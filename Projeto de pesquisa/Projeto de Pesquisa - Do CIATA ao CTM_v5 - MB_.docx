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67F356" w14:textId="77777777" w:rsidR="001D772A" w:rsidRPr="00B322C5" w:rsidRDefault="001D772A" w:rsidP="001D772A">
      <w:pPr>
        <w:ind w:firstLine="0"/>
        <w:contextualSpacing/>
        <w:jc w:val="center"/>
        <w:rPr>
          <w:rFonts w:cs="Arial"/>
          <w:sz w:val="20"/>
          <w:szCs w:val="20"/>
        </w:rPr>
      </w:pPr>
      <w:r>
        <w:rPr>
          <w:rFonts w:cs="Arial"/>
          <w:sz w:val="20"/>
          <w:szCs w:val="20"/>
        </w:rPr>
        <w:tab/>
      </w:r>
      <w:r>
        <w:rPr>
          <w:rFonts w:cs="Arial"/>
          <w:sz w:val="20"/>
          <w:szCs w:val="20"/>
        </w:rPr>
        <w:tab/>
      </w:r>
      <w:r>
        <w:rPr>
          <w:rFonts w:cs="Arial"/>
          <w:sz w:val="20"/>
          <w:szCs w:val="20"/>
        </w:rPr>
        <w:tab/>
      </w:r>
      <w:r>
        <w:rPr>
          <w:rFonts w:cs="Arial"/>
          <w:sz w:val="20"/>
          <w:szCs w:val="20"/>
        </w:rPr>
        <w:tab/>
      </w:r>
      <w:r>
        <w:rPr>
          <w:rFonts w:cs="Arial"/>
          <w:sz w:val="20"/>
          <w:szCs w:val="20"/>
        </w:rPr>
        <w:tab/>
      </w:r>
      <w:r>
        <w:rPr>
          <w:rFonts w:cs="Arial"/>
          <w:sz w:val="20"/>
          <w:szCs w:val="20"/>
        </w:rPr>
        <w:tab/>
      </w:r>
      <w:r>
        <w:rPr>
          <w:rFonts w:cs="Arial"/>
          <w:sz w:val="20"/>
          <w:szCs w:val="20"/>
        </w:rPr>
        <w:tab/>
      </w:r>
    </w:p>
    <w:p w14:paraId="5AEEFD7C" w14:textId="77777777" w:rsidR="001D772A" w:rsidRPr="00B322C5" w:rsidRDefault="001D772A" w:rsidP="001D772A">
      <w:pPr>
        <w:ind w:firstLine="0"/>
        <w:contextualSpacing/>
        <w:jc w:val="center"/>
        <w:rPr>
          <w:rFonts w:cs="Arial"/>
          <w:szCs w:val="24"/>
        </w:rPr>
      </w:pPr>
      <w:r w:rsidRPr="00B322C5">
        <w:rPr>
          <w:noProof/>
          <w:szCs w:val="24"/>
          <w:lang w:eastAsia="pt-BR"/>
        </w:rPr>
        <w:drawing>
          <wp:inline distT="0" distB="0" distL="0" distR="0" wp14:anchorId="75182527" wp14:editId="3914B335">
            <wp:extent cx="662400" cy="914400"/>
            <wp:effectExtent l="0" t="0" r="4445" b="0"/>
            <wp:docPr id="1" name="Imagem 1" descr="Imagem de desenho anim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de desenho animado&#10;&#10;O conteúdo gerado por IA pode estar incorre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400" cy="914400"/>
                    </a:xfrm>
                    <a:prstGeom prst="rect">
                      <a:avLst/>
                    </a:prstGeom>
                  </pic:spPr>
                </pic:pic>
              </a:graphicData>
            </a:graphic>
          </wp:inline>
        </w:drawing>
      </w:r>
    </w:p>
    <w:p w14:paraId="1D7F76AF" w14:textId="77777777" w:rsidR="001D772A" w:rsidRPr="00B322C5" w:rsidRDefault="001D772A" w:rsidP="001D772A">
      <w:pPr>
        <w:ind w:firstLine="0"/>
        <w:contextualSpacing/>
        <w:jc w:val="center"/>
        <w:rPr>
          <w:rFonts w:cs="Arial"/>
          <w:sz w:val="20"/>
          <w:szCs w:val="20"/>
        </w:rPr>
      </w:pPr>
    </w:p>
    <w:p w14:paraId="3DF8DBFC" w14:textId="77777777" w:rsidR="001D772A" w:rsidRPr="00B322C5" w:rsidRDefault="001D772A" w:rsidP="001D772A">
      <w:pPr>
        <w:ind w:firstLine="0"/>
        <w:contextualSpacing/>
        <w:jc w:val="center"/>
        <w:rPr>
          <w:rFonts w:cs="Arial"/>
          <w:szCs w:val="24"/>
        </w:rPr>
      </w:pPr>
      <w:r w:rsidRPr="00B322C5">
        <w:rPr>
          <w:rFonts w:cs="Arial"/>
          <w:szCs w:val="24"/>
        </w:rPr>
        <w:t>UNIVERSIDADE FEDERAL DE SANTA CATARINA</w:t>
      </w:r>
    </w:p>
    <w:p w14:paraId="0F1C262C" w14:textId="77777777" w:rsidR="001D772A" w:rsidRPr="00B322C5" w:rsidRDefault="001D772A" w:rsidP="001D772A">
      <w:pPr>
        <w:ind w:firstLine="0"/>
        <w:contextualSpacing/>
        <w:jc w:val="center"/>
        <w:rPr>
          <w:rFonts w:cs="Arial"/>
          <w:szCs w:val="24"/>
        </w:rPr>
      </w:pPr>
      <w:r w:rsidRPr="00B322C5">
        <w:rPr>
          <w:rFonts w:cs="Arial"/>
          <w:szCs w:val="24"/>
        </w:rPr>
        <w:t>CAMPUS FLORIANÓPOLIS</w:t>
      </w:r>
    </w:p>
    <w:p w14:paraId="45F10E5F" w14:textId="77777777" w:rsidR="001D772A" w:rsidRPr="00B322C5" w:rsidRDefault="001D772A" w:rsidP="001D772A">
      <w:pPr>
        <w:ind w:firstLine="0"/>
        <w:contextualSpacing/>
        <w:jc w:val="center"/>
        <w:rPr>
          <w:rFonts w:cs="Arial"/>
          <w:szCs w:val="24"/>
        </w:rPr>
      </w:pPr>
      <w:r w:rsidRPr="00B322C5">
        <w:rPr>
          <w:rFonts w:cs="Arial"/>
          <w:szCs w:val="24"/>
        </w:rPr>
        <w:t>DEPARTAMENTO DE ENGENHARIA CIVIL</w:t>
      </w:r>
    </w:p>
    <w:p w14:paraId="4BC128AE" w14:textId="77777777" w:rsidR="001D772A" w:rsidRPr="00B322C5" w:rsidRDefault="001D772A" w:rsidP="001D772A">
      <w:pPr>
        <w:ind w:firstLine="0"/>
        <w:contextualSpacing/>
        <w:jc w:val="center"/>
        <w:rPr>
          <w:rFonts w:cs="Arial"/>
          <w:caps/>
          <w:szCs w:val="24"/>
        </w:rPr>
      </w:pPr>
      <w:r w:rsidRPr="00B322C5">
        <w:rPr>
          <w:rFonts w:cs="Arial"/>
          <w:caps/>
          <w:szCs w:val="24"/>
        </w:rPr>
        <w:t>Pós-Graduação em Engenharia de Transportes e Gestão Territorial</w:t>
      </w:r>
    </w:p>
    <w:p w14:paraId="4C4270B4" w14:textId="77777777" w:rsidR="001D772A" w:rsidRPr="00B322C5" w:rsidRDefault="001D772A" w:rsidP="001D772A">
      <w:pPr>
        <w:ind w:firstLine="0"/>
        <w:contextualSpacing/>
        <w:jc w:val="center"/>
        <w:rPr>
          <w:rFonts w:cs="Arial"/>
          <w:szCs w:val="24"/>
        </w:rPr>
      </w:pPr>
    </w:p>
    <w:p w14:paraId="2BEA8CE6" w14:textId="77777777" w:rsidR="001D772A" w:rsidRPr="00B322C5" w:rsidRDefault="001D772A" w:rsidP="001D772A">
      <w:pPr>
        <w:ind w:firstLine="0"/>
        <w:contextualSpacing/>
        <w:jc w:val="center"/>
        <w:rPr>
          <w:rFonts w:cs="Arial"/>
          <w:szCs w:val="24"/>
        </w:rPr>
      </w:pPr>
    </w:p>
    <w:p w14:paraId="602C0F6C" w14:textId="77777777" w:rsidR="001D772A" w:rsidRPr="00B322C5" w:rsidRDefault="001D772A" w:rsidP="001D772A">
      <w:pPr>
        <w:ind w:firstLine="0"/>
        <w:contextualSpacing/>
        <w:jc w:val="center"/>
        <w:rPr>
          <w:rFonts w:cs="Arial"/>
          <w:szCs w:val="24"/>
        </w:rPr>
      </w:pPr>
    </w:p>
    <w:p w14:paraId="15588119" w14:textId="77777777" w:rsidR="001D772A" w:rsidRPr="00B322C5" w:rsidRDefault="001D772A" w:rsidP="001D772A">
      <w:pPr>
        <w:ind w:firstLine="0"/>
        <w:contextualSpacing/>
        <w:jc w:val="center"/>
        <w:rPr>
          <w:rFonts w:cs="Arial"/>
          <w:szCs w:val="24"/>
        </w:rPr>
      </w:pPr>
      <w:r w:rsidRPr="00B322C5">
        <w:rPr>
          <w:rFonts w:cs="Arial"/>
          <w:szCs w:val="24"/>
        </w:rPr>
        <w:t>Marco Aurélio Barbiero</w:t>
      </w:r>
    </w:p>
    <w:p w14:paraId="7F5D4DE8" w14:textId="77777777" w:rsidR="001D772A" w:rsidRPr="00B322C5" w:rsidRDefault="001D772A" w:rsidP="001D772A">
      <w:pPr>
        <w:ind w:firstLine="0"/>
        <w:contextualSpacing/>
        <w:jc w:val="center"/>
        <w:rPr>
          <w:rFonts w:cs="Arial"/>
          <w:szCs w:val="24"/>
        </w:rPr>
      </w:pPr>
    </w:p>
    <w:p w14:paraId="3982B578" w14:textId="77777777" w:rsidR="001D772A" w:rsidRPr="00B322C5" w:rsidRDefault="001D772A" w:rsidP="001D772A">
      <w:pPr>
        <w:ind w:firstLine="0"/>
        <w:contextualSpacing/>
        <w:jc w:val="center"/>
        <w:rPr>
          <w:rFonts w:cs="Arial"/>
          <w:szCs w:val="24"/>
        </w:rPr>
      </w:pPr>
    </w:p>
    <w:p w14:paraId="66787D8E" w14:textId="77777777" w:rsidR="001D772A" w:rsidRPr="00B322C5" w:rsidRDefault="001D772A" w:rsidP="001D772A">
      <w:pPr>
        <w:ind w:firstLine="0"/>
        <w:contextualSpacing/>
        <w:jc w:val="center"/>
        <w:rPr>
          <w:rFonts w:cs="Arial"/>
          <w:szCs w:val="24"/>
        </w:rPr>
      </w:pPr>
    </w:p>
    <w:p w14:paraId="37759CEF" w14:textId="77777777" w:rsidR="001D772A" w:rsidRPr="00B322C5" w:rsidRDefault="001D772A" w:rsidP="001D772A">
      <w:pPr>
        <w:ind w:firstLine="0"/>
        <w:contextualSpacing/>
        <w:jc w:val="center"/>
        <w:rPr>
          <w:rFonts w:cs="Arial"/>
          <w:szCs w:val="24"/>
        </w:rPr>
      </w:pPr>
    </w:p>
    <w:p w14:paraId="36124954" w14:textId="77777777" w:rsidR="001D772A" w:rsidRPr="00B322C5" w:rsidRDefault="001D772A" w:rsidP="001D772A">
      <w:pPr>
        <w:ind w:firstLine="0"/>
        <w:contextualSpacing/>
        <w:jc w:val="center"/>
        <w:rPr>
          <w:rFonts w:cs="Arial"/>
          <w:szCs w:val="24"/>
        </w:rPr>
      </w:pPr>
    </w:p>
    <w:p w14:paraId="7693E072" w14:textId="77777777" w:rsidR="001D772A" w:rsidRPr="00B322C5" w:rsidRDefault="001D772A" w:rsidP="001D772A">
      <w:pPr>
        <w:ind w:firstLine="0"/>
        <w:contextualSpacing/>
        <w:jc w:val="center"/>
        <w:rPr>
          <w:rFonts w:cs="Arial"/>
          <w:b/>
          <w:bCs/>
          <w:szCs w:val="24"/>
        </w:rPr>
      </w:pPr>
      <w:r>
        <w:rPr>
          <w:rFonts w:cs="Arial"/>
          <w:b/>
          <w:bCs/>
          <w:szCs w:val="24"/>
        </w:rPr>
        <w:t>Projeto de Pesquisa</w:t>
      </w:r>
    </w:p>
    <w:p w14:paraId="5506B212" w14:textId="77777777" w:rsidR="00160061" w:rsidRDefault="00160061" w:rsidP="00160061">
      <w:pPr>
        <w:ind w:firstLine="0"/>
        <w:contextualSpacing/>
        <w:jc w:val="center"/>
      </w:pPr>
      <w:r>
        <w:rPr>
          <w:rFonts w:cs="Arial"/>
          <w:b/>
          <w:bCs/>
          <w:szCs w:val="24"/>
        </w:rPr>
        <w:t>Do CIATA ao CTM: Georreferenciamento de Cadastros Descritivos</w:t>
      </w:r>
    </w:p>
    <w:p w14:paraId="534BF8E7" w14:textId="77777777" w:rsidR="001D772A" w:rsidRPr="00B322C5" w:rsidRDefault="001D772A" w:rsidP="001D772A">
      <w:pPr>
        <w:ind w:firstLine="0"/>
        <w:contextualSpacing/>
        <w:jc w:val="center"/>
        <w:rPr>
          <w:rFonts w:cs="Arial"/>
          <w:szCs w:val="24"/>
        </w:rPr>
      </w:pPr>
    </w:p>
    <w:p w14:paraId="249895AE" w14:textId="77777777" w:rsidR="001D772A" w:rsidRPr="00B322C5" w:rsidRDefault="001D772A" w:rsidP="001D772A">
      <w:pPr>
        <w:ind w:firstLine="0"/>
        <w:contextualSpacing/>
        <w:jc w:val="center"/>
        <w:rPr>
          <w:rFonts w:cs="Arial"/>
          <w:szCs w:val="24"/>
        </w:rPr>
      </w:pPr>
    </w:p>
    <w:p w14:paraId="0CB2ECEF" w14:textId="77777777" w:rsidR="001D772A" w:rsidRPr="00B322C5" w:rsidRDefault="001D772A" w:rsidP="001D772A">
      <w:pPr>
        <w:ind w:firstLine="0"/>
        <w:contextualSpacing/>
        <w:jc w:val="center"/>
        <w:rPr>
          <w:rFonts w:cs="Arial"/>
          <w:szCs w:val="24"/>
        </w:rPr>
      </w:pPr>
    </w:p>
    <w:p w14:paraId="4738538E" w14:textId="77777777" w:rsidR="001D772A" w:rsidRPr="00B322C5" w:rsidRDefault="001D772A" w:rsidP="001D772A">
      <w:pPr>
        <w:ind w:firstLine="0"/>
        <w:contextualSpacing/>
        <w:jc w:val="center"/>
        <w:rPr>
          <w:rFonts w:cs="Arial"/>
          <w:szCs w:val="24"/>
        </w:rPr>
      </w:pPr>
    </w:p>
    <w:p w14:paraId="56EA5A68" w14:textId="77777777" w:rsidR="001D772A" w:rsidRPr="00B322C5" w:rsidRDefault="001D772A" w:rsidP="001D772A">
      <w:pPr>
        <w:ind w:firstLine="0"/>
        <w:contextualSpacing/>
        <w:jc w:val="center"/>
        <w:rPr>
          <w:rFonts w:cs="Arial"/>
          <w:szCs w:val="24"/>
        </w:rPr>
      </w:pPr>
    </w:p>
    <w:p w14:paraId="779B303A" w14:textId="77777777" w:rsidR="001D772A" w:rsidRPr="00B322C5" w:rsidRDefault="001D772A" w:rsidP="001D772A">
      <w:pPr>
        <w:ind w:firstLine="0"/>
        <w:contextualSpacing/>
        <w:jc w:val="center"/>
        <w:rPr>
          <w:rFonts w:cs="Arial"/>
          <w:szCs w:val="24"/>
        </w:rPr>
      </w:pPr>
    </w:p>
    <w:p w14:paraId="17962938" w14:textId="77777777" w:rsidR="001D772A" w:rsidRPr="00B322C5" w:rsidRDefault="001D772A" w:rsidP="001D772A">
      <w:pPr>
        <w:ind w:firstLine="0"/>
        <w:contextualSpacing/>
        <w:jc w:val="center"/>
        <w:rPr>
          <w:rFonts w:cs="Arial"/>
          <w:szCs w:val="24"/>
        </w:rPr>
      </w:pPr>
    </w:p>
    <w:p w14:paraId="76B7FE77" w14:textId="77777777" w:rsidR="001D772A" w:rsidRPr="00B322C5" w:rsidRDefault="001D772A" w:rsidP="001D772A">
      <w:pPr>
        <w:ind w:firstLine="0"/>
        <w:contextualSpacing/>
        <w:jc w:val="center"/>
        <w:rPr>
          <w:rFonts w:cs="Arial"/>
          <w:szCs w:val="24"/>
        </w:rPr>
      </w:pPr>
    </w:p>
    <w:p w14:paraId="0BAA131F" w14:textId="77777777" w:rsidR="001D772A" w:rsidRPr="00B322C5" w:rsidRDefault="001D772A" w:rsidP="001D772A">
      <w:pPr>
        <w:ind w:firstLine="0"/>
        <w:contextualSpacing/>
        <w:jc w:val="center"/>
        <w:rPr>
          <w:rFonts w:cs="Arial"/>
          <w:szCs w:val="24"/>
        </w:rPr>
      </w:pPr>
      <w:r w:rsidRPr="00B322C5">
        <w:rPr>
          <w:rFonts w:cs="Arial"/>
          <w:szCs w:val="24"/>
        </w:rPr>
        <w:t>Florianópolis-SC</w:t>
      </w:r>
    </w:p>
    <w:p w14:paraId="16AC315B" w14:textId="77777777" w:rsidR="001D772A" w:rsidRPr="00B322C5" w:rsidRDefault="001D772A" w:rsidP="001D772A">
      <w:pPr>
        <w:ind w:firstLine="0"/>
        <w:contextualSpacing/>
        <w:jc w:val="center"/>
        <w:rPr>
          <w:rFonts w:cs="Arial"/>
          <w:szCs w:val="24"/>
        </w:rPr>
      </w:pPr>
      <w:r>
        <w:rPr>
          <w:rFonts w:cs="Arial"/>
          <w:szCs w:val="24"/>
        </w:rPr>
        <w:t>2025</w:t>
      </w:r>
    </w:p>
    <w:p w14:paraId="66EE2029" w14:textId="77777777" w:rsidR="001D772A" w:rsidRPr="00B322C5" w:rsidRDefault="001D772A" w:rsidP="001D772A">
      <w:pPr>
        <w:ind w:firstLine="0"/>
        <w:contextualSpacing/>
        <w:jc w:val="center"/>
        <w:rPr>
          <w:rFonts w:cs="Arial"/>
          <w:szCs w:val="24"/>
        </w:rPr>
      </w:pPr>
      <w:r w:rsidRPr="00B322C5">
        <w:rPr>
          <w:rFonts w:cs="Arial"/>
          <w:szCs w:val="24"/>
        </w:rPr>
        <w:t>Marco Aurélio Barbiero</w:t>
      </w:r>
    </w:p>
    <w:p w14:paraId="5854B643" w14:textId="77777777" w:rsidR="001D772A" w:rsidRPr="00B322C5" w:rsidRDefault="001D772A" w:rsidP="001D772A">
      <w:pPr>
        <w:ind w:firstLine="0"/>
        <w:contextualSpacing/>
        <w:jc w:val="center"/>
        <w:rPr>
          <w:rFonts w:cs="Arial"/>
          <w:szCs w:val="24"/>
        </w:rPr>
      </w:pPr>
    </w:p>
    <w:p w14:paraId="44E0FB5C" w14:textId="77777777" w:rsidR="001D772A" w:rsidRPr="00B322C5" w:rsidRDefault="001D772A" w:rsidP="001D772A">
      <w:pPr>
        <w:ind w:firstLine="0"/>
        <w:contextualSpacing/>
        <w:jc w:val="center"/>
        <w:rPr>
          <w:rFonts w:cs="Arial"/>
          <w:szCs w:val="24"/>
        </w:rPr>
      </w:pPr>
    </w:p>
    <w:p w14:paraId="0617DC28" w14:textId="77777777" w:rsidR="001D772A" w:rsidRPr="00B322C5" w:rsidRDefault="001D772A" w:rsidP="001D772A">
      <w:pPr>
        <w:ind w:firstLine="0"/>
        <w:contextualSpacing/>
        <w:jc w:val="center"/>
        <w:rPr>
          <w:rFonts w:cs="Arial"/>
          <w:szCs w:val="24"/>
        </w:rPr>
      </w:pPr>
    </w:p>
    <w:p w14:paraId="5C6594F0" w14:textId="77777777" w:rsidR="001D772A" w:rsidRPr="00B322C5" w:rsidRDefault="001D772A" w:rsidP="001D772A">
      <w:pPr>
        <w:ind w:firstLine="0"/>
        <w:contextualSpacing/>
        <w:jc w:val="center"/>
        <w:rPr>
          <w:rFonts w:cs="Arial"/>
          <w:szCs w:val="24"/>
        </w:rPr>
      </w:pPr>
    </w:p>
    <w:p w14:paraId="400FB40C" w14:textId="77777777" w:rsidR="001D772A" w:rsidRPr="00B322C5" w:rsidRDefault="001D772A" w:rsidP="001D772A">
      <w:pPr>
        <w:ind w:firstLine="0"/>
        <w:contextualSpacing/>
        <w:jc w:val="center"/>
        <w:rPr>
          <w:rFonts w:cs="Arial"/>
          <w:szCs w:val="24"/>
        </w:rPr>
      </w:pPr>
    </w:p>
    <w:p w14:paraId="357B09AD" w14:textId="77777777" w:rsidR="001D772A" w:rsidRPr="00B322C5" w:rsidRDefault="001D772A" w:rsidP="001D772A">
      <w:pPr>
        <w:ind w:firstLine="0"/>
        <w:contextualSpacing/>
        <w:jc w:val="center"/>
        <w:rPr>
          <w:rFonts w:cs="Arial"/>
          <w:szCs w:val="24"/>
        </w:rPr>
      </w:pPr>
    </w:p>
    <w:p w14:paraId="4C2EF91B" w14:textId="77777777" w:rsidR="001D772A" w:rsidRPr="00B322C5" w:rsidRDefault="001D772A" w:rsidP="001D772A">
      <w:pPr>
        <w:ind w:firstLine="0"/>
        <w:contextualSpacing/>
        <w:jc w:val="center"/>
        <w:rPr>
          <w:rFonts w:cs="Arial"/>
          <w:szCs w:val="24"/>
        </w:rPr>
      </w:pPr>
    </w:p>
    <w:p w14:paraId="411750AF" w14:textId="77777777" w:rsidR="001D772A" w:rsidRPr="00B322C5" w:rsidRDefault="001D772A" w:rsidP="001D772A">
      <w:pPr>
        <w:ind w:firstLine="0"/>
        <w:contextualSpacing/>
        <w:jc w:val="center"/>
        <w:rPr>
          <w:rFonts w:cs="Arial"/>
          <w:szCs w:val="24"/>
        </w:rPr>
      </w:pPr>
    </w:p>
    <w:p w14:paraId="367F152E" w14:textId="77777777" w:rsidR="001D772A" w:rsidRPr="00B322C5" w:rsidRDefault="001D772A" w:rsidP="001D772A">
      <w:pPr>
        <w:ind w:firstLine="0"/>
        <w:contextualSpacing/>
        <w:jc w:val="center"/>
        <w:rPr>
          <w:rFonts w:cs="Arial"/>
          <w:szCs w:val="24"/>
        </w:rPr>
      </w:pPr>
    </w:p>
    <w:p w14:paraId="445C43C0" w14:textId="77777777" w:rsidR="001D772A" w:rsidRPr="00B322C5" w:rsidRDefault="001D772A" w:rsidP="001D772A">
      <w:pPr>
        <w:ind w:firstLine="0"/>
        <w:contextualSpacing/>
        <w:jc w:val="center"/>
        <w:rPr>
          <w:rFonts w:cs="Arial"/>
          <w:b/>
          <w:bCs/>
          <w:szCs w:val="24"/>
        </w:rPr>
      </w:pPr>
      <w:r>
        <w:rPr>
          <w:rFonts w:cs="Arial"/>
          <w:b/>
          <w:bCs/>
          <w:szCs w:val="24"/>
        </w:rPr>
        <w:t>Projeto de Pesquisa</w:t>
      </w:r>
    </w:p>
    <w:p w14:paraId="22A005E0" w14:textId="6F318759" w:rsidR="001D772A" w:rsidRDefault="001D772A" w:rsidP="001D772A">
      <w:pPr>
        <w:ind w:firstLine="0"/>
        <w:contextualSpacing/>
        <w:jc w:val="center"/>
      </w:pPr>
      <w:r>
        <w:rPr>
          <w:rFonts w:cs="Arial"/>
          <w:b/>
          <w:bCs/>
          <w:szCs w:val="24"/>
        </w:rPr>
        <w:t>Do CIATA ao CTM</w:t>
      </w:r>
      <w:r w:rsidR="00B74A7B">
        <w:rPr>
          <w:rFonts w:cs="Arial"/>
          <w:b/>
          <w:bCs/>
          <w:szCs w:val="24"/>
        </w:rPr>
        <w:t xml:space="preserve">: </w:t>
      </w:r>
      <w:r w:rsidR="00B056D9">
        <w:rPr>
          <w:rFonts w:cs="Arial"/>
          <w:b/>
          <w:bCs/>
          <w:szCs w:val="24"/>
        </w:rPr>
        <w:t>Georreferenciamento de Cadastros Descritivos</w:t>
      </w:r>
    </w:p>
    <w:p w14:paraId="700E3624" w14:textId="77777777" w:rsidR="001D772A" w:rsidRPr="00B322C5" w:rsidRDefault="001D772A" w:rsidP="001D772A">
      <w:pPr>
        <w:ind w:firstLine="0"/>
        <w:contextualSpacing/>
        <w:jc w:val="center"/>
        <w:rPr>
          <w:rFonts w:cs="Arial"/>
          <w:szCs w:val="24"/>
        </w:rPr>
      </w:pPr>
    </w:p>
    <w:p w14:paraId="6C400620" w14:textId="77777777" w:rsidR="001D772A" w:rsidRPr="00B322C5" w:rsidRDefault="001D772A" w:rsidP="001D772A">
      <w:pPr>
        <w:contextualSpacing/>
        <w:jc w:val="center"/>
        <w:rPr>
          <w:rFonts w:cs="Arial"/>
          <w:szCs w:val="24"/>
        </w:rPr>
      </w:pPr>
    </w:p>
    <w:p w14:paraId="4FB1E032" w14:textId="77777777" w:rsidR="001D772A" w:rsidRPr="00B322C5" w:rsidRDefault="001D772A" w:rsidP="001D772A">
      <w:pPr>
        <w:contextualSpacing/>
        <w:jc w:val="center"/>
        <w:rPr>
          <w:rFonts w:cs="Arial"/>
          <w:szCs w:val="24"/>
        </w:rPr>
      </w:pPr>
    </w:p>
    <w:p w14:paraId="75F2BD8B" w14:textId="77777777" w:rsidR="001D772A" w:rsidRPr="00B322C5" w:rsidRDefault="001D772A" w:rsidP="001D772A">
      <w:pPr>
        <w:contextualSpacing/>
        <w:jc w:val="center"/>
        <w:rPr>
          <w:rFonts w:cs="Arial"/>
          <w:szCs w:val="24"/>
        </w:rPr>
      </w:pPr>
    </w:p>
    <w:p w14:paraId="7C5E8676" w14:textId="77777777" w:rsidR="001D772A" w:rsidRPr="00B322C5" w:rsidRDefault="001D772A" w:rsidP="001D772A">
      <w:pPr>
        <w:contextualSpacing/>
        <w:jc w:val="center"/>
        <w:rPr>
          <w:rFonts w:cs="Arial"/>
          <w:szCs w:val="24"/>
        </w:rPr>
      </w:pPr>
    </w:p>
    <w:p w14:paraId="51595E91" w14:textId="77777777" w:rsidR="001D772A" w:rsidRPr="00B322C5" w:rsidRDefault="001D772A" w:rsidP="001D772A">
      <w:pPr>
        <w:contextualSpacing/>
        <w:jc w:val="center"/>
        <w:rPr>
          <w:rFonts w:cs="Arial"/>
          <w:szCs w:val="24"/>
        </w:rPr>
      </w:pPr>
    </w:p>
    <w:p w14:paraId="6C8DCAB2" w14:textId="77777777" w:rsidR="001D772A" w:rsidRPr="00B322C5" w:rsidRDefault="001D772A" w:rsidP="001D772A">
      <w:pPr>
        <w:contextualSpacing/>
        <w:jc w:val="center"/>
        <w:rPr>
          <w:rFonts w:cs="Arial"/>
          <w:szCs w:val="24"/>
        </w:rPr>
      </w:pPr>
    </w:p>
    <w:p w14:paraId="16A60FB2" w14:textId="77777777" w:rsidR="001D772A" w:rsidRPr="00B322C5" w:rsidRDefault="001D772A" w:rsidP="001D772A">
      <w:pPr>
        <w:contextualSpacing/>
        <w:jc w:val="center"/>
        <w:rPr>
          <w:rFonts w:cs="Arial"/>
          <w:szCs w:val="24"/>
        </w:rPr>
      </w:pPr>
    </w:p>
    <w:p w14:paraId="7BB4CB0B" w14:textId="77777777" w:rsidR="001D772A" w:rsidRPr="00B322C5" w:rsidRDefault="001D772A" w:rsidP="001D772A">
      <w:pPr>
        <w:contextualSpacing/>
        <w:jc w:val="center"/>
        <w:rPr>
          <w:rFonts w:cs="Arial"/>
          <w:szCs w:val="24"/>
        </w:rPr>
      </w:pPr>
    </w:p>
    <w:p w14:paraId="61DE6BB7" w14:textId="77777777" w:rsidR="001D772A" w:rsidRPr="00B322C5" w:rsidRDefault="001D772A" w:rsidP="001D772A">
      <w:pPr>
        <w:contextualSpacing/>
        <w:jc w:val="center"/>
        <w:rPr>
          <w:rFonts w:cs="Arial"/>
          <w:szCs w:val="24"/>
        </w:rPr>
      </w:pPr>
    </w:p>
    <w:p w14:paraId="2CD73C19" w14:textId="77777777" w:rsidR="001D772A" w:rsidRPr="00B322C5" w:rsidRDefault="001D772A" w:rsidP="001D772A">
      <w:pPr>
        <w:contextualSpacing/>
        <w:jc w:val="center"/>
        <w:rPr>
          <w:rFonts w:cs="Arial"/>
          <w:szCs w:val="24"/>
        </w:rPr>
      </w:pPr>
    </w:p>
    <w:p w14:paraId="58296525" w14:textId="77777777" w:rsidR="001D772A" w:rsidRPr="00B322C5" w:rsidRDefault="001D772A" w:rsidP="001D772A">
      <w:pPr>
        <w:contextualSpacing/>
        <w:jc w:val="center"/>
        <w:rPr>
          <w:rFonts w:cs="Arial"/>
          <w:szCs w:val="24"/>
        </w:rPr>
      </w:pPr>
    </w:p>
    <w:p w14:paraId="471A2305" w14:textId="77777777" w:rsidR="001D772A" w:rsidRPr="00B322C5" w:rsidRDefault="001D772A" w:rsidP="001D772A">
      <w:pPr>
        <w:ind w:firstLine="0"/>
        <w:contextualSpacing/>
        <w:jc w:val="center"/>
        <w:rPr>
          <w:rFonts w:cs="Arial"/>
          <w:szCs w:val="24"/>
        </w:rPr>
      </w:pPr>
      <w:r w:rsidRPr="00B322C5">
        <w:rPr>
          <w:rFonts w:cs="Arial"/>
          <w:szCs w:val="24"/>
        </w:rPr>
        <w:t>Florianópolis-SC</w:t>
      </w:r>
    </w:p>
    <w:p w14:paraId="50BE43D8" w14:textId="77777777" w:rsidR="001D772A" w:rsidRPr="00B322C5" w:rsidRDefault="001D772A" w:rsidP="001D772A">
      <w:pPr>
        <w:ind w:firstLine="0"/>
        <w:contextualSpacing/>
        <w:jc w:val="center"/>
        <w:rPr>
          <w:rFonts w:cs="Arial"/>
          <w:szCs w:val="24"/>
        </w:rPr>
      </w:pPr>
      <w:r>
        <w:rPr>
          <w:rFonts w:cs="Arial"/>
          <w:szCs w:val="24"/>
        </w:rPr>
        <w:t>2025</w:t>
      </w:r>
    </w:p>
    <w:p w14:paraId="2E3D84D2" w14:textId="77777777" w:rsidR="001D772A" w:rsidRPr="00B322C5" w:rsidRDefault="001D772A" w:rsidP="001D772A">
      <w:pPr>
        <w:ind w:firstLine="0"/>
        <w:contextualSpacing/>
        <w:jc w:val="center"/>
        <w:rPr>
          <w:rFonts w:cs="Arial"/>
          <w:szCs w:val="24"/>
        </w:rPr>
        <w:sectPr w:rsidR="001D772A" w:rsidRPr="00B322C5" w:rsidSect="001D772A">
          <w:pgSz w:w="11906" w:h="16838" w:code="9"/>
          <w:pgMar w:top="1701" w:right="1134" w:bottom="1134" w:left="1701" w:header="709" w:footer="709" w:gutter="0"/>
          <w:cols w:space="708"/>
          <w:docGrid w:linePitch="360"/>
        </w:sectPr>
      </w:pPr>
    </w:p>
    <w:p w14:paraId="091D2D7B" w14:textId="77777777" w:rsidR="001D772A" w:rsidRPr="00B322C5" w:rsidRDefault="001D772A" w:rsidP="001D772A">
      <w:pPr>
        <w:pStyle w:val="Ttulo"/>
      </w:pPr>
      <w:r w:rsidRPr="00B322C5">
        <w:lastRenderedPageBreak/>
        <w:t>RESUMO</w:t>
      </w:r>
    </w:p>
    <w:p w14:paraId="3F667C35" w14:textId="77777777" w:rsidR="001D772A" w:rsidRPr="00B322C5" w:rsidRDefault="001D772A" w:rsidP="001D772A">
      <w:pPr>
        <w:ind w:firstLine="0"/>
        <w:contextualSpacing/>
        <w:jc w:val="center"/>
        <w:rPr>
          <w:rFonts w:cs="Arial"/>
          <w:szCs w:val="24"/>
        </w:rPr>
      </w:pPr>
    </w:p>
    <w:p w14:paraId="59B7E3C1" w14:textId="77777777" w:rsidR="001D772A" w:rsidRPr="00B322C5" w:rsidRDefault="001D772A" w:rsidP="001D772A">
      <w:pPr>
        <w:spacing w:line="240" w:lineRule="auto"/>
        <w:contextualSpacing/>
        <w:rPr>
          <w:rFonts w:cs="Arial"/>
          <w:szCs w:val="24"/>
        </w:rPr>
      </w:pPr>
      <w:r>
        <w:rPr>
          <w:rFonts w:cs="Arial"/>
          <w:szCs w:val="24"/>
        </w:rPr>
        <w:t xml:space="preserve">.  </w:t>
      </w:r>
    </w:p>
    <w:p w14:paraId="7EA94F88" w14:textId="77777777" w:rsidR="001D772A" w:rsidRPr="00B322C5" w:rsidRDefault="001D772A" w:rsidP="001D772A">
      <w:pPr>
        <w:spacing w:line="240" w:lineRule="auto"/>
        <w:contextualSpacing/>
        <w:rPr>
          <w:rFonts w:cs="Arial"/>
          <w:szCs w:val="24"/>
        </w:rPr>
      </w:pPr>
      <w:r w:rsidRPr="00B322C5">
        <w:rPr>
          <w:rFonts w:cs="Arial"/>
          <w:szCs w:val="24"/>
        </w:rPr>
        <w:t xml:space="preserve"> </w:t>
      </w:r>
    </w:p>
    <w:p w14:paraId="405D0E3D" w14:textId="77777777" w:rsidR="001D772A" w:rsidRPr="00B322C5" w:rsidRDefault="001D772A" w:rsidP="001D772A">
      <w:pPr>
        <w:spacing w:line="240" w:lineRule="auto"/>
        <w:contextualSpacing/>
        <w:rPr>
          <w:rFonts w:cs="Arial"/>
          <w:szCs w:val="24"/>
        </w:rPr>
      </w:pPr>
    </w:p>
    <w:p w14:paraId="68445234" w14:textId="75783E0B" w:rsidR="00AC4FEF" w:rsidRPr="00A92AF2" w:rsidRDefault="00AC4FEF" w:rsidP="001D772A">
      <w:pPr>
        <w:spacing w:line="240" w:lineRule="auto"/>
        <w:ind w:firstLine="0"/>
        <w:contextualSpacing/>
        <w:rPr>
          <w:rFonts w:cs="Arial"/>
          <w:b/>
          <w:szCs w:val="24"/>
        </w:rPr>
      </w:pPr>
      <w:proofErr w:type="gramStart"/>
      <w:r w:rsidRPr="00A92AF2">
        <w:rPr>
          <w:rFonts w:cs="Arial"/>
          <w:b/>
          <w:szCs w:val="24"/>
        </w:rPr>
        <w:t>Palavras chave</w:t>
      </w:r>
      <w:proofErr w:type="gramEnd"/>
    </w:p>
    <w:p w14:paraId="5F1F9383" w14:textId="77777777" w:rsidR="00AC4FEF" w:rsidRPr="00A92AF2" w:rsidRDefault="00AC4FEF" w:rsidP="001D772A">
      <w:pPr>
        <w:spacing w:line="240" w:lineRule="auto"/>
        <w:ind w:firstLine="0"/>
        <w:contextualSpacing/>
        <w:rPr>
          <w:rFonts w:cs="Arial"/>
          <w:b/>
          <w:szCs w:val="24"/>
        </w:rPr>
      </w:pPr>
    </w:p>
    <w:p w14:paraId="4CF8217C" w14:textId="0668801A" w:rsidR="001D772A" w:rsidRPr="00B24CE3" w:rsidRDefault="0034756F" w:rsidP="00AC4FEF">
      <w:r w:rsidRPr="00B24CE3">
        <w:t xml:space="preserve">CIATA, </w:t>
      </w:r>
      <w:r w:rsidR="0042088B">
        <w:t xml:space="preserve">CNEFE, </w:t>
      </w:r>
      <w:commentRangeStart w:id="0"/>
      <w:r w:rsidRPr="00B24CE3">
        <w:rPr>
          <w:i/>
          <w:iCs/>
        </w:rPr>
        <w:t>Fit-For-</w:t>
      </w:r>
      <w:proofErr w:type="spellStart"/>
      <w:r w:rsidRPr="00B24CE3">
        <w:rPr>
          <w:i/>
          <w:iCs/>
        </w:rPr>
        <w:t>Purpose</w:t>
      </w:r>
      <w:proofErr w:type="spellEnd"/>
      <w:r w:rsidRPr="00B24CE3">
        <w:rPr>
          <w:i/>
          <w:iCs/>
        </w:rPr>
        <w:t xml:space="preserve">-Land </w:t>
      </w:r>
      <w:proofErr w:type="spellStart"/>
      <w:r w:rsidRPr="00B24CE3">
        <w:rPr>
          <w:i/>
          <w:iCs/>
        </w:rPr>
        <w:t>Administration</w:t>
      </w:r>
      <w:commentRangeEnd w:id="0"/>
      <w:proofErr w:type="spellEnd"/>
      <w:r w:rsidR="00160061" w:rsidRPr="00B24CE3">
        <w:rPr>
          <w:rStyle w:val="Refdecomentrio"/>
          <w:i/>
          <w:iCs/>
        </w:rPr>
        <w:commentReference w:id="0"/>
      </w:r>
      <w:r w:rsidR="003F0FB4">
        <w:rPr>
          <w:i/>
          <w:iCs/>
        </w:rPr>
        <w:t>,</w:t>
      </w:r>
      <w:r w:rsidR="003F0FB4" w:rsidRPr="00570EBF">
        <w:t xml:space="preserve">, </w:t>
      </w:r>
      <w:r w:rsidR="00F56C09" w:rsidRPr="00570EBF">
        <w:t>Georreferenciamento</w:t>
      </w:r>
      <w:r w:rsidR="00B24CE3">
        <w:t xml:space="preserve">, </w:t>
      </w:r>
      <w:r w:rsidR="003F0FB4" w:rsidRPr="00570EBF">
        <w:t>CTM, Cadas</w:t>
      </w:r>
      <w:r w:rsidR="003F0FB4">
        <w:t>tro</w:t>
      </w:r>
      <w:ins w:id="1" w:author="Marco Aurélio Barbiero" w:date="2025-02-21T07:24:00Z">
        <w:r w:rsidR="00B24CE3">
          <w:t>.</w:t>
        </w:r>
      </w:ins>
    </w:p>
    <w:p w14:paraId="66297E64" w14:textId="77777777" w:rsidR="001D772A" w:rsidRPr="00B24CE3" w:rsidRDefault="001D772A" w:rsidP="001D772A">
      <w:pPr>
        <w:spacing w:line="240" w:lineRule="auto"/>
        <w:contextualSpacing/>
        <w:rPr>
          <w:rFonts w:cs="Arial"/>
          <w:szCs w:val="24"/>
        </w:rPr>
      </w:pPr>
    </w:p>
    <w:p w14:paraId="60E2B531" w14:textId="77777777" w:rsidR="001D772A" w:rsidRPr="00B24CE3" w:rsidRDefault="001D772A" w:rsidP="001D772A">
      <w:pPr>
        <w:spacing w:line="240" w:lineRule="auto"/>
        <w:contextualSpacing/>
        <w:rPr>
          <w:rFonts w:cs="Arial"/>
          <w:szCs w:val="24"/>
        </w:rPr>
      </w:pPr>
    </w:p>
    <w:p w14:paraId="744E0418" w14:textId="77777777" w:rsidR="001D772A" w:rsidRPr="00B24CE3" w:rsidRDefault="001D772A" w:rsidP="001D772A">
      <w:pPr>
        <w:spacing w:line="240" w:lineRule="auto"/>
        <w:contextualSpacing/>
        <w:rPr>
          <w:rFonts w:cs="Arial"/>
          <w:szCs w:val="24"/>
        </w:rPr>
      </w:pPr>
    </w:p>
    <w:p w14:paraId="7000111D" w14:textId="77777777" w:rsidR="001D772A" w:rsidRPr="00B24CE3" w:rsidRDefault="001D772A" w:rsidP="001D772A">
      <w:pPr>
        <w:spacing w:line="240" w:lineRule="auto"/>
        <w:contextualSpacing/>
        <w:rPr>
          <w:rFonts w:cs="Arial"/>
          <w:szCs w:val="24"/>
        </w:rPr>
      </w:pPr>
    </w:p>
    <w:p w14:paraId="4D9D843D" w14:textId="77777777" w:rsidR="001D772A" w:rsidRPr="00B24CE3" w:rsidRDefault="001D772A" w:rsidP="001D772A">
      <w:pPr>
        <w:spacing w:line="240" w:lineRule="auto"/>
        <w:contextualSpacing/>
        <w:rPr>
          <w:rFonts w:cs="Arial"/>
          <w:szCs w:val="24"/>
        </w:rPr>
      </w:pPr>
    </w:p>
    <w:p w14:paraId="2EE6F7FF" w14:textId="77777777" w:rsidR="001D772A" w:rsidRPr="00B24CE3" w:rsidRDefault="001D772A" w:rsidP="001D772A">
      <w:pPr>
        <w:spacing w:line="240" w:lineRule="auto"/>
        <w:contextualSpacing/>
        <w:rPr>
          <w:rFonts w:cs="Arial"/>
          <w:szCs w:val="24"/>
        </w:rPr>
      </w:pPr>
    </w:p>
    <w:p w14:paraId="6DC4B153" w14:textId="77777777" w:rsidR="001D772A" w:rsidRPr="00B24CE3" w:rsidRDefault="001D772A" w:rsidP="001D772A">
      <w:pPr>
        <w:spacing w:line="240" w:lineRule="auto"/>
        <w:contextualSpacing/>
        <w:rPr>
          <w:rFonts w:cs="Arial"/>
          <w:szCs w:val="24"/>
        </w:rPr>
      </w:pPr>
    </w:p>
    <w:p w14:paraId="2DD3A621" w14:textId="77777777" w:rsidR="001D772A" w:rsidRPr="00B24CE3" w:rsidRDefault="001D772A" w:rsidP="001D772A">
      <w:pPr>
        <w:spacing w:line="240" w:lineRule="auto"/>
        <w:contextualSpacing/>
        <w:rPr>
          <w:rFonts w:cs="Arial"/>
          <w:szCs w:val="24"/>
        </w:rPr>
      </w:pPr>
    </w:p>
    <w:p w14:paraId="2B9905E6" w14:textId="77777777" w:rsidR="001D772A" w:rsidRPr="00B24CE3" w:rsidRDefault="001D772A" w:rsidP="001D772A">
      <w:pPr>
        <w:spacing w:line="240" w:lineRule="auto"/>
        <w:contextualSpacing/>
        <w:rPr>
          <w:rFonts w:cs="Arial"/>
          <w:szCs w:val="24"/>
        </w:rPr>
      </w:pPr>
    </w:p>
    <w:p w14:paraId="28840E17" w14:textId="77777777" w:rsidR="001D772A" w:rsidRPr="00B24CE3" w:rsidRDefault="001D772A" w:rsidP="001D772A">
      <w:pPr>
        <w:spacing w:line="240" w:lineRule="auto"/>
        <w:contextualSpacing/>
        <w:rPr>
          <w:rFonts w:cs="Arial"/>
          <w:szCs w:val="24"/>
        </w:rPr>
      </w:pPr>
    </w:p>
    <w:p w14:paraId="6D1D5168" w14:textId="77777777" w:rsidR="001D772A" w:rsidRPr="00B24CE3" w:rsidRDefault="001D772A" w:rsidP="001D772A">
      <w:pPr>
        <w:spacing w:line="240" w:lineRule="auto"/>
        <w:contextualSpacing/>
        <w:rPr>
          <w:rFonts w:cs="Arial"/>
          <w:szCs w:val="24"/>
        </w:rPr>
      </w:pPr>
    </w:p>
    <w:p w14:paraId="18C906CF" w14:textId="77777777" w:rsidR="001D772A" w:rsidRPr="00B24CE3" w:rsidRDefault="001D772A" w:rsidP="001D772A">
      <w:pPr>
        <w:spacing w:line="240" w:lineRule="auto"/>
        <w:contextualSpacing/>
        <w:rPr>
          <w:rFonts w:cs="Arial"/>
          <w:szCs w:val="24"/>
        </w:rPr>
      </w:pPr>
    </w:p>
    <w:p w14:paraId="7316E8C5" w14:textId="77777777" w:rsidR="001D772A" w:rsidRPr="00B24CE3" w:rsidRDefault="001D772A" w:rsidP="001D772A">
      <w:pPr>
        <w:spacing w:line="240" w:lineRule="auto"/>
        <w:contextualSpacing/>
        <w:rPr>
          <w:rFonts w:cs="Arial"/>
          <w:szCs w:val="24"/>
        </w:rPr>
      </w:pPr>
    </w:p>
    <w:p w14:paraId="50ECC8E6" w14:textId="77777777" w:rsidR="001D772A" w:rsidRPr="00B24CE3" w:rsidRDefault="001D772A" w:rsidP="001D772A">
      <w:pPr>
        <w:spacing w:line="240" w:lineRule="auto"/>
        <w:contextualSpacing/>
        <w:rPr>
          <w:rFonts w:cs="Arial"/>
          <w:szCs w:val="24"/>
        </w:rPr>
      </w:pPr>
    </w:p>
    <w:p w14:paraId="26E3F8CC" w14:textId="77777777" w:rsidR="001D772A" w:rsidRPr="00B24CE3" w:rsidRDefault="001D772A" w:rsidP="001D772A">
      <w:pPr>
        <w:spacing w:line="240" w:lineRule="auto"/>
        <w:contextualSpacing/>
        <w:rPr>
          <w:rFonts w:cs="Arial"/>
          <w:szCs w:val="24"/>
        </w:rPr>
      </w:pPr>
    </w:p>
    <w:p w14:paraId="12CC6A67" w14:textId="77777777" w:rsidR="001D772A" w:rsidRPr="00B24CE3" w:rsidRDefault="001D772A" w:rsidP="001D772A">
      <w:pPr>
        <w:spacing w:line="240" w:lineRule="auto"/>
        <w:contextualSpacing/>
        <w:rPr>
          <w:rFonts w:cs="Arial"/>
          <w:szCs w:val="24"/>
        </w:rPr>
      </w:pPr>
    </w:p>
    <w:p w14:paraId="471A9F0D" w14:textId="77777777" w:rsidR="001D772A" w:rsidRPr="00B24CE3" w:rsidRDefault="001D772A" w:rsidP="001D772A">
      <w:pPr>
        <w:spacing w:line="240" w:lineRule="auto"/>
        <w:contextualSpacing/>
        <w:rPr>
          <w:rFonts w:cs="Arial"/>
          <w:szCs w:val="24"/>
        </w:rPr>
      </w:pPr>
    </w:p>
    <w:p w14:paraId="635480F3" w14:textId="77777777" w:rsidR="001D772A" w:rsidRPr="00B24CE3" w:rsidRDefault="001D772A" w:rsidP="001D772A">
      <w:pPr>
        <w:spacing w:line="240" w:lineRule="auto"/>
        <w:contextualSpacing/>
        <w:rPr>
          <w:rFonts w:cs="Arial"/>
          <w:szCs w:val="24"/>
        </w:rPr>
      </w:pPr>
    </w:p>
    <w:p w14:paraId="3BE3D234" w14:textId="77777777" w:rsidR="001D772A" w:rsidRPr="00B24CE3" w:rsidRDefault="001D772A" w:rsidP="001D772A">
      <w:pPr>
        <w:spacing w:line="240" w:lineRule="auto"/>
        <w:contextualSpacing/>
        <w:rPr>
          <w:rFonts w:cs="Arial"/>
          <w:szCs w:val="24"/>
        </w:rPr>
      </w:pPr>
    </w:p>
    <w:p w14:paraId="2E03EC42" w14:textId="77777777" w:rsidR="001D772A" w:rsidRPr="00B24CE3" w:rsidRDefault="001D772A" w:rsidP="001D772A">
      <w:pPr>
        <w:spacing w:line="240" w:lineRule="auto"/>
        <w:contextualSpacing/>
        <w:rPr>
          <w:rFonts w:cs="Arial"/>
          <w:szCs w:val="24"/>
        </w:rPr>
      </w:pPr>
    </w:p>
    <w:p w14:paraId="678B71DF" w14:textId="77777777" w:rsidR="001D772A" w:rsidRPr="00B24CE3" w:rsidRDefault="001D772A" w:rsidP="001D772A">
      <w:pPr>
        <w:spacing w:line="240" w:lineRule="auto"/>
        <w:contextualSpacing/>
        <w:rPr>
          <w:rFonts w:cs="Arial"/>
          <w:szCs w:val="24"/>
        </w:rPr>
      </w:pPr>
    </w:p>
    <w:p w14:paraId="6B9C664E" w14:textId="77777777" w:rsidR="001D772A" w:rsidRPr="00B24CE3" w:rsidRDefault="001D772A" w:rsidP="001D772A">
      <w:pPr>
        <w:spacing w:line="240" w:lineRule="auto"/>
        <w:contextualSpacing/>
        <w:rPr>
          <w:rFonts w:cs="Arial"/>
          <w:szCs w:val="24"/>
        </w:rPr>
      </w:pPr>
    </w:p>
    <w:p w14:paraId="6A0DA68F" w14:textId="77777777" w:rsidR="001D772A" w:rsidRPr="00B24CE3" w:rsidRDefault="001D772A" w:rsidP="001D772A">
      <w:pPr>
        <w:spacing w:line="240" w:lineRule="auto"/>
        <w:contextualSpacing/>
        <w:rPr>
          <w:rFonts w:cs="Arial"/>
          <w:szCs w:val="24"/>
        </w:rPr>
      </w:pPr>
    </w:p>
    <w:p w14:paraId="28BBAF44" w14:textId="77777777" w:rsidR="001D772A" w:rsidRPr="00B24CE3" w:rsidRDefault="001D772A" w:rsidP="001D772A">
      <w:pPr>
        <w:spacing w:line="240" w:lineRule="auto"/>
        <w:contextualSpacing/>
        <w:rPr>
          <w:rFonts w:cs="Arial"/>
          <w:szCs w:val="24"/>
        </w:rPr>
      </w:pPr>
    </w:p>
    <w:p w14:paraId="433F8C16" w14:textId="77777777" w:rsidR="001D772A" w:rsidRPr="00B24CE3" w:rsidRDefault="001D772A" w:rsidP="001D772A">
      <w:pPr>
        <w:spacing w:line="240" w:lineRule="auto"/>
        <w:contextualSpacing/>
        <w:rPr>
          <w:rFonts w:cs="Arial"/>
          <w:szCs w:val="24"/>
        </w:rPr>
      </w:pPr>
    </w:p>
    <w:p w14:paraId="77EDED4C" w14:textId="77777777" w:rsidR="001D772A" w:rsidRPr="00B24CE3" w:rsidRDefault="001D772A" w:rsidP="001D772A">
      <w:pPr>
        <w:spacing w:line="240" w:lineRule="auto"/>
        <w:contextualSpacing/>
        <w:rPr>
          <w:rFonts w:cs="Arial"/>
          <w:szCs w:val="24"/>
        </w:rPr>
      </w:pPr>
    </w:p>
    <w:p w14:paraId="7DB57D7C" w14:textId="77777777" w:rsidR="001D772A" w:rsidRPr="00B24CE3" w:rsidRDefault="001D772A" w:rsidP="001D772A">
      <w:pPr>
        <w:spacing w:line="240" w:lineRule="auto"/>
        <w:contextualSpacing/>
        <w:rPr>
          <w:rFonts w:cs="Arial"/>
          <w:szCs w:val="24"/>
        </w:rPr>
      </w:pPr>
    </w:p>
    <w:p w14:paraId="369BE812" w14:textId="77777777" w:rsidR="001D772A" w:rsidRPr="00B24CE3" w:rsidRDefault="001D772A" w:rsidP="001D772A">
      <w:pPr>
        <w:spacing w:line="240" w:lineRule="auto"/>
        <w:contextualSpacing/>
        <w:rPr>
          <w:rFonts w:cs="Arial"/>
          <w:szCs w:val="24"/>
        </w:rPr>
      </w:pPr>
    </w:p>
    <w:p w14:paraId="1622D548" w14:textId="77777777" w:rsidR="001D772A" w:rsidRPr="00B24CE3" w:rsidRDefault="001D772A" w:rsidP="001D772A">
      <w:pPr>
        <w:spacing w:line="240" w:lineRule="auto"/>
        <w:contextualSpacing/>
        <w:rPr>
          <w:rFonts w:cs="Arial"/>
          <w:szCs w:val="24"/>
        </w:rPr>
      </w:pPr>
    </w:p>
    <w:p w14:paraId="515CDD5C" w14:textId="77777777" w:rsidR="001D772A" w:rsidRPr="00B24CE3" w:rsidRDefault="001D772A" w:rsidP="001D772A">
      <w:pPr>
        <w:spacing w:line="240" w:lineRule="auto"/>
        <w:contextualSpacing/>
        <w:rPr>
          <w:rFonts w:cs="Arial"/>
          <w:szCs w:val="24"/>
        </w:rPr>
      </w:pPr>
    </w:p>
    <w:p w14:paraId="72A4E0B8" w14:textId="77777777" w:rsidR="001D772A" w:rsidRPr="00B24CE3" w:rsidRDefault="001D772A" w:rsidP="001D772A">
      <w:pPr>
        <w:spacing w:line="240" w:lineRule="auto"/>
        <w:contextualSpacing/>
        <w:rPr>
          <w:rFonts w:cs="Arial"/>
          <w:szCs w:val="24"/>
        </w:rPr>
      </w:pPr>
    </w:p>
    <w:p w14:paraId="3A4DEBEE" w14:textId="77777777" w:rsidR="001D772A" w:rsidRPr="00B24CE3" w:rsidRDefault="001D772A" w:rsidP="001D772A">
      <w:pPr>
        <w:spacing w:line="240" w:lineRule="auto"/>
        <w:contextualSpacing/>
        <w:rPr>
          <w:rFonts w:cs="Arial"/>
          <w:szCs w:val="24"/>
        </w:rPr>
      </w:pPr>
    </w:p>
    <w:p w14:paraId="5A60D151" w14:textId="77777777" w:rsidR="001D772A" w:rsidRPr="00B24CE3" w:rsidRDefault="001D772A" w:rsidP="001D772A">
      <w:pPr>
        <w:spacing w:line="240" w:lineRule="auto"/>
        <w:contextualSpacing/>
        <w:rPr>
          <w:rFonts w:cs="Arial"/>
          <w:szCs w:val="24"/>
        </w:rPr>
        <w:sectPr w:rsidR="001D772A" w:rsidRPr="00B24CE3" w:rsidSect="001D772A">
          <w:pgSz w:w="11906" w:h="16838" w:code="9"/>
          <w:pgMar w:top="1701" w:right="1134" w:bottom="1134" w:left="1701" w:header="709" w:footer="709" w:gutter="0"/>
          <w:cols w:space="708"/>
          <w:docGrid w:linePitch="360"/>
        </w:sectPr>
      </w:pPr>
    </w:p>
    <w:p w14:paraId="4F4AF1AF" w14:textId="77777777" w:rsidR="001D772A" w:rsidRPr="00B322C5" w:rsidRDefault="001D772A" w:rsidP="001D772A">
      <w:pPr>
        <w:pStyle w:val="Ttulo"/>
        <w:rPr>
          <w:rStyle w:val="nfaseIntensa"/>
          <w:i w:val="0"/>
          <w:iCs w:val="0"/>
          <w:color w:val="auto"/>
        </w:rPr>
      </w:pPr>
      <w:r w:rsidRPr="00B322C5">
        <w:rPr>
          <w:rStyle w:val="nfaseIntensa"/>
          <w:i w:val="0"/>
          <w:iCs w:val="0"/>
          <w:color w:val="auto"/>
        </w:rPr>
        <w:lastRenderedPageBreak/>
        <w:t>SUMÁRIO</w:t>
      </w:r>
    </w:p>
    <w:p w14:paraId="09269793" w14:textId="77777777" w:rsidR="001D772A" w:rsidRPr="00B322C5" w:rsidRDefault="001D772A" w:rsidP="001D772A"/>
    <w:p w14:paraId="02B66DCC" w14:textId="53312DC8" w:rsidR="00212D3B" w:rsidRDefault="001D772A">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r w:rsidRPr="00B322C5">
        <w:rPr>
          <w:rFonts w:cs="Arial"/>
          <w:szCs w:val="24"/>
        </w:rPr>
        <w:fldChar w:fldCharType="begin"/>
      </w:r>
      <w:r w:rsidRPr="00B322C5">
        <w:rPr>
          <w:rFonts w:cs="Arial"/>
          <w:szCs w:val="24"/>
        </w:rPr>
        <w:instrText xml:space="preserve"> TOC \o "1-7" \h \z \u </w:instrText>
      </w:r>
      <w:r w:rsidRPr="00B322C5">
        <w:rPr>
          <w:rFonts w:cs="Arial"/>
          <w:szCs w:val="24"/>
        </w:rPr>
        <w:fldChar w:fldCharType="separate"/>
      </w:r>
      <w:hyperlink w:anchor="_Toc192078418" w:history="1">
        <w:r w:rsidR="00212D3B" w:rsidRPr="00197D1B">
          <w:rPr>
            <w:rStyle w:val="Hyperlink"/>
            <w:noProof/>
            <w14:scene3d>
              <w14:camera w14:prst="orthographicFront"/>
              <w14:lightRig w14:rig="threePt" w14:dir="t">
                <w14:rot w14:lat="0" w14:lon="0" w14:rev="0"/>
              </w14:lightRig>
            </w14:scene3d>
          </w:rPr>
          <w:t>1</w:t>
        </w:r>
        <w:r w:rsidR="00212D3B">
          <w:rPr>
            <w:rFonts w:asciiTheme="minorHAnsi" w:eastAsiaTheme="minorEastAsia" w:hAnsiTheme="minorHAnsi"/>
            <w:b w:val="0"/>
            <w:caps w:val="0"/>
            <w:noProof/>
            <w:kern w:val="2"/>
            <w:szCs w:val="24"/>
            <w:lang w:eastAsia="pt-BR"/>
            <w14:ligatures w14:val="standardContextual"/>
          </w:rPr>
          <w:tab/>
        </w:r>
        <w:r w:rsidR="00212D3B" w:rsidRPr="00197D1B">
          <w:rPr>
            <w:rStyle w:val="Hyperlink"/>
            <w:noProof/>
          </w:rPr>
          <w:t>Introdução</w:t>
        </w:r>
        <w:r w:rsidR="00212D3B">
          <w:rPr>
            <w:noProof/>
            <w:webHidden/>
          </w:rPr>
          <w:tab/>
        </w:r>
        <w:r w:rsidR="00212D3B">
          <w:rPr>
            <w:noProof/>
            <w:webHidden/>
          </w:rPr>
          <w:fldChar w:fldCharType="begin"/>
        </w:r>
        <w:r w:rsidR="00212D3B">
          <w:rPr>
            <w:noProof/>
            <w:webHidden/>
          </w:rPr>
          <w:instrText xml:space="preserve"> PAGEREF _Toc192078418 \h </w:instrText>
        </w:r>
        <w:r w:rsidR="00212D3B">
          <w:rPr>
            <w:noProof/>
            <w:webHidden/>
          </w:rPr>
        </w:r>
        <w:r w:rsidR="00212D3B">
          <w:rPr>
            <w:noProof/>
            <w:webHidden/>
          </w:rPr>
          <w:fldChar w:fldCharType="separate"/>
        </w:r>
        <w:r w:rsidR="00212D3B">
          <w:rPr>
            <w:noProof/>
            <w:webHidden/>
          </w:rPr>
          <w:t>6</w:t>
        </w:r>
        <w:r w:rsidR="00212D3B">
          <w:rPr>
            <w:noProof/>
            <w:webHidden/>
          </w:rPr>
          <w:fldChar w:fldCharType="end"/>
        </w:r>
      </w:hyperlink>
    </w:p>
    <w:p w14:paraId="2B9ED1B3" w14:textId="10E36641" w:rsidR="00212D3B" w:rsidRDefault="00212D3B">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078419" w:history="1">
        <w:r w:rsidRPr="00197D1B">
          <w:rPr>
            <w:rStyle w:val="Hyperlink"/>
            <w:noProof/>
            <w14:scene3d>
              <w14:camera w14:prst="orthographicFront"/>
              <w14:lightRig w14:rig="threePt" w14:dir="t">
                <w14:rot w14:lat="0" w14:lon="0" w14:rev="0"/>
              </w14:lightRig>
            </w14:scene3d>
          </w:rPr>
          <w:t>2</w:t>
        </w:r>
        <w:r>
          <w:rPr>
            <w:rFonts w:asciiTheme="minorHAnsi" w:eastAsiaTheme="minorEastAsia" w:hAnsiTheme="minorHAnsi"/>
            <w:b w:val="0"/>
            <w:caps w:val="0"/>
            <w:noProof/>
            <w:kern w:val="2"/>
            <w:szCs w:val="24"/>
            <w:lang w:eastAsia="pt-BR"/>
            <w14:ligatures w14:val="standardContextual"/>
          </w:rPr>
          <w:tab/>
        </w:r>
        <w:r w:rsidRPr="00197D1B">
          <w:rPr>
            <w:rStyle w:val="Hyperlink"/>
            <w:noProof/>
          </w:rPr>
          <w:t>Justificativa da pesquisa</w:t>
        </w:r>
        <w:r>
          <w:rPr>
            <w:noProof/>
            <w:webHidden/>
          </w:rPr>
          <w:tab/>
        </w:r>
        <w:r>
          <w:rPr>
            <w:noProof/>
            <w:webHidden/>
          </w:rPr>
          <w:fldChar w:fldCharType="begin"/>
        </w:r>
        <w:r>
          <w:rPr>
            <w:noProof/>
            <w:webHidden/>
          </w:rPr>
          <w:instrText xml:space="preserve"> PAGEREF _Toc192078419 \h </w:instrText>
        </w:r>
        <w:r>
          <w:rPr>
            <w:noProof/>
            <w:webHidden/>
          </w:rPr>
        </w:r>
        <w:r>
          <w:rPr>
            <w:noProof/>
            <w:webHidden/>
          </w:rPr>
          <w:fldChar w:fldCharType="separate"/>
        </w:r>
        <w:r>
          <w:rPr>
            <w:noProof/>
            <w:webHidden/>
          </w:rPr>
          <w:t>9</w:t>
        </w:r>
        <w:r>
          <w:rPr>
            <w:noProof/>
            <w:webHidden/>
          </w:rPr>
          <w:fldChar w:fldCharType="end"/>
        </w:r>
      </w:hyperlink>
    </w:p>
    <w:p w14:paraId="06DF886A" w14:textId="57921A40" w:rsidR="00212D3B" w:rsidRDefault="00212D3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8420" w:history="1">
        <w:r w:rsidRPr="00197D1B">
          <w:rPr>
            <w:rStyle w:val="Hyperlink"/>
            <w:noProof/>
          </w:rPr>
          <w:t>2.1.1</w:t>
        </w:r>
        <w:r>
          <w:rPr>
            <w:rFonts w:asciiTheme="minorHAnsi" w:eastAsiaTheme="minorEastAsia" w:hAnsiTheme="minorHAnsi"/>
            <w:b w:val="0"/>
            <w:noProof/>
            <w:kern w:val="2"/>
            <w:szCs w:val="24"/>
            <w:lang w:eastAsia="pt-BR"/>
            <w14:ligatures w14:val="standardContextual"/>
          </w:rPr>
          <w:tab/>
        </w:r>
        <w:r w:rsidRPr="00197D1B">
          <w:rPr>
            <w:rStyle w:val="Hyperlink"/>
            <w:noProof/>
          </w:rPr>
          <w:t>Objetivos</w:t>
        </w:r>
        <w:r>
          <w:rPr>
            <w:noProof/>
            <w:webHidden/>
          </w:rPr>
          <w:tab/>
        </w:r>
        <w:r>
          <w:rPr>
            <w:noProof/>
            <w:webHidden/>
          </w:rPr>
          <w:fldChar w:fldCharType="begin"/>
        </w:r>
        <w:r>
          <w:rPr>
            <w:noProof/>
            <w:webHidden/>
          </w:rPr>
          <w:instrText xml:space="preserve"> PAGEREF _Toc192078420 \h </w:instrText>
        </w:r>
        <w:r>
          <w:rPr>
            <w:noProof/>
            <w:webHidden/>
          </w:rPr>
        </w:r>
        <w:r>
          <w:rPr>
            <w:noProof/>
            <w:webHidden/>
          </w:rPr>
          <w:fldChar w:fldCharType="separate"/>
        </w:r>
        <w:r>
          <w:rPr>
            <w:noProof/>
            <w:webHidden/>
          </w:rPr>
          <w:t>9</w:t>
        </w:r>
        <w:r>
          <w:rPr>
            <w:noProof/>
            <w:webHidden/>
          </w:rPr>
          <w:fldChar w:fldCharType="end"/>
        </w:r>
      </w:hyperlink>
    </w:p>
    <w:p w14:paraId="48810075" w14:textId="6C418DE4" w:rsidR="00212D3B" w:rsidRDefault="00212D3B">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078421" w:history="1">
        <w:r w:rsidRPr="00197D1B">
          <w:rPr>
            <w:rStyle w:val="Hyperlink"/>
            <w:noProof/>
          </w:rPr>
          <w:t>2.1.1.1</w:t>
        </w:r>
        <w:r>
          <w:rPr>
            <w:rFonts w:asciiTheme="minorHAnsi" w:eastAsiaTheme="minorEastAsia" w:hAnsiTheme="minorHAnsi"/>
            <w:i w:val="0"/>
            <w:noProof/>
            <w:kern w:val="2"/>
            <w:szCs w:val="24"/>
            <w:lang w:eastAsia="pt-BR"/>
            <w14:ligatures w14:val="standardContextual"/>
          </w:rPr>
          <w:tab/>
        </w:r>
        <w:r w:rsidRPr="00197D1B">
          <w:rPr>
            <w:rStyle w:val="Hyperlink"/>
            <w:noProof/>
          </w:rPr>
          <w:t>Objetivo geral</w:t>
        </w:r>
        <w:r>
          <w:rPr>
            <w:noProof/>
            <w:webHidden/>
          </w:rPr>
          <w:tab/>
        </w:r>
        <w:r>
          <w:rPr>
            <w:noProof/>
            <w:webHidden/>
          </w:rPr>
          <w:fldChar w:fldCharType="begin"/>
        </w:r>
        <w:r>
          <w:rPr>
            <w:noProof/>
            <w:webHidden/>
          </w:rPr>
          <w:instrText xml:space="preserve"> PAGEREF _Toc192078421 \h </w:instrText>
        </w:r>
        <w:r>
          <w:rPr>
            <w:noProof/>
            <w:webHidden/>
          </w:rPr>
        </w:r>
        <w:r>
          <w:rPr>
            <w:noProof/>
            <w:webHidden/>
          </w:rPr>
          <w:fldChar w:fldCharType="separate"/>
        </w:r>
        <w:r>
          <w:rPr>
            <w:noProof/>
            <w:webHidden/>
          </w:rPr>
          <w:t>9</w:t>
        </w:r>
        <w:r>
          <w:rPr>
            <w:noProof/>
            <w:webHidden/>
          </w:rPr>
          <w:fldChar w:fldCharType="end"/>
        </w:r>
      </w:hyperlink>
    </w:p>
    <w:p w14:paraId="17FB59F4" w14:textId="28B2CEBF" w:rsidR="00212D3B" w:rsidRDefault="00212D3B">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078422" w:history="1">
        <w:r w:rsidRPr="00197D1B">
          <w:rPr>
            <w:rStyle w:val="Hyperlink"/>
            <w:rFonts w:cs="Arial"/>
            <w:noProof/>
          </w:rPr>
          <w:t>2.1.1.2</w:t>
        </w:r>
        <w:r>
          <w:rPr>
            <w:rFonts w:asciiTheme="minorHAnsi" w:eastAsiaTheme="minorEastAsia" w:hAnsiTheme="minorHAnsi"/>
            <w:i w:val="0"/>
            <w:noProof/>
            <w:kern w:val="2"/>
            <w:szCs w:val="24"/>
            <w:lang w:eastAsia="pt-BR"/>
            <w14:ligatures w14:val="standardContextual"/>
          </w:rPr>
          <w:tab/>
        </w:r>
        <w:r w:rsidRPr="00197D1B">
          <w:rPr>
            <w:rStyle w:val="Hyperlink"/>
            <w:noProof/>
          </w:rPr>
          <w:t>Objetivos específicos</w:t>
        </w:r>
        <w:r>
          <w:rPr>
            <w:noProof/>
            <w:webHidden/>
          </w:rPr>
          <w:tab/>
        </w:r>
        <w:r>
          <w:rPr>
            <w:noProof/>
            <w:webHidden/>
          </w:rPr>
          <w:fldChar w:fldCharType="begin"/>
        </w:r>
        <w:r>
          <w:rPr>
            <w:noProof/>
            <w:webHidden/>
          </w:rPr>
          <w:instrText xml:space="preserve"> PAGEREF _Toc192078422 \h </w:instrText>
        </w:r>
        <w:r>
          <w:rPr>
            <w:noProof/>
            <w:webHidden/>
          </w:rPr>
        </w:r>
        <w:r>
          <w:rPr>
            <w:noProof/>
            <w:webHidden/>
          </w:rPr>
          <w:fldChar w:fldCharType="separate"/>
        </w:r>
        <w:r>
          <w:rPr>
            <w:noProof/>
            <w:webHidden/>
          </w:rPr>
          <w:t>9</w:t>
        </w:r>
        <w:r>
          <w:rPr>
            <w:noProof/>
            <w:webHidden/>
          </w:rPr>
          <w:fldChar w:fldCharType="end"/>
        </w:r>
      </w:hyperlink>
    </w:p>
    <w:p w14:paraId="20B6AA21" w14:textId="7213651C" w:rsidR="00212D3B" w:rsidRDefault="00212D3B">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078423" w:history="1">
        <w:r w:rsidRPr="00197D1B">
          <w:rPr>
            <w:rStyle w:val="Hyperlink"/>
            <w:noProof/>
            <w14:scene3d>
              <w14:camera w14:prst="orthographicFront"/>
              <w14:lightRig w14:rig="threePt" w14:dir="t">
                <w14:rot w14:lat="0" w14:lon="0" w14:rev="0"/>
              </w14:lightRig>
            </w14:scene3d>
          </w:rPr>
          <w:t>3</w:t>
        </w:r>
        <w:r>
          <w:rPr>
            <w:rFonts w:asciiTheme="minorHAnsi" w:eastAsiaTheme="minorEastAsia" w:hAnsiTheme="minorHAnsi"/>
            <w:b w:val="0"/>
            <w:caps w:val="0"/>
            <w:noProof/>
            <w:kern w:val="2"/>
            <w:szCs w:val="24"/>
            <w:lang w:eastAsia="pt-BR"/>
            <w14:ligatures w14:val="standardContextual"/>
          </w:rPr>
          <w:tab/>
        </w:r>
        <w:r w:rsidRPr="00197D1B">
          <w:rPr>
            <w:rStyle w:val="Hyperlink"/>
            <w:noProof/>
          </w:rPr>
          <w:t>fundamentação teórica</w:t>
        </w:r>
        <w:r>
          <w:rPr>
            <w:noProof/>
            <w:webHidden/>
          </w:rPr>
          <w:tab/>
        </w:r>
        <w:r>
          <w:rPr>
            <w:noProof/>
            <w:webHidden/>
          </w:rPr>
          <w:fldChar w:fldCharType="begin"/>
        </w:r>
        <w:r>
          <w:rPr>
            <w:noProof/>
            <w:webHidden/>
          </w:rPr>
          <w:instrText xml:space="preserve"> PAGEREF _Toc192078423 \h </w:instrText>
        </w:r>
        <w:r>
          <w:rPr>
            <w:noProof/>
            <w:webHidden/>
          </w:rPr>
        </w:r>
        <w:r>
          <w:rPr>
            <w:noProof/>
            <w:webHidden/>
          </w:rPr>
          <w:fldChar w:fldCharType="separate"/>
        </w:r>
        <w:r>
          <w:rPr>
            <w:noProof/>
            <w:webHidden/>
          </w:rPr>
          <w:t>11</w:t>
        </w:r>
        <w:r>
          <w:rPr>
            <w:noProof/>
            <w:webHidden/>
          </w:rPr>
          <w:fldChar w:fldCharType="end"/>
        </w:r>
      </w:hyperlink>
    </w:p>
    <w:p w14:paraId="1AA96837" w14:textId="6CDCF579"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24" w:history="1">
        <w:r w:rsidRPr="00197D1B">
          <w:rPr>
            <w:rStyle w:val="Hyperlink"/>
            <w:noProof/>
            <w14:scene3d>
              <w14:camera w14:prst="orthographicFront"/>
              <w14:lightRig w14:rig="threePt" w14:dir="t">
                <w14:rot w14:lat="0" w14:lon="0" w14:rev="0"/>
              </w14:lightRig>
            </w14:scene3d>
          </w:rPr>
          <w:t>3.1</w:t>
        </w:r>
        <w:r>
          <w:rPr>
            <w:rFonts w:asciiTheme="minorHAnsi" w:eastAsiaTheme="minorEastAsia" w:hAnsiTheme="minorHAnsi"/>
            <w:caps w:val="0"/>
            <w:noProof/>
            <w:kern w:val="2"/>
            <w:szCs w:val="24"/>
            <w:lang w:eastAsia="pt-BR"/>
            <w14:ligatures w14:val="standardContextual"/>
          </w:rPr>
          <w:tab/>
        </w:r>
        <w:r w:rsidRPr="00197D1B">
          <w:rPr>
            <w:rStyle w:val="Hyperlink"/>
            <w:noProof/>
          </w:rPr>
          <w:t>O CIATA</w:t>
        </w:r>
        <w:r>
          <w:rPr>
            <w:noProof/>
            <w:webHidden/>
          </w:rPr>
          <w:tab/>
        </w:r>
        <w:r>
          <w:rPr>
            <w:noProof/>
            <w:webHidden/>
          </w:rPr>
          <w:fldChar w:fldCharType="begin"/>
        </w:r>
        <w:r>
          <w:rPr>
            <w:noProof/>
            <w:webHidden/>
          </w:rPr>
          <w:instrText xml:space="preserve"> PAGEREF _Toc192078424 \h </w:instrText>
        </w:r>
        <w:r>
          <w:rPr>
            <w:noProof/>
            <w:webHidden/>
          </w:rPr>
        </w:r>
        <w:r>
          <w:rPr>
            <w:noProof/>
            <w:webHidden/>
          </w:rPr>
          <w:fldChar w:fldCharType="separate"/>
        </w:r>
        <w:r>
          <w:rPr>
            <w:noProof/>
            <w:webHidden/>
          </w:rPr>
          <w:t>11</w:t>
        </w:r>
        <w:r>
          <w:rPr>
            <w:noProof/>
            <w:webHidden/>
          </w:rPr>
          <w:fldChar w:fldCharType="end"/>
        </w:r>
      </w:hyperlink>
    </w:p>
    <w:p w14:paraId="700FD09B" w14:textId="6D09ABCA" w:rsidR="00212D3B" w:rsidRDefault="00212D3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8425" w:history="1">
        <w:r w:rsidRPr="00197D1B">
          <w:rPr>
            <w:rStyle w:val="Hyperlink"/>
            <w:noProof/>
          </w:rPr>
          <w:t>3.1.1</w:t>
        </w:r>
        <w:r>
          <w:rPr>
            <w:rFonts w:asciiTheme="minorHAnsi" w:eastAsiaTheme="minorEastAsia" w:hAnsiTheme="minorHAnsi"/>
            <w:b w:val="0"/>
            <w:noProof/>
            <w:kern w:val="2"/>
            <w:szCs w:val="24"/>
            <w:lang w:eastAsia="pt-BR"/>
            <w14:ligatures w14:val="standardContextual"/>
          </w:rPr>
          <w:tab/>
        </w:r>
        <w:r w:rsidRPr="00197D1B">
          <w:rPr>
            <w:rStyle w:val="Hyperlink"/>
            <w:noProof/>
          </w:rPr>
          <w:t>Modelo conceitual do CIATA</w:t>
        </w:r>
        <w:r>
          <w:rPr>
            <w:noProof/>
            <w:webHidden/>
          </w:rPr>
          <w:tab/>
        </w:r>
        <w:r>
          <w:rPr>
            <w:noProof/>
            <w:webHidden/>
          </w:rPr>
          <w:fldChar w:fldCharType="begin"/>
        </w:r>
        <w:r>
          <w:rPr>
            <w:noProof/>
            <w:webHidden/>
          </w:rPr>
          <w:instrText xml:space="preserve"> PAGEREF _Toc192078425 \h </w:instrText>
        </w:r>
        <w:r>
          <w:rPr>
            <w:noProof/>
            <w:webHidden/>
          </w:rPr>
        </w:r>
        <w:r>
          <w:rPr>
            <w:noProof/>
            <w:webHidden/>
          </w:rPr>
          <w:fldChar w:fldCharType="separate"/>
        </w:r>
        <w:r>
          <w:rPr>
            <w:noProof/>
            <w:webHidden/>
          </w:rPr>
          <w:t>12</w:t>
        </w:r>
        <w:r>
          <w:rPr>
            <w:noProof/>
            <w:webHidden/>
          </w:rPr>
          <w:fldChar w:fldCharType="end"/>
        </w:r>
      </w:hyperlink>
    </w:p>
    <w:p w14:paraId="29C2C737" w14:textId="47613BD3" w:rsidR="00212D3B" w:rsidRDefault="00212D3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8426" w:history="1">
        <w:r w:rsidRPr="00197D1B">
          <w:rPr>
            <w:rStyle w:val="Hyperlink"/>
            <w:noProof/>
          </w:rPr>
          <w:t>3.1.2</w:t>
        </w:r>
        <w:r>
          <w:rPr>
            <w:rFonts w:asciiTheme="minorHAnsi" w:eastAsiaTheme="minorEastAsia" w:hAnsiTheme="minorHAnsi"/>
            <w:b w:val="0"/>
            <w:noProof/>
            <w:kern w:val="2"/>
            <w:szCs w:val="24"/>
            <w:lang w:eastAsia="pt-BR"/>
            <w14:ligatures w14:val="standardContextual"/>
          </w:rPr>
          <w:tab/>
        </w:r>
        <w:r w:rsidRPr="00197D1B">
          <w:rPr>
            <w:rStyle w:val="Hyperlink"/>
            <w:noProof/>
          </w:rPr>
          <w:t>Contexto Histórico e Tecnológico do CIATA</w:t>
        </w:r>
        <w:r>
          <w:rPr>
            <w:noProof/>
            <w:webHidden/>
          </w:rPr>
          <w:tab/>
        </w:r>
        <w:r>
          <w:rPr>
            <w:noProof/>
            <w:webHidden/>
          </w:rPr>
          <w:fldChar w:fldCharType="begin"/>
        </w:r>
        <w:r>
          <w:rPr>
            <w:noProof/>
            <w:webHidden/>
          </w:rPr>
          <w:instrText xml:space="preserve"> PAGEREF _Toc192078426 \h </w:instrText>
        </w:r>
        <w:r>
          <w:rPr>
            <w:noProof/>
            <w:webHidden/>
          </w:rPr>
        </w:r>
        <w:r>
          <w:rPr>
            <w:noProof/>
            <w:webHidden/>
          </w:rPr>
          <w:fldChar w:fldCharType="separate"/>
        </w:r>
        <w:r>
          <w:rPr>
            <w:noProof/>
            <w:webHidden/>
          </w:rPr>
          <w:t>12</w:t>
        </w:r>
        <w:r>
          <w:rPr>
            <w:noProof/>
            <w:webHidden/>
          </w:rPr>
          <w:fldChar w:fldCharType="end"/>
        </w:r>
      </w:hyperlink>
    </w:p>
    <w:p w14:paraId="30615B07" w14:textId="740F7C56" w:rsidR="00212D3B" w:rsidRDefault="00212D3B">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078427" w:history="1">
        <w:r w:rsidRPr="00197D1B">
          <w:rPr>
            <w:rStyle w:val="Hyperlink"/>
            <w:noProof/>
          </w:rPr>
          <w:t>3.1.2.1</w:t>
        </w:r>
        <w:r>
          <w:rPr>
            <w:rFonts w:asciiTheme="minorHAnsi" w:eastAsiaTheme="minorEastAsia" w:hAnsiTheme="minorHAnsi"/>
            <w:i w:val="0"/>
            <w:noProof/>
            <w:kern w:val="2"/>
            <w:szCs w:val="24"/>
            <w:lang w:eastAsia="pt-BR"/>
            <w14:ligatures w14:val="standardContextual"/>
          </w:rPr>
          <w:tab/>
        </w:r>
        <w:r w:rsidRPr="00197D1B">
          <w:rPr>
            <w:rStyle w:val="Hyperlink"/>
            <w:noProof/>
          </w:rPr>
          <w:t>Custo dos equipamentos</w:t>
        </w:r>
        <w:r>
          <w:rPr>
            <w:noProof/>
            <w:webHidden/>
          </w:rPr>
          <w:tab/>
        </w:r>
        <w:r>
          <w:rPr>
            <w:noProof/>
            <w:webHidden/>
          </w:rPr>
          <w:fldChar w:fldCharType="begin"/>
        </w:r>
        <w:r>
          <w:rPr>
            <w:noProof/>
            <w:webHidden/>
          </w:rPr>
          <w:instrText xml:space="preserve"> PAGEREF _Toc192078427 \h </w:instrText>
        </w:r>
        <w:r>
          <w:rPr>
            <w:noProof/>
            <w:webHidden/>
          </w:rPr>
        </w:r>
        <w:r>
          <w:rPr>
            <w:noProof/>
            <w:webHidden/>
          </w:rPr>
          <w:fldChar w:fldCharType="separate"/>
        </w:r>
        <w:r>
          <w:rPr>
            <w:noProof/>
            <w:webHidden/>
          </w:rPr>
          <w:t>13</w:t>
        </w:r>
        <w:r>
          <w:rPr>
            <w:noProof/>
            <w:webHidden/>
          </w:rPr>
          <w:fldChar w:fldCharType="end"/>
        </w:r>
      </w:hyperlink>
    </w:p>
    <w:p w14:paraId="21EDF16A" w14:textId="5CE9E1BF" w:rsidR="00212D3B" w:rsidRDefault="00212D3B">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078428" w:history="1">
        <w:r w:rsidRPr="00197D1B">
          <w:rPr>
            <w:rStyle w:val="Hyperlink"/>
            <w:noProof/>
          </w:rPr>
          <w:t>3.1.2.2</w:t>
        </w:r>
        <w:r>
          <w:rPr>
            <w:rFonts w:asciiTheme="minorHAnsi" w:eastAsiaTheme="minorEastAsia" w:hAnsiTheme="minorHAnsi"/>
            <w:i w:val="0"/>
            <w:noProof/>
            <w:kern w:val="2"/>
            <w:szCs w:val="24"/>
            <w:lang w:eastAsia="pt-BR"/>
            <w14:ligatures w14:val="standardContextual"/>
          </w:rPr>
          <w:tab/>
        </w:r>
        <w:r w:rsidRPr="00197D1B">
          <w:rPr>
            <w:rStyle w:val="Hyperlink"/>
            <w:noProof/>
          </w:rPr>
          <w:t>Memória secundária LIMITADA</w:t>
        </w:r>
        <w:r>
          <w:rPr>
            <w:noProof/>
            <w:webHidden/>
          </w:rPr>
          <w:tab/>
        </w:r>
        <w:r>
          <w:rPr>
            <w:noProof/>
            <w:webHidden/>
          </w:rPr>
          <w:fldChar w:fldCharType="begin"/>
        </w:r>
        <w:r>
          <w:rPr>
            <w:noProof/>
            <w:webHidden/>
          </w:rPr>
          <w:instrText xml:space="preserve"> PAGEREF _Toc192078428 \h </w:instrText>
        </w:r>
        <w:r>
          <w:rPr>
            <w:noProof/>
            <w:webHidden/>
          </w:rPr>
        </w:r>
        <w:r>
          <w:rPr>
            <w:noProof/>
            <w:webHidden/>
          </w:rPr>
          <w:fldChar w:fldCharType="separate"/>
        </w:r>
        <w:r>
          <w:rPr>
            <w:noProof/>
            <w:webHidden/>
          </w:rPr>
          <w:t>13</w:t>
        </w:r>
        <w:r>
          <w:rPr>
            <w:noProof/>
            <w:webHidden/>
          </w:rPr>
          <w:fldChar w:fldCharType="end"/>
        </w:r>
      </w:hyperlink>
    </w:p>
    <w:p w14:paraId="40532921" w14:textId="376219E5" w:rsidR="00212D3B" w:rsidRDefault="00212D3B">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2078429" w:history="1">
        <w:r w:rsidRPr="00197D1B">
          <w:rPr>
            <w:rStyle w:val="Hyperlink"/>
            <w:noProof/>
          </w:rPr>
          <w:t>3.1.2.3</w:t>
        </w:r>
        <w:r>
          <w:rPr>
            <w:rFonts w:asciiTheme="minorHAnsi" w:eastAsiaTheme="minorEastAsia" w:hAnsiTheme="minorHAnsi"/>
            <w:i w:val="0"/>
            <w:noProof/>
            <w:kern w:val="2"/>
            <w:szCs w:val="24"/>
            <w:lang w:eastAsia="pt-BR"/>
            <w14:ligatures w14:val="standardContextual"/>
          </w:rPr>
          <w:tab/>
        </w:r>
        <w:r w:rsidRPr="00197D1B">
          <w:rPr>
            <w:rStyle w:val="Hyperlink"/>
            <w:noProof/>
          </w:rPr>
          <w:t>Linguagens de programação Pré-SGBDs</w:t>
        </w:r>
        <w:r>
          <w:rPr>
            <w:noProof/>
            <w:webHidden/>
          </w:rPr>
          <w:tab/>
        </w:r>
        <w:r>
          <w:rPr>
            <w:noProof/>
            <w:webHidden/>
          </w:rPr>
          <w:fldChar w:fldCharType="begin"/>
        </w:r>
        <w:r>
          <w:rPr>
            <w:noProof/>
            <w:webHidden/>
          </w:rPr>
          <w:instrText xml:space="preserve"> PAGEREF _Toc192078429 \h </w:instrText>
        </w:r>
        <w:r>
          <w:rPr>
            <w:noProof/>
            <w:webHidden/>
          </w:rPr>
        </w:r>
        <w:r>
          <w:rPr>
            <w:noProof/>
            <w:webHidden/>
          </w:rPr>
          <w:fldChar w:fldCharType="separate"/>
        </w:r>
        <w:r>
          <w:rPr>
            <w:noProof/>
            <w:webHidden/>
          </w:rPr>
          <w:t>14</w:t>
        </w:r>
        <w:r>
          <w:rPr>
            <w:noProof/>
            <w:webHidden/>
          </w:rPr>
          <w:fldChar w:fldCharType="end"/>
        </w:r>
      </w:hyperlink>
    </w:p>
    <w:p w14:paraId="515DA49D" w14:textId="0B460B74" w:rsidR="00212D3B" w:rsidRDefault="00212D3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8430" w:history="1">
        <w:r w:rsidRPr="00197D1B">
          <w:rPr>
            <w:rStyle w:val="Hyperlink"/>
            <w:noProof/>
            <w:lang w:val="en-US"/>
          </w:rPr>
          <w:t>3.1.3</w:t>
        </w:r>
        <w:r>
          <w:rPr>
            <w:rFonts w:asciiTheme="minorHAnsi" w:eastAsiaTheme="minorEastAsia" w:hAnsiTheme="minorHAnsi"/>
            <w:b w:val="0"/>
            <w:noProof/>
            <w:kern w:val="2"/>
            <w:szCs w:val="24"/>
            <w:lang w:eastAsia="pt-BR"/>
            <w14:ligatures w14:val="standardContextual"/>
          </w:rPr>
          <w:tab/>
        </w:r>
        <w:r w:rsidRPr="00197D1B">
          <w:rPr>
            <w:rStyle w:val="Hyperlink"/>
            <w:noProof/>
            <w:lang w:val="en-US"/>
          </w:rPr>
          <w:t>O CIATA e o Fit-For-Purpose Land Administration – FFP-LA</w:t>
        </w:r>
        <w:r>
          <w:rPr>
            <w:noProof/>
            <w:webHidden/>
          </w:rPr>
          <w:tab/>
        </w:r>
        <w:r>
          <w:rPr>
            <w:noProof/>
            <w:webHidden/>
          </w:rPr>
          <w:fldChar w:fldCharType="begin"/>
        </w:r>
        <w:r>
          <w:rPr>
            <w:noProof/>
            <w:webHidden/>
          </w:rPr>
          <w:instrText xml:space="preserve"> PAGEREF _Toc192078430 \h </w:instrText>
        </w:r>
        <w:r>
          <w:rPr>
            <w:noProof/>
            <w:webHidden/>
          </w:rPr>
        </w:r>
        <w:r>
          <w:rPr>
            <w:noProof/>
            <w:webHidden/>
          </w:rPr>
          <w:fldChar w:fldCharType="separate"/>
        </w:r>
        <w:r>
          <w:rPr>
            <w:noProof/>
            <w:webHidden/>
          </w:rPr>
          <w:t>15</w:t>
        </w:r>
        <w:r>
          <w:rPr>
            <w:noProof/>
            <w:webHidden/>
          </w:rPr>
          <w:fldChar w:fldCharType="end"/>
        </w:r>
      </w:hyperlink>
    </w:p>
    <w:p w14:paraId="1080FBC5" w14:textId="1C919F61" w:rsidR="00212D3B" w:rsidRDefault="00212D3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8431" w:history="1">
        <w:r w:rsidRPr="00197D1B">
          <w:rPr>
            <w:rStyle w:val="Hyperlink"/>
            <w:noProof/>
          </w:rPr>
          <w:t>3.1.4</w:t>
        </w:r>
        <w:r>
          <w:rPr>
            <w:rFonts w:asciiTheme="minorHAnsi" w:eastAsiaTheme="minorEastAsia" w:hAnsiTheme="minorHAnsi"/>
            <w:b w:val="0"/>
            <w:noProof/>
            <w:kern w:val="2"/>
            <w:szCs w:val="24"/>
            <w:lang w:eastAsia="pt-BR"/>
            <w14:ligatures w14:val="standardContextual"/>
          </w:rPr>
          <w:tab/>
        </w:r>
        <w:r w:rsidRPr="00197D1B">
          <w:rPr>
            <w:rStyle w:val="Hyperlink"/>
            <w:noProof/>
          </w:rPr>
          <w:t>O CIATA e o LADM</w:t>
        </w:r>
        <w:r>
          <w:rPr>
            <w:noProof/>
            <w:webHidden/>
          </w:rPr>
          <w:tab/>
        </w:r>
        <w:r>
          <w:rPr>
            <w:noProof/>
            <w:webHidden/>
          </w:rPr>
          <w:fldChar w:fldCharType="begin"/>
        </w:r>
        <w:r>
          <w:rPr>
            <w:noProof/>
            <w:webHidden/>
          </w:rPr>
          <w:instrText xml:space="preserve"> PAGEREF _Toc192078431 \h </w:instrText>
        </w:r>
        <w:r>
          <w:rPr>
            <w:noProof/>
            <w:webHidden/>
          </w:rPr>
        </w:r>
        <w:r>
          <w:rPr>
            <w:noProof/>
            <w:webHidden/>
          </w:rPr>
          <w:fldChar w:fldCharType="separate"/>
        </w:r>
        <w:r>
          <w:rPr>
            <w:noProof/>
            <w:webHidden/>
          </w:rPr>
          <w:t>16</w:t>
        </w:r>
        <w:r>
          <w:rPr>
            <w:noProof/>
            <w:webHidden/>
          </w:rPr>
          <w:fldChar w:fldCharType="end"/>
        </w:r>
      </w:hyperlink>
    </w:p>
    <w:p w14:paraId="3F477B26" w14:textId="5DEAEFB3" w:rsidR="00212D3B" w:rsidRDefault="00212D3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8432" w:history="1">
        <w:r w:rsidRPr="00197D1B">
          <w:rPr>
            <w:rStyle w:val="Hyperlink"/>
            <w:rFonts w:eastAsia="Times New Roman"/>
            <w:noProof/>
            <w:lang w:eastAsia="pt-BR"/>
          </w:rPr>
          <w:t>3.1.5</w:t>
        </w:r>
        <w:r>
          <w:rPr>
            <w:rFonts w:asciiTheme="minorHAnsi" w:eastAsiaTheme="minorEastAsia" w:hAnsiTheme="minorHAnsi"/>
            <w:b w:val="0"/>
            <w:noProof/>
            <w:kern w:val="2"/>
            <w:szCs w:val="24"/>
            <w:lang w:eastAsia="pt-BR"/>
            <w14:ligatures w14:val="standardContextual"/>
          </w:rPr>
          <w:tab/>
        </w:r>
        <w:r w:rsidRPr="00197D1B">
          <w:rPr>
            <w:rStyle w:val="Hyperlink"/>
            <w:rFonts w:eastAsia="Times New Roman"/>
            <w:noProof/>
            <w:lang w:eastAsia="pt-BR"/>
          </w:rPr>
          <w:t>Ciata e o CTM</w:t>
        </w:r>
        <w:r>
          <w:rPr>
            <w:noProof/>
            <w:webHidden/>
          </w:rPr>
          <w:tab/>
        </w:r>
        <w:r>
          <w:rPr>
            <w:noProof/>
            <w:webHidden/>
          </w:rPr>
          <w:fldChar w:fldCharType="begin"/>
        </w:r>
        <w:r>
          <w:rPr>
            <w:noProof/>
            <w:webHidden/>
          </w:rPr>
          <w:instrText xml:space="preserve"> PAGEREF _Toc192078432 \h </w:instrText>
        </w:r>
        <w:r>
          <w:rPr>
            <w:noProof/>
            <w:webHidden/>
          </w:rPr>
        </w:r>
        <w:r>
          <w:rPr>
            <w:noProof/>
            <w:webHidden/>
          </w:rPr>
          <w:fldChar w:fldCharType="separate"/>
        </w:r>
        <w:r>
          <w:rPr>
            <w:noProof/>
            <w:webHidden/>
          </w:rPr>
          <w:t>20</w:t>
        </w:r>
        <w:r>
          <w:rPr>
            <w:noProof/>
            <w:webHidden/>
          </w:rPr>
          <w:fldChar w:fldCharType="end"/>
        </w:r>
      </w:hyperlink>
    </w:p>
    <w:p w14:paraId="344C3EB1" w14:textId="504F40D8" w:rsidR="00212D3B" w:rsidRDefault="00212D3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8433" w:history="1">
        <w:r w:rsidRPr="00197D1B">
          <w:rPr>
            <w:rStyle w:val="Hyperlink"/>
            <w:noProof/>
          </w:rPr>
          <w:t>3.1.6</w:t>
        </w:r>
        <w:r>
          <w:rPr>
            <w:rFonts w:asciiTheme="minorHAnsi" w:eastAsiaTheme="minorEastAsia" w:hAnsiTheme="minorHAnsi"/>
            <w:b w:val="0"/>
            <w:noProof/>
            <w:kern w:val="2"/>
            <w:szCs w:val="24"/>
            <w:lang w:eastAsia="pt-BR"/>
            <w14:ligatures w14:val="standardContextual"/>
          </w:rPr>
          <w:tab/>
        </w:r>
        <w:r w:rsidRPr="00197D1B">
          <w:rPr>
            <w:rStyle w:val="Hyperlink"/>
            <w:noProof/>
          </w:rPr>
          <w:t>Presença do CIATA nos cadastros imobiliários</w:t>
        </w:r>
        <w:r>
          <w:rPr>
            <w:noProof/>
            <w:webHidden/>
          </w:rPr>
          <w:tab/>
        </w:r>
        <w:r>
          <w:rPr>
            <w:noProof/>
            <w:webHidden/>
          </w:rPr>
          <w:fldChar w:fldCharType="begin"/>
        </w:r>
        <w:r>
          <w:rPr>
            <w:noProof/>
            <w:webHidden/>
          </w:rPr>
          <w:instrText xml:space="preserve"> PAGEREF _Toc192078433 \h </w:instrText>
        </w:r>
        <w:r>
          <w:rPr>
            <w:noProof/>
            <w:webHidden/>
          </w:rPr>
        </w:r>
        <w:r>
          <w:rPr>
            <w:noProof/>
            <w:webHidden/>
          </w:rPr>
          <w:fldChar w:fldCharType="separate"/>
        </w:r>
        <w:r>
          <w:rPr>
            <w:noProof/>
            <w:webHidden/>
          </w:rPr>
          <w:t>23</w:t>
        </w:r>
        <w:r>
          <w:rPr>
            <w:noProof/>
            <w:webHidden/>
          </w:rPr>
          <w:fldChar w:fldCharType="end"/>
        </w:r>
      </w:hyperlink>
    </w:p>
    <w:p w14:paraId="6C0DD6A1" w14:textId="6DECB423" w:rsidR="00212D3B" w:rsidRDefault="00212D3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8434" w:history="1">
        <w:r w:rsidRPr="00197D1B">
          <w:rPr>
            <w:rStyle w:val="Hyperlink"/>
            <w:noProof/>
            <w:lang w:eastAsia="pt-BR"/>
          </w:rPr>
          <w:t>3.1.7</w:t>
        </w:r>
        <w:r>
          <w:rPr>
            <w:rFonts w:asciiTheme="minorHAnsi" w:eastAsiaTheme="minorEastAsia" w:hAnsiTheme="minorHAnsi"/>
            <w:b w:val="0"/>
            <w:noProof/>
            <w:kern w:val="2"/>
            <w:szCs w:val="24"/>
            <w:lang w:eastAsia="pt-BR"/>
            <w14:ligatures w14:val="standardContextual"/>
          </w:rPr>
          <w:tab/>
        </w:r>
        <w:r w:rsidRPr="00197D1B">
          <w:rPr>
            <w:rStyle w:val="Hyperlink"/>
            <w:noProof/>
            <w:lang w:eastAsia="pt-BR"/>
          </w:rPr>
          <w:t>CIATA e imageamento</w:t>
        </w:r>
        <w:r>
          <w:rPr>
            <w:noProof/>
            <w:webHidden/>
          </w:rPr>
          <w:tab/>
        </w:r>
        <w:r>
          <w:rPr>
            <w:noProof/>
            <w:webHidden/>
          </w:rPr>
          <w:fldChar w:fldCharType="begin"/>
        </w:r>
        <w:r>
          <w:rPr>
            <w:noProof/>
            <w:webHidden/>
          </w:rPr>
          <w:instrText xml:space="preserve"> PAGEREF _Toc192078434 \h </w:instrText>
        </w:r>
        <w:r>
          <w:rPr>
            <w:noProof/>
            <w:webHidden/>
          </w:rPr>
        </w:r>
        <w:r>
          <w:rPr>
            <w:noProof/>
            <w:webHidden/>
          </w:rPr>
          <w:fldChar w:fldCharType="separate"/>
        </w:r>
        <w:r>
          <w:rPr>
            <w:noProof/>
            <w:webHidden/>
          </w:rPr>
          <w:t>24</w:t>
        </w:r>
        <w:r>
          <w:rPr>
            <w:noProof/>
            <w:webHidden/>
          </w:rPr>
          <w:fldChar w:fldCharType="end"/>
        </w:r>
      </w:hyperlink>
    </w:p>
    <w:p w14:paraId="69EFBF85" w14:textId="23D160CC" w:rsidR="00212D3B" w:rsidRDefault="00212D3B">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2078435" w:history="1">
        <w:r w:rsidRPr="00197D1B">
          <w:rPr>
            <w:rStyle w:val="Hyperlink"/>
            <w:noProof/>
            <w:lang w:eastAsia="pt-BR"/>
          </w:rPr>
          <w:t>3.1.8</w:t>
        </w:r>
        <w:r>
          <w:rPr>
            <w:rFonts w:asciiTheme="minorHAnsi" w:eastAsiaTheme="minorEastAsia" w:hAnsiTheme="minorHAnsi"/>
            <w:b w:val="0"/>
            <w:noProof/>
            <w:kern w:val="2"/>
            <w:szCs w:val="24"/>
            <w:lang w:eastAsia="pt-BR"/>
            <w14:ligatures w14:val="standardContextual"/>
          </w:rPr>
          <w:tab/>
        </w:r>
        <w:r w:rsidRPr="00197D1B">
          <w:rPr>
            <w:rStyle w:val="Hyperlink"/>
            <w:noProof/>
            <w:lang w:eastAsia="pt-BR"/>
          </w:rPr>
          <w:t>CIATA e a Lei Geral de Proteção de Dados (LGPD)</w:t>
        </w:r>
        <w:r>
          <w:rPr>
            <w:noProof/>
            <w:webHidden/>
          </w:rPr>
          <w:tab/>
        </w:r>
        <w:r>
          <w:rPr>
            <w:noProof/>
            <w:webHidden/>
          </w:rPr>
          <w:fldChar w:fldCharType="begin"/>
        </w:r>
        <w:r>
          <w:rPr>
            <w:noProof/>
            <w:webHidden/>
          </w:rPr>
          <w:instrText xml:space="preserve"> PAGEREF _Toc192078435 \h </w:instrText>
        </w:r>
        <w:r>
          <w:rPr>
            <w:noProof/>
            <w:webHidden/>
          </w:rPr>
        </w:r>
        <w:r>
          <w:rPr>
            <w:noProof/>
            <w:webHidden/>
          </w:rPr>
          <w:fldChar w:fldCharType="separate"/>
        </w:r>
        <w:r>
          <w:rPr>
            <w:noProof/>
            <w:webHidden/>
          </w:rPr>
          <w:t>25</w:t>
        </w:r>
        <w:r>
          <w:rPr>
            <w:noProof/>
            <w:webHidden/>
          </w:rPr>
          <w:fldChar w:fldCharType="end"/>
        </w:r>
      </w:hyperlink>
    </w:p>
    <w:p w14:paraId="2D9333D9" w14:textId="0ACD180A"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36" w:history="1">
        <w:r w:rsidRPr="00197D1B">
          <w:rPr>
            <w:rStyle w:val="Hyperlink"/>
            <w:noProof/>
            <w14:scene3d>
              <w14:camera w14:prst="orthographicFront"/>
              <w14:lightRig w14:rig="threePt" w14:dir="t">
                <w14:rot w14:lat="0" w14:lon="0" w14:rev="0"/>
              </w14:lightRig>
            </w14:scene3d>
          </w:rPr>
          <w:t>3.2</w:t>
        </w:r>
        <w:r>
          <w:rPr>
            <w:rFonts w:asciiTheme="minorHAnsi" w:eastAsiaTheme="minorEastAsia" w:hAnsiTheme="minorHAnsi"/>
            <w:caps w:val="0"/>
            <w:noProof/>
            <w:kern w:val="2"/>
            <w:szCs w:val="24"/>
            <w:lang w:eastAsia="pt-BR"/>
            <w14:ligatures w14:val="standardContextual"/>
          </w:rPr>
          <w:tab/>
        </w:r>
        <w:r w:rsidRPr="00197D1B">
          <w:rPr>
            <w:rStyle w:val="Hyperlink"/>
            <w:noProof/>
            <w:lang w:eastAsia="pt-BR"/>
          </w:rPr>
          <w:t xml:space="preserve">CNEFE - </w:t>
        </w:r>
        <w:r w:rsidRPr="00197D1B">
          <w:rPr>
            <w:rStyle w:val="Hyperlink"/>
            <w:noProof/>
          </w:rPr>
          <w:t>Cadastro Nacional de Endereços para Fins Estatísticos</w:t>
        </w:r>
        <w:r>
          <w:rPr>
            <w:noProof/>
            <w:webHidden/>
          </w:rPr>
          <w:tab/>
        </w:r>
        <w:r>
          <w:rPr>
            <w:noProof/>
            <w:webHidden/>
          </w:rPr>
          <w:fldChar w:fldCharType="begin"/>
        </w:r>
        <w:r>
          <w:rPr>
            <w:noProof/>
            <w:webHidden/>
          </w:rPr>
          <w:instrText xml:space="preserve"> PAGEREF _Toc192078436 \h </w:instrText>
        </w:r>
        <w:r>
          <w:rPr>
            <w:noProof/>
            <w:webHidden/>
          </w:rPr>
        </w:r>
        <w:r>
          <w:rPr>
            <w:noProof/>
            <w:webHidden/>
          </w:rPr>
          <w:fldChar w:fldCharType="separate"/>
        </w:r>
        <w:r>
          <w:rPr>
            <w:noProof/>
            <w:webHidden/>
          </w:rPr>
          <w:t>27</w:t>
        </w:r>
        <w:r>
          <w:rPr>
            <w:noProof/>
            <w:webHidden/>
          </w:rPr>
          <w:fldChar w:fldCharType="end"/>
        </w:r>
      </w:hyperlink>
    </w:p>
    <w:p w14:paraId="0338E035" w14:textId="7455D0C2"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37" w:history="1">
        <w:r w:rsidRPr="00197D1B">
          <w:rPr>
            <w:rStyle w:val="Hyperlink"/>
            <w:noProof/>
            <w14:scene3d>
              <w14:camera w14:prst="orthographicFront"/>
              <w14:lightRig w14:rig="threePt" w14:dir="t">
                <w14:rot w14:lat="0" w14:lon="0" w14:rev="0"/>
              </w14:lightRig>
            </w14:scene3d>
          </w:rPr>
          <w:t>3.3</w:t>
        </w:r>
        <w:r>
          <w:rPr>
            <w:rFonts w:asciiTheme="minorHAnsi" w:eastAsiaTheme="minorEastAsia" w:hAnsiTheme="minorHAnsi"/>
            <w:caps w:val="0"/>
            <w:noProof/>
            <w:kern w:val="2"/>
            <w:szCs w:val="24"/>
            <w:lang w:eastAsia="pt-BR"/>
            <w14:ligatures w14:val="standardContextual"/>
          </w:rPr>
          <w:tab/>
        </w:r>
        <w:r w:rsidRPr="00197D1B">
          <w:rPr>
            <w:rStyle w:val="Hyperlink"/>
            <w:noProof/>
          </w:rPr>
          <w:t>Sistemas de Informação Geográfica (SIG).</w:t>
        </w:r>
        <w:r>
          <w:rPr>
            <w:noProof/>
            <w:webHidden/>
          </w:rPr>
          <w:tab/>
        </w:r>
        <w:r>
          <w:rPr>
            <w:noProof/>
            <w:webHidden/>
          </w:rPr>
          <w:fldChar w:fldCharType="begin"/>
        </w:r>
        <w:r>
          <w:rPr>
            <w:noProof/>
            <w:webHidden/>
          </w:rPr>
          <w:instrText xml:space="preserve"> PAGEREF _Toc192078437 \h </w:instrText>
        </w:r>
        <w:r>
          <w:rPr>
            <w:noProof/>
            <w:webHidden/>
          </w:rPr>
        </w:r>
        <w:r>
          <w:rPr>
            <w:noProof/>
            <w:webHidden/>
          </w:rPr>
          <w:fldChar w:fldCharType="separate"/>
        </w:r>
        <w:r>
          <w:rPr>
            <w:noProof/>
            <w:webHidden/>
          </w:rPr>
          <w:t>33</w:t>
        </w:r>
        <w:r>
          <w:rPr>
            <w:noProof/>
            <w:webHidden/>
          </w:rPr>
          <w:fldChar w:fldCharType="end"/>
        </w:r>
      </w:hyperlink>
    </w:p>
    <w:p w14:paraId="37FDF299" w14:textId="1080D229"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38" w:history="1">
        <w:r w:rsidRPr="00197D1B">
          <w:rPr>
            <w:rStyle w:val="Hyperlink"/>
            <w:rFonts w:eastAsia="Times New Roman"/>
            <w:noProof/>
            <w:lang w:eastAsia="pt-BR"/>
            <w14:scene3d>
              <w14:camera w14:prst="orthographicFront"/>
              <w14:lightRig w14:rig="threePt" w14:dir="t">
                <w14:rot w14:lat="0" w14:lon="0" w14:rev="0"/>
              </w14:lightRig>
            </w14:scene3d>
          </w:rPr>
          <w:t>3.4</w:t>
        </w:r>
        <w:r>
          <w:rPr>
            <w:rFonts w:asciiTheme="minorHAnsi" w:eastAsiaTheme="minorEastAsia" w:hAnsiTheme="minorHAnsi"/>
            <w:caps w:val="0"/>
            <w:noProof/>
            <w:kern w:val="2"/>
            <w:szCs w:val="24"/>
            <w:lang w:eastAsia="pt-BR"/>
            <w14:ligatures w14:val="standardContextual"/>
          </w:rPr>
          <w:tab/>
        </w:r>
        <w:r w:rsidRPr="00197D1B">
          <w:rPr>
            <w:rStyle w:val="Hyperlink"/>
            <w:rFonts w:eastAsia="Times New Roman"/>
            <w:noProof/>
            <w:lang w:eastAsia="pt-BR"/>
          </w:rPr>
          <w:t>BANCOS DE DADOS CONVENCIONAIS E BANCOS DE DADOS GEOGRÁFICOS</w:t>
        </w:r>
        <w:r>
          <w:rPr>
            <w:noProof/>
            <w:webHidden/>
          </w:rPr>
          <w:tab/>
        </w:r>
        <w:r>
          <w:rPr>
            <w:noProof/>
            <w:webHidden/>
          </w:rPr>
          <w:fldChar w:fldCharType="begin"/>
        </w:r>
        <w:r>
          <w:rPr>
            <w:noProof/>
            <w:webHidden/>
          </w:rPr>
          <w:instrText xml:space="preserve"> PAGEREF _Toc192078438 \h </w:instrText>
        </w:r>
        <w:r>
          <w:rPr>
            <w:noProof/>
            <w:webHidden/>
          </w:rPr>
        </w:r>
        <w:r>
          <w:rPr>
            <w:noProof/>
            <w:webHidden/>
          </w:rPr>
          <w:fldChar w:fldCharType="separate"/>
        </w:r>
        <w:r>
          <w:rPr>
            <w:noProof/>
            <w:webHidden/>
          </w:rPr>
          <w:t>34</w:t>
        </w:r>
        <w:r>
          <w:rPr>
            <w:noProof/>
            <w:webHidden/>
          </w:rPr>
          <w:fldChar w:fldCharType="end"/>
        </w:r>
      </w:hyperlink>
    </w:p>
    <w:p w14:paraId="2450AAE8" w14:textId="7515B80F"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39" w:history="1">
        <w:r w:rsidRPr="00197D1B">
          <w:rPr>
            <w:rStyle w:val="Hyperlink"/>
            <w:noProof/>
            <w14:scene3d>
              <w14:camera w14:prst="orthographicFront"/>
              <w14:lightRig w14:rig="threePt" w14:dir="t">
                <w14:rot w14:lat="0" w14:lon="0" w14:rev="0"/>
              </w14:lightRig>
            </w14:scene3d>
          </w:rPr>
          <w:t>3.5</w:t>
        </w:r>
        <w:r>
          <w:rPr>
            <w:rFonts w:asciiTheme="minorHAnsi" w:eastAsiaTheme="minorEastAsia" w:hAnsiTheme="minorHAnsi"/>
            <w:caps w:val="0"/>
            <w:noProof/>
            <w:kern w:val="2"/>
            <w:szCs w:val="24"/>
            <w:lang w:eastAsia="pt-BR"/>
            <w14:ligatures w14:val="standardContextual"/>
          </w:rPr>
          <w:tab/>
        </w:r>
        <w:r w:rsidRPr="00197D1B">
          <w:rPr>
            <w:rStyle w:val="Hyperlink"/>
            <w:noProof/>
          </w:rPr>
          <w:t>Cadastro Imobiliário e Georreferenciamento.</w:t>
        </w:r>
        <w:r>
          <w:rPr>
            <w:noProof/>
            <w:webHidden/>
          </w:rPr>
          <w:tab/>
        </w:r>
        <w:r>
          <w:rPr>
            <w:noProof/>
            <w:webHidden/>
          </w:rPr>
          <w:fldChar w:fldCharType="begin"/>
        </w:r>
        <w:r>
          <w:rPr>
            <w:noProof/>
            <w:webHidden/>
          </w:rPr>
          <w:instrText xml:space="preserve"> PAGEREF _Toc192078439 \h </w:instrText>
        </w:r>
        <w:r>
          <w:rPr>
            <w:noProof/>
            <w:webHidden/>
          </w:rPr>
        </w:r>
        <w:r>
          <w:rPr>
            <w:noProof/>
            <w:webHidden/>
          </w:rPr>
          <w:fldChar w:fldCharType="separate"/>
        </w:r>
        <w:r>
          <w:rPr>
            <w:noProof/>
            <w:webHidden/>
          </w:rPr>
          <w:t>34</w:t>
        </w:r>
        <w:r>
          <w:rPr>
            <w:noProof/>
            <w:webHidden/>
          </w:rPr>
          <w:fldChar w:fldCharType="end"/>
        </w:r>
      </w:hyperlink>
    </w:p>
    <w:p w14:paraId="45B95029" w14:textId="2FAF08AF" w:rsidR="00212D3B" w:rsidRDefault="00212D3B">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078440" w:history="1">
        <w:r w:rsidRPr="00197D1B">
          <w:rPr>
            <w:rStyle w:val="Hyperlink"/>
            <w:noProof/>
            <w14:scene3d>
              <w14:camera w14:prst="orthographicFront"/>
              <w14:lightRig w14:rig="threePt" w14:dir="t">
                <w14:rot w14:lat="0" w14:lon="0" w14:rev="0"/>
              </w14:lightRig>
            </w14:scene3d>
          </w:rPr>
          <w:t>4</w:t>
        </w:r>
        <w:r>
          <w:rPr>
            <w:rFonts w:asciiTheme="minorHAnsi" w:eastAsiaTheme="minorEastAsia" w:hAnsiTheme="minorHAnsi"/>
            <w:b w:val="0"/>
            <w:caps w:val="0"/>
            <w:noProof/>
            <w:kern w:val="2"/>
            <w:szCs w:val="24"/>
            <w:lang w:eastAsia="pt-BR"/>
            <w14:ligatures w14:val="standardContextual"/>
          </w:rPr>
          <w:tab/>
        </w:r>
        <w:r w:rsidRPr="00197D1B">
          <w:rPr>
            <w:rStyle w:val="Hyperlink"/>
            <w:noProof/>
          </w:rPr>
          <w:t>Metodologia da pesquisa</w:t>
        </w:r>
        <w:r>
          <w:rPr>
            <w:noProof/>
            <w:webHidden/>
          </w:rPr>
          <w:tab/>
        </w:r>
        <w:r>
          <w:rPr>
            <w:noProof/>
            <w:webHidden/>
          </w:rPr>
          <w:fldChar w:fldCharType="begin"/>
        </w:r>
        <w:r>
          <w:rPr>
            <w:noProof/>
            <w:webHidden/>
          </w:rPr>
          <w:instrText xml:space="preserve"> PAGEREF _Toc192078440 \h </w:instrText>
        </w:r>
        <w:r>
          <w:rPr>
            <w:noProof/>
            <w:webHidden/>
          </w:rPr>
        </w:r>
        <w:r>
          <w:rPr>
            <w:noProof/>
            <w:webHidden/>
          </w:rPr>
          <w:fldChar w:fldCharType="separate"/>
        </w:r>
        <w:r>
          <w:rPr>
            <w:noProof/>
            <w:webHidden/>
          </w:rPr>
          <w:t>36</w:t>
        </w:r>
        <w:r>
          <w:rPr>
            <w:noProof/>
            <w:webHidden/>
          </w:rPr>
          <w:fldChar w:fldCharType="end"/>
        </w:r>
      </w:hyperlink>
    </w:p>
    <w:p w14:paraId="7145127A" w14:textId="19151DE7"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41" w:history="1">
        <w:r w:rsidRPr="00197D1B">
          <w:rPr>
            <w:rStyle w:val="Hyperlink"/>
            <w:noProof/>
            <w14:scene3d>
              <w14:camera w14:prst="orthographicFront"/>
              <w14:lightRig w14:rig="threePt" w14:dir="t">
                <w14:rot w14:lat="0" w14:lon="0" w14:rev="0"/>
              </w14:lightRig>
            </w14:scene3d>
          </w:rPr>
          <w:t>4.1</w:t>
        </w:r>
        <w:r>
          <w:rPr>
            <w:rFonts w:asciiTheme="minorHAnsi" w:eastAsiaTheme="minorEastAsia" w:hAnsiTheme="minorHAnsi"/>
            <w:caps w:val="0"/>
            <w:noProof/>
            <w:kern w:val="2"/>
            <w:szCs w:val="24"/>
            <w:lang w:eastAsia="pt-BR"/>
            <w14:ligatures w14:val="standardContextual"/>
          </w:rPr>
          <w:tab/>
        </w:r>
        <w:r w:rsidRPr="00197D1B">
          <w:rPr>
            <w:rStyle w:val="Hyperlink"/>
            <w:noProof/>
          </w:rPr>
          <w:t>Etapas</w:t>
        </w:r>
        <w:r>
          <w:rPr>
            <w:noProof/>
            <w:webHidden/>
          </w:rPr>
          <w:tab/>
        </w:r>
        <w:r>
          <w:rPr>
            <w:noProof/>
            <w:webHidden/>
          </w:rPr>
          <w:fldChar w:fldCharType="begin"/>
        </w:r>
        <w:r>
          <w:rPr>
            <w:noProof/>
            <w:webHidden/>
          </w:rPr>
          <w:instrText xml:space="preserve"> PAGEREF _Toc192078441 \h </w:instrText>
        </w:r>
        <w:r>
          <w:rPr>
            <w:noProof/>
            <w:webHidden/>
          </w:rPr>
        </w:r>
        <w:r>
          <w:rPr>
            <w:noProof/>
            <w:webHidden/>
          </w:rPr>
          <w:fldChar w:fldCharType="separate"/>
        </w:r>
        <w:r>
          <w:rPr>
            <w:noProof/>
            <w:webHidden/>
          </w:rPr>
          <w:t>36</w:t>
        </w:r>
        <w:r>
          <w:rPr>
            <w:noProof/>
            <w:webHidden/>
          </w:rPr>
          <w:fldChar w:fldCharType="end"/>
        </w:r>
      </w:hyperlink>
    </w:p>
    <w:p w14:paraId="01E2CD82" w14:textId="7D982634"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42" w:history="1">
        <w:r w:rsidRPr="00197D1B">
          <w:rPr>
            <w:rStyle w:val="Hyperlink"/>
            <w:noProof/>
            <w14:scene3d>
              <w14:camera w14:prst="orthographicFront"/>
              <w14:lightRig w14:rig="threePt" w14:dir="t">
                <w14:rot w14:lat="0" w14:lon="0" w14:rev="0"/>
              </w14:lightRig>
            </w14:scene3d>
          </w:rPr>
          <w:t>4.2</w:t>
        </w:r>
        <w:r>
          <w:rPr>
            <w:rFonts w:asciiTheme="minorHAnsi" w:eastAsiaTheme="minorEastAsia" w:hAnsiTheme="minorHAnsi"/>
            <w:caps w:val="0"/>
            <w:noProof/>
            <w:kern w:val="2"/>
            <w:szCs w:val="24"/>
            <w:lang w:eastAsia="pt-BR"/>
            <w14:ligatures w14:val="standardContextual"/>
          </w:rPr>
          <w:tab/>
        </w:r>
        <w:r w:rsidRPr="00197D1B">
          <w:rPr>
            <w:rStyle w:val="Hyperlink"/>
            <w:noProof/>
          </w:rPr>
          <w:t>cronograma</w:t>
        </w:r>
        <w:r>
          <w:rPr>
            <w:noProof/>
            <w:webHidden/>
          </w:rPr>
          <w:tab/>
        </w:r>
        <w:r>
          <w:rPr>
            <w:noProof/>
            <w:webHidden/>
          </w:rPr>
          <w:fldChar w:fldCharType="begin"/>
        </w:r>
        <w:r>
          <w:rPr>
            <w:noProof/>
            <w:webHidden/>
          </w:rPr>
          <w:instrText xml:space="preserve"> PAGEREF _Toc192078442 \h </w:instrText>
        </w:r>
        <w:r>
          <w:rPr>
            <w:noProof/>
            <w:webHidden/>
          </w:rPr>
        </w:r>
        <w:r>
          <w:rPr>
            <w:noProof/>
            <w:webHidden/>
          </w:rPr>
          <w:fldChar w:fldCharType="separate"/>
        </w:r>
        <w:r>
          <w:rPr>
            <w:noProof/>
            <w:webHidden/>
          </w:rPr>
          <w:t>37</w:t>
        </w:r>
        <w:r>
          <w:rPr>
            <w:noProof/>
            <w:webHidden/>
          </w:rPr>
          <w:fldChar w:fldCharType="end"/>
        </w:r>
      </w:hyperlink>
    </w:p>
    <w:p w14:paraId="74F29903" w14:textId="6CC2BA64" w:rsidR="00212D3B" w:rsidRDefault="00212D3B">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078443" w:history="1">
        <w:r w:rsidRPr="00197D1B">
          <w:rPr>
            <w:rStyle w:val="Hyperlink"/>
            <w:noProof/>
            <w14:scene3d>
              <w14:camera w14:prst="orthographicFront"/>
              <w14:lightRig w14:rig="threePt" w14:dir="t">
                <w14:rot w14:lat="0" w14:lon="0" w14:rev="0"/>
              </w14:lightRig>
            </w14:scene3d>
          </w:rPr>
          <w:t>5</w:t>
        </w:r>
        <w:r>
          <w:rPr>
            <w:rFonts w:asciiTheme="minorHAnsi" w:eastAsiaTheme="minorEastAsia" w:hAnsiTheme="minorHAnsi"/>
            <w:b w:val="0"/>
            <w:caps w:val="0"/>
            <w:noProof/>
            <w:kern w:val="2"/>
            <w:szCs w:val="24"/>
            <w:lang w:eastAsia="pt-BR"/>
            <w14:ligatures w14:val="standardContextual"/>
          </w:rPr>
          <w:tab/>
        </w:r>
        <w:r w:rsidRPr="00197D1B">
          <w:rPr>
            <w:rStyle w:val="Hyperlink"/>
            <w:noProof/>
          </w:rPr>
          <w:t>Desenvolvimento do Protótipo</w:t>
        </w:r>
        <w:r>
          <w:rPr>
            <w:noProof/>
            <w:webHidden/>
          </w:rPr>
          <w:tab/>
        </w:r>
        <w:r>
          <w:rPr>
            <w:noProof/>
            <w:webHidden/>
          </w:rPr>
          <w:fldChar w:fldCharType="begin"/>
        </w:r>
        <w:r>
          <w:rPr>
            <w:noProof/>
            <w:webHidden/>
          </w:rPr>
          <w:instrText xml:space="preserve"> PAGEREF _Toc192078443 \h </w:instrText>
        </w:r>
        <w:r>
          <w:rPr>
            <w:noProof/>
            <w:webHidden/>
          </w:rPr>
        </w:r>
        <w:r>
          <w:rPr>
            <w:noProof/>
            <w:webHidden/>
          </w:rPr>
          <w:fldChar w:fldCharType="separate"/>
        </w:r>
        <w:r>
          <w:rPr>
            <w:noProof/>
            <w:webHidden/>
          </w:rPr>
          <w:t>38</w:t>
        </w:r>
        <w:r>
          <w:rPr>
            <w:noProof/>
            <w:webHidden/>
          </w:rPr>
          <w:fldChar w:fldCharType="end"/>
        </w:r>
      </w:hyperlink>
    </w:p>
    <w:p w14:paraId="19E50F6A" w14:textId="402B598B"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44" w:history="1">
        <w:r w:rsidRPr="00197D1B">
          <w:rPr>
            <w:rStyle w:val="Hyperlink"/>
            <w:noProof/>
            <w14:scene3d>
              <w14:camera w14:prst="orthographicFront"/>
              <w14:lightRig w14:rig="threePt" w14:dir="t">
                <w14:rot w14:lat="0" w14:lon="0" w14:rev="0"/>
              </w14:lightRig>
            </w14:scene3d>
          </w:rPr>
          <w:t>5.1</w:t>
        </w:r>
        <w:r>
          <w:rPr>
            <w:rFonts w:asciiTheme="minorHAnsi" w:eastAsiaTheme="minorEastAsia" w:hAnsiTheme="minorHAnsi"/>
            <w:caps w:val="0"/>
            <w:noProof/>
            <w:kern w:val="2"/>
            <w:szCs w:val="24"/>
            <w:lang w:eastAsia="pt-BR"/>
            <w14:ligatures w14:val="standardContextual"/>
          </w:rPr>
          <w:tab/>
        </w:r>
        <w:r w:rsidRPr="00197D1B">
          <w:rPr>
            <w:rStyle w:val="Hyperlink"/>
            <w:noProof/>
          </w:rPr>
          <w:t>Arquitetura do sistema.</w:t>
        </w:r>
        <w:r>
          <w:rPr>
            <w:noProof/>
            <w:webHidden/>
          </w:rPr>
          <w:tab/>
        </w:r>
        <w:r>
          <w:rPr>
            <w:noProof/>
            <w:webHidden/>
          </w:rPr>
          <w:fldChar w:fldCharType="begin"/>
        </w:r>
        <w:r>
          <w:rPr>
            <w:noProof/>
            <w:webHidden/>
          </w:rPr>
          <w:instrText xml:space="preserve"> PAGEREF _Toc192078444 \h </w:instrText>
        </w:r>
        <w:r>
          <w:rPr>
            <w:noProof/>
            <w:webHidden/>
          </w:rPr>
        </w:r>
        <w:r>
          <w:rPr>
            <w:noProof/>
            <w:webHidden/>
          </w:rPr>
          <w:fldChar w:fldCharType="separate"/>
        </w:r>
        <w:r>
          <w:rPr>
            <w:noProof/>
            <w:webHidden/>
          </w:rPr>
          <w:t>38</w:t>
        </w:r>
        <w:r>
          <w:rPr>
            <w:noProof/>
            <w:webHidden/>
          </w:rPr>
          <w:fldChar w:fldCharType="end"/>
        </w:r>
      </w:hyperlink>
    </w:p>
    <w:p w14:paraId="038D21B7" w14:textId="2CB9F886"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45" w:history="1">
        <w:r w:rsidRPr="00197D1B">
          <w:rPr>
            <w:rStyle w:val="Hyperlink"/>
            <w:noProof/>
            <w14:scene3d>
              <w14:camera w14:prst="orthographicFront"/>
              <w14:lightRig w14:rig="threePt" w14:dir="t">
                <w14:rot w14:lat="0" w14:lon="0" w14:rev="0"/>
              </w14:lightRig>
            </w14:scene3d>
          </w:rPr>
          <w:t>5.2</w:t>
        </w:r>
        <w:r>
          <w:rPr>
            <w:rFonts w:asciiTheme="minorHAnsi" w:eastAsiaTheme="minorEastAsia" w:hAnsiTheme="minorHAnsi"/>
            <w:caps w:val="0"/>
            <w:noProof/>
            <w:kern w:val="2"/>
            <w:szCs w:val="24"/>
            <w:lang w:eastAsia="pt-BR"/>
            <w14:ligatures w14:val="standardContextual"/>
          </w:rPr>
          <w:tab/>
        </w:r>
        <w:r w:rsidRPr="00197D1B">
          <w:rPr>
            <w:rStyle w:val="Hyperlink"/>
            <w:noProof/>
          </w:rPr>
          <w:t>Implementação do Banco de Dados Textual.</w:t>
        </w:r>
        <w:r>
          <w:rPr>
            <w:noProof/>
            <w:webHidden/>
          </w:rPr>
          <w:tab/>
        </w:r>
        <w:r>
          <w:rPr>
            <w:noProof/>
            <w:webHidden/>
          </w:rPr>
          <w:fldChar w:fldCharType="begin"/>
        </w:r>
        <w:r>
          <w:rPr>
            <w:noProof/>
            <w:webHidden/>
          </w:rPr>
          <w:instrText xml:space="preserve"> PAGEREF _Toc192078445 \h </w:instrText>
        </w:r>
        <w:r>
          <w:rPr>
            <w:noProof/>
            <w:webHidden/>
          </w:rPr>
        </w:r>
        <w:r>
          <w:rPr>
            <w:noProof/>
            <w:webHidden/>
          </w:rPr>
          <w:fldChar w:fldCharType="separate"/>
        </w:r>
        <w:r>
          <w:rPr>
            <w:noProof/>
            <w:webHidden/>
          </w:rPr>
          <w:t>38</w:t>
        </w:r>
        <w:r>
          <w:rPr>
            <w:noProof/>
            <w:webHidden/>
          </w:rPr>
          <w:fldChar w:fldCharType="end"/>
        </w:r>
      </w:hyperlink>
    </w:p>
    <w:p w14:paraId="5853128A" w14:textId="08C34AF4"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46" w:history="1">
        <w:r w:rsidRPr="00197D1B">
          <w:rPr>
            <w:rStyle w:val="Hyperlink"/>
            <w:noProof/>
            <w14:scene3d>
              <w14:camera w14:prst="orthographicFront"/>
              <w14:lightRig w14:rig="threePt" w14:dir="t">
                <w14:rot w14:lat="0" w14:lon="0" w14:rev="0"/>
              </w14:lightRig>
            </w14:scene3d>
          </w:rPr>
          <w:t>5.3</w:t>
        </w:r>
        <w:r>
          <w:rPr>
            <w:rFonts w:asciiTheme="minorHAnsi" w:eastAsiaTheme="minorEastAsia" w:hAnsiTheme="minorHAnsi"/>
            <w:caps w:val="0"/>
            <w:noProof/>
            <w:kern w:val="2"/>
            <w:szCs w:val="24"/>
            <w:lang w:eastAsia="pt-BR"/>
            <w14:ligatures w14:val="standardContextual"/>
          </w:rPr>
          <w:tab/>
        </w:r>
        <w:r w:rsidRPr="00197D1B">
          <w:rPr>
            <w:rStyle w:val="Hyperlink"/>
            <w:noProof/>
          </w:rPr>
          <w:t>Desenvolvimento da Interface de usuário.</w:t>
        </w:r>
        <w:r>
          <w:rPr>
            <w:noProof/>
            <w:webHidden/>
          </w:rPr>
          <w:tab/>
        </w:r>
        <w:r>
          <w:rPr>
            <w:noProof/>
            <w:webHidden/>
          </w:rPr>
          <w:fldChar w:fldCharType="begin"/>
        </w:r>
        <w:r>
          <w:rPr>
            <w:noProof/>
            <w:webHidden/>
          </w:rPr>
          <w:instrText xml:space="preserve"> PAGEREF _Toc192078446 \h </w:instrText>
        </w:r>
        <w:r>
          <w:rPr>
            <w:noProof/>
            <w:webHidden/>
          </w:rPr>
        </w:r>
        <w:r>
          <w:rPr>
            <w:noProof/>
            <w:webHidden/>
          </w:rPr>
          <w:fldChar w:fldCharType="separate"/>
        </w:r>
        <w:r>
          <w:rPr>
            <w:noProof/>
            <w:webHidden/>
          </w:rPr>
          <w:t>38</w:t>
        </w:r>
        <w:r>
          <w:rPr>
            <w:noProof/>
            <w:webHidden/>
          </w:rPr>
          <w:fldChar w:fldCharType="end"/>
        </w:r>
      </w:hyperlink>
    </w:p>
    <w:p w14:paraId="05FB26A8" w14:textId="5A6DEC18"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47" w:history="1">
        <w:r w:rsidRPr="00197D1B">
          <w:rPr>
            <w:rStyle w:val="Hyperlink"/>
            <w:noProof/>
            <w14:scene3d>
              <w14:camera w14:prst="orthographicFront"/>
              <w14:lightRig w14:rig="threePt" w14:dir="t">
                <w14:rot w14:lat="0" w14:lon="0" w14:rev="0"/>
              </w14:lightRig>
            </w14:scene3d>
          </w:rPr>
          <w:t>5.4</w:t>
        </w:r>
        <w:r>
          <w:rPr>
            <w:rFonts w:asciiTheme="minorHAnsi" w:eastAsiaTheme="minorEastAsia" w:hAnsiTheme="minorHAnsi"/>
            <w:caps w:val="0"/>
            <w:noProof/>
            <w:kern w:val="2"/>
            <w:szCs w:val="24"/>
            <w:lang w:eastAsia="pt-BR"/>
            <w14:ligatures w14:val="standardContextual"/>
          </w:rPr>
          <w:tab/>
        </w:r>
        <w:r w:rsidRPr="00197D1B">
          <w:rPr>
            <w:rStyle w:val="Hyperlink"/>
            <w:noProof/>
          </w:rPr>
          <w:t>Integração com sistemas de georreferencIamento.</w:t>
        </w:r>
        <w:r>
          <w:rPr>
            <w:noProof/>
            <w:webHidden/>
          </w:rPr>
          <w:tab/>
        </w:r>
        <w:r>
          <w:rPr>
            <w:noProof/>
            <w:webHidden/>
          </w:rPr>
          <w:fldChar w:fldCharType="begin"/>
        </w:r>
        <w:r>
          <w:rPr>
            <w:noProof/>
            <w:webHidden/>
          </w:rPr>
          <w:instrText xml:space="preserve"> PAGEREF _Toc192078447 \h </w:instrText>
        </w:r>
        <w:r>
          <w:rPr>
            <w:noProof/>
            <w:webHidden/>
          </w:rPr>
        </w:r>
        <w:r>
          <w:rPr>
            <w:noProof/>
            <w:webHidden/>
          </w:rPr>
          <w:fldChar w:fldCharType="separate"/>
        </w:r>
        <w:r>
          <w:rPr>
            <w:noProof/>
            <w:webHidden/>
          </w:rPr>
          <w:t>38</w:t>
        </w:r>
        <w:r>
          <w:rPr>
            <w:noProof/>
            <w:webHidden/>
          </w:rPr>
          <w:fldChar w:fldCharType="end"/>
        </w:r>
      </w:hyperlink>
    </w:p>
    <w:p w14:paraId="0F06AB70" w14:textId="41A59B79" w:rsidR="00212D3B" w:rsidRDefault="00212D3B">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2078448" w:history="1">
        <w:r w:rsidRPr="00197D1B">
          <w:rPr>
            <w:rStyle w:val="Hyperlink"/>
            <w:noProof/>
            <w14:scene3d>
              <w14:camera w14:prst="orthographicFront"/>
              <w14:lightRig w14:rig="threePt" w14:dir="t">
                <w14:rot w14:lat="0" w14:lon="0" w14:rev="0"/>
              </w14:lightRig>
            </w14:scene3d>
          </w:rPr>
          <w:t>5.5</w:t>
        </w:r>
        <w:r>
          <w:rPr>
            <w:rFonts w:asciiTheme="minorHAnsi" w:eastAsiaTheme="minorEastAsia" w:hAnsiTheme="minorHAnsi"/>
            <w:caps w:val="0"/>
            <w:noProof/>
            <w:kern w:val="2"/>
            <w:szCs w:val="24"/>
            <w:lang w:eastAsia="pt-BR"/>
            <w14:ligatures w14:val="standardContextual"/>
          </w:rPr>
          <w:tab/>
        </w:r>
        <w:r w:rsidRPr="00197D1B">
          <w:rPr>
            <w:rStyle w:val="Hyperlink"/>
            <w:noProof/>
          </w:rPr>
          <w:t>Resultados e Discussão:</w:t>
        </w:r>
        <w:r>
          <w:rPr>
            <w:noProof/>
            <w:webHidden/>
          </w:rPr>
          <w:tab/>
        </w:r>
        <w:r>
          <w:rPr>
            <w:noProof/>
            <w:webHidden/>
          </w:rPr>
          <w:fldChar w:fldCharType="begin"/>
        </w:r>
        <w:r>
          <w:rPr>
            <w:noProof/>
            <w:webHidden/>
          </w:rPr>
          <w:instrText xml:space="preserve"> PAGEREF _Toc192078448 \h </w:instrText>
        </w:r>
        <w:r>
          <w:rPr>
            <w:noProof/>
            <w:webHidden/>
          </w:rPr>
        </w:r>
        <w:r>
          <w:rPr>
            <w:noProof/>
            <w:webHidden/>
          </w:rPr>
          <w:fldChar w:fldCharType="separate"/>
        </w:r>
        <w:r>
          <w:rPr>
            <w:noProof/>
            <w:webHidden/>
          </w:rPr>
          <w:t>38</w:t>
        </w:r>
        <w:r>
          <w:rPr>
            <w:noProof/>
            <w:webHidden/>
          </w:rPr>
          <w:fldChar w:fldCharType="end"/>
        </w:r>
      </w:hyperlink>
    </w:p>
    <w:p w14:paraId="0DEBA834" w14:textId="6DDCD88F" w:rsidR="00212D3B" w:rsidRDefault="00212D3B">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2078449" w:history="1">
        <w:r w:rsidRPr="00197D1B">
          <w:rPr>
            <w:rStyle w:val="Hyperlink"/>
            <w:noProof/>
            <w14:scene3d>
              <w14:camera w14:prst="orthographicFront"/>
              <w14:lightRig w14:rig="threePt" w14:dir="t">
                <w14:rot w14:lat="0" w14:lon="0" w14:rev="0"/>
              </w14:lightRig>
            </w14:scene3d>
          </w:rPr>
          <w:t>6</w:t>
        </w:r>
        <w:r>
          <w:rPr>
            <w:rFonts w:asciiTheme="minorHAnsi" w:eastAsiaTheme="minorEastAsia" w:hAnsiTheme="minorHAnsi"/>
            <w:b w:val="0"/>
            <w:caps w:val="0"/>
            <w:noProof/>
            <w:kern w:val="2"/>
            <w:szCs w:val="24"/>
            <w:lang w:eastAsia="pt-BR"/>
            <w14:ligatures w14:val="standardContextual"/>
          </w:rPr>
          <w:tab/>
        </w:r>
        <w:r w:rsidRPr="00197D1B">
          <w:rPr>
            <w:rStyle w:val="Hyperlink"/>
            <w:noProof/>
          </w:rPr>
          <w:t>bibliografia</w:t>
        </w:r>
        <w:r>
          <w:rPr>
            <w:noProof/>
            <w:webHidden/>
          </w:rPr>
          <w:tab/>
        </w:r>
        <w:r>
          <w:rPr>
            <w:noProof/>
            <w:webHidden/>
          </w:rPr>
          <w:fldChar w:fldCharType="begin"/>
        </w:r>
        <w:r>
          <w:rPr>
            <w:noProof/>
            <w:webHidden/>
          </w:rPr>
          <w:instrText xml:space="preserve"> PAGEREF _Toc192078449 \h </w:instrText>
        </w:r>
        <w:r>
          <w:rPr>
            <w:noProof/>
            <w:webHidden/>
          </w:rPr>
        </w:r>
        <w:r>
          <w:rPr>
            <w:noProof/>
            <w:webHidden/>
          </w:rPr>
          <w:fldChar w:fldCharType="separate"/>
        </w:r>
        <w:r>
          <w:rPr>
            <w:noProof/>
            <w:webHidden/>
          </w:rPr>
          <w:t>39</w:t>
        </w:r>
        <w:r>
          <w:rPr>
            <w:noProof/>
            <w:webHidden/>
          </w:rPr>
          <w:fldChar w:fldCharType="end"/>
        </w:r>
      </w:hyperlink>
    </w:p>
    <w:p w14:paraId="090660D3" w14:textId="24A0956E" w:rsidR="001D772A" w:rsidRPr="00B322C5" w:rsidRDefault="001D772A" w:rsidP="001D772A">
      <w:pPr>
        <w:rPr>
          <w:rFonts w:cs="Arial"/>
          <w:szCs w:val="24"/>
        </w:rPr>
      </w:pPr>
      <w:r w:rsidRPr="00B322C5">
        <w:rPr>
          <w:rFonts w:cs="Arial"/>
          <w:szCs w:val="24"/>
        </w:rPr>
        <w:fldChar w:fldCharType="end"/>
      </w:r>
    </w:p>
    <w:p w14:paraId="54BD3486" w14:textId="77777777" w:rsidR="001D772A" w:rsidRPr="007C7115" w:rsidRDefault="001D772A" w:rsidP="000B085C">
      <w:pPr>
        <w:pStyle w:val="Ttulo1"/>
      </w:pPr>
      <w:r w:rsidRPr="00B322C5">
        <w:br w:type="page"/>
      </w:r>
      <w:bookmarkStart w:id="2" w:name="_Toc192078418"/>
      <w:r w:rsidRPr="007C7115">
        <w:lastRenderedPageBreak/>
        <w:t>Introdução</w:t>
      </w:r>
      <w:bookmarkEnd w:id="2"/>
    </w:p>
    <w:p w14:paraId="7994E985" w14:textId="4111853C" w:rsidR="001D772A" w:rsidRDefault="001114BA" w:rsidP="0039774F">
      <w:r>
        <w:t>Segundo</w:t>
      </w:r>
      <w:r w:rsidR="0039774F" w:rsidRPr="0039774F">
        <w:t xml:space="preserve"> uma pesquisa do IBGE</w:t>
      </w:r>
      <w:r w:rsidR="00341B46">
        <w:rPr>
          <w:rStyle w:val="Refdenotaderodap"/>
        </w:rPr>
        <w:footnoteReference w:id="1"/>
      </w:r>
      <w:r w:rsidR="00E5707B">
        <w:t>, em 2019</w:t>
      </w:r>
      <w:r w:rsidR="0039774F" w:rsidRPr="0039774F">
        <w:t xml:space="preserve">, 79% dos municípios brasileiros </w:t>
      </w:r>
      <w:r w:rsidR="00FC72FD" w:rsidRPr="0039774F">
        <w:t>possu</w:t>
      </w:r>
      <w:r w:rsidR="00FC72FD">
        <w:t>íam</w:t>
      </w:r>
      <w:r w:rsidR="0039774F" w:rsidRPr="0039774F">
        <w:t xml:space="preserve"> apenas cadastros urbanos descritivos, apesar das amplas possibilidades oferecidas pela implementação do georreferenciamento nos cadastros imobiliários urbanos. Um georreferenciamento eficaz possibilita, por exemplo, a criação de um cadastro territorial multifinalitário, que serve como base para o desenvolvimento de ferramentas voltadas para a gestão eficiente dos territórios.</w:t>
      </w:r>
    </w:p>
    <w:p w14:paraId="1BED68EA" w14:textId="6D81D86B" w:rsidR="00AC438D" w:rsidRPr="00AC438D" w:rsidRDefault="00AC438D" w:rsidP="00AC438D">
      <w:commentRangeStart w:id="3"/>
      <w:r w:rsidRPr="00AC438D">
        <w:t>De acordo com</w:t>
      </w:r>
      <w:del w:id="4" w:author="Carlos" w:date="2025-03-09T08:35:00Z">
        <w:r w:rsidRPr="00984BD9" w:rsidDel="00950215">
          <w:rPr>
            <w:vanish/>
          </w:rPr>
          <w:delText xml:space="preserve"> </w:delText>
        </w:r>
        <w:r w:rsidR="006311A1" w:rsidRPr="00984BD9" w:rsidDel="00950215">
          <w:rPr>
            <w:rFonts w:cs="Arial"/>
            <w:vanish/>
            <w:szCs w:val="24"/>
          </w:rPr>
          <w:fldChar w:fldCharType="begin"/>
        </w:r>
        <w:r w:rsidR="006311A1" w:rsidRPr="00984BD9" w:rsidDel="00950215">
          <w:rPr>
            <w:rFonts w:cs="Arial"/>
            <w:vanish/>
            <w:szCs w:val="24"/>
          </w:rPr>
          <w:delInstrText xml:space="preserve"> ADDIN ZOTERO_ITEM CSL_CITATION {"citationID":"xZ3PImRC","properties":{"formattedCitation":"(Cunha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delInstrText>
        </w:r>
        <w:r w:rsidR="006311A1" w:rsidRPr="00984BD9" w:rsidDel="00950215">
          <w:rPr>
            <w:rFonts w:cs="Arial"/>
            <w:vanish/>
            <w:szCs w:val="24"/>
          </w:rPr>
          <w:fldChar w:fldCharType="separate"/>
        </w:r>
        <w:r w:rsidR="006311A1" w:rsidRPr="00984BD9" w:rsidDel="00950215">
          <w:rPr>
            <w:rFonts w:cs="Arial"/>
            <w:vanish/>
          </w:rPr>
          <w:delText xml:space="preserve">(Cunha </w:delText>
        </w:r>
        <w:r w:rsidR="006311A1" w:rsidRPr="00984BD9" w:rsidDel="00950215">
          <w:rPr>
            <w:rFonts w:cs="Arial"/>
            <w:i/>
            <w:iCs/>
            <w:vanish/>
          </w:rPr>
          <w:delText>et al.</w:delText>
        </w:r>
        <w:r w:rsidR="006311A1" w:rsidRPr="00984BD9" w:rsidDel="00950215">
          <w:rPr>
            <w:rFonts w:cs="Arial"/>
            <w:vanish/>
          </w:rPr>
          <w:delText>, 2019)</w:delText>
        </w:r>
        <w:r w:rsidR="006311A1" w:rsidRPr="00984BD9" w:rsidDel="00950215">
          <w:rPr>
            <w:rFonts w:cs="Arial"/>
            <w:vanish/>
            <w:szCs w:val="24"/>
          </w:rPr>
          <w:fldChar w:fldCharType="end"/>
        </w:r>
      </w:del>
      <w:commentRangeEnd w:id="3"/>
      <w:r w:rsidR="00950215">
        <w:rPr>
          <w:rFonts w:cs="Arial"/>
          <w:szCs w:val="24"/>
        </w:rPr>
        <w:fldChar w:fldCharType="begin"/>
      </w:r>
      <w:r w:rsidR="00950215">
        <w:rPr>
          <w:rFonts w:cs="Arial"/>
          <w:szCs w:val="24"/>
        </w:rPr>
        <w:instrText xml:space="preserve"> ADDIN ZOTERO_ITEM CSL_CITATION {"citationID":"xZ3PImRC","properties":{"formattedCitation":"(Cunha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950215">
        <w:rPr>
          <w:rFonts w:cs="Arial"/>
          <w:szCs w:val="24"/>
        </w:rPr>
        <w:fldChar w:fldCharType="separate"/>
      </w:r>
      <w:r w:rsidR="00950215">
        <w:rPr>
          <w:rFonts w:cs="Arial"/>
        </w:rPr>
        <w:t xml:space="preserve"> </w:t>
      </w:r>
      <w:r w:rsidR="00950215" w:rsidRPr="006311A1">
        <w:rPr>
          <w:rFonts w:cs="Arial"/>
        </w:rPr>
        <w:t xml:space="preserve">Cunha </w:t>
      </w:r>
      <w:r w:rsidR="00950215" w:rsidRPr="006311A1">
        <w:rPr>
          <w:rFonts w:cs="Arial"/>
          <w:i/>
          <w:iCs/>
        </w:rPr>
        <w:t>et al.</w:t>
      </w:r>
      <w:r w:rsidR="00950215" w:rsidRPr="006311A1">
        <w:rPr>
          <w:rFonts w:cs="Arial"/>
        </w:rPr>
        <w:t xml:space="preserve"> </w:t>
      </w:r>
      <w:r w:rsidR="00950215">
        <w:rPr>
          <w:rFonts w:cs="Arial"/>
        </w:rPr>
        <w:t>(</w:t>
      </w:r>
      <w:r w:rsidR="00950215" w:rsidRPr="006311A1">
        <w:rPr>
          <w:rFonts w:cs="Arial"/>
        </w:rPr>
        <w:t>2019)</w:t>
      </w:r>
      <w:r w:rsidR="00950215">
        <w:rPr>
          <w:rFonts w:cs="Arial"/>
          <w:szCs w:val="24"/>
        </w:rPr>
        <w:fldChar w:fldCharType="end"/>
      </w:r>
      <w:r w:rsidR="00950215">
        <w:rPr>
          <w:rStyle w:val="Refdecomentrio"/>
        </w:rPr>
        <w:commentReference w:id="3"/>
      </w:r>
      <w:r w:rsidR="006311A1">
        <w:rPr>
          <w:rFonts w:cs="Arial"/>
          <w:szCs w:val="24"/>
        </w:rPr>
        <w:t xml:space="preserve">, </w:t>
      </w:r>
      <w:r w:rsidR="00692F44">
        <w:rPr>
          <w:rFonts w:cs="Arial"/>
          <w:szCs w:val="24"/>
        </w:rPr>
        <w:t xml:space="preserve"> </w:t>
      </w:r>
      <w:r w:rsidRPr="00AC438D">
        <w:t xml:space="preserve">a organização dos primeiros cadastros fiscais imobiliários nos municípios brasileiros teve início com a Constituição de 1946, que concedeu maior autonomia aos municípios na arrecadação de tributos, especialmente o IPTU. Posteriormente, a Constituição </w:t>
      </w:r>
      <w:r w:rsidR="00950215">
        <w:t xml:space="preserve">da República Federativa do Brasil </w:t>
      </w:r>
      <w:r w:rsidRPr="00AC438D">
        <w:t>de 1988 e o Estatuto da Cidade (Lei nº 10.257/2001) estabeleceram diretrizes para a política urbana, visando ao desenvolvimento das funções sociais da cidade e exigindo sistemas de informações cadastrais atualizados. No entanto, como as novas normas não exigiram o georreferenciamento, a maioria das prefeituras optou por não atualizar seus cadastros fiscais.</w:t>
      </w:r>
    </w:p>
    <w:p w14:paraId="60CF8249" w14:textId="2BC27864" w:rsidR="001D772A" w:rsidRDefault="00533B1A" w:rsidP="00533B1A">
      <w:r w:rsidRPr="00533B1A">
        <w:t>Diversos fatores contribuem para essa ausência:</w:t>
      </w:r>
      <w:r w:rsidR="000B36B5">
        <w:t xml:space="preserve"> </w:t>
      </w:r>
      <w:r w:rsidRPr="00533B1A">
        <w:t>elevados custos de georreferenciamento</w:t>
      </w:r>
      <w:r w:rsidR="000B36B5">
        <w:t xml:space="preserve">, </w:t>
      </w:r>
      <w:r w:rsidR="000B36B5" w:rsidRPr="00533B1A">
        <w:t>falta de mão de obra qualificada</w:t>
      </w:r>
      <w:r w:rsidRPr="00533B1A">
        <w:t xml:space="preserve"> e de interesse político, entre outros. No entanto, algumas dessas dificuldades decorrem exclusivamente do grau de precisão exigido pelas normas. A Norma Técnica da ABNT (NBR 17047:2022) para “Levantamento cadastral territorial para registro público – Procedimento” estipula que "a precisão posicional planimétrica do vértice da parcela ou do imóvel urbano deve ser de 8 cm". Como resultado, muitos dos 4.409 municípios brasileiros que ainda não possuem cadastros georreferenciados também não usufruem de uma série de benefícios, devido à incapacidade de atender aos padrões de qualidade exigidos.</w:t>
      </w:r>
    </w:p>
    <w:p w14:paraId="1217C8F8" w14:textId="53891CC2" w:rsidR="00AE0602" w:rsidRDefault="00CA30C0" w:rsidP="001D772A">
      <w:r w:rsidRPr="00CA30C0">
        <w:t>Em termos de custos, todo o processo de</w:t>
      </w:r>
      <w:commentRangeStart w:id="5"/>
      <w:commentRangeStart w:id="6"/>
      <w:commentRangeEnd w:id="5"/>
      <w:r w:rsidR="00181CF7">
        <w:rPr>
          <w:rStyle w:val="Refdecomentrio"/>
        </w:rPr>
        <w:commentReference w:id="5"/>
      </w:r>
      <w:commentRangeEnd w:id="6"/>
      <w:r w:rsidR="00402610">
        <w:rPr>
          <w:rStyle w:val="Refdecomentrio"/>
        </w:rPr>
        <w:commentReference w:id="6"/>
      </w:r>
      <w:r w:rsidRPr="00CA30C0">
        <w:t xml:space="preserve"> </w:t>
      </w:r>
      <w:r w:rsidR="00897691">
        <w:t>l</w:t>
      </w:r>
      <w:r w:rsidR="00897691" w:rsidRPr="00897691">
        <w:t xml:space="preserve">evantamento </w:t>
      </w:r>
      <w:r w:rsidR="00897691">
        <w:t>g</w:t>
      </w:r>
      <w:r w:rsidR="00897691" w:rsidRPr="00897691">
        <w:t>eorreferenciado</w:t>
      </w:r>
      <w:r w:rsidR="00897691">
        <w:t>,</w:t>
      </w:r>
      <w:r w:rsidRPr="00CA30C0">
        <w:t xml:space="preserve">  elaboração do memorial descritivo, </w:t>
      </w:r>
      <w:r w:rsidR="00A337BA">
        <w:t xml:space="preserve">preparação dos dados, </w:t>
      </w:r>
      <w:r w:rsidRPr="00CA30C0">
        <w:t>análise</w:t>
      </w:r>
      <w:r w:rsidR="00931ADE">
        <w:t xml:space="preserve"> e</w:t>
      </w:r>
      <w:r w:rsidRPr="00CA30C0">
        <w:t xml:space="preserve"> conferência e </w:t>
      </w:r>
      <w:r w:rsidR="006505F3">
        <w:t>cone</w:t>
      </w:r>
      <w:r w:rsidR="004E7BD7">
        <w:t xml:space="preserve">xão com o Cadastro Territorial </w:t>
      </w:r>
      <w:r w:rsidRPr="00CA30C0">
        <w:t xml:space="preserve">pode facilmente alcançar valores na casa de um milhão de reais para um município </w:t>
      </w:r>
      <w:r w:rsidR="00181CF7">
        <w:t xml:space="preserve">de </w:t>
      </w:r>
      <w:r w:rsidR="00AC438D">
        <w:t>pequeno</w:t>
      </w:r>
      <w:r w:rsidR="00181CF7">
        <w:t xml:space="preserve"> porte</w:t>
      </w:r>
      <w:r w:rsidR="00AC438D">
        <w:t xml:space="preserve"> </w:t>
      </w:r>
      <w:r w:rsidR="00357EE4">
        <w:fldChar w:fldCharType="begin"/>
      </w:r>
      <w:r w:rsidR="00357EE4">
        <w:instrText xml:space="preserve"> ADDIN ZOTERO_ITEM CSL_CITATION {"citationID":"DdtCoNZ9","properties":{"formattedCitation":"(PNCP, 2025)","plainCitation":"(PNCP, 2025)","noteIndex":0},"citationItems":[{"id":153,"uris":["http://zotero.org/users/15531986/items/UGPC378J"],"itemData":{"id":153,"type":"webpage","container-title":"PNCP","title":"Portal Nacional de Contratações Públicas - PNCP","title-short":"PNCP","URL":"https://www.gov.br/pncp/pt-br","accessed":{"date-parts":[["2025",2,21]]},"issued":{"date-parts":[["2025"]]}}}],"schema":"https://github.com/citation-style-language/schema/raw/master/csl-citation.json"} </w:instrText>
      </w:r>
      <w:r w:rsidR="00357EE4">
        <w:fldChar w:fldCharType="separate"/>
      </w:r>
      <w:r w:rsidR="00357EE4" w:rsidRPr="00357EE4">
        <w:rPr>
          <w:rFonts w:cs="Arial"/>
        </w:rPr>
        <w:t>(PNCP, 2025)</w:t>
      </w:r>
      <w:r w:rsidR="00357EE4">
        <w:fldChar w:fldCharType="end"/>
      </w:r>
      <w:r w:rsidRPr="00CA30C0">
        <w:t>.</w:t>
      </w:r>
      <w:r w:rsidR="00D76BF0">
        <w:t xml:space="preserve"> </w:t>
      </w:r>
    </w:p>
    <w:p w14:paraId="24E16B92" w14:textId="127AE962" w:rsidR="003C23F5" w:rsidRDefault="003C23F5" w:rsidP="001D772A">
      <w:r>
        <w:lastRenderedPageBreak/>
        <w:t>Ess</w:t>
      </w:r>
      <w:r w:rsidR="00CE7C00">
        <w:t>e custo é significativo já que</w:t>
      </w:r>
      <w:r w:rsidR="00E76A5C">
        <w:t>,</w:t>
      </w:r>
      <w:r w:rsidR="00CE7C00">
        <w:t xml:space="preserve"> </w:t>
      </w:r>
      <w:r w:rsidR="001C43E3">
        <w:t xml:space="preserve">segundo estudo técnico da </w:t>
      </w:r>
      <w:r w:rsidR="006D05E7">
        <w:t>Confe</w:t>
      </w:r>
      <w:r w:rsidR="00BA2198">
        <w:t xml:space="preserve">deração Nacional do Municípios - </w:t>
      </w:r>
      <w:r w:rsidR="001C43E3">
        <w:t>CNM</w:t>
      </w:r>
      <w:r w:rsidR="00CC792A">
        <w:t xml:space="preserve">, </w:t>
      </w:r>
      <w:r w:rsidR="00E62F38">
        <w:t>4</w:t>
      </w:r>
      <w:r w:rsidR="00CC792A">
        <w:t>8% dos</w:t>
      </w:r>
      <w:r w:rsidR="001C43E3">
        <w:t xml:space="preserve"> </w:t>
      </w:r>
      <w:r w:rsidR="00CE7C00">
        <w:t xml:space="preserve">municípios </w:t>
      </w:r>
      <w:r w:rsidR="00181CF7">
        <w:t xml:space="preserve">de </w:t>
      </w:r>
      <w:r w:rsidR="00CE7C00">
        <w:t>pequeno</w:t>
      </w:r>
      <w:r w:rsidR="00181CF7">
        <w:t xml:space="preserve"> porte</w:t>
      </w:r>
      <w:r w:rsidR="0039291D">
        <w:rPr>
          <w:rStyle w:val="Refdenotaderodap"/>
        </w:rPr>
        <w:footnoteReference w:id="2"/>
      </w:r>
      <w:r w:rsidR="00CE7C00">
        <w:t xml:space="preserve"> </w:t>
      </w:r>
      <w:r w:rsidR="00A138E2">
        <w:t>apresenta</w:t>
      </w:r>
      <w:r w:rsidR="00FB5B43">
        <w:t>ra</w:t>
      </w:r>
      <w:r w:rsidR="00A138E2">
        <w:t xml:space="preserve">m déficit </w:t>
      </w:r>
      <w:r w:rsidR="0070120E">
        <w:t>no resultado primário de 2023</w:t>
      </w:r>
      <w:r w:rsidR="00E76A5C">
        <w:t xml:space="preserve"> </w:t>
      </w:r>
      <w:r w:rsidR="00E76A5C">
        <w:fldChar w:fldCharType="begin"/>
      </w:r>
      <w:r w:rsidR="00E76A5C">
        <w:instrText xml:space="preserve"> ADDIN ZOTERO_ITEM CSL_CITATION {"citationID":"DVatFdNi","properties":{"formattedCitation":"(CNM, 2024)","plainCitation":"(CNM, 2024)","noteIndex":0},"citationItems":[{"id":157,"uris":["http://zotero.org/users/15531986/items/NKF6J8PL"],"itemData":{"id":157,"type":"report","genre":"Estudo Técnico","publisher":"CNM","title":"Crise fiscal nos Municípios brasileiros","title-short":"ET_CrisenosMunicipios_2023","URL":"https://cnm.org.br/storage/biblioteca/2024/Estudos_tecnicos/202405_ET_CrisenosMunicipios_2023.pdf","author":[{"family":"CNM","given":""}],"accessed":{"date-parts":[["2025",2,28]]},"issued":{"date-parts":[["2024",5]]}}}],"schema":"https://github.com/citation-style-language/schema/raw/master/csl-citation.json"} </w:instrText>
      </w:r>
      <w:r w:rsidR="00E76A5C">
        <w:fldChar w:fldCharType="separate"/>
      </w:r>
      <w:r w:rsidR="00E76A5C" w:rsidRPr="00E76A5C">
        <w:rPr>
          <w:rFonts w:cs="Arial"/>
        </w:rPr>
        <w:t>(CNM, 2024)</w:t>
      </w:r>
      <w:r w:rsidR="00E76A5C">
        <w:fldChar w:fldCharType="end"/>
      </w:r>
      <w:r w:rsidR="0067455F">
        <w:t>.</w:t>
      </w:r>
      <w:r w:rsidR="007A3214">
        <w:t xml:space="preserve"> </w:t>
      </w:r>
      <w:r w:rsidR="0049185F">
        <w:t xml:space="preserve">As Receitas Brutas desses municípios </w:t>
      </w:r>
      <w:r w:rsidR="00A3453D">
        <w:t xml:space="preserve">também são muito baixas. </w:t>
      </w:r>
      <w:r w:rsidR="00470CF9">
        <w:t xml:space="preserve">A </w:t>
      </w:r>
      <w:r w:rsidR="00196B65">
        <w:fldChar w:fldCharType="begin"/>
      </w:r>
      <w:r w:rsidR="00196B65">
        <w:instrText xml:space="preserve"> REF _Ref191649667 \h </w:instrText>
      </w:r>
      <w:r w:rsidR="00196B65">
        <w:fldChar w:fldCharType="separate"/>
      </w:r>
      <w:r w:rsidR="00196B65">
        <w:t xml:space="preserve">Tabela </w:t>
      </w:r>
      <w:r w:rsidR="00196B65">
        <w:rPr>
          <w:noProof/>
        </w:rPr>
        <w:t>1</w:t>
      </w:r>
      <w:r w:rsidR="00196B65">
        <w:fldChar w:fldCharType="end"/>
      </w:r>
      <w:r w:rsidR="00196B65">
        <w:t xml:space="preserve"> </w:t>
      </w:r>
      <w:r w:rsidR="00470CF9">
        <w:t xml:space="preserve">mostra </w:t>
      </w:r>
      <w:r w:rsidR="006F3B7F">
        <w:t>uma estatística básica d</w:t>
      </w:r>
      <w:r w:rsidR="00470CF9">
        <w:t xml:space="preserve">os valores das Receitas Correntes </w:t>
      </w:r>
      <w:r w:rsidR="00B02F9D">
        <w:t xml:space="preserve">dos municípios </w:t>
      </w:r>
      <w:r w:rsidR="00181CF7">
        <w:t xml:space="preserve">de pequeno porte no </w:t>
      </w:r>
      <w:r w:rsidR="009B0090">
        <w:t>Brasil</w:t>
      </w:r>
      <w:r w:rsidR="008B471B">
        <w:t xml:space="preserve">. </w:t>
      </w:r>
      <w:r w:rsidR="00DE3CF0">
        <w:t>Apesar das discrepâncias</w:t>
      </w:r>
      <w:r w:rsidR="00CE59F9">
        <w:t xml:space="preserve"> indicadas pelo </w:t>
      </w:r>
      <w:r w:rsidR="00C30CE2" w:rsidRPr="00C30CE2">
        <w:rPr>
          <w:b/>
          <w:bCs/>
        </w:rPr>
        <w:t>d</w:t>
      </w:r>
      <w:r w:rsidR="00CE59F9" w:rsidRPr="00C30CE2">
        <w:rPr>
          <w:b/>
          <w:bCs/>
        </w:rPr>
        <w:t xml:space="preserve">esvio </w:t>
      </w:r>
      <w:r w:rsidR="00C30CE2" w:rsidRPr="00C30CE2">
        <w:rPr>
          <w:b/>
          <w:bCs/>
        </w:rPr>
        <w:t>p</w:t>
      </w:r>
      <w:r w:rsidR="00CE59F9" w:rsidRPr="00C30CE2">
        <w:rPr>
          <w:b/>
          <w:bCs/>
        </w:rPr>
        <w:t>adrão</w:t>
      </w:r>
      <w:r w:rsidR="00DE3CF0">
        <w:t xml:space="preserve">, </w:t>
      </w:r>
      <w:r w:rsidR="00792A98">
        <w:t xml:space="preserve">nota-se que a </w:t>
      </w:r>
      <w:r w:rsidR="00792A98" w:rsidRPr="00C30CE2">
        <w:rPr>
          <w:b/>
          <w:bCs/>
        </w:rPr>
        <w:t>média</w:t>
      </w:r>
      <w:r w:rsidR="00792A98">
        <w:t xml:space="preserve"> dos orçamentos desses municípios está </w:t>
      </w:r>
      <w:r w:rsidR="00F5623D">
        <w:t xml:space="preserve">abaixo de </w:t>
      </w:r>
      <w:r w:rsidR="00EF3E47">
        <w:t>80</w:t>
      </w:r>
      <w:r w:rsidR="00F5623D">
        <w:t xml:space="preserve"> milhões.</w:t>
      </w:r>
    </w:p>
    <w:p w14:paraId="0BEA35F6" w14:textId="1D10EFB1" w:rsidR="00AC438D" w:rsidRPr="00B364E5" w:rsidRDefault="00B364E5" w:rsidP="00B364E5">
      <w:r w:rsidRPr="00B364E5">
        <w:t xml:space="preserve">Nesses municípios, a contribuição das receitas próprias, especialmente do Imposto Predial e Territorial Urbano – IPTU, não constitui uma fonte significativa de recursos, conforme ilustrado na </w:t>
      </w:r>
      <w:r>
        <w:fldChar w:fldCharType="begin"/>
      </w:r>
      <w:r>
        <w:instrText xml:space="preserve"> REF _Ref191649667 \h </w:instrText>
      </w:r>
      <w:r>
        <w:fldChar w:fldCharType="separate"/>
      </w:r>
      <w:r>
        <w:t xml:space="preserve">Tabela </w:t>
      </w:r>
      <w:r>
        <w:rPr>
          <w:noProof/>
        </w:rPr>
        <w:t>1</w:t>
      </w:r>
      <w:r>
        <w:fldChar w:fldCharType="end"/>
      </w:r>
      <w:r w:rsidRPr="00B364E5">
        <w:t>. De modo geral, trata-se de municípios com um número reduzido de domicílios (</w:t>
      </w:r>
      <w:r>
        <w:fldChar w:fldCharType="begin"/>
      </w:r>
      <w:r>
        <w:instrText xml:space="preserve"> REF _Ref191649667 \h </w:instrText>
      </w:r>
      <w:r>
        <w:fldChar w:fldCharType="separate"/>
      </w:r>
      <w:r>
        <w:t xml:space="preserve">Tabela </w:t>
      </w:r>
      <w:r>
        <w:rPr>
          <w:noProof/>
        </w:rPr>
        <w:t>1</w:t>
      </w:r>
      <w:r>
        <w:fldChar w:fldCharType="end"/>
      </w:r>
      <w:r w:rsidRPr="00B364E5">
        <w:t>), sendo possível que muitos desses ainda estejam isentos do pagamento do imposto.</w:t>
      </w:r>
    </w:p>
    <w:p w14:paraId="5D7F600E" w14:textId="1CB6A582" w:rsidR="00E8487E" w:rsidRDefault="00E8487E" w:rsidP="00145C4C">
      <w:pPr>
        <w:pStyle w:val="Legenda"/>
      </w:pPr>
      <w:bookmarkStart w:id="7" w:name="_Ref191649667"/>
      <w:bookmarkStart w:id="8" w:name="_Ref191818641"/>
      <w:r>
        <w:t xml:space="preserve">Tabela </w:t>
      </w:r>
      <w:r w:rsidR="00E345F1">
        <w:fldChar w:fldCharType="begin"/>
      </w:r>
      <w:r w:rsidR="00E345F1">
        <w:instrText xml:space="preserve"> SEQ Tabela \* ARABIC </w:instrText>
      </w:r>
      <w:r w:rsidR="00E345F1">
        <w:fldChar w:fldCharType="separate"/>
      </w:r>
      <w:r w:rsidR="00186BC3">
        <w:rPr>
          <w:noProof/>
        </w:rPr>
        <w:t>1</w:t>
      </w:r>
      <w:r w:rsidR="00E345F1">
        <w:rPr>
          <w:noProof/>
        </w:rPr>
        <w:fldChar w:fldCharType="end"/>
      </w:r>
      <w:bookmarkEnd w:id="7"/>
      <w:r>
        <w:t>:</w:t>
      </w:r>
      <w:r w:rsidR="006F3B7F">
        <w:t>Estatística básica dos v</w:t>
      </w:r>
      <w:r>
        <w:t>alores de Receitas Correntes</w:t>
      </w:r>
      <w:r w:rsidR="006F3B7F">
        <w:t>, arrecadação do IPTU e quantidade de domicílios</w:t>
      </w:r>
      <w:r>
        <w:t xml:space="preserve"> de pequenos municípios</w:t>
      </w:r>
      <w:r w:rsidR="00F5623D">
        <w:t xml:space="preserve"> em 2023</w:t>
      </w:r>
      <w:bookmarkEnd w:id="8"/>
    </w:p>
    <w:tbl>
      <w:tblPr>
        <w:tblStyle w:val="TabeladeGrade4-nfase11"/>
        <w:tblW w:w="0" w:type="auto"/>
        <w:jc w:val="center"/>
        <w:tblLook w:val="04A0" w:firstRow="1" w:lastRow="0" w:firstColumn="1" w:lastColumn="0" w:noHBand="0" w:noVBand="1"/>
      </w:tblPr>
      <w:tblGrid>
        <w:gridCol w:w="2263"/>
        <w:gridCol w:w="2792"/>
        <w:gridCol w:w="2311"/>
        <w:gridCol w:w="1695"/>
      </w:tblGrid>
      <w:tr w:rsidR="00F04DD9" w14:paraId="6E47EEFE" w14:textId="21FA2A79" w:rsidTr="00D912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3F6B5ADA" w14:textId="44B9C9E0" w:rsidR="00F04DD9" w:rsidRPr="00FF7598" w:rsidRDefault="00F04DD9" w:rsidP="00AE0602">
            <w:pPr>
              <w:keepLines/>
              <w:ind w:firstLine="0"/>
              <w:jc w:val="center"/>
            </w:pPr>
            <w:r>
              <w:t>Função</w:t>
            </w:r>
          </w:p>
        </w:tc>
        <w:tc>
          <w:tcPr>
            <w:tcW w:w="2792" w:type="dxa"/>
          </w:tcPr>
          <w:p w14:paraId="148931CB" w14:textId="6B8E96B2" w:rsidR="00F04DD9" w:rsidRPr="00FF7598" w:rsidRDefault="00F04DD9" w:rsidP="00AE0602">
            <w:pPr>
              <w:keepLines/>
              <w:ind w:firstLine="0"/>
              <w:jc w:val="center"/>
              <w:cnfStyle w:val="100000000000" w:firstRow="1" w:lastRow="0" w:firstColumn="0" w:lastColumn="0" w:oddVBand="0" w:evenVBand="0" w:oddHBand="0" w:evenHBand="0" w:firstRowFirstColumn="0" w:firstRowLastColumn="0" w:lastRowFirstColumn="0" w:lastRowLastColumn="0"/>
            </w:pPr>
            <w:r>
              <w:t>Receita</w:t>
            </w:r>
            <w:r w:rsidR="002D3499">
              <w:t>s Correntes</w:t>
            </w:r>
          </w:p>
        </w:tc>
        <w:tc>
          <w:tcPr>
            <w:tcW w:w="2311" w:type="dxa"/>
          </w:tcPr>
          <w:p w14:paraId="2CCE6A1D" w14:textId="1255ED0C" w:rsidR="00F04DD9" w:rsidRDefault="002D3499" w:rsidP="00AE0602">
            <w:pPr>
              <w:keepLines/>
              <w:ind w:firstLine="0"/>
              <w:jc w:val="center"/>
              <w:cnfStyle w:val="100000000000" w:firstRow="1" w:lastRow="0" w:firstColumn="0" w:lastColumn="0" w:oddVBand="0" w:evenVBand="0" w:oddHBand="0" w:evenHBand="0" w:firstRowFirstColumn="0" w:firstRowLastColumn="0" w:lastRowFirstColumn="0" w:lastRowLastColumn="0"/>
            </w:pPr>
            <w:r>
              <w:t>IPTU</w:t>
            </w:r>
            <w:r w:rsidR="00803B92">
              <w:rPr>
                <w:rStyle w:val="Refdenotaderodap"/>
              </w:rPr>
              <w:footnoteReference w:id="3"/>
            </w:r>
          </w:p>
        </w:tc>
        <w:tc>
          <w:tcPr>
            <w:tcW w:w="1695" w:type="dxa"/>
          </w:tcPr>
          <w:p w14:paraId="153C2C7E" w14:textId="501E4A5B" w:rsidR="00F04DD9" w:rsidRDefault="002D3499" w:rsidP="00AE0602">
            <w:pPr>
              <w:keepLines/>
              <w:ind w:firstLine="0"/>
              <w:jc w:val="center"/>
              <w:cnfStyle w:val="100000000000" w:firstRow="1" w:lastRow="0" w:firstColumn="0" w:lastColumn="0" w:oddVBand="0" w:evenVBand="0" w:oddHBand="0" w:evenHBand="0" w:firstRowFirstColumn="0" w:firstRowLastColumn="0" w:lastRowFirstColumn="0" w:lastRowLastColumn="0"/>
            </w:pPr>
            <w:proofErr w:type="spellStart"/>
            <w:r>
              <w:t>Qtd</w:t>
            </w:r>
            <w:proofErr w:type="spellEnd"/>
            <w:r>
              <w:t xml:space="preserve"> Domicílios</w:t>
            </w:r>
          </w:p>
        </w:tc>
      </w:tr>
      <w:tr w:rsidR="00F04DD9" w14:paraId="765FC714" w14:textId="55E971BF"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2183D789" w14:textId="49A45161" w:rsidR="00F04DD9" w:rsidRDefault="00F04DD9" w:rsidP="00AE0602">
            <w:pPr>
              <w:keepLines/>
              <w:ind w:firstLine="0"/>
            </w:pPr>
            <w:r w:rsidRPr="00693BAC">
              <w:t>Média</w:t>
            </w:r>
          </w:p>
        </w:tc>
        <w:tc>
          <w:tcPr>
            <w:tcW w:w="2792" w:type="dxa"/>
          </w:tcPr>
          <w:p w14:paraId="59F06501" w14:textId="7CC5C082" w:rsidR="00F04DD9" w:rsidRDefault="00EF3E47"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EF3E47">
              <w:t>R$ 79.499.356,82</w:t>
            </w:r>
          </w:p>
        </w:tc>
        <w:tc>
          <w:tcPr>
            <w:tcW w:w="2311" w:type="dxa"/>
          </w:tcPr>
          <w:p w14:paraId="10ED2FA3" w14:textId="67D6800A" w:rsidR="00F04DD9" w:rsidRPr="00693BAC" w:rsidRDefault="007C3A45"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7C3A45">
              <w:t>R$ 1.385.952,96</w:t>
            </w:r>
          </w:p>
        </w:tc>
        <w:tc>
          <w:tcPr>
            <w:tcW w:w="1695" w:type="dxa"/>
          </w:tcPr>
          <w:p w14:paraId="77BD8001" w14:textId="57D10ABE" w:rsidR="00F04DD9" w:rsidRPr="00693BAC" w:rsidRDefault="001C1381"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1C1381">
              <w:t>4491</w:t>
            </w:r>
          </w:p>
        </w:tc>
      </w:tr>
      <w:tr w:rsidR="00F04DD9" w14:paraId="29698C91" w14:textId="05D109C7"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536543CC" w14:textId="476BA591" w:rsidR="00F04DD9" w:rsidRDefault="00F04DD9" w:rsidP="00AE0602">
            <w:pPr>
              <w:keepLines/>
              <w:ind w:firstLine="0"/>
            </w:pPr>
            <w:r w:rsidRPr="00B65854">
              <w:t>Desvio padrão</w:t>
            </w:r>
          </w:p>
        </w:tc>
        <w:tc>
          <w:tcPr>
            <w:tcW w:w="2792" w:type="dxa"/>
          </w:tcPr>
          <w:p w14:paraId="6EE6DAEC" w14:textId="40D81F9B" w:rsidR="00F04DD9" w:rsidRDefault="00A32AFC"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A32AFC">
              <w:t>72.029.820</w:t>
            </w:r>
          </w:p>
        </w:tc>
        <w:tc>
          <w:tcPr>
            <w:tcW w:w="2311" w:type="dxa"/>
          </w:tcPr>
          <w:p w14:paraId="54C7E7DD" w14:textId="14570459" w:rsidR="00F04DD9" w:rsidRPr="00B65854" w:rsidRDefault="005F3063"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5F3063">
              <w:t>4.063.861</w:t>
            </w:r>
          </w:p>
        </w:tc>
        <w:tc>
          <w:tcPr>
            <w:tcW w:w="1695" w:type="dxa"/>
          </w:tcPr>
          <w:p w14:paraId="3F70D050" w14:textId="7F3A074B" w:rsidR="00F04DD9" w:rsidRPr="00B65854" w:rsidRDefault="001C1381" w:rsidP="00AE0602">
            <w:pPr>
              <w:keepLines/>
              <w:ind w:firstLine="0"/>
              <w:jc w:val="right"/>
              <w:cnfStyle w:val="000000000000" w:firstRow="0" w:lastRow="0" w:firstColumn="0" w:lastColumn="0" w:oddVBand="0" w:evenVBand="0" w:oddHBand="0" w:evenHBand="0" w:firstRowFirstColumn="0" w:firstRowLastColumn="0" w:lastRowFirstColumn="0" w:lastRowLastColumn="0"/>
            </w:pPr>
            <w:r>
              <w:t>3681</w:t>
            </w:r>
          </w:p>
        </w:tc>
      </w:tr>
      <w:tr w:rsidR="00F04DD9" w14:paraId="48A345F2" w14:textId="02394875"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514261D4" w14:textId="2562BFE3" w:rsidR="00F04DD9" w:rsidRDefault="00F04DD9" w:rsidP="00AE0602">
            <w:pPr>
              <w:keepLines/>
              <w:ind w:firstLine="0"/>
            </w:pPr>
            <w:r w:rsidRPr="00693BAC">
              <w:t>Mediana</w:t>
            </w:r>
          </w:p>
        </w:tc>
        <w:tc>
          <w:tcPr>
            <w:tcW w:w="2792" w:type="dxa"/>
          </w:tcPr>
          <w:p w14:paraId="7AAFE2F8" w14:textId="3D7CC82E" w:rsidR="00F04DD9" w:rsidRDefault="00CA26EB"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CA26EB">
              <w:t>R$ 56.873.078,05</w:t>
            </w:r>
          </w:p>
        </w:tc>
        <w:tc>
          <w:tcPr>
            <w:tcW w:w="2311" w:type="dxa"/>
          </w:tcPr>
          <w:p w14:paraId="08C26E7E" w14:textId="571DB0B6" w:rsidR="00F04DD9" w:rsidRPr="00693BAC" w:rsidRDefault="007C3A45"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7C3A45">
              <w:t>R$ 229.282,76</w:t>
            </w:r>
          </w:p>
        </w:tc>
        <w:tc>
          <w:tcPr>
            <w:tcW w:w="1695" w:type="dxa"/>
          </w:tcPr>
          <w:p w14:paraId="6A9D5DFC" w14:textId="63813344" w:rsidR="00F04DD9" w:rsidRPr="00693BAC" w:rsidRDefault="001C1381" w:rsidP="00AE0602">
            <w:pPr>
              <w:keepLines/>
              <w:ind w:firstLine="0"/>
              <w:jc w:val="right"/>
              <w:cnfStyle w:val="000000100000" w:firstRow="0" w:lastRow="0" w:firstColumn="0" w:lastColumn="0" w:oddVBand="0" w:evenVBand="0" w:oddHBand="1" w:evenHBand="0" w:firstRowFirstColumn="0" w:firstRowLastColumn="0" w:lastRowFirstColumn="0" w:lastRowLastColumn="0"/>
            </w:pPr>
            <w:r w:rsidRPr="001C1381">
              <w:t>3261</w:t>
            </w:r>
          </w:p>
        </w:tc>
      </w:tr>
      <w:tr w:rsidR="000370A1" w14:paraId="60323F6F" w14:textId="08D6AF95"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3ABF2683" w14:textId="6F5FD460" w:rsidR="000370A1" w:rsidRDefault="000370A1" w:rsidP="000370A1">
            <w:pPr>
              <w:keepLines/>
              <w:ind w:firstLine="0"/>
            </w:pPr>
            <w:r w:rsidRPr="00693BAC">
              <w:t>Mínimo</w:t>
            </w:r>
          </w:p>
        </w:tc>
        <w:tc>
          <w:tcPr>
            <w:tcW w:w="2792" w:type="dxa"/>
          </w:tcPr>
          <w:p w14:paraId="52354203" w14:textId="64CC39B3" w:rsidR="000370A1" w:rsidRDefault="00CA26EB" w:rsidP="000370A1">
            <w:pPr>
              <w:keepLines/>
              <w:ind w:firstLine="0"/>
              <w:jc w:val="right"/>
              <w:cnfStyle w:val="000000000000" w:firstRow="0" w:lastRow="0" w:firstColumn="0" w:lastColumn="0" w:oddVBand="0" w:evenVBand="0" w:oddHBand="0" w:evenHBand="0" w:firstRowFirstColumn="0" w:firstRowLastColumn="0" w:lastRowFirstColumn="0" w:lastRowLastColumn="0"/>
            </w:pPr>
            <w:r w:rsidRPr="00CA26EB">
              <w:t>R$ 1.255.153,37</w:t>
            </w:r>
            <w:r w:rsidR="007B3110">
              <w:rPr>
                <w:rStyle w:val="Refdenotaderodap"/>
              </w:rPr>
              <w:footnoteReference w:id="4"/>
            </w:r>
          </w:p>
        </w:tc>
        <w:tc>
          <w:tcPr>
            <w:tcW w:w="2311" w:type="dxa"/>
          </w:tcPr>
          <w:p w14:paraId="4B6165E8" w14:textId="1A5954AD" w:rsidR="000370A1" w:rsidRPr="00693BAC" w:rsidRDefault="000370A1" w:rsidP="000370A1">
            <w:pPr>
              <w:keepLines/>
              <w:ind w:firstLine="0"/>
              <w:jc w:val="right"/>
              <w:cnfStyle w:val="000000000000" w:firstRow="0" w:lastRow="0" w:firstColumn="0" w:lastColumn="0" w:oddVBand="0" w:evenVBand="0" w:oddHBand="0" w:evenHBand="0" w:firstRowFirstColumn="0" w:firstRowLastColumn="0" w:lastRowFirstColumn="0" w:lastRowLastColumn="0"/>
            </w:pPr>
            <w:r w:rsidRPr="005D0560">
              <w:t xml:space="preserve"> R$ 15,34</w:t>
            </w:r>
            <w:r w:rsidR="009A44DA">
              <w:rPr>
                <w:rStyle w:val="Refdenotaderodap"/>
              </w:rPr>
              <w:footnoteReference w:id="5"/>
            </w:r>
            <w:r w:rsidRPr="005D0560">
              <w:t xml:space="preserve"> </w:t>
            </w:r>
          </w:p>
        </w:tc>
        <w:tc>
          <w:tcPr>
            <w:tcW w:w="1695" w:type="dxa"/>
          </w:tcPr>
          <w:p w14:paraId="2F1A9A88" w14:textId="0C28AE80" w:rsidR="000370A1" w:rsidRPr="00693BAC" w:rsidRDefault="001C1381" w:rsidP="001C1381">
            <w:pPr>
              <w:keepLines/>
              <w:ind w:firstLine="0"/>
              <w:jc w:val="right"/>
              <w:cnfStyle w:val="000000000000" w:firstRow="0" w:lastRow="0" w:firstColumn="0" w:lastColumn="0" w:oddVBand="0" w:evenVBand="0" w:oddHBand="0" w:evenHBand="0" w:firstRowFirstColumn="0" w:firstRowLastColumn="0" w:lastRowFirstColumn="0" w:lastRowLastColumn="0"/>
            </w:pPr>
            <w:r>
              <w:t>322</w:t>
            </w:r>
            <w:r>
              <w:rPr>
                <w:rStyle w:val="Refdenotaderodap"/>
              </w:rPr>
              <w:footnoteReference w:id="6"/>
            </w:r>
          </w:p>
        </w:tc>
      </w:tr>
      <w:tr w:rsidR="000370A1" w:rsidRPr="006F539A" w14:paraId="52ED39F9" w14:textId="38F0086D" w:rsidTr="00D91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02B87712" w14:textId="44C86861" w:rsidR="000370A1" w:rsidRDefault="000370A1" w:rsidP="000370A1">
            <w:pPr>
              <w:keepLines/>
              <w:ind w:firstLine="0"/>
            </w:pPr>
            <w:r w:rsidRPr="00693BAC">
              <w:t>Máximo</w:t>
            </w:r>
          </w:p>
        </w:tc>
        <w:tc>
          <w:tcPr>
            <w:tcW w:w="2792" w:type="dxa"/>
          </w:tcPr>
          <w:p w14:paraId="79BC96AC" w14:textId="43355342" w:rsidR="000370A1" w:rsidRPr="006F539A" w:rsidRDefault="000F5D7F" w:rsidP="000370A1">
            <w:pPr>
              <w:keepLines/>
              <w:ind w:firstLine="0"/>
              <w:jc w:val="right"/>
              <w:cnfStyle w:val="000000100000" w:firstRow="0" w:lastRow="0" w:firstColumn="0" w:lastColumn="0" w:oddVBand="0" w:evenVBand="0" w:oddHBand="1" w:evenHBand="0" w:firstRowFirstColumn="0" w:firstRowLastColumn="0" w:lastRowFirstColumn="0" w:lastRowLastColumn="0"/>
              <w:rPr>
                <w:b/>
                <w:bCs/>
              </w:rPr>
            </w:pPr>
            <w:r w:rsidRPr="000F5D7F">
              <w:t>R$ 1.968.647.258,58</w:t>
            </w:r>
            <w:r w:rsidR="00054D32">
              <w:rPr>
                <w:rStyle w:val="Refdenotaderodap"/>
              </w:rPr>
              <w:footnoteReference w:id="7"/>
            </w:r>
          </w:p>
        </w:tc>
        <w:tc>
          <w:tcPr>
            <w:tcW w:w="2311" w:type="dxa"/>
          </w:tcPr>
          <w:p w14:paraId="03219BEE" w14:textId="61EA10FB" w:rsidR="000370A1" w:rsidRPr="00693BAC" w:rsidRDefault="000370A1" w:rsidP="000370A1">
            <w:pPr>
              <w:keepLines/>
              <w:ind w:firstLine="0"/>
              <w:jc w:val="right"/>
              <w:cnfStyle w:val="000000100000" w:firstRow="0" w:lastRow="0" w:firstColumn="0" w:lastColumn="0" w:oddVBand="0" w:evenVBand="0" w:oddHBand="1" w:evenHBand="0" w:firstRowFirstColumn="0" w:firstRowLastColumn="0" w:lastRowFirstColumn="0" w:lastRowLastColumn="0"/>
            </w:pPr>
            <w:r w:rsidRPr="005D0560">
              <w:t xml:space="preserve"> R$ 79.725.004,99</w:t>
            </w:r>
            <w:r w:rsidR="00E85E4C">
              <w:rPr>
                <w:rStyle w:val="Refdenotaderodap"/>
              </w:rPr>
              <w:footnoteReference w:id="8"/>
            </w:r>
            <w:r w:rsidRPr="005D0560">
              <w:t xml:space="preserve"> </w:t>
            </w:r>
          </w:p>
        </w:tc>
        <w:tc>
          <w:tcPr>
            <w:tcW w:w="1695" w:type="dxa"/>
          </w:tcPr>
          <w:p w14:paraId="6B800CDF" w14:textId="2DC82820" w:rsidR="000370A1" w:rsidRPr="00693BAC" w:rsidRDefault="001C1381" w:rsidP="000370A1">
            <w:pPr>
              <w:keepLines/>
              <w:ind w:firstLine="0"/>
              <w:jc w:val="right"/>
              <w:cnfStyle w:val="000000100000" w:firstRow="0" w:lastRow="0" w:firstColumn="0" w:lastColumn="0" w:oddVBand="0" w:evenVBand="0" w:oddHBand="1" w:evenHBand="0" w:firstRowFirstColumn="0" w:firstRowLastColumn="0" w:lastRowFirstColumn="0" w:lastRowLastColumn="0"/>
            </w:pPr>
            <w:r w:rsidRPr="001C1381">
              <w:t>25</w:t>
            </w:r>
            <w:r w:rsidR="00B364E5">
              <w:t>.</w:t>
            </w:r>
            <w:r w:rsidRPr="001C1381">
              <w:t>193</w:t>
            </w:r>
            <w:r>
              <w:rPr>
                <w:rStyle w:val="Refdenotaderodap"/>
              </w:rPr>
              <w:footnoteReference w:id="9"/>
            </w:r>
          </w:p>
        </w:tc>
      </w:tr>
      <w:tr w:rsidR="00F04DD9" w:rsidRPr="0068511E" w14:paraId="69C132CF" w14:textId="4247E412" w:rsidTr="00D912EF">
        <w:trPr>
          <w:jc w:val="center"/>
        </w:trPr>
        <w:tc>
          <w:tcPr>
            <w:cnfStyle w:val="001000000000" w:firstRow="0" w:lastRow="0" w:firstColumn="1" w:lastColumn="0" w:oddVBand="0" w:evenVBand="0" w:oddHBand="0" w:evenHBand="0" w:firstRowFirstColumn="0" w:firstRowLastColumn="0" w:lastRowFirstColumn="0" w:lastRowLastColumn="0"/>
            <w:tcW w:w="2263" w:type="dxa"/>
            <w:shd w:val="clear" w:color="auto" w:fill="FFFFFF" w:themeFill="background1"/>
          </w:tcPr>
          <w:p w14:paraId="7397E5A9" w14:textId="1400DB4F" w:rsidR="00F04DD9" w:rsidRPr="00FF7598" w:rsidRDefault="00F04DD9" w:rsidP="00AE0602">
            <w:pPr>
              <w:keepLines/>
              <w:ind w:firstLine="0"/>
            </w:pPr>
            <w:r w:rsidRPr="00693BAC">
              <w:t>Contagem</w:t>
            </w:r>
          </w:p>
        </w:tc>
        <w:tc>
          <w:tcPr>
            <w:tcW w:w="2792" w:type="dxa"/>
            <w:shd w:val="clear" w:color="auto" w:fill="FFFFFF" w:themeFill="background1"/>
          </w:tcPr>
          <w:p w14:paraId="255284E6" w14:textId="1570391A" w:rsidR="00F04DD9" w:rsidRPr="0068511E" w:rsidRDefault="00A32AFC" w:rsidP="00AE0602">
            <w:pPr>
              <w:keepLines/>
              <w:ind w:firstLine="0"/>
              <w:jc w:val="right"/>
              <w:cnfStyle w:val="000000000000" w:firstRow="0" w:lastRow="0" w:firstColumn="0" w:lastColumn="0" w:oddVBand="0" w:evenVBand="0" w:oddHBand="0" w:evenHBand="0" w:firstRowFirstColumn="0" w:firstRowLastColumn="0" w:lastRowFirstColumn="0" w:lastRowLastColumn="0"/>
              <w:rPr>
                <w:b/>
                <w:bCs/>
              </w:rPr>
            </w:pPr>
            <w:r w:rsidRPr="00A32AFC">
              <w:t>4.827</w:t>
            </w:r>
          </w:p>
        </w:tc>
        <w:tc>
          <w:tcPr>
            <w:tcW w:w="2311" w:type="dxa"/>
            <w:shd w:val="clear" w:color="auto" w:fill="FFFFFF" w:themeFill="background1"/>
          </w:tcPr>
          <w:p w14:paraId="4AF15CAD" w14:textId="7CDDC6AD" w:rsidR="00F04DD9" w:rsidRPr="00693BAC" w:rsidRDefault="005D0F1E"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5D0F1E">
              <w:t>4.827</w:t>
            </w:r>
          </w:p>
        </w:tc>
        <w:tc>
          <w:tcPr>
            <w:tcW w:w="1695" w:type="dxa"/>
            <w:shd w:val="clear" w:color="auto" w:fill="FFFFFF" w:themeFill="background1"/>
          </w:tcPr>
          <w:p w14:paraId="5B054BFF" w14:textId="2FD1D6B1" w:rsidR="00F04DD9" w:rsidRPr="00693BAC" w:rsidRDefault="001C1381" w:rsidP="00AE0602">
            <w:pPr>
              <w:keepLines/>
              <w:ind w:firstLine="0"/>
              <w:jc w:val="right"/>
              <w:cnfStyle w:val="000000000000" w:firstRow="0" w:lastRow="0" w:firstColumn="0" w:lastColumn="0" w:oddVBand="0" w:evenVBand="0" w:oddHBand="0" w:evenHBand="0" w:firstRowFirstColumn="0" w:firstRowLastColumn="0" w:lastRowFirstColumn="0" w:lastRowLastColumn="0"/>
            </w:pPr>
            <w:r w:rsidRPr="001C1381">
              <w:t>4</w:t>
            </w:r>
            <w:r w:rsidR="00FD394E">
              <w:t>.</w:t>
            </w:r>
            <w:r w:rsidRPr="001C1381">
              <w:t>827</w:t>
            </w:r>
          </w:p>
        </w:tc>
      </w:tr>
    </w:tbl>
    <w:p w14:paraId="28DF5422" w14:textId="1F6C6F4D" w:rsidR="00A3453D" w:rsidRDefault="00B663D9" w:rsidP="00145C4C">
      <w:pPr>
        <w:pStyle w:val="Legenda"/>
      </w:pPr>
      <w:r>
        <w:t>Fonte</w:t>
      </w:r>
      <w:r w:rsidR="001C1381">
        <w:t>s</w:t>
      </w:r>
      <w:r>
        <w:t>:</w:t>
      </w:r>
      <w:r w:rsidR="00A019D7">
        <w:fldChar w:fldCharType="begin"/>
      </w:r>
      <w:r w:rsidR="00A019D7">
        <w:instrText xml:space="preserve"> ADDIN ZOTERO_ITEM CSL_CITATION {"citationID":"9jyCqJIR","properties":{"formattedCitation":"(SISCONFI/STN, 2023)","plainCitation":"(SISCONFI/STN, 2023)","noteIndex":0},"citationItems":[{"id":156,"uris":["http://zotero.org/users/15531986/items/8BQTNFZG"],"itemData":{"id":156,"type":"dataset","title":"siconfi","title-short":"siconfi","URL":"https://siconfi.tesouro.gov.br/siconfi/pages/public/sti/iframe_sti.jsf","author":[{"family":"SISCONFI/STN","given":""}],"accessed":{"date-parts":[["2025",2,28]]},"issued":{"date-parts":[["2023"]]}}}],"schema":"https://github.com/citation-style-language/schema/raw/master/csl-citation.json"} </w:instrText>
      </w:r>
      <w:r w:rsidR="00A019D7">
        <w:fldChar w:fldCharType="separate"/>
      </w:r>
      <w:r w:rsidR="00A019D7" w:rsidRPr="00A019D7">
        <w:rPr>
          <w:rFonts w:cs="Arial"/>
        </w:rPr>
        <w:t>(SISCONFI/STN, 2023)</w:t>
      </w:r>
      <w:r w:rsidR="00A019D7">
        <w:fldChar w:fldCharType="end"/>
      </w:r>
      <w:r w:rsidR="006F3B7F">
        <w:fldChar w:fldCharType="begin"/>
      </w:r>
      <w:r w:rsidR="006F3B7F">
        <w:instrText xml:space="preserve"> ADDIN ZOTERO_ITEM CSL_CITATION {"citationID":"JChZSQPA","properties":{"formattedCitation":"(IBGE, 2022)","plainCitation":"(IBGE, 2022)","noteIndex":0},"citationItems":[{"id":158,"uris":["http://zotero.org/users/15531986/items/BHRWQZ84"],"itemData":{"id":158,"type":"dataset","archive":"Agregados_por_municipios_caracteristicas_domicilio1_BR.zip","title":"Censo 2022","title-short":"Censo 2022","URL":"https://www.ibge.gov.br/estatisticas/downloads-estatisticas.html?caminho=Censos/Censo_Demografico_2022/","author":[{"family":"IBGE","given":""}],"accessed":{"date-parts":[["2025",3,2]]},"issued":{"date-parts":[["2022"]]}}}],"schema":"https://github.com/citation-style-language/schema/raw/master/csl-citation.json"} </w:instrText>
      </w:r>
      <w:r w:rsidR="006F3B7F">
        <w:fldChar w:fldCharType="separate"/>
      </w:r>
      <w:r w:rsidR="006F3B7F" w:rsidRPr="006F3B7F">
        <w:rPr>
          <w:rFonts w:cs="Arial"/>
        </w:rPr>
        <w:t>(IBGE, 2022)</w:t>
      </w:r>
      <w:r w:rsidR="006F3B7F">
        <w:fldChar w:fldCharType="end"/>
      </w:r>
      <w:r>
        <w:t>. Elaboração: Autores</w:t>
      </w:r>
    </w:p>
    <w:p w14:paraId="52182BFC" w14:textId="0495AEEE" w:rsidR="0049185F" w:rsidRDefault="00E64816" w:rsidP="000B36B5">
      <w:pPr>
        <w:spacing w:before="240"/>
      </w:pPr>
      <w:r w:rsidRPr="00E64816">
        <w:t xml:space="preserve">Outro aspecto relevante na criação de um </w:t>
      </w:r>
      <w:r w:rsidR="00E349BE" w:rsidRPr="00E349BE">
        <w:t>Cadastro Territorial Multifinalitário</w:t>
      </w:r>
      <w:r w:rsidR="00E349BE" w:rsidRPr="00E349BE">
        <w:t xml:space="preserve"> </w:t>
      </w:r>
      <w:r w:rsidRPr="00E64816">
        <w:t xml:space="preserve">(CTM) é a necessidade de </w:t>
      </w:r>
      <w:commentRangeStart w:id="9"/>
      <w:r w:rsidRPr="00E64816">
        <w:t>mão de obra qualificada</w:t>
      </w:r>
      <w:commentRangeEnd w:id="9"/>
      <w:r w:rsidR="00181CF7">
        <w:rPr>
          <w:rStyle w:val="Refdecomentrio"/>
        </w:rPr>
        <w:commentReference w:id="9"/>
      </w:r>
      <w:r w:rsidRPr="00E64816">
        <w:t>. Embora a maioria das prefeituras disponha de engenheiros em seus quadros, nem todos os profissionais possuem os conhecimentos necessários para a implementação do cadastro.</w:t>
      </w:r>
    </w:p>
    <w:p w14:paraId="1826BC0C" w14:textId="6C8F4CAC" w:rsidR="00367551" w:rsidRDefault="00FC2384" w:rsidP="00FC2384">
      <w:r w:rsidRPr="00FC2384">
        <w:t xml:space="preserve">A contratação de empresas especializadas em georreferenciamento pode ser uma opção viável. Contudo, essa medida não resolve a questão da integração dos dados ao cadastro, tarefa que deve ser executada por profissionais qualificados. </w:t>
      </w:r>
      <w:r w:rsidRPr="00FC2384">
        <w:lastRenderedPageBreak/>
        <w:t>Adicionalmente, é fundamental considerar o custo associado à adaptação dos sistemas informatizados, garantindo que possam armazenar, processar e exibir as informações geográficas de forma adequada.</w:t>
      </w:r>
    </w:p>
    <w:p w14:paraId="704A0FA7" w14:textId="1FDAF161" w:rsidR="007342A0" w:rsidRDefault="00511ACD" w:rsidP="001D772A">
      <w:r>
        <w:t xml:space="preserve">Sobre </w:t>
      </w:r>
      <w:r w:rsidR="00FA08D2">
        <w:t>a adaptação dos sistemas</w:t>
      </w:r>
      <w:r w:rsidR="00425C04">
        <w:t>, ainda que esteja fora do escopo deste trabalho</w:t>
      </w:r>
      <w:r w:rsidR="00A01432">
        <w:t>,</w:t>
      </w:r>
      <w:r w:rsidR="00FA08D2">
        <w:t xml:space="preserve"> há muito a se </w:t>
      </w:r>
      <w:r w:rsidR="00A01432">
        <w:t xml:space="preserve">discutir. </w:t>
      </w:r>
      <w:r w:rsidR="001723D3">
        <w:t>Por muito tempo, os</w:t>
      </w:r>
      <w:r w:rsidR="00892BAD">
        <w:t xml:space="preserve"> desenvolvedores de software </w:t>
      </w:r>
      <w:r w:rsidR="001723D3">
        <w:t xml:space="preserve">abordaram </w:t>
      </w:r>
      <w:r w:rsidR="00D614EF">
        <w:t>o problema do cadastro das mais variadas formas</w:t>
      </w:r>
      <w:r w:rsidR="00760BEA">
        <w:t xml:space="preserve"> usando todo tipo de </w:t>
      </w:r>
      <w:r w:rsidR="00B450C4">
        <w:t>estrutura de dados</w:t>
      </w:r>
      <w:r w:rsidR="00D614EF">
        <w:t xml:space="preserve">. </w:t>
      </w:r>
      <w:commentRangeStart w:id="10"/>
      <w:commentRangeStart w:id="11"/>
      <w:r w:rsidR="007342A0">
        <w:t>Nas</w:t>
      </w:r>
      <w:r w:rsidR="00D614EF">
        <w:t xml:space="preserve"> visitas às prefeituras </w:t>
      </w:r>
      <w:r w:rsidR="00916036">
        <w:t>foram encontrados</w:t>
      </w:r>
      <w:r w:rsidR="009D6E12">
        <w:t xml:space="preserve"> </w:t>
      </w:r>
      <w:commentRangeEnd w:id="10"/>
      <w:r w:rsidR="002759D3">
        <w:rPr>
          <w:rStyle w:val="Refdecomentrio"/>
        </w:rPr>
        <w:commentReference w:id="10"/>
      </w:r>
      <w:commentRangeEnd w:id="11"/>
      <w:r w:rsidR="009B7094">
        <w:rPr>
          <w:rStyle w:val="Refdecomentrio"/>
        </w:rPr>
        <w:commentReference w:id="11"/>
      </w:r>
      <w:r w:rsidR="009D6E12">
        <w:t>alguns</w:t>
      </w:r>
      <w:r w:rsidR="00916036">
        <w:t xml:space="preserve"> sistemas completos </w:t>
      </w:r>
      <w:r w:rsidR="009D6E12">
        <w:t xml:space="preserve">muito bem </w:t>
      </w:r>
      <w:r w:rsidR="002759D3">
        <w:t>desenvolvidos</w:t>
      </w:r>
      <w:r w:rsidR="009D6E12">
        <w:t xml:space="preserve">, mas a maioria </w:t>
      </w:r>
      <w:r w:rsidR="00ED0064">
        <w:t>desses</w:t>
      </w:r>
      <w:r w:rsidR="009D6E12">
        <w:t xml:space="preserve"> cadastros </w:t>
      </w:r>
      <w:r w:rsidR="00615F30">
        <w:t>tinham</w:t>
      </w:r>
      <w:r w:rsidR="004B6125">
        <w:t xml:space="preserve"> como objetivo apenas </w:t>
      </w:r>
      <w:r w:rsidR="004F15B1">
        <w:t>resolver os problemas de tributação</w:t>
      </w:r>
      <w:r w:rsidR="00ED0064">
        <w:t xml:space="preserve">. </w:t>
      </w:r>
      <w:r w:rsidR="00615F30">
        <w:t xml:space="preserve">Na verdade, </w:t>
      </w:r>
      <w:commentRangeStart w:id="12"/>
      <w:r w:rsidR="00615F30">
        <w:t>t</w:t>
      </w:r>
      <w:r w:rsidR="00ED0064">
        <w:t xml:space="preserve">odos os </w:t>
      </w:r>
      <w:r w:rsidR="00261A33">
        <w:t xml:space="preserve">13 </w:t>
      </w:r>
      <w:r w:rsidR="00ED0064">
        <w:t>sistemas</w:t>
      </w:r>
      <w:r w:rsidR="00261A33">
        <w:t xml:space="preserve"> analisado</w:t>
      </w:r>
      <w:r w:rsidR="00615F30">
        <w:t>s</w:t>
      </w:r>
      <w:commentRangeEnd w:id="12"/>
      <w:r w:rsidR="002759D3">
        <w:rPr>
          <w:rStyle w:val="Refdecomentrio"/>
        </w:rPr>
        <w:commentReference w:id="12"/>
      </w:r>
      <w:r w:rsidR="00ED0064">
        <w:t xml:space="preserve">, mesmo os mais </w:t>
      </w:r>
      <w:r w:rsidR="00261A33">
        <w:t>sofisticados</w:t>
      </w:r>
      <w:r w:rsidR="004F15B1">
        <w:t xml:space="preserve">, </w:t>
      </w:r>
      <w:r w:rsidR="00261A33">
        <w:t>eram</w:t>
      </w:r>
      <w:r w:rsidR="00A572B2">
        <w:t xml:space="preserve"> baseados no Manual </w:t>
      </w:r>
      <w:r w:rsidR="00E457B7">
        <w:t>do Cadastro Imobiliário do Projeto CIATA</w:t>
      </w:r>
      <w:r w:rsidR="00395130">
        <w:fldChar w:fldCharType="begin"/>
      </w:r>
      <w:r w:rsidR="00395130">
        <w:instrText xml:space="preserve"> ADDIN ZOTERO_ITEM CSL_CITATION {"citationID":"3VD9taan","properties":{"formattedCitation":"(MF-CIATA,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00395130">
        <w:fldChar w:fldCharType="separate"/>
      </w:r>
      <w:r w:rsidR="00395130" w:rsidRPr="00395130">
        <w:rPr>
          <w:rFonts w:cs="Arial"/>
        </w:rPr>
        <w:t>(MF-CIATA, 1979)</w:t>
      </w:r>
      <w:r w:rsidR="00395130">
        <w:fldChar w:fldCharType="end"/>
      </w:r>
      <w:r w:rsidR="00E457B7">
        <w:t>.</w:t>
      </w:r>
      <w:r w:rsidR="009844D1">
        <w:t xml:space="preserve"> </w:t>
      </w:r>
      <w:r w:rsidR="00EB7C14">
        <w:t>Por mais importante que tenha sido o CIATA para a criação de uma cultura de cadastro imobiliário no Brasil</w:t>
      </w:r>
      <w:r w:rsidR="00226FF2">
        <w:t xml:space="preserve">, não é possível ignorar a sua </w:t>
      </w:r>
      <w:r w:rsidR="004B4699">
        <w:t>precariedade em comparação</w:t>
      </w:r>
      <w:r w:rsidR="00AB7F6A">
        <w:t xml:space="preserve"> com os sistemas mais modernos (ver</w:t>
      </w:r>
      <w:r w:rsidR="00B71905">
        <w:t xml:space="preserve"> item</w:t>
      </w:r>
      <w:r w:rsidR="00AB7F6A">
        <w:t xml:space="preserve"> </w:t>
      </w:r>
      <w:r w:rsidR="00B71905">
        <w:fldChar w:fldCharType="begin"/>
      </w:r>
      <w:r w:rsidR="00B71905">
        <w:instrText xml:space="preserve"> REF _Ref191671060 \r \h </w:instrText>
      </w:r>
      <w:r w:rsidR="00B71905">
        <w:fldChar w:fldCharType="separate"/>
      </w:r>
      <w:r w:rsidR="00B71905">
        <w:t>2.1.2</w:t>
      </w:r>
      <w:r w:rsidR="00B71905">
        <w:fldChar w:fldCharType="end"/>
      </w:r>
      <w:r w:rsidR="00B71905">
        <w:t>)</w:t>
      </w:r>
      <w:r w:rsidR="00AB7F6A">
        <w:t>.</w:t>
      </w:r>
    </w:p>
    <w:p w14:paraId="693C218D" w14:textId="1F71B110" w:rsidR="00D8248A" w:rsidRDefault="003D13AC" w:rsidP="001D772A">
      <w:commentRangeStart w:id="13"/>
      <w:r>
        <w:t xml:space="preserve">Apenas como </w:t>
      </w:r>
      <w:r w:rsidR="00CC3DC4">
        <w:t xml:space="preserve">referência anedótica, nos cadastros municipais </w:t>
      </w:r>
      <w:r w:rsidR="00FC4CA0">
        <w:t xml:space="preserve">das </w:t>
      </w:r>
      <w:r w:rsidR="00103709">
        <w:t>prefeituras</w:t>
      </w:r>
      <w:r w:rsidR="00FC4CA0">
        <w:t xml:space="preserve"> </w:t>
      </w:r>
      <w:r w:rsidR="00103709">
        <w:t xml:space="preserve">visitadas </w:t>
      </w:r>
      <w:r w:rsidR="00CC3DC4">
        <w:t xml:space="preserve">havia </w:t>
      </w:r>
      <w:r w:rsidR="00023F1B">
        <w:t xml:space="preserve">lotes </w:t>
      </w:r>
      <w:r w:rsidR="00D222DE">
        <w:t xml:space="preserve">registrados </w:t>
      </w:r>
      <w:r w:rsidR="00023F1B">
        <w:t>com o endereço “Rua sem denominação, s/n”</w:t>
      </w:r>
      <w:r w:rsidR="00B12DB7">
        <w:t xml:space="preserve">. Em </w:t>
      </w:r>
      <w:r w:rsidR="00285597">
        <w:t>uma</w:t>
      </w:r>
      <w:r w:rsidR="00B12DB7">
        <w:t xml:space="preserve"> </w:t>
      </w:r>
      <w:r w:rsidR="00103709">
        <w:t xml:space="preserve">das </w:t>
      </w:r>
      <w:r w:rsidR="00B12DB7">
        <w:t>prefeitura</w:t>
      </w:r>
      <w:r w:rsidR="00103709">
        <w:t>s</w:t>
      </w:r>
      <w:r w:rsidR="008A56D5">
        <w:t xml:space="preserve">, </w:t>
      </w:r>
      <w:r w:rsidR="00B12DB7">
        <w:t>os carnês de IPTU eram impressos e</w:t>
      </w:r>
      <w:r w:rsidR="00D222DE">
        <w:t xml:space="preserve">, posteriormente, </w:t>
      </w:r>
      <w:r w:rsidR="00A30AC3">
        <w:t>era feita uma triagem para ver</w:t>
      </w:r>
      <w:r w:rsidR="00D222DE">
        <w:t>ificar</w:t>
      </w:r>
      <w:r w:rsidR="00A30AC3">
        <w:t xml:space="preserve"> quais estavam certos. Em outra, </w:t>
      </w:r>
      <w:r w:rsidR="00B86295">
        <w:t>o proprietário atual do imóvel só podia ser determinado a partir d</w:t>
      </w:r>
      <w:r w:rsidR="00FC4CA0">
        <w:t xml:space="preserve">as informações contidas no </w:t>
      </w:r>
      <w:r w:rsidR="00B86295">
        <w:t>atributo “Observações”.</w:t>
      </w:r>
      <w:r w:rsidR="00AB7F6A">
        <w:t xml:space="preserve"> </w:t>
      </w:r>
      <w:commentRangeEnd w:id="13"/>
      <w:r w:rsidR="002759D3">
        <w:rPr>
          <w:rStyle w:val="Refdecomentrio"/>
        </w:rPr>
        <w:commentReference w:id="13"/>
      </w:r>
    </w:p>
    <w:p w14:paraId="6495D797" w14:textId="4E2161D0" w:rsidR="00E96561" w:rsidRDefault="00314DB7" w:rsidP="00314DB7">
      <w:commentRangeStart w:id="14"/>
      <w:r w:rsidRPr="00314DB7">
        <w:t>Dada a realidade dos elevados custos dos projetos, orçamentos restritos das prefeituras e falta de mão de obra qualificada, há uma necessidade concreta de se desenvolver uma metodologia de baixo custo para converter descrições alfanuméricas de um cadastro puramente textual em objetos geográficos, possibilitando seu georreferenciamento. Tal abordagem permitiria que municípios com recursos limitados usufruíssem dos benefícios oferecidos por um Cadastro Territorial Multifinalitário sem comprometer suas finanças.</w:t>
      </w:r>
      <w:commentRangeEnd w:id="14"/>
      <w:r w:rsidR="002759D3">
        <w:rPr>
          <w:rStyle w:val="Refdecomentrio"/>
        </w:rPr>
        <w:commentReference w:id="14"/>
      </w:r>
    </w:p>
    <w:p w14:paraId="13C604D0" w14:textId="21329416" w:rsidR="001D772A" w:rsidRDefault="00944B4B" w:rsidP="001D772A">
      <w:pPr>
        <w:rPr>
          <w:ins w:id="15" w:author="Marco Aurélio Barbiero" w:date="2025-02-20T22:01:00Z"/>
          <w:rFonts w:cs="Arial"/>
          <w:szCs w:val="24"/>
        </w:rPr>
      </w:pPr>
      <w:r>
        <w:rPr>
          <w:rFonts w:cs="Arial"/>
          <w:szCs w:val="24"/>
        </w:rPr>
        <w:t xml:space="preserve">Uma solução desse tipo </w:t>
      </w:r>
      <w:r w:rsidR="006C3310">
        <w:rPr>
          <w:rFonts w:cs="Arial"/>
          <w:szCs w:val="24"/>
        </w:rPr>
        <w:t xml:space="preserve">estaria </w:t>
      </w:r>
      <w:r w:rsidR="001D772A" w:rsidRPr="00F22CB0">
        <w:rPr>
          <w:rFonts w:cs="Arial"/>
          <w:szCs w:val="24"/>
        </w:rPr>
        <w:t xml:space="preserve">em consonância com os preceitos do </w:t>
      </w:r>
      <w:proofErr w:type="spellStart"/>
      <w:r w:rsidR="001D772A" w:rsidRPr="00160061">
        <w:rPr>
          <w:rFonts w:cs="Arial"/>
          <w:i/>
          <w:szCs w:val="24"/>
        </w:rPr>
        <w:t>fit</w:t>
      </w:r>
      <w:proofErr w:type="spellEnd"/>
      <w:r w:rsidR="001D772A" w:rsidRPr="00160061">
        <w:rPr>
          <w:rFonts w:cs="Arial"/>
          <w:i/>
          <w:szCs w:val="24"/>
        </w:rPr>
        <w:t>-for-</w:t>
      </w:r>
      <w:proofErr w:type="spellStart"/>
      <w:r w:rsidR="001D772A" w:rsidRPr="00160061">
        <w:rPr>
          <w:rFonts w:cs="Arial"/>
          <w:i/>
          <w:szCs w:val="24"/>
        </w:rPr>
        <w:t>purpose</w:t>
      </w:r>
      <w:proofErr w:type="spellEnd"/>
      <w:r w:rsidR="001D772A" w:rsidRPr="00F22CB0">
        <w:rPr>
          <w:rFonts w:cs="Arial"/>
          <w:szCs w:val="24"/>
        </w:rPr>
        <w:t xml:space="preserve"> </w:t>
      </w:r>
      <w:r w:rsidR="001D772A" w:rsidRPr="00160061">
        <w:rPr>
          <w:rFonts w:cs="Arial"/>
          <w:i/>
          <w:szCs w:val="24"/>
        </w:rPr>
        <w:t xml:space="preserve">for </w:t>
      </w:r>
      <w:proofErr w:type="spellStart"/>
      <w:r w:rsidR="001D772A" w:rsidRPr="00160061">
        <w:rPr>
          <w:rFonts w:cs="Arial"/>
          <w:i/>
          <w:szCs w:val="24"/>
        </w:rPr>
        <w:t>land</w:t>
      </w:r>
      <w:proofErr w:type="spellEnd"/>
      <w:r w:rsidR="001D772A" w:rsidRPr="00160061">
        <w:rPr>
          <w:rFonts w:cs="Arial"/>
          <w:i/>
          <w:szCs w:val="24"/>
        </w:rPr>
        <w:t xml:space="preserve"> </w:t>
      </w:r>
      <w:proofErr w:type="spellStart"/>
      <w:r w:rsidR="001D772A" w:rsidRPr="00160061">
        <w:rPr>
          <w:rFonts w:cs="Arial"/>
          <w:i/>
          <w:szCs w:val="24"/>
        </w:rPr>
        <w:t>administration</w:t>
      </w:r>
      <w:proofErr w:type="spellEnd"/>
      <w:r w:rsidR="001D772A">
        <w:rPr>
          <w:rFonts w:cs="Arial"/>
          <w:szCs w:val="24"/>
        </w:rPr>
        <w:t xml:space="preserve">, que </w:t>
      </w:r>
      <w:r w:rsidR="001D772A" w:rsidRPr="00560695">
        <w:rPr>
          <w:rFonts w:cs="Arial"/>
          <w:szCs w:val="24"/>
        </w:rPr>
        <w:t xml:space="preserve">propõe sistemas de administração de terras </w:t>
      </w:r>
      <w:r w:rsidR="001D772A">
        <w:rPr>
          <w:rFonts w:cs="Arial"/>
          <w:szCs w:val="24"/>
        </w:rPr>
        <w:t>mais</w:t>
      </w:r>
      <w:r w:rsidR="001D772A" w:rsidRPr="00560695">
        <w:rPr>
          <w:rFonts w:cs="Arial"/>
          <w:szCs w:val="24"/>
        </w:rPr>
        <w:t xml:space="preserve"> flexíveis e adaptáveis às necessidades específicas de cada país ou região</w:t>
      </w:r>
      <w:r w:rsidR="001D772A">
        <w:rPr>
          <w:rFonts w:cs="Arial"/>
          <w:szCs w:val="24"/>
        </w:rPr>
        <w:t xml:space="preserve"> </w:t>
      </w:r>
      <w:r w:rsidR="001D772A">
        <w:rPr>
          <w:rFonts w:cs="Arial"/>
          <w:szCs w:val="24"/>
        </w:rPr>
        <w:fldChar w:fldCharType="begin"/>
      </w:r>
      <w:r w:rsidR="001D772A">
        <w:rPr>
          <w:rFonts w:cs="Arial"/>
          <w:szCs w:val="24"/>
        </w:rPr>
        <w:instrText xml:space="preserve"> ADDIN ZOTERO_ITEM CSL_CITATION {"citationID":"LiaHEnbN","properties":{"formattedCitation":"(Enemark; McLaren; Lemmen, 2021)","plainCitation":"(Enemark; McLaren; Lemmen, 2021)","noteIndex":0},"citationItems":[{"id":54,"uris":["http://zotero.org/users/15531986/items/NE3IWC7C"],"itemData":{"id":54,"type":"article-journal","abstract":"This Special Issue provides an insight, collated from 26 articles, focusing on various aspects of the Fit-for-Purpose Land Administration (FFPLA) concept and its application [...]","container-title":"Land","DOI":"10.3390/land10090972","ISSN":"2073-445X","issue":"9","journalAbbreviation":"Land","language":"en","license":"https://creativecommons.org/licenses/by/4.0/","page":"972","source":"DOI.org (Crossref)","title":"Fit-for-Purpose Land Administration—Providing Secure Land Rights at Scale","volume":"10","author":[{"family":"Enemark","given":"Stig"},{"family":"McLaren","given":"Robin"},{"family":"Lemmen","given":"Christiaan"}],"issued":{"date-parts":[["2021",9,15]]}}}],"schema":"https://github.com/citation-style-language/schema/raw/master/csl-citation.json"} </w:instrText>
      </w:r>
      <w:r w:rsidR="001D772A">
        <w:rPr>
          <w:rFonts w:cs="Arial"/>
          <w:szCs w:val="24"/>
        </w:rPr>
        <w:fldChar w:fldCharType="separate"/>
      </w:r>
      <w:r w:rsidR="001D772A" w:rsidRPr="004F0F3C">
        <w:rPr>
          <w:rFonts w:cs="Arial"/>
        </w:rPr>
        <w:t>(Enemark; McLaren; Lemmen, 2021)</w:t>
      </w:r>
      <w:r w:rsidR="001D772A">
        <w:rPr>
          <w:rFonts w:cs="Arial"/>
          <w:szCs w:val="24"/>
        </w:rPr>
        <w:fldChar w:fldCharType="end"/>
      </w:r>
      <w:r w:rsidR="0096721C">
        <w:rPr>
          <w:rFonts w:cs="Arial"/>
          <w:szCs w:val="24"/>
        </w:rPr>
        <w:t>.</w:t>
      </w:r>
    </w:p>
    <w:p w14:paraId="0284B89D" w14:textId="3B05EFB6" w:rsidR="00282E26" w:rsidRDefault="00282E26">
      <w:pPr>
        <w:rPr>
          <w:rFonts w:cs="Arial"/>
          <w:szCs w:val="24"/>
        </w:rPr>
      </w:pPr>
      <w:r>
        <w:rPr>
          <w:rFonts w:cs="Arial"/>
          <w:szCs w:val="24"/>
        </w:rPr>
        <w:br w:type="page"/>
      </w:r>
    </w:p>
    <w:p w14:paraId="6DC9F68D" w14:textId="77777777" w:rsidR="00E71C58" w:rsidRDefault="00E71C58" w:rsidP="001D772A">
      <w:pPr>
        <w:rPr>
          <w:rFonts w:cs="Arial"/>
          <w:szCs w:val="24"/>
        </w:rPr>
      </w:pPr>
    </w:p>
    <w:p w14:paraId="50EB4385" w14:textId="77777777" w:rsidR="00FD5223" w:rsidRDefault="00FD5223" w:rsidP="00282E26">
      <w:pPr>
        <w:pStyle w:val="Ttulo1"/>
      </w:pPr>
      <w:bookmarkStart w:id="16" w:name="_Toc192078419"/>
      <w:r w:rsidRPr="007C7115">
        <w:t>Justificativa da pesquisa</w:t>
      </w:r>
      <w:bookmarkEnd w:id="16"/>
    </w:p>
    <w:p w14:paraId="456A5BDB" w14:textId="4E92CB05" w:rsidR="00EB7ED1" w:rsidRDefault="00EB7ED1" w:rsidP="00EB7ED1">
      <w:r>
        <w:t xml:space="preserve">A maioria dos municípios do Brasil dispõe apenas de cadastros </w:t>
      </w:r>
      <w:r w:rsidR="00F23433">
        <w:t>urbanos alfanuméricos convencionais</w:t>
      </w:r>
      <w:r>
        <w:t xml:space="preserve">, que consistem em registros baseados em descrições </w:t>
      </w:r>
      <w:r w:rsidR="002759D3">
        <w:t>alfanuméricas</w:t>
      </w:r>
      <w:r>
        <w:t xml:space="preserve">, sem a incorporação de informações georreferenciadas. Essa limitação representa um obstáculo para a eficiência da administração pública, uma vez que o georreferenciamento — processo que associa </w:t>
      </w:r>
      <w:r w:rsidR="002759D3">
        <w:t xml:space="preserve">objetos </w:t>
      </w:r>
      <w:r>
        <w:t xml:space="preserve">espaciais a coordenadas </w:t>
      </w:r>
      <w:commentRangeStart w:id="17"/>
      <w:r>
        <w:t>geográficas</w:t>
      </w:r>
      <w:commentRangeEnd w:id="17"/>
      <w:r w:rsidR="002759D3">
        <w:rPr>
          <w:rStyle w:val="Refdecomentrio"/>
        </w:rPr>
        <w:commentReference w:id="17"/>
      </w:r>
      <w:r>
        <w:t xml:space="preserve"> — é fundamental para o planejamento urbano, a gestão de recursos e a tomada de decisões estratégicas.</w:t>
      </w:r>
    </w:p>
    <w:p w14:paraId="2DE06F66" w14:textId="746D4F5A" w:rsidR="00E74BC9" w:rsidRDefault="00E74BC9" w:rsidP="00EB7ED1">
      <w:del w:id="18" w:author="Carlos" w:date="2025-03-09T09:00:00Z">
        <w:r w:rsidDel="002759D3">
          <w:delText xml:space="preserve">. </w:delText>
        </w:r>
      </w:del>
      <w:r>
        <w:t>A implementação de tecnologias e metodologias necessárias para coletar, processar e manter dados georreferenciados exige investimentos significativos em equipamentos, software especializado e mão de obra qualificada, recursos que muitas prefeituras não possuem.</w:t>
      </w:r>
    </w:p>
    <w:p w14:paraId="622A82F7" w14:textId="5ABAA7AD" w:rsidR="00EB7ED1" w:rsidRDefault="00EB7ED1" w:rsidP="00EB7ED1">
      <w:r>
        <w:t xml:space="preserve">Nos municípios que utilizam </w:t>
      </w:r>
      <w:r w:rsidR="00160061">
        <w:t xml:space="preserve">apenas </w:t>
      </w:r>
      <w:r>
        <w:t xml:space="preserve">cadastros </w:t>
      </w:r>
      <w:r w:rsidR="00160061">
        <w:t>alfanuméricos</w:t>
      </w:r>
      <w:r>
        <w:t xml:space="preserve">, os dados frequentemente estão </w:t>
      </w:r>
      <w:commentRangeStart w:id="19"/>
      <w:r>
        <w:t>incorretos ou incompletos</w:t>
      </w:r>
      <w:commentRangeEnd w:id="19"/>
      <w:r w:rsidR="008743D9">
        <w:rPr>
          <w:rStyle w:val="Refdecomentrio"/>
        </w:rPr>
        <w:commentReference w:id="19"/>
      </w:r>
      <w:r>
        <w:t xml:space="preserve">, o que compromete a confiabilidade das informações. Erros como endereços duplicados, descrições imprecisas ou falta de atualização são comuns, gerando dificuldades para a gestão pública e para os próprios cidadãos. </w:t>
      </w:r>
    </w:p>
    <w:p w14:paraId="08AB5910" w14:textId="3DCC0901" w:rsidR="00894815" w:rsidRDefault="00B240CE" w:rsidP="00EB7ED1">
      <w:r>
        <w:t>Nesse contexto, fica evidente a necessidade de uma</w:t>
      </w:r>
      <w:r w:rsidR="00241C79">
        <w:t xml:space="preserve"> ferramenta que permita</w:t>
      </w:r>
      <w:r>
        <w:t>:</w:t>
      </w:r>
    </w:p>
    <w:p w14:paraId="64E20FE2" w14:textId="69BC1425" w:rsidR="00B240CE" w:rsidRDefault="00FD1174" w:rsidP="00710CEE">
      <w:pPr>
        <w:pStyle w:val="PargrafodaLista"/>
        <w:numPr>
          <w:ilvl w:val="0"/>
          <w:numId w:val="8"/>
        </w:numPr>
      </w:pPr>
      <w:r>
        <w:t xml:space="preserve">Identificar de forma visual os erros </w:t>
      </w:r>
      <w:r w:rsidR="00C95449">
        <w:t>presentes no cadastro descritivo;</w:t>
      </w:r>
    </w:p>
    <w:p w14:paraId="51A0C618" w14:textId="035C8A3C" w:rsidR="00C95449" w:rsidRDefault="00EA2794" w:rsidP="00710CEE">
      <w:pPr>
        <w:pStyle w:val="PargrafodaLista"/>
        <w:numPr>
          <w:ilvl w:val="0"/>
          <w:numId w:val="8"/>
        </w:numPr>
      </w:pPr>
      <w:r>
        <w:t>Criar objetos geográficos</w:t>
      </w:r>
      <w:r w:rsidR="008A2E47">
        <w:t xml:space="preserve"> </w:t>
      </w:r>
      <w:r w:rsidR="000E746D">
        <w:t>em escala</w:t>
      </w:r>
      <w:r w:rsidR="00D30FBA">
        <w:t xml:space="preserve"> a partir dos dados textuais,</w:t>
      </w:r>
      <w:r>
        <w:t xml:space="preserve"> que possam ser georreferencia</w:t>
      </w:r>
      <w:r w:rsidR="008A2E47">
        <w:t>dos</w:t>
      </w:r>
      <w:r w:rsidR="00F2680F">
        <w:t xml:space="preserve"> </w:t>
      </w:r>
      <w:r w:rsidR="00F038AA">
        <w:t xml:space="preserve">com uma precisão </w:t>
      </w:r>
      <w:r w:rsidR="00572615">
        <w:t>razoável</w:t>
      </w:r>
      <w:r w:rsidR="000D6BC7">
        <w:t xml:space="preserve">, custo baixo e </w:t>
      </w:r>
      <w:r w:rsidR="00674D32">
        <w:t>de forma automatizada.</w:t>
      </w:r>
      <w:r w:rsidR="000D6BC7">
        <w:t xml:space="preserve"> </w:t>
      </w:r>
    </w:p>
    <w:p w14:paraId="6C8A351B" w14:textId="772FEB56" w:rsidR="00FD5223" w:rsidRDefault="00FD5223" w:rsidP="000B458E">
      <w:pPr>
        <w:pStyle w:val="Ttulo3"/>
      </w:pPr>
      <w:bookmarkStart w:id="20" w:name="_Toc192078420"/>
      <w:r w:rsidRPr="007C7115">
        <w:t>Objetivos</w:t>
      </w:r>
      <w:bookmarkEnd w:id="20"/>
      <w:r w:rsidRPr="007C7115">
        <w:t xml:space="preserve"> </w:t>
      </w:r>
    </w:p>
    <w:p w14:paraId="7F6D8CEE" w14:textId="20E16FB3" w:rsidR="008743D9" w:rsidRPr="00FD3599" w:rsidRDefault="008743D9" w:rsidP="008743D9">
      <w:pPr>
        <w:rPr>
          <w:rFonts w:cs="Arial"/>
          <w:szCs w:val="24"/>
        </w:rPr>
      </w:pPr>
      <w:r>
        <w:rPr>
          <w:rFonts w:cs="Arial"/>
          <w:szCs w:val="24"/>
        </w:rPr>
        <w:t>O objetivo geral desta pesquisa é d</w:t>
      </w:r>
      <w:r w:rsidRPr="00F22CB0">
        <w:rPr>
          <w:rFonts w:cs="Arial"/>
          <w:szCs w:val="24"/>
        </w:rPr>
        <w:t xml:space="preserve">esenvolver </w:t>
      </w:r>
      <w:r w:rsidR="002E4487" w:rsidRPr="00F22CB0">
        <w:rPr>
          <w:rFonts w:cs="Arial"/>
          <w:szCs w:val="24"/>
        </w:rPr>
        <w:t xml:space="preserve">uma metodologia para converter </w:t>
      </w:r>
      <w:r w:rsidR="002E4487">
        <w:rPr>
          <w:rFonts w:cs="Arial"/>
          <w:szCs w:val="24"/>
        </w:rPr>
        <w:t xml:space="preserve">as </w:t>
      </w:r>
      <w:r w:rsidR="002E4487" w:rsidRPr="00F22CB0">
        <w:rPr>
          <w:rFonts w:cs="Arial"/>
          <w:szCs w:val="24"/>
        </w:rPr>
        <w:t xml:space="preserve">descrições alfanuméricas de um cadastro em objetos geográficos e </w:t>
      </w:r>
      <w:r w:rsidR="00776AE0" w:rsidRPr="00F22CB0">
        <w:rPr>
          <w:rFonts w:cs="Arial"/>
          <w:szCs w:val="24"/>
        </w:rPr>
        <w:t>georreferenciá-los</w:t>
      </w:r>
      <w:r w:rsidR="00776AE0">
        <w:rPr>
          <w:rFonts w:cs="Arial"/>
          <w:szCs w:val="24"/>
        </w:rPr>
        <w:t>. Tendo</w:t>
      </w:r>
      <w:r>
        <w:rPr>
          <w:rFonts w:cs="Arial"/>
          <w:szCs w:val="24"/>
        </w:rPr>
        <w:t xml:space="preserve"> como </w:t>
      </w:r>
      <w:r w:rsidR="00776AE0">
        <w:t>objetivos específicos</w:t>
      </w:r>
    </w:p>
    <w:p w14:paraId="2D55AD19" w14:textId="5FDC5FF9" w:rsidR="00554D58" w:rsidRPr="00554D58" w:rsidDel="008743D9" w:rsidRDefault="00554D58" w:rsidP="00554D58">
      <w:pPr>
        <w:rPr>
          <w:del w:id="21" w:author="Carlos" w:date="2025-03-09T09:04:00Z"/>
        </w:rPr>
      </w:pPr>
    </w:p>
    <w:p w14:paraId="0D244D50" w14:textId="0DE700B1" w:rsidR="00FD5223" w:rsidRDefault="0003394F" w:rsidP="00710CEE">
      <w:pPr>
        <w:pStyle w:val="PargrafodaLista"/>
        <w:numPr>
          <w:ilvl w:val="0"/>
          <w:numId w:val="7"/>
        </w:numPr>
      </w:pPr>
      <w:r>
        <w:t>R</w:t>
      </w:r>
      <w:r w:rsidR="00FD5223" w:rsidRPr="00985D37">
        <w:t xml:space="preserve">ealizar o reconhecimento óptico de caracteres (OCR) dos manuais do CIATA para gerar documentos PDF indexáveis; </w:t>
      </w:r>
    </w:p>
    <w:p w14:paraId="44B6BD52" w14:textId="7212386D" w:rsidR="00FD5223" w:rsidRDefault="00FD5223" w:rsidP="00710CEE">
      <w:pPr>
        <w:pStyle w:val="PargrafodaLista"/>
        <w:numPr>
          <w:ilvl w:val="0"/>
          <w:numId w:val="7"/>
        </w:numPr>
      </w:pPr>
      <w:r w:rsidRPr="00985D37">
        <w:t xml:space="preserve">Definir o conjunto mínimo de atributos textuais necessários para a criação de imagens representativas da distribuição da malha de lotes urbanas; </w:t>
      </w:r>
    </w:p>
    <w:p w14:paraId="3189C2AA" w14:textId="400B9B4B" w:rsidR="00FD5223" w:rsidRPr="007C7115" w:rsidRDefault="00FD5223" w:rsidP="00710CEE">
      <w:pPr>
        <w:pStyle w:val="PargrafodaLista"/>
        <w:numPr>
          <w:ilvl w:val="0"/>
          <w:numId w:val="7"/>
        </w:numPr>
      </w:pPr>
      <w:r w:rsidRPr="00985D37">
        <w:lastRenderedPageBreak/>
        <w:t>Identificar métodos que permitam validar e complementar dados das bases alfanuméricas.</w:t>
      </w:r>
    </w:p>
    <w:p w14:paraId="094C9246" w14:textId="77777777" w:rsidR="00822C8B" w:rsidRDefault="00822C8B">
      <w:pPr>
        <w:rPr>
          <w:rFonts w:eastAsiaTheme="majorEastAsia" w:cstheme="majorBidi"/>
          <w:b/>
          <w:caps/>
          <w:szCs w:val="32"/>
        </w:rPr>
      </w:pPr>
      <w:r>
        <w:br w:type="page"/>
      </w:r>
    </w:p>
    <w:p w14:paraId="2EB34E52" w14:textId="32A1EEA2" w:rsidR="001D772A" w:rsidRDefault="006F2A4B" w:rsidP="000B085C">
      <w:pPr>
        <w:pStyle w:val="Ttulo1"/>
      </w:pPr>
      <w:bookmarkStart w:id="22" w:name="_Toc192078423"/>
      <w:r>
        <w:lastRenderedPageBreak/>
        <w:t>fundamentação teórica</w:t>
      </w:r>
      <w:bookmarkEnd w:id="22"/>
    </w:p>
    <w:p w14:paraId="2FD06074" w14:textId="0587EC36" w:rsidR="001D772A" w:rsidRDefault="001D772A" w:rsidP="001D772A">
      <w:commentRangeStart w:id="23"/>
      <w:r>
        <w:t xml:space="preserve">Para que o georreferenciamento simplificado proposto </w:t>
      </w:r>
      <w:r w:rsidR="00C972D9">
        <w:t>neste</w:t>
      </w:r>
      <w:r>
        <w:t xml:space="preserve"> p</w:t>
      </w:r>
      <w:r w:rsidR="00FA2ADE">
        <w:t xml:space="preserve">rojeto </w:t>
      </w:r>
      <w:r>
        <w:t>chegue a bom termo é necessário que o cadastro descritivo tenha algumas características:</w:t>
      </w:r>
    </w:p>
    <w:p w14:paraId="6811129D" w14:textId="661167FD" w:rsidR="001D772A" w:rsidRDefault="001D772A" w:rsidP="001D772A">
      <w:r>
        <w:t xml:space="preserve">- </w:t>
      </w:r>
      <w:r w:rsidR="00FA2ADE">
        <w:t>Exista</w:t>
      </w:r>
      <w:r>
        <w:t xml:space="preserve"> um atributo que permita identificar a quadra em que o endereço está alocado;</w:t>
      </w:r>
    </w:p>
    <w:p w14:paraId="7203EE05" w14:textId="5EAB261B" w:rsidR="001D772A" w:rsidRDefault="001D772A" w:rsidP="001D772A">
      <w:r>
        <w:t xml:space="preserve">- </w:t>
      </w:r>
      <w:r w:rsidR="00FA2ADE">
        <w:t>Exista</w:t>
      </w:r>
      <w:r>
        <w:t xml:space="preserve"> um atributo contendo a dimensão da testada do lote (</w:t>
      </w:r>
      <w:r w:rsidRPr="00E26782">
        <w:t>largura do lote voltada para a rua</w:t>
      </w:r>
      <w:r>
        <w:t>)</w:t>
      </w:r>
      <w:r w:rsidR="007A61C6">
        <w:t>.</w:t>
      </w:r>
    </w:p>
    <w:p w14:paraId="58949A5D" w14:textId="165DAC70" w:rsidR="00DD4774" w:rsidRDefault="00FA2ADE" w:rsidP="001D772A">
      <w:r>
        <w:t xml:space="preserve">- </w:t>
      </w:r>
      <w:r w:rsidR="0061733B">
        <w:t xml:space="preserve">A profundidade do </w:t>
      </w:r>
      <w:r w:rsidR="008F0072">
        <w:t xml:space="preserve">lote </w:t>
      </w:r>
      <w:r w:rsidR="0079778D">
        <w:t xml:space="preserve">é opcional, mas melhora consideravelmente a </w:t>
      </w:r>
      <w:r w:rsidR="00437D8C">
        <w:t>precisão do</w:t>
      </w:r>
      <w:r w:rsidR="0079778D">
        <w:t xml:space="preserve"> </w:t>
      </w:r>
      <w:r w:rsidR="00401F9D">
        <w:t>polígono gerado</w:t>
      </w:r>
      <w:r w:rsidR="00437D8C">
        <w:t>.</w:t>
      </w:r>
    </w:p>
    <w:p w14:paraId="600D58AA" w14:textId="77777777" w:rsidR="00287CAA" w:rsidRDefault="001D772A" w:rsidP="001D772A">
      <w:r>
        <w:t>Essas características são facilmente encontradas em cadastros imobiliários criados com base no Projeto CIATA.</w:t>
      </w:r>
      <w:r w:rsidR="00175E7E">
        <w:t xml:space="preserve"> </w:t>
      </w:r>
      <w:r w:rsidR="00175E7E" w:rsidRPr="00175E7E">
        <w:t>Em especial, a forma como as parcelas são identificadas</w:t>
      </w:r>
      <w:r w:rsidR="000F03B4">
        <w:t xml:space="preserve"> </w:t>
      </w:r>
      <w:r w:rsidR="00980099">
        <w:t>no projeto original</w:t>
      </w:r>
      <w:r w:rsidR="00175E7E" w:rsidRPr="00175E7E">
        <w:t xml:space="preserve">, em uma sequência de caracteres representando distrito, setor, quadra, lote, unidade e edificação (DD.SS.QQQ.LLLL.UUU-EEE) </w:t>
      </w:r>
      <w:r w:rsidR="00777ACD">
        <w:fldChar w:fldCharType="begin"/>
      </w:r>
      <w:r w:rsidR="00777ACD">
        <w:instrText xml:space="preserve"> ADDIN ZOTERO_ITEM CSL_CITATION {"citationID":"2l38Lsdc","properties":{"formattedCitation":"(Amorim, 2018)","plainCitation":"(Amorim, 2018)","noteIndex":0},"citationItems":[{"id":148,"uris":["http://zotero.org/users/15531986/items/J66UHS3J"],"itemData":{"id":148,"type":"book","ISBN":"978-85-9546-282-3","language":"pt-BR","publisher":"Editora UNESP Digital","source":"Câmara Brasileira do Livro ISBN","title":"Cadastro e gestão territorial: uma visão luso-brasileira para a implementação de sistemas de informação cadastral nos municípios","title-short":"Cadastro e gestão territorial","author":[{"family":"Amorim","given":"Amilton"}],"contributor":[{"family":"Pelegrina","given":"Marcos Aurélio"},{"family":"Julião","given":"Rui Pedro"}],"issued":{"date-parts":[["2018",5,21]]}}}],"schema":"https://github.com/citation-style-language/schema/raw/master/csl-citation.json"} </w:instrText>
      </w:r>
      <w:r w:rsidR="00777ACD">
        <w:fldChar w:fldCharType="separate"/>
      </w:r>
      <w:r w:rsidR="00777ACD" w:rsidRPr="00777ACD">
        <w:rPr>
          <w:rFonts w:cs="Arial"/>
        </w:rPr>
        <w:t>(Amorim, 2018)</w:t>
      </w:r>
      <w:r w:rsidR="00777ACD">
        <w:fldChar w:fldCharType="end"/>
      </w:r>
      <w:r w:rsidR="00175E7E" w:rsidRPr="00175E7E">
        <w:t>, é muito conveniente para a conversão de alguns cadastros textuais incompletos para cadastros georreferenciados.</w:t>
      </w:r>
      <w:commentRangeEnd w:id="23"/>
      <w:r w:rsidR="008743D9">
        <w:rPr>
          <w:rStyle w:val="Refdecomentrio"/>
        </w:rPr>
        <w:commentReference w:id="23"/>
      </w:r>
    </w:p>
    <w:p w14:paraId="1BCF1F9E" w14:textId="7018E9DB" w:rsidR="001D772A" w:rsidRPr="00287CAA" w:rsidRDefault="00287CAA" w:rsidP="00287CAA">
      <w:commentRangeStart w:id="24"/>
      <w:r w:rsidRPr="00287CAA">
        <w:t>As características mencionadas são prontamente observáveis em cadastros imobiliários desenvolvidos a partir do Projeto CIATA. Notadamente, o método de identificação das parcelas no projeto original, utilizando uma sequência de caracteres que representam distrito, setor, quadra, lote, unidade e edificação (DD.SS.QQQ.LLLL.UUU-EEE)</w:t>
      </w:r>
      <w:r w:rsidR="00AC5F17">
        <w:fldChar w:fldCharType="begin"/>
      </w:r>
      <w:r w:rsidR="00AC5F17">
        <w:instrText xml:space="preserve"> ADDIN ZOTERO_ITEM CSL_CITATION {"citationID":"jBDXvGR8","properties":{"formattedCitation":"(Amorim, 2018)","plainCitation":"(Amorim, 2018)","noteIndex":0},"citationItems":[{"id":148,"uris":["http://zotero.org/users/15531986/items/J66UHS3J"],"itemData":{"id":148,"type":"book","ISBN":"978-85-9546-282-3","language":"pt-BR","publisher":"Editora UNESP Digital","source":"Câmara Brasileira do Livro ISBN","title":"Cadastro e gestão territorial: uma visão luso-brasileira para a implementação de sistemas de informação cadastral nos municípios","title-short":"Cadastro e gestão territorial","author":[{"family":"Amorim","given":"Amilton"}],"contributor":[{"family":"Pelegrina","given":"Marcos Aurélio"},{"family":"Julião","given":"Rui Pedro"}],"issued":{"date-parts":[["2018",5,21]]}}}],"schema":"https://github.com/citation-style-language/schema/raw/master/csl-citation.json"} </w:instrText>
      </w:r>
      <w:r w:rsidR="00AC5F17">
        <w:fldChar w:fldCharType="separate"/>
      </w:r>
      <w:r w:rsidR="00AC5F17" w:rsidRPr="00AC5F17">
        <w:rPr>
          <w:rFonts w:cs="Arial"/>
        </w:rPr>
        <w:t>(Amorim, 2018)</w:t>
      </w:r>
      <w:r w:rsidR="00AC5F17">
        <w:fldChar w:fldCharType="end"/>
      </w:r>
      <w:r w:rsidRPr="00287CAA">
        <w:t>, revela-se extremamente conveniente para a conversão de alguns cadastros textuais incompletos em cadastros georreferenciados.</w:t>
      </w:r>
    </w:p>
    <w:p w14:paraId="78A8F1C1" w14:textId="4D44E6B4" w:rsidR="00FC66AC" w:rsidRDefault="00FC66AC" w:rsidP="001D772A">
      <w:r w:rsidRPr="00FC66AC">
        <w:t xml:space="preserve">Também é relevante analisar as possibilidades abertas pela publicação, pelo IBGE, do Cadastro Nacional de Endereços para Fins Estatísticos - CNEFE.  </w:t>
      </w:r>
      <w:commentRangeEnd w:id="24"/>
      <w:r w:rsidR="008743D9">
        <w:rPr>
          <w:rStyle w:val="Refdecomentrio"/>
        </w:rPr>
        <w:commentReference w:id="24"/>
      </w:r>
    </w:p>
    <w:p w14:paraId="73FCB627" w14:textId="77777777" w:rsidR="001D772A" w:rsidRDefault="001D772A" w:rsidP="000B085C">
      <w:pPr>
        <w:pStyle w:val="Ttulo2"/>
      </w:pPr>
      <w:bookmarkStart w:id="25" w:name="_Toc192078424"/>
      <w:r>
        <w:t>O CIATA</w:t>
      </w:r>
      <w:bookmarkEnd w:id="25"/>
    </w:p>
    <w:p w14:paraId="40E4FA7E" w14:textId="50CA9087" w:rsidR="001D772A" w:rsidRPr="00B322C5" w:rsidRDefault="001D772A" w:rsidP="001D772A">
      <w:r w:rsidRPr="00B322C5">
        <w:t xml:space="preserve">O Projeto CIATA (Convênio de Incentivo ao Aperfeiçoamento Técnico) </w:t>
      </w:r>
      <w:r w:rsidR="00707768">
        <w:fldChar w:fldCharType="begin"/>
      </w:r>
      <w:r w:rsidR="00707768">
        <w:instrText xml:space="preserve"> ADDIN ZOTERO_ITEM CSL_CITATION {"citationID":"fj9LlGrk","properties":{"formattedCitation":"(MF-CIATA,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00707768">
        <w:fldChar w:fldCharType="separate"/>
      </w:r>
      <w:r w:rsidR="00707768" w:rsidRPr="00707768">
        <w:rPr>
          <w:rFonts w:cs="Arial"/>
        </w:rPr>
        <w:t>(MF-CIATA, 1979)</w:t>
      </w:r>
      <w:r w:rsidR="00707768">
        <w:fldChar w:fldCharType="end"/>
      </w:r>
      <w:r w:rsidR="00707768">
        <w:t xml:space="preserve"> </w:t>
      </w:r>
      <w:r w:rsidRPr="00B322C5">
        <w:t>é considerado a primeira iniciativa de criação de uma metodologia de organização de cadastros urbanos do Brasil. Mais do que uma simples modelagem dos dados</w:t>
      </w:r>
      <w:ins w:id="26" w:author="Carlos" w:date="2025-03-09T09:07:00Z">
        <w:r w:rsidR="008743D9">
          <w:t>,</w:t>
        </w:r>
      </w:ins>
      <w:r w:rsidRPr="00B322C5">
        <w:t xml:space="preserve"> o projeto lançou as bases para o desenvolvimento de quase todos os cadastros automatizados atuais. Pode-se dizer que, guardadas as diferenças tecnológicas de cada época, o CIATA foi um precursor do LADM (ISO 19.152 - </w:t>
      </w:r>
      <w:r w:rsidRPr="007E2FD5">
        <w:rPr>
          <w:i/>
        </w:rPr>
        <w:t xml:space="preserve">Land </w:t>
      </w:r>
      <w:proofErr w:type="spellStart"/>
      <w:r w:rsidRPr="007E2FD5">
        <w:rPr>
          <w:i/>
        </w:rPr>
        <w:t>Administration</w:t>
      </w:r>
      <w:proofErr w:type="spellEnd"/>
      <w:r w:rsidRPr="007E2FD5">
        <w:rPr>
          <w:i/>
        </w:rPr>
        <w:t xml:space="preserve"> Domain Model</w:t>
      </w:r>
      <w:r w:rsidRPr="00B322C5">
        <w:t xml:space="preserve">). </w:t>
      </w:r>
    </w:p>
    <w:p w14:paraId="2B6A8539" w14:textId="7381D494" w:rsidR="001D772A" w:rsidRPr="00B322C5" w:rsidRDefault="001D772A" w:rsidP="001D772A">
      <w:r w:rsidRPr="00B322C5">
        <w:lastRenderedPageBreak/>
        <w:t>O CIATA foi implementado na década de 1970 pela Secretaria de Economia e Finanças do Ministério da Fazenda, com recursos do Programa de Assistência Técnica (PRAT) e apoio do Serviço Federal de Processamento de Dados (SERPRO). o projeto visava, inicialmente, auxiliar pequenos municípios na implantação do Cadastro Técnico Municipal, com o objetivo de aumentar a arrecadação de receitas próprias e diminuir a dependência de recursos externos</w:t>
      </w:r>
      <w:r w:rsidR="007E2FD5">
        <w:t xml:space="preserve"> </w:t>
      </w:r>
      <w:r>
        <w:fldChar w:fldCharType="begin"/>
      </w:r>
      <w:r>
        <w:instrText xml:space="preserve"> ADDIN ZOTERO_ITEM CSL_CITATION {"citationID":"hHFNlFOB","properties":{"formattedCitation":"(Silva, 2023)","plainCitation":"(Silva, 2023)","noteIndex":0},"citationItems":[{"id":55,"uris":["http://zotero.org/users/15531986/items/YX4VADJB"],"itemData":{"id":55,"type":"book","abstract":"O Cadastro Territorial Multifinalitário (CTM) é considerado um instrumento essencial à gestão territorial e municipal, em que políticas de solo e outras ações municipais podem se apoiar. Todavia, dificuldades relacionadas a capaci­dade técnica e financeira, apresentam-se como os principais entraves aos avanços que os municípios necessitam promover. Esta publicação, fundamentada nas diretrizes nacionais para implementação do Cadastro Territorial Multifinalitário, dis­corre sobre os procedimentos para materialização deste importante instrumento, apresentando conceitos ancorados na evolução científica promovida nesta área do conhecimento e ao mesmo tempo os assentando na realidade dos municípios brasileiros, de modo que cada ente, em razão do estágio em que se encontra seu sistema cadastral, tenha a possibilidade de dar início ou seguimento ao CTM.","event-place":"Florianópolis, SC","ISBN":"978-85-8328-172-6","language":"pt-BR","publisher":"Ufsc","publisher-place":"Florianópolis, SC","source":"Câmara Brasileira do Livro ISBN","title":"Cadastro Territorial Multifinalitário aplicado à gestão municipal","title-short":"CTM aplicado","author":[{"family":"Silva","given":"Everton","dropping-particle":"da"}],"contributor":[{"family":"Carneiro","given":"Andrea Flávia Tenório"},{"family":"Fernandes","given":"Cintia Estefania"},{"family":"Cesare","given":"Claudia M.","dropping-particle":"de"},{"family":"Erba","given":"Diego Alfonso"},{"family":"Cunha","given":"Eglaísa Micheline Pontes"},{"family":"Oliveira","given":"Francisco Henrique","dropping-particle":"de"},{"family":"Silva","given":"Liane Ramos","dropping-particle":"da"},{"family":"Santos","given":"Samuel Steiner","dropping-particle":"dos"},{"family":"Eising","given":"Eduardo"},{"family":"Silva","given":"Hatan Pinheiro"},{"family":"Araujo","given":"João Francisco Maués"},{"family":"Gomes","given":"Daniel da Costa"},{"family":"Aquino","given":"Carolina de Sousa"},{"family":"Silva","given":"Claudio Oliveira","dropping-particle":"da"},{"family":"Guimaraens","given":"Cristiana Scorza"},{"family":"Rodrigues","given":"Valquíria Duarte Vieira"},{"family":"Silva","given":"Luiz Paulo de Oliveira"},{"family":"Barbosa","given":"Luciana Gill"},{"family":"Amaral","given":"Cesar Augustus de Santis"}],"issued":{"date-parts":[["2023",3,28]]}}}],"schema":"https://github.com/citation-style-language/schema/raw/master/csl-citation.json"} </w:instrText>
      </w:r>
      <w:r>
        <w:fldChar w:fldCharType="separate"/>
      </w:r>
      <w:r w:rsidRPr="00415508">
        <w:rPr>
          <w:rFonts w:cs="Arial"/>
        </w:rPr>
        <w:t>(Silva, 2023)</w:t>
      </w:r>
      <w:r>
        <w:fldChar w:fldCharType="end"/>
      </w:r>
      <w:r w:rsidR="007E2FD5">
        <w:t>.</w:t>
      </w:r>
    </w:p>
    <w:p w14:paraId="3085A031" w14:textId="005A5C28" w:rsidR="001D772A" w:rsidRPr="00B322C5" w:rsidRDefault="001D772A" w:rsidP="001D772A">
      <w:r w:rsidRPr="00B322C5">
        <w:t>Apesar de ter como foco principal a melhoria da arrecadação municipal, o CIATA contribuiu para a implementação de cadastros em diversos municípios brasileiros, servindo como base para o desenvolvimento de sistemas de informações territoriais mais abrangentes. O projeto alcançou 769 prefeituras e cadastrou mais de 3,5 milhões de unidades imobiliárias durante seus oito anos de vigência (1973-1981). O Banco Mundial reconheceu a importância do CIATA, considerando-o um modelo de sucesso no apoio técnico na área fazendária</w:t>
      </w:r>
      <w:r w:rsidR="006311A1">
        <w:t xml:space="preserve"> </w:t>
      </w:r>
      <w:r w:rsidR="006311A1">
        <w:fldChar w:fldCharType="begin"/>
      </w:r>
      <w:r w:rsidR="006311A1">
        <w:instrText xml:space="preserve"> ADDIN ZOTERO_ITEM CSL_CITATION {"citationID":"hpw3zrAN","properties":{"formattedCitation":"(Cunha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6311A1">
        <w:fldChar w:fldCharType="separate"/>
      </w:r>
      <w:r w:rsidR="006311A1" w:rsidRPr="006311A1">
        <w:rPr>
          <w:rFonts w:cs="Arial"/>
        </w:rPr>
        <w:t xml:space="preserve">(Cunha </w:t>
      </w:r>
      <w:r w:rsidR="006311A1" w:rsidRPr="006311A1">
        <w:rPr>
          <w:rFonts w:cs="Arial"/>
          <w:i/>
          <w:iCs/>
        </w:rPr>
        <w:t>et al.</w:t>
      </w:r>
      <w:r w:rsidR="006311A1" w:rsidRPr="006311A1">
        <w:rPr>
          <w:rFonts w:cs="Arial"/>
        </w:rPr>
        <w:t>, 2019)</w:t>
      </w:r>
      <w:r w:rsidR="006311A1">
        <w:fldChar w:fldCharType="end"/>
      </w:r>
      <w:r w:rsidR="0086123D">
        <w:t>.</w:t>
      </w:r>
    </w:p>
    <w:p w14:paraId="10E890F6" w14:textId="7E0B34E1" w:rsidR="001D772A" w:rsidRPr="00B322C5" w:rsidRDefault="001D772A" w:rsidP="000B458E">
      <w:pPr>
        <w:pStyle w:val="Ttulo3"/>
        <w:rPr>
          <w:rFonts w:eastAsiaTheme="minorHAnsi"/>
        </w:rPr>
      </w:pPr>
      <w:bookmarkStart w:id="27" w:name="_Toc183090298"/>
      <w:bookmarkStart w:id="28" w:name="_Toc192078425"/>
      <w:r w:rsidRPr="00B322C5">
        <w:t xml:space="preserve">Modelo </w:t>
      </w:r>
      <w:r w:rsidRPr="00467B9C">
        <w:t>conceitual</w:t>
      </w:r>
      <w:bookmarkEnd w:id="27"/>
      <w:r>
        <w:t xml:space="preserve"> </w:t>
      </w:r>
      <w:r w:rsidR="00A35335">
        <w:t>d</w:t>
      </w:r>
      <w:r>
        <w:t xml:space="preserve">o </w:t>
      </w:r>
      <w:r w:rsidR="00A35335">
        <w:t>CIATA</w:t>
      </w:r>
      <w:bookmarkEnd w:id="28"/>
    </w:p>
    <w:p w14:paraId="450DDD8C" w14:textId="506E8E23" w:rsidR="001D772A" w:rsidRPr="00B322C5" w:rsidRDefault="001D772A" w:rsidP="001D772A">
      <w:pPr>
        <w:rPr>
          <w:rFonts w:cs="Arial"/>
        </w:rPr>
      </w:pPr>
      <w:r w:rsidRPr="00B322C5">
        <w:t xml:space="preserve">O CIATA foi concebido de forma modular e flexível para atender às necessidades específicas de cada município, abrangendo módulos de assistência jurídica, administrativa, cadastro imobiliário urbano, cadastro fiscal mobiliário e receita. A metodologia do cadastro imobiliário urbano era composta por duas fases: </w:t>
      </w:r>
      <w:r w:rsidRPr="007E2FD5">
        <w:rPr>
          <w:i/>
        </w:rPr>
        <w:t>Execução</w:t>
      </w:r>
      <w:r w:rsidRPr="00B322C5">
        <w:t xml:space="preserve"> e </w:t>
      </w:r>
      <w:r w:rsidRPr="007E2FD5">
        <w:rPr>
          <w:i/>
        </w:rPr>
        <w:t>Implantação</w:t>
      </w:r>
      <w:r w:rsidRPr="00B322C5">
        <w:t xml:space="preserve">. Na fase de </w:t>
      </w:r>
      <w:r w:rsidRPr="00A473CD">
        <w:rPr>
          <w:i/>
        </w:rPr>
        <w:t>Execução</w:t>
      </w:r>
      <w:r w:rsidRPr="00B322C5">
        <w:t xml:space="preserve">, o SERPRO realizava a setorização fiscal, levantamento cadastral, avaliação de imóveis e tratamento da informação. Na fase de </w:t>
      </w:r>
      <w:r w:rsidRPr="00A473CD">
        <w:rPr>
          <w:i/>
        </w:rPr>
        <w:t>Implantação</w:t>
      </w:r>
      <w:r w:rsidRPr="00B322C5">
        <w:t>, o projeto repassava rotinas para a prefeitura, incluindo atualização cadastral, tratamento e lançamento</w:t>
      </w:r>
      <w:r w:rsidR="006311A1">
        <w:t xml:space="preserve"> </w:t>
      </w:r>
      <w:r w:rsidR="006311A1">
        <w:fldChar w:fldCharType="begin"/>
      </w:r>
      <w:r w:rsidR="006311A1">
        <w:instrText xml:space="preserve"> ADDIN ZOTERO_ITEM CSL_CITATION {"citationID":"R916tvaQ","properties":{"formattedCitation":"(Cunha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006311A1">
        <w:fldChar w:fldCharType="separate"/>
      </w:r>
      <w:r w:rsidR="006311A1" w:rsidRPr="006311A1">
        <w:rPr>
          <w:rFonts w:cs="Arial"/>
        </w:rPr>
        <w:t xml:space="preserve">(Cunha </w:t>
      </w:r>
      <w:r w:rsidR="006311A1" w:rsidRPr="006311A1">
        <w:rPr>
          <w:rFonts w:cs="Arial"/>
          <w:i/>
          <w:iCs/>
        </w:rPr>
        <w:t>et al.</w:t>
      </w:r>
      <w:r w:rsidR="006311A1" w:rsidRPr="006311A1">
        <w:rPr>
          <w:rFonts w:cs="Arial"/>
        </w:rPr>
        <w:t>, 2019)</w:t>
      </w:r>
      <w:r w:rsidR="006311A1">
        <w:fldChar w:fldCharType="end"/>
      </w:r>
      <w:r w:rsidR="00A76E9F" w:rsidRPr="00CB60B7">
        <w:rPr>
          <w:rFonts w:cs="Arial"/>
        </w:rPr>
        <w:t>.</w:t>
      </w:r>
    </w:p>
    <w:p w14:paraId="3FF915D5" w14:textId="77777777" w:rsidR="001D772A" w:rsidRPr="00B322C5" w:rsidRDefault="001D772A" w:rsidP="001D772A">
      <w:r w:rsidRPr="00B322C5">
        <w:t>Considerando as limitações técnicas das décadas de 1970 e 1980, a fase de execução geralmente resultava em cadastros formados por fichas e livros, uma vez que poucas prefeituras tinham condições de adquirir os caríssimos mainframes disponíveis para automação.</w:t>
      </w:r>
    </w:p>
    <w:p w14:paraId="51C75B47" w14:textId="77777777" w:rsidR="001D772A" w:rsidRDefault="001D772A" w:rsidP="001D772A">
      <w:r w:rsidRPr="00B322C5">
        <w:t>Mesmo quando havia possibilidade de processamento eletrônico, as fichas eram preenchidas manualmente e depois enviadas a centros onde os dados eram digitados em equipamentos off-line para depois serem processados.</w:t>
      </w:r>
    </w:p>
    <w:p w14:paraId="3E61874C" w14:textId="1C2918BA" w:rsidR="004409CC" w:rsidRPr="00B322C5" w:rsidRDefault="004409CC" w:rsidP="000B458E">
      <w:pPr>
        <w:pStyle w:val="Ttulo3"/>
      </w:pPr>
      <w:bookmarkStart w:id="29" w:name="_Toc183090299"/>
      <w:bookmarkStart w:id="30" w:name="_Ref191671060"/>
      <w:bookmarkStart w:id="31" w:name="_Toc192078426"/>
      <w:r w:rsidRPr="00B322C5">
        <w:t>C</w:t>
      </w:r>
      <w:r w:rsidR="00C77235">
        <w:t>ontext</w:t>
      </w:r>
      <w:r w:rsidR="00AE4395">
        <w:t xml:space="preserve">o </w:t>
      </w:r>
      <w:r w:rsidRPr="00B322C5">
        <w:t>H</w:t>
      </w:r>
      <w:r w:rsidR="00AE4395">
        <w:t>istórico e</w:t>
      </w:r>
      <w:r w:rsidRPr="00B322C5">
        <w:t xml:space="preserve"> T</w:t>
      </w:r>
      <w:bookmarkEnd w:id="29"/>
      <w:r w:rsidR="00AE4395">
        <w:t xml:space="preserve">ecnológico do </w:t>
      </w:r>
      <w:r>
        <w:t>CIATA</w:t>
      </w:r>
      <w:bookmarkEnd w:id="30"/>
      <w:bookmarkEnd w:id="31"/>
    </w:p>
    <w:p w14:paraId="3E904560" w14:textId="77777777" w:rsidR="004409CC" w:rsidRPr="00B322C5" w:rsidRDefault="004409CC" w:rsidP="004409CC">
      <w:r w:rsidRPr="00B322C5">
        <w:t xml:space="preserve">Os altos custos dos equipamentos e a escassez de mão de obra especializada nos anos 1970 e 1980, quando a computação eletrônica ainda estava em seus primórdios, influenciaram as características do Projeto CIATA. </w:t>
      </w:r>
    </w:p>
    <w:p w14:paraId="3FC25AC0" w14:textId="77777777" w:rsidR="004409CC" w:rsidRPr="00B322C5" w:rsidRDefault="004409CC" w:rsidP="004409CC">
      <w:pPr>
        <w:pStyle w:val="Ttulo4"/>
      </w:pPr>
      <w:bookmarkStart w:id="32" w:name="_Toc183090300"/>
      <w:bookmarkStart w:id="33" w:name="_Toc192078427"/>
      <w:r w:rsidRPr="00B322C5">
        <w:lastRenderedPageBreak/>
        <w:t>Custo dos equipamentos</w:t>
      </w:r>
      <w:bookmarkEnd w:id="32"/>
      <w:bookmarkEnd w:id="33"/>
    </w:p>
    <w:p w14:paraId="1E2060A7" w14:textId="59B4E71E" w:rsidR="004409CC" w:rsidRPr="00B322C5" w:rsidRDefault="004409CC" w:rsidP="004409CC">
      <w:r w:rsidRPr="00B322C5">
        <w:t xml:space="preserve">A plataforma de computação eletrônica dominante nas décadas de 1970 e 1980 era o mainframe, um tipo de computador de grande porte e alto custo que exigia uma infraestrutura especial para operar. Seu preço frequentemente alcançava centenas de milhares de dólares, e era comum que sua aquisição fosse feita por meio de </w:t>
      </w:r>
      <w:r w:rsidRPr="00A473CD">
        <w:rPr>
          <w:i/>
        </w:rPr>
        <w:t>leasing</w:t>
      </w:r>
      <w:r w:rsidRPr="00B322C5">
        <w:t xml:space="preserve"> junto a fabricantes como IBM, Burroughs e outros</w:t>
      </w:r>
      <w:r w:rsidR="00EF16A2">
        <w:t xml:space="preserve"> </w:t>
      </w:r>
      <w:r w:rsidRPr="00EF16A2">
        <w:fldChar w:fldCharType="begin"/>
      </w:r>
      <w:r w:rsidR="00782F3C" w:rsidRPr="00EF16A2">
        <w:instrText xml:space="preserve"> ADDIN ZOTERO_ITEM CSL_CITATION {"citationID":"vmnFHZKW","properties":{"formattedCitation":"(Ceruzzi, 2003)","plainCitation":"(Ceruzzi, 2003)","noteIndex":0},"citationItems":[{"id":56,"uris":["http://zotero.org/users/local/P1GuXq80/items/Q6GFD5CI","http://zotero.org/users/15531986/items/Q6GFD5CI"],"itemData":{"id":56,"type":"book","call-number":"QA76.17 .C47 2003","edition":"2nd ed","event-place":"London, Eng. ; Cambridge, Mass","ISBN":"978-0-262-53203-7","number-of-pages":"445","publisher":"MIT Press","publisher-place":"London, Eng. ; Cambridge, Mass","source":"Library of Congress ISBN","title":"A history of modern computing","author":[{"family":"Ceruzzi","given":"Paul E."}],"issued":{"date-parts":[["2003"]]}}}],"schema":"https://github.com/citation-style-language/schema/raw/master/csl-citation.json"} </w:instrText>
      </w:r>
      <w:r w:rsidRPr="00EF16A2">
        <w:fldChar w:fldCharType="separate"/>
      </w:r>
      <w:r w:rsidRPr="00EF16A2">
        <w:t>(</w:t>
      </w:r>
      <w:r w:rsidRPr="00CB60B7">
        <w:rPr>
          <w:i/>
          <w:iCs/>
        </w:rPr>
        <w:t>Ceruzzi, 2003</w:t>
      </w:r>
      <w:r w:rsidRPr="00EF16A2">
        <w:t>)</w:t>
      </w:r>
      <w:r w:rsidRPr="00EF16A2">
        <w:fldChar w:fldCharType="end"/>
      </w:r>
      <w:r w:rsidR="0065367E" w:rsidRPr="00EF16A2">
        <w:t>.</w:t>
      </w:r>
    </w:p>
    <w:p w14:paraId="5B28A588" w14:textId="77777777" w:rsidR="004409CC" w:rsidRPr="00B322C5" w:rsidRDefault="004409CC" w:rsidP="004409CC">
      <w:r w:rsidRPr="00B322C5">
        <w:t>O uso desses sistemas era inicialmente restrito a grandes empresas e universidades. O primeiro computador da USP, por exemplo, foi instalado no Centro de Processamento de Dados da Escola de Engenharia de São Carlos (CPD-EESC) em 1967. Era um IBM-1130, adquirido por um consórcio envolvendo a USP, a Fapesp, a Capes e o CNPq, ao custo de US$ 200 mil — o equivalente a cerca de US$ 2 milhões em valores atualizados pela inflação do dólar.</w:t>
      </w:r>
    </w:p>
    <w:p w14:paraId="41633B75" w14:textId="77777777" w:rsidR="004409CC" w:rsidRPr="00B322C5" w:rsidRDefault="004409CC" w:rsidP="004409CC">
      <w:pPr>
        <w:rPr>
          <w:rFonts w:cs="Arial"/>
          <w:szCs w:val="24"/>
        </w:rPr>
      </w:pPr>
      <w:r w:rsidRPr="00B322C5">
        <w:t>Devido aos custos monumentais envolvidos, o Projeto CIATA focou em desenvolver metodologias e definir padrões genéricos que pudessem ser implementados tanto com recursos mecanográficos quanto eletrônicos. Assim, o CIATA materializou-se como um conjunto de manuais e definições de campos e formulários, em vez de um sistema computacional propriamente dito.</w:t>
      </w:r>
    </w:p>
    <w:p w14:paraId="16ECC44F" w14:textId="77777777" w:rsidR="004409CC" w:rsidRPr="00B322C5" w:rsidRDefault="004409CC" w:rsidP="004409CC">
      <w:pPr>
        <w:pStyle w:val="Ttulo4"/>
      </w:pPr>
      <w:bookmarkStart w:id="34" w:name="_Toc183090301"/>
      <w:bookmarkStart w:id="35" w:name="_Toc192078428"/>
      <w:r w:rsidRPr="00B322C5">
        <w:t>Memória secundária LIMITADA</w:t>
      </w:r>
      <w:bookmarkEnd w:id="34"/>
      <w:bookmarkEnd w:id="35"/>
    </w:p>
    <w:p w14:paraId="1433C525" w14:textId="77777777" w:rsidR="004409CC" w:rsidRPr="00B322C5" w:rsidRDefault="004409CC" w:rsidP="004409CC">
      <w:pPr>
        <w:rPr>
          <w:rFonts w:cs="Arial"/>
          <w:szCs w:val="24"/>
        </w:rPr>
      </w:pPr>
      <w:r w:rsidRPr="00B322C5">
        <w:rPr>
          <w:rFonts w:cs="Arial"/>
          <w:szCs w:val="24"/>
        </w:rPr>
        <w:t>As memórias secundárias são dispositivos de armazenamento de dados que preservam as informações mesmo quando o computador é desligado. Elas mantêm os dados seguros antes e depois do processamento.</w:t>
      </w:r>
    </w:p>
    <w:p w14:paraId="211EE9FF" w14:textId="77777777" w:rsidR="004409CC" w:rsidRPr="00B322C5" w:rsidRDefault="004409CC" w:rsidP="004409CC">
      <w:pPr>
        <w:rPr>
          <w:rFonts w:cs="Arial"/>
          <w:szCs w:val="24"/>
        </w:rPr>
      </w:pPr>
      <w:r w:rsidRPr="00B322C5">
        <w:rPr>
          <w:rFonts w:cs="Arial"/>
          <w:szCs w:val="24"/>
        </w:rPr>
        <w:t>Nos anos 1980, os sistemas computacionais contavam apenas com discos rígidos de capacidades limitadas, variando entre 5 MB e 40 MB. Para processar volumes maiores de dados, era necessário recorrer a fitas magnéticas, que possuíam acesso sequencial e eram extremamente lentas. Nesse contexto, uma das diretrizes mais importantes no desenvolvimento de aplicativos era reduzir ao máximo o consumo de memória secundária.</w:t>
      </w:r>
    </w:p>
    <w:p w14:paraId="3A038F0A" w14:textId="77777777" w:rsidR="004409CC" w:rsidRPr="00B322C5" w:rsidRDefault="004409CC" w:rsidP="004409CC">
      <w:pPr>
        <w:rPr>
          <w:rFonts w:cs="Arial"/>
          <w:szCs w:val="24"/>
        </w:rPr>
      </w:pPr>
      <w:r w:rsidRPr="00B322C5">
        <w:rPr>
          <w:rFonts w:cs="Arial"/>
          <w:szCs w:val="24"/>
        </w:rPr>
        <w:t>Essa necessidade de economizar armazenamento, somada às características das linguagens de programação da época, definiu a estrutura de dados do CIATA.</w:t>
      </w:r>
    </w:p>
    <w:p w14:paraId="35933D56" w14:textId="2A64B31D" w:rsidR="004409CC" w:rsidRPr="00B322C5" w:rsidRDefault="00FE67E3" w:rsidP="00FE67E3">
      <w:r w:rsidRPr="00FE67E3">
        <w:t xml:space="preserve">Na modelagem de dados contemporânea, um identificador alfanumérico exclusivo, denominado chave, é empregado para representar cada registro em uma classe. Os valores adicionais associados ao registro são denominados atributos, e no contexto de propriedades imobiliárias, incluem informações como quadra, lote e </w:t>
      </w:r>
      <w:r w:rsidRPr="00FE67E3">
        <w:lastRenderedPageBreak/>
        <w:t>endereço, entre outros. A chave geralmente não possui referência a nenhum atributo da tabela ou externo a ela.</w:t>
      </w:r>
    </w:p>
    <w:p w14:paraId="6CA4E9C0" w14:textId="1C831131" w:rsidR="004409CC" w:rsidRDefault="00FD3047" w:rsidP="00FD3047">
      <w:r w:rsidRPr="00FD3047">
        <w:t xml:space="preserve">Devido à necessidade de economizar espaço nos registros na época, a criação de identificadores únicos que gastassem bytes extras era inviável. </w:t>
      </w:r>
      <w:r>
        <w:t>Dessa forma</w:t>
      </w:r>
      <w:r w:rsidRPr="00FD3047">
        <w:t xml:space="preserve">, </w:t>
      </w:r>
      <w:r>
        <w:t xml:space="preserve">surgiu </w:t>
      </w:r>
      <w:r w:rsidRPr="00FD3047">
        <w:t>uma das principais características do CIATA</w:t>
      </w:r>
      <w:r>
        <w:t>, que</w:t>
      </w:r>
      <w:r w:rsidRPr="00FD3047">
        <w:t xml:space="preserve"> é o uso de atributos reais, organizados de forma hierárquica para formar uma chave com semântica, onde cada parte da chave possui também uma informação relevante (</w:t>
      </w:r>
      <w:commentRangeStart w:id="36"/>
      <w:commentRangeEnd w:id="36"/>
      <w:r w:rsidR="00D50A5F">
        <w:rPr>
          <w:rStyle w:val="Refdecomentrio"/>
        </w:rPr>
        <w:commentReference w:id="36"/>
      </w:r>
      <w:r w:rsidR="001D2AA7">
        <w:fldChar w:fldCharType="begin"/>
      </w:r>
      <w:r w:rsidR="001D2AA7">
        <w:instrText xml:space="preserve"> REF _Ref192485580 \h </w:instrText>
      </w:r>
      <w:r w:rsidR="001D2AA7">
        <w:fldChar w:fldCharType="separate"/>
      </w:r>
      <w:r w:rsidR="001D2AA7">
        <w:t xml:space="preserve">Tabela </w:t>
      </w:r>
      <w:r w:rsidR="001D2AA7">
        <w:rPr>
          <w:noProof/>
        </w:rPr>
        <w:t>2</w:t>
      </w:r>
      <w:r w:rsidR="001D2AA7">
        <w:fldChar w:fldCharType="end"/>
      </w:r>
      <w:r w:rsidR="001D2AA7">
        <w:t xml:space="preserve"> e </w:t>
      </w:r>
      <w:r w:rsidRPr="00FD3047">
        <w:t>Figura 2).</w:t>
      </w:r>
    </w:p>
    <w:p w14:paraId="172D3DAF" w14:textId="1617369B" w:rsidR="000B0A53" w:rsidRPr="000B0A53" w:rsidRDefault="005E2697" w:rsidP="005E2697">
      <w:r w:rsidRPr="005E2697">
        <w:t>Observa-se</w:t>
      </w:r>
      <w:r>
        <w:t xml:space="preserve"> nessas figuras</w:t>
      </w:r>
      <w:r w:rsidRPr="005E2697">
        <w:t xml:space="preserve"> que a formação da chave </w:t>
      </w:r>
      <w:r w:rsidRPr="005E2697">
        <w:rPr>
          <w:i/>
        </w:rPr>
        <w:t>per se</w:t>
      </w:r>
      <w:r w:rsidRPr="005E2697">
        <w:t xml:space="preserve"> incorporava dados que referenciavam atributos como distrito, setor, quadra e lote. Embora essa técnica seja considerada obsoleta nos dias atuais, ela era comum na época da implementação do CIATA.</w:t>
      </w:r>
    </w:p>
    <w:p w14:paraId="0DA85EF8" w14:textId="659DE40A" w:rsidR="004409CC" w:rsidRPr="00B322C5" w:rsidRDefault="004409CC" w:rsidP="00145C4C">
      <w:pPr>
        <w:pStyle w:val="Legenda"/>
      </w:pPr>
    </w:p>
    <w:p w14:paraId="6E46FDCC" w14:textId="56677F05" w:rsidR="00186BC3" w:rsidRDefault="00186BC3" w:rsidP="00186BC3">
      <w:pPr>
        <w:pStyle w:val="Legenda"/>
      </w:pPr>
      <w:bookmarkStart w:id="37" w:name="_Ref192485580"/>
      <w:r>
        <w:t xml:space="preserve">Tabela </w:t>
      </w:r>
      <w:r>
        <w:fldChar w:fldCharType="begin"/>
      </w:r>
      <w:r>
        <w:instrText xml:space="preserve"> SEQ Tabela \* ARABIC </w:instrText>
      </w:r>
      <w:r>
        <w:fldChar w:fldCharType="separate"/>
      </w:r>
      <w:r>
        <w:rPr>
          <w:noProof/>
        </w:rPr>
        <w:t>2</w:t>
      </w:r>
      <w:r>
        <w:fldChar w:fldCharType="end"/>
      </w:r>
      <w:bookmarkEnd w:id="37"/>
      <w:r>
        <w:t xml:space="preserve">: </w:t>
      </w:r>
      <w:r w:rsidRPr="00D61FC5">
        <w:t>Formação da chave do imóvel no CIATA</w:t>
      </w:r>
    </w:p>
    <w:tbl>
      <w:tblPr>
        <w:tblStyle w:val="TabeladeGrade5Escura-nfase11"/>
        <w:tblW w:w="5055" w:type="dxa"/>
        <w:jc w:val="center"/>
        <w:tblLook w:val="04A0" w:firstRow="1" w:lastRow="0" w:firstColumn="1" w:lastColumn="0" w:noHBand="0" w:noVBand="1"/>
      </w:tblPr>
      <w:tblGrid>
        <w:gridCol w:w="1413"/>
        <w:gridCol w:w="1701"/>
        <w:gridCol w:w="1941"/>
      </w:tblGrid>
      <w:tr w:rsidR="00152210" w:rsidRPr="00E8682C" w14:paraId="77A601ED" w14:textId="77777777" w:rsidTr="00186BC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3E8EDA6" w14:textId="37B80A02" w:rsidR="00152210" w:rsidRPr="00E8682C" w:rsidRDefault="00D43CB3" w:rsidP="00950215">
            <w:pPr>
              <w:ind w:firstLine="0"/>
              <w:jc w:val="left"/>
              <w:rPr>
                <w:rFonts w:ascii="Times New Roman" w:eastAsia="Times New Roman" w:hAnsi="Times New Roman" w:cs="Times New Roman"/>
                <w:sz w:val="20"/>
                <w:szCs w:val="24"/>
                <w:lang w:eastAsia="pt-BR"/>
              </w:rPr>
            </w:pPr>
            <w:r>
              <w:t>Posição</w:t>
            </w:r>
          </w:p>
        </w:tc>
        <w:tc>
          <w:tcPr>
            <w:tcW w:w="1701" w:type="dxa"/>
            <w:noWrap/>
            <w:hideMark/>
          </w:tcPr>
          <w:p w14:paraId="09F1BBD8" w14:textId="3CF8B35F" w:rsidR="00152210" w:rsidRPr="00E8682C" w:rsidRDefault="00D43CB3"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t>Tamanho</w:t>
            </w:r>
          </w:p>
        </w:tc>
        <w:tc>
          <w:tcPr>
            <w:tcW w:w="1941" w:type="dxa"/>
          </w:tcPr>
          <w:p w14:paraId="19C00C56" w14:textId="2B970538" w:rsidR="00152210" w:rsidRPr="00E8682C" w:rsidRDefault="00152210"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302B7A">
              <w:t xml:space="preserve">  </w:t>
            </w:r>
            <w:r w:rsidR="00D43CB3">
              <w:t>Descrição</w:t>
            </w:r>
          </w:p>
        </w:tc>
      </w:tr>
      <w:tr w:rsidR="00152210" w:rsidRPr="00E8682C" w14:paraId="1DB02790" w14:textId="77777777" w:rsidTr="00186BC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6A4D443" w14:textId="09DC2B6D" w:rsidR="00152210" w:rsidRPr="0013233B" w:rsidRDefault="00D43CB3" w:rsidP="00950215">
            <w:pPr>
              <w:ind w:firstLine="0"/>
              <w:jc w:val="left"/>
              <w:rPr>
                <w:rFonts w:ascii="Times New Roman" w:eastAsia="Times New Roman" w:hAnsi="Times New Roman" w:cs="Times New Roman"/>
                <w:sz w:val="22"/>
                <w:szCs w:val="20"/>
                <w:lang w:eastAsia="pt-BR"/>
              </w:rPr>
            </w:pPr>
            <w:r>
              <w:rPr>
                <w:sz w:val="22"/>
                <w:szCs w:val="20"/>
              </w:rPr>
              <w:t>1</w:t>
            </w:r>
          </w:p>
        </w:tc>
        <w:tc>
          <w:tcPr>
            <w:tcW w:w="1701" w:type="dxa"/>
            <w:noWrap/>
            <w:hideMark/>
          </w:tcPr>
          <w:p w14:paraId="6C6FEF38" w14:textId="226C3421" w:rsidR="00152210" w:rsidRPr="00ED3309" w:rsidRDefault="00D43CB3"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2</w:t>
            </w:r>
          </w:p>
        </w:tc>
        <w:tc>
          <w:tcPr>
            <w:tcW w:w="1941" w:type="dxa"/>
          </w:tcPr>
          <w:p w14:paraId="3648B0B7" w14:textId="07E2B42C" w:rsidR="00152210" w:rsidRPr="00E8682C" w:rsidRDefault="00D43CB3"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Distrito</w:t>
            </w:r>
          </w:p>
        </w:tc>
      </w:tr>
      <w:tr w:rsidR="00152210" w:rsidRPr="00E8682C" w14:paraId="4C85E9F4" w14:textId="77777777" w:rsidTr="00186BC3">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9EA72F1" w14:textId="5A41576E" w:rsidR="00152210" w:rsidRPr="0013233B" w:rsidRDefault="0005334F" w:rsidP="00950215">
            <w:pPr>
              <w:ind w:firstLine="0"/>
              <w:jc w:val="left"/>
              <w:rPr>
                <w:rFonts w:ascii="Times New Roman" w:eastAsia="Times New Roman" w:hAnsi="Times New Roman" w:cs="Times New Roman"/>
                <w:sz w:val="22"/>
                <w:szCs w:val="20"/>
                <w:lang w:eastAsia="pt-BR"/>
              </w:rPr>
            </w:pPr>
            <w:r>
              <w:rPr>
                <w:sz w:val="22"/>
                <w:szCs w:val="20"/>
              </w:rPr>
              <w:t>3</w:t>
            </w:r>
          </w:p>
        </w:tc>
        <w:tc>
          <w:tcPr>
            <w:tcW w:w="1701" w:type="dxa"/>
            <w:noWrap/>
            <w:hideMark/>
          </w:tcPr>
          <w:p w14:paraId="024840CD" w14:textId="74C0DA90" w:rsidR="00152210" w:rsidRPr="00ED3309" w:rsidRDefault="00D43CB3"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2</w:t>
            </w:r>
          </w:p>
        </w:tc>
        <w:tc>
          <w:tcPr>
            <w:tcW w:w="1941" w:type="dxa"/>
          </w:tcPr>
          <w:p w14:paraId="28EAA342" w14:textId="2F587791" w:rsidR="00152210" w:rsidRDefault="0005334F"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Setor</w:t>
            </w:r>
          </w:p>
        </w:tc>
      </w:tr>
      <w:tr w:rsidR="00152210" w:rsidRPr="00E8682C" w14:paraId="7D2D776A" w14:textId="77777777" w:rsidTr="00186BC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86D115A" w14:textId="561E95EF" w:rsidR="00152210" w:rsidRPr="0013233B" w:rsidRDefault="0005334F" w:rsidP="00950215">
            <w:pPr>
              <w:ind w:firstLine="0"/>
              <w:jc w:val="left"/>
              <w:rPr>
                <w:rFonts w:ascii="Times New Roman" w:eastAsia="Times New Roman" w:hAnsi="Times New Roman" w:cs="Times New Roman"/>
                <w:sz w:val="22"/>
                <w:szCs w:val="20"/>
                <w:lang w:eastAsia="pt-BR"/>
              </w:rPr>
            </w:pPr>
            <w:r>
              <w:rPr>
                <w:sz w:val="22"/>
                <w:szCs w:val="20"/>
              </w:rPr>
              <w:t>5</w:t>
            </w:r>
          </w:p>
        </w:tc>
        <w:tc>
          <w:tcPr>
            <w:tcW w:w="1701" w:type="dxa"/>
            <w:noWrap/>
            <w:hideMark/>
          </w:tcPr>
          <w:p w14:paraId="1B3F9020" w14:textId="5E99C028" w:rsidR="00152210" w:rsidRPr="00ED3309" w:rsidRDefault="00123A0E"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3</w:t>
            </w:r>
          </w:p>
        </w:tc>
        <w:tc>
          <w:tcPr>
            <w:tcW w:w="1941" w:type="dxa"/>
          </w:tcPr>
          <w:p w14:paraId="4D3B7612" w14:textId="76916F7A" w:rsidR="00152210" w:rsidRPr="00E8682C" w:rsidRDefault="00123A0E"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Quadra/Logradouro</w:t>
            </w:r>
          </w:p>
        </w:tc>
      </w:tr>
      <w:tr w:rsidR="00152210" w:rsidRPr="00E8682C" w14:paraId="2E279119" w14:textId="77777777" w:rsidTr="00186BC3">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44B0668" w14:textId="499D421A" w:rsidR="00152210" w:rsidRPr="0013233B" w:rsidRDefault="00123A0E" w:rsidP="00950215">
            <w:pPr>
              <w:ind w:firstLine="0"/>
              <w:jc w:val="left"/>
              <w:rPr>
                <w:rFonts w:ascii="Times New Roman" w:eastAsia="Times New Roman" w:hAnsi="Times New Roman" w:cs="Times New Roman"/>
                <w:sz w:val="22"/>
                <w:szCs w:val="20"/>
                <w:lang w:eastAsia="pt-BR"/>
              </w:rPr>
            </w:pPr>
            <w:r>
              <w:rPr>
                <w:sz w:val="22"/>
                <w:szCs w:val="20"/>
              </w:rPr>
              <w:t>8</w:t>
            </w:r>
          </w:p>
        </w:tc>
        <w:tc>
          <w:tcPr>
            <w:tcW w:w="1701" w:type="dxa"/>
            <w:noWrap/>
            <w:hideMark/>
          </w:tcPr>
          <w:p w14:paraId="5D41A902" w14:textId="21E682D0" w:rsidR="00152210" w:rsidRPr="00ED3309" w:rsidRDefault="0005334F"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3</w:t>
            </w:r>
          </w:p>
        </w:tc>
        <w:tc>
          <w:tcPr>
            <w:tcW w:w="1941" w:type="dxa"/>
          </w:tcPr>
          <w:p w14:paraId="3AFD9AC7" w14:textId="5E9C8531" w:rsidR="00152210" w:rsidRPr="00E8682C" w:rsidRDefault="0005334F"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Lote/UI</w:t>
            </w:r>
          </w:p>
        </w:tc>
      </w:tr>
      <w:tr w:rsidR="00152210" w:rsidRPr="00E8682C" w14:paraId="17C4D8C3" w14:textId="77777777" w:rsidTr="00186BC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tcPr>
          <w:p w14:paraId="3EF62687" w14:textId="29C6A535" w:rsidR="00152210" w:rsidRPr="0013233B" w:rsidRDefault="00123A0E" w:rsidP="00950215">
            <w:pPr>
              <w:ind w:firstLine="0"/>
              <w:jc w:val="left"/>
              <w:rPr>
                <w:rFonts w:ascii="Times New Roman" w:eastAsia="Times New Roman" w:hAnsi="Times New Roman" w:cs="Times New Roman"/>
                <w:sz w:val="22"/>
                <w:szCs w:val="20"/>
                <w:lang w:eastAsia="pt-BR"/>
              </w:rPr>
            </w:pPr>
            <w:r>
              <w:rPr>
                <w:sz w:val="22"/>
                <w:szCs w:val="20"/>
              </w:rPr>
              <w:t>11</w:t>
            </w:r>
          </w:p>
        </w:tc>
        <w:tc>
          <w:tcPr>
            <w:tcW w:w="1701" w:type="dxa"/>
            <w:noWrap/>
          </w:tcPr>
          <w:p w14:paraId="0430D699" w14:textId="7C3EB117" w:rsidR="00152210" w:rsidRPr="00ED3309" w:rsidRDefault="00AC7BE8"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4</w:t>
            </w:r>
          </w:p>
        </w:tc>
        <w:tc>
          <w:tcPr>
            <w:tcW w:w="1941" w:type="dxa"/>
          </w:tcPr>
          <w:p w14:paraId="4339B440" w14:textId="0970597D" w:rsidR="00152210" w:rsidRPr="00E8682C" w:rsidRDefault="00AC7BE8"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UI</w:t>
            </w:r>
          </w:p>
        </w:tc>
      </w:tr>
    </w:tbl>
    <w:p w14:paraId="23B63BD1" w14:textId="77777777" w:rsidR="004409CC" w:rsidRPr="00B322C5" w:rsidRDefault="004409CC" w:rsidP="00145C4C">
      <w:pPr>
        <w:pStyle w:val="Legenda"/>
      </w:pPr>
    </w:p>
    <w:p w14:paraId="21218111" w14:textId="09459EFE" w:rsidR="004409CC" w:rsidRPr="00B322C5" w:rsidRDefault="004409CC" w:rsidP="00145C4C">
      <w:pPr>
        <w:pStyle w:val="Legenda"/>
      </w:pPr>
      <w:bookmarkStart w:id="38" w:name="_Ref182853822"/>
      <w:r w:rsidRPr="00B322C5">
        <w:t xml:space="preserve">Figura </w:t>
      </w:r>
      <w:r w:rsidR="00CA2BE0">
        <w:fldChar w:fldCharType="begin"/>
      </w:r>
      <w:r w:rsidR="00CA2BE0">
        <w:instrText xml:space="preserve"> SEQ Figura \* ARABIC </w:instrText>
      </w:r>
      <w:r w:rsidR="00CA2BE0">
        <w:fldChar w:fldCharType="separate"/>
      </w:r>
      <w:r w:rsidR="00CA2BE0">
        <w:rPr>
          <w:noProof/>
        </w:rPr>
        <w:t>2</w:t>
      </w:r>
      <w:r w:rsidR="00CA2BE0">
        <w:rPr>
          <w:noProof/>
        </w:rPr>
        <w:fldChar w:fldCharType="end"/>
      </w:r>
      <w:r w:rsidRPr="00B322C5">
        <w:t>:Trecho do manual do CIATA</w:t>
      </w:r>
      <w:bookmarkEnd w:id="38"/>
    </w:p>
    <w:tbl>
      <w:tblPr>
        <w:tblStyle w:val="Tabelacomgrade"/>
        <w:tblW w:w="0" w:type="auto"/>
        <w:tblLook w:val="04A0" w:firstRow="1" w:lastRow="0" w:firstColumn="1" w:lastColumn="0" w:noHBand="0" w:noVBand="1"/>
      </w:tblPr>
      <w:tblGrid>
        <w:gridCol w:w="9061"/>
      </w:tblGrid>
      <w:tr w:rsidR="004409CC" w:rsidRPr="00B322C5" w14:paraId="345DE445" w14:textId="77777777" w:rsidTr="00160061">
        <w:tc>
          <w:tcPr>
            <w:tcW w:w="9061" w:type="dxa"/>
          </w:tcPr>
          <w:p w14:paraId="1D612F3C" w14:textId="186FBF3B" w:rsidR="004409CC" w:rsidRPr="00B322C5" w:rsidRDefault="005E14F4" w:rsidP="00160061">
            <w:pPr>
              <w:ind w:firstLine="0"/>
              <w:rPr>
                <w:rFonts w:cs="Arial"/>
                <w:szCs w:val="24"/>
              </w:rPr>
            </w:pPr>
            <w:r w:rsidRPr="00B322C5">
              <w:rPr>
                <w:rFonts w:cs="Arial"/>
                <w:noProof/>
                <w:szCs w:val="24"/>
                <w:lang w:eastAsia="pt-BR"/>
              </w:rPr>
              <w:drawing>
                <wp:inline distT="0" distB="0" distL="0" distR="0" wp14:anchorId="12080537" wp14:editId="58BCCD18">
                  <wp:extent cx="5760085" cy="1942465"/>
                  <wp:effectExtent l="0" t="0" r="0" b="635"/>
                  <wp:docPr id="1723882395" name="Imagem 1"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2395" name="Imagem 1" descr="Tabela&#10;&#10;Descrição gerada automaticamente com confiança baixa"/>
                          <pic:cNvPicPr/>
                        </pic:nvPicPr>
                        <pic:blipFill>
                          <a:blip r:embed="rId13"/>
                          <a:stretch>
                            <a:fillRect/>
                          </a:stretch>
                        </pic:blipFill>
                        <pic:spPr>
                          <a:xfrm>
                            <a:off x="0" y="0"/>
                            <a:ext cx="5760085" cy="1942465"/>
                          </a:xfrm>
                          <a:prstGeom prst="rect">
                            <a:avLst/>
                          </a:prstGeom>
                        </pic:spPr>
                      </pic:pic>
                    </a:graphicData>
                  </a:graphic>
                </wp:inline>
              </w:drawing>
            </w:r>
          </w:p>
        </w:tc>
      </w:tr>
    </w:tbl>
    <w:p w14:paraId="110AEBE2" w14:textId="77777777" w:rsidR="004409CC" w:rsidRPr="00B322C5" w:rsidRDefault="004409CC" w:rsidP="004409CC">
      <w:pPr>
        <w:rPr>
          <w:rFonts w:cs="Arial"/>
          <w:szCs w:val="24"/>
        </w:rPr>
      </w:pPr>
      <w:r w:rsidRPr="00B322C5">
        <w:rPr>
          <w:rFonts w:cs="Arial"/>
          <w:szCs w:val="24"/>
        </w:rPr>
        <w:t>A escassez de memória secundária também definiu outros aspectos dos campos:</w:t>
      </w:r>
    </w:p>
    <w:p w14:paraId="6B07F525" w14:textId="77777777" w:rsidR="004409CC" w:rsidRPr="00B322C5" w:rsidRDefault="004409CC" w:rsidP="004409CC">
      <w:pPr>
        <w:rPr>
          <w:rFonts w:cs="Arial"/>
          <w:szCs w:val="24"/>
        </w:rPr>
      </w:pPr>
      <w:r w:rsidRPr="00B322C5">
        <w:rPr>
          <w:rFonts w:cs="Arial"/>
          <w:szCs w:val="24"/>
        </w:rPr>
        <w:t>Uso de campos de tamanho fixo;</w:t>
      </w:r>
    </w:p>
    <w:p w14:paraId="2B54878D" w14:textId="77777777" w:rsidR="004409CC" w:rsidRPr="00B322C5" w:rsidRDefault="004409CC" w:rsidP="004409CC">
      <w:pPr>
        <w:rPr>
          <w:rFonts w:cs="Arial"/>
          <w:szCs w:val="24"/>
        </w:rPr>
      </w:pPr>
      <w:r w:rsidRPr="00B322C5">
        <w:rPr>
          <w:rFonts w:cs="Arial"/>
          <w:szCs w:val="24"/>
        </w:rPr>
        <w:t>Uso de códigos em vez de descrições;</w:t>
      </w:r>
    </w:p>
    <w:p w14:paraId="64E0F07B" w14:textId="77777777" w:rsidR="004409CC" w:rsidRPr="00B322C5" w:rsidRDefault="004409CC" w:rsidP="004409CC">
      <w:pPr>
        <w:rPr>
          <w:rFonts w:cs="Arial"/>
          <w:szCs w:val="24"/>
        </w:rPr>
      </w:pPr>
      <w:r w:rsidRPr="00B322C5">
        <w:rPr>
          <w:rFonts w:cs="Arial"/>
          <w:szCs w:val="24"/>
        </w:rPr>
        <w:t>Ausência de formatação.</w:t>
      </w:r>
    </w:p>
    <w:p w14:paraId="24768ABB" w14:textId="77777777" w:rsidR="004409CC" w:rsidRPr="00B322C5" w:rsidRDefault="004409CC" w:rsidP="004409CC">
      <w:pPr>
        <w:pStyle w:val="Ttulo4"/>
      </w:pPr>
      <w:bookmarkStart w:id="39" w:name="_Toc183090302"/>
      <w:bookmarkStart w:id="40" w:name="_Toc192078429"/>
      <w:r w:rsidRPr="00B322C5">
        <w:t xml:space="preserve">Linguagens de programação </w:t>
      </w:r>
      <w:proofErr w:type="spellStart"/>
      <w:r w:rsidRPr="00B322C5">
        <w:t>Pré-SGBDs</w:t>
      </w:r>
      <w:bookmarkEnd w:id="39"/>
      <w:bookmarkEnd w:id="40"/>
      <w:proofErr w:type="spellEnd"/>
    </w:p>
    <w:p w14:paraId="72B4FEEC" w14:textId="77777777" w:rsidR="004409CC" w:rsidRPr="00B322C5" w:rsidRDefault="004409CC" w:rsidP="004409CC">
      <w:r w:rsidRPr="00B322C5">
        <w:t xml:space="preserve">As linguagens de programação dominantes na época em que o CIATA foi definido eram COBOL, LISP e FORTRAN. Nenhuma dessas linguagens possuía </w:t>
      </w:r>
      <w:r w:rsidRPr="00B322C5">
        <w:lastRenderedPageBreak/>
        <w:t>suporte avançado para manipulação de dados, limitando-se à leitura e gravação de arquivos na memória secundária. Mesmo as linguagens de programação mais modernas apresentam poucos recursos para lidar eficientemente com grandes volumes de dados.</w:t>
      </w:r>
    </w:p>
    <w:p w14:paraId="24A49F85" w14:textId="77777777" w:rsidR="004409CC" w:rsidRPr="00B322C5" w:rsidRDefault="004409CC" w:rsidP="004409CC">
      <w:r w:rsidRPr="00B322C5">
        <w:t>A limitação no tratamento de dados dessas linguagens só foi resolvida de forma satisfatória com o surgimento dos Sistemas Gerenciadores de Bancos de Dados (</w:t>
      </w:r>
      <w:proofErr w:type="spellStart"/>
      <w:r w:rsidRPr="00B322C5">
        <w:t>SGBDs</w:t>
      </w:r>
      <w:proofErr w:type="spellEnd"/>
      <w:r w:rsidRPr="00B322C5">
        <w:t xml:space="preserve">) no final da década de 1960. Contudo, os </w:t>
      </w:r>
      <w:proofErr w:type="spellStart"/>
      <w:r w:rsidRPr="00B322C5">
        <w:t>SGBDs</w:t>
      </w:r>
      <w:proofErr w:type="spellEnd"/>
      <w:r w:rsidRPr="00B322C5">
        <w:t xml:space="preserve"> só se tornaram populares e acessíveis a partir de meados da década de 1980. Antes disso, os programas tratavam os dados como grandes blocos de bytes, que podiam ser interpretados apenas como valores numéricos ou cadeias de caracteres.</w:t>
      </w:r>
    </w:p>
    <w:p w14:paraId="5A88677D" w14:textId="77777777" w:rsidR="004409CC" w:rsidRPr="00B322C5" w:rsidRDefault="004409CC" w:rsidP="004409CC">
      <w:r w:rsidRPr="00B322C5">
        <w:t xml:space="preserve">Por ser um projeto anterior à popularização dos </w:t>
      </w:r>
      <w:proofErr w:type="spellStart"/>
      <w:r w:rsidRPr="00B322C5">
        <w:t>SGBDs</w:t>
      </w:r>
      <w:proofErr w:type="spellEnd"/>
      <w:r w:rsidRPr="00B322C5">
        <w:t xml:space="preserve">, o modelo de dados do CIATA apresentava uma </w:t>
      </w:r>
      <w:r w:rsidRPr="00B44974">
        <w:rPr>
          <w:color w:val="FF0000"/>
          <w:rPrChange w:id="41" w:author="Carlos" w:date="2025-02-20T15:57:00Z">
            <w:rPr/>
          </w:rPrChange>
        </w:rPr>
        <w:t xml:space="preserve">estrutura monolítica </w:t>
      </w:r>
      <w:r w:rsidRPr="00B322C5">
        <w:t>e bastante rígida. É provável que as primeiras versões do projeto utilizassem um único arquivo para armazenar todas as informações sobre os imóveis.</w:t>
      </w:r>
    </w:p>
    <w:p w14:paraId="3DF70CC3" w14:textId="77777777" w:rsidR="004409CC" w:rsidRPr="00B322C5" w:rsidRDefault="004409CC" w:rsidP="004409CC">
      <w:r w:rsidRPr="00B322C5">
        <w:t>A ausência de um SGBD também dificultava a implementação de campos multivalorados. Inserir informações de vários proprietários para um mesmo imóvel, por exemplo, era uma operação complexa. As alternativas incluíam desperdiçar valiosa memória secundária, reservando espaço adicional para vários proprietários, ou gerenciar, via programação, um arquivo separado para a lista de proprietários.</w:t>
      </w:r>
    </w:p>
    <w:p w14:paraId="680596E5" w14:textId="466E0756" w:rsidR="001D772A" w:rsidRPr="00AF480A" w:rsidRDefault="00A35335" w:rsidP="000B458E">
      <w:pPr>
        <w:pStyle w:val="Ttulo3"/>
        <w:rPr>
          <w:lang w:val="en-US"/>
        </w:rPr>
      </w:pPr>
      <w:bookmarkStart w:id="42" w:name="_Toc192078430"/>
      <w:r>
        <w:rPr>
          <w:lang w:val="en-US"/>
        </w:rPr>
        <w:t xml:space="preserve">O </w:t>
      </w:r>
      <w:r w:rsidR="001D772A" w:rsidRPr="00AF480A">
        <w:rPr>
          <w:lang w:val="en-US"/>
        </w:rPr>
        <w:t xml:space="preserve">CIATA </w:t>
      </w:r>
      <w:r w:rsidR="00104F9F">
        <w:rPr>
          <w:lang w:val="en-US"/>
        </w:rPr>
        <w:t xml:space="preserve">e o </w:t>
      </w:r>
      <w:r w:rsidR="00104F9F" w:rsidRPr="0019372E">
        <w:rPr>
          <w:i/>
          <w:lang w:val="en-US"/>
        </w:rPr>
        <w:t>Fit</w:t>
      </w:r>
      <w:r w:rsidR="001D772A" w:rsidRPr="0019372E">
        <w:rPr>
          <w:i/>
          <w:lang w:val="en-US"/>
        </w:rPr>
        <w:t>-F</w:t>
      </w:r>
      <w:r w:rsidR="00104F9F" w:rsidRPr="0019372E">
        <w:rPr>
          <w:i/>
          <w:lang w:val="en-US"/>
        </w:rPr>
        <w:t>or</w:t>
      </w:r>
      <w:r w:rsidR="001D772A" w:rsidRPr="0019372E">
        <w:rPr>
          <w:i/>
          <w:lang w:val="en-US"/>
        </w:rPr>
        <w:t>-P</w:t>
      </w:r>
      <w:r w:rsidR="00104F9F" w:rsidRPr="0019372E">
        <w:rPr>
          <w:i/>
          <w:lang w:val="en-US"/>
        </w:rPr>
        <w:t>urpose</w:t>
      </w:r>
      <w:r w:rsidR="00104F9F">
        <w:rPr>
          <w:lang w:val="en-US"/>
        </w:rPr>
        <w:t xml:space="preserve"> </w:t>
      </w:r>
      <w:commentRangeStart w:id="43"/>
      <w:r w:rsidR="001D772A" w:rsidRPr="0019372E">
        <w:rPr>
          <w:i/>
          <w:lang w:val="en-US"/>
        </w:rPr>
        <w:t>L</w:t>
      </w:r>
      <w:r w:rsidR="00104F9F" w:rsidRPr="0019372E">
        <w:rPr>
          <w:i/>
          <w:lang w:val="en-US"/>
        </w:rPr>
        <w:t>and</w:t>
      </w:r>
      <w:r w:rsidR="001D772A" w:rsidRPr="0019372E">
        <w:rPr>
          <w:i/>
          <w:lang w:val="en-US"/>
        </w:rPr>
        <w:t xml:space="preserve"> A</w:t>
      </w:r>
      <w:r w:rsidR="00CF288B" w:rsidRPr="0019372E">
        <w:rPr>
          <w:i/>
          <w:lang w:val="en-US"/>
        </w:rPr>
        <w:t>dministration</w:t>
      </w:r>
      <w:r w:rsidR="001D772A">
        <w:rPr>
          <w:lang w:val="en-US"/>
        </w:rPr>
        <w:t xml:space="preserve"> </w:t>
      </w:r>
      <w:commentRangeEnd w:id="43"/>
      <w:r w:rsidR="00D50A5F">
        <w:rPr>
          <w:rStyle w:val="Refdecomentrio"/>
          <w:rFonts w:eastAsiaTheme="minorHAnsi" w:cstheme="minorBidi"/>
          <w:b w:val="0"/>
        </w:rPr>
        <w:commentReference w:id="43"/>
      </w:r>
      <w:r w:rsidR="001D772A">
        <w:rPr>
          <w:lang w:val="en-US"/>
        </w:rPr>
        <w:t>– FFP-LA</w:t>
      </w:r>
      <w:bookmarkEnd w:id="42"/>
    </w:p>
    <w:p w14:paraId="397AC2CE" w14:textId="438D7144" w:rsidR="001D772A" w:rsidRDefault="001D772A" w:rsidP="001D772A">
      <w:r>
        <w:t xml:space="preserve">O conceito de </w:t>
      </w:r>
      <w:r w:rsidR="00CF288B" w:rsidRPr="001A2A8A">
        <w:rPr>
          <w:i/>
        </w:rPr>
        <w:t>Fit-For-</w:t>
      </w:r>
      <w:proofErr w:type="spellStart"/>
      <w:r w:rsidR="00CF288B" w:rsidRPr="001A2A8A">
        <w:rPr>
          <w:i/>
        </w:rPr>
        <w:t>Purpose</w:t>
      </w:r>
      <w:proofErr w:type="spellEnd"/>
      <w:r>
        <w:t>, cunhado pela Federação Internacional de Geômetras (FIG), tem ganhado destaque na administração territorial, especialmente no contexto de países em desenvolvimento. Essa abordagem enfatiza a flexibilização e adaptação de soluções de gestão de terras às realidades e necessidades específicas de cada país ou região.</w:t>
      </w:r>
    </w:p>
    <w:p w14:paraId="35903D17" w14:textId="7A867711" w:rsidR="001D772A" w:rsidRDefault="001D772A" w:rsidP="001D772A">
      <w:r>
        <w:t xml:space="preserve">Diferentemente das abordagens tradicionais, que frequentemente impõem padrões técnicos rígidos e dispendiosos, o </w:t>
      </w:r>
      <w:commentRangeStart w:id="44"/>
      <w:r w:rsidR="00E14E65" w:rsidRPr="00E14E65">
        <w:t>Fit-For-</w:t>
      </w:r>
      <w:proofErr w:type="spellStart"/>
      <w:r w:rsidR="00E14E65" w:rsidRPr="00E14E65">
        <w:t>Purpose</w:t>
      </w:r>
      <w:proofErr w:type="spellEnd"/>
      <w:r w:rsidR="00E14E65" w:rsidRPr="00E14E65">
        <w:t xml:space="preserve"> </w:t>
      </w:r>
      <w:commentRangeEnd w:id="44"/>
      <w:r w:rsidR="00D50A5F">
        <w:rPr>
          <w:rStyle w:val="Refdecomentrio"/>
        </w:rPr>
        <w:commentReference w:id="44"/>
      </w:r>
      <w:r>
        <w:t>prioriza a eficiência, acessibilidade e celeridade. Isso significa adotar métodos e tecnologias que sejam adequados ao propósito, em vez de seguir modelos predefinidos que muitas vezes são incompatíveis com a realidade local.</w:t>
      </w:r>
    </w:p>
    <w:p w14:paraId="7984768A" w14:textId="659000D1" w:rsidR="001D772A" w:rsidRDefault="001D772A" w:rsidP="001D772A">
      <w:r>
        <w:t xml:space="preserve">Essa abordagem oferece um caminho promissor para superar os desafios recorrentes na implantação de um cadastro territorial funcional, como a escassez de recursos financeiros e de capacidade técnica. Ela permite que municípios adotem </w:t>
      </w:r>
      <w:r>
        <w:lastRenderedPageBreak/>
        <w:t xml:space="preserve">soluções graduais e incrementais, iniciando o cadastro com informações básicas e representações espaciais menos precisas, com a perspectiva de aprimoramento contínuo ao longo do </w:t>
      </w:r>
      <w:r w:rsidRPr="000A731D">
        <w:t>tempo</w:t>
      </w:r>
      <w:r w:rsidR="000A731D" w:rsidRPr="000A731D">
        <w:t xml:space="preserve"> </w:t>
      </w:r>
      <w:r w:rsidRPr="000A731D">
        <w:t>(</w:t>
      </w:r>
      <w:proofErr w:type="spellStart"/>
      <w:r w:rsidRPr="000A731D">
        <w:t>Enemark</w:t>
      </w:r>
      <w:proofErr w:type="spellEnd"/>
      <w:r w:rsidRPr="000A731D">
        <w:t xml:space="preserve">; McLaren; </w:t>
      </w:r>
      <w:proofErr w:type="spellStart"/>
      <w:r w:rsidRPr="000A731D">
        <w:t>Lemmen</w:t>
      </w:r>
      <w:proofErr w:type="spellEnd"/>
      <w:r w:rsidRPr="000A731D">
        <w:t>, 2021)</w:t>
      </w:r>
      <w:r w:rsidR="000A731D" w:rsidRPr="000A731D">
        <w:t>.</w:t>
      </w:r>
    </w:p>
    <w:p w14:paraId="69C48E81" w14:textId="02537644" w:rsidR="001D772A" w:rsidRDefault="001D772A" w:rsidP="001D772A">
      <w:r>
        <w:t xml:space="preserve">Ao relacionar o CIATA com o conceito de </w:t>
      </w:r>
      <w:r w:rsidR="00E14E65" w:rsidRPr="001A2A8A">
        <w:rPr>
          <w:i/>
        </w:rPr>
        <w:t>Fit-For-</w:t>
      </w:r>
      <w:proofErr w:type="spellStart"/>
      <w:r w:rsidR="00E14E65" w:rsidRPr="001A2A8A">
        <w:rPr>
          <w:i/>
        </w:rPr>
        <w:t>Purpose</w:t>
      </w:r>
      <w:proofErr w:type="spellEnd"/>
      <w:r>
        <w:t>, é possível identificar algumas características em comum:</w:t>
      </w:r>
    </w:p>
    <w:p w14:paraId="349BED2A" w14:textId="77777777" w:rsidR="001D772A" w:rsidRDefault="001D772A" w:rsidP="001D772A">
      <w:r>
        <w:t xml:space="preserve">- </w:t>
      </w:r>
      <w:r w:rsidRPr="001A2A8A">
        <w:rPr>
          <w:b/>
        </w:rPr>
        <w:t>Foco na finalidade:</w:t>
      </w:r>
      <w:r>
        <w:t xml:space="preserve"> O CIATA foi concebido com o objetivo específico de aprimorar a arrecadação municipal. Todos os campos definidos em sua estrutura de dados são voltados para avaliar a propriedade, identificar o proprietário e localizar o imóvel dentro do município.</w:t>
      </w:r>
    </w:p>
    <w:p w14:paraId="5CE6393A" w14:textId="77777777" w:rsidR="001D772A" w:rsidRDefault="001D772A" w:rsidP="001D772A">
      <w:r>
        <w:t xml:space="preserve">- </w:t>
      </w:r>
      <w:r w:rsidRPr="001A2A8A">
        <w:rPr>
          <w:b/>
        </w:rPr>
        <w:t>Flexibilidade:</w:t>
      </w:r>
      <w:r>
        <w:t xml:space="preserve"> Um sistema de cadastro automatizado que siga integralmente os padrões do CIATA pode enfrentar dificuldades para se adaptar às novas relações jurídicas que surgiram nos últimos anos, especialmente devido à falta de previsão para campos multivalorados. Ainda assim, o projeto demonstrou flexibilidade ao atender municípios de diferentes tamanhos e capacidades administrativas.</w:t>
      </w:r>
    </w:p>
    <w:p w14:paraId="072E3F2A" w14:textId="77777777" w:rsidR="001D772A" w:rsidRDefault="001D772A" w:rsidP="001D772A">
      <w:r w:rsidRPr="001A2A8A">
        <w:rPr>
          <w:b/>
        </w:rPr>
        <w:t>- Melhoria incremental:</w:t>
      </w:r>
      <w:r>
        <w:t xml:space="preserve"> A metodologia e os procedimentos adotados no CIATA permitem que o cadastro territorial inicie como um conjunto de fichas e evolua, de forma gradual, para um sistema automatizado sem a necessidade de grandes modificações. Essa estrutura também facilita a incorporação de novas funcionalidades, incluindo sua integração como uma camada dentro de um Cadastro Territorial Multifinalitário (CTM).</w:t>
      </w:r>
    </w:p>
    <w:p w14:paraId="0B6A9CEA" w14:textId="275FDDC9" w:rsidR="001D772A" w:rsidRPr="00B322C5" w:rsidRDefault="001D772A" w:rsidP="000B458E">
      <w:pPr>
        <w:pStyle w:val="Ttulo3"/>
      </w:pPr>
      <w:bookmarkStart w:id="45" w:name="_Toc183090305"/>
      <w:bookmarkStart w:id="46" w:name="_Toc192078431"/>
      <w:r w:rsidRPr="00B322C5">
        <w:t xml:space="preserve">O CIATA </w:t>
      </w:r>
      <w:r w:rsidR="00E14E65">
        <w:t>e o</w:t>
      </w:r>
      <w:r w:rsidRPr="00B322C5">
        <w:t xml:space="preserve"> LADM</w:t>
      </w:r>
      <w:bookmarkEnd w:id="45"/>
      <w:bookmarkEnd w:id="46"/>
    </w:p>
    <w:p w14:paraId="14126120" w14:textId="77777777" w:rsidR="001D772A" w:rsidRPr="00B322C5" w:rsidRDefault="001D772A" w:rsidP="001D772A">
      <w:pPr>
        <w:rPr>
          <w:lang w:eastAsia="pt-BR"/>
        </w:rPr>
      </w:pPr>
      <w:r w:rsidRPr="00B322C5">
        <w:rPr>
          <w:lang w:eastAsia="pt-BR"/>
        </w:rPr>
        <w:t xml:space="preserve">O LADM, sigla para </w:t>
      </w:r>
      <w:r w:rsidRPr="00B322C5">
        <w:rPr>
          <w:i/>
          <w:iCs/>
          <w:lang w:eastAsia="pt-BR"/>
        </w:rPr>
        <w:t xml:space="preserve">Land </w:t>
      </w:r>
      <w:proofErr w:type="spellStart"/>
      <w:r w:rsidRPr="00B322C5">
        <w:rPr>
          <w:i/>
          <w:iCs/>
          <w:lang w:eastAsia="pt-BR"/>
        </w:rPr>
        <w:t>Administration</w:t>
      </w:r>
      <w:proofErr w:type="spellEnd"/>
      <w:r w:rsidRPr="00B322C5">
        <w:rPr>
          <w:i/>
          <w:iCs/>
          <w:lang w:eastAsia="pt-BR"/>
        </w:rPr>
        <w:t xml:space="preserve"> Domain Model</w:t>
      </w:r>
      <w:r w:rsidRPr="00B322C5">
        <w:rPr>
          <w:lang w:eastAsia="pt-BR"/>
        </w:rPr>
        <w:t>, é um modelo de dados internacional padronizado para a representação de informações sobre a administração de terras. Ele foi desenvolvido pela Federação Internacional de Geômetras (FIG) e pela Organização Internacional de Normalização (ISO). O LADM define um conjunto de objetos (classes) e relacionamentos que podem ser usados para descrever diferentes aspectos da administração territorial, como direitos de propriedade, restrições de uso da terra e informações espaciais. A adoção do LADM pode facilitar a integração de dados entre diferentes sistemas e promover a interoperabilidade entre países.</w:t>
      </w:r>
    </w:p>
    <w:p w14:paraId="2024D13C" w14:textId="77777777" w:rsidR="001D772A" w:rsidRPr="00B322C5" w:rsidRDefault="001D772A" w:rsidP="001D772A">
      <w:pPr>
        <w:rPr>
          <w:lang w:eastAsia="pt-BR"/>
        </w:rPr>
      </w:pPr>
      <w:r w:rsidRPr="00B322C5">
        <w:rPr>
          <w:lang w:eastAsia="pt-BR"/>
        </w:rPr>
        <w:t>A contribuição mais visível do LADM é o conjunto de diagramas UML (</w:t>
      </w:r>
      <w:proofErr w:type="spellStart"/>
      <w:r w:rsidRPr="00B43D81">
        <w:rPr>
          <w:i/>
          <w:lang w:eastAsia="pt-BR"/>
        </w:rPr>
        <w:t>Unified</w:t>
      </w:r>
      <w:proofErr w:type="spellEnd"/>
      <w:r w:rsidRPr="00B43D81">
        <w:rPr>
          <w:i/>
          <w:lang w:eastAsia="pt-BR"/>
        </w:rPr>
        <w:t xml:space="preserve"> </w:t>
      </w:r>
      <w:proofErr w:type="spellStart"/>
      <w:r w:rsidRPr="00B43D81">
        <w:rPr>
          <w:i/>
          <w:lang w:eastAsia="pt-BR"/>
        </w:rPr>
        <w:t>Modeling</w:t>
      </w:r>
      <w:proofErr w:type="spellEnd"/>
      <w:r w:rsidRPr="00B43D81">
        <w:rPr>
          <w:i/>
          <w:lang w:eastAsia="pt-BR"/>
        </w:rPr>
        <w:t xml:space="preserve"> </w:t>
      </w:r>
      <w:proofErr w:type="spellStart"/>
      <w:r w:rsidRPr="00B43D81">
        <w:rPr>
          <w:i/>
          <w:lang w:eastAsia="pt-BR"/>
        </w:rPr>
        <w:t>Language</w:t>
      </w:r>
      <w:proofErr w:type="spellEnd"/>
      <w:r w:rsidRPr="00B322C5">
        <w:rPr>
          <w:lang w:eastAsia="pt-BR"/>
        </w:rPr>
        <w:t xml:space="preserve">) que apresenta as classes e os atributos mais relevantes de um sistema de cadastro. </w:t>
      </w:r>
      <w:r>
        <w:rPr>
          <w:lang w:eastAsia="pt-BR"/>
        </w:rPr>
        <w:t>C</w:t>
      </w:r>
      <w:r w:rsidRPr="00B322C5">
        <w:rPr>
          <w:lang w:eastAsia="pt-BR"/>
        </w:rPr>
        <w:t xml:space="preserve">lasses são estruturas que definem o modelo de dados de um </w:t>
      </w:r>
      <w:r w:rsidRPr="00B322C5">
        <w:rPr>
          <w:lang w:eastAsia="pt-BR"/>
        </w:rPr>
        <w:lastRenderedPageBreak/>
        <w:t>objeto, enquanto os atributos são variáveis associadas às classes, responsáveis por descrever as características específicas de cada objeto.</w:t>
      </w:r>
    </w:p>
    <w:p w14:paraId="3F7B9EA6" w14:textId="77777777" w:rsidR="001D772A" w:rsidRPr="00B322C5" w:rsidRDefault="001D772A" w:rsidP="001D772A">
      <w:pPr>
        <w:rPr>
          <w:lang w:eastAsia="pt-BR"/>
        </w:rPr>
      </w:pPr>
      <w:r w:rsidRPr="00B322C5">
        <w:rPr>
          <w:lang w:eastAsia="pt-BR"/>
        </w:rPr>
        <w:t>Por exemplo, um logradouro pode ser um objeto de interesse do sistema. Para armazenar as informações de diversos logradouros, cria-se a classe 'Logradouros'. Essa classe é composta por um conjunto de atributos que descrevem as propriedades do objeto que será representado, como uma identificação única (chave primária), o nome do logradouro, sua extensão, entre outros. Todos esses elementos são representados de forma detalhada em um diagrama UML.</w:t>
      </w:r>
    </w:p>
    <w:p w14:paraId="04821475" w14:textId="77777777" w:rsidR="001D772A" w:rsidRPr="00B322C5" w:rsidRDefault="001D772A" w:rsidP="001D772A">
      <w:pPr>
        <w:rPr>
          <w:lang w:eastAsia="pt-BR"/>
        </w:rPr>
      </w:pPr>
      <w:r w:rsidRPr="00B322C5">
        <w:rPr>
          <w:lang w:eastAsia="pt-BR"/>
        </w:rPr>
        <w:t xml:space="preserve">Um diagrama também deve mostrar as conexões entre as classes e a cardinalidade dessas conexões, ou seja, o número de instâncias de uma classe que podem estar associadas a instâncias de outra classe. </w:t>
      </w:r>
    </w:p>
    <w:p w14:paraId="0D57914B" w14:textId="3E50C91C" w:rsidR="001D772A" w:rsidRPr="00B322C5" w:rsidRDefault="001D772A" w:rsidP="001D772A">
      <w:pPr>
        <w:rPr>
          <w:lang w:eastAsia="pt-BR"/>
        </w:rPr>
      </w:pPr>
      <w:r w:rsidRPr="00B322C5">
        <w:rPr>
          <w:lang w:eastAsia="pt-BR"/>
        </w:rPr>
        <w:t xml:space="preserve">A </w:t>
      </w:r>
      <w:r w:rsidRPr="00B322C5">
        <w:rPr>
          <w:lang w:eastAsia="pt-BR"/>
        </w:rPr>
        <w:fldChar w:fldCharType="begin"/>
      </w:r>
      <w:r w:rsidRPr="00B322C5">
        <w:rPr>
          <w:lang w:eastAsia="pt-BR"/>
        </w:rPr>
        <w:instrText xml:space="preserve"> REF _Ref184328056 \h </w:instrText>
      </w:r>
      <w:r w:rsidRPr="00B322C5">
        <w:rPr>
          <w:lang w:eastAsia="pt-BR"/>
        </w:rPr>
      </w:r>
      <w:r w:rsidRPr="00B322C5">
        <w:rPr>
          <w:lang w:eastAsia="pt-BR"/>
        </w:rPr>
        <w:fldChar w:fldCharType="separate"/>
      </w:r>
      <w:r w:rsidRPr="00B322C5">
        <w:t>Figura 4</w:t>
      </w:r>
      <w:r w:rsidRPr="00B322C5">
        <w:rPr>
          <w:lang w:eastAsia="pt-BR"/>
        </w:rPr>
        <w:fldChar w:fldCharType="end"/>
      </w:r>
      <w:r w:rsidRPr="00B322C5">
        <w:rPr>
          <w:lang w:eastAsia="pt-BR"/>
        </w:rPr>
        <w:t xml:space="preserve"> apresenta um exemplo de um diagrama UML em que se nota a existência de duas classes (LOTES e LOGRADOUROS) e seus respectivos atributos. Observa-se, também, que existe uma associação entre as classes com uma cardinalidade do tipo UM-PARA-MUITOS representada pelas etiquetas ‘1’ e ‘</w:t>
      </w:r>
      <w:proofErr w:type="gramStart"/>
      <w:r w:rsidRPr="00B322C5">
        <w:rPr>
          <w:lang w:eastAsia="pt-BR"/>
        </w:rPr>
        <w:t>0..</w:t>
      </w:r>
      <w:proofErr w:type="gramEnd"/>
      <w:r w:rsidRPr="00B322C5">
        <w:rPr>
          <w:lang w:eastAsia="pt-BR"/>
        </w:rPr>
        <w:t xml:space="preserve">*’. Essa notação indica que um logradouro pode estar associado a vários lotes, enquanto um lote estará associado a apenas um logradouro </w:t>
      </w:r>
      <w:r w:rsidR="00CD76ED">
        <w:rPr>
          <w:lang w:eastAsia="pt-BR"/>
        </w:rPr>
        <w:fldChar w:fldCharType="begin"/>
      </w:r>
      <w:r w:rsidR="00CD76ED">
        <w:rPr>
          <w:lang w:eastAsia="pt-BR"/>
        </w:rPr>
        <w:instrText xml:space="preserve"> ADDIN ZOTERO_ITEM CSL_CITATION {"citationID":"QqXglYcE","properties":{"formattedCitation":"(IBM RS Architect Std 7.5.5, 2021)","plainCitation":"(IBM RS Architect Std 7.5.5, 2021)","noteIndex":0},"citationItems":[{"id":46,"uris":["http://zotero.org/users/15531986/items/KU759EVG"],"itemData":{"id":46,"type":"webpage","abstract":"In UML, a relationship is a connection between model elements. A UML relationship is a type of model element that adds semantics to a model by defining the structure and behavior between model elements.","language":"pt-BR","license":"© Copyright IBM Corporation 2004","title":"Rational Software Architect Standard Edition 7.5.5","title-short":"IBM RS Architect Std 7.5.5","URL":"https://www.ibm.com/docs/pt-br/rsas/7.5.0?topic=diagrams-relationships-in-class","accessed":{"date-parts":[["2024",12,6]]},"issued":{"date-parts":[["2021",3,5]]}}}],"schema":"https://github.com/citation-style-language/schema/raw/master/csl-citation.json"} </w:instrText>
      </w:r>
      <w:r w:rsidR="00CD76ED">
        <w:rPr>
          <w:lang w:eastAsia="pt-BR"/>
        </w:rPr>
        <w:fldChar w:fldCharType="separate"/>
      </w:r>
      <w:r w:rsidR="00CD76ED" w:rsidRPr="00CD76ED">
        <w:rPr>
          <w:rFonts w:cs="Arial"/>
        </w:rPr>
        <w:t>(IBM RS Architect Std 7.5.5, 2021)</w:t>
      </w:r>
      <w:r w:rsidR="00CD76ED">
        <w:rPr>
          <w:lang w:eastAsia="pt-BR"/>
        </w:rPr>
        <w:fldChar w:fldCharType="end"/>
      </w:r>
      <w:r w:rsidR="00707F9D">
        <w:rPr>
          <w:lang w:eastAsia="pt-BR"/>
        </w:rPr>
        <w:t>.</w:t>
      </w:r>
    </w:p>
    <w:p w14:paraId="736D93FA" w14:textId="1F6C2A61" w:rsidR="001D772A" w:rsidRPr="00B322C5" w:rsidRDefault="001D772A" w:rsidP="00145C4C">
      <w:pPr>
        <w:pStyle w:val="Legenda"/>
      </w:pPr>
      <w:bookmarkStart w:id="47" w:name="_Ref184328056"/>
      <w:r w:rsidRPr="00B322C5">
        <w:t xml:space="preserve">Figura </w:t>
      </w:r>
      <w:r w:rsidR="00CA2BE0">
        <w:fldChar w:fldCharType="begin"/>
      </w:r>
      <w:r w:rsidR="00CA2BE0">
        <w:instrText xml:space="preserve"> SEQ Figura \* ARABIC </w:instrText>
      </w:r>
      <w:r w:rsidR="00CA2BE0">
        <w:fldChar w:fldCharType="separate"/>
      </w:r>
      <w:r w:rsidR="00CA2BE0">
        <w:rPr>
          <w:noProof/>
        </w:rPr>
        <w:t>3</w:t>
      </w:r>
      <w:r w:rsidR="00CA2BE0">
        <w:rPr>
          <w:noProof/>
        </w:rPr>
        <w:fldChar w:fldCharType="end"/>
      </w:r>
      <w:bookmarkEnd w:id="47"/>
      <w:r w:rsidRPr="00B322C5">
        <w:t>: Exemplo de diagrama UML</w:t>
      </w:r>
    </w:p>
    <w:tbl>
      <w:tblPr>
        <w:tblStyle w:val="Tabelacomgrade"/>
        <w:tblW w:w="0" w:type="auto"/>
        <w:tblLook w:val="04A0" w:firstRow="1" w:lastRow="0" w:firstColumn="1" w:lastColumn="0" w:noHBand="0" w:noVBand="1"/>
      </w:tblPr>
      <w:tblGrid>
        <w:gridCol w:w="9061"/>
      </w:tblGrid>
      <w:tr w:rsidR="001D772A" w:rsidRPr="00B322C5" w14:paraId="2E9C3258" w14:textId="77777777" w:rsidTr="00160061">
        <w:tc>
          <w:tcPr>
            <w:tcW w:w="9061" w:type="dxa"/>
          </w:tcPr>
          <w:p w14:paraId="4DD2E4B1" w14:textId="77777777" w:rsidR="001D772A" w:rsidRPr="00B322C5" w:rsidRDefault="001D772A" w:rsidP="00160061">
            <w:pPr>
              <w:ind w:firstLine="0"/>
              <w:rPr>
                <w:lang w:eastAsia="pt-BR"/>
              </w:rPr>
            </w:pPr>
            <w:r w:rsidRPr="00B322C5">
              <w:rPr>
                <w:noProof/>
                <w:lang w:eastAsia="pt-BR"/>
              </w:rPr>
              <w:drawing>
                <wp:inline distT="0" distB="0" distL="0" distR="0" wp14:anchorId="19FC2243" wp14:editId="78BB3004">
                  <wp:extent cx="5760085" cy="2270125"/>
                  <wp:effectExtent l="0" t="0" r="0" b="0"/>
                  <wp:docPr id="841114277" name="Imagem 1" descr="Tela de celul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14277" name="Imagem 1" descr="Tela de celular&#10;&#10;O conteúdo gerado por IA pode estar incorreto."/>
                          <pic:cNvPicPr/>
                        </pic:nvPicPr>
                        <pic:blipFill>
                          <a:blip r:embed="rId14"/>
                          <a:stretch>
                            <a:fillRect/>
                          </a:stretch>
                        </pic:blipFill>
                        <pic:spPr>
                          <a:xfrm>
                            <a:off x="0" y="0"/>
                            <a:ext cx="5760085" cy="2270125"/>
                          </a:xfrm>
                          <a:prstGeom prst="rect">
                            <a:avLst/>
                          </a:prstGeom>
                        </pic:spPr>
                      </pic:pic>
                    </a:graphicData>
                  </a:graphic>
                </wp:inline>
              </w:drawing>
            </w:r>
          </w:p>
        </w:tc>
      </w:tr>
    </w:tbl>
    <w:p w14:paraId="39441DDB" w14:textId="77777777" w:rsidR="001D772A" w:rsidRPr="00B322C5" w:rsidRDefault="001D772A" w:rsidP="001D772A">
      <w:pPr>
        <w:rPr>
          <w:lang w:eastAsia="pt-BR"/>
        </w:rPr>
      </w:pPr>
    </w:p>
    <w:p w14:paraId="053A23C4" w14:textId="7EA03B46" w:rsidR="001D772A" w:rsidRPr="00B322C5" w:rsidRDefault="00552DE3" w:rsidP="001D772A">
      <w:pPr>
        <w:rPr>
          <w:lang w:eastAsia="pt-BR"/>
        </w:rPr>
      </w:pPr>
      <w:r w:rsidRPr="00552DE3">
        <w:rPr>
          <w:lang w:eastAsia="pt-BR"/>
        </w:rPr>
        <w:t>Em termos gerais</w:t>
      </w:r>
      <w:r>
        <w:rPr>
          <w:lang w:eastAsia="pt-BR"/>
        </w:rPr>
        <w:t xml:space="preserve">, </w:t>
      </w:r>
      <w:r w:rsidR="001D772A" w:rsidRPr="00B322C5">
        <w:rPr>
          <w:lang w:eastAsia="pt-BR"/>
        </w:rPr>
        <w:t xml:space="preserve">o LADM separa as classes em três pacotes e um </w:t>
      </w:r>
      <w:proofErr w:type="spellStart"/>
      <w:r w:rsidR="001D772A" w:rsidRPr="00B322C5">
        <w:rPr>
          <w:lang w:eastAsia="pt-BR"/>
        </w:rPr>
        <w:t>subpacote</w:t>
      </w:r>
      <w:proofErr w:type="spellEnd"/>
      <w:r w:rsidR="001D772A" w:rsidRPr="00B322C5">
        <w:rPr>
          <w:lang w:eastAsia="pt-BR"/>
        </w:rPr>
        <w:t xml:space="preserve"> </w:t>
      </w:r>
      <w:r w:rsidR="001D772A" w:rsidRPr="00B322C5">
        <w:rPr>
          <w:lang w:eastAsia="pt-BR"/>
        </w:rPr>
        <w:fldChar w:fldCharType="begin"/>
      </w:r>
      <w:r w:rsidR="00777ACD">
        <w:rPr>
          <w:lang w:eastAsia="pt-BR"/>
        </w:rPr>
        <w:instrText xml:space="preserve"> ADDIN ZOTERO_ITEM CSL_CITATION {"citationID":"olHjqPSW","properties":{"formattedCitation":"(Panchiniak, 2017)","plainCitation":"(Panchiniak, 2017)","noteIndex":0},"citationItems":[{"id":51,"uris":["http://zotero.org/users/local/P1GuXq80/items/R9KGN9DI","http://zotero.org/users/15531986/items/R9KGN9DI"],"itemData":{"id":51,"type":"webpage","title":"Discussão sobre modelos conceituais relacionados ao cadastro territorial: estudo de caso de Joinville","URL":"https://repositorio.ufsc.br/handle/123456789/189319","author":[{"family":"Panchiniak","given":"Thiago"}],"accessed":{"date-parts":[["2024",12,2]]},"issued":{"date-parts":[["2017"]]}}}],"schema":"https://github.com/citation-style-language/schema/raw/master/csl-citation.json"} </w:instrText>
      </w:r>
      <w:r w:rsidR="001D772A" w:rsidRPr="00B322C5">
        <w:rPr>
          <w:lang w:eastAsia="pt-BR"/>
        </w:rPr>
        <w:fldChar w:fldCharType="separate"/>
      </w:r>
      <w:r w:rsidR="001D772A" w:rsidRPr="00B322C5">
        <w:rPr>
          <w:rFonts w:cs="Arial"/>
        </w:rPr>
        <w:t>(</w:t>
      </w:r>
      <w:proofErr w:type="spellStart"/>
      <w:r w:rsidR="001D772A" w:rsidRPr="00B322C5">
        <w:rPr>
          <w:rFonts w:cs="Arial"/>
        </w:rPr>
        <w:t>Panchiniak</w:t>
      </w:r>
      <w:proofErr w:type="spellEnd"/>
      <w:r w:rsidR="001D772A" w:rsidRPr="00B322C5">
        <w:rPr>
          <w:rFonts w:cs="Arial"/>
        </w:rPr>
        <w:t>, 2017)</w:t>
      </w:r>
      <w:r w:rsidR="001D772A" w:rsidRPr="00B322C5">
        <w:rPr>
          <w:lang w:eastAsia="pt-BR"/>
        </w:rPr>
        <w:fldChar w:fldCharType="end"/>
      </w:r>
      <w:r w:rsidR="001D772A" w:rsidRPr="00B322C5">
        <w:rPr>
          <w:lang w:eastAsia="pt-BR"/>
        </w:rPr>
        <w:t>:</w:t>
      </w:r>
    </w:p>
    <w:p w14:paraId="227ADB70" w14:textId="77777777" w:rsidR="001D772A" w:rsidRPr="00B322C5" w:rsidRDefault="001D772A" w:rsidP="001D772A">
      <w:pPr>
        <w:rPr>
          <w:lang w:eastAsia="pt-BR"/>
        </w:rPr>
      </w:pPr>
      <w:proofErr w:type="spellStart"/>
      <w:r w:rsidRPr="00B322C5">
        <w:rPr>
          <w:b/>
          <w:bCs/>
          <w:lang w:eastAsia="pt-BR"/>
        </w:rPr>
        <w:t>Party</w:t>
      </w:r>
      <w:proofErr w:type="spellEnd"/>
      <w:r w:rsidRPr="00B322C5">
        <w:rPr>
          <w:b/>
          <w:bCs/>
          <w:lang w:eastAsia="pt-BR"/>
        </w:rPr>
        <w:t xml:space="preserve"> </w:t>
      </w:r>
      <w:proofErr w:type="spellStart"/>
      <w:r w:rsidRPr="00B322C5">
        <w:rPr>
          <w:b/>
          <w:bCs/>
          <w:lang w:eastAsia="pt-BR"/>
        </w:rPr>
        <w:t>Packet</w:t>
      </w:r>
      <w:proofErr w:type="spellEnd"/>
      <w:r w:rsidRPr="00B322C5">
        <w:rPr>
          <w:lang w:eastAsia="pt-BR"/>
        </w:rPr>
        <w:t xml:space="preserve">: Este pacote representa as pessoas, grupos e/ou organizações relacionadas às unidades espaciais. As classes neste pacote incluem </w:t>
      </w:r>
      <w:proofErr w:type="spellStart"/>
      <w:r w:rsidRPr="00B322C5">
        <w:rPr>
          <w:lang w:eastAsia="pt-BR"/>
        </w:rPr>
        <w:t>LA_Party</w:t>
      </w:r>
      <w:proofErr w:type="spellEnd"/>
      <w:r w:rsidRPr="00B322C5">
        <w:rPr>
          <w:lang w:eastAsia="pt-BR"/>
        </w:rPr>
        <w:t xml:space="preserve">, </w:t>
      </w:r>
      <w:proofErr w:type="spellStart"/>
      <w:r w:rsidRPr="00B322C5">
        <w:rPr>
          <w:lang w:eastAsia="pt-BR"/>
        </w:rPr>
        <w:t>LA_GroupParty</w:t>
      </w:r>
      <w:proofErr w:type="spellEnd"/>
      <w:r w:rsidRPr="00B322C5">
        <w:rPr>
          <w:lang w:eastAsia="pt-BR"/>
        </w:rPr>
        <w:t xml:space="preserve"> e </w:t>
      </w:r>
      <w:proofErr w:type="spellStart"/>
      <w:r w:rsidRPr="00B322C5">
        <w:rPr>
          <w:lang w:eastAsia="pt-BR"/>
        </w:rPr>
        <w:t>LA_PartyMember</w:t>
      </w:r>
      <w:proofErr w:type="spellEnd"/>
      <w:r w:rsidRPr="00B322C5">
        <w:rPr>
          <w:lang w:eastAsia="pt-BR"/>
        </w:rPr>
        <w:t>;</w:t>
      </w:r>
    </w:p>
    <w:p w14:paraId="5E412B3B" w14:textId="77777777" w:rsidR="001D772A" w:rsidRPr="00B322C5" w:rsidRDefault="001D772A" w:rsidP="001D772A">
      <w:pPr>
        <w:rPr>
          <w:lang w:eastAsia="pt-BR"/>
        </w:rPr>
      </w:pPr>
      <w:proofErr w:type="spellStart"/>
      <w:r w:rsidRPr="00B322C5">
        <w:rPr>
          <w:b/>
          <w:bCs/>
          <w:lang w:eastAsia="pt-BR"/>
        </w:rPr>
        <w:lastRenderedPageBreak/>
        <w:t>Administrative</w:t>
      </w:r>
      <w:proofErr w:type="spellEnd"/>
      <w:r w:rsidRPr="00B322C5">
        <w:rPr>
          <w:b/>
          <w:bCs/>
          <w:lang w:eastAsia="pt-BR"/>
        </w:rPr>
        <w:t xml:space="preserve"> </w:t>
      </w:r>
      <w:proofErr w:type="spellStart"/>
      <w:r w:rsidRPr="00B322C5">
        <w:rPr>
          <w:b/>
          <w:bCs/>
          <w:lang w:eastAsia="pt-BR"/>
        </w:rPr>
        <w:t>Packet</w:t>
      </w:r>
      <w:proofErr w:type="spellEnd"/>
      <w:r w:rsidRPr="00B322C5">
        <w:rPr>
          <w:lang w:eastAsia="pt-BR"/>
        </w:rPr>
        <w:t xml:space="preserve">: pacote que lida com os direitos, deveres e restrições aos quais cada unidade está sujeita. Ele inclui classes como LA_RRR (com suas especializações </w:t>
      </w:r>
      <w:proofErr w:type="spellStart"/>
      <w:r w:rsidRPr="00B322C5">
        <w:rPr>
          <w:lang w:eastAsia="pt-BR"/>
        </w:rPr>
        <w:t>LA_</w:t>
      </w:r>
      <w:r w:rsidRPr="00B322C5">
        <w:rPr>
          <w:b/>
          <w:bCs/>
          <w:lang w:eastAsia="pt-BR"/>
        </w:rPr>
        <w:t>R</w:t>
      </w:r>
      <w:r w:rsidRPr="00B322C5">
        <w:rPr>
          <w:lang w:eastAsia="pt-BR"/>
        </w:rPr>
        <w:t>ight</w:t>
      </w:r>
      <w:proofErr w:type="spellEnd"/>
      <w:r w:rsidRPr="00B322C5">
        <w:rPr>
          <w:lang w:eastAsia="pt-BR"/>
        </w:rPr>
        <w:t xml:space="preserve">, </w:t>
      </w:r>
      <w:proofErr w:type="spellStart"/>
      <w:r w:rsidRPr="00B322C5">
        <w:rPr>
          <w:lang w:eastAsia="pt-BR"/>
        </w:rPr>
        <w:t>LA_</w:t>
      </w:r>
      <w:r w:rsidRPr="00B322C5">
        <w:rPr>
          <w:b/>
          <w:bCs/>
          <w:lang w:eastAsia="pt-BR"/>
        </w:rPr>
        <w:t>R</w:t>
      </w:r>
      <w:r w:rsidRPr="00B322C5">
        <w:rPr>
          <w:lang w:eastAsia="pt-BR"/>
        </w:rPr>
        <w:t>estriction</w:t>
      </w:r>
      <w:proofErr w:type="spellEnd"/>
      <w:r w:rsidRPr="00B322C5">
        <w:rPr>
          <w:lang w:eastAsia="pt-BR"/>
        </w:rPr>
        <w:t xml:space="preserve"> e </w:t>
      </w:r>
      <w:proofErr w:type="spellStart"/>
      <w:r w:rsidRPr="00B322C5">
        <w:rPr>
          <w:lang w:eastAsia="pt-BR"/>
        </w:rPr>
        <w:t>LA_</w:t>
      </w:r>
      <w:r w:rsidRPr="00B322C5">
        <w:rPr>
          <w:b/>
          <w:bCs/>
          <w:lang w:eastAsia="pt-BR"/>
        </w:rPr>
        <w:t>R</w:t>
      </w:r>
      <w:r w:rsidRPr="00B322C5">
        <w:rPr>
          <w:lang w:eastAsia="pt-BR"/>
        </w:rPr>
        <w:t>esponsability</w:t>
      </w:r>
      <w:proofErr w:type="spellEnd"/>
      <w:r w:rsidRPr="00B322C5">
        <w:rPr>
          <w:lang w:eastAsia="pt-BR"/>
        </w:rPr>
        <w:t xml:space="preserve">), </w:t>
      </w:r>
      <w:proofErr w:type="spellStart"/>
      <w:r w:rsidRPr="00B322C5">
        <w:rPr>
          <w:lang w:eastAsia="pt-BR"/>
        </w:rPr>
        <w:t>LA_BAUnit</w:t>
      </w:r>
      <w:proofErr w:type="spellEnd"/>
      <w:r w:rsidRPr="00B322C5">
        <w:rPr>
          <w:lang w:eastAsia="pt-BR"/>
        </w:rPr>
        <w:t xml:space="preserve"> e </w:t>
      </w:r>
      <w:proofErr w:type="spellStart"/>
      <w:r w:rsidRPr="00B322C5">
        <w:rPr>
          <w:lang w:eastAsia="pt-BR"/>
        </w:rPr>
        <w:t>LA_AdministrativeSource</w:t>
      </w:r>
      <w:proofErr w:type="spellEnd"/>
      <w:r w:rsidRPr="00B322C5">
        <w:rPr>
          <w:lang w:eastAsia="pt-BR"/>
        </w:rPr>
        <w:t>;</w:t>
      </w:r>
    </w:p>
    <w:p w14:paraId="05246495" w14:textId="77777777" w:rsidR="001D772A" w:rsidRPr="00B322C5" w:rsidRDefault="001D772A" w:rsidP="001D772A">
      <w:pPr>
        <w:rPr>
          <w:lang w:eastAsia="pt-BR"/>
        </w:rPr>
      </w:pPr>
      <w:proofErr w:type="spellStart"/>
      <w:r w:rsidRPr="00B322C5">
        <w:rPr>
          <w:b/>
          <w:bCs/>
          <w:lang w:eastAsia="pt-BR"/>
        </w:rPr>
        <w:t>Spatial</w:t>
      </w:r>
      <w:proofErr w:type="spellEnd"/>
      <w:r w:rsidRPr="00B322C5">
        <w:rPr>
          <w:b/>
          <w:bCs/>
          <w:lang w:eastAsia="pt-BR"/>
        </w:rPr>
        <w:t xml:space="preserve"> Unit </w:t>
      </w:r>
      <w:proofErr w:type="spellStart"/>
      <w:r w:rsidRPr="00B322C5">
        <w:rPr>
          <w:b/>
          <w:bCs/>
          <w:lang w:eastAsia="pt-BR"/>
        </w:rPr>
        <w:t>Packet</w:t>
      </w:r>
      <w:proofErr w:type="spellEnd"/>
      <w:r w:rsidRPr="00B322C5">
        <w:rPr>
          <w:lang w:eastAsia="pt-BR"/>
        </w:rPr>
        <w:t xml:space="preserve">: Este pacote representa as unidades espaciais, como parcelas, edifícios e redes de infraestrutura. Aqui aparecem as classes </w:t>
      </w:r>
      <w:proofErr w:type="spellStart"/>
      <w:r w:rsidRPr="00B322C5">
        <w:rPr>
          <w:lang w:eastAsia="pt-BR"/>
        </w:rPr>
        <w:t>LA_SpatialUnit</w:t>
      </w:r>
      <w:proofErr w:type="spellEnd"/>
      <w:r w:rsidRPr="00B322C5">
        <w:rPr>
          <w:lang w:eastAsia="pt-BR"/>
        </w:rPr>
        <w:t xml:space="preserve">, </w:t>
      </w:r>
      <w:proofErr w:type="spellStart"/>
      <w:r w:rsidRPr="00B322C5">
        <w:rPr>
          <w:lang w:eastAsia="pt-BR"/>
        </w:rPr>
        <w:t>LA_SpatialUnitGroup</w:t>
      </w:r>
      <w:proofErr w:type="spellEnd"/>
      <w:r w:rsidRPr="00B322C5">
        <w:rPr>
          <w:lang w:eastAsia="pt-BR"/>
        </w:rPr>
        <w:t xml:space="preserve">, </w:t>
      </w:r>
      <w:proofErr w:type="spellStart"/>
      <w:r w:rsidRPr="00B322C5">
        <w:rPr>
          <w:lang w:eastAsia="pt-BR"/>
        </w:rPr>
        <w:t>LA_Level</w:t>
      </w:r>
      <w:proofErr w:type="spellEnd"/>
      <w:r w:rsidRPr="00B322C5">
        <w:rPr>
          <w:lang w:eastAsia="pt-BR"/>
        </w:rPr>
        <w:t xml:space="preserve"> e outras.</w:t>
      </w:r>
    </w:p>
    <w:p w14:paraId="60335C0D" w14:textId="77777777" w:rsidR="001D772A" w:rsidRPr="00B011CC" w:rsidRDefault="001D772A" w:rsidP="001D772A">
      <w:pPr>
        <w:rPr>
          <w:lang w:eastAsia="pt-BR"/>
        </w:rPr>
      </w:pPr>
      <w:proofErr w:type="spellStart"/>
      <w:r w:rsidRPr="00B322C5">
        <w:rPr>
          <w:b/>
          <w:bCs/>
          <w:lang w:eastAsia="pt-BR"/>
        </w:rPr>
        <w:t>Surveying</w:t>
      </w:r>
      <w:proofErr w:type="spellEnd"/>
      <w:r w:rsidRPr="00B322C5">
        <w:rPr>
          <w:b/>
          <w:bCs/>
          <w:lang w:eastAsia="pt-BR"/>
        </w:rPr>
        <w:t xml:space="preserve"> </w:t>
      </w:r>
      <w:proofErr w:type="spellStart"/>
      <w:r w:rsidRPr="00B322C5">
        <w:rPr>
          <w:b/>
          <w:bCs/>
          <w:lang w:eastAsia="pt-BR"/>
        </w:rPr>
        <w:t>and</w:t>
      </w:r>
      <w:proofErr w:type="spellEnd"/>
      <w:r w:rsidRPr="00B322C5">
        <w:rPr>
          <w:b/>
          <w:bCs/>
          <w:lang w:eastAsia="pt-BR"/>
        </w:rPr>
        <w:t xml:space="preserve"> </w:t>
      </w:r>
      <w:proofErr w:type="spellStart"/>
      <w:r w:rsidRPr="00B322C5">
        <w:rPr>
          <w:b/>
          <w:bCs/>
          <w:lang w:eastAsia="pt-BR"/>
        </w:rPr>
        <w:t>Representation</w:t>
      </w:r>
      <w:proofErr w:type="spellEnd"/>
      <w:r w:rsidRPr="00B322C5">
        <w:rPr>
          <w:b/>
          <w:bCs/>
          <w:lang w:eastAsia="pt-BR"/>
        </w:rPr>
        <w:t xml:space="preserve"> </w:t>
      </w:r>
      <w:proofErr w:type="spellStart"/>
      <w:r w:rsidRPr="00B322C5">
        <w:rPr>
          <w:b/>
          <w:bCs/>
          <w:lang w:eastAsia="pt-BR"/>
        </w:rPr>
        <w:t>SubPacket</w:t>
      </w:r>
      <w:proofErr w:type="spellEnd"/>
      <w:r w:rsidRPr="00B322C5">
        <w:rPr>
          <w:lang w:eastAsia="pt-BR"/>
        </w:rPr>
        <w:t xml:space="preserve">: Este </w:t>
      </w:r>
      <w:proofErr w:type="spellStart"/>
      <w:r w:rsidRPr="00B322C5">
        <w:rPr>
          <w:lang w:eastAsia="pt-BR"/>
        </w:rPr>
        <w:t>subpacote</w:t>
      </w:r>
      <w:proofErr w:type="spellEnd"/>
      <w:r w:rsidRPr="00B322C5">
        <w:rPr>
          <w:lang w:eastAsia="pt-BR"/>
        </w:rPr>
        <w:t xml:space="preserve">, dentro do </w:t>
      </w:r>
      <w:proofErr w:type="spellStart"/>
      <w:r w:rsidRPr="00B322C5">
        <w:rPr>
          <w:lang w:eastAsia="pt-BR"/>
        </w:rPr>
        <w:t>Spatial</w:t>
      </w:r>
      <w:proofErr w:type="spellEnd"/>
      <w:r w:rsidRPr="00B322C5">
        <w:rPr>
          <w:lang w:eastAsia="pt-BR"/>
        </w:rPr>
        <w:t xml:space="preserve"> Unit </w:t>
      </w:r>
      <w:proofErr w:type="spellStart"/>
      <w:r w:rsidRPr="00B322C5">
        <w:rPr>
          <w:lang w:eastAsia="pt-BR"/>
        </w:rPr>
        <w:t>Packet</w:t>
      </w:r>
      <w:proofErr w:type="spellEnd"/>
      <w:r w:rsidRPr="00B322C5">
        <w:rPr>
          <w:lang w:eastAsia="pt-BR"/>
        </w:rPr>
        <w:t xml:space="preserve">, é responsável pelas representações geométricas das unidades espaciais e correções topológicas por meio de sistemas de informação geográfica associados a bancos de dados. </w:t>
      </w:r>
      <w:r w:rsidRPr="00B011CC">
        <w:rPr>
          <w:lang w:eastAsia="pt-BR"/>
        </w:rPr>
        <w:t xml:space="preserve">Ele inclui classes como </w:t>
      </w:r>
      <w:proofErr w:type="spellStart"/>
      <w:r w:rsidRPr="00B011CC">
        <w:rPr>
          <w:lang w:eastAsia="pt-BR"/>
        </w:rPr>
        <w:t>LA_Point</w:t>
      </w:r>
      <w:proofErr w:type="spellEnd"/>
      <w:r w:rsidRPr="00B011CC">
        <w:rPr>
          <w:lang w:eastAsia="pt-BR"/>
        </w:rPr>
        <w:t xml:space="preserve">, </w:t>
      </w:r>
      <w:proofErr w:type="spellStart"/>
      <w:r w:rsidRPr="00B011CC">
        <w:rPr>
          <w:lang w:eastAsia="pt-BR"/>
        </w:rPr>
        <w:t>LA_SpatialSource</w:t>
      </w:r>
      <w:proofErr w:type="spellEnd"/>
      <w:r w:rsidRPr="00B011CC">
        <w:rPr>
          <w:lang w:eastAsia="pt-BR"/>
        </w:rPr>
        <w:t xml:space="preserve">, </w:t>
      </w:r>
      <w:proofErr w:type="spellStart"/>
      <w:r w:rsidRPr="00B011CC">
        <w:rPr>
          <w:lang w:eastAsia="pt-BR"/>
        </w:rPr>
        <w:t>LA_BoundaryFaceString</w:t>
      </w:r>
      <w:proofErr w:type="spellEnd"/>
      <w:r w:rsidRPr="00B011CC">
        <w:rPr>
          <w:lang w:eastAsia="pt-BR"/>
        </w:rPr>
        <w:t xml:space="preserve"> e </w:t>
      </w:r>
      <w:proofErr w:type="spellStart"/>
      <w:r w:rsidRPr="00B011CC">
        <w:rPr>
          <w:lang w:eastAsia="pt-BR"/>
        </w:rPr>
        <w:t>LA_BoundaryFace</w:t>
      </w:r>
      <w:proofErr w:type="spellEnd"/>
      <w:r w:rsidRPr="00B011CC">
        <w:rPr>
          <w:lang w:eastAsia="pt-BR"/>
        </w:rPr>
        <w:t>.</w:t>
      </w:r>
    </w:p>
    <w:p w14:paraId="2D5F5A35" w14:textId="38E3A633" w:rsidR="001D772A" w:rsidRPr="00B322C5" w:rsidRDefault="001D772A" w:rsidP="001D772A">
      <w:pPr>
        <w:rPr>
          <w:lang w:eastAsia="pt-BR"/>
        </w:rPr>
      </w:pPr>
      <w:r>
        <w:rPr>
          <w:lang w:eastAsia="pt-BR"/>
        </w:rPr>
        <w:t xml:space="preserve">A </w:t>
      </w:r>
      <w:r>
        <w:rPr>
          <w:lang w:eastAsia="pt-BR"/>
        </w:rPr>
        <w:fldChar w:fldCharType="begin"/>
      </w:r>
      <w:r>
        <w:rPr>
          <w:lang w:eastAsia="pt-BR"/>
        </w:rPr>
        <w:instrText xml:space="preserve"> REF _Ref184370336 \h </w:instrText>
      </w:r>
      <w:r>
        <w:rPr>
          <w:lang w:eastAsia="pt-BR"/>
        </w:rPr>
      </w:r>
      <w:r>
        <w:rPr>
          <w:lang w:eastAsia="pt-BR"/>
        </w:rPr>
        <w:fldChar w:fldCharType="separate"/>
      </w:r>
      <w:r>
        <w:t xml:space="preserve">Figura </w:t>
      </w:r>
      <w:r>
        <w:rPr>
          <w:noProof/>
        </w:rPr>
        <w:t>5</w:t>
      </w:r>
      <w:r>
        <w:rPr>
          <w:lang w:eastAsia="pt-BR"/>
        </w:rPr>
        <w:fldChar w:fldCharType="end"/>
      </w:r>
      <w:r>
        <w:rPr>
          <w:lang w:eastAsia="pt-BR"/>
        </w:rPr>
        <w:t xml:space="preserve"> mostra a associação entre as classes básicas da LADM. O prefixo LA_ indica que a classe é padronizada </w:t>
      </w:r>
      <w:r w:rsidR="00E00A9E">
        <w:rPr>
          <w:lang w:eastAsia="pt-BR"/>
        </w:rPr>
        <w:fldChar w:fldCharType="begin"/>
      </w:r>
      <w:r w:rsidR="00E00A9E">
        <w:rPr>
          <w:lang w:eastAsia="pt-BR"/>
        </w:rPr>
        <w:instrText xml:space="preserve"> ADDIN ZOTERO_ITEM CSL_CITATION {"citationID":"7yP1KF2n","properties":{"formattedCitation":"(Kalogianni {\\i{}et al.}, 2024)","plainCitation":"(Kalogianni et al., 2024)","noteIndex":0},"citationItems":[{"id":49,"uris":["http://zotero.org/users/15531986/items/MVGJLAQ3"],"itemData":{"id":49,"type":"article-journal","container-title":"Land Use Policy","DOI":"10.1016/j.landusepol.2024.107125","ISSN":"02648377","journalAbbreviation":"Land Use Policy","language":"en","page":"107125","source":"DOI.org (Crossref)","title":"Refining the survey model of the LADM ISO 19152–2: Land registration","title-short":"Refining the survey model of the LADM ISO 19152–2","volume":"141","author":[{"family":"Kalogianni","given":"Eftychia"},{"family":"Dimopoulou","given":"Efi"},{"family":"Gruler","given":"Hans-Christoph"},{"family":"Stubkjær","given":"Erik"},{"family":"Morales","given":"Javier"},{"family":"Lemmen","given":"Christiaan"},{"family":"Van Oosterom","given":"Peter"}],"issued":{"date-parts":[["2024",6]]}}}],"schema":"https://github.com/citation-style-language/schema/raw/master/csl-citation.json"} </w:instrText>
      </w:r>
      <w:r w:rsidR="00E00A9E">
        <w:rPr>
          <w:lang w:eastAsia="pt-BR"/>
        </w:rPr>
        <w:fldChar w:fldCharType="separate"/>
      </w:r>
      <w:r w:rsidR="00E00A9E" w:rsidRPr="00E00A9E">
        <w:rPr>
          <w:rFonts w:cs="Arial"/>
        </w:rPr>
        <w:t xml:space="preserve">(Kalogianni </w:t>
      </w:r>
      <w:r w:rsidR="00E00A9E" w:rsidRPr="00E00A9E">
        <w:rPr>
          <w:rFonts w:cs="Arial"/>
          <w:i/>
          <w:iCs/>
        </w:rPr>
        <w:t>et al.</w:t>
      </w:r>
      <w:r w:rsidR="00E00A9E" w:rsidRPr="00E00A9E">
        <w:rPr>
          <w:rFonts w:cs="Arial"/>
        </w:rPr>
        <w:t>, 2024)</w:t>
      </w:r>
      <w:r w:rsidR="00E00A9E">
        <w:rPr>
          <w:lang w:eastAsia="pt-BR"/>
        </w:rPr>
        <w:fldChar w:fldCharType="end"/>
      </w:r>
      <w:r w:rsidR="00E00A9E">
        <w:rPr>
          <w:lang w:eastAsia="pt-BR"/>
        </w:rPr>
        <w:t>.</w:t>
      </w:r>
    </w:p>
    <w:p w14:paraId="3E1463EB" w14:textId="6E812FB3" w:rsidR="001D772A" w:rsidRDefault="001D772A" w:rsidP="00145C4C">
      <w:pPr>
        <w:pStyle w:val="Legenda"/>
      </w:pPr>
      <w:bookmarkStart w:id="48" w:name="_Ref184370336"/>
      <w:commentRangeStart w:id="49"/>
      <w:r>
        <w:t xml:space="preserve">Figura </w:t>
      </w:r>
      <w:r w:rsidR="00CA2BE0">
        <w:fldChar w:fldCharType="begin"/>
      </w:r>
      <w:r w:rsidR="00CA2BE0">
        <w:instrText xml:space="preserve"> SEQ Figura \* ARABIC </w:instrText>
      </w:r>
      <w:r w:rsidR="00CA2BE0">
        <w:fldChar w:fldCharType="separate"/>
      </w:r>
      <w:r w:rsidR="00CA2BE0">
        <w:rPr>
          <w:noProof/>
        </w:rPr>
        <w:t>4</w:t>
      </w:r>
      <w:r w:rsidR="00CA2BE0">
        <w:rPr>
          <w:noProof/>
        </w:rPr>
        <w:fldChar w:fldCharType="end"/>
      </w:r>
      <w:bookmarkEnd w:id="48"/>
      <w:r>
        <w:t>: Classes básicas (pacotes) do LADM</w:t>
      </w:r>
      <w:commentRangeEnd w:id="49"/>
      <w:r w:rsidR="009136FD">
        <w:rPr>
          <w:rStyle w:val="Refdecomentrio"/>
          <w:iCs w:val="0"/>
        </w:rPr>
        <w:commentReference w:id="49"/>
      </w:r>
    </w:p>
    <w:tbl>
      <w:tblPr>
        <w:tblStyle w:val="Tabelacomgrade"/>
        <w:tblW w:w="0" w:type="auto"/>
        <w:tblLook w:val="04A0" w:firstRow="1" w:lastRow="0" w:firstColumn="1" w:lastColumn="0" w:noHBand="0" w:noVBand="1"/>
      </w:tblPr>
      <w:tblGrid>
        <w:gridCol w:w="9061"/>
      </w:tblGrid>
      <w:tr w:rsidR="001D772A" w:rsidRPr="00B322C5" w14:paraId="44C28174" w14:textId="77777777" w:rsidTr="00160061">
        <w:tc>
          <w:tcPr>
            <w:tcW w:w="9061" w:type="dxa"/>
          </w:tcPr>
          <w:p w14:paraId="2F49FED8" w14:textId="77777777" w:rsidR="001D772A" w:rsidRPr="00B322C5" w:rsidRDefault="001D772A" w:rsidP="00160061">
            <w:pPr>
              <w:ind w:firstLine="0"/>
              <w:rPr>
                <w:lang w:eastAsia="pt-BR"/>
              </w:rPr>
            </w:pPr>
            <w:r w:rsidRPr="00B322C5">
              <w:rPr>
                <w:noProof/>
                <w:lang w:eastAsia="pt-BR"/>
              </w:rPr>
              <w:drawing>
                <wp:inline distT="0" distB="0" distL="0" distR="0" wp14:anchorId="402DF4D3" wp14:editId="3E1627BB">
                  <wp:extent cx="5760085" cy="2131060"/>
                  <wp:effectExtent l="0" t="0" r="0" b="2540"/>
                  <wp:docPr id="67275868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58684" name="Imagem 1" descr="Diagrama&#10;&#10;O conteúdo gerado por IA pode estar incorreto."/>
                          <pic:cNvPicPr/>
                        </pic:nvPicPr>
                        <pic:blipFill>
                          <a:blip r:embed="rId15"/>
                          <a:stretch>
                            <a:fillRect/>
                          </a:stretch>
                        </pic:blipFill>
                        <pic:spPr>
                          <a:xfrm>
                            <a:off x="0" y="0"/>
                            <a:ext cx="5760085" cy="2131060"/>
                          </a:xfrm>
                          <a:prstGeom prst="rect">
                            <a:avLst/>
                          </a:prstGeom>
                        </pic:spPr>
                      </pic:pic>
                    </a:graphicData>
                  </a:graphic>
                </wp:inline>
              </w:drawing>
            </w:r>
          </w:p>
        </w:tc>
      </w:tr>
    </w:tbl>
    <w:p w14:paraId="74ED28F0" w14:textId="77777777" w:rsidR="001D772A" w:rsidRPr="00B322C5" w:rsidRDefault="001D772A" w:rsidP="001D772A">
      <w:pPr>
        <w:rPr>
          <w:lang w:eastAsia="pt-BR"/>
        </w:rPr>
      </w:pPr>
    </w:p>
    <w:p w14:paraId="49486B4F" w14:textId="06CA2947" w:rsidR="001D772A" w:rsidRDefault="001D772A" w:rsidP="001D772A">
      <w:pPr>
        <w:rPr>
          <w:lang w:eastAsia="pt-BR"/>
        </w:rPr>
      </w:pPr>
      <w:r w:rsidRPr="00B322C5">
        <w:rPr>
          <w:lang w:eastAsia="pt-BR"/>
        </w:rPr>
        <w:t xml:space="preserve">O LADM apresenta fortes influências do modelo relacional </w:t>
      </w:r>
      <w:commentRangeStart w:id="50"/>
      <w:r w:rsidRPr="00B322C5">
        <w:rPr>
          <w:lang w:eastAsia="pt-BR"/>
        </w:rPr>
        <w:t xml:space="preserve">proposto por Edgar </w:t>
      </w:r>
      <w:proofErr w:type="spellStart"/>
      <w:r w:rsidRPr="00B322C5">
        <w:rPr>
          <w:lang w:eastAsia="pt-BR"/>
        </w:rPr>
        <w:t>Codd</w:t>
      </w:r>
      <w:commentRangeEnd w:id="50"/>
      <w:proofErr w:type="spellEnd"/>
      <w:r w:rsidR="009136FD">
        <w:rPr>
          <w:rStyle w:val="Refdecomentrio"/>
        </w:rPr>
        <w:commentReference w:id="50"/>
      </w:r>
      <w:r w:rsidR="00CB2CE2">
        <w:rPr>
          <w:lang w:eastAsia="pt-BR"/>
        </w:rPr>
        <w:t xml:space="preserve"> </w:t>
      </w:r>
      <w:r w:rsidR="00E322C8">
        <w:rPr>
          <w:lang w:eastAsia="pt-BR"/>
        </w:rPr>
        <w:fldChar w:fldCharType="begin"/>
      </w:r>
      <w:r w:rsidR="00F142A0">
        <w:rPr>
          <w:lang w:eastAsia="pt-BR"/>
        </w:rPr>
        <w:instrText xml:space="preserve"> ADDIN ZOTERO_ITEM CSL_CITATION {"citationID":"EpDBx06d","properties":{"formattedCitation":"(Date, 2004)","plainCitation":"(Date, 2004)","dontUpdate":true,"noteIndex":0},"citationItems":[{"id":"1fI04omz/rhoyjOwQ","uris":["http://zotero.org/users/local/P1GuXq80/items/LMQ2HAQT"],"itemData":{"id":"HOHTBVxn/QK8MKYDP","type":"book","edition":"8.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E322C8">
        <w:rPr>
          <w:lang w:eastAsia="pt-BR"/>
        </w:rPr>
        <w:fldChar w:fldCharType="separate"/>
      </w:r>
      <w:r w:rsidR="00E322C8" w:rsidRPr="00E322C8">
        <w:rPr>
          <w:rFonts w:cs="Arial"/>
        </w:rPr>
        <w:t>(</w:t>
      </w:r>
      <w:r w:rsidR="00F11B66">
        <w:rPr>
          <w:rFonts w:cs="Arial"/>
        </w:rPr>
        <w:t xml:space="preserve">citado por </w:t>
      </w:r>
      <w:r w:rsidR="00E322C8" w:rsidRPr="00E322C8">
        <w:rPr>
          <w:rFonts w:cs="Arial"/>
        </w:rPr>
        <w:t>Date, 2004)</w:t>
      </w:r>
      <w:r w:rsidR="00E322C8">
        <w:rPr>
          <w:lang w:eastAsia="pt-BR"/>
        </w:rPr>
        <w:fldChar w:fldCharType="end"/>
      </w:r>
      <w:r w:rsidRPr="00B322C5">
        <w:rPr>
          <w:lang w:eastAsia="pt-BR"/>
        </w:rPr>
        <w:t>, no qual cada classe ou objeto é modelado em uma estrutura de dados separada</w:t>
      </w:r>
      <w:r>
        <w:rPr>
          <w:lang w:eastAsia="pt-BR"/>
        </w:rPr>
        <w:t>, conforme se verifica na norma ISO 19152/2012</w:t>
      </w:r>
      <w:r w:rsidRPr="00B322C5">
        <w:rPr>
          <w:lang w:eastAsia="pt-BR"/>
        </w:rPr>
        <w:t>. Por outro lado, o CIATA foi predominantemente implementado utilizando um único arquivo como base</w:t>
      </w:r>
      <w:r>
        <w:rPr>
          <w:lang w:eastAsia="pt-BR"/>
        </w:rPr>
        <w:t>. S</w:t>
      </w:r>
      <w:r w:rsidRPr="00B322C5">
        <w:rPr>
          <w:lang w:eastAsia="pt-BR"/>
        </w:rPr>
        <w:t xml:space="preserve">uas definições de dados - ou pelo menos uma pista delas </w:t>
      </w:r>
      <w:r>
        <w:rPr>
          <w:lang w:eastAsia="pt-BR"/>
        </w:rPr>
        <w:t>– encontram-se</w:t>
      </w:r>
      <w:r w:rsidRPr="00B322C5">
        <w:rPr>
          <w:lang w:eastAsia="pt-BR"/>
        </w:rPr>
        <w:t xml:space="preserve"> no Manual do Cadastro Imobiliário. Assim, uma comparação direta e detalhada entre as duas tecnologias não é viável. No entanto, é possível analisar os campos da definição do CIATA e adaptá-los aos padrões do LADM. </w:t>
      </w:r>
    </w:p>
    <w:p w14:paraId="7A4993BB" w14:textId="77777777" w:rsidR="001D772A" w:rsidRDefault="001D772A" w:rsidP="001D772A">
      <w:pPr>
        <w:rPr>
          <w:lang w:eastAsia="pt-BR"/>
        </w:rPr>
      </w:pPr>
      <w:r>
        <w:rPr>
          <w:lang w:eastAsia="pt-BR"/>
        </w:rPr>
        <w:t xml:space="preserve">A </w:t>
      </w:r>
      <w:r>
        <w:rPr>
          <w:lang w:eastAsia="pt-BR"/>
        </w:rPr>
        <w:fldChar w:fldCharType="begin"/>
      </w:r>
      <w:r>
        <w:rPr>
          <w:lang w:eastAsia="pt-BR"/>
        </w:rPr>
        <w:instrText xml:space="preserve"> REF _Ref184571121 \h </w:instrText>
      </w:r>
      <w:r>
        <w:rPr>
          <w:lang w:eastAsia="pt-BR"/>
        </w:rPr>
      </w:r>
      <w:r>
        <w:rPr>
          <w:lang w:eastAsia="pt-BR"/>
        </w:rPr>
        <w:fldChar w:fldCharType="separate"/>
      </w:r>
      <w:r>
        <w:t xml:space="preserve">Figura </w:t>
      </w:r>
      <w:r>
        <w:rPr>
          <w:noProof/>
        </w:rPr>
        <w:t>6</w:t>
      </w:r>
      <w:r>
        <w:rPr>
          <w:lang w:eastAsia="pt-BR"/>
        </w:rPr>
        <w:fldChar w:fldCharType="end"/>
      </w:r>
      <w:r>
        <w:rPr>
          <w:lang w:eastAsia="pt-BR"/>
        </w:rPr>
        <w:t xml:space="preserve"> mostra uma sugestão de diagrama de classes para os dados do Projeto CIATA. Todos os campos do diagrama foram extraídos do Boletim de </w:t>
      </w:r>
      <w:r>
        <w:rPr>
          <w:lang w:eastAsia="pt-BR"/>
        </w:rPr>
        <w:lastRenderedPageBreak/>
        <w:t xml:space="preserve">Cadastro Imobiliário (BCI) e são armazenados em um único registro. Os seis primeiros campos compõem a chave da Unidade Imobiliária (ID_BCI). </w:t>
      </w:r>
      <w:r w:rsidRPr="00DD4A00">
        <w:rPr>
          <w:lang w:eastAsia="pt-BR"/>
        </w:rPr>
        <w:t>O Boletim de Logradouros (BL), mencionado no Manual do Cadastro Imobiliário, não possui função de validação; ele serve apenas como uma lista de nomes de logradouros.</w:t>
      </w:r>
    </w:p>
    <w:p w14:paraId="73B56B8F" w14:textId="785AAAC5" w:rsidR="001D772A" w:rsidRDefault="001D772A" w:rsidP="00145C4C">
      <w:pPr>
        <w:pStyle w:val="Legenda"/>
      </w:pPr>
      <w:bookmarkStart w:id="51" w:name="_Ref184571121"/>
      <w:r>
        <w:t xml:space="preserve">Figura </w:t>
      </w:r>
      <w:r w:rsidR="00CA2BE0">
        <w:fldChar w:fldCharType="begin"/>
      </w:r>
      <w:r w:rsidR="00CA2BE0">
        <w:instrText xml:space="preserve"> SEQ Figura \* ARABIC </w:instrText>
      </w:r>
      <w:r w:rsidR="00CA2BE0">
        <w:fldChar w:fldCharType="separate"/>
      </w:r>
      <w:r w:rsidR="00CA2BE0">
        <w:rPr>
          <w:noProof/>
        </w:rPr>
        <w:t>5</w:t>
      </w:r>
      <w:r w:rsidR="00CA2BE0">
        <w:rPr>
          <w:noProof/>
        </w:rPr>
        <w:fldChar w:fldCharType="end"/>
      </w:r>
      <w:bookmarkEnd w:id="51"/>
      <w:r>
        <w:t>:</w:t>
      </w:r>
      <w:r w:rsidRPr="00077925">
        <w:t>Diagrama de classes Simplificado do CIATA</w:t>
      </w:r>
    </w:p>
    <w:tbl>
      <w:tblPr>
        <w:tblStyle w:val="Tabelacomgrade"/>
        <w:tblW w:w="0" w:type="auto"/>
        <w:tblLook w:val="04A0" w:firstRow="1" w:lastRow="0" w:firstColumn="1" w:lastColumn="0" w:noHBand="0" w:noVBand="1"/>
      </w:tblPr>
      <w:tblGrid>
        <w:gridCol w:w="9061"/>
      </w:tblGrid>
      <w:tr w:rsidR="001D772A" w14:paraId="31362478" w14:textId="77777777" w:rsidTr="00160061">
        <w:tc>
          <w:tcPr>
            <w:tcW w:w="9061" w:type="dxa"/>
          </w:tcPr>
          <w:p w14:paraId="11EC4C41" w14:textId="77777777" w:rsidR="001D772A" w:rsidRDefault="001D772A" w:rsidP="00160061">
            <w:pPr>
              <w:ind w:firstLine="0"/>
              <w:rPr>
                <w:lang w:eastAsia="pt-BR"/>
              </w:rPr>
            </w:pPr>
            <w:r w:rsidRPr="008505AC">
              <w:rPr>
                <w:noProof/>
                <w:lang w:eastAsia="pt-BR"/>
              </w:rPr>
              <w:drawing>
                <wp:inline distT="0" distB="0" distL="0" distR="0" wp14:anchorId="72FF0C0B" wp14:editId="3D7DFD67">
                  <wp:extent cx="5760085" cy="2738120"/>
                  <wp:effectExtent l="0" t="0" r="0" b="5080"/>
                  <wp:docPr id="85025863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58637" name="Imagem 1" descr="Diagrama&#10;&#10;O conteúdo gerado por IA pode estar incorreto."/>
                          <pic:cNvPicPr/>
                        </pic:nvPicPr>
                        <pic:blipFill>
                          <a:blip r:embed="rId16"/>
                          <a:stretch>
                            <a:fillRect/>
                          </a:stretch>
                        </pic:blipFill>
                        <pic:spPr>
                          <a:xfrm>
                            <a:off x="0" y="0"/>
                            <a:ext cx="5760085" cy="2738120"/>
                          </a:xfrm>
                          <a:prstGeom prst="rect">
                            <a:avLst/>
                          </a:prstGeom>
                        </pic:spPr>
                      </pic:pic>
                    </a:graphicData>
                  </a:graphic>
                </wp:inline>
              </w:drawing>
            </w:r>
          </w:p>
        </w:tc>
      </w:tr>
    </w:tbl>
    <w:p w14:paraId="0521D4AE" w14:textId="157B8AF9" w:rsidR="001D772A" w:rsidRDefault="001D772A" w:rsidP="001D772A">
      <w:pPr>
        <w:rPr>
          <w:lang w:eastAsia="pt-BR"/>
        </w:rPr>
      </w:pPr>
      <w:r w:rsidRPr="00254168">
        <w:rPr>
          <w:lang w:eastAsia="pt-BR"/>
        </w:rPr>
        <w:t xml:space="preserve">Para registrar os dados da Unidade Imobiliária do CIATA no modelo LADM, é necessário criar uma classe externa, conforme ilustrado na </w:t>
      </w:r>
      <w:r>
        <w:rPr>
          <w:lang w:eastAsia="pt-BR"/>
        </w:rPr>
        <w:fldChar w:fldCharType="begin"/>
      </w:r>
      <w:r>
        <w:rPr>
          <w:lang w:eastAsia="pt-BR"/>
        </w:rPr>
        <w:instrText xml:space="preserve"> REF _Ref184572123 \h </w:instrText>
      </w:r>
      <w:r>
        <w:rPr>
          <w:lang w:eastAsia="pt-BR"/>
        </w:rPr>
      </w:r>
      <w:r>
        <w:rPr>
          <w:lang w:eastAsia="pt-BR"/>
        </w:rPr>
        <w:fldChar w:fldCharType="separate"/>
      </w:r>
      <w:r>
        <w:t xml:space="preserve">Figura </w:t>
      </w:r>
      <w:r>
        <w:rPr>
          <w:noProof/>
        </w:rPr>
        <w:t>7</w:t>
      </w:r>
      <w:r>
        <w:rPr>
          <w:lang w:eastAsia="pt-BR"/>
        </w:rPr>
        <w:fldChar w:fldCharType="end"/>
      </w:r>
      <w:r>
        <w:rPr>
          <w:lang w:eastAsia="pt-BR"/>
        </w:rPr>
        <w:t xml:space="preserve">. A associação entre as classes é realizada pelos atributos </w:t>
      </w:r>
      <w:proofErr w:type="spellStart"/>
      <w:r w:rsidRPr="000C5B05">
        <w:rPr>
          <w:i/>
          <w:iCs/>
          <w:lang w:eastAsia="pt-BR"/>
        </w:rPr>
        <w:t>LA_SpatialUnit.extAdressID</w:t>
      </w:r>
      <w:proofErr w:type="spellEnd"/>
      <w:r>
        <w:rPr>
          <w:lang w:eastAsia="pt-BR"/>
        </w:rPr>
        <w:t xml:space="preserve"> e </w:t>
      </w:r>
      <w:r w:rsidRPr="002D7B2E">
        <w:rPr>
          <w:lang w:eastAsia="pt-BR"/>
        </w:rPr>
        <w:t>CIATA_BOLETIM_CADASTRO_IMOBILIÁRIO</w:t>
      </w:r>
      <w:r>
        <w:rPr>
          <w:lang w:eastAsia="pt-BR"/>
        </w:rPr>
        <w:t xml:space="preserve">.ID_BCI, </w:t>
      </w:r>
      <w:r w:rsidRPr="00644D93">
        <w:rPr>
          <w:lang w:eastAsia="pt-BR"/>
        </w:rPr>
        <w:t>que é formado pela concatenação dos seis primeiros campos da classe</w:t>
      </w:r>
      <w:r>
        <w:rPr>
          <w:lang w:eastAsia="pt-BR"/>
        </w:rPr>
        <w:t xml:space="preserve"> </w:t>
      </w:r>
      <w:r w:rsidRPr="004F277E">
        <w:rPr>
          <w:lang w:eastAsia="pt-BR"/>
        </w:rPr>
        <w:t>CIATA_BOLETIM_CADASTRO_</w:t>
      </w:r>
      <w:r w:rsidR="00E67507">
        <w:rPr>
          <w:lang w:eastAsia="pt-BR"/>
        </w:rPr>
        <w:t>-</w:t>
      </w:r>
      <w:r w:rsidRPr="004F277E">
        <w:rPr>
          <w:lang w:eastAsia="pt-BR"/>
        </w:rPr>
        <w:t>IMOBILIÁRIO</w:t>
      </w:r>
      <w:r>
        <w:rPr>
          <w:lang w:eastAsia="pt-BR"/>
        </w:rPr>
        <w:t>. O modelo ISO 19152 permite a criação de novas classes como forma de adaptação às normas locais.</w:t>
      </w:r>
    </w:p>
    <w:p w14:paraId="5DF79AF4" w14:textId="157373B0" w:rsidR="00170ED9" w:rsidRDefault="002C7C53" w:rsidP="002C7C53">
      <w:pPr>
        <w:rPr>
          <w:lang w:eastAsia="pt-BR"/>
        </w:rPr>
      </w:pPr>
      <w:r w:rsidRPr="002C7C53">
        <w:t xml:space="preserve">A </w:t>
      </w:r>
      <w:r>
        <w:fldChar w:fldCharType="begin"/>
      </w:r>
      <w:r>
        <w:instrText xml:space="preserve"> REF _Ref192077634 \h </w:instrText>
      </w:r>
      <w:r>
        <w:fldChar w:fldCharType="separate"/>
      </w:r>
      <w:r>
        <w:t xml:space="preserve">Tabela </w:t>
      </w:r>
      <w:r>
        <w:rPr>
          <w:noProof/>
        </w:rPr>
        <w:t>2</w:t>
      </w:r>
      <w:r>
        <w:fldChar w:fldCharType="end"/>
      </w:r>
      <w:r>
        <w:t xml:space="preserve"> </w:t>
      </w:r>
      <w:r w:rsidRPr="002C7C53">
        <w:t>mostra as diferenças entre CIATA e LADM. O LADM incorporou novos conceitos da engenharia da informação, como a independência de tecnologia, permitindo a adaptação aos métodos modernos de desenvolvimento de software. Caso não tivesse sido descontinuado, é provável que o CIATA também teria evoluído rapidamente.</w:t>
      </w:r>
      <w:r w:rsidR="00C574FD">
        <w:rPr>
          <w:lang w:eastAsia="pt-BR"/>
        </w:rPr>
        <w:t xml:space="preserve"> </w:t>
      </w:r>
      <w:r w:rsidR="00C77CCE">
        <w:rPr>
          <w:lang w:eastAsia="pt-BR"/>
        </w:rPr>
        <w:t xml:space="preserve"> </w:t>
      </w:r>
    </w:p>
    <w:p w14:paraId="771FBA99" w14:textId="1A621E71" w:rsidR="001D772A" w:rsidRDefault="001D772A" w:rsidP="00145C4C">
      <w:pPr>
        <w:pStyle w:val="Legenda"/>
      </w:pPr>
      <w:bookmarkStart w:id="52" w:name="_Ref184572123"/>
      <w:r>
        <w:lastRenderedPageBreak/>
        <w:t xml:space="preserve">Figura </w:t>
      </w:r>
      <w:r w:rsidR="00CA2BE0">
        <w:fldChar w:fldCharType="begin"/>
      </w:r>
      <w:r w:rsidR="00CA2BE0">
        <w:instrText xml:space="preserve"> SEQ Figura \* ARABIC </w:instrText>
      </w:r>
      <w:r w:rsidR="00CA2BE0">
        <w:fldChar w:fldCharType="separate"/>
      </w:r>
      <w:r w:rsidR="00CA2BE0">
        <w:rPr>
          <w:noProof/>
        </w:rPr>
        <w:t>6</w:t>
      </w:r>
      <w:r w:rsidR="00CA2BE0">
        <w:rPr>
          <w:noProof/>
        </w:rPr>
        <w:fldChar w:fldCharType="end"/>
      </w:r>
      <w:bookmarkEnd w:id="52"/>
      <w:r>
        <w:t xml:space="preserve">: Associação </w:t>
      </w:r>
      <w:proofErr w:type="spellStart"/>
      <w:r>
        <w:t>LA_SpatialUnit</w:t>
      </w:r>
      <w:proofErr w:type="spellEnd"/>
      <w:r>
        <w:t xml:space="preserve"> e CIATA</w:t>
      </w:r>
    </w:p>
    <w:tbl>
      <w:tblPr>
        <w:tblStyle w:val="Tabelacomgrade"/>
        <w:tblW w:w="0" w:type="auto"/>
        <w:tblLook w:val="04A0" w:firstRow="1" w:lastRow="0" w:firstColumn="1" w:lastColumn="0" w:noHBand="0" w:noVBand="1"/>
      </w:tblPr>
      <w:tblGrid>
        <w:gridCol w:w="9061"/>
      </w:tblGrid>
      <w:tr w:rsidR="001D772A" w14:paraId="06FA2FD6" w14:textId="77777777" w:rsidTr="00160061">
        <w:tc>
          <w:tcPr>
            <w:tcW w:w="9061" w:type="dxa"/>
          </w:tcPr>
          <w:p w14:paraId="1746821C" w14:textId="749F2A75" w:rsidR="001D772A" w:rsidRDefault="003246FD" w:rsidP="00160061">
            <w:pPr>
              <w:ind w:firstLine="0"/>
              <w:rPr>
                <w:lang w:eastAsia="pt-BR"/>
              </w:rPr>
            </w:pPr>
            <w:r w:rsidRPr="00D323D4">
              <w:rPr>
                <w:noProof/>
                <w:lang w:eastAsia="pt-BR"/>
              </w:rPr>
              <w:drawing>
                <wp:inline distT="0" distB="0" distL="0" distR="0" wp14:anchorId="192CCB62" wp14:editId="66833243">
                  <wp:extent cx="5760085" cy="3176270"/>
                  <wp:effectExtent l="0" t="0" r="0" b="5080"/>
                  <wp:docPr id="917335845" name="Imagem 1"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35845" name="Imagem 1" descr="Uma imagem contendo Diagrama&#10;&#10;O conteúdo gerado por IA pode estar incorreto."/>
                          <pic:cNvPicPr/>
                        </pic:nvPicPr>
                        <pic:blipFill>
                          <a:blip r:embed="rId17"/>
                          <a:stretch>
                            <a:fillRect/>
                          </a:stretch>
                        </pic:blipFill>
                        <pic:spPr>
                          <a:xfrm>
                            <a:off x="0" y="0"/>
                            <a:ext cx="5760085" cy="3176270"/>
                          </a:xfrm>
                          <a:prstGeom prst="rect">
                            <a:avLst/>
                          </a:prstGeom>
                        </pic:spPr>
                      </pic:pic>
                    </a:graphicData>
                  </a:graphic>
                </wp:inline>
              </w:drawing>
            </w:r>
          </w:p>
        </w:tc>
      </w:tr>
    </w:tbl>
    <w:p w14:paraId="4709D90B" w14:textId="77777777" w:rsidR="001D772A" w:rsidRPr="00B322C5" w:rsidRDefault="001D772A" w:rsidP="001D772A">
      <w:pPr>
        <w:rPr>
          <w:lang w:eastAsia="pt-BR"/>
        </w:rPr>
      </w:pPr>
    </w:p>
    <w:p w14:paraId="5FD84C97" w14:textId="14384341" w:rsidR="001D772A" w:rsidRDefault="001D772A" w:rsidP="00145C4C">
      <w:pPr>
        <w:pStyle w:val="Legenda"/>
      </w:pPr>
      <w:bookmarkStart w:id="53" w:name="_Ref192077634"/>
      <w:commentRangeStart w:id="54"/>
      <w:r>
        <w:t xml:space="preserve">Tabela </w:t>
      </w:r>
      <w:r w:rsidR="00E345F1">
        <w:fldChar w:fldCharType="begin"/>
      </w:r>
      <w:r w:rsidR="00E345F1">
        <w:instrText xml:space="preserve"> SEQ Tabela \* ARABIC </w:instrText>
      </w:r>
      <w:r w:rsidR="00E345F1">
        <w:fldChar w:fldCharType="separate"/>
      </w:r>
      <w:r w:rsidR="00186BC3">
        <w:rPr>
          <w:noProof/>
        </w:rPr>
        <w:t>3</w:t>
      </w:r>
      <w:r w:rsidR="00E345F1">
        <w:rPr>
          <w:noProof/>
        </w:rPr>
        <w:fldChar w:fldCharType="end"/>
      </w:r>
      <w:bookmarkEnd w:id="53"/>
      <w:r>
        <w:t xml:space="preserve">: </w:t>
      </w:r>
      <w:r w:rsidRPr="00364476">
        <w:t>Comparando CIATA e LADM: Contextos e Propósitos Distintos</w:t>
      </w:r>
      <w:commentRangeEnd w:id="54"/>
      <w:r w:rsidR="009136FD">
        <w:rPr>
          <w:rStyle w:val="Refdecomentrio"/>
          <w:iCs w:val="0"/>
        </w:rPr>
        <w:commentReference w:id="54"/>
      </w:r>
    </w:p>
    <w:tbl>
      <w:tblPr>
        <w:tblStyle w:val="TabeladeGrade5Escura-nfase11"/>
        <w:tblW w:w="0" w:type="auto"/>
        <w:tblLook w:val="04A0" w:firstRow="1" w:lastRow="0" w:firstColumn="1" w:lastColumn="0" w:noHBand="0" w:noVBand="1"/>
      </w:tblPr>
      <w:tblGrid>
        <w:gridCol w:w="1964"/>
        <w:gridCol w:w="3406"/>
        <w:gridCol w:w="3691"/>
      </w:tblGrid>
      <w:tr w:rsidR="001D772A" w:rsidRPr="00B322C5" w14:paraId="26B720D2" w14:textId="77777777" w:rsidTr="00160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FF35A5"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Característica</w:t>
            </w:r>
          </w:p>
        </w:tc>
        <w:tc>
          <w:tcPr>
            <w:tcW w:w="0" w:type="auto"/>
            <w:hideMark/>
          </w:tcPr>
          <w:p w14:paraId="64B9A6EC" w14:textId="77777777" w:rsidR="001D772A" w:rsidRPr="00B322C5" w:rsidRDefault="001D772A" w:rsidP="00160061">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CIATA</w:t>
            </w:r>
          </w:p>
        </w:tc>
        <w:tc>
          <w:tcPr>
            <w:tcW w:w="0" w:type="auto"/>
            <w:hideMark/>
          </w:tcPr>
          <w:p w14:paraId="41459D7A" w14:textId="77777777" w:rsidR="001D772A" w:rsidRPr="00B322C5" w:rsidRDefault="001D772A" w:rsidP="00160061">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LADM</w:t>
            </w:r>
          </w:p>
        </w:tc>
      </w:tr>
      <w:tr w:rsidR="001D772A" w:rsidRPr="00B322C5" w14:paraId="2D27F140"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72E769"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Origem</w:t>
            </w:r>
          </w:p>
        </w:tc>
        <w:tc>
          <w:tcPr>
            <w:tcW w:w="0" w:type="auto"/>
            <w:hideMark/>
          </w:tcPr>
          <w:p w14:paraId="0524A028" w14:textId="77777777" w:rsidR="001D772A" w:rsidRPr="00B322C5"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Iniciativa do governo brasileiro nas décadas de 1970 e 1980.</w:t>
            </w:r>
          </w:p>
        </w:tc>
        <w:tc>
          <w:tcPr>
            <w:tcW w:w="0" w:type="auto"/>
            <w:hideMark/>
          </w:tcPr>
          <w:p w14:paraId="6920DF6B" w14:textId="77777777" w:rsidR="001D772A" w:rsidRPr="00B322C5"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Modelo conceitual internacional desenvolvido pela FIG e ISO.</w:t>
            </w:r>
          </w:p>
        </w:tc>
      </w:tr>
      <w:tr w:rsidR="001D772A" w:rsidRPr="00B322C5" w14:paraId="29D780FB"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705EF4DF"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Âmbito</w:t>
            </w:r>
          </w:p>
        </w:tc>
        <w:tc>
          <w:tcPr>
            <w:tcW w:w="0" w:type="auto"/>
            <w:hideMark/>
          </w:tcPr>
          <w:p w14:paraId="05E4F9F0" w14:textId="77777777" w:rsidR="001D772A" w:rsidRPr="00B322C5"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Cadastro territorial urbano no Brasil, com foco inicial em municípios de pequeno porte.</w:t>
            </w:r>
          </w:p>
        </w:tc>
        <w:tc>
          <w:tcPr>
            <w:tcW w:w="0" w:type="auto"/>
            <w:hideMark/>
          </w:tcPr>
          <w:p w14:paraId="3C552775" w14:textId="77777777" w:rsidR="001D772A" w:rsidRPr="00B322C5"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Administração territorial em geral, aplicável a diferentes países e contextos.</w:t>
            </w:r>
          </w:p>
        </w:tc>
      </w:tr>
      <w:tr w:rsidR="001D772A" w:rsidRPr="00B322C5" w14:paraId="54824BBB"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7BEFFB"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Objetivo</w:t>
            </w:r>
          </w:p>
        </w:tc>
        <w:tc>
          <w:tcPr>
            <w:tcW w:w="0" w:type="auto"/>
            <w:hideMark/>
          </w:tcPr>
          <w:p w14:paraId="6CB23F01" w14:textId="77777777" w:rsidR="001D772A" w:rsidRPr="00B322C5"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Aumentar a arrecadação municipal por meio de um sistema de cadastros técnicos eficiente.</w:t>
            </w:r>
          </w:p>
        </w:tc>
        <w:tc>
          <w:tcPr>
            <w:tcW w:w="0" w:type="auto"/>
            <w:hideMark/>
          </w:tcPr>
          <w:p w14:paraId="0D280CDE" w14:textId="77777777" w:rsidR="001D772A" w:rsidRPr="00B322C5"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proofErr w:type="spellStart"/>
            <w:r w:rsidRPr="00B322C5">
              <w:rPr>
                <w:rFonts w:eastAsia="Times New Roman" w:cs="Arial"/>
                <w:szCs w:val="24"/>
                <w:lang w:eastAsia="pt-BR"/>
              </w:rPr>
              <w:t>Fornecer</w:t>
            </w:r>
            <w:proofErr w:type="spellEnd"/>
            <w:r w:rsidRPr="00B322C5">
              <w:rPr>
                <w:rFonts w:eastAsia="Times New Roman" w:cs="Arial"/>
                <w:szCs w:val="24"/>
                <w:lang w:eastAsia="pt-BR"/>
              </w:rPr>
              <w:t xml:space="preserve"> um modelo padrão para a administração de terras, promovendo interoperabilidade.</w:t>
            </w:r>
          </w:p>
        </w:tc>
      </w:tr>
      <w:tr w:rsidR="001D772A" w:rsidRPr="00B322C5" w14:paraId="3C35A37F"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25A02FC9"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Metodologia</w:t>
            </w:r>
          </w:p>
        </w:tc>
        <w:tc>
          <w:tcPr>
            <w:tcW w:w="0" w:type="auto"/>
            <w:hideMark/>
          </w:tcPr>
          <w:p w14:paraId="0D55E63F" w14:textId="77777777" w:rsidR="001D772A" w:rsidRPr="00B322C5"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Flexível e adaptável, permitindo a cada município definir as informações a serem coletadas.</w:t>
            </w:r>
          </w:p>
        </w:tc>
        <w:tc>
          <w:tcPr>
            <w:tcW w:w="0" w:type="auto"/>
            <w:hideMark/>
          </w:tcPr>
          <w:p w14:paraId="336EC984" w14:textId="77777777" w:rsidR="001D772A" w:rsidRPr="00B322C5"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Baseado em um modelo conceitual que define objetos e relacionamentos padronizados.</w:t>
            </w:r>
          </w:p>
        </w:tc>
      </w:tr>
      <w:tr w:rsidR="001D772A" w:rsidRPr="00B322C5" w14:paraId="017B0311" w14:textId="77777777" w:rsidTr="00160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CE111B"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Tecnologia</w:t>
            </w:r>
          </w:p>
        </w:tc>
        <w:tc>
          <w:tcPr>
            <w:tcW w:w="0" w:type="auto"/>
            <w:hideMark/>
          </w:tcPr>
          <w:p w14:paraId="2C732E13" w14:textId="77777777" w:rsidR="001D772A" w:rsidRPr="00B322C5"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Limitada à tecnologia disponível na época, com foco em processamento de dados.</w:t>
            </w:r>
          </w:p>
        </w:tc>
        <w:tc>
          <w:tcPr>
            <w:tcW w:w="0" w:type="auto"/>
            <w:hideMark/>
          </w:tcPr>
          <w:p w14:paraId="59BB4CB8" w14:textId="77777777" w:rsidR="001D772A" w:rsidRPr="00B322C5" w:rsidRDefault="001D772A" w:rsidP="00160061">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Independente de tecnologia, podendo ser implementado com diferentes ferramentas.</w:t>
            </w:r>
          </w:p>
        </w:tc>
      </w:tr>
      <w:tr w:rsidR="001D772A" w:rsidRPr="00B322C5" w14:paraId="3C3D8242" w14:textId="77777777" w:rsidTr="00160061">
        <w:tc>
          <w:tcPr>
            <w:cnfStyle w:val="001000000000" w:firstRow="0" w:lastRow="0" w:firstColumn="1" w:lastColumn="0" w:oddVBand="0" w:evenVBand="0" w:oddHBand="0" w:evenHBand="0" w:firstRowFirstColumn="0" w:firstRowLastColumn="0" w:lastRowFirstColumn="0" w:lastRowLastColumn="0"/>
            <w:tcW w:w="0" w:type="auto"/>
            <w:hideMark/>
          </w:tcPr>
          <w:p w14:paraId="67315CF2" w14:textId="77777777" w:rsidR="001D772A" w:rsidRPr="00B322C5" w:rsidRDefault="001D772A" w:rsidP="00160061">
            <w:pPr>
              <w:ind w:firstLine="0"/>
              <w:jc w:val="left"/>
              <w:rPr>
                <w:rFonts w:eastAsia="Times New Roman" w:cs="Arial"/>
                <w:szCs w:val="24"/>
                <w:lang w:eastAsia="pt-BR"/>
              </w:rPr>
            </w:pPr>
            <w:r w:rsidRPr="00B322C5">
              <w:rPr>
                <w:rFonts w:eastAsia="Times New Roman" w:cs="Arial"/>
                <w:szCs w:val="24"/>
                <w:lang w:eastAsia="pt-BR"/>
              </w:rPr>
              <w:t>Implementação</w:t>
            </w:r>
          </w:p>
        </w:tc>
        <w:tc>
          <w:tcPr>
            <w:tcW w:w="0" w:type="auto"/>
            <w:hideMark/>
          </w:tcPr>
          <w:p w14:paraId="6BC78B7A" w14:textId="77777777" w:rsidR="001D772A" w:rsidRPr="00B322C5"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Descontinuado em 1981, com a perda de financiamento.</w:t>
            </w:r>
          </w:p>
        </w:tc>
        <w:tc>
          <w:tcPr>
            <w:tcW w:w="0" w:type="auto"/>
            <w:hideMark/>
          </w:tcPr>
          <w:p w14:paraId="613EAB46" w14:textId="77777777" w:rsidR="001D772A" w:rsidRPr="00B322C5" w:rsidRDefault="001D772A" w:rsidP="00160061">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B322C5">
              <w:rPr>
                <w:rFonts w:eastAsia="Times New Roman" w:cs="Arial"/>
                <w:szCs w:val="24"/>
                <w:lang w:eastAsia="pt-BR"/>
              </w:rPr>
              <w:t>Em constante desenvolvimento e aprimoramento, com ampla adoção internacional.</w:t>
            </w:r>
          </w:p>
        </w:tc>
      </w:tr>
    </w:tbl>
    <w:p w14:paraId="384D595F" w14:textId="77777777" w:rsidR="00AF175A" w:rsidRDefault="00AF175A" w:rsidP="000B458E">
      <w:pPr>
        <w:pStyle w:val="Ttulo3"/>
        <w:rPr>
          <w:rFonts w:eastAsia="Times New Roman"/>
          <w:lang w:eastAsia="pt-BR"/>
        </w:rPr>
      </w:pPr>
      <w:bookmarkStart w:id="55" w:name="_Toc183090307"/>
      <w:bookmarkStart w:id="56" w:name="_Toc192078432"/>
      <w:r w:rsidRPr="00B322C5">
        <w:rPr>
          <w:rFonts w:eastAsia="Times New Roman"/>
          <w:lang w:eastAsia="pt-BR"/>
        </w:rPr>
        <w:t>Ciata e o CTM</w:t>
      </w:r>
      <w:bookmarkEnd w:id="55"/>
      <w:bookmarkEnd w:id="56"/>
    </w:p>
    <w:p w14:paraId="17C3617E" w14:textId="0A5773F7" w:rsidR="00A0431C" w:rsidRDefault="00B96AFA" w:rsidP="00B96AFA">
      <w:pPr>
        <w:rPr>
          <w:lang w:eastAsia="pt-BR"/>
        </w:rPr>
      </w:pPr>
      <w:r w:rsidRPr="00B96AFA">
        <w:rPr>
          <w:lang w:eastAsia="pt-BR"/>
        </w:rPr>
        <w:t xml:space="preserve">Tomando o CIATA como ponto de partida e o CTM (Cadastro Territorial Multifinalitário) como objetivo no processo de atualização dos cadastros imobiliários, é essencial avaliar as semelhanças e diferenças entre essas duas propostas de </w:t>
      </w:r>
      <w:r w:rsidRPr="00B96AFA">
        <w:rPr>
          <w:lang w:eastAsia="pt-BR"/>
        </w:rPr>
        <w:lastRenderedPageBreak/>
        <w:t>cadastro.</w:t>
      </w:r>
      <w:r>
        <w:rPr>
          <w:lang w:eastAsia="pt-BR"/>
        </w:rPr>
        <w:t xml:space="preserve"> </w:t>
      </w:r>
      <w:r w:rsidR="00AF475B">
        <w:rPr>
          <w:lang w:eastAsia="pt-BR"/>
        </w:rPr>
        <w:t xml:space="preserve">A </w:t>
      </w:r>
      <w:r w:rsidR="00F147C0">
        <w:rPr>
          <w:lang w:eastAsia="pt-BR"/>
        </w:rPr>
        <w:fldChar w:fldCharType="begin"/>
      </w:r>
      <w:r w:rsidR="00F147C0">
        <w:rPr>
          <w:lang w:eastAsia="pt-BR"/>
        </w:rPr>
        <w:instrText xml:space="preserve"> REF _Ref191479803 \h </w:instrText>
      </w:r>
      <w:r w:rsidR="00F147C0">
        <w:rPr>
          <w:lang w:eastAsia="pt-BR"/>
        </w:rPr>
      </w:r>
      <w:r w:rsidR="00F147C0">
        <w:rPr>
          <w:lang w:eastAsia="pt-BR"/>
        </w:rPr>
        <w:fldChar w:fldCharType="separate"/>
      </w:r>
      <w:r w:rsidR="00F147C0">
        <w:t xml:space="preserve">Tabela </w:t>
      </w:r>
      <w:r w:rsidR="00F147C0">
        <w:rPr>
          <w:noProof/>
        </w:rPr>
        <w:t>3</w:t>
      </w:r>
      <w:r w:rsidR="00F147C0">
        <w:rPr>
          <w:lang w:eastAsia="pt-BR"/>
        </w:rPr>
        <w:fldChar w:fldCharType="end"/>
      </w:r>
      <w:r w:rsidR="00AF475B">
        <w:rPr>
          <w:lang w:eastAsia="pt-BR"/>
        </w:rPr>
        <w:fldChar w:fldCharType="begin"/>
      </w:r>
      <w:r w:rsidR="00AF475B">
        <w:rPr>
          <w:lang w:eastAsia="pt-BR"/>
        </w:rPr>
        <w:instrText xml:space="preserve"> REF _Ref191479803 \h </w:instrText>
      </w:r>
      <w:r w:rsidR="00AF475B">
        <w:rPr>
          <w:lang w:eastAsia="pt-BR"/>
        </w:rPr>
      </w:r>
      <w:r w:rsidR="00AF475B">
        <w:rPr>
          <w:lang w:eastAsia="pt-BR"/>
        </w:rPr>
        <w:fldChar w:fldCharType="end"/>
      </w:r>
      <w:r w:rsidR="00AF475B">
        <w:rPr>
          <w:lang w:eastAsia="pt-BR"/>
        </w:rPr>
        <w:t xml:space="preserve"> apresenta um comparativo entre as características dos dois modelos.</w:t>
      </w:r>
    </w:p>
    <w:p w14:paraId="2A3F0A3D" w14:textId="3404AB7B" w:rsidR="00AF475B" w:rsidRDefault="00AF475B" w:rsidP="00145C4C">
      <w:pPr>
        <w:pStyle w:val="Legenda"/>
      </w:pPr>
      <w:bookmarkStart w:id="57" w:name="_Ref191479803"/>
      <w:r>
        <w:t xml:space="preserve">Tabela </w:t>
      </w:r>
      <w:r w:rsidR="00E345F1">
        <w:fldChar w:fldCharType="begin"/>
      </w:r>
      <w:r w:rsidR="00E345F1">
        <w:instrText xml:space="preserve"> SEQ Tabela \* ARABIC </w:instrText>
      </w:r>
      <w:r w:rsidR="00E345F1">
        <w:fldChar w:fldCharType="separate"/>
      </w:r>
      <w:r w:rsidR="00186BC3">
        <w:rPr>
          <w:noProof/>
        </w:rPr>
        <w:t>4</w:t>
      </w:r>
      <w:r w:rsidR="00E345F1">
        <w:rPr>
          <w:noProof/>
        </w:rPr>
        <w:fldChar w:fldCharType="end"/>
      </w:r>
      <w:bookmarkEnd w:id="57"/>
      <w:r>
        <w:t xml:space="preserve">: </w:t>
      </w:r>
      <w:r w:rsidRPr="00EF431D">
        <w:t xml:space="preserve">Comparação entre o CIATA e o </w:t>
      </w:r>
      <w:r>
        <w:t>CTM</w:t>
      </w:r>
    </w:p>
    <w:tbl>
      <w:tblPr>
        <w:tblStyle w:val="TabeladeGrade5Escura-nfase11"/>
        <w:tblW w:w="0" w:type="auto"/>
        <w:tblLook w:val="04A0" w:firstRow="1" w:lastRow="0" w:firstColumn="1" w:lastColumn="0" w:noHBand="0" w:noVBand="1"/>
      </w:tblPr>
      <w:tblGrid>
        <w:gridCol w:w="1803"/>
        <w:gridCol w:w="3443"/>
        <w:gridCol w:w="3815"/>
      </w:tblGrid>
      <w:tr w:rsidR="00AF475B" w:rsidRPr="00B322C5" w14:paraId="1869FD98" w14:textId="77777777" w:rsidTr="00950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7894E9" w14:textId="77777777" w:rsidR="00AF475B" w:rsidRPr="00B322C5" w:rsidRDefault="00AF475B" w:rsidP="00950215">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Característica</w:t>
            </w:r>
          </w:p>
        </w:tc>
        <w:tc>
          <w:tcPr>
            <w:tcW w:w="0" w:type="auto"/>
            <w:hideMark/>
          </w:tcPr>
          <w:p w14:paraId="5FF584CF" w14:textId="77777777" w:rsidR="00AF475B" w:rsidRPr="00B322C5" w:rsidRDefault="00AF475B" w:rsidP="00950215">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CIATA</w:t>
            </w:r>
          </w:p>
        </w:tc>
        <w:tc>
          <w:tcPr>
            <w:tcW w:w="0" w:type="auto"/>
            <w:hideMark/>
          </w:tcPr>
          <w:p w14:paraId="68F4F50E" w14:textId="77777777" w:rsidR="00AF475B" w:rsidRPr="00B322C5" w:rsidRDefault="00AF475B" w:rsidP="00950215">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CTM</w:t>
            </w:r>
          </w:p>
        </w:tc>
      </w:tr>
      <w:tr w:rsidR="00AF475B" w:rsidRPr="00B322C5" w14:paraId="332554CA"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326C16" w14:textId="77777777" w:rsidR="00AF475B" w:rsidRPr="00B322C5" w:rsidRDefault="00AF475B" w:rsidP="00950215">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Objetivo</w:t>
            </w:r>
          </w:p>
        </w:tc>
        <w:tc>
          <w:tcPr>
            <w:tcW w:w="0" w:type="auto"/>
            <w:hideMark/>
          </w:tcPr>
          <w:p w14:paraId="6A6966D9" w14:textId="77777777" w:rsidR="00AF475B" w:rsidRPr="00B322C5"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Implementação do Cadastro Técnico Municipal, com foco em municípios pequenos.</w:t>
            </w:r>
          </w:p>
        </w:tc>
        <w:tc>
          <w:tcPr>
            <w:tcW w:w="0" w:type="auto"/>
            <w:hideMark/>
          </w:tcPr>
          <w:p w14:paraId="689B9162" w14:textId="77777777" w:rsidR="00AF475B" w:rsidRPr="00B322C5"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Criar um sistema de informações territoriais integrado e multifinalitário para atender às necessidades da administração pública e da sociedade.</w:t>
            </w:r>
          </w:p>
        </w:tc>
      </w:tr>
      <w:tr w:rsidR="00AF475B" w:rsidRPr="00B322C5" w14:paraId="75B1F064"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3A328A59" w14:textId="77777777" w:rsidR="00AF475B" w:rsidRPr="00B322C5" w:rsidRDefault="00AF475B" w:rsidP="00950215">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Abrangência</w:t>
            </w:r>
          </w:p>
        </w:tc>
        <w:tc>
          <w:tcPr>
            <w:tcW w:w="0" w:type="auto"/>
            <w:hideMark/>
          </w:tcPr>
          <w:p w14:paraId="3FF23E51" w14:textId="77777777" w:rsidR="00AF475B" w:rsidRPr="00B322C5"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Assistência jurídica, administrativa, cadastro imobiliário urbano, cadastro fiscal mobiliário e receita.</w:t>
            </w:r>
          </w:p>
        </w:tc>
        <w:tc>
          <w:tcPr>
            <w:tcW w:w="0" w:type="auto"/>
            <w:hideMark/>
          </w:tcPr>
          <w:p w14:paraId="4B4D75ED" w14:textId="77777777" w:rsidR="00AF475B" w:rsidRPr="00B322C5"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Integra dados do cadastro territorial com dados de cadastros temáticos, abrangendo aspectos sociais, ambientais, econômicos e jurídicos.</w:t>
            </w:r>
          </w:p>
        </w:tc>
      </w:tr>
      <w:tr w:rsidR="00AF475B" w:rsidRPr="00B322C5" w14:paraId="13E84FA8"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6030BA" w14:textId="77777777" w:rsidR="00AF475B" w:rsidRPr="00B322C5" w:rsidRDefault="00AF475B" w:rsidP="00950215">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Metodologia</w:t>
            </w:r>
          </w:p>
        </w:tc>
        <w:tc>
          <w:tcPr>
            <w:tcW w:w="0" w:type="auto"/>
            <w:hideMark/>
          </w:tcPr>
          <w:p w14:paraId="733A27E8" w14:textId="77777777" w:rsidR="00AF475B" w:rsidRPr="00B322C5"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Primeira iniciativa formal de estruturação metodológica do cadastro urbano pelo governo federal.</w:t>
            </w:r>
          </w:p>
        </w:tc>
        <w:tc>
          <w:tcPr>
            <w:tcW w:w="0" w:type="auto"/>
            <w:hideMark/>
          </w:tcPr>
          <w:p w14:paraId="1919F568" w14:textId="77777777" w:rsidR="00AF475B" w:rsidRPr="00B322C5"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Orientado por diretrizes nacionais, como a Portaria Ministerial nº 511/2009 e a Portaria/MDR nº 3.242, de 2022.</w:t>
            </w:r>
          </w:p>
        </w:tc>
      </w:tr>
      <w:tr w:rsidR="00AF475B" w:rsidRPr="00B322C5" w14:paraId="4D560F26"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52448E56" w14:textId="77777777" w:rsidR="00AF475B" w:rsidRPr="00B322C5" w:rsidRDefault="00AF475B" w:rsidP="00950215">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Implementação</w:t>
            </w:r>
          </w:p>
        </w:tc>
        <w:tc>
          <w:tcPr>
            <w:tcW w:w="0" w:type="auto"/>
            <w:hideMark/>
          </w:tcPr>
          <w:p w14:paraId="2B155CD3" w14:textId="77777777" w:rsidR="00AF475B" w:rsidRPr="00B322C5"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Executado por meio de convênios entre os governos federal, estadual e municipal.</w:t>
            </w:r>
          </w:p>
        </w:tc>
        <w:tc>
          <w:tcPr>
            <w:tcW w:w="0" w:type="auto"/>
            <w:hideMark/>
          </w:tcPr>
          <w:p w14:paraId="6D96CD7C" w14:textId="77777777" w:rsidR="00AF475B" w:rsidRPr="00B322C5"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Depende da adesão dos municípios e da colaboração entre diferentes órgãos e instituições.</w:t>
            </w:r>
          </w:p>
        </w:tc>
      </w:tr>
      <w:tr w:rsidR="00AF475B" w:rsidRPr="00B322C5" w14:paraId="1E2DD953"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8FFD71" w14:textId="77777777" w:rsidR="00AF475B" w:rsidRPr="00B322C5" w:rsidRDefault="00AF475B" w:rsidP="00950215">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Padronização</w:t>
            </w:r>
          </w:p>
        </w:tc>
        <w:tc>
          <w:tcPr>
            <w:tcW w:w="0" w:type="auto"/>
            <w:hideMark/>
          </w:tcPr>
          <w:p w14:paraId="23FAD3AF" w14:textId="77777777" w:rsidR="00AF475B" w:rsidRPr="00B322C5"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Permitia flexibilidade aos municípios na definição das informações a serem coletadas.</w:t>
            </w:r>
          </w:p>
        </w:tc>
        <w:tc>
          <w:tcPr>
            <w:tcW w:w="0" w:type="auto"/>
            <w:hideMark/>
          </w:tcPr>
          <w:p w14:paraId="6897AF52" w14:textId="77777777" w:rsidR="00AF475B" w:rsidRPr="00B322C5"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Busca padronizar o cadastro em nível nacional, utilizando modelos como o LADM.</w:t>
            </w:r>
          </w:p>
        </w:tc>
      </w:tr>
      <w:tr w:rsidR="00AF475B" w:rsidRPr="00B322C5" w14:paraId="61A6B2FC"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5FF6F448" w14:textId="77777777" w:rsidR="00AF475B" w:rsidRPr="00B322C5" w:rsidRDefault="00AF475B" w:rsidP="00950215">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Tecnologia</w:t>
            </w:r>
          </w:p>
        </w:tc>
        <w:tc>
          <w:tcPr>
            <w:tcW w:w="0" w:type="auto"/>
            <w:hideMark/>
          </w:tcPr>
          <w:p w14:paraId="200651AA" w14:textId="77777777" w:rsidR="00AF475B" w:rsidRPr="00B322C5"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Utilizava tecnologias da época, como o processamento de dados por meio do SERPRO.</w:t>
            </w:r>
          </w:p>
        </w:tc>
        <w:tc>
          <w:tcPr>
            <w:tcW w:w="0" w:type="auto"/>
            <w:hideMark/>
          </w:tcPr>
          <w:p w14:paraId="2D77A2A1" w14:textId="77777777" w:rsidR="00AF475B" w:rsidRPr="00B322C5"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Utiliza tecnologias modernas, como SIG e Geotecnologias.</w:t>
            </w:r>
          </w:p>
        </w:tc>
      </w:tr>
      <w:tr w:rsidR="00AF475B" w:rsidRPr="00B322C5" w14:paraId="07DF1414"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2D45BD" w14:textId="77777777" w:rsidR="00AF475B" w:rsidRPr="00B322C5" w:rsidRDefault="00AF475B" w:rsidP="00950215">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Foco</w:t>
            </w:r>
          </w:p>
        </w:tc>
        <w:tc>
          <w:tcPr>
            <w:tcW w:w="0" w:type="auto"/>
            <w:hideMark/>
          </w:tcPr>
          <w:p w14:paraId="0AD9357C" w14:textId="77777777" w:rsidR="00AF475B" w:rsidRPr="00B322C5"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Forte ênfase no aspecto fiscal e na arrecadação do IPTU.</w:t>
            </w:r>
          </w:p>
        </w:tc>
        <w:tc>
          <w:tcPr>
            <w:tcW w:w="0" w:type="auto"/>
            <w:hideMark/>
          </w:tcPr>
          <w:p w14:paraId="49E59702" w14:textId="77777777" w:rsidR="00AF475B" w:rsidRPr="00B322C5"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 xml:space="preserve">Abordagem </w:t>
            </w:r>
            <w:proofErr w:type="spellStart"/>
            <w:r w:rsidRPr="00B322C5">
              <w:rPr>
                <w:rFonts w:ascii="Times New Roman" w:eastAsia="Times New Roman" w:hAnsi="Times New Roman" w:cs="Times New Roman"/>
                <w:szCs w:val="24"/>
                <w:lang w:eastAsia="pt-BR"/>
              </w:rPr>
              <w:t>multifinalitária</w:t>
            </w:r>
            <w:proofErr w:type="spellEnd"/>
            <w:r w:rsidRPr="00B322C5">
              <w:rPr>
                <w:rFonts w:ascii="Times New Roman" w:eastAsia="Times New Roman" w:hAnsi="Times New Roman" w:cs="Times New Roman"/>
                <w:szCs w:val="24"/>
                <w:lang w:eastAsia="pt-BR"/>
              </w:rPr>
              <w:t>, com foco na gestão territorial e no desenvolvimento urbano sustentável.</w:t>
            </w:r>
          </w:p>
        </w:tc>
      </w:tr>
      <w:tr w:rsidR="00AF475B" w:rsidRPr="00B322C5" w14:paraId="3ED5B938" w14:textId="77777777" w:rsidTr="00950215">
        <w:tc>
          <w:tcPr>
            <w:cnfStyle w:val="001000000000" w:firstRow="0" w:lastRow="0" w:firstColumn="1" w:lastColumn="0" w:oddVBand="0" w:evenVBand="0" w:oddHBand="0" w:evenHBand="0" w:firstRowFirstColumn="0" w:firstRowLastColumn="0" w:lastRowFirstColumn="0" w:lastRowLastColumn="0"/>
            <w:tcW w:w="0" w:type="auto"/>
            <w:hideMark/>
          </w:tcPr>
          <w:p w14:paraId="1411E968" w14:textId="77777777" w:rsidR="00AF475B" w:rsidRPr="00B322C5" w:rsidRDefault="00AF475B" w:rsidP="00950215">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Legado</w:t>
            </w:r>
          </w:p>
        </w:tc>
        <w:tc>
          <w:tcPr>
            <w:tcW w:w="0" w:type="auto"/>
            <w:hideMark/>
          </w:tcPr>
          <w:p w14:paraId="0E33FFB8" w14:textId="77777777" w:rsidR="00AF475B" w:rsidRPr="00B322C5"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Influenciou a evolução do cadastro urbano no Brasil e serviu como base para a estruturação do cadastro em muitos municípios.</w:t>
            </w:r>
          </w:p>
        </w:tc>
        <w:tc>
          <w:tcPr>
            <w:tcW w:w="0" w:type="auto"/>
            <w:hideMark/>
          </w:tcPr>
          <w:p w14:paraId="7BE5ED83" w14:textId="77777777" w:rsidR="00AF475B" w:rsidRPr="00B322C5" w:rsidRDefault="00AF475B" w:rsidP="00950215">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Representa um avanço em relação ao CIATA, com potencial para transformar a gestão das cidades.</w:t>
            </w:r>
          </w:p>
        </w:tc>
      </w:tr>
      <w:tr w:rsidR="00AF475B" w:rsidRPr="00B322C5" w14:paraId="2D407116" w14:textId="77777777" w:rsidTr="00950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2F7249" w14:textId="77777777" w:rsidR="00AF475B" w:rsidRPr="00B322C5" w:rsidRDefault="00AF475B" w:rsidP="00950215">
            <w:pPr>
              <w:ind w:firstLine="0"/>
              <w:jc w:val="left"/>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Desafios</w:t>
            </w:r>
          </w:p>
        </w:tc>
        <w:tc>
          <w:tcPr>
            <w:tcW w:w="0" w:type="auto"/>
            <w:hideMark/>
          </w:tcPr>
          <w:p w14:paraId="3F40254C" w14:textId="77777777" w:rsidR="00AF475B" w:rsidRPr="00B322C5"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Falta de um marco normativo nacional e de recursos para garantir uma implementação mais eficaz.</w:t>
            </w:r>
          </w:p>
        </w:tc>
        <w:tc>
          <w:tcPr>
            <w:tcW w:w="0" w:type="auto"/>
            <w:hideMark/>
          </w:tcPr>
          <w:p w14:paraId="1AE3B917" w14:textId="77777777" w:rsidR="00AF475B" w:rsidRPr="00B322C5" w:rsidRDefault="00AF475B" w:rsidP="00950215">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B322C5">
              <w:rPr>
                <w:rFonts w:ascii="Times New Roman" w:eastAsia="Times New Roman" w:hAnsi="Times New Roman" w:cs="Times New Roman"/>
                <w:szCs w:val="24"/>
                <w:lang w:eastAsia="pt-BR"/>
              </w:rPr>
              <w:t>Baixa adesão dos municípios, necessidade de investimentos em tecnologia e capacitação.</w:t>
            </w:r>
          </w:p>
        </w:tc>
      </w:tr>
    </w:tbl>
    <w:p w14:paraId="666D3942" w14:textId="0CE430A9" w:rsidR="004B6B1E" w:rsidRDefault="004B6B1E" w:rsidP="00B96AFA">
      <w:pPr>
        <w:rPr>
          <w:lang w:eastAsia="pt-BR"/>
        </w:rPr>
      </w:pPr>
      <w:r w:rsidRPr="004B6B1E">
        <w:rPr>
          <w:lang w:eastAsia="pt-BR"/>
        </w:rPr>
        <w:t>O Cadastro Territorial Multifinalitário (CTM) é um sistema de informação baseado na parcela</w:t>
      </w:r>
      <w:r>
        <w:rPr>
          <w:lang w:eastAsia="pt-BR"/>
        </w:rPr>
        <w:t>, geralmente um lote</w:t>
      </w:r>
      <w:r w:rsidRPr="004B6B1E">
        <w:rPr>
          <w:lang w:eastAsia="pt-BR"/>
        </w:rPr>
        <w:t>, onde diferentes conjuntos temáticos de dados se relacionam para possibilitar múltiplos usos</w:t>
      </w:r>
      <w:r>
        <w:rPr>
          <w:lang w:eastAsia="pt-BR"/>
        </w:rPr>
        <w:t>.</w:t>
      </w:r>
    </w:p>
    <w:p w14:paraId="585A866E" w14:textId="772964E5" w:rsidR="004B6B1E" w:rsidRDefault="004B6B1E" w:rsidP="00B96AFA">
      <w:pPr>
        <w:rPr>
          <w:rFonts w:cs="Arial"/>
          <w:lang w:eastAsia="pt-BR"/>
        </w:rPr>
      </w:pPr>
      <w:r w:rsidRPr="006C63A6">
        <w:rPr>
          <w:color w:val="FF0000"/>
          <w:lang w:eastAsia="pt-BR"/>
          <w:rPrChange w:id="58" w:author="Carlos" w:date="2025-03-09T09:23:00Z">
            <w:rPr>
              <w:lang w:eastAsia="pt-BR"/>
            </w:rPr>
          </w:rPrChange>
        </w:rPr>
        <w:t xml:space="preserve">Segundo </w:t>
      </w:r>
      <w:r w:rsidRPr="006C63A6">
        <w:rPr>
          <w:rFonts w:cs="Arial"/>
          <w:color w:val="FF0000"/>
          <w:lang w:eastAsia="pt-BR"/>
          <w:rPrChange w:id="59" w:author="Carlos" w:date="2025-03-09T09:23:00Z">
            <w:rPr>
              <w:rFonts w:cs="Arial"/>
              <w:lang w:eastAsia="pt-BR"/>
            </w:rPr>
          </w:rPrChange>
        </w:rPr>
        <w:t xml:space="preserve">(Silva, 2023), </w:t>
      </w:r>
      <w:r>
        <w:rPr>
          <w:rFonts w:cs="Arial"/>
          <w:lang w:eastAsia="pt-BR"/>
        </w:rPr>
        <w:t>“</w:t>
      </w:r>
      <w:r w:rsidRPr="004B6B1E">
        <w:rPr>
          <w:rFonts w:cs="Arial"/>
          <w:lang w:eastAsia="pt-BR"/>
        </w:rPr>
        <w:t xml:space="preserve">No sentido de facilitar a compreensão do processo de implementação de um CTM, considera-se que ele é composto pelos dados do cadastro territorial associados aos dados dos cadastros temáticos. O cadastro territorial é entendido como o inventário oficial e sistemático das parcelas do município e os cadastros temáticos compreendem conjuntos de dados – objetos territoriais e </w:t>
      </w:r>
      <w:r w:rsidRPr="004B6B1E">
        <w:rPr>
          <w:rFonts w:cs="Arial"/>
          <w:lang w:eastAsia="pt-BR"/>
        </w:rPr>
        <w:lastRenderedPageBreak/>
        <w:t>atributos alfanuméricos - relacionados às parcelas sobre aspectos estruturais, tais como: sociais, ambientais, habitacionais e não habitacionais, redes de infraestrutura, equipamentos, tributários, entre outros.</w:t>
      </w:r>
      <w:r>
        <w:rPr>
          <w:rFonts w:cs="Arial"/>
          <w:lang w:eastAsia="pt-BR"/>
        </w:rPr>
        <w:t>”</w:t>
      </w:r>
    </w:p>
    <w:p w14:paraId="350C04E7" w14:textId="783EA2D9" w:rsidR="0058095A" w:rsidRDefault="0058095A" w:rsidP="0058095A">
      <w:pPr>
        <w:rPr>
          <w:lang w:eastAsia="pt-BR"/>
        </w:rPr>
      </w:pPr>
      <w:commentRangeStart w:id="60"/>
      <w:commentRangeStart w:id="61"/>
      <w:r w:rsidRPr="0058095A">
        <w:rPr>
          <w:lang w:eastAsia="pt-BR"/>
        </w:rPr>
        <w:t>Os temas de um CTM estão interligados entre si e ao cadastro territorial por meio de suas coordenadas geográficas. Dessa forma, o georreferenciamento das parcelas do CT é imprescindível para o desenvolvimento de um CTM.</w:t>
      </w:r>
      <w:commentRangeEnd w:id="60"/>
      <w:r>
        <w:rPr>
          <w:rStyle w:val="Refdecomentrio"/>
        </w:rPr>
        <w:commentReference w:id="60"/>
      </w:r>
      <w:commentRangeEnd w:id="61"/>
      <w:r w:rsidR="002C6DD5">
        <w:rPr>
          <w:rStyle w:val="Refdecomentrio"/>
        </w:rPr>
        <w:commentReference w:id="61"/>
      </w:r>
    </w:p>
    <w:p w14:paraId="356CF566" w14:textId="4CE4A21C" w:rsidR="0058095A" w:rsidRDefault="0058095A" w:rsidP="0058095A">
      <w:pPr>
        <w:rPr>
          <w:lang w:eastAsia="pt-BR"/>
        </w:rPr>
      </w:pPr>
      <w:r>
        <w:rPr>
          <w:lang w:eastAsia="pt-BR"/>
        </w:rPr>
        <w:t>O CIATA, no entanto, não previu o armazenamento das coordenadas geográficas dos lotes</w:t>
      </w:r>
      <w:r w:rsidR="004E326E">
        <w:rPr>
          <w:lang w:eastAsia="pt-BR"/>
        </w:rPr>
        <w:t xml:space="preserve"> e, assim, a conexão com as camadas temáticas só pode ser feita através da inclusão do atributo “Inscrição Cadastral” no CTM. </w:t>
      </w:r>
    </w:p>
    <w:p w14:paraId="1A8B10B4" w14:textId="5F8B5E7C" w:rsidR="00212F4A" w:rsidRDefault="00212F4A" w:rsidP="0058095A">
      <w:pPr>
        <w:rPr>
          <w:lang w:eastAsia="pt-BR"/>
        </w:rPr>
      </w:pPr>
      <w:r>
        <w:rPr>
          <w:lang w:eastAsia="pt-BR"/>
        </w:rPr>
        <w:t xml:space="preserve">Na </w:t>
      </w:r>
      <w:r>
        <w:rPr>
          <w:lang w:eastAsia="pt-BR"/>
        </w:rPr>
        <w:fldChar w:fldCharType="begin"/>
      </w:r>
      <w:r>
        <w:rPr>
          <w:lang w:eastAsia="pt-BR"/>
        </w:rPr>
        <w:instrText xml:space="preserve"> REF _Ref191477230 \h </w:instrText>
      </w:r>
      <w:r>
        <w:rPr>
          <w:lang w:eastAsia="pt-BR"/>
        </w:rPr>
      </w:r>
      <w:r>
        <w:rPr>
          <w:lang w:eastAsia="pt-BR"/>
        </w:rPr>
        <w:fldChar w:fldCharType="separate"/>
      </w:r>
      <w:r w:rsidR="00603026">
        <w:t xml:space="preserve">Figura </w:t>
      </w:r>
      <w:r w:rsidR="00603026">
        <w:rPr>
          <w:noProof/>
        </w:rPr>
        <w:t>8</w:t>
      </w:r>
      <w:r>
        <w:rPr>
          <w:lang w:eastAsia="pt-BR"/>
        </w:rPr>
        <w:fldChar w:fldCharType="end"/>
      </w:r>
      <w:r>
        <w:rPr>
          <w:lang w:eastAsia="pt-BR"/>
        </w:rPr>
        <w:t xml:space="preserve"> </w:t>
      </w:r>
      <w:r w:rsidR="00B22C90">
        <w:rPr>
          <w:lang w:eastAsia="pt-BR"/>
        </w:rPr>
        <w:t xml:space="preserve">é apresentada uma possível modelagem original do CIATA desenhada segundo as definições do </w:t>
      </w:r>
      <w:proofErr w:type="spellStart"/>
      <w:r w:rsidR="00B22C90" w:rsidRPr="00B22C90">
        <w:rPr>
          <w:i/>
          <w:iCs/>
          <w:lang w:eastAsia="pt-BR"/>
        </w:rPr>
        <w:t>Object</w:t>
      </w:r>
      <w:proofErr w:type="spellEnd"/>
      <w:r w:rsidR="00B22C90" w:rsidRPr="00B22C90">
        <w:rPr>
          <w:i/>
          <w:iCs/>
          <w:lang w:eastAsia="pt-BR"/>
        </w:rPr>
        <w:t xml:space="preserve"> </w:t>
      </w:r>
      <w:proofErr w:type="spellStart"/>
      <w:r w:rsidR="00B22C90" w:rsidRPr="00B22C90">
        <w:rPr>
          <w:i/>
          <w:iCs/>
          <w:lang w:eastAsia="pt-BR"/>
        </w:rPr>
        <w:t>Modeling</w:t>
      </w:r>
      <w:proofErr w:type="spellEnd"/>
      <w:r w:rsidR="00B22C90" w:rsidRPr="00B22C90">
        <w:rPr>
          <w:i/>
          <w:iCs/>
          <w:lang w:eastAsia="pt-BR"/>
        </w:rPr>
        <w:t xml:space="preserve"> </w:t>
      </w:r>
      <w:proofErr w:type="spellStart"/>
      <w:r w:rsidR="00B22C90" w:rsidRPr="00B22C90">
        <w:rPr>
          <w:i/>
          <w:iCs/>
          <w:lang w:eastAsia="pt-BR"/>
        </w:rPr>
        <w:t>Technique</w:t>
      </w:r>
      <w:proofErr w:type="spellEnd"/>
      <w:r w:rsidR="00B22C90" w:rsidRPr="00B22C90">
        <w:rPr>
          <w:i/>
          <w:iCs/>
          <w:lang w:eastAsia="pt-BR"/>
        </w:rPr>
        <w:t xml:space="preserve"> for </w:t>
      </w:r>
      <w:proofErr w:type="spellStart"/>
      <w:r w:rsidR="00B22C90" w:rsidRPr="00B22C90">
        <w:rPr>
          <w:i/>
          <w:iCs/>
          <w:lang w:eastAsia="pt-BR"/>
        </w:rPr>
        <w:t>Geographic</w:t>
      </w:r>
      <w:proofErr w:type="spellEnd"/>
      <w:r w:rsidR="00B22C90" w:rsidRPr="00B22C90">
        <w:rPr>
          <w:i/>
          <w:iCs/>
          <w:lang w:eastAsia="pt-BR"/>
        </w:rPr>
        <w:t xml:space="preserve"> </w:t>
      </w:r>
      <w:proofErr w:type="spellStart"/>
      <w:r w:rsidR="00B22C90" w:rsidRPr="00B22C90">
        <w:rPr>
          <w:i/>
          <w:iCs/>
          <w:lang w:eastAsia="pt-BR"/>
        </w:rPr>
        <w:t>Applications</w:t>
      </w:r>
      <w:proofErr w:type="spellEnd"/>
      <w:r w:rsidR="00B22C90" w:rsidRPr="00B22C90">
        <w:rPr>
          <w:lang w:eastAsia="pt-BR"/>
        </w:rPr>
        <w:t xml:space="preserve"> - OMT-G</w:t>
      </w:r>
      <w:r w:rsidR="00B22C90">
        <w:rPr>
          <w:lang w:eastAsia="pt-BR"/>
        </w:rPr>
        <w:t>,</w:t>
      </w:r>
      <w:r w:rsidR="00B22C90" w:rsidRPr="00B22C90">
        <w:rPr>
          <w:lang w:eastAsia="pt-BR"/>
        </w:rPr>
        <w:t xml:space="preserve"> um modelo de dados para o projeto de sistemas e aplicações de bancos de dados geográficos</w:t>
      </w:r>
      <w:r w:rsidR="00B22C90">
        <w:rPr>
          <w:lang w:eastAsia="pt-BR"/>
        </w:rPr>
        <w:t xml:space="preserve">. </w:t>
      </w:r>
      <w:r w:rsidR="00603026">
        <w:rPr>
          <w:lang w:eastAsia="pt-BR"/>
        </w:rPr>
        <w:t xml:space="preserve">O que se nota na </w:t>
      </w:r>
      <w:r w:rsidR="00603026">
        <w:rPr>
          <w:lang w:eastAsia="pt-BR"/>
        </w:rPr>
        <w:fldChar w:fldCharType="begin"/>
      </w:r>
      <w:r w:rsidR="00603026">
        <w:rPr>
          <w:lang w:eastAsia="pt-BR"/>
        </w:rPr>
        <w:instrText xml:space="preserve"> REF _Ref191477230 \h </w:instrText>
      </w:r>
      <w:r w:rsidR="00603026">
        <w:rPr>
          <w:lang w:eastAsia="pt-BR"/>
        </w:rPr>
      </w:r>
      <w:r w:rsidR="00603026">
        <w:rPr>
          <w:lang w:eastAsia="pt-BR"/>
        </w:rPr>
        <w:fldChar w:fldCharType="separate"/>
      </w:r>
      <w:r w:rsidR="00603026">
        <w:t xml:space="preserve">Figura </w:t>
      </w:r>
      <w:r w:rsidR="00603026">
        <w:rPr>
          <w:noProof/>
        </w:rPr>
        <w:t>8</w:t>
      </w:r>
      <w:r w:rsidR="00603026">
        <w:rPr>
          <w:lang w:eastAsia="pt-BR"/>
        </w:rPr>
        <w:fldChar w:fldCharType="end"/>
      </w:r>
      <w:r w:rsidR="00603026">
        <w:rPr>
          <w:lang w:eastAsia="pt-BR"/>
        </w:rPr>
        <w:t xml:space="preserve"> é a ausência de classes georreferenciadas (ver legenda na </w:t>
      </w:r>
      <w:r w:rsidR="00603026">
        <w:rPr>
          <w:lang w:eastAsia="pt-BR"/>
        </w:rPr>
        <w:fldChar w:fldCharType="begin"/>
      </w:r>
      <w:r w:rsidR="00603026">
        <w:rPr>
          <w:lang w:eastAsia="pt-BR"/>
        </w:rPr>
        <w:instrText xml:space="preserve"> REF _Ref191478284 \h </w:instrText>
      </w:r>
      <w:r w:rsidR="00603026">
        <w:rPr>
          <w:lang w:eastAsia="pt-BR"/>
        </w:rPr>
      </w:r>
      <w:r w:rsidR="00603026">
        <w:rPr>
          <w:lang w:eastAsia="pt-BR"/>
        </w:rPr>
        <w:fldChar w:fldCharType="separate"/>
      </w:r>
      <w:r w:rsidR="00603026">
        <w:t xml:space="preserve">Figura </w:t>
      </w:r>
      <w:r w:rsidR="00603026">
        <w:rPr>
          <w:noProof/>
        </w:rPr>
        <w:t>7</w:t>
      </w:r>
      <w:r w:rsidR="00603026">
        <w:rPr>
          <w:lang w:eastAsia="pt-BR"/>
        </w:rPr>
        <w:fldChar w:fldCharType="end"/>
      </w:r>
      <w:r w:rsidR="00603026">
        <w:rPr>
          <w:lang w:eastAsia="pt-BR"/>
        </w:rPr>
        <w:t>).</w:t>
      </w:r>
    </w:p>
    <w:p w14:paraId="1860FCF0" w14:textId="416DF83A" w:rsidR="00603026" w:rsidRDefault="00603026" w:rsidP="00145C4C">
      <w:pPr>
        <w:pStyle w:val="Legenda"/>
      </w:pPr>
      <w:bookmarkStart w:id="62" w:name="_Ref191478284"/>
      <w:r>
        <w:t xml:space="preserve">Figura </w:t>
      </w:r>
      <w:r w:rsidR="00CA2BE0">
        <w:fldChar w:fldCharType="begin"/>
      </w:r>
      <w:r w:rsidR="00CA2BE0">
        <w:instrText xml:space="preserve"> SEQ Figura \* ARABIC </w:instrText>
      </w:r>
      <w:r w:rsidR="00CA2BE0">
        <w:fldChar w:fldCharType="separate"/>
      </w:r>
      <w:r w:rsidR="00CA2BE0">
        <w:rPr>
          <w:noProof/>
        </w:rPr>
        <w:t>7</w:t>
      </w:r>
      <w:r w:rsidR="00CA2BE0">
        <w:rPr>
          <w:noProof/>
        </w:rPr>
        <w:fldChar w:fldCharType="end"/>
      </w:r>
      <w:bookmarkEnd w:id="62"/>
      <w:r>
        <w:t>: Legenda de classes do OMT-G</w:t>
      </w:r>
    </w:p>
    <w:tbl>
      <w:tblPr>
        <w:tblStyle w:val="Tabelacomgrade"/>
        <w:tblW w:w="0" w:type="auto"/>
        <w:tblLook w:val="04A0" w:firstRow="1" w:lastRow="0" w:firstColumn="1" w:lastColumn="0" w:noHBand="0" w:noVBand="1"/>
      </w:tblPr>
      <w:tblGrid>
        <w:gridCol w:w="9061"/>
      </w:tblGrid>
      <w:tr w:rsidR="00603026" w14:paraId="2CE895A6" w14:textId="77777777" w:rsidTr="00603026">
        <w:tc>
          <w:tcPr>
            <w:tcW w:w="9061" w:type="dxa"/>
          </w:tcPr>
          <w:p w14:paraId="1B2671CD" w14:textId="21210432" w:rsidR="00603026" w:rsidRDefault="0042050C" w:rsidP="00603026">
            <w:pPr>
              <w:ind w:firstLine="0"/>
              <w:jc w:val="center"/>
              <w:rPr>
                <w:lang w:eastAsia="pt-BR"/>
              </w:rPr>
            </w:pPr>
            <w:r w:rsidRPr="00603026">
              <w:rPr>
                <w:noProof/>
                <w:lang w:eastAsia="pt-BR"/>
              </w:rPr>
              <w:drawing>
                <wp:inline distT="0" distB="0" distL="0" distR="0" wp14:anchorId="0AAAAC9D" wp14:editId="50ACAA39">
                  <wp:extent cx="5086350" cy="1417517"/>
                  <wp:effectExtent l="0" t="0" r="0" b="0"/>
                  <wp:docPr id="17525444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4474" name=""/>
                          <pic:cNvPicPr/>
                        </pic:nvPicPr>
                        <pic:blipFill>
                          <a:blip r:embed="rId18"/>
                          <a:stretch>
                            <a:fillRect/>
                          </a:stretch>
                        </pic:blipFill>
                        <pic:spPr>
                          <a:xfrm>
                            <a:off x="0" y="0"/>
                            <a:ext cx="5125614" cy="1428460"/>
                          </a:xfrm>
                          <a:prstGeom prst="rect">
                            <a:avLst/>
                          </a:prstGeom>
                        </pic:spPr>
                      </pic:pic>
                    </a:graphicData>
                  </a:graphic>
                </wp:inline>
              </w:drawing>
            </w:r>
          </w:p>
        </w:tc>
      </w:tr>
    </w:tbl>
    <w:p w14:paraId="23D9F22E" w14:textId="77777777" w:rsidR="00603026" w:rsidRDefault="00603026" w:rsidP="0058095A">
      <w:pPr>
        <w:rPr>
          <w:lang w:eastAsia="pt-BR"/>
        </w:rPr>
      </w:pPr>
    </w:p>
    <w:p w14:paraId="4E24EB09" w14:textId="4C26D9E5" w:rsidR="00F734C8" w:rsidRDefault="00F734C8" w:rsidP="00145C4C">
      <w:pPr>
        <w:pStyle w:val="Legenda"/>
      </w:pPr>
      <w:bookmarkStart w:id="63" w:name="_Ref191477230"/>
      <w:r>
        <w:t xml:space="preserve">Figura </w:t>
      </w:r>
      <w:r w:rsidR="00CA2BE0">
        <w:fldChar w:fldCharType="begin"/>
      </w:r>
      <w:r w:rsidR="00CA2BE0">
        <w:instrText xml:space="preserve"> SEQ Figura \* ARABIC </w:instrText>
      </w:r>
      <w:r w:rsidR="00CA2BE0">
        <w:fldChar w:fldCharType="separate"/>
      </w:r>
      <w:r w:rsidR="00CA2BE0">
        <w:rPr>
          <w:noProof/>
        </w:rPr>
        <w:t>8</w:t>
      </w:r>
      <w:r w:rsidR="00CA2BE0">
        <w:rPr>
          <w:noProof/>
        </w:rPr>
        <w:fldChar w:fldCharType="end"/>
      </w:r>
      <w:bookmarkEnd w:id="63"/>
      <w:r w:rsidRPr="00AE3146">
        <w:t>: Modelagem de dados original do CIATA</w:t>
      </w:r>
    </w:p>
    <w:tbl>
      <w:tblPr>
        <w:tblStyle w:val="Tabelacomgrade"/>
        <w:tblW w:w="0" w:type="auto"/>
        <w:tblLook w:val="04A0" w:firstRow="1" w:lastRow="0" w:firstColumn="1" w:lastColumn="0" w:noHBand="0" w:noVBand="1"/>
      </w:tblPr>
      <w:tblGrid>
        <w:gridCol w:w="9061"/>
      </w:tblGrid>
      <w:tr w:rsidR="00A0431C" w14:paraId="3A1443F7" w14:textId="77777777" w:rsidTr="00A0431C">
        <w:tc>
          <w:tcPr>
            <w:tcW w:w="9061" w:type="dxa"/>
          </w:tcPr>
          <w:p w14:paraId="028B6E54" w14:textId="017845A8" w:rsidR="00A0431C" w:rsidRDefault="00A0394D" w:rsidP="00A0431C">
            <w:pPr>
              <w:ind w:firstLine="0"/>
              <w:rPr>
                <w:lang w:eastAsia="pt-BR"/>
              </w:rPr>
            </w:pPr>
            <w:r w:rsidRPr="00212F4A">
              <w:rPr>
                <w:noProof/>
                <w:lang w:eastAsia="pt-BR"/>
              </w:rPr>
              <w:drawing>
                <wp:inline distT="0" distB="0" distL="0" distR="0" wp14:anchorId="7E14FCBE" wp14:editId="06310681">
                  <wp:extent cx="5760085" cy="3032760"/>
                  <wp:effectExtent l="0" t="0" r="0" b="0"/>
                  <wp:docPr id="19785485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48521" name=""/>
                          <pic:cNvPicPr/>
                        </pic:nvPicPr>
                        <pic:blipFill>
                          <a:blip r:embed="rId19"/>
                          <a:stretch>
                            <a:fillRect/>
                          </a:stretch>
                        </pic:blipFill>
                        <pic:spPr>
                          <a:xfrm>
                            <a:off x="0" y="0"/>
                            <a:ext cx="5760085" cy="3032760"/>
                          </a:xfrm>
                          <a:prstGeom prst="rect">
                            <a:avLst/>
                          </a:prstGeom>
                        </pic:spPr>
                      </pic:pic>
                    </a:graphicData>
                  </a:graphic>
                </wp:inline>
              </w:drawing>
            </w:r>
          </w:p>
        </w:tc>
      </w:tr>
    </w:tbl>
    <w:p w14:paraId="0E5C112A" w14:textId="77777777" w:rsidR="00A0431C" w:rsidRDefault="00A0431C" w:rsidP="00A0431C">
      <w:pPr>
        <w:rPr>
          <w:lang w:eastAsia="pt-BR"/>
        </w:rPr>
      </w:pPr>
    </w:p>
    <w:p w14:paraId="2E61105E" w14:textId="02A118C1" w:rsidR="00603026" w:rsidRPr="00A0431C" w:rsidRDefault="00603026" w:rsidP="00A0431C">
      <w:pPr>
        <w:rPr>
          <w:lang w:eastAsia="pt-BR"/>
        </w:rPr>
      </w:pPr>
      <w:r>
        <w:rPr>
          <w:lang w:eastAsia="pt-BR"/>
        </w:rPr>
        <w:lastRenderedPageBreak/>
        <w:t xml:space="preserve">Já a </w:t>
      </w:r>
      <w:r>
        <w:rPr>
          <w:lang w:eastAsia="pt-BR"/>
        </w:rPr>
        <w:fldChar w:fldCharType="begin"/>
      </w:r>
      <w:r>
        <w:rPr>
          <w:lang w:eastAsia="pt-BR"/>
        </w:rPr>
        <w:instrText xml:space="preserve"> REF _Ref191478455 \h </w:instrText>
      </w:r>
      <w:r>
        <w:rPr>
          <w:lang w:eastAsia="pt-BR"/>
        </w:rPr>
      </w:r>
      <w:r>
        <w:rPr>
          <w:lang w:eastAsia="pt-BR"/>
        </w:rPr>
        <w:fldChar w:fldCharType="separate"/>
      </w:r>
      <w:r>
        <w:t xml:space="preserve">Figura </w:t>
      </w:r>
      <w:r>
        <w:rPr>
          <w:noProof/>
        </w:rPr>
        <w:t>9</w:t>
      </w:r>
      <w:r>
        <w:rPr>
          <w:lang w:eastAsia="pt-BR"/>
        </w:rPr>
        <w:fldChar w:fldCharType="end"/>
      </w:r>
      <w:r>
        <w:rPr>
          <w:lang w:eastAsia="pt-BR"/>
        </w:rPr>
        <w:t xml:space="preserve"> </w:t>
      </w:r>
      <w:r w:rsidR="000B458E" w:rsidRPr="000B458E">
        <w:rPr>
          <w:lang w:eastAsia="pt-BR"/>
        </w:rPr>
        <w:t xml:space="preserve">apresenta uma das possíveis formas de conexão entre o CT/CIATA e o CTM. Nessa proposta, as classes do CIATA continuam sendo do tipo convencional, e a chave </w:t>
      </w:r>
      <w:r w:rsidR="000B458E">
        <w:rPr>
          <w:lang w:eastAsia="pt-BR"/>
        </w:rPr>
        <w:t>“</w:t>
      </w:r>
      <w:proofErr w:type="spellStart"/>
      <w:r w:rsidR="000B458E" w:rsidRPr="000B458E">
        <w:rPr>
          <w:lang w:eastAsia="pt-BR"/>
        </w:rPr>
        <w:t>InscriçãoCadastral</w:t>
      </w:r>
      <w:proofErr w:type="spellEnd"/>
      <w:r w:rsidR="000B458E">
        <w:rPr>
          <w:lang w:eastAsia="pt-BR"/>
        </w:rPr>
        <w:t>”</w:t>
      </w:r>
      <w:r w:rsidR="000B458E" w:rsidRPr="000B458E">
        <w:rPr>
          <w:lang w:eastAsia="pt-BR"/>
        </w:rPr>
        <w:t xml:space="preserve"> do “</w:t>
      </w:r>
      <w:proofErr w:type="spellStart"/>
      <w:r w:rsidR="000B458E" w:rsidRPr="000B458E">
        <w:rPr>
          <w:lang w:eastAsia="pt-BR"/>
        </w:rPr>
        <w:t>BoletimCadastroImobiliario</w:t>
      </w:r>
      <w:proofErr w:type="spellEnd"/>
      <w:r w:rsidR="000B458E" w:rsidRPr="000B458E">
        <w:rPr>
          <w:lang w:eastAsia="pt-BR"/>
        </w:rPr>
        <w:t>” é adicionada à classe “CTM”, que é uma classe georreferenciada. A partir dessa classe, é possível incluir novos temas georreferenciados, que se conectarão ao restante do CTM exclusivamente por meio de suas coordenadas geográficas.</w:t>
      </w:r>
    </w:p>
    <w:p w14:paraId="078A0CD5" w14:textId="1D7BD673" w:rsidR="00F734C8" w:rsidRDefault="00F734C8" w:rsidP="00145C4C">
      <w:pPr>
        <w:pStyle w:val="Legenda"/>
      </w:pPr>
      <w:bookmarkStart w:id="64" w:name="_Ref191478455"/>
      <w:r>
        <w:t xml:space="preserve">Figura </w:t>
      </w:r>
      <w:r w:rsidR="00CA2BE0">
        <w:fldChar w:fldCharType="begin"/>
      </w:r>
      <w:r w:rsidR="00CA2BE0">
        <w:instrText xml:space="preserve"> SEQ Figura \* ARABIC </w:instrText>
      </w:r>
      <w:r w:rsidR="00CA2BE0">
        <w:fldChar w:fldCharType="separate"/>
      </w:r>
      <w:r w:rsidR="00CA2BE0">
        <w:rPr>
          <w:noProof/>
        </w:rPr>
        <w:t>9</w:t>
      </w:r>
      <w:r w:rsidR="00CA2BE0">
        <w:rPr>
          <w:noProof/>
        </w:rPr>
        <w:fldChar w:fldCharType="end"/>
      </w:r>
      <w:bookmarkEnd w:id="64"/>
      <w:r>
        <w:t>:</w:t>
      </w:r>
      <w:r w:rsidRPr="00A27D0C">
        <w:t>: Modelagem de dados CIATA</w:t>
      </w:r>
      <w:r w:rsidR="00EC70E6">
        <w:t xml:space="preserve"> x CTM</w:t>
      </w:r>
    </w:p>
    <w:tbl>
      <w:tblPr>
        <w:tblStyle w:val="Tabelacomgrade"/>
        <w:tblW w:w="9287" w:type="dxa"/>
        <w:tblLook w:val="04A0" w:firstRow="1" w:lastRow="0" w:firstColumn="1" w:lastColumn="0" w:noHBand="0" w:noVBand="1"/>
      </w:tblPr>
      <w:tblGrid>
        <w:gridCol w:w="9287"/>
      </w:tblGrid>
      <w:tr w:rsidR="00A0431C" w14:paraId="47DF5BB2" w14:textId="77777777" w:rsidTr="00F734C8">
        <w:trPr>
          <w:trHeight w:val="6132"/>
        </w:trPr>
        <w:tc>
          <w:tcPr>
            <w:tcW w:w="9287" w:type="dxa"/>
          </w:tcPr>
          <w:p w14:paraId="1A72F9A1" w14:textId="6718F736" w:rsidR="00A0431C" w:rsidRDefault="005D28B4" w:rsidP="00AF175A">
            <w:pPr>
              <w:ind w:firstLine="0"/>
              <w:rPr>
                <w:lang w:eastAsia="pt-BR"/>
              </w:rPr>
            </w:pPr>
            <w:r w:rsidRPr="00EC70E6">
              <w:rPr>
                <w:noProof/>
                <w:lang w:eastAsia="pt-BR"/>
              </w:rPr>
              <w:drawing>
                <wp:inline distT="0" distB="0" distL="0" distR="0" wp14:anchorId="43D0C27C" wp14:editId="3AC1F028">
                  <wp:extent cx="5760085" cy="5506720"/>
                  <wp:effectExtent l="0" t="0" r="0" b="0"/>
                  <wp:docPr id="15005349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34966" name=""/>
                          <pic:cNvPicPr/>
                        </pic:nvPicPr>
                        <pic:blipFill>
                          <a:blip r:embed="rId20"/>
                          <a:stretch>
                            <a:fillRect/>
                          </a:stretch>
                        </pic:blipFill>
                        <pic:spPr>
                          <a:xfrm>
                            <a:off x="0" y="0"/>
                            <a:ext cx="5760085" cy="5506720"/>
                          </a:xfrm>
                          <a:prstGeom prst="rect">
                            <a:avLst/>
                          </a:prstGeom>
                        </pic:spPr>
                      </pic:pic>
                    </a:graphicData>
                  </a:graphic>
                </wp:inline>
              </w:drawing>
            </w:r>
          </w:p>
        </w:tc>
      </w:tr>
    </w:tbl>
    <w:p w14:paraId="0BF02BAF" w14:textId="77777777" w:rsidR="00F117C6" w:rsidRDefault="00F117C6" w:rsidP="000B458E">
      <w:pPr>
        <w:pStyle w:val="Ttulo3"/>
      </w:pPr>
      <w:bookmarkStart w:id="65" w:name="_Toc192078433"/>
      <w:r>
        <w:t xml:space="preserve">Presença do CIATA nos </w:t>
      </w:r>
      <w:r w:rsidRPr="000B458E">
        <w:t>cadastros</w:t>
      </w:r>
      <w:r>
        <w:t xml:space="preserve"> imobiliários</w:t>
      </w:r>
      <w:bookmarkEnd w:id="65"/>
    </w:p>
    <w:p w14:paraId="63114555" w14:textId="28CE6DA1" w:rsidR="00DC25F4" w:rsidRDefault="00D41B29" w:rsidP="00C31571">
      <w:r>
        <w:t xml:space="preserve">Foi preciso </w:t>
      </w:r>
      <w:r w:rsidR="00F52B34">
        <w:t xml:space="preserve">verificar se as </w:t>
      </w:r>
      <w:r>
        <w:t xml:space="preserve">prefeituras ainda </w:t>
      </w:r>
      <w:r w:rsidR="00EB3AD9">
        <w:t>usam aplicações de cadastro baseadas no padrão CIATA.</w:t>
      </w:r>
      <w:r>
        <w:t xml:space="preserve"> </w:t>
      </w:r>
    </w:p>
    <w:p w14:paraId="275BB2B0" w14:textId="7F7E1C78" w:rsidR="00C31571" w:rsidRDefault="00EB3AD9" w:rsidP="00C31571">
      <w:r>
        <w:t xml:space="preserve">Para isso foram </w:t>
      </w:r>
      <w:r w:rsidR="00C13961">
        <w:t xml:space="preserve">feitas quatro </w:t>
      </w:r>
      <w:r w:rsidR="00867DC2">
        <w:t>pesquisas diferentes:</w:t>
      </w:r>
      <w:r w:rsidR="00D565F3">
        <w:t xml:space="preserve"> </w:t>
      </w:r>
    </w:p>
    <w:p w14:paraId="03E2D146" w14:textId="16944B54" w:rsidR="00C31571" w:rsidRDefault="00C31571" w:rsidP="00C31571">
      <w:r>
        <w:t>- Visita à treze prefeituras;</w:t>
      </w:r>
    </w:p>
    <w:p w14:paraId="2F831AE9" w14:textId="77777777" w:rsidR="00C31571" w:rsidRDefault="00C31571" w:rsidP="00C31571">
      <w:r>
        <w:lastRenderedPageBreak/>
        <w:t>- Análise visual de cinquenta e sete imagens de carnês de IPTU disponíveis na Internet;</w:t>
      </w:r>
    </w:p>
    <w:p w14:paraId="13AD608F" w14:textId="411B1BF6" w:rsidR="00867DC2" w:rsidRDefault="00867DC2" w:rsidP="00C31571">
      <w:r>
        <w:t xml:space="preserve">- Consulta </w:t>
      </w:r>
      <w:r w:rsidR="00AC07DD">
        <w:t xml:space="preserve">às bases de dados do </w:t>
      </w:r>
      <w:proofErr w:type="spellStart"/>
      <w:r w:rsidR="00AC07DD" w:rsidRPr="00BD4B02">
        <w:rPr>
          <w:i/>
        </w:rPr>
        <w:t>CadUrb</w:t>
      </w:r>
      <w:proofErr w:type="spellEnd"/>
      <w:r w:rsidR="00AC07DD">
        <w:t>;</w:t>
      </w:r>
    </w:p>
    <w:p w14:paraId="53AC2420" w14:textId="77777777" w:rsidR="00C31571" w:rsidRDefault="00C31571" w:rsidP="00C31571">
      <w:r>
        <w:t xml:space="preserve">- Consultas na Internet através do </w:t>
      </w:r>
      <w:r w:rsidRPr="000C5B05">
        <w:rPr>
          <w:i/>
          <w:iCs/>
        </w:rPr>
        <w:t>Google Custom Search</w:t>
      </w:r>
      <w:r>
        <w:t xml:space="preserve"> (GCS) buscando os termos "IPTU", “SETOR”, "QUADRA" e "LOTE" nos 5570 municípios do Brasil.</w:t>
      </w:r>
    </w:p>
    <w:p w14:paraId="0DF2C468" w14:textId="5CC1457C" w:rsidR="00C31571" w:rsidRDefault="00C31571" w:rsidP="00C31571">
      <w:r>
        <w:t xml:space="preserve">As </w:t>
      </w:r>
      <w:r w:rsidR="00D365A3">
        <w:t xml:space="preserve">três </w:t>
      </w:r>
      <w:r>
        <w:t xml:space="preserve">primeiras pesquisas visavam obter informações para validar a pesquisa </w:t>
      </w:r>
      <w:r w:rsidR="00D365A3">
        <w:t xml:space="preserve">com o </w:t>
      </w:r>
      <w:r w:rsidR="00D565F3" w:rsidRPr="00BD4B02">
        <w:rPr>
          <w:i/>
        </w:rPr>
        <w:t xml:space="preserve">Google </w:t>
      </w:r>
      <w:proofErr w:type="spellStart"/>
      <w:r w:rsidR="00D365A3" w:rsidRPr="00BD4B02">
        <w:rPr>
          <w:i/>
        </w:rPr>
        <w:t>Custon</w:t>
      </w:r>
      <w:proofErr w:type="spellEnd"/>
      <w:r w:rsidR="00D365A3" w:rsidRPr="00BD4B02">
        <w:rPr>
          <w:i/>
        </w:rPr>
        <w:t xml:space="preserve"> Search</w:t>
      </w:r>
      <w:r>
        <w:t>.</w:t>
      </w:r>
    </w:p>
    <w:p w14:paraId="7870232D" w14:textId="35658906" w:rsidR="00C31571" w:rsidRDefault="00C31571" w:rsidP="00C31571">
      <w:r>
        <w:t>Foi surpreendente encontrar em cinco das treze prefeituras sistemas que emulam integralmente o projeto CIATA, inclusive em suas falhas mais importantes. Com sistemas tão limitados é praticamente impossível que a prefeitura ofereça, por exemplo, um serviço on-line de geração de carnês de IPTU. De fato, esses municípios não retornaram páginas na pesquisa de termos do GCS.</w:t>
      </w:r>
    </w:p>
    <w:p w14:paraId="55D3870E" w14:textId="727AA496" w:rsidR="006A7550" w:rsidRPr="00C31571" w:rsidRDefault="006A7550" w:rsidP="00C31571">
      <w:r>
        <w:t xml:space="preserve">No caso da pesquisa do GCS deve-se destacar que </w:t>
      </w:r>
      <w:r w:rsidR="007066A6">
        <w:t xml:space="preserve">municípios que não possuem página na Internet ou não disponibilizam carnês do IPTU </w:t>
      </w:r>
      <w:r w:rsidR="00CA1C71">
        <w:t xml:space="preserve">nesse canal </w:t>
      </w:r>
      <w:r w:rsidR="003D1D8E">
        <w:t xml:space="preserve">resultaram </w:t>
      </w:r>
      <w:r w:rsidR="00956D1B">
        <w:t xml:space="preserve">negativo para </w:t>
      </w:r>
      <w:r w:rsidR="00DE0F70">
        <w:t>‘</w:t>
      </w:r>
      <w:r w:rsidR="00956D1B">
        <w:t>Padrão Ciata</w:t>
      </w:r>
      <w:r w:rsidR="00DE0F70">
        <w:t>’</w:t>
      </w:r>
      <w:r w:rsidR="00956D1B">
        <w:t xml:space="preserve">. Assim, é muito provável que </w:t>
      </w:r>
      <w:r w:rsidR="00710CEE">
        <w:t>os resultados positivos estejam subdimensionados.</w:t>
      </w:r>
    </w:p>
    <w:p w14:paraId="30FBF234" w14:textId="27956360" w:rsidR="00F117C6" w:rsidRDefault="001F0707" w:rsidP="00145C4C">
      <w:pPr>
        <w:pStyle w:val="Legenda"/>
      </w:pPr>
      <w:r>
        <w:t xml:space="preserve">Tabela </w:t>
      </w:r>
      <w:r w:rsidR="00E345F1">
        <w:fldChar w:fldCharType="begin"/>
      </w:r>
      <w:r w:rsidR="00E345F1">
        <w:instrText xml:space="preserve"> SEQ Tabela \* ARABIC </w:instrText>
      </w:r>
      <w:r w:rsidR="00E345F1">
        <w:fldChar w:fldCharType="separate"/>
      </w:r>
      <w:r w:rsidR="00186BC3">
        <w:rPr>
          <w:noProof/>
        </w:rPr>
        <w:t>5</w:t>
      </w:r>
      <w:r w:rsidR="00E345F1">
        <w:rPr>
          <w:noProof/>
        </w:rPr>
        <w:fldChar w:fldCharType="end"/>
      </w:r>
      <w:r>
        <w:t xml:space="preserve">: </w:t>
      </w:r>
      <w:r w:rsidRPr="00F56246">
        <w:t>Resultados das pesquisas de ad</w:t>
      </w:r>
      <w:r>
        <w:t>e</w:t>
      </w:r>
      <w:r w:rsidRPr="00F56246">
        <w:t>rência ao CIATA</w:t>
      </w:r>
    </w:p>
    <w:tbl>
      <w:tblPr>
        <w:tblStyle w:val="TabeladeGrade5Escura-nfase11"/>
        <w:tblW w:w="7913" w:type="dxa"/>
        <w:jc w:val="center"/>
        <w:tblLook w:val="04A0" w:firstRow="1" w:lastRow="0" w:firstColumn="1" w:lastColumn="0" w:noHBand="0" w:noVBand="1"/>
      </w:tblPr>
      <w:tblGrid>
        <w:gridCol w:w="2830"/>
        <w:gridCol w:w="763"/>
        <w:gridCol w:w="748"/>
        <w:gridCol w:w="1252"/>
        <w:gridCol w:w="1097"/>
        <w:gridCol w:w="1223"/>
      </w:tblGrid>
      <w:tr w:rsidR="00F117C6" w:rsidRPr="00E8682C" w14:paraId="55320807" w14:textId="77777777" w:rsidTr="0016006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C879480" w14:textId="77777777" w:rsidR="00F117C6" w:rsidRPr="00E8682C" w:rsidRDefault="00F117C6" w:rsidP="00160061">
            <w:pPr>
              <w:ind w:firstLine="0"/>
              <w:jc w:val="left"/>
              <w:rPr>
                <w:rFonts w:ascii="Times New Roman" w:eastAsia="Times New Roman" w:hAnsi="Times New Roman" w:cs="Times New Roman"/>
                <w:sz w:val="20"/>
                <w:szCs w:val="24"/>
                <w:lang w:eastAsia="pt-BR"/>
              </w:rPr>
            </w:pPr>
          </w:p>
        </w:tc>
        <w:tc>
          <w:tcPr>
            <w:tcW w:w="763" w:type="dxa"/>
            <w:noWrap/>
            <w:hideMark/>
          </w:tcPr>
          <w:p w14:paraId="0858DAA7" w14:textId="77777777" w:rsidR="00F117C6" w:rsidRPr="00E8682C"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E8682C">
              <w:rPr>
                <w:rFonts w:ascii="Times New Roman" w:eastAsia="Times New Roman" w:hAnsi="Times New Roman" w:cs="Times New Roman"/>
                <w:szCs w:val="24"/>
                <w:lang w:eastAsia="pt-BR"/>
              </w:rPr>
              <w:t>Total</w:t>
            </w:r>
          </w:p>
        </w:tc>
        <w:tc>
          <w:tcPr>
            <w:tcW w:w="2000" w:type="dxa"/>
            <w:gridSpan w:val="2"/>
            <w:noWrap/>
            <w:hideMark/>
          </w:tcPr>
          <w:p w14:paraId="53C8FE93" w14:textId="77777777" w:rsidR="00F117C6" w:rsidRPr="00E8682C"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E8682C">
              <w:rPr>
                <w:rFonts w:ascii="Times New Roman" w:eastAsia="Times New Roman" w:hAnsi="Times New Roman" w:cs="Times New Roman"/>
                <w:szCs w:val="24"/>
                <w:lang w:eastAsia="pt-BR"/>
              </w:rPr>
              <w:t xml:space="preserve">Com </w:t>
            </w:r>
            <w:proofErr w:type="spellStart"/>
            <w:r w:rsidRPr="00E8682C">
              <w:rPr>
                <w:rFonts w:ascii="Times New Roman" w:eastAsia="Times New Roman" w:hAnsi="Times New Roman" w:cs="Times New Roman"/>
                <w:szCs w:val="24"/>
                <w:lang w:eastAsia="pt-BR"/>
              </w:rPr>
              <w:t>Geo</w:t>
            </w:r>
            <w:proofErr w:type="spellEnd"/>
          </w:p>
        </w:tc>
        <w:tc>
          <w:tcPr>
            <w:tcW w:w="2320" w:type="dxa"/>
            <w:gridSpan w:val="2"/>
            <w:noWrap/>
            <w:hideMark/>
          </w:tcPr>
          <w:p w14:paraId="60DB394C" w14:textId="77777777" w:rsidR="00F117C6" w:rsidRPr="00E8682C" w:rsidRDefault="00F117C6" w:rsidP="00160061">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E8682C">
              <w:rPr>
                <w:rFonts w:ascii="Times New Roman" w:eastAsia="Times New Roman" w:hAnsi="Times New Roman" w:cs="Times New Roman"/>
                <w:szCs w:val="24"/>
                <w:lang w:eastAsia="pt-BR"/>
              </w:rPr>
              <w:t>Padrão CIATA</w:t>
            </w:r>
          </w:p>
        </w:tc>
      </w:tr>
      <w:tr w:rsidR="00F117C6" w:rsidRPr="00E8682C" w14:paraId="5D9DEF10" w14:textId="77777777" w:rsidTr="0016006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B6AD233" w14:textId="77777777" w:rsidR="00F117C6" w:rsidRPr="00E8682C" w:rsidRDefault="00F117C6" w:rsidP="00160061">
            <w:pPr>
              <w:ind w:firstLine="0"/>
              <w:jc w:val="left"/>
              <w:rPr>
                <w:rFonts w:ascii="Times New Roman" w:eastAsia="Times New Roman" w:hAnsi="Times New Roman" w:cs="Times New Roman"/>
                <w:szCs w:val="24"/>
                <w:lang w:eastAsia="pt-BR"/>
              </w:rPr>
            </w:pPr>
            <w:r w:rsidRPr="00E8682C">
              <w:rPr>
                <w:rFonts w:ascii="Times New Roman" w:eastAsia="Times New Roman" w:hAnsi="Times New Roman" w:cs="Times New Roman"/>
                <w:szCs w:val="24"/>
                <w:lang w:eastAsia="pt-BR"/>
              </w:rPr>
              <w:t>Pesquisa Prefeituras</w:t>
            </w:r>
          </w:p>
        </w:tc>
        <w:tc>
          <w:tcPr>
            <w:tcW w:w="763" w:type="dxa"/>
            <w:noWrap/>
            <w:hideMark/>
          </w:tcPr>
          <w:p w14:paraId="4C0EF0AD"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13</w:t>
            </w:r>
          </w:p>
        </w:tc>
        <w:tc>
          <w:tcPr>
            <w:tcW w:w="748" w:type="dxa"/>
            <w:noWrap/>
            <w:hideMark/>
          </w:tcPr>
          <w:p w14:paraId="74340A51"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2</w:t>
            </w:r>
          </w:p>
        </w:tc>
        <w:tc>
          <w:tcPr>
            <w:tcW w:w="1252" w:type="dxa"/>
            <w:noWrap/>
            <w:hideMark/>
          </w:tcPr>
          <w:p w14:paraId="0B7CADBB"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15%</w:t>
            </w:r>
          </w:p>
        </w:tc>
        <w:tc>
          <w:tcPr>
            <w:tcW w:w="1097" w:type="dxa"/>
            <w:noWrap/>
            <w:hideMark/>
          </w:tcPr>
          <w:p w14:paraId="49218C6A"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13</w:t>
            </w:r>
          </w:p>
        </w:tc>
        <w:tc>
          <w:tcPr>
            <w:tcW w:w="1223" w:type="dxa"/>
            <w:noWrap/>
            <w:hideMark/>
          </w:tcPr>
          <w:p w14:paraId="2714A22A"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100%</w:t>
            </w:r>
          </w:p>
        </w:tc>
      </w:tr>
      <w:tr w:rsidR="00F117C6" w:rsidRPr="00E8682C" w14:paraId="180443EA" w14:textId="77777777" w:rsidTr="00160061">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0EE90F6F" w14:textId="77777777" w:rsidR="00F117C6" w:rsidRPr="00E8682C" w:rsidRDefault="00F117C6" w:rsidP="00160061">
            <w:pPr>
              <w:ind w:firstLine="0"/>
              <w:jc w:val="left"/>
              <w:rPr>
                <w:rFonts w:ascii="Times New Roman" w:eastAsia="Times New Roman" w:hAnsi="Times New Roman" w:cs="Times New Roman"/>
                <w:szCs w:val="24"/>
                <w:lang w:eastAsia="pt-BR"/>
              </w:rPr>
            </w:pPr>
            <w:r w:rsidRPr="00E8682C">
              <w:rPr>
                <w:rFonts w:ascii="Times New Roman" w:eastAsia="Times New Roman" w:hAnsi="Times New Roman" w:cs="Times New Roman"/>
                <w:szCs w:val="24"/>
                <w:lang w:eastAsia="pt-BR"/>
              </w:rPr>
              <w:t>Imagens de carnês</w:t>
            </w:r>
          </w:p>
        </w:tc>
        <w:tc>
          <w:tcPr>
            <w:tcW w:w="763" w:type="dxa"/>
            <w:noWrap/>
            <w:hideMark/>
          </w:tcPr>
          <w:p w14:paraId="1E01C7E7" w14:textId="08FF6495" w:rsidR="00F117C6" w:rsidRPr="00E8682C" w:rsidRDefault="00867DC2"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57</w:t>
            </w:r>
          </w:p>
        </w:tc>
        <w:tc>
          <w:tcPr>
            <w:tcW w:w="748" w:type="dxa"/>
            <w:noWrap/>
            <w:hideMark/>
          </w:tcPr>
          <w:p w14:paraId="455EB3B2"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n/a</w:t>
            </w:r>
          </w:p>
        </w:tc>
        <w:tc>
          <w:tcPr>
            <w:tcW w:w="1252" w:type="dxa"/>
            <w:noWrap/>
            <w:hideMark/>
          </w:tcPr>
          <w:p w14:paraId="5D209824"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n/a</w:t>
            </w:r>
          </w:p>
        </w:tc>
        <w:tc>
          <w:tcPr>
            <w:tcW w:w="1097" w:type="dxa"/>
            <w:noWrap/>
            <w:hideMark/>
          </w:tcPr>
          <w:p w14:paraId="46798D2C" w14:textId="55DA06DA" w:rsidR="00F117C6" w:rsidRPr="00E8682C" w:rsidRDefault="00867DC2"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57</w:t>
            </w:r>
          </w:p>
        </w:tc>
        <w:tc>
          <w:tcPr>
            <w:tcW w:w="1223" w:type="dxa"/>
            <w:noWrap/>
            <w:hideMark/>
          </w:tcPr>
          <w:p w14:paraId="4029A0A2"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100%</w:t>
            </w:r>
          </w:p>
        </w:tc>
      </w:tr>
      <w:tr w:rsidR="00F117C6" w:rsidRPr="00E8682C" w14:paraId="6F62269E" w14:textId="77777777" w:rsidTr="0016006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6AE3269" w14:textId="77777777" w:rsidR="00F117C6" w:rsidRPr="00E8682C" w:rsidRDefault="00F117C6" w:rsidP="00160061">
            <w:pPr>
              <w:ind w:firstLine="0"/>
              <w:jc w:val="left"/>
              <w:rPr>
                <w:rFonts w:ascii="Times New Roman" w:eastAsia="Times New Roman" w:hAnsi="Times New Roman" w:cs="Times New Roman"/>
                <w:szCs w:val="24"/>
                <w:lang w:eastAsia="pt-BR"/>
              </w:rPr>
            </w:pPr>
            <w:proofErr w:type="spellStart"/>
            <w:r w:rsidRPr="00E8682C">
              <w:rPr>
                <w:rFonts w:ascii="Times New Roman" w:eastAsia="Times New Roman" w:hAnsi="Times New Roman" w:cs="Times New Roman"/>
                <w:szCs w:val="24"/>
                <w:lang w:eastAsia="pt-BR"/>
              </w:rPr>
              <w:t>CadUrb</w:t>
            </w:r>
            <w:proofErr w:type="spellEnd"/>
          </w:p>
        </w:tc>
        <w:tc>
          <w:tcPr>
            <w:tcW w:w="763" w:type="dxa"/>
            <w:noWrap/>
            <w:hideMark/>
          </w:tcPr>
          <w:p w14:paraId="13D0CE26"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9</w:t>
            </w:r>
          </w:p>
        </w:tc>
        <w:tc>
          <w:tcPr>
            <w:tcW w:w="748" w:type="dxa"/>
            <w:noWrap/>
            <w:hideMark/>
          </w:tcPr>
          <w:p w14:paraId="4C813FC7"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9</w:t>
            </w:r>
          </w:p>
        </w:tc>
        <w:tc>
          <w:tcPr>
            <w:tcW w:w="1252" w:type="dxa"/>
            <w:noWrap/>
            <w:hideMark/>
          </w:tcPr>
          <w:p w14:paraId="15788312"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100%</w:t>
            </w:r>
          </w:p>
        </w:tc>
        <w:tc>
          <w:tcPr>
            <w:tcW w:w="1097" w:type="dxa"/>
            <w:noWrap/>
            <w:hideMark/>
          </w:tcPr>
          <w:p w14:paraId="4B4911D8"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6</w:t>
            </w:r>
          </w:p>
        </w:tc>
        <w:tc>
          <w:tcPr>
            <w:tcW w:w="1223" w:type="dxa"/>
            <w:noWrap/>
            <w:hideMark/>
          </w:tcPr>
          <w:p w14:paraId="4D3E702C" w14:textId="77777777" w:rsidR="00F117C6" w:rsidRPr="00E8682C" w:rsidRDefault="00F117C6" w:rsidP="00160061">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67%</w:t>
            </w:r>
          </w:p>
        </w:tc>
      </w:tr>
      <w:tr w:rsidR="00F117C6" w:rsidRPr="00E8682C" w14:paraId="4EA4D19B" w14:textId="77777777" w:rsidTr="00160061">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2370650D" w14:textId="77777777" w:rsidR="00F117C6" w:rsidRPr="00E8682C" w:rsidRDefault="00F117C6" w:rsidP="00160061">
            <w:pPr>
              <w:ind w:firstLine="0"/>
              <w:jc w:val="left"/>
              <w:rPr>
                <w:rFonts w:ascii="Times New Roman" w:eastAsia="Times New Roman" w:hAnsi="Times New Roman" w:cs="Times New Roman"/>
                <w:szCs w:val="24"/>
                <w:lang w:eastAsia="pt-BR"/>
              </w:rPr>
            </w:pPr>
            <w:r w:rsidRPr="00E8682C">
              <w:rPr>
                <w:rFonts w:ascii="Times New Roman" w:eastAsia="Times New Roman" w:hAnsi="Times New Roman" w:cs="Times New Roman"/>
                <w:szCs w:val="24"/>
                <w:lang w:eastAsia="pt-BR"/>
              </w:rPr>
              <w:t xml:space="preserve">Google </w:t>
            </w:r>
          </w:p>
        </w:tc>
        <w:tc>
          <w:tcPr>
            <w:tcW w:w="763" w:type="dxa"/>
            <w:noWrap/>
            <w:hideMark/>
          </w:tcPr>
          <w:p w14:paraId="29E15BB2"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5570</w:t>
            </w:r>
          </w:p>
        </w:tc>
        <w:tc>
          <w:tcPr>
            <w:tcW w:w="748" w:type="dxa"/>
            <w:noWrap/>
            <w:hideMark/>
          </w:tcPr>
          <w:p w14:paraId="45878971"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n/a</w:t>
            </w:r>
          </w:p>
        </w:tc>
        <w:tc>
          <w:tcPr>
            <w:tcW w:w="1252" w:type="dxa"/>
            <w:noWrap/>
            <w:hideMark/>
          </w:tcPr>
          <w:p w14:paraId="7BB07C5A"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n/a</w:t>
            </w:r>
          </w:p>
        </w:tc>
        <w:tc>
          <w:tcPr>
            <w:tcW w:w="1097" w:type="dxa"/>
            <w:noWrap/>
            <w:hideMark/>
          </w:tcPr>
          <w:p w14:paraId="3C9F93C3"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2967</w:t>
            </w:r>
          </w:p>
        </w:tc>
        <w:tc>
          <w:tcPr>
            <w:tcW w:w="1223" w:type="dxa"/>
            <w:noWrap/>
            <w:hideMark/>
          </w:tcPr>
          <w:p w14:paraId="50F47E79" w14:textId="77777777" w:rsidR="00F117C6" w:rsidRPr="00E8682C" w:rsidRDefault="00F117C6" w:rsidP="00160061">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E8682C">
              <w:rPr>
                <w:rFonts w:ascii="Aptos Narrow" w:eastAsia="Times New Roman" w:hAnsi="Aptos Narrow" w:cs="Times New Roman"/>
                <w:color w:val="000000"/>
                <w:sz w:val="22"/>
                <w:lang w:eastAsia="pt-BR"/>
              </w:rPr>
              <w:t>53%</w:t>
            </w:r>
          </w:p>
        </w:tc>
      </w:tr>
    </w:tbl>
    <w:p w14:paraId="6B85ED5E" w14:textId="77777777" w:rsidR="00F117C6" w:rsidRDefault="00F117C6" w:rsidP="006D7421">
      <w:pPr>
        <w:rPr>
          <w:lang w:eastAsia="pt-BR"/>
        </w:rPr>
      </w:pPr>
    </w:p>
    <w:p w14:paraId="101EDE79" w14:textId="77777777" w:rsidR="00722588" w:rsidRDefault="00722588" w:rsidP="000B458E">
      <w:pPr>
        <w:pStyle w:val="Ttulo3"/>
        <w:rPr>
          <w:lang w:eastAsia="pt-BR"/>
        </w:rPr>
      </w:pPr>
      <w:bookmarkStart w:id="66" w:name="_Toc183090308"/>
      <w:bookmarkStart w:id="67" w:name="_Toc192078434"/>
      <w:r w:rsidRPr="00B322C5">
        <w:rPr>
          <w:lang w:eastAsia="pt-BR"/>
        </w:rPr>
        <w:t>CIATA e imageamento</w:t>
      </w:r>
      <w:bookmarkEnd w:id="66"/>
      <w:bookmarkEnd w:id="67"/>
      <w:r w:rsidRPr="00B322C5">
        <w:rPr>
          <w:lang w:eastAsia="pt-BR"/>
        </w:rPr>
        <w:t xml:space="preserve"> </w:t>
      </w:r>
    </w:p>
    <w:p w14:paraId="0B497BE3" w14:textId="1EDBE58A" w:rsidR="00722588" w:rsidRDefault="00722588" w:rsidP="00722588">
      <w:pPr>
        <w:rPr>
          <w:lang w:eastAsia="pt-BR"/>
        </w:rPr>
      </w:pPr>
      <w:r>
        <w:rPr>
          <w:lang w:eastAsia="pt-BR"/>
        </w:rPr>
        <w:t xml:space="preserve">Apesar de não prever nenhum tipo de imageamento ou georreferenciamento, o CIATA contava com a existência de plantas urbanas para auxiliar na coleta de dados dos imóveis. Prova disso é que a Etapa 1 do Manual do Cadastro Imobiliário explica que se deve: </w:t>
      </w:r>
      <w:r w:rsidR="00782F3C">
        <w:rPr>
          <w:lang w:eastAsia="pt-BR"/>
        </w:rPr>
        <w:fldChar w:fldCharType="begin"/>
      </w:r>
      <w:r w:rsidR="00782F3C">
        <w:rPr>
          <w:lang w:eastAsia="pt-BR"/>
        </w:rPr>
        <w:instrText xml:space="preserve"> ADDIN ZOTERO_ITEM CSL_CITATION {"citationID":"gwVOlB2c","properties":{"formattedCitation":"(MF-CIATA,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00782F3C">
        <w:rPr>
          <w:lang w:eastAsia="pt-BR"/>
        </w:rPr>
        <w:fldChar w:fldCharType="separate"/>
      </w:r>
      <w:r w:rsidR="00782F3C" w:rsidRPr="00782F3C">
        <w:rPr>
          <w:rFonts w:cs="Arial"/>
        </w:rPr>
        <w:t>(MF-CIATA, 1979)</w:t>
      </w:r>
      <w:r w:rsidR="00782F3C">
        <w:rPr>
          <w:lang w:eastAsia="pt-BR"/>
        </w:rPr>
        <w:fldChar w:fldCharType="end"/>
      </w:r>
    </w:p>
    <w:p w14:paraId="1D226239" w14:textId="77777777" w:rsidR="00722588" w:rsidRDefault="00722588" w:rsidP="00722588">
      <w:pPr>
        <w:ind w:left="851" w:firstLine="0"/>
      </w:pPr>
      <w:r>
        <w:rPr>
          <w:lang w:eastAsia="pt-BR"/>
        </w:rPr>
        <w:t>“</w:t>
      </w:r>
      <w:r w:rsidRPr="004363F9">
        <w:rPr>
          <w:i/>
          <w:iCs/>
        </w:rPr>
        <w:t>Coletar, primeiramente, todas as plantas da área urbana do Município. Analisar todas as plantas encontradas e selecioná-las para as finalidades de: elaboração da PRC (planta de referência cadastral), PSU (planta de serviços urbanos) e PQ (planta quadra).”</w:t>
      </w:r>
    </w:p>
    <w:p w14:paraId="4B1EE55F" w14:textId="77777777" w:rsidR="00722588" w:rsidRDefault="00722588" w:rsidP="00722588">
      <w:pPr>
        <w:ind w:left="851" w:firstLine="0"/>
      </w:pPr>
      <w:r>
        <w:t>E que:</w:t>
      </w:r>
    </w:p>
    <w:p w14:paraId="7B523DFB" w14:textId="77777777" w:rsidR="00722588" w:rsidRDefault="00722588" w:rsidP="00722588">
      <w:pPr>
        <w:pStyle w:val="Citao"/>
      </w:pPr>
      <w:r>
        <w:lastRenderedPageBreak/>
        <w:t>“</w:t>
      </w:r>
      <w:r w:rsidRPr="004363F9">
        <w:rPr>
          <w:i/>
          <w:iCs/>
        </w:rPr>
        <w:t>Caso não exista nenhuma planta da área urbana que sirva de base será necessário executar, a partir de um croqui à mão livre em campo, a planta da área urbana do Município</w:t>
      </w:r>
      <w:r w:rsidRPr="005D4C41">
        <w:t>.</w:t>
      </w:r>
      <w:r>
        <w:t>”</w:t>
      </w:r>
    </w:p>
    <w:p w14:paraId="1D20C989" w14:textId="77777777" w:rsidR="00722588" w:rsidRDefault="00722588" w:rsidP="00722588">
      <w:pPr>
        <w:rPr>
          <w:lang w:eastAsia="pt-BR"/>
        </w:rPr>
      </w:pPr>
      <w:r w:rsidRPr="00BB764E">
        <w:rPr>
          <w:lang w:eastAsia="pt-BR"/>
        </w:rPr>
        <w:t>Na busca por uma forma de gerenciar a distribuição das unidades imobiliárias urbanas, e sem poder contar com tecnologias sofisticadas de georreferenciamento, os desenvolvedores do CIATA elegeram a quadra como elemento base para a organização espacial, a coleta de dados, a elaboração de documentos cartográficos, o preenchimento de informações cadastrais e a determinação do valor dos imóveis.</w:t>
      </w:r>
    </w:p>
    <w:p w14:paraId="0DE05049" w14:textId="77777777" w:rsidR="00722588" w:rsidRDefault="00722588" w:rsidP="00722588">
      <w:pPr>
        <w:rPr>
          <w:lang w:eastAsia="pt-BR"/>
        </w:rPr>
      </w:pPr>
      <w:r>
        <w:rPr>
          <w:lang w:eastAsia="pt-BR"/>
        </w:rPr>
        <w:t>Como</w:t>
      </w:r>
      <w:r w:rsidRPr="0009165C">
        <w:rPr>
          <w:lang w:eastAsia="pt-BR"/>
        </w:rPr>
        <w:t xml:space="preserve"> a quadra geralmente </w:t>
      </w:r>
      <w:r>
        <w:rPr>
          <w:lang w:eastAsia="pt-BR"/>
        </w:rPr>
        <w:t xml:space="preserve">é </w:t>
      </w:r>
      <w:r w:rsidRPr="0009165C">
        <w:rPr>
          <w:lang w:eastAsia="pt-BR"/>
        </w:rPr>
        <w:t>delimitada por logradouros que formam área</w:t>
      </w:r>
      <w:r>
        <w:rPr>
          <w:lang w:eastAsia="pt-BR"/>
        </w:rPr>
        <w:t xml:space="preserve">s </w:t>
      </w:r>
      <w:r w:rsidRPr="0009165C">
        <w:rPr>
          <w:lang w:eastAsia="pt-BR"/>
        </w:rPr>
        <w:t>fechada</w:t>
      </w:r>
      <w:r>
        <w:rPr>
          <w:lang w:eastAsia="pt-BR"/>
        </w:rPr>
        <w:t>s</w:t>
      </w:r>
      <w:r w:rsidRPr="0009165C">
        <w:rPr>
          <w:lang w:eastAsia="pt-BR"/>
        </w:rPr>
        <w:t xml:space="preserve">, </w:t>
      </w:r>
      <w:r>
        <w:rPr>
          <w:lang w:eastAsia="pt-BR"/>
        </w:rPr>
        <w:t xml:space="preserve">ela </w:t>
      </w:r>
      <w:r w:rsidRPr="0009165C">
        <w:rPr>
          <w:lang w:eastAsia="pt-BR"/>
        </w:rPr>
        <w:t>é uma das estruturas urbanas mais facilmente identificáveis em imagens de satélite, o que torna natural sua escolha como a primeira opção para estabelecer uma interconexão entre os dados descritivos e as imagens de satélite ou de aerofotogrametria.</w:t>
      </w:r>
    </w:p>
    <w:p w14:paraId="233305F1" w14:textId="630F906B" w:rsidR="00722588" w:rsidRDefault="00722588" w:rsidP="00722588">
      <w:pPr>
        <w:rPr>
          <w:lang w:eastAsia="pt-BR"/>
        </w:rPr>
      </w:pPr>
      <w:r>
        <w:rPr>
          <w:lang w:eastAsia="pt-BR"/>
        </w:rPr>
        <w:t>Para que essa conexão possa ser feita é preciso que os logradouros que delimitam as quadras sejam identificados tanto no cadastro quanto nas imagens de satélite, caso contrário corre-se o risco de falsas correlações. E</w:t>
      </w:r>
      <w:r w:rsidRPr="00A03331">
        <w:rPr>
          <w:lang w:eastAsia="pt-BR"/>
        </w:rPr>
        <w:t>mbora fornecedores como Google e ESRI já identifiquem os logradouros em suas imagens</w:t>
      </w:r>
      <w:r>
        <w:rPr>
          <w:lang w:eastAsia="pt-BR"/>
        </w:rPr>
        <w:t>, o CIATA não previu uma classe específica para a quadra e ela é identificada tão somente por uma concatenação de campos (DISTRITO + SETOR + QUADRA). Portanto, para obter imageamento a partir dos dados descritivos, é necessário criar uma classe que agrupe os logradouros que formam a quadra</w:t>
      </w:r>
      <w:r w:rsidRPr="00161A04">
        <w:rPr>
          <w:lang w:eastAsia="pt-BR"/>
        </w:rPr>
        <w:t>, utilizando consultas aos bancos de dados e complementando as informações faltantes</w:t>
      </w:r>
      <w:r>
        <w:rPr>
          <w:lang w:eastAsia="pt-BR"/>
        </w:rPr>
        <w:t xml:space="preserve"> manualmente</w:t>
      </w:r>
      <w:r w:rsidRPr="00161A04">
        <w:rPr>
          <w:lang w:eastAsia="pt-BR"/>
        </w:rPr>
        <w:t>.</w:t>
      </w:r>
      <w:r>
        <w:rPr>
          <w:lang w:eastAsia="pt-BR"/>
        </w:rPr>
        <w:t xml:space="preserve"> </w:t>
      </w:r>
    </w:p>
    <w:p w14:paraId="7777C04B" w14:textId="274496D6" w:rsidR="00722588" w:rsidRDefault="00722588" w:rsidP="000B458E">
      <w:pPr>
        <w:pStyle w:val="Ttulo3"/>
        <w:rPr>
          <w:lang w:eastAsia="pt-BR"/>
        </w:rPr>
      </w:pPr>
      <w:bookmarkStart w:id="68" w:name="_Ref191278478"/>
      <w:bookmarkStart w:id="69" w:name="_Ref191278485"/>
      <w:bookmarkStart w:id="70" w:name="_Toc192078435"/>
      <w:r>
        <w:rPr>
          <w:lang w:eastAsia="pt-BR"/>
        </w:rPr>
        <w:t xml:space="preserve">CIATA </w:t>
      </w:r>
      <w:r w:rsidR="002B5096">
        <w:rPr>
          <w:lang w:eastAsia="pt-BR"/>
        </w:rPr>
        <w:t>e a Lei Geral de Proteção de Dados</w:t>
      </w:r>
      <w:r>
        <w:rPr>
          <w:lang w:eastAsia="pt-BR"/>
        </w:rPr>
        <w:t xml:space="preserve"> (LGPD)</w:t>
      </w:r>
      <w:bookmarkEnd w:id="68"/>
      <w:bookmarkEnd w:id="69"/>
      <w:bookmarkEnd w:id="70"/>
    </w:p>
    <w:p w14:paraId="39C58E90" w14:textId="6D79BA68" w:rsidR="00BA5EDD" w:rsidRDefault="00BA5EDD" w:rsidP="006B691A">
      <w:pPr>
        <w:rPr>
          <w:lang w:eastAsia="pt-BR"/>
        </w:rPr>
      </w:pPr>
      <w:r>
        <w:rPr>
          <w:lang w:eastAsia="pt-BR"/>
        </w:rPr>
        <w:t>É muito pro</w:t>
      </w:r>
      <w:r w:rsidR="000576C3">
        <w:rPr>
          <w:lang w:eastAsia="pt-BR"/>
        </w:rPr>
        <w:t xml:space="preserve">vável que as informações do cadastro textual estejam em um formato </w:t>
      </w:r>
      <w:r w:rsidR="00764928">
        <w:rPr>
          <w:lang w:eastAsia="pt-BR"/>
        </w:rPr>
        <w:t>específico para o aplicativo de cadastro</w:t>
      </w:r>
      <w:r w:rsidR="000576C3">
        <w:rPr>
          <w:lang w:eastAsia="pt-BR"/>
        </w:rPr>
        <w:t xml:space="preserve">, </w:t>
      </w:r>
      <w:r w:rsidR="00764928">
        <w:rPr>
          <w:lang w:eastAsia="pt-BR"/>
        </w:rPr>
        <w:t xml:space="preserve">o </w:t>
      </w:r>
      <w:r w:rsidR="000576C3">
        <w:rPr>
          <w:lang w:eastAsia="pt-BR"/>
        </w:rPr>
        <w:t xml:space="preserve">que não permite uma manipulação eficaz. </w:t>
      </w:r>
      <w:r w:rsidR="00877EA8">
        <w:rPr>
          <w:lang w:eastAsia="pt-BR"/>
        </w:rPr>
        <w:t xml:space="preserve">Assim, será necessário importar os dados para um gerenciador de banco de dados </w:t>
      </w:r>
      <w:r w:rsidR="0004028E">
        <w:rPr>
          <w:lang w:eastAsia="pt-BR"/>
        </w:rPr>
        <w:t>que possua ferramentas de consulta como SQL</w:t>
      </w:r>
      <w:r w:rsidR="000A4135">
        <w:rPr>
          <w:lang w:eastAsia="pt-BR"/>
        </w:rPr>
        <w:t xml:space="preserve"> </w:t>
      </w:r>
      <w:r w:rsidR="00764928">
        <w:rPr>
          <w:lang w:eastAsia="pt-BR"/>
        </w:rPr>
        <w:t xml:space="preserve">ou </w:t>
      </w:r>
      <w:r w:rsidR="00303A57">
        <w:rPr>
          <w:lang w:eastAsia="pt-BR"/>
        </w:rPr>
        <w:t>um</w:t>
      </w:r>
      <w:r w:rsidR="000A4135">
        <w:rPr>
          <w:lang w:eastAsia="pt-BR"/>
        </w:rPr>
        <w:t xml:space="preserve"> </w:t>
      </w:r>
      <w:r w:rsidR="00AC4EC8">
        <w:rPr>
          <w:lang w:eastAsia="pt-BR"/>
        </w:rPr>
        <w:t>visualizador gráfico</w:t>
      </w:r>
      <w:r w:rsidR="00001139">
        <w:rPr>
          <w:lang w:eastAsia="pt-BR"/>
        </w:rPr>
        <w:t>.</w:t>
      </w:r>
      <w:r w:rsidR="0004028E">
        <w:rPr>
          <w:lang w:eastAsia="pt-BR"/>
        </w:rPr>
        <w:t xml:space="preserve"> </w:t>
      </w:r>
    </w:p>
    <w:p w14:paraId="4C5F19BE" w14:textId="24D9F3AE" w:rsidR="0004028E" w:rsidRDefault="00303A57" w:rsidP="006B691A">
      <w:pPr>
        <w:rPr>
          <w:lang w:eastAsia="pt-BR"/>
        </w:rPr>
      </w:pPr>
      <w:r>
        <w:rPr>
          <w:lang w:eastAsia="pt-BR"/>
        </w:rPr>
        <w:t>Nesse caso, a</w:t>
      </w:r>
      <w:r w:rsidR="0004028E">
        <w:rPr>
          <w:lang w:eastAsia="pt-BR"/>
        </w:rPr>
        <w:t xml:space="preserve"> primeira pergunta a ser respondida</w:t>
      </w:r>
      <w:r w:rsidR="00C917BA">
        <w:rPr>
          <w:lang w:eastAsia="pt-BR"/>
        </w:rPr>
        <w:t xml:space="preserve"> é: “Quem é o proprietário dos dados do cadastro imobiliário?”.</w:t>
      </w:r>
    </w:p>
    <w:p w14:paraId="34995D80" w14:textId="470C3121" w:rsidR="006B691A" w:rsidRDefault="006B691A" w:rsidP="006B691A">
      <w:pPr>
        <w:rPr>
          <w:lang w:eastAsia="pt-BR"/>
        </w:rPr>
      </w:pPr>
      <w:r>
        <w:rPr>
          <w:lang w:eastAsia="pt-BR"/>
        </w:rPr>
        <w:t>Em tese, os dados cadastrais pertencem à pessoa física ou jurídica que detém os direitos legais sobre o imóvel específico. No entanto, a administração pública possui o poder (e o dever) de tributar e, para cumprir adequadamente essa função, necessita coletar informações que permitam calcular o valor devido.</w:t>
      </w:r>
    </w:p>
    <w:p w14:paraId="7AA4D695" w14:textId="4DFCDEF2" w:rsidR="006B691A" w:rsidRDefault="006B691A" w:rsidP="006B691A">
      <w:pPr>
        <w:rPr>
          <w:lang w:eastAsia="pt-BR"/>
        </w:rPr>
      </w:pPr>
      <w:r>
        <w:rPr>
          <w:lang w:eastAsia="pt-BR"/>
        </w:rPr>
        <w:lastRenderedPageBreak/>
        <w:t xml:space="preserve">É o que diz o </w:t>
      </w:r>
      <w:r w:rsidRPr="002C6DD5">
        <w:rPr>
          <w:i/>
          <w:lang w:eastAsia="pt-BR"/>
        </w:rPr>
        <w:t>Código Tributário Brasileiro</w:t>
      </w:r>
      <w:r w:rsidR="001E3702">
        <w:rPr>
          <w:lang w:eastAsia="pt-BR"/>
        </w:rPr>
        <w:t xml:space="preserve"> </w:t>
      </w:r>
      <w:r w:rsidR="001E3702">
        <w:rPr>
          <w:lang w:eastAsia="pt-BR"/>
        </w:rPr>
        <w:fldChar w:fldCharType="begin"/>
      </w:r>
      <w:r w:rsidR="001E3702">
        <w:rPr>
          <w:lang w:eastAsia="pt-BR"/>
        </w:rPr>
        <w:instrText xml:space="preserve"> ADDIN ZOTERO_ITEM CSL_CITATION {"citationID":"SHpTQhA6","properties":{"formattedCitation":"(CTN, 1966)","plainCitation":"(CTN, 1966)","noteIndex":0},"citationItems":[{"id":150,"uris":["http://zotero.org/users/15531986/items/27NMMM9J"],"itemData":{"id":150,"type":"bill","number":"5.172/1966","title":"CTN - Lei 5.172/1966","title-short":"CTN","URL":"https://www.camara.leg.br/proposicoesWeb/prop_mostrarintegra?codteor=290270","issued":{"date-parts":[["1966",10,25]]}}}],"schema":"https://github.com/citation-style-language/schema/raw/master/csl-citation.json"} </w:instrText>
      </w:r>
      <w:r w:rsidR="001E3702">
        <w:rPr>
          <w:lang w:eastAsia="pt-BR"/>
        </w:rPr>
        <w:fldChar w:fldCharType="separate"/>
      </w:r>
      <w:r w:rsidR="001E3702" w:rsidRPr="001E3702">
        <w:rPr>
          <w:rFonts w:cs="Arial"/>
        </w:rPr>
        <w:t>(CTN, 1966)</w:t>
      </w:r>
      <w:r w:rsidR="001E3702">
        <w:rPr>
          <w:lang w:eastAsia="pt-BR"/>
        </w:rPr>
        <w:fldChar w:fldCharType="end"/>
      </w:r>
      <w:r>
        <w:rPr>
          <w:lang w:eastAsia="pt-BR"/>
        </w:rPr>
        <w:t>, instituído pela Lei nº 5.172/1966, que regula a tributação e a relação jurídica entre o Estado e os contribuintes. Em relação à obtenção de dados dos contribuintes, ele estabelece bases legais para a administração tributária coletar, armazenar e utilizar informações necessárias à fiscalização, arrecadação e controle dos tributos.</w:t>
      </w:r>
    </w:p>
    <w:p w14:paraId="20C8FF3A" w14:textId="5526A1C3" w:rsidR="006B691A" w:rsidRDefault="006B691A" w:rsidP="006B691A">
      <w:pPr>
        <w:rPr>
          <w:lang w:eastAsia="pt-BR"/>
        </w:rPr>
      </w:pPr>
      <w:r>
        <w:rPr>
          <w:lang w:eastAsia="pt-BR"/>
        </w:rPr>
        <w:t>O Artigo 113, §2º</w:t>
      </w:r>
      <w:r w:rsidR="00E33F39">
        <w:rPr>
          <w:lang w:eastAsia="pt-BR"/>
        </w:rPr>
        <w:t xml:space="preserve"> do CTN</w:t>
      </w:r>
      <w:r>
        <w:rPr>
          <w:lang w:eastAsia="pt-BR"/>
        </w:rPr>
        <w:t>, por exemplo, prevê a possibilidade de o ente tributante exigir que os contribuintes prestem as informações patrimoniais, fiscais e contábeis necessárias ao cumprimento das normas tributárias. Além dos contribuintes, a administração tributária pode obter dados de terceiros como bancos, cartórios e administradores de bens (Art. 197</w:t>
      </w:r>
      <w:r w:rsidR="00E33F39">
        <w:rPr>
          <w:lang w:eastAsia="pt-BR"/>
        </w:rPr>
        <w:t xml:space="preserve"> do CTN</w:t>
      </w:r>
      <w:r>
        <w:rPr>
          <w:lang w:eastAsia="pt-BR"/>
        </w:rPr>
        <w:t>).</w:t>
      </w:r>
    </w:p>
    <w:p w14:paraId="59F41987" w14:textId="77777777" w:rsidR="006B691A" w:rsidRDefault="006B691A" w:rsidP="006B691A">
      <w:pPr>
        <w:rPr>
          <w:lang w:eastAsia="pt-BR"/>
        </w:rPr>
      </w:pPr>
      <w:r>
        <w:rPr>
          <w:lang w:eastAsia="pt-BR"/>
        </w:rPr>
        <w:t>Fica claro, portanto, que a prefeitura tem direitos sobre os dados coletados e pode utilizá-los, dentro dos limites da lei, para fins de tributação e para definição de políticas públicas, já que, nesse último caso, o poder exercido é menos gravoso e tão ou mais justificável do que o de exigir tributos.</w:t>
      </w:r>
    </w:p>
    <w:p w14:paraId="0484387F" w14:textId="0E2D8373" w:rsidR="006B691A" w:rsidRDefault="006B691A" w:rsidP="006B691A">
      <w:pPr>
        <w:rPr>
          <w:lang w:eastAsia="pt-BR"/>
        </w:rPr>
      </w:pPr>
      <w:r>
        <w:rPr>
          <w:lang w:eastAsia="pt-BR"/>
        </w:rPr>
        <w:t>A Lei Geral de Proteção de Dados</w:t>
      </w:r>
      <w:r w:rsidR="00660690">
        <w:rPr>
          <w:lang w:eastAsia="pt-BR"/>
        </w:rPr>
        <w:t xml:space="preserve"> </w:t>
      </w:r>
      <w:r w:rsidR="00582C6F">
        <w:rPr>
          <w:lang w:eastAsia="pt-BR"/>
        </w:rPr>
        <w:fldChar w:fldCharType="begin"/>
      </w:r>
      <w:r w:rsidR="00582C6F">
        <w:rPr>
          <w:lang w:eastAsia="pt-BR"/>
        </w:rPr>
        <w:instrText xml:space="preserve"> ADDIN ZOTERO_ITEM CSL_CITATION {"citationID":"Sudv7JUW","properties":{"formattedCitation":"(LGPD, 2018)","plainCitation":"(LGPD, 2018)","noteIndex":0},"citationItems":[{"id":149,"uris":["http://zotero.org/users/15531986/items/ATANGA8F"],"itemData":{"id":149,"type":"bill","authority":"Congresso Nacional - Brasil","number":"13.709/2018","title":"LGPD - Lei nº 13.709/2018","title-short":"LGPD","URL":"https://www2.camara.leg.br/legin/fed/lei/2018/lei-13709-14-agosto-2018-787077-publicacaooriginal-156212-pl.html","issued":{"date-parts":[["2018",8,14]]}}}],"schema":"https://github.com/citation-style-language/schema/raw/master/csl-citation.json"} </w:instrText>
      </w:r>
      <w:r w:rsidR="00582C6F">
        <w:rPr>
          <w:lang w:eastAsia="pt-BR"/>
        </w:rPr>
        <w:fldChar w:fldCharType="separate"/>
      </w:r>
      <w:r w:rsidR="00582C6F" w:rsidRPr="00582C6F">
        <w:rPr>
          <w:rFonts w:cs="Arial"/>
        </w:rPr>
        <w:t>(LGPD, 2018)</w:t>
      </w:r>
      <w:r w:rsidR="00582C6F">
        <w:rPr>
          <w:lang w:eastAsia="pt-BR"/>
        </w:rPr>
        <w:fldChar w:fldCharType="end"/>
      </w:r>
      <w:r>
        <w:rPr>
          <w:lang w:eastAsia="pt-BR"/>
        </w:rPr>
        <w:t xml:space="preserve">, que regula o tratamento de dados pessoais no Brasil, também aborda questões importantes relacionadas ao uso desses dados, especialmente em casos de terceirização do processamento ou coleta de dados territoriais. </w:t>
      </w:r>
    </w:p>
    <w:p w14:paraId="5F781B8E" w14:textId="77777777" w:rsidR="006B691A" w:rsidRDefault="006B691A" w:rsidP="006B691A">
      <w:pPr>
        <w:rPr>
          <w:lang w:eastAsia="pt-BR"/>
        </w:rPr>
      </w:pPr>
      <w:r>
        <w:rPr>
          <w:lang w:eastAsia="pt-BR"/>
        </w:rPr>
        <w:t>Muitas prefeituras utilizam serviços ou aplicativos de produtoras de software para processar e armazenar os dados cadastrais. Essas produtoras podem utilizar tecnologias proprietárias que impedem o livre acesso aos dados, o que pode dificultar o trabalho dos administradores públicos na hora de buscar informações não definidas inicialmente.</w:t>
      </w:r>
    </w:p>
    <w:p w14:paraId="1DC5F200" w14:textId="77777777" w:rsidR="006B691A" w:rsidRDefault="006B691A" w:rsidP="006B691A">
      <w:pPr>
        <w:rPr>
          <w:lang w:eastAsia="pt-BR"/>
        </w:rPr>
      </w:pPr>
      <w:r>
        <w:rPr>
          <w:lang w:eastAsia="pt-BR"/>
        </w:rPr>
        <w:t>Em seu artigo 5º a LGPD define as figuras dos agentes de tratamento: o Controlador, aquele que decide como e por que os dados pessoais serão tratados; e o Operador, o que realiza o tratamento dos dados sob as instruções do controlador. No caso do cadastro urbano a prefeitura exerce o papel de controladora e pode determinar as operações a serem realizadas, inclusive a exportação das informações para formatos abertos.</w:t>
      </w:r>
    </w:p>
    <w:p w14:paraId="2895A670" w14:textId="4DE1B48E" w:rsidR="00722588" w:rsidRDefault="006B691A" w:rsidP="006B691A">
      <w:pPr>
        <w:rPr>
          <w:lang w:eastAsia="pt-BR"/>
        </w:rPr>
      </w:pPr>
      <w:r>
        <w:rPr>
          <w:lang w:eastAsia="pt-BR"/>
        </w:rPr>
        <w:t xml:space="preserve">Pelo exposto acima, se conclui que a obtenção dos dados cadastrais e o seu armazenamento, ainda que realizada por terceiros, decorre do poder-dever de tributar da prefeitura municipal, que é o sujeito ativo da relação tributária. Dessa forma, mesmo que a desenvolvedora de software contratada utilize tecnologias proprietárias para processar e armazenar os dados, ela está obrigada a fornecer esses dados no </w:t>
      </w:r>
      <w:r>
        <w:rPr>
          <w:lang w:eastAsia="pt-BR"/>
        </w:rPr>
        <w:lastRenderedPageBreak/>
        <w:t>formato solicitado pela prefeitura, sendo devida apenas a justa indenização pelo trabalho necessário à conversão para o formato exigido.</w:t>
      </w:r>
    </w:p>
    <w:p w14:paraId="0A2F7BC1" w14:textId="037A58B5" w:rsidR="00040805" w:rsidRDefault="00040805" w:rsidP="00EF6908">
      <w:pPr>
        <w:pStyle w:val="Ttulo2"/>
      </w:pPr>
      <w:bookmarkStart w:id="71" w:name="_Toc192078436"/>
      <w:r w:rsidRPr="00040805">
        <w:rPr>
          <w:lang w:eastAsia="pt-BR"/>
        </w:rPr>
        <w:t xml:space="preserve">CNEFE </w:t>
      </w:r>
      <w:r>
        <w:rPr>
          <w:lang w:eastAsia="pt-BR"/>
        </w:rPr>
        <w:t xml:space="preserve">- </w:t>
      </w:r>
      <w:r w:rsidRPr="004500A5">
        <w:t>Cadastro Nacional de Endereços para Fins Estatísticos</w:t>
      </w:r>
      <w:bookmarkEnd w:id="71"/>
      <w:r>
        <w:t xml:space="preserve"> </w:t>
      </w:r>
    </w:p>
    <w:p w14:paraId="073BBC88" w14:textId="382C91B7" w:rsidR="007C5FB6" w:rsidRPr="007C5FB6" w:rsidRDefault="007C5FB6" w:rsidP="007C5FB6">
      <w:r>
        <w:t xml:space="preserve">Segundo </w:t>
      </w:r>
      <w:r w:rsidR="00835242">
        <w:t>o sítio do IBGE na Internet:</w:t>
      </w:r>
    </w:p>
    <w:p w14:paraId="1113F49C" w14:textId="570B8FA9" w:rsidR="001D0A5A" w:rsidRPr="000D3009" w:rsidRDefault="00835242" w:rsidP="000A3527">
      <w:pPr>
        <w:pStyle w:val="Citao"/>
        <w:rPr>
          <w:i/>
          <w:iCs/>
          <w:lang w:eastAsia="pt-BR"/>
        </w:rPr>
      </w:pPr>
      <w:r w:rsidRPr="000D3009">
        <w:rPr>
          <w:i/>
          <w:iCs/>
          <w:lang w:eastAsia="pt-BR"/>
        </w:rPr>
        <w:t>“</w:t>
      </w:r>
      <w:r w:rsidR="000C2D2D" w:rsidRPr="000D3009">
        <w:rPr>
          <w:i/>
          <w:iCs/>
          <w:lang w:eastAsia="pt-BR"/>
        </w:rPr>
        <w:t>O Cadastro Nacional de Endereços para Fins Estatísticos - CNEFE é uma base de dados de abrangência nacional criada em 2005. Esse cadastro contempla endereços georreferenciados de domicílios e estabelecimentos de todo o país.</w:t>
      </w:r>
    </w:p>
    <w:p w14:paraId="1CCCF128" w14:textId="6B57743C" w:rsidR="000C2D2D" w:rsidRPr="000D3009" w:rsidRDefault="000C2D2D" w:rsidP="000A3527">
      <w:pPr>
        <w:pStyle w:val="Citao"/>
        <w:rPr>
          <w:i/>
          <w:iCs/>
          <w:lang w:eastAsia="pt-BR"/>
        </w:rPr>
      </w:pPr>
      <w:r w:rsidRPr="000D3009">
        <w:rPr>
          <w:i/>
          <w:iCs/>
          <w:lang w:eastAsia="pt-BR"/>
        </w:rPr>
        <w:t>A sua atualização é realizada continuamente. De forma integral, a cada censo demográfico, e de forma pontual, conforme demandas que surgem do próprio Cadastro ou das demais pesquisas do IBGE. Entre essas pesquisas estão a PNAD Contínua e a POF (respectivamente: Pesquisa Nacional por Amostra de Domicílios Contínua e a Pesquisa de Orçamentos Familiares).</w:t>
      </w:r>
    </w:p>
    <w:p w14:paraId="75D42AF3" w14:textId="530422A3" w:rsidR="000C2D2D" w:rsidRPr="000D3009" w:rsidRDefault="000C2D2D" w:rsidP="000A3527">
      <w:pPr>
        <w:pStyle w:val="Citao"/>
        <w:rPr>
          <w:i/>
          <w:iCs/>
          <w:lang w:eastAsia="pt-BR"/>
        </w:rPr>
      </w:pPr>
      <w:r w:rsidRPr="000D3009">
        <w:rPr>
          <w:i/>
          <w:iCs/>
          <w:lang w:eastAsia="pt-BR"/>
        </w:rPr>
        <w:t>Na atividade do CNEFE, endereços distribuídos por todo o território brasileiro são registrados tanto nas áreas urbanas quanto nas áreas rurais. Nessas áreas, o IBGE atualiza endereços localizados em áreas regulares e consolidadas, bem como em áreas de expansão urbana e de difícil acesso, onde o registro de endereços tende a ser frágil e não formalizado. Além do registro dos dados que localizam o endereço no país, o trabalho consiste em caracterizá-lo segundo a espécie, ou seja, em categorias variadas de domicílios ou estabelecimentos; segundo o tipo de edificação a que corresponde; entre outros aspectos.</w:t>
      </w:r>
    </w:p>
    <w:p w14:paraId="581CE37F" w14:textId="67D4F60A" w:rsidR="00040805" w:rsidRDefault="000C2D2D" w:rsidP="000A3527">
      <w:pPr>
        <w:pStyle w:val="Citao"/>
        <w:rPr>
          <w:i/>
          <w:iCs/>
          <w:lang w:eastAsia="pt-BR"/>
        </w:rPr>
      </w:pPr>
      <w:r w:rsidRPr="000D3009">
        <w:rPr>
          <w:i/>
          <w:iCs/>
          <w:lang w:eastAsia="pt-BR"/>
        </w:rPr>
        <w:t>Para o fim de divulgação, os dados do CNEFE seguem as diretrizes do IBGE para assegurar o sigilo da informação estatística. Dessa forma, não são divulgados elementos que possam identificar o informante ou caracterizar domicílios segundo o seu estado de ocupação.</w:t>
      </w:r>
      <w:r w:rsidR="00835242" w:rsidRPr="000D3009">
        <w:rPr>
          <w:i/>
          <w:iCs/>
          <w:lang w:eastAsia="pt-BR"/>
        </w:rPr>
        <w:t>”</w:t>
      </w:r>
    </w:p>
    <w:p w14:paraId="5EE8CAD5" w14:textId="59F098FE" w:rsidR="00BA6401" w:rsidRPr="003B7F16" w:rsidRDefault="00B06A8D" w:rsidP="00B06A8D">
      <w:pPr>
        <w:rPr>
          <w:lang w:eastAsia="pt-BR"/>
        </w:rPr>
      </w:pPr>
      <w:r w:rsidRPr="00B06A8D">
        <w:t xml:space="preserve">O CNEFE é resultado da coleta de coordenadas geográficas dos endereços no Brasil, inicialmente realizada durante os Censos. Embora a precisão dos pontos seja limitada, ela é adequada para a localização de estabelecimentos e residências. A </w:t>
      </w:r>
      <w:r>
        <w:fldChar w:fldCharType="begin"/>
      </w:r>
      <w:r>
        <w:instrText xml:space="preserve"> REF _Ref192059238 \h </w:instrText>
      </w:r>
      <w:r>
        <w:fldChar w:fldCharType="separate"/>
      </w:r>
      <w:r>
        <w:t xml:space="preserve">Figura </w:t>
      </w:r>
      <w:r>
        <w:rPr>
          <w:noProof/>
        </w:rPr>
        <w:t>10</w:t>
      </w:r>
      <w:r>
        <w:fldChar w:fldCharType="end"/>
      </w:r>
      <w:r>
        <w:t xml:space="preserve"> </w:t>
      </w:r>
      <w:r w:rsidRPr="00B06A8D">
        <w:t xml:space="preserve">ilustra a distribuição dos pontos coletados sobre uma imagem de satélite. Pode-se observar que as coordenadas fornecem </w:t>
      </w:r>
      <w:r w:rsidR="00E42F87">
        <w:t>a localização aproximada</w:t>
      </w:r>
      <w:r w:rsidRPr="00B06A8D">
        <w:t xml:space="preserve"> do acesso ao imóvel, no logradouro correspondente à testada do imóvel.</w:t>
      </w:r>
    </w:p>
    <w:p w14:paraId="4ACEE00F" w14:textId="18585C37" w:rsidR="00CA2BE0" w:rsidRDefault="00CA2BE0" w:rsidP="00145C4C">
      <w:pPr>
        <w:pStyle w:val="Legenda"/>
      </w:pPr>
      <w:bookmarkStart w:id="72" w:name="_Ref192059238"/>
      <w:r>
        <w:lastRenderedPageBreak/>
        <w:t xml:space="preserve">Figura </w:t>
      </w:r>
      <w:r>
        <w:fldChar w:fldCharType="begin"/>
      </w:r>
      <w:r>
        <w:instrText xml:space="preserve"> SEQ Figura \* ARABIC </w:instrText>
      </w:r>
      <w:r>
        <w:fldChar w:fldCharType="separate"/>
      </w:r>
      <w:r>
        <w:rPr>
          <w:noProof/>
        </w:rPr>
        <w:t>10</w:t>
      </w:r>
      <w:r>
        <w:rPr>
          <w:noProof/>
        </w:rPr>
        <w:fldChar w:fldCharType="end"/>
      </w:r>
      <w:bookmarkEnd w:id="72"/>
      <w:r>
        <w:t>:Distribuição dos pontos georreferenciados do CNEFE</w:t>
      </w:r>
    </w:p>
    <w:tbl>
      <w:tblPr>
        <w:tblStyle w:val="Tabelacomgrade"/>
        <w:tblW w:w="0" w:type="auto"/>
        <w:tblInd w:w="851" w:type="dxa"/>
        <w:tblLook w:val="04A0" w:firstRow="1" w:lastRow="0" w:firstColumn="1" w:lastColumn="0" w:noHBand="0" w:noVBand="1"/>
      </w:tblPr>
      <w:tblGrid>
        <w:gridCol w:w="8210"/>
      </w:tblGrid>
      <w:tr w:rsidR="007A7CC7" w14:paraId="5E789578" w14:textId="77777777" w:rsidTr="00CA2BE0">
        <w:tc>
          <w:tcPr>
            <w:tcW w:w="8210" w:type="dxa"/>
          </w:tcPr>
          <w:p w14:paraId="5C2A512A" w14:textId="0A05562B" w:rsidR="007A7CC7" w:rsidRDefault="008553FE" w:rsidP="00D13C4A">
            <w:pPr>
              <w:pStyle w:val="Citao"/>
              <w:ind w:left="-109"/>
              <w:jc w:val="right"/>
              <w:rPr>
                <w:lang w:eastAsia="pt-BR"/>
              </w:rPr>
            </w:pPr>
            <w:r w:rsidRPr="008553FE">
              <w:rPr>
                <w:noProof/>
                <w:lang w:eastAsia="pt-BR"/>
              </w:rPr>
              <w:drawing>
                <wp:inline distT="0" distB="0" distL="0" distR="0" wp14:anchorId="09C76A72" wp14:editId="38E23157">
                  <wp:extent cx="5105973" cy="5316220"/>
                  <wp:effectExtent l="0" t="0" r="0" b="0"/>
                  <wp:docPr id="11449529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52947" name=""/>
                          <pic:cNvPicPr/>
                        </pic:nvPicPr>
                        <pic:blipFill>
                          <a:blip r:embed="rId21"/>
                          <a:stretch>
                            <a:fillRect/>
                          </a:stretch>
                        </pic:blipFill>
                        <pic:spPr>
                          <a:xfrm>
                            <a:off x="0" y="0"/>
                            <a:ext cx="5121722" cy="5332617"/>
                          </a:xfrm>
                          <a:prstGeom prst="rect">
                            <a:avLst/>
                          </a:prstGeom>
                        </pic:spPr>
                      </pic:pic>
                    </a:graphicData>
                  </a:graphic>
                </wp:inline>
              </w:drawing>
            </w:r>
          </w:p>
        </w:tc>
      </w:tr>
    </w:tbl>
    <w:p w14:paraId="216B1CFF" w14:textId="1FD85EFD" w:rsidR="007A7CC7" w:rsidRPr="007A7CC7" w:rsidRDefault="007A7CC7" w:rsidP="000A3527">
      <w:pPr>
        <w:pStyle w:val="Citao"/>
        <w:rPr>
          <w:lang w:eastAsia="pt-BR"/>
        </w:rPr>
      </w:pPr>
    </w:p>
    <w:p w14:paraId="0EC7F91F" w14:textId="392E8CB4" w:rsidR="00D66274" w:rsidRDefault="00631DE8" w:rsidP="00D65C59">
      <w:pPr>
        <w:rPr>
          <w:lang w:eastAsia="pt-BR"/>
        </w:rPr>
      </w:pPr>
      <w:r>
        <w:rPr>
          <w:lang w:eastAsia="pt-BR"/>
        </w:rPr>
        <w:t>CIATA e CNEFE</w:t>
      </w:r>
      <w:r w:rsidR="003A2536">
        <w:rPr>
          <w:lang w:eastAsia="pt-BR"/>
        </w:rPr>
        <w:t xml:space="preserve"> apresentam atributos </w:t>
      </w:r>
      <w:r w:rsidR="00B10381">
        <w:rPr>
          <w:lang w:eastAsia="pt-BR"/>
        </w:rPr>
        <w:t xml:space="preserve">com funções </w:t>
      </w:r>
      <w:r w:rsidR="003A2536">
        <w:rPr>
          <w:lang w:eastAsia="pt-BR"/>
        </w:rPr>
        <w:t xml:space="preserve">semelhantes que, embora não sejam coincidentes em seu conteúdo, formam uma estrutura bastante harmônica. </w:t>
      </w:r>
      <w:r w:rsidR="00AF557B">
        <w:rPr>
          <w:lang w:eastAsia="pt-BR"/>
        </w:rPr>
        <w:t xml:space="preserve">Em tese, </w:t>
      </w:r>
      <w:r w:rsidR="00627ED4">
        <w:rPr>
          <w:lang w:eastAsia="pt-BR"/>
        </w:rPr>
        <w:t>a concatenação dos atributos</w:t>
      </w:r>
      <w:r w:rsidR="003A2536">
        <w:rPr>
          <w:lang w:eastAsia="pt-BR"/>
        </w:rPr>
        <w:t xml:space="preserve"> </w:t>
      </w:r>
      <w:r w:rsidR="009B1B2B">
        <w:rPr>
          <w:lang w:eastAsia="pt-BR"/>
        </w:rPr>
        <w:t>[</w:t>
      </w:r>
      <w:r w:rsidR="009B1B2B" w:rsidRPr="009B1B2B">
        <w:rPr>
          <w:lang w:eastAsia="pt-BR"/>
        </w:rPr>
        <w:t>NOM_TIPO_SEGLOGR</w:t>
      </w:r>
      <w:r w:rsidR="009B1B2B">
        <w:rPr>
          <w:lang w:eastAsia="pt-BR"/>
        </w:rPr>
        <w:t>] + [</w:t>
      </w:r>
      <w:r w:rsidR="009B1B2B" w:rsidRPr="009B1B2B">
        <w:rPr>
          <w:lang w:eastAsia="pt-BR"/>
        </w:rPr>
        <w:t>NOM_TITULO_SEGLOGR</w:t>
      </w:r>
      <w:r w:rsidR="009B1B2B">
        <w:rPr>
          <w:lang w:eastAsia="pt-BR"/>
        </w:rPr>
        <w:t>]</w:t>
      </w:r>
      <w:r w:rsidR="00AF2647">
        <w:rPr>
          <w:lang w:eastAsia="pt-BR"/>
        </w:rPr>
        <w:t xml:space="preserve"> + [</w:t>
      </w:r>
      <w:r w:rsidR="00AF2647" w:rsidRPr="00AF2647">
        <w:rPr>
          <w:lang w:eastAsia="pt-BR"/>
        </w:rPr>
        <w:t>NOM_SEGLOGR</w:t>
      </w:r>
      <w:r w:rsidR="00AF2647">
        <w:rPr>
          <w:lang w:eastAsia="pt-BR"/>
        </w:rPr>
        <w:t xml:space="preserve">] </w:t>
      </w:r>
      <w:r w:rsidR="00F14CD8">
        <w:rPr>
          <w:lang w:eastAsia="pt-BR"/>
        </w:rPr>
        <w:t>+ [</w:t>
      </w:r>
      <w:r w:rsidR="00F14CD8" w:rsidRPr="00F14CD8">
        <w:rPr>
          <w:lang w:eastAsia="pt-BR"/>
        </w:rPr>
        <w:t>NUM_ENDERECO</w:t>
      </w:r>
      <w:r w:rsidR="00F14CD8">
        <w:rPr>
          <w:lang w:eastAsia="pt-BR"/>
        </w:rPr>
        <w:t xml:space="preserve">] </w:t>
      </w:r>
      <w:r w:rsidR="001D6FE5">
        <w:rPr>
          <w:lang w:eastAsia="pt-BR"/>
        </w:rPr>
        <w:t xml:space="preserve">da base de dados CNEFE </w:t>
      </w:r>
      <w:r w:rsidR="003A2536">
        <w:rPr>
          <w:lang w:eastAsia="pt-BR"/>
        </w:rPr>
        <w:t>pode ser conectad</w:t>
      </w:r>
      <w:r w:rsidR="001D6FE5">
        <w:rPr>
          <w:lang w:eastAsia="pt-BR"/>
        </w:rPr>
        <w:t>a</w:t>
      </w:r>
      <w:r w:rsidR="006E0BD8">
        <w:rPr>
          <w:lang w:eastAsia="pt-BR"/>
        </w:rPr>
        <w:t xml:space="preserve"> </w:t>
      </w:r>
      <w:r w:rsidR="00B06A77">
        <w:rPr>
          <w:lang w:eastAsia="pt-BR"/>
        </w:rPr>
        <w:t>à concatenação dos</w:t>
      </w:r>
      <w:r w:rsidR="006E0BD8">
        <w:rPr>
          <w:lang w:eastAsia="pt-BR"/>
        </w:rPr>
        <w:t xml:space="preserve"> atributo</w:t>
      </w:r>
      <w:r w:rsidR="00B06A77">
        <w:rPr>
          <w:lang w:eastAsia="pt-BR"/>
        </w:rPr>
        <w:t>s</w:t>
      </w:r>
      <w:r w:rsidR="006E0BD8">
        <w:rPr>
          <w:lang w:eastAsia="pt-BR"/>
        </w:rPr>
        <w:t xml:space="preserve"> [</w:t>
      </w:r>
      <w:r w:rsidR="00955E93" w:rsidRPr="00955E93">
        <w:rPr>
          <w:lang w:eastAsia="pt-BR"/>
        </w:rPr>
        <w:t>NUM_ENDERECO</w:t>
      </w:r>
      <w:r w:rsidR="006E0BD8">
        <w:rPr>
          <w:lang w:eastAsia="pt-BR"/>
        </w:rPr>
        <w:t>]</w:t>
      </w:r>
      <w:r w:rsidR="00955E93">
        <w:rPr>
          <w:lang w:eastAsia="pt-BR"/>
        </w:rPr>
        <w:t xml:space="preserve"> + [</w:t>
      </w:r>
      <w:proofErr w:type="spellStart"/>
      <w:r w:rsidR="00955E93" w:rsidRPr="00955E93">
        <w:rPr>
          <w:lang w:eastAsia="pt-BR"/>
        </w:rPr>
        <w:t>nrEndereco</w:t>
      </w:r>
      <w:proofErr w:type="spellEnd"/>
      <w:r w:rsidR="00955E93">
        <w:rPr>
          <w:lang w:eastAsia="pt-BR"/>
        </w:rPr>
        <w:t>] + [</w:t>
      </w:r>
      <w:proofErr w:type="spellStart"/>
      <w:r w:rsidR="00730E95" w:rsidRPr="00730E95">
        <w:rPr>
          <w:lang w:eastAsia="pt-BR"/>
        </w:rPr>
        <w:t>complementoEndereco</w:t>
      </w:r>
      <w:proofErr w:type="spellEnd"/>
      <w:r w:rsidR="00955E93">
        <w:rPr>
          <w:lang w:eastAsia="pt-BR"/>
        </w:rPr>
        <w:t>]</w:t>
      </w:r>
      <w:r w:rsidR="006E0BD8">
        <w:rPr>
          <w:lang w:eastAsia="pt-BR"/>
        </w:rPr>
        <w:t xml:space="preserve"> do CIATA</w:t>
      </w:r>
      <w:r w:rsidR="003A2536">
        <w:rPr>
          <w:lang w:eastAsia="pt-BR"/>
        </w:rPr>
        <w:t xml:space="preserve"> para permitir uma geolocalização aproximada</w:t>
      </w:r>
      <w:r w:rsidR="00166A8E">
        <w:rPr>
          <w:lang w:eastAsia="pt-BR"/>
        </w:rPr>
        <w:t xml:space="preserve"> e o tamanho do terreno</w:t>
      </w:r>
      <w:r w:rsidR="003A2536">
        <w:rPr>
          <w:lang w:eastAsia="pt-BR"/>
        </w:rPr>
        <w:t>.</w:t>
      </w:r>
      <w:r w:rsidR="00D65C59">
        <w:rPr>
          <w:lang w:eastAsia="pt-BR"/>
        </w:rPr>
        <w:t xml:space="preserve"> </w:t>
      </w:r>
    </w:p>
    <w:p w14:paraId="5579DC49" w14:textId="6380E184" w:rsidR="00031EDD" w:rsidRDefault="00031EDD" w:rsidP="00031EDD">
      <w:pPr>
        <w:rPr>
          <w:lang w:eastAsia="pt-BR"/>
        </w:rPr>
      </w:pPr>
      <w:r>
        <w:rPr>
          <w:lang w:eastAsia="pt-BR"/>
        </w:rPr>
        <w:t xml:space="preserve">A </w:t>
      </w:r>
      <w:r>
        <w:rPr>
          <w:lang w:eastAsia="pt-BR"/>
        </w:rPr>
        <w:fldChar w:fldCharType="begin"/>
      </w:r>
      <w:r>
        <w:rPr>
          <w:lang w:eastAsia="pt-BR"/>
        </w:rPr>
        <w:instrText xml:space="preserve"> REF _Ref191973167 \h </w:instrText>
      </w:r>
      <w:r>
        <w:rPr>
          <w:lang w:eastAsia="pt-BR"/>
        </w:rPr>
      </w:r>
      <w:r>
        <w:rPr>
          <w:lang w:eastAsia="pt-BR"/>
        </w:rPr>
        <w:fldChar w:fldCharType="separate"/>
      </w:r>
      <w:r>
        <w:t xml:space="preserve">Tabela </w:t>
      </w:r>
      <w:r>
        <w:rPr>
          <w:noProof/>
        </w:rPr>
        <w:t>5</w:t>
      </w:r>
      <w:r>
        <w:rPr>
          <w:lang w:eastAsia="pt-BR"/>
        </w:rPr>
        <w:fldChar w:fldCharType="end"/>
      </w:r>
      <w:r>
        <w:rPr>
          <w:lang w:eastAsia="pt-BR"/>
        </w:rPr>
        <w:t xml:space="preserve"> apresenta atributos </w:t>
      </w:r>
      <w:r w:rsidR="008E0B67">
        <w:rPr>
          <w:lang w:eastAsia="pt-BR"/>
        </w:rPr>
        <w:t xml:space="preserve">do CNEFE </w:t>
      </w:r>
      <w:r>
        <w:rPr>
          <w:lang w:eastAsia="pt-BR"/>
        </w:rPr>
        <w:t>importantes para o presente trabalho</w:t>
      </w:r>
      <w:r w:rsidR="00166A8E">
        <w:rPr>
          <w:lang w:eastAsia="pt-BR"/>
        </w:rPr>
        <w:t xml:space="preserve"> e a </w:t>
      </w:r>
      <w:r w:rsidR="00F7739E">
        <w:rPr>
          <w:lang w:eastAsia="pt-BR"/>
        </w:rPr>
        <w:fldChar w:fldCharType="begin"/>
      </w:r>
      <w:r w:rsidR="00F7739E">
        <w:rPr>
          <w:lang w:eastAsia="pt-BR"/>
        </w:rPr>
        <w:instrText xml:space="preserve"> REF _Ref191994451 \h </w:instrText>
      </w:r>
      <w:r w:rsidR="00F7739E">
        <w:rPr>
          <w:lang w:eastAsia="pt-BR"/>
        </w:rPr>
      </w:r>
      <w:r w:rsidR="00F7739E">
        <w:rPr>
          <w:lang w:eastAsia="pt-BR"/>
        </w:rPr>
        <w:fldChar w:fldCharType="separate"/>
      </w:r>
      <w:r w:rsidR="00F7739E">
        <w:t xml:space="preserve">Tabela </w:t>
      </w:r>
      <w:r w:rsidR="00F7739E">
        <w:rPr>
          <w:noProof/>
        </w:rPr>
        <w:t>6</w:t>
      </w:r>
      <w:r w:rsidR="00F7739E">
        <w:rPr>
          <w:lang w:eastAsia="pt-BR"/>
        </w:rPr>
        <w:fldChar w:fldCharType="end"/>
      </w:r>
      <w:r w:rsidR="00F7739E">
        <w:rPr>
          <w:lang w:eastAsia="pt-BR"/>
        </w:rPr>
        <w:t>, os atributos do CIATA</w:t>
      </w:r>
      <w:r>
        <w:rPr>
          <w:lang w:eastAsia="pt-BR"/>
        </w:rPr>
        <w:t xml:space="preserve">. </w:t>
      </w:r>
    </w:p>
    <w:p w14:paraId="3F04BB61" w14:textId="206CFFDB" w:rsidR="00031EDD" w:rsidRDefault="00031EDD" w:rsidP="00145C4C">
      <w:pPr>
        <w:pStyle w:val="Legenda"/>
      </w:pPr>
      <w:bookmarkStart w:id="73" w:name="_Ref191973167"/>
      <w:r>
        <w:t xml:space="preserve">Tabela </w:t>
      </w:r>
      <w:r w:rsidR="00E345F1">
        <w:fldChar w:fldCharType="begin"/>
      </w:r>
      <w:r w:rsidR="00E345F1">
        <w:instrText xml:space="preserve"> SEQ Tabela \* ARABIC </w:instrText>
      </w:r>
      <w:r w:rsidR="00E345F1">
        <w:fldChar w:fldCharType="separate"/>
      </w:r>
      <w:r w:rsidR="00186BC3">
        <w:rPr>
          <w:noProof/>
        </w:rPr>
        <w:t>6</w:t>
      </w:r>
      <w:r w:rsidR="00E345F1">
        <w:rPr>
          <w:noProof/>
        </w:rPr>
        <w:fldChar w:fldCharType="end"/>
      </w:r>
      <w:bookmarkEnd w:id="73"/>
      <w:r>
        <w:t>:</w:t>
      </w:r>
      <w:r w:rsidRPr="00BE75E8">
        <w:t>Principais atributos de composição dos endereços do CNEFE</w:t>
      </w:r>
    </w:p>
    <w:tbl>
      <w:tblPr>
        <w:tblStyle w:val="TabeladeGrade5Escura-nfase11"/>
        <w:tblW w:w="7650" w:type="dxa"/>
        <w:jc w:val="center"/>
        <w:tblLook w:val="04A0" w:firstRow="1" w:lastRow="0" w:firstColumn="1" w:lastColumn="0" w:noHBand="0" w:noVBand="1"/>
      </w:tblPr>
      <w:tblGrid>
        <w:gridCol w:w="3110"/>
        <w:gridCol w:w="1770"/>
        <w:gridCol w:w="2770"/>
      </w:tblGrid>
      <w:tr w:rsidR="00031EDD" w:rsidRPr="00E8682C" w14:paraId="4E249188" w14:textId="77777777" w:rsidTr="0095021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395506E" w14:textId="77777777" w:rsidR="00031EDD" w:rsidRPr="00E8682C" w:rsidRDefault="00031EDD" w:rsidP="00950215">
            <w:pPr>
              <w:ind w:firstLine="0"/>
              <w:jc w:val="left"/>
              <w:rPr>
                <w:rFonts w:ascii="Times New Roman" w:eastAsia="Times New Roman" w:hAnsi="Times New Roman" w:cs="Times New Roman"/>
                <w:sz w:val="20"/>
                <w:szCs w:val="24"/>
                <w:lang w:eastAsia="pt-BR"/>
              </w:rPr>
            </w:pPr>
            <w:r w:rsidRPr="00D20D0A">
              <w:t>Atributo</w:t>
            </w:r>
          </w:p>
        </w:tc>
        <w:tc>
          <w:tcPr>
            <w:tcW w:w="1770" w:type="dxa"/>
            <w:noWrap/>
            <w:hideMark/>
          </w:tcPr>
          <w:p w14:paraId="023B5DC9" w14:textId="77777777" w:rsidR="00031EDD" w:rsidRPr="00E8682C" w:rsidRDefault="00031EDD"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C97242">
              <w:t>Descrição</w:t>
            </w:r>
          </w:p>
        </w:tc>
        <w:tc>
          <w:tcPr>
            <w:tcW w:w="2770" w:type="dxa"/>
          </w:tcPr>
          <w:p w14:paraId="3A89A8FC" w14:textId="77777777" w:rsidR="00031EDD" w:rsidRPr="00E8682C" w:rsidRDefault="00031EDD"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302B7A">
              <w:t xml:space="preserve">  Exemplo</w:t>
            </w:r>
          </w:p>
        </w:tc>
      </w:tr>
      <w:tr w:rsidR="00031EDD" w:rsidRPr="00E8682C" w14:paraId="68B246EE"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BEFF1E9" w14:textId="77777777" w:rsidR="00031EDD" w:rsidRPr="0013233B" w:rsidRDefault="00031EDD" w:rsidP="00950215">
            <w:pPr>
              <w:ind w:firstLine="0"/>
              <w:jc w:val="left"/>
              <w:rPr>
                <w:sz w:val="22"/>
                <w:szCs w:val="20"/>
              </w:rPr>
            </w:pPr>
            <w:r w:rsidRPr="009D13BE">
              <w:rPr>
                <w:sz w:val="22"/>
                <w:szCs w:val="20"/>
              </w:rPr>
              <w:t>COD_SETOR</w:t>
            </w:r>
          </w:p>
        </w:tc>
        <w:tc>
          <w:tcPr>
            <w:tcW w:w="1770" w:type="dxa"/>
            <w:noWrap/>
          </w:tcPr>
          <w:p w14:paraId="6F2059DF" w14:textId="77777777" w:rsidR="00031EDD" w:rsidRPr="00ED3309"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Setor Censitário</w:t>
            </w:r>
          </w:p>
        </w:tc>
        <w:tc>
          <w:tcPr>
            <w:tcW w:w="2770" w:type="dxa"/>
          </w:tcPr>
          <w:p w14:paraId="4724C54F" w14:textId="77777777" w:rsidR="00031EDD" w:rsidRPr="00053BC5"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E27236">
              <w:rPr>
                <w:rFonts w:ascii="Aptos Narrow" w:eastAsia="Times New Roman" w:hAnsi="Aptos Narrow" w:cs="Times New Roman"/>
                <w:color w:val="000000"/>
                <w:sz w:val="22"/>
                <w:lang w:eastAsia="pt-BR"/>
              </w:rPr>
              <w:t>431410005050017P</w:t>
            </w:r>
          </w:p>
        </w:tc>
      </w:tr>
      <w:tr w:rsidR="00031EDD" w:rsidRPr="00E8682C" w14:paraId="15B6E8EF"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A58137F" w14:textId="77777777" w:rsidR="00031EDD" w:rsidRPr="0013233B" w:rsidRDefault="00031EDD" w:rsidP="00950215">
            <w:pPr>
              <w:ind w:firstLine="0"/>
              <w:jc w:val="left"/>
              <w:rPr>
                <w:sz w:val="22"/>
                <w:szCs w:val="20"/>
              </w:rPr>
            </w:pPr>
            <w:r w:rsidRPr="00EE425C">
              <w:rPr>
                <w:sz w:val="22"/>
                <w:szCs w:val="20"/>
              </w:rPr>
              <w:lastRenderedPageBreak/>
              <w:t>NUM_QUADRA</w:t>
            </w:r>
          </w:p>
        </w:tc>
        <w:tc>
          <w:tcPr>
            <w:tcW w:w="1770" w:type="dxa"/>
            <w:noWrap/>
          </w:tcPr>
          <w:p w14:paraId="3FF0AC5A" w14:textId="77777777" w:rsidR="00031EDD" w:rsidRPr="00ED3309"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Pr>
                <w:sz w:val="22"/>
                <w:szCs w:val="20"/>
              </w:rPr>
              <w:t>Número da quadra no setor</w:t>
            </w:r>
          </w:p>
        </w:tc>
        <w:tc>
          <w:tcPr>
            <w:tcW w:w="2770" w:type="dxa"/>
          </w:tcPr>
          <w:p w14:paraId="0F10E1E6" w14:textId="3D43EEA7" w:rsidR="00031EDD" w:rsidRPr="00053BC5" w:rsidRDefault="00286609" w:rsidP="00950215">
            <w:pPr>
              <w:tabs>
                <w:tab w:val="left" w:pos="645"/>
              </w:tabs>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1</w:t>
            </w:r>
            <w:r w:rsidR="00031EDD">
              <w:rPr>
                <w:rFonts w:ascii="Aptos Narrow" w:eastAsia="Times New Roman" w:hAnsi="Aptos Narrow" w:cs="Times New Roman"/>
                <w:color w:val="000000"/>
                <w:sz w:val="22"/>
                <w:lang w:eastAsia="pt-BR"/>
              </w:rPr>
              <w:t>3</w:t>
            </w:r>
          </w:p>
        </w:tc>
      </w:tr>
      <w:tr w:rsidR="00031EDD" w:rsidRPr="00E8682C" w14:paraId="6C51C75C"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512CB07" w14:textId="77777777" w:rsidR="00031EDD" w:rsidRPr="0013233B" w:rsidRDefault="00031EDD" w:rsidP="00950215">
            <w:pPr>
              <w:ind w:firstLine="0"/>
              <w:jc w:val="left"/>
              <w:rPr>
                <w:rFonts w:ascii="Times New Roman" w:eastAsia="Times New Roman" w:hAnsi="Times New Roman" w:cs="Times New Roman"/>
                <w:sz w:val="22"/>
                <w:szCs w:val="20"/>
                <w:lang w:eastAsia="pt-BR"/>
              </w:rPr>
            </w:pPr>
            <w:r w:rsidRPr="0013233B">
              <w:rPr>
                <w:sz w:val="22"/>
                <w:szCs w:val="20"/>
              </w:rPr>
              <w:t>NOM_TIPO_SEGLOGR</w:t>
            </w:r>
          </w:p>
        </w:tc>
        <w:tc>
          <w:tcPr>
            <w:tcW w:w="1770" w:type="dxa"/>
            <w:noWrap/>
            <w:hideMark/>
          </w:tcPr>
          <w:p w14:paraId="5D0399D7" w14:textId="77777777" w:rsidR="00031EDD" w:rsidRPr="00ED3309"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Tipo</w:t>
            </w:r>
          </w:p>
        </w:tc>
        <w:tc>
          <w:tcPr>
            <w:tcW w:w="2770" w:type="dxa"/>
          </w:tcPr>
          <w:p w14:paraId="6E31C630" w14:textId="77777777" w:rsidR="00031EDD" w:rsidRPr="00053BC5"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053BC5">
              <w:rPr>
                <w:rFonts w:ascii="Aptos Narrow" w:eastAsia="Times New Roman" w:hAnsi="Aptos Narrow" w:cs="Times New Roman"/>
                <w:color w:val="000000"/>
                <w:sz w:val="22"/>
                <w:lang w:eastAsia="pt-BR"/>
              </w:rPr>
              <w:t xml:space="preserve">rua, avenida, </w:t>
            </w:r>
            <w:proofErr w:type="gramStart"/>
            <w:r w:rsidRPr="00053BC5">
              <w:rPr>
                <w:rFonts w:ascii="Aptos Narrow" w:eastAsia="Times New Roman" w:hAnsi="Aptos Narrow" w:cs="Times New Roman"/>
                <w:color w:val="000000"/>
                <w:sz w:val="22"/>
                <w:lang w:eastAsia="pt-BR"/>
              </w:rPr>
              <w:t>igarapé, etc.</w:t>
            </w:r>
            <w:proofErr w:type="gramEnd"/>
          </w:p>
          <w:p w14:paraId="068D0DA9" w14:textId="77777777" w:rsidR="00031EDD" w:rsidRPr="00E8682C"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053BC5">
              <w:rPr>
                <w:rFonts w:ascii="Aptos Narrow" w:eastAsia="Times New Roman" w:hAnsi="Aptos Narrow" w:cs="Times New Roman"/>
                <w:color w:val="000000"/>
                <w:sz w:val="22"/>
                <w:lang w:eastAsia="pt-BR"/>
              </w:rPr>
              <w:t xml:space="preserve">  etc.</w:t>
            </w:r>
          </w:p>
        </w:tc>
      </w:tr>
      <w:tr w:rsidR="00031EDD" w:rsidRPr="00E8682C" w14:paraId="3A05A170"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185A12C1" w14:textId="77777777" w:rsidR="00031EDD" w:rsidRPr="0013233B" w:rsidRDefault="00031EDD" w:rsidP="00950215">
            <w:pPr>
              <w:ind w:firstLine="0"/>
              <w:jc w:val="left"/>
              <w:rPr>
                <w:rFonts w:ascii="Times New Roman" w:eastAsia="Times New Roman" w:hAnsi="Times New Roman" w:cs="Times New Roman"/>
                <w:sz w:val="22"/>
                <w:szCs w:val="20"/>
                <w:lang w:eastAsia="pt-BR"/>
              </w:rPr>
            </w:pPr>
            <w:r w:rsidRPr="0013233B">
              <w:rPr>
                <w:sz w:val="22"/>
                <w:szCs w:val="20"/>
              </w:rPr>
              <w:t xml:space="preserve">NOM_TITULO_SEGLOGR </w:t>
            </w:r>
          </w:p>
        </w:tc>
        <w:tc>
          <w:tcPr>
            <w:tcW w:w="1770" w:type="dxa"/>
            <w:noWrap/>
            <w:hideMark/>
          </w:tcPr>
          <w:p w14:paraId="528E332E" w14:textId="77777777" w:rsidR="00031EDD" w:rsidRPr="00ED3309"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sidRPr="0013233B">
              <w:rPr>
                <w:sz w:val="22"/>
                <w:szCs w:val="20"/>
              </w:rPr>
              <w:t>Título</w:t>
            </w:r>
          </w:p>
        </w:tc>
        <w:tc>
          <w:tcPr>
            <w:tcW w:w="2770" w:type="dxa"/>
          </w:tcPr>
          <w:p w14:paraId="344E46FA" w14:textId="77777777" w:rsidR="00031EDD"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053BC5">
              <w:rPr>
                <w:rFonts w:ascii="Aptos Narrow" w:eastAsia="Times New Roman" w:hAnsi="Aptos Narrow" w:cs="Times New Roman"/>
                <w:color w:val="000000"/>
                <w:sz w:val="22"/>
                <w:lang w:eastAsia="pt-BR"/>
              </w:rPr>
              <w:t>general, santa, professor,</w:t>
            </w:r>
            <w:r>
              <w:rPr>
                <w:rFonts w:ascii="Aptos Narrow" w:eastAsia="Times New Roman" w:hAnsi="Aptos Narrow" w:cs="Times New Roman"/>
                <w:color w:val="000000"/>
                <w:sz w:val="22"/>
                <w:lang w:eastAsia="pt-BR"/>
              </w:rPr>
              <w:t xml:space="preserve"> </w:t>
            </w:r>
            <w:proofErr w:type="spellStart"/>
            <w:r>
              <w:rPr>
                <w:rFonts w:ascii="Aptos Narrow" w:eastAsia="Times New Roman" w:hAnsi="Aptos Narrow" w:cs="Times New Roman"/>
                <w:color w:val="000000"/>
                <w:sz w:val="22"/>
                <w:lang w:eastAsia="pt-BR"/>
              </w:rPr>
              <w:t>etc</w:t>
            </w:r>
            <w:proofErr w:type="spellEnd"/>
          </w:p>
        </w:tc>
      </w:tr>
      <w:tr w:rsidR="00031EDD" w:rsidRPr="00E8682C" w14:paraId="00C5A5F5"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050F1D82" w14:textId="77777777" w:rsidR="00031EDD" w:rsidRPr="0013233B" w:rsidRDefault="00031EDD" w:rsidP="00950215">
            <w:pPr>
              <w:ind w:firstLine="0"/>
              <w:jc w:val="left"/>
              <w:rPr>
                <w:rFonts w:ascii="Times New Roman" w:eastAsia="Times New Roman" w:hAnsi="Times New Roman" w:cs="Times New Roman"/>
                <w:sz w:val="22"/>
                <w:szCs w:val="20"/>
                <w:lang w:eastAsia="pt-BR"/>
              </w:rPr>
            </w:pPr>
            <w:r w:rsidRPr="0013233B">
              <w:rPr>
                <w:sz w:val="22"/>
                <w:szCs w:val="20"/>
              </w:rPr>
              <w:t>NOM_SEGLOGR</w:t>
            </w:r>
          </w:p>
        </w:tc>
        <w:tc>
          <w:tcPr>
            <w:tcW w:w="1770" w:type="dxa"/>
            <w:noWrap/>
            <w:hideMark/>
          </w:tcPr>
          <w:p w14:paraId="2FEBB335" w14:textId="77777777" w:rsidR="00031EDD" w:rsidRPr="00ED3309"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Pr>
                <w:sz w:val="22"/>
                <w:szCs w:val="20"/>
              </w:rPr>
              <w:t>Logradouro</w:t>
            </w:r>
          </w:p>
        </w:tc>
        <w:tc>
          <w:tcPr>
            <w:tcW w:w="2770" w:type="dxa"/>
          </w:tcPr>
          <w:p w14:paraId="0046CDD4" w14:textId="77777777" w:rsidR="00031EDD" w:rsidRPr="00392A1F"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392A1F">
              <w:rPr>
                <w:rFonts w:ascii="Aptos Narrow" w:eastAsia="Times New Roman" w:hAnsi="Aptos Narrow" w:cs="Times New Roman"/>
                <w:color w:val="000000"/>
                <w:sz w:val="22"/>
                <w:lang w:eastAsia="pt-BR"/>
              </w:rPr>
              <w:t xml:space="preserve">"Pedro Pinto", "Afonso </w:t>
            </w:r>
          </w:p>
          <w:p w14:paraId="3752DBC3" w14:textId="77777777" w:rsidR="00031EDD" w:rsidRPr="00E8682C"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392A1F">
              <w:rPr>
                <w:rFonts w:ascii="Aptos Narrow" w:eastAsia="Times New Roman" w:hAnsi="Aptos Narrow" w:cs="Times New Roman"/>
                <w:color w:val="000000"/>
                <w:sz w:val="22"/>
                <w:lang w:eastAsia="pt-BR"/>
              </w:rPr>
              <w:t>Pena", etc.</w:t>
            </w:r>
          </w:p>
        </w:tc>
      </w:tr>
      <w:tr w:rsidR="00031EDD" w:rsidRPr="00E8682C" w14:paraId="173E3715"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97C48E6" w14:textId="77777777" w:rsidR="00031EDD" w:rsidRPr="0013233B" w:rsidRDefault="00031EDD" w:rsidP="00950215">
            <w:pPr>
              <w:ind w:firstLine="0"/>
              <w:jc w:val="left"/>
              <w:rPr>
                <w:rFonts w:ascii="Times New Roman" w:eastAsia="Times New Roman" w:hAnsi="Times New Roman" w:cs="Times New Roman"/>
                <w:sz w:val="22"/>
                <w:szCs w:val="20"/>
                <w:lang w:eastAsia="pt-BR"/>
              </w:rPr>
            </w:pPr>
            <w:r w:rsidRPr="0013233B">
              <w:rPr>
                <w:sz w:val="22"/>
                <w:szCs w:val="20"/>
              </w:rPr>
              <w:t>NUM_ENDERECO</w:t>
            </w:r>
          </w:p>
        </w:tc>
        <w:tc>
          <w:tcPr>
            <w:tcW w:w="1770" w:type="dxa"/>
            <w:noWrap/>
            <w:hideMark/>
          </w:tcPr>
          <w:p w14:paraId="70056F6D" w14:textId="77777777" w:rsidR="00031EDD" w:rsidRPr="00ED3309"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AF0667">
              <w:rPr>
                <w:sz w:val="22"/>
                <w:szCs w:val="20"/>
              </w:rPr>
              <w:t>Número</w:t>
            </w:r>
          </w:p>
        </w:tc>
        <w:tc>
          <w:tcPr>
            <w:tcW w:w="2770" w:type="dxa"/>
          </w:tcPr>
          <w:p w14:paraId="1B90A608" w14:textId="77777777" w:rsidR="00031EDD" w:rsidRPr="00E8682C"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AF0667">
              <w:rPr>
                <w:rFonts w:ascii="Aptos Narrow" w:eastAsia="Times New Roman" w:hAnsi="Aptos Narrow" w:cs="Times New Roman"/>
                <w:color w:val="000000"/>
                <w:sz w:val="22"/>
                <w:lang w:eastAsia="pt-BR"/>
              </w:rPr>
              <w:t>“237”, “46”, etc.</w:t>
            </w:r>
          </w:p>
        </w:tc>
      </w:tr>
      <w:tr w:rsidR="00031EDD" w:rsidRPr="00E8682C" w14:paraId="3B67D45D"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48D3E09E" w14:textId="77777777" w:rsidR="00031EDD" w:rsidRPr="0013233B" w:rsidRDefault="00031EDD" w:rsidP="00950215">
            <w:pPr>
              <w:ind w:firstLine="0"/>
              <w:jc w:val="left"/>
              <w:rPr>
                <w:rFonts w:ascii="Times New Roman" w:eastAsia="Times New Roman" w:hAnsi="Times New Roman" w:cs="Times New Roman"/>
                <w:sz w:val="22"/>
                <w:szCs w:val="20"/>
                <w:lang w:eastAsia="pt-BR"/>
              </w:rPr>
            </w:pPr>
            <w:r w:rsidRPr="0013233B">
              <w:rPr>
                <w:sz w:val="22"/>
                <w:szCs w:val="20"/>
              </w:rPr>
              <w:t>NOM_COMP_ELEM1</w:t>
            </w:r>
          </w:p>
        </w:tc>
        <w:tc>
          <w:tcPr>
            <w:tcW w:w="1770" w:type="dxa"/>
            <w:noWrap/>
          </w:tcPr>
          <w:p w14:paraId="035CEBE3" w14:textId="77777777" w:rsidR="00031EDD" w:rsidRPr="00ED3309"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Complemento</w:t>
            </w:r>
          </w:p>
        </w:tc>
        <w:tc>
          <w:tcPr>
            <w:tcW w:w="2770" w:type="dxa"/>
          </w:tcPr>
          <w:p w14:paraId="1ED218D1" w14:textId="77777777" w:rsidR="00031EDD" w:rsidRPr="00AF0667"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AF0667">
              <w:rPr>
                <w:rFonts w:ascii="Aptos Narrow" w:eastAsia="Times New Roman" w:hAnsi="Aptos Narrow" w:cs="Times New Roman"/>
                <w:color w:val="000000"/>
                <w:sz w:val="22"/>
                <w:lang w:eastAsia="pt-BR"/>
              </w:rPr>
              <w:t>apartamento, casa, sobra</w:t>
            </w:r>
          </w:p>
          <w:p w14:paraId="7D0EC9FC" w14:textId="77777777" w:rsidR="00031EDD" w:rsidRPr="00E8682C"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AF0667">
              <w:rPr>
                <w:rFonts w:ascii="Aptos Narrow" w:eastAsia="Times New Roman" w:hAnsi="Aptos Narrow" w:cs="Times New Roman"/>
                <w:color w:val="000000"/>
                <w:sz w:val="22"/>
                <w:lang w:eastAsia="pt-BR"/>
              </w:rPr>
              <w:t>do, etc.</w:t>
            </w:r>
          </w:p>
        </w:tc>
      </w:tr>
      <w:tr w:rsidR="00031EDD" w:rsidRPr="00E8682C" w14:paraId="63CF7A0C"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94ACB87" w14:textId="77777777" w:rsidR="00031EDD" w:rsidRPr="0013233B" w:rsidRDefault="00031EDD" w:rsidP="00950215">
            <w:pPr>
              <w:ind w:firstLine="0"/>
              <w:jc w:val="left"/>
              <w:rPr>
                <w:rFonts w:ascii="Times New Roman" w:eastAsia="Times New Roman" w:hAnsi="Times New Roman" w:cs="Times New Roman"/>
                <w:sz w:val="22"/>
                <w:szCs w:val="20"/>
                <w:lang w:eastAsia="pt-BR"/>
              </w:rPr>
            </w:pPr>
            <w:bookmarkStart w:id="74" w:name="_Hlk191972604"/>
            <w:r w:rsidRPr="0013233B">
              <w:rPr>
                <w:sz w:val="22"/>
                <w:szCs w:val="20"/>
              </w:rPr>
              <w:t>VAL_COMP_ELEM1</w:t>
            </w:r>
          </w:p>
        </w:tc>
        <w:tc>
          <w:tcPr>
            <w:tcW w:w="1770" w:type="dxa"/>
            <w:noWrap/>
          </w:tcPr>
          <w:p w14:paraId="656EC86A" w14:textId="77777777" w:rsidR="00031EDD" w:rsidRPr="00ED3309"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Pr>
                <w:sz w:val="22"/>
                <w:szCs w:val="20"/>
              </w:rPr>
              <w:t>Valor do complemento</w:t>
            </w:r>
          </w:p>
        </w:tc>
        <w:tc>
          <w:tcPr>
            <w:tcW w:w="2770" w:type="dxa"/>
          </w:tcPr>
          <w:p w14:paraId="660B8A8F" w14:textId="77777777" w:rsidR="00031EDD" w:rsidRPr="00E8682C"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3F437F">
              <w:rPr>
                <w:rFonts w:ascii="Aptos Narrow" w:eastAsia="Times New Roman" w:hAnsi="Aptos Narrow" w:cs="Times New Roman"/>
                <w:color w:val="000000"/>
                <w:sz w:val="22"/>
                <w:lang w:eastAsia="pt-BR"/>
              </w:rPr>
              <w:t>“1, “A-1”, etc..</w:t>
            </w:r>
          </w:p>
        </w:tc>
      </w:tr>
      <w:tr w:rsidR="00031EDD" w:rsidRPr="00E8682C" w14:paraId="3CD081AF"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989FFFE" w14:textId="77777777" w:rsidR="00031EDD" w:rsidRPr="0013233B" w:rsidRDefault="00031EDD" w:rsidP="00950215">
            <w:pPr>
              <w:ind w:firstLine="0"/>
              <w:jc w:val="left"/>
              <w:rPr>
                <w:rFonts w:ascii="Times New Roman" w:eastAsia="Times New Roman" w:hAnsi="Times New Roman" w:cs="Times New Roman"/>
                <w:sz w:val="22"/>
                <w:szCs w:val="20"/>
                <w:lang w:eastAsia="pt-BR"/>
              </w:rPr>
            </w:pPr>
            <w:r w:rsidRPr="0013233B">
              <w:rPr>
                <w:sz w:val="22"/>
                <w:szCs w:val="20"/>
              </w:rPr>
              <w:t>CEP</w:t>
            </w:r>
          </w:p>
        </w:tc>
        <w:tc>
          <w:tcPr>
            <w:tcW w:w="1770" w:type="dxa"/>
            <w:noWrap/>
          </w:tcPr>
          <w:p w14:paraId="2E2E80C0" w14:textId="77777777" w:rsidR="00031EDD" w:rsidRPr="00ED3309"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sidRPr="00D35C37">
              <w:rPr>
                <w:sz w:val="22"/>
                <w:szCs w:val="20"/>
              </w:rPr>
              <w:t>CEP - Cód. de Ende</w:t>
            </w:r>
            <w:r>
              <w:rPr>
                <w:sz w:val="22"/>
                <w:szCs w:val="20"/>
              </w:rPr>
              <w:t>r</w:t>
            </w:r>
            <w:r w:rsidRPr="00D35C37">
              <w:rPr>
                <w:sz w:val="22"/>
                <w:szCs w:val="20"/>
              </w:rPr>
              <w:t>eçamento Postal</w:t>
            </w:r>
          </w:p>
        </w:tc>
        <w:tc>
          <w:tcPr>
            <w:tcW w:w="2770" w:type="dxa"/>
          </w:tcPr>
          <w:p w14:paraId="490E188C" w14:textId="77777777" w:rsidR="00031EDD" w:rsidRPr="00D35C37" w:rsidRDefault="00031EDD" w:rsidP="00950215">
            <w:pPr>
              <w:ind w:firstLine="0"/>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sz w:val="22"/>
                <w:lang w:eastAsia="pt-BR"/>
              </w:rPr>
            </w:pPr>
            <w:r w:rsidRPr="00D35C37">
              <w:rPr>
                <w:rFonts w:ascii="Aptos Narrow" w:eastAsia="Times New Roman" w:hAnsi="Aptos Narrow" w:cs="Times New Roman"/>
                <w:sz w:val="22"/>
                <w:lang w:eastAsia="pt-BR"/>
              </w:rPr>
              <w:t>“31270-400”, “30493-175”</w:t>
            </w:r>
          </w:p>
        </w:tc>
      </w:tr>
      <w:tr w:rsidR="00031EDD" w:rsidRPr="00E8682C" w14:paraId="18B78698"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60BF3B6" w14:textId="77777777" w:rsidR="00031EDD" w:rsidRPr="0013233B" w:rsidRDefault="00031EDD" w:rsidP="00950215">
            <w:pPr>
              <w:ind w:firstLine="0"/>
              <w:jc w:val="left"/>
              <w:rPr>
                <w:rFonts w:ascii="Times New Roman" w:eastAsia="Times New Roman" w:hAnsi="Times New Roman" w:cs="Times New Roman"/>
                <w:sz w:val="22"/>
                <w:szCs w:val="20"/>
                <w:lang w:eastAsia="pt-BR"/>
              </w:rPr>
            </w:pPr>
            <w:r>
              <w:rPr>
                <w:sz w:val="22"/>
                <w:szCs w:val="20"/>
              </w:rPr>
              <w:t>LATITUDE</w:t>
            </w:r>
          </w:p>
        </w:tc>
        <w:tc>
          <w:tcPr>
            <w:tcW w:w="1770" w:type="dxa"/>
            <w:noWrap/>
          </w:tcPr>
          <w:p w14:paraId="33915E7E" w14:textId="77777777" w:rsidR="00031EDD" w:rsidRPr="00ED3309"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Pr>
                <w:sz w:val="22"/>
                <w:szCs w:val="20"/>
              </w:rPr>
              <w:t xml:space="preserve">Latitude da coordenada </w:t>
            </w:r>
          </w:p>
        </w:tc>
        <w:tc>
          <w:tcPr>
            <w:tcW w:w="2770" w:type="dxa"/>
          </w:tcPr>
          <w:p w14:paraId="6AE2C54A" w14:textId="77777777" w:rsidR="00031EDD" w:rsidRPr="00E8682C" w:rsidRDefault="00031EDD"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AE347E">
              <w:rPr>
                <w:rFonts w:ascii="Aptos Narrow" w:eastAsia="Times New Roman" w:hAnsi="Aptos Narrow" w:cs="Times New Roman"/>
                <w:color w:val="000000"/>
                <w:sz w:val="22"/>
                <w:lang w:eastAsia="pt-BR"/>
              </w:rPr>
              <w:t>-28.258268</w:t>
            </w:r>
          </w:p>
        </w:tc>
      </w:tr>
      <w:tr w:rsidR="00031EDD" w:rsidRPr="00E8682C" w14:paraId="3DCD54B8"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53B33F79" w14:textId="77777777" w:rsidR="00031EDD" w:rsidRPr="0013233B" w:rsidRDefault="00031EDD" w:rsidP="00950215">
            <w:pPr>
              <w:ind w:firstLine="0"/>
              <w:jc w:val="left"/>
              <w:rPr>
                <w:rFonts w:ascii="Times New Roman" w:eastAsia="Times New Roman" w:hAnsi="Times New Roman" w:cs="Times New Roman"/>
                <w:sz w:val="22"/>
                <w:szCs w:val="20"/>
                <w:lang w:eastAsia="pt-BR"/>
              </w:rPr>
            </w:pPr>
            <w:r>
              <w:rPr>
                <w:sz w:val="22"/>
                <w:szCs w:val="20"/>
              </w:rPr>
              <w:t>LONGITUDE</w:t>
            </w:r>
          </w:p>
        </w:tc>
        <w:tc>
          <w:tcPr>
            <w:tcW w:w="1770" w:type="dxa"/>
            <w:noWrap/>
          </w:tcPr>
          <w:p w14:paraId="1E96DF06" w14:textId="77777777" w:rsidR="00031EDD" w:rsidRPr="00ED3309"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Longitude da coordenada</w:t>
            </w:r>
          </w:p>
        </w:tc>
        <w:tc>
          <w:tcPr>
            <w:tcW w:w="2770" w:type="dxa"/>
          </w:tcPr>
          <w:p w14:paraId="1CF6A965" w14:textId="77777777" w:rsidR="00031EDD" w:rsidRPr="00D35C37" w:rsidRDefault="00031EDD"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sz w:val="22"/>
                <w:lang w:eastAsia="pt-BR"/>
              </w:rPr>
            </w:pPr>
            <w:r w:rsidRPr="00AE347E">
              <w:rPr>
                <w:rFonts w:ascii="Aptos Narrow" w:eastAsia="Times New Roman" w:hAnsi="Aptos Narrow" w:cs="Times New Roman"/>
                <w:color w:val="000000"/>
                <w:sz w:val="22"/>
                <w:lang w:eastAsia="pt-BR"/>
              </w:rPr>
              <w:t>-52</w:t>
            </w:r>
            <w:r>
              <w:rPr>
                <w:rFonts w:ascii="Aptos Narrow" w:eastAsia="Times New Roman" w:hAnsi="Aptos Narrow" w:cs="Times New Roman"/>
                <w:color w:val="000000"/>
                <w:sz w:val="22"/>
                <w:lang w:eastAsia="pt-BR"/>
              </w:rPr>
              <w:t>.</w:t>
            </w:r>
            <w:r w:rsidRPr="00AE347E">
              <w:rPr>
                <w:rFonts w:ascii="Aptos Narrow" w:eastAsia="Times New Roman" w:hAnsi="Aptos Narrow" w:cs="Times New Roman"/>
                <w:color w:val="000000"/>
                <w:sz w:val="22"/>
                <w:lang w:eastAsia="pt-BR"/>
              </w:rPr>
              <w:t>420621</w:t>
            </w:r>
          </w:p>
        </w:tc>
      </w:tr>
      <w:tr w:rsidR="001253CB" w:rsidRPr="00E8682C" w14:paraId="74001F19"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78388AF" w14:textId="56A9A5C5" w:rsidR="001253CB" w:rsidRDefault="001253CB" w:rsidP="00950215">
            <w:pPr>
              <w:ind w:firstLine="0"/>
              <w:jc w:val="left"/>
              <w:rPr>
                <w:sz w:val="22"/>
                <w:szCs w:val="20"/>
              </w:rPr>
            </w:pPr>
            <w:r>
              <w:rPr>
                <w:sz w:val="22"/>
                <w:szCs w:val="20"/>
              </w:rPr>
              <w:t>NUM_FACE</w:t>
            </w:r>
          </w:p>
        </w:tc>
        <w:tc>
          <w:tcPr>
            <w:tcW w:w="1770" w:type="dxa"/>
            <w:noWrap/>
          </w:tcPr>
          <w:p w14:paraId="5C1F5A85" w14:textId="39B1017A" w:rsidR="001253CB" w:rsidRDefault="00286609" w:rsidP="0095021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Pr>
                <w:sz w:val="22"/>
                <w:szCs w:val="20"/>
              </w:rPr>
              <w:t>Número da face na quadra</w:t>
            </w:r>
          </w:p>
        </w:tc>
        <w:tc>
          <w:tcPr>
            <w:tcW w:w="2770" w:type="dxa"/>
          </w:tcPr>
          <w:p w14:paraId="39E07BF4" w14:textId="5692653C" w:rsidR="001253CB" w:rsidRPr="00AE347E" w:rsidRDefault="00286609"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2</w:t>
            </w:r>
          </w:p>
        </w:tc>
      </w:tr>
    </w:tbl>
    <w:bookmarkEnd w:id="74"/>
    <w:p w14:paraId="0937E632" w14:textId="1E8BF4E3" w:rsidR="00031EDD" w:rsidRDefault="00031EDD" w:rsidP="00145C4C">
      <w:pPr>
        <w:pStyle w:val="Legenda"/>
        <w:rPr>
          <w:lang w:eastAsia="pt-BR"/>
        </w:rPr>
      </w:pPr>
      <w:r>
        <w:rPr>
          <w:lang w:eastAsia="pt-BR"/>
        </w:rPr>
        <w:t>Fonte:</w:t>
      </w:r>
      <w:r w:rsidRPr="0058053C">
        <w:rPr>
          <w:lang w:eastAsia="pt-BR"/>
        </w:rPr>
        <w:t xml:space="preserve"> </w:t>
      </w:r>
      <w:r w:rsidRPr="00061E0C">
        <w:rPr>
          <w:lang w:eastAsia="pt-BR"/>
        </w:rPr>
        <w:fldChar w:fldCharType="begin"/>
      </w:r>
      <w:r w:rsidRPr="00061E0C">
        <w:rPr>
          <w:lang w:eastAsia="pt-BR"/>
        </w:rPr>
        <w:instrText xml:space="preserve"> ADDIN ZOTERO_ITEM CSL_CITATION {"citationID":"bPKJ89Ye","properties":{"formattedCitation":"(Macedo,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061E0C">
        <w:rPr>
          <w:lang w:eastAsia="pt-BR"/>
        </w:rPr>
        <w:fldChar w:fldCharType="separate"/>
      </w:r>
      <w:r w:rsidRPr="00061E0C">
        <w:rPr>
          <w:rFonts w:cs="Arial"/>
          <w:sz w:val="24"/>
        </w:rPr>
        <w:t>(Macedo, 2023)</w:t>
      </w:r>
      <w:r w:rsidRPr="00061E0C">
        <w:rPr>
          <w:lang w:eastAsia="pt-BR"/>
        </w:rPr>
        <w:fldChar w:fldCharType="end"/>
      </w:r>
      <w:r>
        <w:rPr>
          <w:lang w:eastAsia="pt-BR"/>
        </w:rPr>
        <w:t>. Adaptação: Autor</w:t>
      </w:r>
      <w:r w:rsidR="00654AD9">
        <w:rPr>
          <w:lang w:eastAsia="pt-BR"/>
        </w:rPr>
        <w:t>es</w:t>
      </w:r>
    </w:p>
    <w:p w14:paraId="5F850B97" w14:textId="77777777" w:rsidR="00730E95" w:rsidRDefault="00730E95" w:rsidP="00730E95">
      <w:pPr>
        <w:rPr>
          <w:lang w:eastAsia="pt-BR"/>
        </w:rPr>
      </w:pPr>
    </w:p>
    <w:p w14:paraId="71C882F3" w14:textId="165139F4" w:rsidR="00E345F1" w:rsidRDefault="00E345F1" w:rsidP="00145C4C">
      <w:pPr>
        <w:pStyle w:val="Legenda"/>
      </w:pPr>
      <w:bookmarkStart w:id="75" w:name="_Ref191994451"/>
      <w:r>
        <w:t xml:space="preserve">Tabela </w:t>
      </w:r>
      <w:r>
        <w:fldChar w:fldCharType="begin"/>
      </w:r>
      <w:r>
        <w:instrText xml:space="preserve"> SEQ Tabela \* ARABIC </w:instrText>
      </w:r>
      <w:r>
        <w:fldChar w:fldCharType="separate"/>
      </w:r>
      <w:r w:rsidR="00186BC3">
        <w:rPr>
          <w:noProof/>
        </w:rPr>
        <w:t>7</w:t>
      </w:r>
      <w:r>
        <w:rPr>
          <w:noProof/>
        </w:rPr>
        <w:fldChar w:fldCharType="end"/>
      </w:r>
      <w:bookmarkEnd w:id="75"/>
      <w:r>
        <w:t>:</w:t>
      </w:r>
      <w:r w:rsidRPr="00A555E9">
        <w:t>Principais atributos d</w:t>
      </w:r>
      <w:r>
        <w:t>o CIATA utilizados no projeto</w:t>
      </w:r>
    </w:p>
    <w:tbl>
      <w:tblPr>
        <w:tblStyle w:val="TabeladeGrade5Escura-nfase11"/>
        <w:tblW w:w="7650" w:type="dxa"/>
        <w:jc w:val="center"/>
        <w:tblLook w:val="04A0" w:firstRow="1" w:lastRow="0" w:firstColumn="1" w:lastColumn="0" w:noHBand="0" w:noVBand="1"/>
      </w:tblPr>
      <w:tblGrid>
        <w:gridCol w:w="3110"/>
        <w:gridCol w:w="1770"/>
        <w:gridCol w:w="2770"/>
      </w:tblGrid>
      <w:tr w:rsidR="00730E95" w:rsidRPr="00E8682C" w14:paraId="3F34AA17" w14:textId="77777777" w:rsidTr="0095021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531D3591" w14:textId="77777777" w:rsidR="00730E95" w:rsidRPr="00E8682C" w:rsidRDefault="00730E95" w:rsidP="00950215">
            <w:pPr>
              <w:ind w:firstLine="0"/>
              <w:jc w:val="left"/>
              <w:rPr>
                <w:rFonts w:ascii="Times New Roman" w:eastAsia="Times New Roman" w:hAnsi="Times New Roman" w:cs="Times New Roman"/>
                <w:sz w:val="20"/>
                <w:szCs w:val="24"/>
                <w:lang w:eastAsia="pt-BR"/>
              </w:rPr>
            </w:pPr>
            <w:r w:rsidRPr="00D20D0A">
              <w:t>Atributo</w:t>
            </w:r>
          </w:p>
        </w:tc>
        <w:tc>
          <w:tcPr>
            <w:tcW w:w="1770" w:type="dxa"/>
            <w:noWrap/>
            <w:hideMark/>
          </w:tcPr>
          <w:p w14:paraId="229CEDCB" w14:textId="77777777" w:rsidR="00730E95" w:rsidRPr="00E8682C" w:rsidRDefault="00730E95"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C97242">
              <w:t>Descrição</w:t>
            </w:r>
          </w:p>
        </w:tc>
        <w:tc>
          <w:tcPr>
            <w:tcW w:w="2770" w:type="dxa"/>
          </w:tcPr>
          <w:p w14:paraId="795B50B8" w14:textId="77777777" w:rsidR="00730E95" w:rsidRPr="00E8682C" w:rsidRDefault="00730E95" w:rsidP="00950215">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302B7A">
              <w:t xml:space="preserve">  Exemplo</w:t>
            </w:r>
          </w:p>
        </w:tc>
      </w:tr>
      <w:tr w:rsidR="004D061C" w:rsidRPr="00E8682C" w14:paraId="6DEC20B0"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0A3B5EF" w14:textId="35966F13" w:rsidR="004D061C" w:rsidRPr="00645238" w:rsidRDefault="00E55D23" w:rsidP="00950215">
            <w:pPr>
              <w:ind w:firstLine="0"/>
              <w:jc w:val="left"/>
              <w:rPr>
                <w:sz w:val="22"/>
                <w:szCs w:val="20"/>
              </w:rPr>
            </w:pPr>
            <w:proofErr w:type="spellStart"/>
            <w:r w:rsidRPr="00E55D23">
              <w:rPr>
                <w:sz w:val="22"/>
                <w:szCs w:val="20"/>
              </w:rPr>
              <w:t>InscricaoCadastral</w:t>
            </w:r>
            <w:proofErr w:type="spellEnd"/>
          </w:p>
        </w:tc>
        <w:tc>
          <w:tcPr>
            <w:tcW w:w="1770" w:type="dxa"/>
            <w:noWrap/>
          </w:tcPr>
          <w:p w14:paraId="43876286" w14:textId="457FC241" w:rsidR="004D061C" w:rsidRDefault="00E55D23" w:rsidP="0095021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Identificação da UI</w:t>
            </w:r>
          </w:p>
        </w:tc>
        <w:tc>
          <w:tcPr>
            <w:tcW w:w="2770" w:type="dxa"/>
          </w:tcPr>
          <w:p w14:paraId="3BDB7A35" w14:textId="3FC2CA84" w:rsidR="004D061C" w:rsidRPr="00E27236" w:rsidRDefault="003536D2"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13</w:t>
            </w:r>
            <w:r w:rsidR="0013558B">
              <w:rPr>
                <w:rFonts w:ascii="Aptos Narrow" w:eastAsia="Times New Roman" w:hAnsi="Aptos Narrow" w:cs="Times New Roman"/>
                <w:color w:val="000000"/>
                <w:sz w:val="22"/>
                <w:lang w:eastAsia="pt-BR"/>
              </w:rPr>
              <w:t>.25.001.012.0054</w:t>
            </w:r>
          </w:p>
        </w:tc>
      </w:tr>
      <w:tr w:rsidR="00730E95" w:rsidRPr="00E8682C" w14:paraId="61C2A462"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26E08F3" w14:textId="67ECF739" w:rsidR="00730E95" w:rsidRPr="0013233B" w:rsidRDefault="00645238" w:rsidP="00950215">
            <w:pPr>
              <w:ind w:firstLine="0"/>
              <w:jc w:val="left"/>
              <w:rPr>
                <w:sz w:val="22"/>
                <w:szCs w:val="20"/>
              </w:rPr>
            </w:pPr>
            <w:proofErr w:type="spellStart"/>
            <w:r w:rsidRPr="00645238">
              <w:rPr>
                <w:sz w:val="22"/>
                <w:szCs w:val="20"/>
              </w:rPr>
              <w:t>nmLogradouro</w:t>
            </w:r>
            <w:proofErr w:type="spellEnd"/>
          </w:p>
        </w:tc>
        <w:tc>
          <w:tcPr>
            <w:tcW w:w="1770" w:type="dxa"/>
            <w:noWrap/>
          </w:tcPr>
          <w:p w14:paraId="325A2EE4" w14:textId="63C26895" w:rsidR="00730E95" w:rsidRPr="00ED3309" w:rsidRDefault="009462A3" w:rsidP="00950215">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Pr>
                <w:sz w:val="22"/>
                <w:szCs w:val="20"/>
              </w:rPr>
              <w:t>Nome do logradouro</w:t>
            </w:r>
          </w:p>
        </w:tc>
        <w:tc>
          <w:tcPr>
            <w:tcW w:w="2770" w:type="dxa"/>
          </w:tcPr>
          <w:p w14:paraId="48C5A7C9" w14:textId="1B7347C9" w:rsidR="00730E95" w:rsidRPr="00053BC5" w:rsidRDefault="002C50DE"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Rua Capitão Araújo</w:t>
            </w:r>
          </w:p>
        </w:tc>
      </w:tr>
      <w:tr w:rsidR="00730E95" w:rsidRPr="00E8682C" w14:paraId="780F93E4"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3291FB1" w14:textId="3553B26E" w:rsidR="00730E95" w:rsidRPr="0013233B" w:rsidRDefault="00670673" w:rsidP="00950215">
            <w:pPr>
              <w:ind w:firstLine="0"/>
              <w:jc w:val="left"/>
              <w:rPr>
                <w:sz w:val="22"/>
                <w:szCs w:val="20"/>
              </w:rPr>
            </w:pPr>
            <w:proofErr w:type="spellStart"/>
            <w:r w:rsidRPr="00670673">
              <w:rPr>
                <w:sz w:val="22"/>
                <w:szCs w:val="20"/>
              </w:rPr>
              <w:t>nrEndereco</w:t>
            </w:r>
            <w:proofErr w:type="spellEnd"/>
          </w:p>
        </w:tc>
        <w:tc>
          <w:tcPr>
            <w:tcW w:w="1770" w:type="dxa"/>
            <w:noWrap/>
          </w:tcPr>
          <w:p w14:paraId="5BB185D7" w14:textId="61AA49FF" w:rsidR="00730E95" w:rsidRPr="00ED3309" w:rsidRDefault="007F5AAC" w:rsidP="00950215">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Número do endereço</w:t>
            </w:r>
          </w:p>
        </w:tc>
        <w:tc>
          <w:tcPr>
            <w:tcW w:w="2770" w:type="dxa"/>
          </w:tcPr>
          <w:p w14:paraId="44688052" w14:textId="6455B554" w:rsidR="00730E95" w:rsidRPr="00053BC5" w:rsidRDefault="002C50DE" w:rsidP="00950215">
            <w:pPr>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551</w:t>
            </w:r>
          </w:p>
        </w:tc>
      </w:tr>
      <w:tr w:rsidR="00730E95" w:rsidRPr="00E8682C" w14:paraId="348BCAB4"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08A98452" w14:textId="29B93C5F" w:rsidR="00730E95" w:rsidRPr="0013233B" w:rsidRDefault="00670673" w:rsidP="00950215">
            <w:pPr>
              <w:ind w:firstLine="0"/>
              <w:jc w:val="left"/>
              <w:rPr>
                <w:rFonts w:ascii="Times New Roman" w:eastAsia="Times New Roman" w:hAnsi="Times New Roman" w:cs="Times New Roman"/>
                <w:sz w:val="22"/>
                <w:szCs w:val="20"/>
                <w:lang w:eastAsia="pt-BR"/>
              </w:rPr>
            </w:pPr>
            <w:proofErr w:type="spellStart"/>
            <w:r w:rsidRPr="00670673">
              <w:rPr>
                <w:sz w:val="22"/>
                <w:szCs w:val="20"/>
              </w:rPr>
              <w:t>complementoEndereco</w:t>
            </w:r>
            <w:proofErr w:type="spellEnd"/>
          </w:p>
        </w:tc>
        <w:tc>
          <w:tcPr>
            <w:tcW w:w="1770" w:type="dxa"/>
            <w:noWrap/>
            <w:hideMark/>
          </w:tcPr>
          <w:p w14:paraId="6A46063E" w14:textId="66F8C902" w:rsidR="00730E95" w:rsidRPr="00ED3309" w:rsidRDefault="00730E95"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sidR="009462A3">
              <w:rPr>
                <w:sz w:val="22"/>
                <w:szCs w:val="20"/>
              </w:rPr>
              <w:t>Complemento do endereço</w:t>
            </w:r>
          </w:p>
        </w:tc>
        <w:tc>
          <w:tcPr>
            <w:tcW w:w="2770" w:type="dxa"/>
          </w:tcPr>
          <w:p w14:paraId="5C9E00A6" w14:textId="35C78D4E" w:rsidR="00730E95" w:rsidRPr="00E8682C" w:rsidRDefault="000047C7"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proofErr w:type="spellStart"/>
            <w:r>
              <w:rPr>
                <w:rFonts w:ascii="Aptos Narrow" w:eastAsia="Times New Roman" w:hAnsi="Aptos Narrow" w:cs="Times New Roman"/>
                <w:color w:val="000000"/>
                <w:sz w:val="22"/>
                <w:lang w:eastAsia="pt-BR"/>
              </w:rPr>
              <w:t>Ap</w:t>
            </w:r>
            <w:proofErr w:type="spellEnd"/>
            <w:r w:rsidR="00465841">
              <w:rPr>
                <w:rFonts w:ascii="Aptos Narrow" w:eastAsia="Times New Roman" w:hAnsi="Aptos Narrow" w:cs="Times New Roman"/>
                <w:color w:val="000000"/>
                <w:sz w:val="22"/>
                <w:lang w:eastAsia="pt-BR"/>
              </w:rPr>
              <w:t xml:space="preserve"> </w:t>
            </w:r>
            <w:r>
              <w:rPr>
                <w:rFonts w:ascii="Aptos Narrow" w:eastAsia="Times New Roman" w:hAnsi="Aptos Narrow" w:cs="Times New Roman"/>
                <w:color w:val="000000"/>
                <w:sz w:val="22"/>
                <w:lang w:eastAsia="pt-BR"/>
              </w:rPr>
              <w:t>102</w:t>
            </w:r>
          </w:p>
        </w:tc>
      </w:tr>
      <w:tr w:rsidR="00730E95" w:rsidRPr="00E8682C" w14:paraId="464BD632"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1EC3288" w14:textId="615D6A6A" w:rsidR="00730E95" w:rsidRPr="0013233B" w:rsidRDefault="00670673" w:rsidP="00950215">
            <w:pPr>
              <w:ind w:firstLine="0"/>
              <w:jc w:val="left"/>
              <w:rPr>
                <w:rFonts w:ascii="Times New Roman" w:eastAsia="Times New Roman" w:hAnsi="Times New Roman" w:cs="Times New Roman"/>
                <w:sz w:val="22"/>
                <w:szCs w:val="20"/>
                <w:lang w:eastAsia="pt-BR"/>
              </w:rPr>
            </w:pPr>
            <w:proofErr w:type="spellStart"/>
            <w:r w:rsidRPr="00670673">
              <w:rPr>
                <w:sz w:val="22"/>
                <w:szCs w:val="20"/>
              </w:rPr>
              <w:t>idQuadra</w:t>
            </w:r>
            <w:proofErr w:type="spellEnd"/>
          </w:p>
        </w:tc>
        <w:tc>
          <w:tcPr>
            <w:tcW w:w="1770" w:type="dxa"/>
            <w:noWrap/>
            <w:hideMark/>
          </w:tcPr>
          <w:p w14:paraId="0D5B6EC4" w14:textId="5DCCA40F" w:rsidR="00730E95" w:rsidRPr="00ED3309" w:rsidRDefault="00730E95"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sidR="009462A3" w:rsidRPr="009462A3">
              <w:rPr>
                <w:sz w:val="22"/>
                <w:szCs w:val="20"/>
              </w:rPr>
              <w:t>Número da quadra no setor</w:t>
            </w:r>
          </w:p>
        </w:tc>
        <w:tc>
          <w:tcPr>
            <w:tcW w:w="2770" w:type="dxa"/>
          </w:tcPr>
          <w:p w14:paraId="07B5034A" w14:textId="30B4298E" w:rsidR="00730E95" w:rsidRDefault="003536D2"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12</w:t>
            </w:r>
          </w:p>
        </w:tc>
      </w:tr>
      <w:tr w:rsidR="00730E95" w:rsidRPr="00E8682C" w14:paraId="101E361F" w14:textId="77777777" w:rsidTr="00950215">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66650B5C" w14:textId="76CE2735" w:rsidR="00730E95" w:rsidRPr="0013233B" w:rsidRDefault="00DD1E62" w:rsidP="00950215">
            <w:pPr>
              <w:ind w:firstLine="0"/>
              <w:jc w:val="left"/>
              <w:rPr>
                <w:rFonts w:ascii="Times New Roman" w:eastAsia="Times New Roman" w:hAnsi="Times New Roman" w:cs="Times New Roman"/>
                <w:sz w:val="22"/>
                <w:szCs w:val="20"/>
                <w:lang w:eastAsia="pt-BR"/>
              </w:rPr>
            </w:pPr>
            <w:proofErr w:type="spellStart"/>
            <w:r w:rsidRPr="00DD1E62">
              <w:rPr>
                <w:sz w:val="22"/>
                <w:szCs w:val="20"/>
              </w:rPr>
              <w:t>dimTestada</w:t>
            </w:r>
            <w:proofErr w:type="spellEnd"/>
          </w:p>
        </w:tc>
        <w:tc>
          <w:tcPr>
            <w:tcW w:w="1770" w:type="dxa"/>
            <w:noWrap/>
            <w:hideMark/>
          </w:tcPr>
          <w:p w14:paraId="4D71C866" w14:textId="2AEC0755" w:rsidR="00730E95" w:rsidRPr="00ED3309" w:rsidRDefault="00730E95"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ED3309">
              <w:rPr>
                <w:sz w:val="22"/>
                <w:szCs w:val="20"/>
              </w:rPr>
              <w:t xml:space="preserve"> </w:t>
            </w:r>
            <w:r w:rsidR="000047C7">
              <w:rPr>
                <w:sz w:val="22"/>
                <w:szCs w:val="20"/>
              </w:rPr>
              <w:t>Largura do terreno</w:t>
            </w:r>
          </w:p>
        </w:tc>
        <w:tc>
          <w:tcPr>
            <w:tcW w:w="2770" w:type="dxa"/>
          </w:tcPr>
          <w:p w14:paraId="29D5F4D4" w14:textId="6844FE24" w:rsidR="00730E95" w:rsidRPr="00E8682C" w:rsidRDefault="000047C7" w:rsidP="00950215">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12,5 metros</w:t>
            </w:r>
          </w:p>
        </w:tc>
      </w:tr>
      <w:tr w:rsidR="00730E95" w:rsidRPr="00E8682C" w14:paraId="6002DBA1" w14:textId="77777777" w:rsidTr="009502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20EF337" w14:textId="77623CF7" w:rsidR="00730E95" w:rsidRPr="0013233B" w:rsidRDefault="00DD1E62" w:rsidP="00950215">
            <w:pPr>
              <w:ind w:firstLine="0"/>
              <w:jc w:val="left"/>
              <w:rPr>
                <w:rFonts w:ascii="Times New Roman" w:eastAsia="Times New Roman" w:hAnsi="Times New Roman" w:cs="Times New Roman"/>
                <w:sz w:val="22"/>
                <w:szCs w:val="20"/>
                <w:lang w:eastAsia="pt-BR"/>
              </w:rPr>
            </w:pPr>
            <w:proofErr w:type="spellStart"/>
            <w:r w:rsidRPr="00DD1E62">
              <w:rPr>
                <w:sz w:val="22"/>
                <w:szCs w:val="20"/>
              </w:rPr>
              <w:t>dimProfundidade</w:t>
            </w:r>
            <w:proofErr w:type="spellEnd"/>
          </w:p>
        </w:tc>
        <w:tc>
          <w:tcPr>
            <w:tcW w:w="1770" w:type="dxa"/>
            <w:noWrap/>
            <w:hideMark/>
          </w:tcPr>
          <w:p w14:paraId="42956869" w14:textId="2B411EC6" w:rsidR="00730E95" w:rsidRPr="00ED3309" w:rsidRDefault="000047C7"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Pr>
                <w:sz w:val="22"/>
                <w:szCs w:val="20"/>
              </w:rPr>
              <w:t>Profundidade do terreno</w:t>
            </w:r>
          </w:p>
        </w:tc>
        <w:tc>
          <w:tcPr>
            <w:tcW w:w="2770" w:type="dxa"/>
          </w:tcPr>
          <w:p w14:paraId="78D35F7B" w14:textId="5480A547" w:rsidR="00730E95" w:rsidRPr="00E8682C" w:rsidRDefault="000047C7" w:rsidP="00950215">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Pr>
                <w:rFonts w:ascii="Aptos Narrow" w:eastAsia="Times New Roman" w:hAnsi="Aptos Narrow" w:cs="Times New Roman"/>
                <w:color w:val="000000"/>
                <w:sz w:val="22"/>
                <w:lang w:eastAsia="pt-BR"/>
              </w:rPr>
              <w:t>30 metros</w:t>
            </w:r>
          </w:p>
        </w:tc>
      </w:tr>
    </w:tbl>
    <w:p w14:paraId="2D41DF38" w14:textId="4EFE6AD7" w:rsidR="00730E95" w:rsidRPr="00730E95" w:rsidRDefault="00793B3C" w:rsidP="00145C4C">
      <w:pPr>
        <w:pStyle w:val="Legenda"/>
        <w:rPr>
          <w:lang w:eastAsia="pt-BR"/>
        </w:rPr>
      </w:pPr>
      <w:r>
        <w:rPr>
          <w:lang w:eastAsia="pt-BR"/>
        </w:rPr>
        <w:t>Fonte:</w:t>
      </w:r>
      <w:r>
        <w:rPr>
          <w:lang w:eastAsia="pt-BR"/>
        </w:rPr>
        <w:fldChar w:fldCharType="begin"/>
      </w:r>
      <w:r>
        <w:rPr>
          <w:lang w:eastAsia="pt-BR"/>
        </w:rPr>
        <w:instrText xml:space="preserve"> ADDIN ZOTERO_ITEM CSL_CITATION {"citationID":"Tz07TwIw","properties":{"formattedCitation":"(MF-CIATA,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Pr>
          <w:lang w:eastAsia="pt-BR"/>
        </w:rPr>
        <w:fldChar w:fldCharType="separate"/>
      </w:r>
      <w:r w:rsidRPr="00793B3C">
        <w:rPr>
          <w:rFonts w:cs="Arial"/>
          <w:sz w:val="24"/>
        </w:rPr>
        <w:t>(MF-CIATA, 1979)</w:t>
      </w:r>
      <w:r>
        <w:rPr>
          <w:lang w:eastAsia="pt-BR"/>
        </w:rPr>
        <w:fldChar w:fldCharType="end"/>
      </w:r>
      <w:r w:rsidR="00654AD9">
        <w:rPr>
          <w:lang w:eastAsia="pt-BR"/>
        </w:rPr>
        <w:t>.</w:t>
      </w:r>
      <w:r w:rsidR="00E14DB4">
        <w:rPr>
          <w:lang w:eastAsia="pt-BR"/>
        </w:rPr>
        <w:t xml:space="preserve"> </w:t>
      </w:r>
      <w:r w:rsidR="00654AD9">
        <w:rPr>
          <w:lang w:eastAsia="pt-BR"/>
        </w:rPr>
        <w:t>Elaboração</w:t>
      </w:r>
      <w:r w:rsidR="00E14DB4">
        <w:rPr>
          <w:lang w:eastAsia="pt-BR"/>
        </w:rPr>
        <w:t>: Autor</w:t>
      </w:r>
      <w:r w:rsidR="00654AD9">
        <w:rPr>
          <w:lang w:eastAsia="pt-BR"/>
        </w:rPr>
        <w:t>es</w:t>
      </w:r>
    </w:p>
    <w:p w14:paraId="2895CA33" w14:textId="16E92EBF" w:rsidR="00B10381" w:rsidRDefault="008E63BA" w:rsidP="00F62128">
      <w:pPr>
        <w:spacing w:before="240"/>
        <w:rPr>
          <w:rFonts w:cs="Arial"/>
          <w:lang w:eastAsia="pt-BR"/>
        </w:rPr>
      </w:pPr>
      <w:r>
        <w:rPr>
          <w:lang w:eastAsia="pt-BR"/>
        </w:rPr>
        <w:t xml:space="preserve">Obviamente que, sendo produtores de dados sem hierarquia ou </w:t>
      </w:r>
      <w:r w:rsidR="000B29FD">
        <w:rPr>
          <w:lang w:eastAsia="pt-BR"/>
        </w:rPr>
        <w:t xml:space="preserve">coordenação entre si, prefeituras e IBGE não produziriam valores </w:t>
      </w:r>
      <w:r w:rsidR="00CD6581">
        <w:rPr>
          <w:lang w:eastAsia="pt-BR"/>
        </w:rPr>
        <w:t xml:space="preserve">completamente </w:t>
      </w:r>
      <w:r w:rsidR="000B29FD">
        <w:rPr>
          <w:lang w:eastAsia="pt-BR"/>
        </w:rPr>
        <w:t>coincidentes</w:t>
      </w:r>
      <w:r w:rsidR="009A0BA0">
        <w:rPr>
          <w:lang w:eastAsia="pt-BR"/>
        </w:rPr>
        <w:t>,</w:t>
      </w:r>
      <w:r w:rsidR="00CD6581">
        <w:rPr>
          <w:lang w:eastAsia="pt-BR"/>
        </w:rPr>
        <w:t xml:space="preserve"> </w:t>
      </w:r>
      <w:r w:rsidR="009A0BA0">
        <w:rPr>
          <w:lang w:eastAsia="pt-BR"/>
        </w:rPr>
        <w:t>c</w:t>
      </w:r>
      <w:r w:rsidR="00CD6581">
        <w:rPr>
          <w:lang w:eastAsia="pt-BR"/>
        </w:rPr>
        <w:t xml:space="preserve">omo explica </w:t>
      </w:r>
      <w:r w:rsidR="005E058A">
        <w:rPr>
          <w:lang w:eastAsia="pt-BR"/>
        </w:rPr>
        <w:t xml:space="preserve">Macedo (2023) </w:t>
      </w:r>
      <w:r w:rsidR="00B10381" w:rsidRPr="005E058A">
        <w:rPr>
          <w:rFonts w:cs="Arial"/>
          <w:vanish/>
          <w:lang w:eastAsia="pt-BR"/>
        </w:rPr>
        <w:t>(Macedo, 2023)</w:t>
      </w:r>
      <w:r w:rsidR="00B10381">
        <w:rPr>
          <w:rFonts w:cs="Arial"/>
          <w:lang w:eastAsia="pt-BR"/>
        </w:rPr>
        <w:t>:</w:t>
      </w:r>
    </w:p>
    <w:p w14:paraId="157AE17E" w14:textId="77777777" w:rsidR="00B10381" w:rsidRPr="00BF1260" w:rsidRDefault="00B10381" w:rsidP="00B10381">
      <w:pPr>
        <w:pStyle w:val="Citao"/>
        <w:rPr>
          <w:rFonts w:cs="Arial"/>
          <w:i/>
          <w:iCs/>
          <w:lang w:eastAsia="pt-BR"/>
        </w:rPr>
      </w:pPr>
      <w:r w:rsidRPr="00BF1260">
        <w:rPr>
          <w:rFonts w:cs="Arial"/>
          <w:i/>
          <w:iCs/>
          <w:lang w:eastAsia="pt-BR"/>
        </w:rPr>
        <w:t xml:space="preserve">“O mundo real pode ser entendido como um conjunto de feições cuja espacialização pode ser identificada, por exemplo, por ruas, praças, monumentos e demais entidades reais existentes em uma determinada localidade. A percepção desse conjunto, por meio de funções de </w:t>
      </w:r>
      <w:r w:rsidRPr="00BF1260">
        <w:rPr>
          <w:rFonts w:cs="Arial"/>
          <w:i/>
          <w:iCs/>
          <w:lang w:eastAsia="pt-BR"/>
        </w:rPr>
        <w:lastRenderedPageBreak/>
        <w:t>mapeamento, permite instanciar essas representações em Bancos de Dados Geográficos (BDG), propiciando a armazenagem de uma coleção de dados coerentes e estruturados, visando permitir processamentos posteriores.</w:t>
      </w:r>
    </w:p>
    <w:p w14:paraId="262965E2" w14:textId="77777777" w:rsidR="00B10381" w:rsidRPr="00BF1260" w:rsidRDefault="00B10381" w:rsidP="00B10381">
      <w:pPr>
        <w:pStyle w:val="Citao"/>
        <w:rPr>
          <w:rFonts w:cs="Arial"/>
          <w:i/>
          <w:iCs/>
          <w:lang w:eastAsia="pt-BR"/>
        </w:rPr>
      </w:pPr>
      <w:r w:rsidRPr="00BF1260">
        <w:rPr>
          <w:rFonts w:cs="Arial"/>
          <w:i/>
          <w:iCs/>
          <w:lang w:eastAsia="pt-BR"/>
        </w:rPr>
        <w:t xml:space="preserve">Uma vez que o mundo real é modelado por n produtores de dados, cada representação individual em um BDG pode ser similar, mas não necessariamente igual às dos demais produtores. Com isso, a partir dos modelos individuais dos vários produtores de dados, obtém-se uma multiplicidade de representações advindas de um mesmo domínio, gerando um </w:t>
      </w:r>
      <w:proofErr w:type="spellStart"/>
      <w:r w:rsidRPr="00BF1260">
        <w:rPr>
          <w:rFonts w:cs="Arial"/>
          <w:i/>
          <w:iCs/>
          <w:lang w:eastAsia="pt-BR"/>
        </w:rPr>
        <w:t>contra-domínio</w:t>
      </w:r>
      <w:proofErr w:type="spellEnd"/>
      <w:r w:rsidRPr="00BF1260">
        <w:rPr>
          <w:rFonts w:cs="Arial"/>
          <w:i/>
          <w:iCs/>
          <w:lang w:eastAsia="pt-BR"/>
        </w:rPr>
        <w:t xml:space="preserve"> não necessariamente igual</w:t>
      </w:r>
      <w:r>
        <w:rPr>
          <w:rFonts w:cs="Arial"/>
          <w:i/>
          <w:iCs/>
          <w:lang w:eastAsia="pt-BR"/>
        </w:rPr>
        <w:t xml:space="preserve"> </w:t>
      </w:r>
      <w:r>
        <w:rPr>
          <w:rFonts w:cs="Arial"/>
          <w:i/>
          <w:iCs/>
          <w:lang w:eastAsia="pt-BR"/>
        </w:rPr>
        <w:fldChar w:fldCharType="begin"/>
      </w:r>
      <w:r>
        <w:rPr>
          <w:rFonts w:cs="Arial"/>
          <w:i/>
          <w:iCs/>
          <w:lang w:eastAsia="pt-BR"/>
        </w:rPr>
        <w:instrText xml:space="preserve"> ADDIN ZOTERO_ITEM CSL_CITATION {"citationID":"ovDKp1jR","properties":{"formattedCitation":"(Coelho, 2010)","plainCitation":"(Coelho, 2010)","noteIndex":0},"citationItems":[{"id":165,"uris":["http://zotero.org/users/15531986/items/ZBEFPWJE"],"itemData":{"id":165,"type":"article-journal","language":"pt","source":"Zotero","title":"Processamento de consultas em bancos de dados geográficos ambíguos","author":[{"family":"Coelho","given":"Vagner Braga Nunes"}],"issued":{"date-parts":[["2010"]]}}}],"schema":"https://github.com/citation-style-language/schema/raw/master/csl-citation.json"} </w:instrText>
      </w:r>
      <w:r>
        <w:rPr>
          <w:rFonts w:cs="Arial"/>
          <w:i/>
          <w:iCs/>
          <w:lang w:eastAsia="pt-BR"/>
        </w:rPr>
        <w:fldChar w:fldCharType="separate"/>
      </w:r>
      <w:r w:rsidRPr="00CF1F5A">
        <w:rPr>
          <w:rFonts w:cs="Arial"/>
        </w:rPr>
        <w:t>(Coelho, 2010)</w:t>
      </w:r>
      <w:r>
        <w:rPr>
          <w:rFonts w:cs="Arial"/>
          <w:i/>
          <w:iCs/>
          <w:lang w:eastAsia="pt-BR"/>
        </w:rPr>
        <w:fldChar w:fldCharType="end"/>
      </w:r>
      <w:r w:rsidRPr="00BF1260">
        <w:rPr>
          <w:rFonts w:cs="Arial"/>
          <w:i/>
          <w:iCs/>
          <w:lang w:eastAsia="pt-BR"/>
        </w:rPr>
        <w:t>.</w:t>
      </w:r>
    </w:p>
    <w:p w14:paraId="1D36510A" w14:textId="77777777" w:rsidR="00B10381" w:rsidRPr="00BF1260" w:rsidRDefault="00B10381" w:rsidP="00B10381">
      <w:pPr>
        <w:pStyle w:val="Citao"/>
        <w:rPr>
          <w:rFonts w:cs="Arial"/>
          <w:i/>
          <w:iCs/>
          <w:lang w:eastAsia="pt-BR"/>
        </w:rPr>
      </w:pPr>
      <w:r w:rsidRPr="00BF1260">
        <w:rPr>
          <w:rFonts w:cs="Arial"/>
          <w:i/>
          <w:iCs/>
          <w:lang w:eastAsia="pt-BR"/>
        </w:rPr>
        <w:t xml:space="preserve">Dentre as representações no BDG, cada instância compreende os aspectos espaciais - relacionados à descrição dos atributos geométricos - e os aspectos semânticos, estabelecidos usualmente por meio de </w:t>
      </w:r>
      <w:proofErr w:type="spellStart"/>
      <w:r w:rsidRPr="00BF1260">
        <w:rPr>
          <w:rFonts w:cs="Arial"/>
          <w:i/>
          <w:iCs/>
          <w:lang w:eastAsia="pt-BR"/>
        </w:rPr>
        <w:t>strings</w:t>
      </w:r>
      <w:proofErr w:type="spellEnd"/>
      <w:r w:rsidRPr="00BF1260">
        <w:rPr>
          <w:rFonts w:cs="Arial"/>
          <w:i/>
          <w:iCs/>
          <w:lang w:eastAsia="pt-BR"/>
        </w:rPr>
        <w:t xml:space="preserve"> (cadeia de caracteres) que nomeiam/identificam a feição. </w:t>
      </w:r>
    </w:p>
    <w:p w14:paraId="47CFC07A" w14:textId="77777777" w:rsidR="00B10381" w:rsidRPr="00BF1260" w:rsidRDefault="00B10381" w:rsidP="00B10381">
      <w:pPr>
        <w:pStyle w:val="Citao"/>
        <w:rPr>
          <w:rFonts w:cs="Arial"/>
          <w:i/>
          <w:iCs/>
          <w:lang w:eastAsia="pt-BR"/>
        </w:rPr>
      </w:pPr>
      <w:r w:rsidRPr="00BF1260">
        <w:rPr>
          <w:rFonts w:cs="Arial"/>
          <w:i/>
          <w:iCs/>
          <w:lang w:eastAsia="pt-BR"/>
        </w:rPr>
        <w:t>Ao se analisar os aspectos semânticos de uma determinada feição instanciada em um BDG, deve-se considerar equívocos recorrentes nos dados, advindos de diversos fatores, tais como erros de grafia, convenções de escrita e duplicidade de representações. Logo, pode-se pressupor que existam ambiguidades no BDG, uma vez que dados que tratam de uma mesma entidade real passam a ser relacionados como elementos diferentes ou, até mesmo, associados a mais de um elemento em um mesmo BDG. Isso ocorre, pois funções de mapeamento distintas podem gerar representações de nomes diferentes para a mesma feição.</w:t>
      </w:r>
    </w:p>
    <w:p w14:paraId="0817EBFB" w14:textId="77777777" w:rsidR="00B10381" w:rsidRPr="00BF1260" w:rsidRDefault="00B10381" w:rsidP="00B10381">
      <w:pPr>
        <w:pStyle w:val="Citao"/>
        <w:rPr>
          <w:rFonts w:cs="Arial"/>
          <w:i/>
          <w:iCs/>
          <w:lang w:eastAsia="pt-BR"/>
        </w:rPr>
      </w:pPr>
      <w:r w:rsidRPr="00BF1260">
        <w:rPr>
          <w:rFonts w:cs="Arial"/>
          <w:i/>
          <w:iCs/>
          <w:lang w:eastAsia="pt-BR"/>
        </w:rPr>
        <w:t xml:space="preserve">Por esse motivo, ao analisar BDG diferentes, a fim de integrá-los, deve-se levar em consideração relações de semelhança entre seus elementos, de modo a avaliar e quantificar o quanto uma </w:t>
      </w:r>
      <w:proofErr w:type="spellStart"/>
      <w:r w:rsidRPr="00BF1260">
        <w:rPr>
          <w:rFonts w:cs="Arial"/>
          <w:i/>
          <w:iCs/>
          <w:lang w:eastAsia="pt-BR"/>
        </w:rPr>
        <w:t>string</w:t>
      </w:r>
      <w:proofErr w:type="spellEnd"/>
      <w:r w:rsidRPr="00BF1260">
        <w:rPr>
          <w:rFonts w:cs="Arial"/>
          <w:i/>
          <w:iCs/>
          <w:lang w:eastAsia="pt-BR"/>
        </w:rPr>
        <w:t xml:space="preserve"> é similar a outra e, mais além, inferir quando determinadas representações podem ser consideradas as mesmas e, consequentemente eliminando ambiguidades potenciais. Por conseguinte, determinar uma função de similaridade que permita avaliar representações, propondo um valor de proximidade, torna-se essencial no processo de identificação de entidades em um BDG. Assim, busca-se identificar e estabelecer um conjunto unívoco das representações a partir dos diversos conjuntos construídos por diferentes produtores de dados. </w:t>
      </w:r>
    </w:p>
    <w:p w14:paraId="18C49FA1" w14:textId="77777777" w:rsidR="00B10381" w:rsidRPr="00BF1260" w:rsidRDefault="00B10381" w:rsidP="00B10381">
      <w:pPr>
        <w:pStyle w:val="Citao"/>
        <w:rPr>
          <w:rFonts w:cs="Arial"/>
          <w:i/>
          <w:iCs/>
          <w:lang w:eastAsia="pt-BR"/>
        </w:rPr>
      </w:pPr>
      <w:r w:rsidRPr="00BF1260">
        <w:rPr>
          <w:rFonts w:cs="Arial"/>
          <w:i/>
          <w:iCs/>
          <w:lang w:eastAsia="pt-BR"/>
        </w:rPr>
        <w:t xml:space="preserve">A existência de produtores de dados distintos no Brasil produz bancos de dados com instâncias diferentes, o que dificulta a correspondência ou </w:t>
      </w:r>
      <w:r w:rsidRPr="00BF1260">
        <w:rPr>
          <w:rFonts w:cs="Arial"/>
          <w:i/>
          <w:iCs/>
          <w:lang w:eastAsia="pt-BR"/>
        </w:rPr>
        <w:lastRenderedPageBreak/>
        <w:t xml:space="preserve">pareamento entre </w:t>
      </w:r>
      <w:proofErr w:type="spellStart"/>
      <w:r w:rsidRPr="00BF1260">
        <w:rPr>
          <w:rFonts w:cs="Arial"/>
          <w:i/>
          <w:iCs/>
          <w:lang w:eastAsia="pt-BR"/>
        </w:rPr>
        <w:t>strings</w:t>
      </w:r>
      <w:proofErr w:type="spellEnd"/>
      <w:r w:rsidRPr="00BF1260">
        <w:rPr>
          <w:rFonts w:cs="Arial"/>
          <w:i/>
          <w:iCs/>
          <w:lang w:eastAsia="pt-BR"/>
        </w:rPr>
        <w:t xml:space="preserve"> que representam a mesma feição. Essas dificuldades poderiam ser mais bem geridas se existisse uma norma governamental que estabelecesse diretrizes e protocolos para a utilização de uma dada informação gerada por um único produtor de dado.</w:t>
      </w:r>
    </w:p>
    <w:p w14:paraId="4A2C93BE" w14:textId="77777777" w:rsidR="00B10381" w:rsidRPr="00BF1260" w:rsidRDefault="00B10381" w:rsidP="00B10381">
      <w:pPr>
        <w:pStyle w:val="Citao"/>
        <w:rPr>
          <w:rFonts w:cs="Arial"/>
          <w:i/>
          <w:iCs/>
          <w:lang w:eastAsia="pt-BR"/>
        </w:rPr>
      </w:pPr>
      <w:r w:rsidRPr="00BF1260">
        <w:rPr>
          <w:rFonts w:cs="Arial"/>
          <w:i/>
          <w:iCs/>
          <w:lang w:eastAsia="pt-BR"/>
        </w:rPr>
        <w:t xml:space="preserve"> O projeto em voga procura estabelecer pareamento por similaridade entre BDG distintos que contenham endereços (dados semânticos) como instâncias. Neste caso, serão considerados o Cadastro Nacional de Endereços para Fins Estatísticos (CNEFE) criado e mantido pelo Instituto Brasileiro de Geografia e Estatística (IBGE) e o Cadastro Único (</w:t>
      </w:r>
      <w:proofErr w:type="spellStart"/>
      <w:r w:rsidRPr="00BF1260">
        <w:rPr>
          <w:rFonts w:cs="Arial"/>
          <w:i/>
          <w:iCs/>
          <w:lang w:eastAsia="pt-BR"/>
        </w:rPr>
        <w:t>CadÚnico</w:t>
      </w:r>
      <w:proofErr w:type="spellEnd"/>
      <w:r w:rsidRPr="00BF1260">
        <w:rPr>
          <w:rFonts w:cs="Arial"/>
          <w:i/>
          <w:iCs/>
          <w:lang w:eastAsia="pt-BR"/>
        </w:rPr>
        <w:t>) criado para atender Programas Sociais do Governo Federal.</w:t>
      </w:r>
    </w:p>
    <w:p w14:paraId="2B2CB8F7" w14:textId="77777777" w:rsidR="00B10381" w:rsidRPr="00BF1260" w:rsidRDefault="00B10381" w:rsidP="00B10381">
      <w:pPr>
        <w:pStyle w:val="Citao"/>
        <w:rPr>
          <w:rFonts w:cs="Arial"/>
          <w:i/>
          <w:iCs/>
          <w:lang w:eastAsia="pt-BR"/>
        </w:rPr>
      </w:pPr>
      <w:r w:rsidRPr="00BF1260">
        <w:rPr>
          <w:rFonts w:cs="Arial"/>
          <w:i/>
          <w:iCs/>
          <w:lang w:eastAsia="pt-BR"/>
        </w:rPr>
        <w:t xml:space="preserve">O BDG do </w:t>
      </w:r>
      <w:proofErr w:type="spellStart"/>
      <w:r w:rsidRPr="00BF1260">
        <w:rPr>
          <w:rFonts w:cs="Arial"/>
          <w:i/>
          <w:iCs/>
          <w:lang w:eastAsia="pt-BR"/>
        </w:rPr>
        <w:t>CadÚnico</w:t>
      </w:r>
      <w:proofErr w:type="spellEnd"/>
      <w:r w:rsidRPr="00BF1260">
        <w:rPr>
          <w:rFonts w:cs="Arial"/>
          <w:i/>
          <w:iCs/>
          <w:lang w:eastAsia="pt-BR"/>
        </w:rPr>
        <w:t xml:space="preserve"> e do CNEFE apresentam diferenças que não possibilitam a correspondência direta entre as representações. Com isso, tem-se uma dificuldade de acesso às informações georreferenciadas, pois existem instâncias duplicadas referentes à mesma realidade, devido à complexidade em se estabelecer relações de similaridades entre as </w:t>
      </w:r>
      <w:proofErr w:type="spellStart"/>
      <w:r w:rsidRPr="00BF1260">
        <w:rPr>
          <w:rFonts w:cs="Arial"/>
          <w:i/>
          <w:iCs/>
          <w:lang w:eastAsia="pt-BR"/>
        </w:rPr>
        <w:t>strings</w:t>
      </w:r>
      <w:proofErr w:type="spellEnd"/>
      <w:r w:rsidRPr="00BF1260">
        <w:rPr>
          <w:rFonts w:cs="Arial"/>
          <w:i/>
          <w:iCs/>
          <w:lang w:eastAsia="pt-BR"/>
        </w:rPr>
        <w:t>.</w:t>
      </w:r>
    </w:p>
    <w:p w14:paraId="6DC0A682" w14:textId="77777777" w:rsidR="00B10381" w:rsidRPr="00BF1260" w:rsidRDefault="00B10381" w:rsidP="00B10381">
      <w:pPr>
        <w:pStyle w:val="Citao"/>
        <w:rPr>
          <w:i/>
          <w:iCs/>
          <w:lang w:eastAsia="pt-BR"/>
        </w:rPr>
      </w:pPr>
      <w:r w:rsidRPr="00BF1260">
        <w:rPr>
          <w:rFonts w:cs="Arial"/>
          <w:i/>
          <w:iCs/>
          <w:lang w:eastAsia="pt-BR"/>
        </w:rPr>
        <w:t xml:space="preserve">No caso particular do endereço, este possui uma série de atributos que precisam ser considerados para a criação de uma </w:t>
      </w:r>
      <w:proofErr w:type="spellStart"/>
      <w:r w:rsidRPr="00BF1260">
        <w:rPr>
          <w:rFonts w:cs="Arial"/>
          <w:i/>
          <w:iCs/>
          <w:lang w:eastAsia="pt-BR"/>
        </w:rPr>
        <w:t>string</w:t>
      </w:r>
      <w:proofErr w:type="spellEnd"/>
      <w:r w:rsidRPr="00BF1260">
        <w:rPr>
          <w:rFonts w:cs="Arial"/>
          <w:i/>
          <w:iCs/>
          <w:lang w:eastAsia="pt-BR"/>
        </w:rPr>
        <w:t>. Assim, informações quanto ao tipo de logradouro, nome, número, bairro, dentre outras, tornam-se essenciais para que haja condições técnicas para se identificar endereços semelhantes como representativos da mesma entidade física (feição).”</w:t>
      </w:r>
    </w:p>
    <w:p w14:paraId="6733CC7B" w14:textId="5E10C6AA" w:rsidR="00D65C59" w:rsidRDefault="00D65C59" w:rsidP="00B10381">
      <w:pPr>
        <w:rPr>
          <w:lang w:eastAsia="pt-BR"/>
        </w:rPr>
      </w:pPr>
      <w:r>
        <w:rPr>
          <w:lang w:eastAsia="pt-BR"/>
        </w:rPr>
        <w:t xml:space="preserve">Já existem iniciativas para integrar endereços textuais com os dados georreferenciados do CNEFE. O documento </w:t>
      </w:r>
      <w:r w:rsidR="008563CA">
        <w:rPr>
          <w:lang w:eastAsia="pt-BR"/>
        </w:rPr>
        <w:t>já citado</w:t>
      </w:r>
      <w:r w:rsidR="00865BE0">
        <w:rPr>
          <w:lang w:eastAsia="pt-BR"/>
        </w:rPr>
        <w:t>,</w:t>
      </w:r>
      <w:r w:rsidR="008563CA">
        <w:rPr>
          <w:lang w:eastAsia="pt-BR"/>
        </w:rPr>
        <w:t xml:space="preserve"> </w:t>
      </w:r>
      <w:r>
        <w:rPr>
          <w:lang w:eastAsia="pt-BR"/>
        </w:rPr>
        <w:t xml:space="preserve">“Integração do Cadastro Único com Cadastro Nacional de Endereços para Fins Estatístico através da modelagem de um banco de dados espacial” </w:t>
      </w:r>
      <w:r>
        <w:rPr>
          <w:lang w:eastAsia="pt-BR"/>
        </w:rPr>
        <w:fldChar w:fldCharType="begin"/>
      </w:r>
      <w:r>
        <w:rPr>
          <w:lang w:eastAsia="pt-BR"/>
        </w:rPr>
        <w:instrText xml:space="preserve"> ADDIN ZOTERO_ITEM CSL_CITATION {"citationID":"jO4VkGFK","properties":{"formattedCitation":"(Macedo,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Pr>
          <w:lang w:eastAsia="pt-BR"/>
        </w:rPr>
        <w:fldChar w:fldCharType="separate"/>
      </w:r>
      <w:r w:rsidRPr="00F0430F">
        <w:rPr>
          <w:rFonts w:cs="Arial"/>
        </w:rPr>
        <w:t>(Macedo, 2023)</w:t>
      </w:r>
      <w:r>
        <w:rPr>
          <w:lang w:eastAsia="pt-BR"/>
        </w:rPr>
        <w:fldChar w:fldCharType="end"/>
      </w:r>
      <w:r>
        <w:rPr>
          <w:lang w:eastAsia="pt-BR"/>
        </w:rPr>
        <w:t>, por exemplo, oferece um arcabouço técnico bastante completo sobre como conectar as informações de diferentes bancos de dados.</w:t>
      </w:r>
      <w:r w:rsidR="001C7052">
        <w:rPr>
          <w:lang w:eastAsia="pt-BR"/>
        </w:rPr>
        <w:t xml:space="preserve"> </w:t>
      </w:r>
    </w:p>
    <w:p w14:paraId="71178E84" w14:textId="4945DAFE" w:rsidR="00D66274" w:rsidRDefault="00421E42" w:rsidP="00421E42">
      <w:pPr>
        <w:rPr>
          <w:lang w:eastAsia="pt-BR"/>
        </w:rPr>
      </w:pPr>
      <w:r w:rsidRPr="00421E42">
        <w:t>As semelhanças entre os cadastros são importantes para conectar as bases de dados, mas as contribuições principais para o projeto vêm das suas diferenças. O CNEFE fornece um georreferenciamento aproximado dos endereços com latitude e longitude, posicionamento dos logradouros e a sequência das unidades imobiliárias. Por outro lado, o CIATA disponibiliza as dimensões dos terrenos que permitem construir uma imagem bidimensional para ser registrada em um sistema SIG. Assim, o CIATA será utilizado para gerar os polígonos, enquanto o CNEFE será usado para localizá-los com boa aproximação.</w:t>
      </w:r>
    </w:p>
    <w:p w14:paraId="187C3716" w14:textId="5F1F6C51" w:rsidR="00F2225A" w:rsidRDefault="009B56A5" w:rsidP="000C2D2D">
      <w:pPr>
        <w:rPr>
          <w:lang w:eastAsia="pt-BR"/>
        </w:rPr>
      </w:pPr>
      <w:r>
        <w:rPr>
          <w:lang w:eastAsia="pt-BR"/>
        </w:rPr>
        <w:lastRenderedPageBreak/>
        <w:t xml:space="preserve">Como a </w:t>
      </w:r>
      <w:r w:rsidR="00DF15E6">
        <w:rPr>
          <w:lang w:eastAsia="pt-BR"/>
        </w:rPr>
        <w:t>conexão entre endereços das duas bases pode ser excessivamente comple</w:t>
      </w:r>
      <w:r w:rsidR="00394279">
        <w:rPr>
          <w:lang w:eastAsia="pt-BR"/>
        </w:rPr>
        <w:t>xa, deve-se explorar outras possibilidades.</w:t>
      </w:r>
      <w:r w:rsidR="007A7CC7">
        <w:rPr>
          <w:lang w:eastAsia="pt-BR"/>
        </w:rPr>
        <w:t xml:space="preserve"> </w:t>
      </w:r>
      <w:r w:rsidR="00CA6862">
        <w:rPr>
          <w:lang w:eastAsia="pt-BR"/>
        </w:rPr>
        <w:t xml:space="preserve">Há pelo menos mais duas abordagens </w:t>
      </w:r>
      <w:r w:rsidR="00754711">
        <w:rPr>
          <w:lang w:eastAsia="pt-BR"/>
        </w:rPr>
        <w:t>que podem ser utilizada</w:t>
      </w:r>
      <w:r w:rsidR="00204021">
        <w:rPr>
          <w:lang w:eastAsia="pt-BR"/>
        </w:rPr>
        <w:t xml:space="preserve">s </w:t>
      </w:r>
      <w:r w:rsidR="003B154B">
        <w:rPr>
          <w:lang w:eastAsia="pt-BR"/>
        </w:rPr>
        <w:t xml:space="preserve">no projeto: correlação entre as quadras e correlação </w:t>
      </w:r>
      <w:r w:rsidR="000D1075">
        <w:rPr>
          <w:lang w:eastAsia="pt-BR"/>
        </w:rPr>
        <w:t>entre os nomes de logradouros</w:t>
      </w:r>
      <w:r w:rsidR="00742B91">
        <w:rPr>
          <w:lang w:eastAsia="pt-BR"/>
        </w:rPr>
        <w:t>.</w:t>
      </w:r>
    </w:p>
    <w:p w14:paraId="0308CDD3" w14:textId="77777777" w:rsidR="009166B6" w:rsidRDefault="009166B6" w:rsidP="009166B6">
      <w:r w:rsidRPr="00136515">
        <w:t>Na Figura 10, é apresentada a imagem formada pela ligação dos pontos georreferenciados dos endereços agrupados pelo nome do logradouro. Nessa abordagem, as imagens das quadras geradas a partir dos dados do CIATA seriam inseridas nas áreas correspondentes utilizando os nomes dos logradouros.</w:t>
      </w:r>
    </w:p>
    <w:p w14:paraId="17046C06" w14:textId="5B947A21" w:rsidR="00606B43" w:rsidRDefault="00606B43" w:rsidP="00145C4C">
      <w:pPr>
        <w:pStyle w:val="Legenda"/>
      </w:pPr>
      <w:bookmarkStart w:id="76" w:name="_Ref192056355"/>
      <w:r>
        <w:t xml:space="preserve">Figura </w:t>
      </w:r>
      <w:r w:rsidR="00CA2BE0">
        <w:fldChar w:fldCharType="begin"/>
      </w:r>
      <w:r w:rsidR="00CA2BE0">
        <w:instrText xml:space="preserve"> SEQ Figura \* ARABIC </w:instrText>
      </w:r>
      <w:r w:rsidR="00CA2BE0">
        <w:fldChar w:fldCharType="separate"/>
      </w:r>
      <w:r w:rsidR="00CA2BE0">
        <w:rPr>
          <w:noProof/>
        </w:rPr>
        <w:t>11</w:t>
      </w:r>
      <w:r w:rsidR="00CA2BE0">
        <w:rPr>
          <w:noProof/>
        </w:rPr>
        <w:fldChar w:fldCharType="end"/>
      </w:r>
      <w:bookmarkEnd w:id="76"/>
      <w:r>
        <w:t>:</w:t>
      </w:r>
      <w:r w:rsidRPr="00F32EDA">
        <w:t>Agrupamento de endereços por logradouro</w:t>
      </w:r>
    </w:p>
    <w:tbl>
      <w:tblPr>
        <w:tblStyle w:val="Tabelacomgrade"/>
        <w:tblW w:w="0" w:type="auto"/>
        <w:tblLook w:val="04A0" w:firstRow="1" w:lastRow="0" w:firstColumn="1" w:lastColumn="0" w:noHBand="0" w:noVBand="1"/>
      </w:tblPr>
      <w:tblGrid>
        <w:gridCol w:w="9061"/>
      </w:tblGrid>
      <w:tr w:rsidR="0029392C" w14:paraId="6FC8CA2C" w14:textId="77777777" w:rsidTr="0029392C">
        <w:tc>
          <w:tcPr>
            <w:tcW w:w="9061" w:type="dxa"/>
          </w:tcPr>
          <w:p w14:paraId="61D97E22" w14:textId="3861196F" w:rsidR="0029392C" w:rsidRDefault="00F3010F" w:rsidP="00F3010F">
            <w:pPr>
              <w:ind w:firstLine="0"/>
              <w:jc w:val="center"/>
              <w:rPr>
                <w:lang w:eastAsia="pt-BR"/>
              </w:rPr>
            </w:pPr>
            <w:r w:rsidRPr="00F3010F">
              <w:rPr>
                <w:noProof/>
                <w:lang w:eastAsia="pt-BR"/>
              </w:rPr>
              <w:drawing>
                <wp:inline distT="0" distB="0" distL="0" distR="0" wp14:anchorId="00197DC3" wp14:editId="6CFA4B6C">
                  <wp:extent cx="4887007" cy="4353533"/>
                  <wp:effectExtent l="0" t="0" r="0" b="9525"/>
                  <wp:docPr id="13036651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65194" name=""/>
                          <pic:cNvPicPr/>
                        </pic:nvPicPr>
                        <pic:blipFill>
                          <a:blip r:embed="rId22"/>
                          <a:stretch>
                            <a:fillRect/>
                          </a:stretch>
                        </pic:blipFill>
                        <pic:spPr>
                          <a:xfrm>
                            <a:off x="0" y="0"/>
                            <a:ext cx="4887007" cy="4353533"/>
                          </a:xfrm>
                          <a:prstGeom prst="rect">
                            <a:avLst/>
                          </a:prstGeom>
                        </pic:spPr>
                      </pic:pic>
                    </a:graphicData>
                  </a:graphic>
                </wp:inline>
              </w:drawing>
            </w:r>
          </w:p>
        </w:tc>
      </w:tr>
    </w:tbl>
    <w:p w14:paraId="2347130F" w14:textId="77777777" w:rsidR="003B1B7F" w:rsidRDefault="003B1B7F" w:rsidP="000C2D2D">
      <w:pPr>
        <w:rPr>
          <w:lang w:eastAsia="pt-BR"/>
        </w:rPr>
      </w:pPr>
    </w:p>
    <w:p w14:paraId="7674DEEE" w14:textId="033434C1" w:rsidR="00BC5A52" w:rsidRPr="00136515" w:rsidRDefault="00136515" w:rsidP="00136515">
      <w:r w:rsidRPr="00136515">
        <w:t>A metodologia descrita na Figura 11 baseia-se na correlação entre a identificação de quadra nas duas bases de dados. Esta abordagem proporciona a melhor correspondência entre os atributos das referidas bases.</w:t>
      </w:r>
    </w:p>
    <w:p w14:paraId="7CBF2B7D" w14:textId="0AD7C1C7" w:rsidR="00B762AE" w:rsidRDefault="00B762AE" w:rsidP="00145C4C">
      <w:pPr>
        <w:pStyle w:val="Legenda"/>
      </w:pPr>
      <w:bookmarkStart w:id="77" w:name="_Ref192056800"/>
      <w:r>
        <w:lastRenderedPageBreak/>
        <w:t xml:space="preserve">Figura </w:t>
      </w:r>
      <w:r w:rsidR="00CA2BE0">
        <w:fldChar w:fldCharType="begin"/>
      </w:r>
      <w:r w:rsidR="00CA2BE0">
        <w:instrText xml:space="preserve"> SEQ Figura \* ARABIC </w:instrText>
      </w:r>
      <w:r w:rsidR="00CA2BE0">
        <w:fldChar w:fldCharType="separate"/>
      </w:r>
      <w:r w:rsidR="00CA2BE0">
        <w:rPr>
          <w:noProof/>
        </w:rPr>
        <w:t>12</w:t>
      </w:r>
      <w:r w:rsidR="00CA2BE0">
        <w:rPr>
          <w:noProof/>
        </w:rPr>
        <w:fldChar w:fldCharType="end"/>
      </w:r>
      <w:bookmarkEnd w:id="77"/>
      <w:r>
        <w:t>:</w:t>
      </w:r>
      <w:r w:rsidRPr="00122314">
        <w:t xml:space="preserve">Agrupamento de endereços por </w:t>
      </w:r>
      <w:r>
        <w:t>quadras</w:t>
      </w:r>
    </w:p>
    <w:tbl>
      <w:tblPr>
        <w:tblStyle w:val="Tabelacomgrade"/>
        <w:tblW w:w="0" w:type="auto"/>
        <w:tblLook w:val="04A0" w:firstRow="1" w:lastRow="0" w:firstColumn="1" w:lastColumn="0" w:noHBand="0" w:noVBand="1"/>
      </w:tblPr>
      <w:tblGrid>
        <w:gridCol w:w="9061"/>
      </w:tblGrid>
      <w:tr w:rsidR="00227C8E" w14:paraId="72275531" w14:textId="77777777" w:rsidTr="00227C8E">
        <w:tc>
          <w:tcPr>
            <w:tcW w:w="9061" w:type="dxa"/>
          </w:tcPr>
          <w:p w14:paraId="70EDE998" w14:textId="3143AB58" w:rsidR="00227C8E" w:rsidRDefault="002068E4" w:rsidP="002068E4">
            <w:pPr>
              <w:ind w:firstLine="0"/>
              <w:jc w:val="center"/>
              <w:rPr>
                <w:lang w:eastAsia="pt-BR"/>
              </w:rPr>
            </w:pPr>
            <w:r w:rsidRPr="002068E4">
              <w:rPr>
                <w:noProof/>
                <w:lang w:eastAsia="pt-BR"/>
              </w:rPr>
              <w:drawing>
                <wp:inline distT="0" distB="0" distL="0" distR="0" wp14:anchorId="0C112464" wp14:editId="08ADC681">
                  <wp:extent cx="4791744" cy="4410691"/>
                  <wp:effectExtent l="0" t="0" r="8890" b="9525"/>
                  <wp:docPr id="13890469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46993" name=""/>
                          <pic:cNvPicPr/>
                        </pic:nvPicPr>
                        <pic:blipFill>
                          <a:blip r:embed="rId23"/>
                          <a:stretch>
                            <a:fillRect/>
                          </a:stretch>
                        </pic:blipFill>
                        <pic:spPr>
                          <a:xfrm>
                            <a:off x="0" y="0"/>
                            <a:ext cx="4791744" cy="4410691"/>
                          </a:xfrm>
                          <a:prstGeom prst="rect">
                            <a:avLst/>
                          </a:prstGeom>
                        </pic:spPr>
                      </pic:pic>
                    </a:graphicData>
                  </a:graphic>
                </wp:inline>
              </w:drawing>
            </w:r>
          </w:p>
        </w:tc>
      </w:tr>
    </w:tbl>
    <w:p w14:paraId="7130ABC4" w14:textId="77777777" w:rsidR="00227C8E" w:rsidRDefault="00227C8E" w:rsidP="000C2D2D">
      <w:pPr>
        <w:rPr>
          <w:lang w:eastAsia="pt-BR"/>
        </w:rPr>
      </w:pPr>
    </w:p>
    <w:p w14:paraId="3BA63162" w14:textId="77777777" w:rsidR="00560078" w:rsidRDefault="00560078" w:rsidP="00560078">
      <w:pPr>
        <w:pStyle w:val="Ttulo2"/>
      </w:pPr>
      <w:bookmarkStart w:id="78" w:name="_Toc192078437"/>
      <w:r w:rsidRPr="007C7115">
        <w:t>Sistemas de Informação Geográfica (SIG).</w:t>
      </w:r>
      <w:bookmarkEnd w:id="78"/>
      <w:r w:rsidRPr="007C7115">
        <w:t xml:space="preserve"> </w:t>
      </w:r>
    </w:p>
    <w:p w14:paraId="71C158E9" w14:textId="77777777" w:rsidR="00560078" w:rsidRDefault="00560078" w:rsidP="00560078">
      <w:r>
        <w:t xml:space="preserve">Um Sistema de Informação Geográfica (SIG), em inglês </w:t>
      </w:r>
      <w:proofErr w:type="spellStart"/>
      <w:r w:rsidRPr="006D191A">
        <w:rPr>
          <w:i/>
        </w:rPr>
        <w:t>Geographic</w:t>
      </w:r>
      <w:proofErr w:type="spellEnd"/>
      <w:r w:rsidRPr="006D191A">
        <w:rPr>
          <w:i/>
        </w:rPr>
        <w:t xml:space="preserve"> </w:t>
      </w:r>
      <w:proofErr w:type="spellStart"/>
      <w:r w:rsidRPr="006D191A">
        <w:rPr>
          <w:i/>
        </w:rPr>
        <w:t>Information</w:t>
      </w:r>
      <w:proofErr w:type="spellEnd"/>
      <w:r w:rsidRPr="006D191A">
        <w:rPr>
          <w:i/>
        </w:rPr>
        <w:t xml:space="preserve"> System</w:t>
      </w:r>
      <w:r>
        <w:t xml:space="preserve"> (GIS), consiste em um conjunto de ferramentas computacionais para Geoprocessamento no qual permite manipular e integrar dados de diversas fontes, podendo ser criado um banco de dados digital com informações georreferenciadas </w:t>
      </w:r>
      <w:r>
        <w:fldChar w:fldCharType="begin"/>
      </w:r>
      <w:r>
        <w:instrText xml:space="preserve"> ADDIN ZOTERO_ITEM CSL_CITATION {"citationID":"HvRa63yp","properties":{"formattedCitation":"(C\\uc0\\u226{}mara; Davis, 2001)","plainCitation":"(Câmara; Davis, 2001)","noteIndex":0},"citationItems":[{"id":174,"uris":["http://zotero.org/users/15531986/items/IIF7G4G5"],"itemData":{"id":174,"type":"chapter","container-title":"Introdução à Ciência da Geoinformação","event-place":"São Paulo","publisher":"INPE","publisher-place":"São Paulo","title":"Introdução","author":[{"family":"Câmara","given":"G."},{"family":"Davis","given":"C."}],"editor":[{"family":"Câmara","given":"G."},{"family":"Davis","given":"C."},{"family":"Monteiro","given":"A. M. V."}],"issued":{"date-parts":[["2001"]]}}}],"schema":"https://github.com/citation-style-language/schema/raw/master/csl-citation.json"} </w:instrText>
      </w:r>
      <w:r>
        <w:fldChar w:fldCharType="separate"/>
      </w:r>
      <w:r w:rsidRPr="00F142A0">
        <w:rPr>
          <w:rFonts w:cs="Arial"/>
        </w:rPr>
        <w:t>(Câmara; Davis, 2001)</w:t>
      </w:r>
      <w:r>
        <w:fldChar w:fldCharType="end"/>
      </w:r>
    </w:p>
    <w:p w14:paraId="217CDA75" w14:textId="0BA5E085" w:rsidR="00560078" w:rsidRDefault="00560078" w:rsidP="00560078">
      <w:r w:rsidRPr="006D191A">
        <w:t xml:space="preserve">Segundo </w:t>
      </w:r>
      <w:r w:rsidR="006D191A">
        <w:t>F</w:t>
      </w:r>
      <w:r w:rsidR="000E049B">
        <w:t>itz (2008)</w:t>
      </w:r>
      <w:r w:rsidRPr="00384604">
        <w:rPr>
          <w:vanish/>
        </w:rPr>
        <w:fldChar w:fldCharType="begin"/>
      </w:r>
      <w:r w:rsidRPr="00384604">
        <w:rPr>
          <w:vanish/>
        </w:rPr>
        <w:instrText xml:space="preserve"> ADDIN ZOTERO_ITEM CSL_CITATION {"citationID":"6Erb5vR6","properties":{"formattedCitation":"(Fitz, 2008)","plainCitation":"(Fitz, 2008)","noteIndex":0},"citationItems":[{"id":175,"uris":["http://zotero.org/users/15531986/items/D2PD2SUG"],"itemData":{"id":175,"type":"book","event-place":"São Paulo","number-of-pages":"143","publisher":"Oficina de Textos","publisher-place":"São Paulo","title":"Cartografia Básica","author":[{"family":"Fitz","given":"P. R."}],"issued":{"date-parts":[["2008"]]}}}],"schema":"https://github.com/citation-style-language/schema/raw/master/csl-citation.json"} </w:instrText>
      </w:r>
      <w:r w:rsidRPr="00384604">
        <w:rPr>
          <w:vanish/>
        </w:rPr>
        <w:fldChar w:fldCharType="separate"/>
      </w:r>
      <w:r w:rsidRPr="00384604">
        <w:rPr>
          <w:rFonts w:cs="Arial"/>
          <w:vanish/>
        </w:rPr>
        <w:t>(Fitz, 2008)</w:t>
      </w:r>
      <w:r w:rsidRPr="00384604">
        <w:rPr>
          <w:vanish/>
        </w:rPr>
        <w:fldChar w:fldCharType="end"/>
      </w:r>
      <w:r>
        <w:t xml:space="preserve"> os </w:t>
      </w:r>
      <w:proofErr w:type="spellStart"/>
      <w:r>
        <w:t>SIGs</w:t>
      </w:r>
      <w:proofErr w:type="spellEnd"/>
      <w:r>
        <w:t xml:space="preserve"> “são sistemas computacionais que possuem programas especiais para a coleta, o armazenamento, o processamento e a análise digital de dados georreferenciados visando à produção de informação espacial”.</w:t>
      </w:r>
    </w:p>
    <w:p w14:paraId="4DD57F10" w14:textId="2E63AD53" w:rsidR="00560078" w:rsidRDefault="00560078" w:rsidP="00560078">
      <w:r w:rsidRPr="001D0A60">
        <w:t>Para</w:t>
      </w:r>
      <w:r w:rsidR="001D0A60">
        <w:t xml:space="preserve"> </w:t>
      </w:r>
      <w:proofErr w:type="spellStart"/>
      <w:r w:rsidR="001D0A60">
        <w:t>Bossler</w:t>
      </w:r>
      <w:proofErr w:type="spellEnd"/>
      <w:r w:rsidR="009D38DF">
        <w:t xml:space="preserve"> </w:t>
      </w:r>
      <w:r w:rsidR="001D0A60">
        <w:t>(2016)</w:t>
      </w:r>
      <w:r w:rsidRPr="001D0A60">
        <w:t xml:space="preserve"> </w:t>
      </w:r>
      <w:r w:rsidRPr="009D38DF">
        <w:fldChar w:fldCharType="begin"/>
      </w:r>
      <w:r w:rsidRPr="009D38DF">
        <w:rPr>
          <w:vanish/>
        </w:rPr>
        <w:instrText xml:space="preserve"> ADDIN ZOTERO_ITEM CSL_CITATION {"citationID":"gNIIn0SP","properties":{"formattedCitation":"(Bossler, 2016)","plainCitation":"(Bossler, 2016)","noteIndex":0},"citationItems":[{"id":176,"uris":["http://zotero.org/users/15531986/items/A8N7XAMM"],"itemData":{"id":176,"type":"book","number-of-pages":"288","publisher":"Íthala","title":"QGIS do ABC ao XYZ","author":[{"family":"Bossler","given":"R. C."}],"issued":{"date-parts":[["2016"]]}}}],"schema":"https://github.com/citation-style-language/schema/raw/master/csl-citation.json"} </w:instrText>
      </w:r>
      <w:r w:rsidRPr="009D38DF">
        <w:fldChar w:fldCharType="separate"/>
      </w:r>
      <w:r w:rsidRPr="009D38DF">
        <w:rPr>
          <w:rFonts w:cs="Arial"/>
          <w:vanish/>
        </w:rPr>
        <w:t>(Bossler, 2016)</w:t>
      </w:r>
      <w:r w:rsidRPr="009D38DF">
        <w:fldChar w:fldCharType="end"/>
      </w:r>
      <w:r>
        <w:t xml:space="preserve">os </w:t>
      </w:r>
      <w:proofErr w:type="spellStart"/>
      <w:r>
        <w:t>SIGs</w:t>
      </w:r>
      <w:proofErr w:type="spellEnd"/>
      <w:r>
        <w:t xml:space="preserve"> “são programas de computador destinados a trabalhar matematicamente as informações geográficas e alfanuméricas para gerar informações baseadas em algoritmos pré-definidos”.</w:t>
      </w:r>
      <w:r>
        <w:tab/>
      </w:r>
    </w:p>
    <w:p w14:paraId="12786A5F" w14:textId="77777777" w:rsidR="00560078" w:rsidRDefault="00560078" w:rsidP="00560078">
      <w:r>
        <w:t xml:space="preserve">A utilização de um SIG pode oferecer vantagens ao usuário devido os dados, uma vez inseridos no sistema, serem processados e manipulados com relativa rapidez. O sistema ainda permite fazer diferentes análises das informações com a </w:t>
      </w:r>
      <w:r>
        <w:lastRenderedPageBreak/>
        <w:t xml:space="preserve">utilização de ferramentas matemáticas e estatísticas, e até mesmo auxiliar em tomada de decisão </w:t>
      </w:r>
      <w:r>
        <w:fldChar w:fldCharType="begin"/>
      </w:r>
      <w:r>
        <w:instrText xml:space="preserve"> ADDIN ZOTERO_ITEM CSL_CITATION {"citationID":"LQOpD9eQ","properties":{"formattedCitation":"(Hanada; Gon\\uc0\\u231{}alves, 2007)","plainCitation":"(Hanada; Gonçalves, 2007)","noteIndex":0},"citationItems":[{"id":177,"uris":["http://zotero.org/users/15531986/items/FNYWH7RJ"],"itemData":{"id":177,"type":"book","collection-title":"Documentos 67","event-place":"São Paulo","publisher":"EMBRAPA","publisher-place":"São Paulo","title":"Introdução ao geoprocessamento: princípios básicos e aplicação","author":[{"family":"Hanada","given":"E."},{"family":"Gonçalves","given":"R. R. V."}],"issued":{"date-parts":[["2007"]]}}}],"schema":"https://github.com/citation-style-language/schema/raw/master/csl-citation.json"} </w:instrText>
      </w:r>
      <w:r>
        <w:fldChar w:fldCharType="separate"/>
      </w:r>
      <w:r w:rsidRPr="00F35C13">
        <w:rPr>
          <w:rFonts w:cs="Arial"/>
        </w:rPr>
        <w:t>(Hanada; Gonçalves, 2007)</w:t>
      </w:r>
      <w:r>
        <w:fldChar w:fldCharType="end"/>
      </w:r>
      <w:r>
        <w:t>.</w:t>
      </w:r>
    </w:p>
    <w:p w14:paraId="30958505" w14:textId="77777777" w:rsidR="00560078" w:rsidRDefault="00560078" w:rsidP="00560078">
      <w:r>
        <w:t xml:space="preserve">Os </w:t>
      </w:r>
      <w:proofErr w:type="spellStart"/>
      <w:r>
        <w:t>SIGs</w:t>
      </w:r>
      <w:proofErr w:type="spellEnd"/>
      <w:r>
        <w:t xml:space="preserve"> são utilizados pelas mais diversas áreas de conhecimento, tanto nas áreas sociais e humanas quanto em áreas de exatas e biológicas. Cada usuário manipula os dados lidando com conceitos de suas respectivas disciplinas </w:t>
      </w:r>
      <w:r>
        <w:fldChar w:fldCharType="begin"/>
      </w:r>
      <w:r>
        <w:instrText xml:space="preserve"> ADDIN ZOTERO_ITEM CSL_CITATION {"citationID":"UnoP06IB","properties":{"formattedCitation":"(C\\uc0\\u226{}mara; Monteiro, 2001)","plainCitation":"(Câmara; Monteiro, 2001)","noteIndex":0},"citationItems":[{"id":178,"uris":["http://zotero.org/users/15531986/items/CSYFVTB3"],"itemData":{"id":178,"type":"chapter","container-title":"Introdução à ciência da geoinformação","event-place":"São Paulo","publisher":"INPE","publisher-place":"São Paulo","title":"Conceitos básicos em ciência da geoinformação","author":[{"family":"Câmara","given":"G."},{"family":"Monteiro","given":"A. M. V."}],"editor":[{"family":"Câmara","given":"G."},{"family":"Davis","given":"C."},{"family":"Monteiro","given":"A. M. V."}],"issued":{"date-parts":[["2001"]]}}}],"schema":"https://github.com/citation-style-language/schema/raw/master/csl-citation.json"} </w:instrText>
      </w:r>
      <w:r>
        <w:fldChar w:fldCharType="separate"/>
      </w:r>
      <w:r w:rsidRPr="00F35C13">
        <w:rPr>
          <w:rFonts w:cs="Arial"/>
        </w:rPr>
        <w:t>(Câmara; Monteiro, 2001)</w:t>
      </w:r>
      <w:r>
        <w:fldChar w:fldCharType="end"/>
      </w:r>
      <w:r>
        <w:t>.</w:t>
      </w:r>
    </w:p>
    <w:p w14:paraId="731CE7BB" w14:textId="77777777" w:rsidR="00560078" w:rsidRDefault="00560078" w:rsidP="00560078">
      <w:r>
        <w:t>Neste projeto o sistema SIG será muito importante para validar, selecionar e visualizar os dados obtidos das prefeituras e do CNEFE. Também será usado nas etapas intermediárias do processo de prototipação do aplicativo de conversão.</w:t>
      </w:r>
    </w:p>
    <w:p w14:paraId="7830DD5B" w14:textId="35230D2C" w:rsidR="001E24F2" w:rsidRDefault="001E24F2" w:rsidP="000B085C">
      <w:pPr>
        <w:pStyle w:val="Ttulo2"/>
        <w:rPr>
          <w:rFonts w:eastAsia="Times New Roman"/>
          <w:lang w:eastAsia="pt-BR"/>
        </w:rPr>
      </w:pPr>
      <w:bookmarkStart w:id="79" w:name="_Toc192078438"/>
      <w:r w:rsidRPr="001E24F2">
        <w:rPr>
          <w:rFonts w:eastAsia="Times New Roman"/>
          <w:lang w:eastAsia="pt-BR"/>
        </w:rPr>
        <w:t xml:space="preserve">BANCOS DE DADOS </w:t>
      </w:r>
      <w:r w:rsidR="009136FD">
        <w:rPr>
          <w:rFonts w:eastAsia="Times New Roman"/>
          <w:lang w:eastAsia="pt-BR"/>
        </w:rPr>
        <w:t xml:space="preserve">CONVENCIONAIS </w:t>
      </w:r>
      <w:r w:rsidR="002E2CD6">
        <w:rPr>
          <w:rFonts w:eastAsia="Times New Roman"/>
          <w:lang w:eastAsia="pt-BR"/>
        </w:rPr>
        <w:t>E BANCOS DE DADOS GEO</w:t>
      </w:r>
      <w:r w:rsidR="009136FD">
        <w:rPr>
          <w:rFonts w:eastAsia="Times New Roman"/>
          <w:lang w:eastAsia="pt-BR"/>
        </w:rPr>
        <w:t>GRÁFICOS</w:t>
      </w:r>
      <w:bookmarkEnd w:id="79"/>
    </w:p>
    <w:p w14:paraId="19251755" w14:textId="77777777" w:rsidR="00FF4389" w:rsidRDefault="00FF4389" w:rsidP="00FF4389">
      <w:r w:rsidRPr="00FF4389">
        <w:t>Um Banco de Dados, ou mais precisamente um Sistema Gerenciador de Banco de Dados (SGBD), é um software especializado no gerenciamento, armazenamento e recuperação de informações. Sua função principal é isolar as aplicações automatizadas dos detalhes do gerenciamento de dados. Dessa forma, quando um programa necessita armazenar dados, ele simplesmente os envia para o SGBD sem que o desenvolvedor precise se preocupar com a forma como serão gravados.</w:t>
      </w:r>
    </w:p>
    <w:p w14:paraId="6521B288" w14:textId="68DCF262" w:rsidR="00FF4389" w:rsidRDefault="00FF4389" w:rsidP="00FF4389">
      <w:r w:rsidRPr="00FF4389">
        <w:t xml:space="preserve">De modo similar, quando um programa precisa de um dado para executar suas tarefas, ele simplesmente faz uma solicitação ao SGBD, fornecendo alguns parâmetros. Geralmente, essas consultas são realizadas utilizando critérios textuais, como o nome ou CPF do cliente, ou </w:t>
      </w:r>
      <w:r w:rsidR="0012062E">
        <w:t>n</w:t>
      </w:r>
      <w:r w:rsidR="0012062E" w:rsidRPr="00FF4389">
        <w:t>uméricos</w:t>
      </w:r>
      <w:r w:rsidR="0012062E">
        <w:t xml:space="preserve">, </w:t>
      </w:r>
      <w:r w:rsidRPr="00FF4389">
        <w:t>clientes com dívidas superiores a cinco mil reais, por exemplo.</w:t>
      </w:r>
    </w:p>
    <w:p w14:paraId="5FFC95E3" w14:textId="7782847D" w:rsidR="001D52A6" w:rsidRPr="00FF4389" w:rsidRDefault="00FF4389" w:rsidP="00FF4389">
      <w:r w:rsidRPr="00FF4389">
        <w:t>Um SGBD Geográfico (SIG) permite o armazenamento e a consulta de registros usando critérios geográficos. Esse tipo de banco de dados armazena as coordenadas dos vértices de imóveis em campos especiais e possibilita operações como recuperar registros de todas as áreas compreendidas em uma determinada região (intersecção), calcular as dimensões de um imóvel, definir imóveis lindeiros, entre outras.</w:t>
      </w:r>
    </w:p>
    <w:p w14:paraId="05A8DA82" w14:textId="1946C449" w:rsidR="001E24F2" w:rsidRPr="001E24F2" w:rsidRDefault="001E24F2" w:rsidP="001E24F2">
      <w:pPr>
        <w:rPr>
          <w:lang w:eastAsia="pt-BR"/>
        </w:rPr>
      </w:pPr>
      <w:commentRangeStart w:id="80"/>
      <w:r w:rsidRPr="001E24F2">
        <w:rPr>
          <w:lang w:eastAsia="pt-BR"/>
        </w:rPr>
        <w:t xml:space="preserve">A rigor, todas as informações, sejam texto, imagens, sons ou </w:t>
      </w:r>
      <w:r w:rsidRPr="00D262DD">
        <w:rPr>
          <w:lang w:eastAsia="pt-BR"/>
        </w:rPr>
        <w:t>dados geo</w:t>
      </w:r>
      <w:r w:rsidR="00D262DD" w:rsidRPr="00D262DD">
        <w:rPr>
          <w:lang w:eastAsia="pt-BR"/>
        </w:rPr>
        <w:t>gráficos</w:t>
      </w:r>
      <w:r w:rsidRPr="00D262DD">
        <w:rPr>
          <w:lang w:eastAsia="pt-BR"/>
        </w:rPr>
        <w:t xml:space="preserve"> são armazenadas nos </w:t>
      </w:r>
      <w:proofErr w:type="spellStart"/>
      <w:r w:rsidRPr="00D262DD">
        <w:rPr>
          <w:lang w:eastAsia="pt-BR"/>
        </w:rPr>
        <w:t>SGBDs</w:t>
      </w:r>
      <w:proofErr w:type="spellEnd"/>
      <w:r w:rsidRPr="00D262DD">
        <w:rPr>
          <w:lang w:eastAsia="pt-BR"/>
        </w:rPr>
        <w:t xml:space="preserve"> de uma forma única: uma sequên</w:t>
      </w:r>
      <w:r w:rsidRPr="001E24F2">
        <w:rPr>
          <w:lang w:eastAsia="pt-BR"/>
        </w:rPr>
        <w:t>cia de bits. O que muda é a capacidade que a ferramenta possui de realizar operações sobre os dados armazenados e converter para um formato legível.</w:t>
      </w:r>
      <w:commentRangeEnd w:id="80"/>
      <w:r w:rsidR="006C63A6">
        <w:rPr>
          <w:rStyle w:val="Refdecomentrio"/>
        </w:rPr>
        <w:commentReference w:id="80"/>
      </w:r>
    </w:p>
    <w:p w14:paraId="369FD108" w14:textId="1A068312" w:rsidR="00AF175A" w:rsidRDefault="00560078" w:rsidP="00560078">
      <w:pPr>
        <w:rPr>
          <w:lang w:eastAsia="pt-BR"/>
        </w:rPr>
      </w:pPr>
      <w:r w:rsidRPr="00560078">
        <w:lastRenderedPageBreak/>
        <w:t xml:space="preserve">É viável armazenar dados geográficos em qualquer Sistema de Gerenciamento de Banco de Dados (SGBD) textual, desde que esses dados sejam codificados em um formato como o </w:t>
      </w:r>
      <w:proofErr w:type="spellStart"/>
      <w:r w:rsidRPr="00560078">
        <w:t>GeoJSON</w:t>
      </w:r>
      <w:proofErr w:type="spellEnd"/>
      <w:r w:rsidRPr="00560078">
        <w:t>. No entanto, um SGBD com suporte a Sistemas de Informação Geográfica (SIG) tratará essas informações de forma nativa e oferecerá ferramentas mais apropriadas para seu processamento. Enquanto um SGBD SIG interpretará os dados como ponto, linha ou polígono, um sistema textual os verá apenas como uma sequência de caracteres, números e símbolos.</w:t>
      </w:r>
    </w:p>
    <w:p w14:paraId="6BD04A37" w14:textId="77777777" w:rsidR="002E2CD6" w:rsidRDefault="002E2CD6" w:rsidP="000B085C">
      <w:pPr>
        <w:pStyle w:val="Ttulo2"/>
      </w:pPr>
      <w:bookmarkStart w:id="81" w:name="_Toc192078439"/>
      <w:r w:rsidRPr="007C7115">
        <w:t>Cadastro Imobiliário e Georreferenciamento.</w:t>
      </w:r>
      <w:bookmarkEnd w:id="81"/>
      <w:r w:rsidRPr="007C7115">
        <w:t xml:space="preserve"> </w:t>
      </w:r>
    </w:p>
    <w:p w14:paraId="596EB771" w14:textId="6F7BB78F" w:rsidR="00BB1156" w:rsidRDefault="00BB1156" w:rsidP="00BB1156">
      <w:r>
        <w:t xml:space="preserve">Uma das operações mais importantes </w:t>
      </w:r>
      <w:r w:rsidR="00BD6A63">
        <w:t xml:space="preserve">nesse trabalho é o </w:t>
      </w:r>
      <w:commentRangeStart w:id="82"/>
      <w:r w:rsidR="00BD6A63">
        <w:t xml:space="preserve">registro das imagens </w:t>
      </w:r>
      <w:commentRangeEnd w:id="82"/>
      <w:r w:rsidR="006C63A6">
        <w:rPr>
          <w:rStyle w:val="Refdecomentrio"/>
        </w:rPr>
        <w:commentReference w:id="82"/>
      </w:r>
      <w:r w:rsidR="00BD6A63">
        <w:t>geradas a partir dos dados textuais do CIATA.</w:t>
      </w:r>
    </w:p>
    <w:p w14:paraId="0AA4D70D" w14:textId="6DAD7F51" w:rsidR="00BD6A63" w:rsidRDefault="00BD6A63" w:rsidP="00BD6A63">
      <w:commentRangeStart w:id="83"/>
      <w:r>
        <w:t>O registro de uma imagem, compreende uma transformação geométrica que</w:t>
      </w:r>
      <w:r w:rsidR="008C1AC1">
        <w:t xml:space="preserve"> </w:t>
      </w:r>
      <w:r>
        <w:t>relaciona coordenadas de imagem (linha e coluna) com coordenadas de um</w:t>
      </w:r>
      <w:r w:rsidR="008C1AC1">
        <w:t xml:space="preserve"> </w:t>
      </w:r>
      <w:r>
        <w:t>sistema de referência.</w:t>
      </w:r>
      <w:commentRangeEnd w:id="83"/>
      <w:r w:rsidR="00714E91">
        <w:rPr>
          <w:rStyle w:val="Refdecomentrio"/>
        </w:rPr>
        <w:commentReference w:id="83"/>
      </w:r>
      <w:r>
        <w:t xml:space="preserve"> Outros termos comuns para a designação do procedimento</w:t>
      </w:r>
      <w:r w:rsidR="008C1AC1">
        <w:t xml:space="preserve"> </w:t>
      </w:r>
      <w:r>
        <w:t xml:space="preserve">de </w:t>
      </w:r>
      <w:r w:rsidRPr="00714E91">
        <w:rPr>
          <w:color w:val="FF0000"/>
          <w:rPrChange w:id="84" w:author="Carlos" w:date="2025-03-09T09:32:00Z">
            <w:rPr/>
          </w:rPrChange>
        </w:rPr>
        <w:t>registro</w:t>
      </w:r>
      <w:r>
        <w:t xml:space="preserve"> são geocodificação e georreferenciamento. É importante, contudo,</w:t>
      </w:r>
      <w:r w:rsidR="008C1AC1">
        <w:t xml:space="preserve"> </w:t>
      </w:r>
      <w:r>
        <w:t xml:space="preserve">fazer uma distinção clara entre registro e correção geométrica. </w:t>
      </w:r>
      <w:commentRangeStart w:id="85"/>
      <w:r>
        <w:t>O processo de</w:t>
      </w:r>
      <w:r w:rsidR="00D547DF">
        <w:t xml:space="preserve"> </w:t>
      </w:r>
      <w:r>
        <w:t>correção geométrica de imagens elimina as distorções geométricas sistemáticas</w:t>
      </w:r>
      <w:r w:rsidR="00D547DF">
        <w:t xml:space="preserve"> </w:t>
      </w:r>
      <w:r>
        <w:t>introduzidas na etapa de aquisição das imagens, enquanto o registro apenas usa</w:t>
      </w:r>
      <w:r w:rsidR="00D547DF">
        <w:t xml:space="preserve"> </w:t>
      </w:r>
      <w:r>
        <w:t>transformações geométricas simples - usualmente transformações polinomiais -</w:t>
      </w:r>
      <w:r w:rsidR="00CC4EFD">
        <w:t xml:space="preserve"> </w:t>
      </w:r>
      <w:r>
        <w:t>para estabelecer um mapeamento entre coordenadas de imagem e coordenadas</w:t>
      </w:r>
      <w:r w:rsidR="00CC4EFD">
        <w:t xml:space="preserve"> </w:t>
      </w:r>
      <w:r>
        <w:t>geográficas. Por isso</w:t>
      </w:r>
      <w:r w:rsidR="007D2AD0">
        <w:t>,</w:t>
      </w:r>
      <w:r>
        <w:t xml:space="preserve"> sugere-se que o registro seja sempre utilizado como uma</w:t>
      </w:r>
      <w:r w:rsidR="007D2AD0">
        <w:t xml:space="preserve"> </w:t>
      </w:r>
      <w:r>
        <w:t>técnica que busca refinar a qualidade geométrica de imagens com correção</w:t>
      </w:r>
      <w:r w:rsidR="007D2AD0">
        <w:t xml:space="preserve"> </w:t>
      </w:r>
      <w:r>
        <w:t xml:space="preserve">geométrica de sistema </w:t>
      </w:r>
      <w:r w:rsidR="00F63144">
        <w:fldChar w:fldCharType="begin"/>
      </w:r>
      <w:r w:rsidR="00F63144">
        <w:instrText xml:space="preserve"> ADDIN ZOTERO_ITEM CSL_CITATION {"citationID":"5OZNFvV4","properties":{"formattedCitation":"(INPE, 2012)","plainCitation":"(INPE, 2012)","noteIndex":0},"citationItems":[{"id":179,"uris":["http://zotero.org/users/15531986/items/2KHKZQR9"],"itemData":{"id":179,"type":"book","event-place":"São José dos Campos","publisher":"Instituto Nacional de Pesquisas Espaciais – INPE","publisher-place":"São José dos Campos","title":"Ajuda do SPRING","author":[{"family":"INPE","given":"Instituto Nacional de Pesquisas Espaciais-"}],"issued":{"date-parts":[["2012"]]}}}],"schema":"https://github.com/citation-style-language/schema/raw/master/csl-citation.json"} </w:instrText>
      </w:r>
      <w:r w:rsidR="00F63144">
        <w:fldChar w:fldCharType="separate"/>
      </w:r>
      <w:r w:rsidR="00F63144" w:rsidRPr="00F63144">
        <w:rPr>
          <w:rFonts w:cs="Arial"/>
        </w:rPr>
        <w:t>(INPE, 2012)</w:t>
      </w:r>
      <w:r w:rsidR="00F63144">
        <w:fldChar w:fldCharType="end"/>
      </w:r>
      <w:commentRangeEnd w:id="85"/>
      <w:r w:rsidR="00714E91">
        <w:rPr>
          <w:rStyle w:val="Refdecomentrio"/>
        </w:rPr>
        <w:commentReference w:id="85"/>
      </w:r>
      <w:r>
        <w:t>.</w:t>
      </w:r>
    </w:p>
    <w:p w14:paraId="7A544CD8" w14:textId="450C07AE" w:rsidR="00BD6A63" w:rsidRDefault="00BD6A63" w:rsidP="00BD6A63">
      <w:r>
        <w:t xml:space="preserve">O </w:t>
      </w:r>
      <w:r w:rsidRPr="00714E91">
        <w:rPr>
          <w:color w:val="FF0000"/>
          <w:rPrChange w:id="86" w:author="Carlos" w:date="2025-03-09T09:33:00Z">
            <w:rPr/>
          </w:rPrChange>
        </w:rPr>
        <w:t>registro</w:t>
      </w:r>
      <w:r>
        <w:t xml:space="preserve"> é uma operação necessária para se fazer a integração de uma</w:t>
      </w:r>
      <w:r w:rsidR="007D2AD0">
        <w:t xml:space="preserve"> </w:t>
      </w:r>
      <w:r>
        <w:t>imagem à base de dados existente num SIG. Há muitos anos os projetos na</w:t>
      </w:r>
      <w:r w:rsidR="00F118D9">
        <w:t xml:space="preserve"> </w:t>
      </w:r>
      <w:r>
        <w:t>área de sensoriamento remoto pressupõem que as imagens possam ser</w:t>
      </w:r>
      <w:r w:rsidR="00F118D9">
        <w:t xml:space="preserve"> </w:t>
      </w:r>
      <w:r>
        <w:t>integradas aos dados extraídos de mapas existentes ou às medições de certas</w:t>
      </w:r>
      <w:r w:rsidR="00F118D9">
        <w:t xml:space="preserve"> </w:t>
      </w:r>
      <w:r>
        <w:t>grandezas feitas diretamente no terreno. O registro também é importante</w:t>
      </w:r>
      <w:r w:rsidR="00F118D9">
        <w:t xml:space="preserve"> </w:t>
      </w:r>
      <w:r>
        <w:t>para se combinar imagens de sensores diferentes sobre uma mesma área</w:t>
      </w:r>
      <w:r w:rsidR="00624F9E">
        <w:t xml:space="preserve"> </w:t>
      </w:r>
      <w:r w:rsidR="00624F9E" w:rsidRPr="00624F9E">
        <w:t xml:space="preserve">ou para se realizar estudos </w:t>
      </w:r>
      <w:proofErr w:type="spellStart"/>
      <w:r w:rsidR="00624F9E" w:rsidRPr="00624F9E">
        <w:t>multi-temporais</w:t>
      </w:r>
      <w:proofErr w:type="spellEnd"/>
      <w:r w:rsidR="00624F9E" w:rsidRPr="00624F9E">
        <w:t xml:space="preserve">, caso em que se usam imagens tomadas em épocas distintas </w:t>
      </w:r>
      <w:r w:rsidR="00F63144">
        <w:fldChar w:fldCharType="begin"/>
      </w:r>
      <w:r w:rsidR="00F63144">
        <w:instrText xml:space="preserve"> ADDIN ZOTERO_ITEM CSL_CITATION {"citationID":"4fRgoscd","properties":{"formattedCitation":"(INPE, 2012)","plainCitation":"(INPE, 2012)","noteIndex":0},"citationItems":[{"id":179,"uris":["http://zotero.org/users/15531986/items/2KHKZQR9"],"itemData":{"id":179,"type":"book","event-place":"São José dos Campos","publisher":"Instituto Nacional de Pesquisas Espaciais – INPE","publisher-place":"São José dos Campos","title":"Ajuda do SPRING","author":[{"family":"INPE","given":"Instituto Nacional de Pesquisas Espaciais-"}],"issued":{"date-parts":[["2012"]]}}}],"schema":"https://github.com/citation-style-language/schema/raw/master/csl-citation.json"} </w:instrText>
      </w:r>
      <w:r w:rsidR="00F63144">
        <w:fldChar w:fldCharType="separate"/>
      </w:r>
      <w:r w:rsidR="00F63144" w:rsidRPr="00F63144">
        <w:rPr>
          <w:rFonts w:cs="Arial"/>
        </w:rPr>
        <w:t>(INPE, 2012)</w:t>
      </w:r>
      <w:r w:rsidR="00F63144">
        <w:fldChar w:fldCharType="end"/>
      </w:r>
      <w:r w:rsidR="00624F9E" w:rsidRPr="00624F9E">
        <w:t>.</w:t>
      </w:r>
    </w:p>
    <w:p w14:paraId="637A70BF" w14:textId="49505B09" w:rsidR="004F1F2D" w:rsidRDefault="004F1F2D" w:rsidP="00BD6A63">
      <w:r>
        <w:t>N</w:t>
      </w:r>
      <w:r w:rsidR="008F5AF9">
        <w:t xml:space="preserve">o presente projeto </w:t>
      </w:r>
      <w:r w:rsidR="00F501F8">
        <w:t>se busca</w:t>
      </w:r>
      <w:r w:rsidR="008F5AF9">
        <w:t xml:space="preserve"> a automatização do registro usando as coordenadas oferecidas pelo </w:t>
      </w:r>
      <w:commentRangeStart w:id="87"/>
      <w:r w:rsidR="008F5AF9">
        <w:t xml:space="preserve">CNEFE. </w:t>
      </w:r>
      <w:commentRangeEnd w:id="87"/>
      <w:r w:rsidR="003F44E8">
        <w:rPr>
          <w:rStyle w:val="Refdecomentrio"/>
        </w:rPr>
        <w:commentReference w:id="87"/>
      </w:r>
    </w:p>
    <w:p w14:paraId="3F3DFBAC" w14:textId="47ECB95F" w:rsidR="00966DB2" w:rsidRDefault="00966DB2">
      <w:r>
        <w:br w:type="page"/>
      </w:r>
    </w:p>
    <w:p w14:paraId="10A4BE9C" w14:textId="79111357" w:rsidR="001D772A" w:rsidRPr="007C7115" w:rsidRDefault="00406037" w:rsidP="000B085C">
      <w:pPr>
        <w:pStyle w:val="Ttulo1"/>
      </w:pPr>
      <w:bookmarkStart w:id="88" w:name="_Toc192078440"/>
      <w:commentRangeStart w:id="89"/>
      <w:r>
        <w:lastRenderedPageBreak/>
        <w:t>M</w:t>
      </w:r>
      <w:r w:rsidR="001D772A" w:rsidRPr="007C7115">
        <w:t>etodologia</w:t>
      </w:r>
      <w:r w:rsidR="005E6C0C">
        <w:t xml:space="preserve"> da pesquisa</w:t>
      </w:r>
      <w:bookmarkEnd w:id="88"/>
      <w:commentRangeEnd w:id="89"/>
      <w:r w:rsidR="00714E91">
        <w:rPr>
          <w:rStyle w:val="Refdecomentrio"/>
          <w:rFonts w:eastAsiaTheme="minorHAnsi" w:cstheme="minorBidi"/>
          <w:b w:val="0"/>
          <w:caps w:val="0"/>
        </w:rPr>
        <w:commentReference w:id="89"/>
      </w:r>
    </w:p>
    <w:p w14:paraId="2B0DFEDA" w14:textId="14A9C911" w:rsidR="000C3264" w:rsidRDefault="000C3264" w:rsidP="000B085C">
      <w:pPr>
        <w:pStyle w:val="Ttulo2"/>
      </w:pPr>
      <w:bookmarkStart w:id="90" w:name="_Toc192078441"/>
      <w:commentRangeStart w:id="91"/>
      <w:r>
        <w:t>Etapas</w:t>
      </w:r>
      <w:bookmarkEnd w:id="90"/>
      <w:commentRangeEnd w:id="91"/>
      <w:r w:rsidR="003F44E8">
        <w:rPr>
          <w:rStyle w:val="Refdecomentrio"/>
          <w:rFonts w:eastAsiaTheme="minorHAnsi" w:cstheme="minorBidi"/>
          <w:caps w:val="0"/>
        </w:rPr>
        <w:commentReference w:id="91"/>
      </w:r>
      <w:r w:rsidR="00AE7CE0" w:rsidRPr="00AE7CE0">
        <w:t xml:space="preserve"> </w:t>
      </w:r>
    </w:p>
    <w:p w14:paraId="27A2D8A6" w14:textId="0C552C34" w:rsidR="00142315" w:rsidRPr="00D510B9" w:rsidRDefault="004705B8" w:rsidP="00D510B9">
      <w:pPr>
        <w:pStyle w:val="Tpico"/>
      </w:pPr>
      <w:commentRangeStart w:id="92"/>
      <w:commentRangeStart w:id="93"/>
      <w:r w:rsidRPr="00D510B9">
        <w:t>Obter</w:t>
      </w:r>
      <w:r w:rsidR="00AE7CE0" w:rsidRPr="00D510B9">
        <w:t xml:space="preserve"> </w:t>
      </w:r>
      <w:r w:rsidR="00886862" w:rsidRPr="00D510B9">
        <w:t xml:space="preserve">dados </w:t>
      </w:r>
      <w:r w:rsidR="001C7536" w:rsidRPr="00D510B9">
        <w:t xml:space="preserve">dos lotes </w:t>
      </w:r>
      <w:r w:rsidR="00AE7CE0" w:rsidRPr="00D510B9">
        <w:t>d</w:t>
      </w:r>
      <w:r w:rsidR="000652FD" w:rsidRPr="00D510B9">
        <w:t>e</w:t>
      </w:r>
      <w:r w:rsidR="00AE7CE0" w:rsidRPr="00D510B9">
        <w:t xml:space="preserve"> municípios</w:t>
      </w:r>
      <w:r w:rsidR="00FE4605" w:rsidRPr="00D510B9">
        <w:t xml:space="preserve"> </w:t>
      </w:r>
      <w:r w:rsidR="00BF25F9" w:rsidRPr="00D510B9">
        <w:t>parceiros</w:t>
      </w:r>
      <w:commentRangeEnd w:id="92"/>
      <w:r w:rsidR="003F44E8">
        <w:rPr>
          <w:rStyle w:val="Refdecomentrio"/>
          <w:b w:val="0"/>
          <w:bCs w:val="0"/>
        </w:rPr>
        <w:commentReference w:id="92"/>
      </w:r>
    </w:p>
    <w:p w14:paraId="07F0D598" w14:textId="2B2C818D" w:rsidR="00AE7CE0" w:rsidRDefault="00204CC0" w:rsidP="00142315">
      <w:r>
        <w:t>Obter a</w:t>
      </w:r>
      <w:r w:rsidR="00194975">
        <w:t xml:space="preserve"> identificação do lote e da quadra, logradouro, número, </w:t>
      </w:r>
      <w:r w:rsidR="00AD78D8">
        <w:t xml:space="preserve">largura do lote (testada) e outras dimensões </w:t>
      </w:r>
      <w:r w:rsidR="000E79A9">
        <w:t>disponíveis</w:t>
      </w:r>
      <w:r w:rsidR="002C25A8">
        <w:t xml:space="preserve">. </w:t>
      </w:r>
      <w:r w:rsidR="00A00B59">
        <w:t xml:space="preserve">A lista completa dos atributos necessários para a geração de </w:t>
      </w:r>
      <w:r w:rsidR="001F5617">
        <w:t xml:space="preserve">imagens de quadras </w:t>
      </w:r>
      <w:r w:rsidR="00A00B59">
        <w:t xml:space="preserve">está na </w:t>
      </w:r>
      <w:r w:rsidR="00461A90">
        <w:fldChar w:fldCharType="begin"/>
      </w:r>
      <w:r w:rsidR="00461A90">
        <w:instrText xml:space="preserve"> REF _Ref191994451 \h </w:instrText>
      </w:r>
      <w:r w:rsidR="00461A90">
        <w:fldChar w:fldCharType="separate"/>
      </w:r>
      <w:r w:rsidR="00461A90">
        <w:t xml:space="preserve">Tabela </w:t>
      </w:r>
      <w:r w:rsidR="00461A90">
        <w:rPr>
          <w:noProof/>
        </w:rPr>
        <w:t>6</w:t>
      </w:r>
      <w:r w:rsidR="00461A90">
        <w:fldChar w:fldCharType="end"/>
      </w:r>
    </w:p>
    <w:p w14:paraId="56BF484A" w14:textId="1D71D901" w:rsidR="00A0431C" w:rsidRDefault="00D119BF" w:rsidP="00D119BF">
      <w:r w:rsidRPr="00D119BF">
        <w:t>Atualmente, os aplicativos de cadastro geralmente utilizam uma estrutura de dados composta por múltiplas classes ou tabelas. Para este estudo, entretanto, a estrutura ideal para importação consiste em uma única tabela que contém exclusivamente os dados necessários para a criação dos objetos geométricos, conforme o esquema apresentado na Tabela 4.</w:t>
      </w:r>
    </w:p>
    <w:p w14:paraId="6028D2BC" w14:textId="596C468C" w:rsidR="00A54FA2" w:rsidRDefault="00E14A2B" w:rsidP="00A54FA2">
      <w:r>
        <w:t xml:space="preserve">Considerando o que foi discutido no </w:t>
      </w:r>
      <w:r w:rsidR="003A40E7">
        <w:t xml:space="preserve">item </w:t>
      </w:r>
      <w:r w:rsidR="00572BC5">
        <w:fldChar w:fldCharType="begin"/>
      </w:r>
      <w:r w:rsidR="00572BC5">
        <w:instrText xml:space="preserve"> REF _Ref191278478 \r \h </w:instrText>
      </w:r>
      <w:r w:rsidR="00572BC5">
        <w:fldChar w:fldCharType="separate"/>
      </w:r>
      <w:r w:rsidR="00572BC5">
        <w:t>2.1.8</w:t>
      </w:r>
      <w:r w:rsidR="00572BC5">
        <w:fldChar w:fldCharType="end"/>
      </w:r>
      <w:r w:rsidR="00572BC5">
        <w:t xml:space="preserve"> </w:t>
      </w:r>
      <w:r w:rsidR="00572BC5">
        <w:fldChar w:fldCharType="begin"/>
      </w:r>
      <w:r w:rsidR="00572BC5">
        <w:instrText xml:space="preserve"> REF _Ref191278485 \h </w:instrText>
      </w:r>
      <w:r w:rsidR="00572BC5">
        <w:fldChar w:fldCharType="separate"/>
      </w:r>
      <w:r w:rsidR="00572BC5">
        <w:rPr>
          <w:lang w:eastAsia="pt-BR"/>
        </w:rPr>
        <w:t>CIATA e a Lei Geral de Proteção de Dados (LGPD)</w:t>
      </w:r>
      <w:r w:rsidR="00572BC5">
        <w:fldChar w:fldCharType="end"/>
      </w:r>
      <w:r w:rsidR="009E5815">
        <w:t xml:space="preserve"> </w:t>
      </w:r>
      <w:r w:rsidR="008A366A">
        <w:t xml:space="preserve">a prefeitura pode obter os dados do sistema de cadastro </w:t>
      </w:r>
      <w:r w:rsidR="00F923D2">
        <w:t>em um formato</w:t>
      </w:r>
      <w:r w:rsidR="00DD2140">
        <w:t xml:space="preserve"> de arquivo</w:t>
      </w:r>
      <w:r w:rsidR="00F923D2">
        <w:t xml:space="preserve"> não-proprietário</w:t>
      </w:r>
      <w:r w:rsidR="00DD2140">
        <w:t>,</w:t>
      </w:r>
      <w:r w:rsidR="00F923D2">
        <w:t xml:space="preserve"> como XML, JSON ou CSV</w:t>
      </w:r>
      <w:r w:rsidR="00FD4278">
        <w:rPr>
          <w:rStyle w:val="Refdenotaderodap"/>
        </w:rPr>
        <w:footnoteReference w:id="10"/>
      </w:r>
      <w:r w:rsidR="00496560">
        <w:t xml:space="preserve">. </w:t>
      </w:r>
      <w:r w:rsidR="008826C5">
        <w:t>Para importação em um banco de dados a preferência é por arquivos CSV</w:t>
      </w:r>
      <w:r w:rsidR="004D09B3">
        <w:t>.</w:t>
      </w:r>
    </w:p>
    <w:p w14:paraId="1628CA7A" w14:textId="01460652" w:rsidR="003809CD" w:rsidRPr="007C7115" w:rsidRDefault="00A05F79" w:rsidP="00D510B9">
      <w:pPr>
        <w:pStyle w:val="Tpico"/>
      </w:pPr>
      <w:commentRangeStart w:id="94"/>
      <w:r>
        <w:t xml:space="preserve">Definir e povoar um banco de dados relacional </w:t>
      </w:r>
      <w:r w:rsidR="00591CEC">
        <w:t>com os dados dos imóveis</w:t>
      </w:r>
      <w:r w:rsidR="00EB271B">
        <w:t>.</w:t>
      </w:r>
      <w:commentRangeEnd w:id="94"/>
      <w:r w:rsidR="003F44E8">
        <w:rPr>
          <w:rStyle w:val="Refdecomentrio"/>
          <w:b w:val="0"/>
          <w:bCs w:val="0"/>
        </w:rPr>
        <w:commentReference w:id="94"/>
      </w:r>
    </w:p>
    <w:p w14:paraId="34B418AC" w14:textId="18DD6A5C" w:rsidR="00E50C2A" w:rsidRDefault="00591CEC" w:rsidP="00D510B9">
      <w:pPr>
        <w:pStyle w:val="Tpico"/>
      </w:pPr>
      <w:r>
        <w:t>Selecionar</w:t>
      </w:r>
      <w:r w:rsidR="006F0CA0">
        <w:t xml:space="preserve"> um conjunto ótimo de informações </w:t>
      </w:r>
      <w:r w:rsidR="00AE7CE0" w:rsidRPr="007C7115">
        <w:t>cadastrais</w:t>
      </w:r>
      <w:r w:rsidR="00EB271B">
        <w:t>.</w:t>
      </w:r>
    </w:p>
    <w:p w14:paraId="3D3ECF8E" w14:textId="5774047F" w:rsidR="00AE7CE0" w:rsidRDefault="006F0CA0" w:rsidP="00E50C2A">
      <w:del w:id="95" w:author="Carlos" w:date="2025-03-09T09:38:00Z">
        <w:r w:rsidDel="003F44E8">
          <w:delText xml:space="preserve"> </w:delText>
        </w:r>
      </w:del>
      <w:r w:rsidR="00390D42">
        <w:t xml:space="preserve">Criar um conjunto de </w:t>
      </w:r>
      <w:r>
        <w:t xml:space="preserve">quadras retangulares </w:t>
      </w:r>
      <w:r w:rsidR="00770B33">
        <w:t>com pelo menos um endereço em cada logradouro</w:t>
      </w:r>
      <w:r w:rsidR="00390D42">
        <w:t xml:space="preserve">. Esse conjunto </w:t>
      </w:r>
      <w:r w:rsidR="007E08CD">
        <w:t xml:space="preserve">virtual </w:t>
      </w:r>
      <w:r w:rsidR="00FD630C">
        <w:t>será cham</w:t>
      </w:r>
      <w:r w:rsidR="00EB271B">
        <w:t>a</w:t>
      </w:r>
      <w:r w:rsidR="00FD630C">
        <w:t xml:space="preserve">do de </w:t>
      </w:r>
      <w:proofErr w:type="spellStart"/>
      <w:r w:rsidR="00EB271B">
        <w:t>Reta</w:t>
      </w:r>
      <w:r w:rsidR="00FD630C">
        <w:t>ngópolis</w:t>
      </w:r>
      <w:proofErr w:type="spellEnd"/>
    </w:p>
    <w:p w14:paraId="3192C377" w14:textId="2C69E73C" w:rsidR="00175A94" w:rsidRDefault="00CB1BB2" w:rsidP="00D510B9">
      <w:pPr>
        <w:pStyle w:val="Tpico"/>
      </w:pPr>
      <w:r>
        <w:t xml:space="preserve">Extrair dos dados </w:t>
      </w:r>
      <w:r w:rsidR="0069391A">
        <w:t xml:space="preserve">textuais os logradouros que compõem cada quadra e a ordem </w:t>
      </w:r>
      <w:r w:rsidR="003809CD">
        <w:t>deles.</w:t>
      </w:r>
    </w:p>
    <w:p w14:paraId="4D2170C3" w14:textId="16EFD111" w:rsidR="00D34F38" w:rsidRDefault="00D34F38" w:rsidP="00D510B9">
      <w:pPr>
        <w:pStyle w:val="Tpico"/>
      </w:pPr>
      <w:r w:rsidRPr="007C7115">
        <w:t>Desenvolv</w:t>
      </w:r>
      <w:r>
        <w:t>er um protótipo para testes</w:t>
      </w:r>
      <w:r w:rsidRPr="007C7115">
        <w:t>.</w:t>
      </w:r>
    </w:p>
    <w:p w14:paraId="12955B46" w14:textId="2C60BBED" w:rsidR="007A407B" w:rsidRPr="007C7115" w:rsidRDefault="007A407B" w:rsidP="00D510B9">
      <w:pPr>
        <w:pStyle w:val="Tpico"/>
      </w:pPr>
      <w:r>
        <w:t>Testar protótipo com dados se</w:t>
      </w:r>
      <w:r w:rsidR="00E715E4">
        <w:t xml:space="preserve">lecionados </w:t>
      </w:r>
      <w:r w:rsidR="00F31A68">
        <w:t>(</w:t>
      </w:r>
      <w:proofErr w:type="spellStart"/>
      <w:r w:rsidR="00E715E4">
        <w:t>Retangópolis</w:t>
      </w:r>
      <w:proofErr w:type="spellEnd"/>
      <w:r w:rsidR="00E715E4">
        <w:t>).</w:t>
      </w:r>
    </w:p>
    <w:p w14:paraId="2DAD624A" w14:textId="237213E5" w:rsidR="00AE7CE0" w:rsidRPr="007C7115" w:rsidRDefault="00770B33" w:rsidP="00D510B9">
      <w:pPr>
        <w:pStyle w:val="Tpico"/>
      </w:pPr>
      <w:r>
        <w:t xml:space="preserve">Gerar </w:t>
      </w:r>
      <w:r w:rsidR="00093203">
        <w:t xml:space="preserve">imagem das quadras com </w:t>
      </w:r>
      <w:r w:rsidR="00175A94">
        <w:t>lados</w:t>
      </w:r>
      <w:r w:rsidR="00093203">
        <w:t xml:space="preserve"> proporcionais ao</w:t>
      </w:r>
      <w:r w:rsidR="009A5D39">
        <w:t xml:space="preserve"> </w:t>
      </w:r>
      <w:r w:rsidR="00175A94">
        <w:t>tamanho dos</w:t>
      </w:r>
      <w:r w:rsidR="009A5D39">
        <w:t xml:space="preserve"> </w:t>
      </w:r>
      <w:r w:rsidR="00093203">
        <w:t>imóveis cadastrados</w:t>
      </w:r>
      <w:r w:rsidR="00AE7CE0" w:rsidRPr="007C7115">
        <w:t xml:space="preserve">. </w:t>
      </w:r>
    </w:p>
    <w:p w14:paraId="6FA07357" w14:textId="7E9B5D5E" w:rsidR="00AE7CE0" w:rsidRPr="007C7115" w:rsidRDefault="00C74867" w:rsidP="00D510B9">
      <w:pPr>
        <w:pStyle w:val="Tpico"/>
      </w:pPr>
      <w:r>
        <w:t>Identificar e corrigir falhas do</w:t>
      </w:r>
      <w:r w:rsidR="00D97A6F">
        <w:t>s dados textuais no banco de dados.</w:t>
      </w:r>
    </w:p>
    <w:p w14:paraId="3881FF64" w14:textId="517A8EA6" w:rsidR="00AE7CE0" w:rsidRPr="007C7115" w:rsidRDefault="007C0C77" w:rsidP="00D510B9">
      <w:pPr>
        <w:pStyle w:val="Tpico"/>
      </w:pPr>
      <w:r>
        <w:t xml:space="preserve">Testar o protótipo </w:t>
      </w:r>
      <w:r w:rsidR="009B766F">
        <w:t>com dados completos do BD</w:t>
      </w:r>
      <w:r w:rsidR="00AE7CE0" w:rsidRPr="007C7115">
        <w:t xml:space="preserve">. </w:t>
      </w:r>
    </w:p>
    <w:p w14:paraId="6E2F79C4" w14:textId="128AC376" w:rsidR="00AE7CE0" w:rsidRPr="007C7115" w:rsidRDefault="001F26C1" w:rsidP="00D510B9">
      <w:pPr>
        <w:pStyle w:val="Tpico"/>
      </w:pPr>
      <w:r>
        <w:lastRenderedPageBreak/>
        <w:t>Associar as quadras com imagens georreferenciadas</w:t>
      </w:r>
      <w:r w:rsidR="00681316">
        <w:t xml:space="preserve"> (</w:t>
      </w:r>
      <w:r w:rsidR="006864D1">
        <w:t>registrar imagens das quadras)</w:t>
      </w:r>
      <w:r w:rsidR="00AE7CE0" w:rsidRPr="007C7115">
        <w:t xml:space="preserve">. </w:t>
      </w:r>
    </w:p>
    <w:p w14:paraId="2E5F3742" w14:textId="56617478" w:rsidR="00AE7CE0" w:rsidRPr="007C7115" w:rsidRDefault="001F26C1" w:rsidP="00D510B9">
      <w:pPr>
        <w:pStyle w:val="Tpico"/>
      </w:pPr>
      <w:r>
        <w:t xml:space="preserve">Disponibilizar </w:t>
      </w:r>
      <w:r w:rsidR="00AA1ABB">
        <w:t xml:space="preserve">o aplicativo na Internet para </w:t>
      </w:r>
      <w:r w:rsidR="00F5054C">
        <w:t xml:space="preserve">testes e </w:t>
      </w:r>
      <w:r w:rsidR="00AA1ABB">
        <w:t xml:space="preserve">validação </w:t>
      </w:r>
      <w:r w:rsidR="00F5054C">
        <w:t>por prefeituras</w:t>
      </w:r>
      <w:r w:rsidR="00AE7CE0" w:rsidRPr="007C7115">
        <w:t>.</w:t>
      </w:r>
      <w:commentRangeEnd w:id="93"/>
      <w:r w:rsidR="003F44E8">
        <w:rPr>
          <w:rStyle w:val="Refdecomentrio"/>
          <w:b w:val="0"/>
          <w:bCs w:val="0"/>
        </w:rPr>
        <w:commentReference w:id="93"/>
      </w:r>
    </w:p>
    <w:p w14:paraId="44DEFFD3" w14:textId="0FDE0FDC" w:rsidR="001D772A" w:rsidRDefault="00AE7CE0" w:rsidP="000B085C">
      <w:pPr>
        <w:pStyle w:val="Ttulo2"/>
      </w:pPr>
      <w:bookmarkStart w:id="96" w:name="_Toc192078442"/>
      <w:commentRangeStart w:id="97"/>
      <w:r>
        <w:t>cronograma</w:t>
      </w:r>
      <w:bookmarkEnd w:id="96"/>
      <w:commentRangeEnd w:id="97"/>
      <w:r w:rsidR="003F44E8">
        <w:rPr>
          <w:rStyle w:val="Refdecomentrio"/>
          <w:rFonts w:eastAsiaTheme="minorHAnsi" w:cstheme="minorBidi"/>
          <w:caps w:val="0"/>
        </w:rPr>
        <w:commentReference w:id="97"/>
      </w:r>
      <w:r w:rsidR="001D772A" w:rsidRPr="007C7115">
        <w:t xml:space="preserve"> </w:t>
      </w:r>
    </w:p>
    <w:tbl>
      <w:tblPr>
        <w:tblStyle w:val="Tabelacomgrade"/>
        <w:tblW w:w="0" w:type="auto"/>
        <w:tblLook w:val="04A0" w:firstRow="1" w:lastRow="0" w:firstColumn="1" w:lastColumn="0" w:noHBand="0" w:noVBand="1"/>
      </w:tblPr>
      <w:tblGrid>
        <w:gridCol w:w="2405"/>
        <w:gridCol w:w="6656"/>
      </w:tblGrid>
      <w:tr w:rsidR="00905276" w14:paraId="30A1D606" w14:textId="77777777" w:rsidTr="001467D8">
        <w:tc>
          <w:tcPr>
            <w:tcW w:w="2405" w:type="dxa"/>
          </w:tcPr>
          <w:p w14:paraId="53EEBB61" w14:textId="028EBF95" w:rsidR="00905276" w:rsidRDefault="00531D9D" w:rsidP="00287745">
            <w:pPr>
              <w:ind w:firstLine="0"/>
            </w:pPr>
            <w:r>
              <w:t>Abril/2025</w:t>
            </w:r>
          </w:p>
        </w:tc>
        <w:tc>
          <w:tcPr>
            <w:tcW w:w="6656" w:type="dxa"/>
          </w:tcPr>
          <w:p w14:paraId="36DB463D" w14:textId="77777777" w:rsidR="00C360B0" w:rsidRDefault="008F1FAE" w:rsidP="00287745">
            <w:pPr>
              <w:ind w:firstLine="0"/>
            </w:pPr>
            <w:r>
              <w:t xml:space="preserve">Apresentação do projeto de pesquisa com </w:t>
            </w:r>
            <w:r w:rsidR="00F20C8C">
              <w:t>resultados do estudo</w:t>
            </w:r>
            <w:r>
              <w:t xml:space="preserve"> sobre </w:t>
            </w:r>
            <w:r w:rsidR="001467D8">
              <w:t>a influência do CIATA nos cadastros urbanos municipais atuais</w:t>
            </w:r>
            <w:r w:rsidR="00F20C8C">
              <w:t>.</w:t>
            </w:r>
            <w:r w:rsidR="00A92CBE">
              <w:t xml:space="preserve"> </w:t>
            </w:r>
          </w:p>
          <w:p w14:paraId="089754EE" w14:textId="142A53BD" w:rsidR="00905276" w:rsidRDefault="00A92CBE" w:rsidP="00287745">
            <w:pPr>
              <w:ind w:firstLine="0"/>
            </w:pPr>
            <w:r>
              <w:t>Textualização dos manuais do CIATA.</w:t>
            </w:r>
          </w:p>
        </w:tc>
      </w:tr>
      <w:tr w:rsidR="00905276" w14:paraId="2E44550D" w14:textId="77777777" w:rsidTr="001467D8">
        <w:tc>
          <w:tcPr>
            <w:tcW w:w="2405" w:type="dxa"/>
          </w:tcPr>
          <w:p w14:paraId="4B9C7A6C" w14:textId="00A97435" w:rsidR="00905276" w:rsidRDefault="000F24C2" w:rsidP="00287745">
            <w:pPr>
              <w:ind w:firstLine="0"/>
            </w:pPr>
            <w:r>
              <w:t>Maio/2025</w:t>
            </w:r>
          </w:p>
        </w:tc>
        <w:tc>
          <w:tcPr>
            <w:tcW w:w="6656" w:type="dxa"/>
          </w:tcPr>
          <w:p w14:paraId="50D222FE" w14:textId="198E5B95" w:rsidR="00306949" w:rsidRDefault="007D08EF" w:rsidP="00287745">
            <w:pPr>
              <w:ind w:firstLine="0"/>
            </w:pPr>
            <w:r>
              <w:t>Obte</w:t>
            </w:r>
            <w:r w:rsidR="0049204F">
              <w:t>nção de uma</w:t>
            </w:r>
            <w:r>
              <w:t xml:space="preserve"> amostra </w:t>
            </w:r>
            <w:r w:rsidR="009E560D">
              <w:t>de um cadastro municipal.</w:t>
            </w:r>
          </w:p>
          <w:p w14:paraId="4D115DB2" w14:textId="7E2F8382" w:rsidR="00905276" w:rsidRDefault="00A97489" w:rsidP="00287745">
            <w:pPr>
              <w:ind w:firstLine="0"/>
            </w:pPr>
            <w:r>
              <w:t>Desenvolvimento e teste do protótipo</w:t>
            </w:r>
            <w:r w:rsidR="00297C1F">
              <w:t>.</w:t>
            </w:r>
          </w:p>
        </w:tc>
      </w:tr>
      <w:tr w:rsidR="00905276" w14:paraId="2301C020" w14:textId="77777777" w:rsidTr="001467D8">
        <w:tc>
          <w:tcPr>
            <w:tcW w:w="2405" w:type="dxa"/>
          </w:tcPr>
          <w:p w14:paraId="201CA7FB" w14:textId="77777777" w:rsidR="00905276" w:rsidRDefault="00643AB2" w:rsidP="00287745">
            <w:pPr>
              <w:ind w:firstLine="0"/>
            </w:pPr>
            <w:r>
              <w:t>Junho/2025</w:t>
            </w:r>
          </w:p>
          <w:p w14:paraId="0E7F8FF8" w14:textId="198229FC" w:rsidR="00A16C5F" w:rsidRDefault="00A16C5F" w:rsidP="00287745">
            <w:pPr>
              <w:ind w:firstLine="0"/>
            </w:pPr>
            <w:r>
              <w:t>Julho/2025</w:t>
            </w:r>
          </w:p>
        </w:tc>
        <w:tc>
          <w:tcPr>
            <w:tcW w:w="6656" w:type="dxa"/>
          </w:tcPr>
          <w:p w14:paraId="0B7B3BD7" w14:textId="5E2F89FC" w:rsidR="00CE2888" w:rsidRDefault="00CE2888" w:rsidP="00287745">
            <w:pPr>
              <w:ind w:firstLine="0"/>
            </w:pPr>
            <w:r>
              <w:t xml:space="preserve">Obtenção de dados </w:t>
            </w:r>
            <w:r w:rsidR="00297C1F">
              <w:t>de cadastro de pelo menos dois municípios pequenos.</w:t>
            </w:r>
          </w:p>
          <w:p w14:paraId="4EC2D211" w14:textId="60CD5EDD" w:rsidR="00905276" w:rsidRDefault="005C72FB" w:rsidP="00287745">
            <w:pPr>
              <w:ind w:firstLine="0"/>
            </w:pPr>
            <w:r>
              <w:t>Teste com dados reais de cadastro</w:t>
            </w:r>
            <w:r w:rsidR="00297C1F">
              <w:t>.</w:t>
            </w:r>
          </w:p>
        </w:tc>
      </w:tr>
      <w:tr w:rsidR="00905276" w14:paraId="5F1C2745" w14:textId="77777777" w:rsidTr="001467D8">
        <w:tc>
          <w:tcPr>
            <w:tcW w:w="2405" w:type="dxa"/>
          </w:tcPr>
          <w:p w14:paraId="49869559" w14:textId="77777777" w:rsidR="00905276" w:rsidRDefault="00643AB2" w:rsidP="00287745">
            <w:pPr>
              <w:ind w:firstLine="0"/>
            </w:pPr>
            <w:r>
              <w:t>Agosto/2025</w:t>
            </w:r>
          </w:p>
          <w:p w14:paraId="24E5FE74" w14:textId="77777777" w:rsidR="00E97414" w:rsidRDefault="00E97414" w:rsidP="00287745">
            <w:pPr>
              <w:ind w:firstLine="0"/>
            </w:pPr>
            <w:r>
              <w:t>Setembro/2025</w:t>
            </w:r>
          </w:p>
          <w:p w14:paraId="15345F53" w14:textId="1F6C0D02" w:rsidR="00E97414" w:rsidRDefault="00E97414" w:rsidP="00287745">
            <w:pPr>
              <w:ind w:firstLine="0"/>
            </w:pPr>
            <w:r>
              <w:t>Outubro/2025</w:t>
            </w:r>
          </w:p>
        </w:tc>
        <w:tc>
          <w:tcPr>
            <w:tcW w:w="6656" w:type="dxa"/>
          </w:tcPr>
          <w:p w14:paraId="6D04BD62" w14:textId="25E12624" w:rsidR="00F762DA" w:rsidRDefault="00D6433A" w:rsidP="00287745">
            <w:pPr>
              <w:ind w:firstLine="0"/>
            </w:pPr>
            <w:r>
              <w:t>Melhorias e adaptações no aplicativo.</w:t>
            </w:r>
          </w:p>
          <w:p w14:paraId="505884B6" w14:textId="4125DA66" w:rsidR="00BB7D10" w:rsidRDefault="005878B5" w:rsidP="00287745">
            <w:pPr>
              <w:ind w:firstLine="0"/>
            </w:pPr>
            <w:r>
              <w:t>Desenvolvimento de uma v</w:t>
            </w:r>
            <w:r w:rsidR="00827B7D">
              <w:t>ersão</w:t>
            </w:r>
            <w:r w:rsidR="00BB7D10">
              <w:t xml:space="preserve"> do aplicativo</w:t>
            </w:r>
            <w:r w:rsidR="00827B7D">
              <w:t xml:space="preserve"> </w:t>
            </w:r>
            <w:r w:rsidR="00CE2888">
              <w:t>com</w:t>
            </w:r>
            <w:r w:rsidR="00827B7D">
              <w:t xml:space="preserve"> acesso aberto na Internet</w:t>
            </w:r>
            <w:r w:rsidR="00297C1F">
              <w:t>.</w:t>
            </w:r>
          </w:p>
          <w:p w14:paraId="1539A283" w14:textId="55F5C158" w:rsidR="00E97414" w:rsidRDefault="00BB7D10" w:rsidP="00287745">
            <w:pPr>
              <w:ind w:firstLine="0"/>
            </w:pPr>
            <w:r>
              <w:t xml:space="preserve">Redação e revisão </w:t>
            </w:r>
            <w:r w:rsidR="000210F2">
              <w:t>d</w:t>
            </w:r>
            <w:r w:rsidR="00AC6AC9">
              <w:t>a dissertação</w:t>
            </w:r>
            <w:r w:rsidR="000210F2">
              <w:t>.</w:t>
            </w:r>
          </w:p>
        </w:tc>
      </w:tr>
      <w:tr w:rsidR="00905276" w14:paraId="7681D9D7" w14:textId="77777777" w:rsidTr="001467D8">
        <w:tc>
          <w:tcPr>
            <w:tcW w:w="2405" w:type="dxa"/>
          </w:tcPr>
          <w:p w14:paraId="561B7E4C" w14:textId="10BA154D" w:rsidR="00905276" w:rsidRDefault="00BE1E91" w:rsidP="00287745">
            <w:pPr>
              <w:ind w:firstLine="0"/>
            </w:pPr>
            <w:r>
              <w:t>Novembro/2025</w:t>
            </w:r>
          </w:p>
        </w:tc>
        <w:tc>
          <w:tcPr>
            <w:tcW w:w="6656" w:type="dxa"/>
          </w:tcPr>
          <w:p w14:paraId="77C90997" w14:textId="4C5CED98" w:rsidR="00905276" w:rsidRDefault="00BE1E91" w:rsidP="00287745">
            <w:pPr>
              <w:ind w:firstLine="0"/>
            </w:pPr>
            <w:r>
              <w:t>Entrega d</w:t>
            </w:r>
            <w:r w:rsidR="00AC6AC9">
              <w:t>a dissertação.</w:t>
            </w:r>
          </w:p>
        </w:tc>
      </w:tr>
    </w:tbl>
    <w:p w14:paraId="7D7A7092" w14:textId="0C3F7A96" w:rsidR="00304210" w:rsidRDefault="00304210" w:rsidP="00CF388B"/>
    <w:p w14:paraId="7A4E855C" w14:textId="77777777" w:rsidR="00304210" w:rsidRDefault="00304210">
      <w:r>
        <w:br w:type="page"/>
      </w:r>
    </w:p>
    <w:p w14:paraId="1DAC383A" w14:textId="72F5DD96" w:rsidR="00304210" w:rsidRDefault="00304210" w:rsidP="00304210">
      <w:pPr>
        <w:pStyle w:val="Ttulo1"/>
      </w:pPr>
      <w:bookmarkStart w:id="98" w:name="_Toc192078443"/>
      <w:r w:rsidRPr="007C7115">
        <w:lastRenderedPageBreak/>
        <w:t xml:space="preserve">Desenvolvimento do </w:t>
      </w:r>
      <w:r w:rsidRPr="000B085C">
        <w:t>Protótipo</w:t>
      </w:r>
      <w:bookmarkEnd w:id="98"/>
    </w:p>
    <w:p w14:paraId="5C693511" w14:textId="5D3D8F38" w:rsidR="00CF388B" w:rsidRPr="00CF388B" w:rsidRDefault="00277ADC" w:rsidP="00CF388B">
      <w:pPr>
        <w:rPr>
          <w:rFonts w:eastAsiaTheme="majorEastAsia" w:cstheme="majorBidi"/>
          <w:caps/>
          <w:szCs w:val="26"/>
        </w:rPr>
      </w:pPr>
      <w:commentRangeStart w:id="99"/>
      <w:r w:rsidRPr="00277ADC">
        <w:t xml:space="preserve">Sempre é complicado listar tecnologias de informática em um trabalho acadêmico, pois surgem novas ferramentas constantemente. No entanto, neste trabalho serão utilizadas algumas ferramentas gratuitas </w:t>
      </w:r>
      <w:r w:rsidR="00A93B06" w:rsidRPr="00277ADC">
        <w:t>bem-conceituadas</w:t>
      </w:r>
      <w:r w:rsidRPr="00277ADC">
        <w:t xml:space="preserve"> entre técnicos e desenvolvedores.</w:t>
      </w:r>
      <w:commentRangeEnd w:id="99"/>
      <w:r w:rsidR="00125FD1">
        <w:rPr>
          <w:rStyle w:val="Refdecomentrio"/>
        </w:rPr>
        <w:commentReference w:id="99"/>
      </w:r>
    </w:p>
    <w:p w14:paraId="3358C769" w14:textId="3B70408D" w:rsidR="001D772A" w:rsidRDefault="001D772A" w:rsidP="000B085C">
      <w:pPr>
        <w:pStyle w:val="Ttulo2"/>
      </w:pPr>
      <w:bookmarkStart w:id="100" w:name="_Toc192078444"/>
      <w:commentRangeStart w:id="101"/>
      <w:r w:rsidRPr="007C7115">
        <w:t>Arquitetura do sistema.</w:t>
      </w:r>
      <w:bookmarkEnd w:id="100"/>
    </w:p>
    <w:p w14:paraId="05B738F2" w14:textId="1F8D5F90" w:rsidR="00BF25F9" w:rsidRDefault="00E83ABE" w:rsidP="00BF25F9">
      <w:r>
        <w:t>Banco de dados MySQL</w:t>
      </w:r>
    </w:p>
    <w:p w14:paraId="16FA4EA3" w14:textId="4AC44B40" w:rsidR="00E83ABE" w:rsidRDefault="00B323B6" w:rsidP="00BF25F9">
      <w:r>
        <w:t>Código em Javascript.</w:t>
      </w:r>
    </w:p>
    <w:p w14:paraId="5D8EFC1A" w14:textId="3E500360" w:rsidR="00B323B6" w:rsidRDefault="00B323B6" w:rsidP="00BF25F9">
      <w:r>
        <w:t xml:space="preserve">Visualização com </w:t>
      </w:r>
      <w:proofErr w:type="spellStart"/>
      <w:r>
        <w:t>Leaflet</w:t>
      </w:r>
      <w:proofErr w:type="spellEnd"/>
      <w:r>
        <w:t xml:space="preserve"> e Javascript</w:t>
      </w:r>
      <w:r w:rsidR="002C4311">
        <w:t>.</w:t>
      </w:r>
    </w:p>
    <w:p w14:paraId="0F6FF373" w14:textId="7DAF0497" w:rsidR="00B323B6" w:rsidRPr="00BF25F9" w:rsidRDefault="002C4311" w:rsidP="00BF25F9">
      <w:r>
        <w:t>Registro das imagens das quadras com QGIS.</w:t>
      </w:r>
    </w:p>
    <w:p w14:paraId="6FE6CE53" w14:textId="77777777" w:rsidR="001D772A" w:rsidRDefault="001D772A" w:rsidP="000B085C">
      <w:pPr>
        <w:pStyle w:val="Ttulo2"/>
      </w:pPr>
      <w:bookmarkStart w:id="102" w:name="_Toc192078445"/>
      <w:r w:rsidRPr="007C7115">
        <w:t>Implementação do Banco de Dados Textual.</w:t>
      </w:r>
      <w:bookmarkEnd w:id="102"/>
      <w:r w:rsidRPr="007C7115">
        <w:t xml:space="preserve"> </w:t>
      </w:r>
    </w:p>
    <w:p w14:paraId="4E17EC89" w14:textId="63403D82" w:rsidR="004B79CA" w:rsidRPr="004B79CA" w:rsidRDefault="004B79CA" w:rsidP="004B79CA">
      <w:r>
        <w:t>Definição dos atributos básicos</w:t>
      </w:r>
    </w:p>
    <w:p w14:paraId="3A8B6A53" w14:textId="59BA4C3C" w:rsidR="002C4311" w:rsidRPr="002C4311" w:rsidRDefault="00EB4273" w:rsidP="002C4311">
      <w:r>
        <w:t xml:space="preserve">Importação de </w:t>
      </w:r>
      <w:r w:rsidR="00183ED8">
        <w:t xml:space="preserve">arquivo </w:t>
      </w:r>
      <w:r w:rsidR="002C4311">
        <w:t xml:space="preserve">CSV </w:t>
      </w:r>
    </w:p>
    <w:p w14:paraId="0486356D" w14:textId="77777777" w:rsidR="001D772A" w:rsidRDefault="001D772A" w:rsidP="000B085C">
      <w:pPr>
        <w:pStyle w:val="Ttulo2"/>
      </w:pPr>
      <w:bookmarkStart w:id="103" w:name="_Toc192078446"/>
      <w:r w:rsidRPr="007C7115">
        <w:t>Desenvolvimento da Interface de usuário.</w:t>
      </w:r>
      <w:bookmarkEnd w:id="103"/>
    </w:p>
    <w:p w14:paraId="2060BE4A" w14:textId="44413264" w:rsidR="004B79CA" w:rsidRPr="004B79CA" w:rsidRDefault="00183ED8" w:rsidP="004B79CA">
      <w:r>
        <w:t xml:space="preserve">A interface será desenvolvida em Javascript e </w:t>
      </w:r>
      <w:proofErr w:type="spellStart"/>
      <w:r>
        <w:t>Leaflet</w:t>
      </w:r>
      <w:proofErr w:type="spellEnd"/>
    </w:p>
    <w:p w14:paraId="2BBC4009" w14:textId="633C9F71" w:rsidR="001D772A" w:rsidRDefault="001D772A" w:rsidP="000B085C">
      <w:pPr>
        <w:pStyle w:val="Ttulo2"/>
      </w:pPr>
      <w:bookmarkStart w:id="104" w:name="_Toc192078447"/>
      <w:r w:rsidRPr="007C7115">
        <w:t>Integração com sistemas de georreferenc</w:t>
      </w:r>
      <w:r w:rsidR="00B51B86">
        <w:t>I</w:t>
      </w:r>
      <w:r w:rsidRPr="007C7115">
        <w:t>amento.</w:t>
      </w:r>
      <w:bookmarkEnd w:id="104"/>
    </w:p>
    <w:p w14:paraId="4745CAB3" w14:textId="3EF42832" w:rsidR="00CD3764" w:rsidRPr="00CD3764" w:rsidRDefault="00CD3764" w:rsidP="00CD3764">
      <w:r>
        <w:t>O objetivo é que todas as tarefas de georreferenciamento sejam feitas na versão web.</w:t>
      </w:r>
    </w:p>
    <w:p w14:paraId="6FF15DE7" w14:textId="77777777" w:rsidR="001D772A" w:rsidRPr="007C7115" w:rsidRDefault="001D772A" w:rsidP="000B085C">
      <w:pPr>
        <w:pStyle w:val="Ttulo2"/>
      </w:pPr>
      <w:bookmarkStart w:id="105" w:name="_Toc192078448"/>
      <w:r w:rsidRPr="007C7115">
        <w:t>Resultados e Discussão:</w:t>
      </w:r>
      <w:bookmarkEnd w:id="105"/>
    </w:p>
    <w:p w14:paraId="19AC4F72" w14:textId="77777777" w:rsidR="001D772A" w:rsidRPr="007C7115" w:rsidRDefault="001D772A" w:rsidP="001D772A">
      <w:pPr>
        <w:rPr>
          <w:rFonts w:cs="Arial"/>
          <w:szCs w:val="24"/>
        </w:rPr>
      </w:pPr>
      <w:r w:rsidRPr="007C7115">
        <w:rPr>
          <w:rFonts w:cs="Arial"/>
          <w:szCs w:val="24"/>
        </w:rPr>
        <w:t>Apresentação do protótipo.</w:t>
      </w:r>
    </w:p>
    <w:p w14:paraId="02708AE1" w14:textId="77777777" w:rsidR="001D772A" w:rsidRPr="007C7115" w:rsidRDefault="001D772A" w:rsidP="00710CEE">
      <w:pPr>
        <w:numPr>
          <w:ilvl w:val="1"/>
          <w:numId w:val="5"/>
        </w:numPr>
        <w:rPr>
          <w:rFonts w:cs="Arial"/>
          <w:szCs w:val="24"/>
        </w:rPr>
      </w:pPr>
      <w:r w:rsidRPr="007C7115">
        <w:rPr>
          <w:rFonts w:cs="Arial"/>
          <w:szCs w:val="24"/>
        </w:rPr>
        <w:t>Análise da eficácia na geração de imagens dos municípios.</w:t>
      </w:r>
    </w:p>
    <w:p w14:paraId="55BBE106" w14:textId="3CF9A031" w:rsidR="001D772A" w:rsidRDefault="001D772A" w:rsidP="00710CEE">
      <w:pPr>
        <w:numPr>
          <w:ilvl w:val="1"/>
          <w:numId w:val="5"/>
        </w:numPr>
        <w:rPr>
          <w:rFonts w:cs="Arial"/>
          <w:szCs w:val="24"/>
        </w:rPr>
      </w:pPr>
      <w:r w:rsidRPr="007C7115">
        <w:rPr>
          <w:rFonts w:cs="Arial"/>
          <w:szCs w:val="24"/>
        </w:rPr>
        <w:t xml:space="preserve">Comparação com métodos tradicionais de </w:t>
      </w:r>
      <w:r w:rsidR="00695BA5">
        <w:rPr>
          <w:rFonts w:cs="Arial"/>
          <w:szCs w:val="24"/>
        </w:rPr>
        <w:t>georreferenciamento</w:t>
      </w:r>
      <w:r w:rsidR="004A7645">
        <w:rPr>
          <w:rFonts w:cs="Arial"/>
          <w:szCs w:val="24"/>
        </w:rPr>
        <w:t>.</w:t>
      </w:r>
    </w:p>
    <w:p w14:paraId="7DD11BE0" w14:textId="6D3593AB" w:rsidR="004A7645" w:rsidRDefault="00C600D5" w:rsidP="00710CEE">
      <w:pPr>
        <w:numPr>
          <w:ilvl w:val="1"/>
          <w:numId w:val="5"/>
        </w:numPr>
        <w:rPr>
          <w:rFonts w:cs="Arial"/>
          <w:szCs w:val="24"/>
        </w:rPr>
      </w:pPr>
      <w:r>
        <w:rPr>
          <w:rFonts w:cs="Arial"/>
          <w:szCs w:val="24"/>
        </w:rPr>
        <w:t>Métodos de i</w:t>
      </w:r>
      <w:r w:rsidR="004A7645">
        <w:rPr>
          <w:rFonts w:cs="Arial"/>
          <w:szCs w:val="24"/>
        </w:rPr>
        <w:t xml:space="preserve">ntegração com o </w:t>
      </w:r>
      <w:r w:rsidR="008763C6">
        <w:rPr>
          <w:rFonts w:cs="Arial"/>
          <w:szCs w:val="24"/>
        </w:rPr>
        <w:t>cadastro urbano existente.</w:t>
      </w:r>
      <w:commentRangeEnd w:id="101"/>
      <w:r w:rsidR="00125FD1">
        <w:rPr>
          <w:rStyle w:val="Refdecomentrio"/>
        </w:rPr>
        <w:commentReference w:id="101"/>
      </w:r>
    </w:p>
    <w:p w14:paraId="22C2B700" w14:textId="77777777" w:rsidR="001D772A" w:rsidRDefault="001D772A" w:rsidP="00D92797">
      <w:pPr>
        <w:pStyle w:val="Ttulo1"/>
        <w:pageBreakBefore/>
      </w:pPr>
      <w:bookmarkStart w:id="106" w:name="_Toc192078449"/>
      <w:commentRangeStart w:id="107"/>
      <w:r>
        <w:lastRenderedPageBreak/>
        <w:t>bibliografia</w:t>
      </w:r>
      <w:bookmarkEnd w:id="106"/>
      <w:commentRangeEnd w:id="107"/>
      <w:r w:rsidR="00721780">
        <w:rPr>
          <w:rStyle w:val="Refdecomentrio"/>
          <w:rFonts w:eastAsiaTheme="minorHAnsi" w:cstheme="minorBidi"/>
          <w:b w:val="0"/>
          <w:caps w:val="0"/>
        </w:rPr>
        <w:commentReference w:id="107"/>
      </w:r>
    </w:p>
    <w:p w14:paraId="048C39A3" w14:textId="77777777" w:rsidR="00E00A9E" w:rsidRPr="00E00A9E" w:rsidRDefault="001D772A" w:rsidP="00E00A9E">
      <w:pPr>
        <w:pStyle w:val="Bibliografia"/>
        <w:rPr>
          <w:rFonts w:cs="Arial"/>
        </w:rPr>
      </w:pPr>
      <w:r>
        <w:rPr>
          <w:rFonts w:cs="Arial"/>
          <w:szCs w:val="24"/>
        </w:rPr>
        <w:fldChar w:fldCharType="begin"/>
      </w:r>
      <w:r>
        <w:rPr>
          <w:rFonts w:cs="Arial"/>
          <w:szCs w:val="24"/>
        </w:rPr>
        <w:instrText xml:space="preserve"> ADDIN ZOTERO_BIBL {"uncited":[],"omitted":[],"custom":[]} CSL_BIBLIOGRAPHY </w:instrText>
      </w:r>
      <w:r>
        <w:rPr>
          <w:rFonts w:cs="Arial"/>
          <w:szCs w:val="24"/>
        </w:rPr>
        <w:fldChar w:fldCharType="separate"/>
      </w:r>
      <w:r w:rsidR="00E00A9E" w:rsidRPr="00E00A9E">
        <w:rPr>
          <w:rFonts w:cs="Arial"/>
        </w:rPr>
        <w:t>AMORIM, A. Cadastro e gestão territorial: uma visão luso-brasileira para a implementação de sistemas de informação cadastral nos municípios. [</w:t>
      </w:r>
      <w:r w:rsidR="00E00A9E" w:rsidRPr="00E00A9E">
        <w:rPr>
          <w:rFonts w:cs="Arial"/>
          <w:i/>
          <w:iCs/>
        </w:rPr>
        <w:t>S. l.</w:t>
      </w:r>
      <w:r w:rsidR="00E00A9E" w:rsidRPr="00E00A9E">
        <w:rPr>
          <w:rFonts w:cs="Arial"/>
        </w:rPr>
        <w:t xml:space="preserve">]: Editora UNESP Digital, 2018. </w:t>
      </w:r>
    </w:p>
    <w:p w14:paraId="128BCB6E" w14:textId="77777777" w:rsidR="00E00A9E" w:rsidRPr="00E00A9E" w:rsidRDefault="00E00A9E" w:rsidP="00E00A9E">
      <w:pPr>
        <w:pStyle w:val="Bibliografia"/>
        <w:rPr>
          <w:rFonts w:cs="Arial"/>
        </w:rPr>
      </w:pPr>
      <w:r w:rsidRPr="00E00A9E">
        <w:rPr>
          <w:rFonts w:cs="Arial"/>
        </w:rPr>
        <w:t>BOSSLER, R. C. QGIS do ABC ao XYZ. [</w:t>
      </w:r>
      <w:r w:rsidRPr="00E00A9E">
        <w:rPr>
          <w:rFonts w:cs="Arial"/>
          <w:i/>
          <w:iCs/>
        </w:rPr>
        <w:t>S. l.</w:t>
      </w:r>
      <w:r w:rsidRPr="00E00A9E">
        <w:rPr>
          <w:rFonts w:cs="Arial"/>
        </w:rPr>
        <w:t xml:space="preserve">]: Íthala, 2016. </w:t>
      </w:r>
    </w:p>
    <w:p w14:paraId="1807EAB1" w14:textId="77777777" w:rsidR="00E00A9E" w:rsidRPr="00E00A9E" w:rsidRDefault="00E00A9E" w:rsidP="00E00A9E">
      <w:pPr>
        <w:pStyle w:val="Bibliografia"/>
        <w:rPr>
          <w:rFonts w:cs="Arial"/>
        </w:rPr>
      </w:pPr>
      <w:r w:rsidRPr="00E00A9E">
        <w:rPr>
          <w:rFonts w:cs="Arial"/>
        </w:rPr>
        <w:t xml:space="preserve">CÂMARA, G.; DAVIS, C. Introdução. </w:t>
      </w:r>
      <w:r w:rsidRPr="00E00A9E">
        <w:rPr>
          <w:rFonts w:cs="Arial"/>
          <w:i/>
          <w:iCs/>
        </w:rPr>
        <w:t>In</w:t>
      </w:r>
      <w:r w:rsidRPr="00E00A9E">
        <w:rPr>
          <w:rFonts w:cs="Arial"/>
        </w:rPr>
        <w:t xml:space="preserve">: CÂMARA, G.; DAVIS, C.; MONTEIRO, A. M. V. (org.). Introdução à Ciência da Geoinformação. São Paulo: INPE, 2001. </w:t>
      </w:r>
    </w:p>
    <w:p w14:paraId="02C356D4" w14:textId="77777777" w:rsidR="00E00A9E" w:rsidRPr="00E00A9E" w:rsidRDefault="00E00A9E" w:rsidP="00E00A9E">
      <w:pPr>
        <w:pStyle w:val="Bibliografia"/>
        <w:rPr>
          <w:rFonts w:cs="Arial"/>
        </w:rPr>
      </w:pPr>
      <w:r w:rsidRPr="00E00A9E">
        <w:rPr>
          <w:rFonts w:cs="Arial"/>
        </w:rPr>
        <w:t xml:space="preserve">CÂMARA, G.; MONTEIRO, A. M. V. Conceitos básicos em ciência da geoinformação. </w:t>
      </w:r>
      <w:r w:rsidRPr="00E00A9E">
        <w:rPr>
          <w:rFonts w:cs="Arial"/>
          <w:i/>
          <w:iCs/>
        </w:rPr>
        <w:t>In</w:t>
      </w:r>
      <w:r w:rsidRPr="00E00A9E">
        <w:rPr>
          <w:rFonts w:cs="Arial"/>
        </w:rPr>
        <w:t xml:space="preserve">: CÂMARA, G.; DAVIS, C.; MONTEIRO, A. M. V. (org.). Introdução à ciência da geoinformação. São Paulo: INPE, 2001. </w:t>
      </w:r>
    </w:p>
    <w:p w14:paraId="1AE6C448" w14:textId="77777777" w:rsidR="00E00A9E" w:rsidRPr="00E00A9E" w:rsidRDefault="00E00A9E" w:rsidP="00E00A9E">
      <w:pPr>
        <w:pStyle w:val="Bibliografia"/>
        <w:rPr>
          <w:rFonts w:cs="Arial"/>
          <w:lang w:val="en-US"/>
        </w:rPr>
      </w:pPr>
      <w:r w:rsidRPr="00E00A9E">
        <w:rPr>
          <w:rFonts w:cs="Arial"/>
        </w:rPr>
        <w:t xml:space="preserve">CERUZZI, P. E. A history of modern computing. </w:t>
      </w:r>
      <w:r w:rsidRPr="00E00A9E">
        <w:rPr>
          <w:rFonts w:cs="Arial"/>
          <w:lang w:val="en-US"/>
        </w:rPr>
        <w:t xml:space="preserve">2nd eded. London, Eng. ; Cambridge, Mass: MIT Press, 2003. </w:t>
      </w:r>
    </w:p>
    <w:p w14:paraId="2204B9A7" w14:textId="77777777" w:rsidR="00E00A9E" w:rsidRPr="00E00A9E" w:rsidRDefault="00E00A9E" w:rsidP="00E00A9E">
      <w:pPr>
        <w:pStyle w:val="Bibliografia"/>
        <w:rPr>
          <w:rFonts w:cs="Arial"/>
        </w:rPr>
      </w:pPr>
      <w:r w:rsidRPr="00E00A9E">
        <w:rPr>
          <w:rFonts w:cs="Arial"/>
        </w:rPr>
        <w:t>CNM. Crise fiscal nos Municípios brasileiros. [</w:t>
      </w:r>
      <w:r w:rsidRPr="00E00A9E">
        <w:rPr>
          <w:rFonts w:cs="Arial"/>
          <w:i/>
          <w:iCs/>
        </w:rPr>
        <w:t>S. l.</w:t>
      </w:r>
      <w:r w:rsidRPr="00E00A9E">
        <w:rPr>
          <w:rFonts w:cs="Arial"/>
        </w:rPr>
        <w:t>]: CNM, 2024. Estudo Técnico. Disponível em: https://cnm.org.br/storage/biblioteca/2024/Estudos_tecnicos/202405_ET_CrisenosMunicipios_2023.pdf. Acesso em: 28 fev. 2025.</w:t>
      </w:r>
    </w:p>
    <w:p w14:paraId="2A530EB1" w14:textId="77777777" w:rsidR="00E00A9E" w:rsidRPr="00E00A9E" w:rsidRDefault="00E00A9E" w:rsidP="00E00A9E">
      <w:pPr>
        <w:pStyle w:val="Bibliografia"/>
        <w:rPr>
          <w:rFonts w:cs="Arial"/>
        </w:rPr>
      </w:pPr>
      <w:r w:rsidRPr="00E00A9E">
        <w:rPr>
          <w:rFonts w:cs="Arial"/>
        </w:rPr>
        <w:t>COELHO, V. B. N. Processamento de consultas em bancos de dados geográficos ambíguos. [</w:t>
      </w:r>
      <w:r w:rsidRPr="00E00A9E">
        <w:rPr>
          <w:rFonts w:cs="Arial"/>
          <w:i/>
          <w:iCs/>
        </w:rPr>
        <w:t>s. l.</w:t>
      </w:r>
      <w:r w:rsidRPr="00E00A9E">
        <w:rPr>
          <w:rFonts w:cs="Arial"/>
        </w:rPr>
        <w:t xml:space="preserve">], 2010. </w:t>
      </w:r>
    </w:p>
    <w:p w14:paraId="4F6759AB" w14:textId="77777777" w:rsidR="00E00A9E" w:rsidRPr="00E00A9E" w:rsidRDefault="00E00A9E" w:rsidP="00E00A9E">
      <w:pPr>
        <w:pStyle w:val="Bibliografia"/>
        <w:rPr>
          <w:rFonts w:cs="Arial"/>
        </w:rPr>
      </w:pPr>
      <w:r w:rsidRPr="00E00A9E">
        <w:rPr>
          <w:rFonts w:cs="Arial"/>
        </w:rPr>
        <w:t xml:space="preserve">CTN - LEI 5.172/1966. 25 out. 1966. Disponível em: https://www.camara.leg.br/proposicoesWeb/prop_mostrarintegra?codteor=290270. </w:t>
      </w:r>
    </w:p>
    <w:p w14:paraId="4AE7C5E5" w14:textId="77777777" w:rsidR="00E00A9E" w:rsidRPr="00E00A9E" w:rsidRDefault="00E00A9E" w:rsidP="00E00A9E">
      <w:pPr>
        <w:pStyle w:val="Bibliografia"/>
        <w:rPr>
          <w:rFonts w:cs="Arial"/>
        </w:rPr>
      </w:pPr>
      <w:r w:rsidRPr="00E00A9E">
        <w:rPr>
          <w:rFonts w:cs="Arial"/>
        </w:rPr>
        <w:t xml:space="preserve">CUNHA, E. </w:t>
      </w:r>
      <w:r w:rsidRPr="00E00A9E">
        <w:rPr>
          <w:rFonts w:cs="Arial"/>
          <w:i/>
          <w:iCs/>
        </w:rPr>
        <w:t>et al.</w:t>
      </w:r>
      <w:r w:rsidRPr="00E00A9E">
        <w:rPr>
          <w:rFonts w:cs="Arial"/>
        </w:rPr>
        <w:t xml:space="preserve"> O cadastro urbano no Brasil: histórico e evolução. Revista de Geografia e Ordenamento do Território, [</w:t>
      </w:r>
      <w:r w:rsidRPr="00E00A9E">
        <w:rPr>
          <w:rFonts w:cs="Arial"/>
          <w:i/>
          <w:iCs/>
        </w:rPr>
        <w:t>s. l.</w:t>
      </w:r>
      <w:r w:rsidRPr="00E00A9E">
        <w:rPr>
          <w:rFonts w:cs="Arial"/>
        </w:rPr>
        <w:t xml:space="preserve">], v. 0, n. 17, p. 55–74, 2019. </w:t>
      </w:r>
    </w:p>
    <w:p w14:paraId="389FB4B0" w14:textId="77777777" w:rsidR="00E00A9E" w:rsidRPr="00E00A9E" w:rsidRDefault="00E00A9E" w:rsidP="00E00A9E">
      <w:pPr>
        <w:pStyle w:val="Bibliografia"/>
        <w:rPr>
          <w:rFonts w:cs="Arial"/>
        </w:rPr>
      </w:pPr>
      <w:r w:rsidRPr="00E00A9E">
        <w:rPr>
          <w:rFonts w:cs="Arial"/>
        </w:rPr>
        <w:t xml:space="preserve">DATE, C. J. Introdução a sistemas de bancos de dados. 8. eded. Rio de Janeiro: Campus, 2004. </w:t>
      </w:r>
    </w:p>
    <w:p w14:paraId="61E39D40" w14:textId="77777777" w:rsidR="00E00A9E" w:rsidRPr="00E00A9E" w:rsidRDefault="00E00A9E" w:rsidP="00E00A9E">
      <w:pPr>
        <w:pStyle w:val="Bibliografia"/>
        <w:rPr>
          <w:rFonts w:cs="Arial"/>
        </w:rPr>
      </w:pPr>
      <w:r w:rsidRPr="00E00A9E">
        <w:rPr>
          <w:rFonts w:cs="Arial"/>
          <w:lang w:val="en-US"/>
        </w:rPr>
        <w:t xml:space="preserve">ENEMARK, S.; MCLAREN, R.; LEMMEN, C. Fit-for-Purpose Land Administration—Providing Secure Land Rights at Scale. </w:t>
      </w:r>
      <w:r w:rsidRPr="00E00A9E">
        <w:rPr>
          <w:rFonts w:cs="Arial"/>
        </w:rPr>
        <w:t>Land, [</w:t>
      </w:r>
      <w:r w:rsidRPr="00E00A9E">
        <w:rPr>
          <w:rFonts w:cs="Arial"/>
          <w:i/>
          <w:iCs/>
        </w:rPr>
        <w:t>s. l.</w:t>
      </w:r>
      <w:r w:rsidRPr="00E00A9E">
        <w:rPr>
          <w:rFonts w:cs="Arial"/>
        </w:rPr>
        <w:t xml:space="preserve">], v. 10, n. 9, p. 972, 2021. </w:t>
      </w:r>
    </w:p>
    <w:p w14:paraId="74148DDE" w14:textId="77777777" w:rsidR="00E00A9E" w:rsidRPr="00E00A9E" w:rsidRDefault="00E00A9E" w:rsidP="00E00A9E">
      <w:pPr>
        <w:pStyle w:val="Bibliografia"/>
        <w:rPr>
          <w:rFonts w:cs="Arial"/>
        </w:rPr>
      </w:pPr>
      <w:r w:rsidRPr="00E00A9E">
        <w:rPr>
          <w:rFonts w:cs="Arial"/>
        </w:rPr>
        <w:t xml:space="preserve">FITZ, P. R. Cartografia Básica. São Paulo: Oficina de Textos, 2008. </w:t>
      </w:r>
    </w:p>
    <w:p w14:paraId="539373E2" w14:textId="77777777" w:rsidR="00E00A9E" w:rsidRPr="00E00A9E" w:rsidRDefault="00E00A9E" w:rsidP="00E00A9E">
      <w:pPr>
        <w:pStyle w:val="Bibliografia"/>
        <w:rPr>
          <w:rFonts w:cs="Arial"/>
        </w:rPr>
      </w:pPr>
      <w:r w:rsidRPr="00E00A9E">
        <w:rPr>
          <w:rFonts w:cs="Arial"/>
        </w:rPr>
        <w:t xml:space="preserve">HANADA, E.; GONÇALVES, R. R. V. Introdução ao geoprocessamento: princípios básicos e aplicação. São Paulo: EMBRAPA, 2007. (Documentos 67). </w:t>
      </w:r>
    </w:p>
    <w:p w14:paraId="5AD19737" w14:textId="77777777" w:rsidR="00E00A9E" w:rsidRPr="00E00A9E" w:rsidRDefault="00E00A9E" w:rsidP="00E00A9E">
      <w:pPr>
        <w:pStyle w:val="Bibliografia"/>
        <w:rPr>
          <w:rFonts w:cs="Arial"/>
          <w:lang w:val="en-US"/>
        </w:rPr>
      </w:pPr>
      <w:r w:rsidRPr="00E00A9E">
        <w:rPr>
          <w:rFonts w:cs="Arial"/>
        </w:rPr>
        <w:t xml:space="preserve">IBGE. Censo 2022. , 2022. Disponível em: https://www.ibge.gov.br/estatisticas/downloads-estatisticas.html?caminho=Censos/Censo_Demografico_2022/. </w:t>
      </w:r>
      <w:r w:rsidRPr="00E00A9E">
        <w:rPr>
          <w:rFonts w:cs="Arial"/>
          <w:lang w:val="en-US"/>
        </w:rPr>
        <w:t>Acesso em: 2 mar. 2025.</w:t>
      </w:r>
    </w:p>
    <w:p w14:paraId="35A30B52" w14:textId="77777777" w:rsidR="00E00A9E" w:rsidRPr="00E00A9E" w:rsidRDefault="00E00A9E" w:rsidP="00E00A9E">
      <w:pPr>
        <w:pStyle w:val="Bibliografia"/>
        <w:rPr>
          <w:rFonts w:cs="Arial"/>
        </w:rPr>
      </w:pPr>
      <w:r w:rsidRPr="00E00A9E">
        <w:rPr>
          <w:rFonts w:cs="Arial"/>
          <w:lang w:val="en-US"/>
        </w:rPr>
        <w:t>RATIONAL SOFTWARE ARCHITECT STANDARD EDITION 7.5.5. [</w:t>
      </w:r>
      <w:r w:rsidRPr="00E00A9E">
        <w:rPr>
          <w:rFonts w:cs="Arial"/>
          <w:i/>
          <w:iCs/>
          <w:lang w:val="en-US"/>
        </w:rPr>
        <w:t>S. l.</w:t>
      </w:r>
      <w:r w:rsidRPr="00E00A9E">
        <w:rPr>
          <w:rFonts w:cs="Arial"/>
          <w:lang w:val="en-US"/>
        </w:rPr>
        <w:t xml:space="preserve">], 2021. </w:t>
      </w:r>
      <w:r w:rsidRPr="00E00A9E">
        <w:rPr>
          <w:rFonts w:cs="Arial"/>
        </w:rPr>
        <w:t xml:space="preserve">Disponível em: https://www.ibm.com/docs/pt-br/rsas/7.5.0?topic=diagrams-relationships-in-class. Acesso em: 6 dez. 2024. </w:t>
      </w:r>
    </w:p>
    <w:p w14:paraId="4AF629AC" w14:textId="77777777" w:rsidR="00E00A9E" w:rsidRPr="00E00A9E" w:rsidRDefault="00E00A9E" w:rsidP="00E00A9E">
      <w:pPr>
        <w:pStyle w:val="Bibliografia"/>
        <w:rPr>
          <w:rFonts w:cs="Arial"/>
        </w:rPr>
      </w:pPr>
      <w:r w:rsidRPr="00E00A9E">
        <w:rPr>
          <w:rFonts w:cs="Arial"/>
        </w:rPr>
        <w:lastRenderedPageBreak/>
        <w:t xml:space="preserve">INPE, I. N. de P. E.-. Ajuda do SPRING. São José dos Campos: Instituto Nacional de Pesquisas Espaciais – INPE, 2012. </w:t>
      </w:r>
    </w:p>
    <w:p w14:paraId="60A98000" w14:textId="77777777" w:rsidR="00E00A9E" w:rsidRPr="00E00A9E" w:rsidRDefault="00E00A9E" w:rsidP="00E00A9E">
      <w:pPr>
        <w:pStyle w:val="Bibliografia"/>
        <w:rPr>
          <w:rFonts w:cs="Arial"/>
          <w:lang w:val="en-US"/>
        </w:rPr>
      </w:pPr>
      <w:r w:rsidRPr="00E00A9E">
        <w:rPr>
          <w:rFonts w:cs="Arial"/>
          <w:lang w:val="en-US"/>
        </w:rPr>
        <w:t xml:space="preserve">KALOGIANNI, E. </w:t>
      </w:r>
      <w:r w:rsidRPr="00E00A9E">
        <w:rPr>
          <w:rFonts w:cs="Arial"/>
          <w:i/>
          <w:iCs/>
          <w:lang w:val="en-US"/>
        </w:rPr>
        <w:t>et al.</w:t>
      </w:r>
      <w:r w:rsidRPr="00E00A9E">
        <w:rPr>
          <w:rFonts w:cs="Arial"/>
          <w:lang w:val="en-US"/>
        </w:rPr>
        <w:t xml:space="preserve"> Refining the survey model of the LADM ISO 19152–2: Land registration. Land Use Policy, [</w:t>
      </w:r>
      <w:r w:rsidRPr="00E00A9E">
        <w:rPr>
          <w:rFonts w:cs="Arial"/>
          <w:i/>
          <w:iCs/>
          <w:lang w:val="en-US"/>
        </w:rPr>
        <w:t>s. l.</w:t>
      </w:r>
      <w:r w:rsidRPr="00E00A9E">
        <w:rPr>
          <w:rFonts w:cs="Arial"/>
          <w:lang w:val="en-US"/>
        </w:rPr>
        <w:t xml:space="preserve">], v. 141, p. 107125, 2024. </w:t>
      </w:r>
    </w:p>
    <w:p w14:paraId="61A07C01" w14:textId="77777777" w:rsidR="00E00A9E" w:rsidRPr="00E00A9E" w:rsidRDefault="00E00A9E" w:rsidP="00E00A9E">
      <w:pPr>
        <w:pStyle w:val="Bibliografia"/>
        <w:rPr>
          <w:rFonts w:cs="Arial"/>
        </w:rPr>
      </w:pPr>
      <w:r w:rsidRPr="00E00A9E">
        <w:rPr>
          <w:rFonts w:cs="Arial"/>
          <w:lang w:val="en-US"/>
        </w:rPr>
        <w:t>LGPD - LEI N</w:t>
      </w:r>
      <w:r w:rsidRPr="00E00A9E">
        <w:rPr>
          <w:rFonts w:cs="Arial"/>
          <w:vertAlign w:val="superscript"/>
          <w:lang w:val="en-US"/>
        </w:rPr>
        <w:t>o</w:t>
      </w:r>
      <w:r w:rsidRPr="00E00A9E">
        <w:rPr>
          <w:rFonts w:cs="Arial"/>
          <w:lang w:val="en-US"/>
        </w:rPr>
        <w:t xml:space="preserve"> 13.709/2018. </w:t>
      </w:r>
      <w:r w:rsidRPr="00E00A9E">
        <w:rPr>
          <w:rFonts w:cs="Arial"/>
        </w:rPr>
        <w:t xml:space="preserve">Congresso Nacional - Brasil. 14 ago. 2018. Disponível em: https://www2.camara.leg.br/legin/fed/lei/2018/lei-13709-14-agosto-2018-787077-publicacaooriginal-156212-pl.html. </w:t>
      </w:r>
    </w:p>
    <w:p w14:paraId="64C223CE" w14:textId="77777777" w:rsidR="00E00A9E" w:rsidRPr="00E00A9E" w:rsidRDefault="00E00A9E" w:rsidP="00E00A9E">
      <w:pPr>
        <w:pStyle w:val="Bibliografia"/>
        <w:rPr>
          <w:rFonts w:cs="Arial"/>
        </w:rPr>
      </w:pPr>
      <w:r w:rsidRPr="00E00A9E">
        <w:rPr>
          <w:rFonts w:cs="Arial"/>
        </w:rPr>
        <w:t>MACEDO, D. Integração do Cadastro Único com Cadastro Nacional de Endereços para Fins Estatístico através da modelagem de um banco de dados espacial. [</w:t>
      </w:r>
      <w:r w:rsidRPr="00E00A9E">
        <w:rPr>
          <w:rFonts w:cs="Arial"/>
          <w:i/>
          <w:iCs/>
        </w:rPr>
        <w:t>S. l.</w:t>
      </w:r>
      <w:r w:rsidRPr="00E00A9E">
        <w:rPr>
          <w:rFonts w:cs="Arial"/>
        </w:rPr>
        <w:t>]: mds.gov.br, 2023. Disponível em: https://aplicacoes.mds.gov.br/sagi/pesquisas/documentos/relatorio/relatorio_270.pdf. Acesso em: 3 mar. 2025.</w:t>
      </w:r>
    </w:p>
    <w:p w14:paraId="06E46FD4" w14:textId="77777777" w:rsidR="00E00A9E" w:rsidRPr="00E00A9E" w:rsidRDefault="00E00A9E" w:rsidP="00E00A9E">
      <w:pPr>
        <w:pStyle w:val="Bibliografia"/>
        <w:rPr>
          <w:rFonts w:cs="Arial"/>
        </w:rPr>
      </w:pPr>
      <w:r w:rsidRPr="00E00A9E">
        <w:rPr>
          <w:rFonts w:cs="Arial"/>
        </w:rPr>
        <w:t>MF-CIATA. Manual do Cadastro Imobiliário - CIATA. [</w:t>
      </w:r>
      <w:r w:rsidRPr="00E00A9E">
        <w:rPr>
          <w:rFonts w:cs="Arial"/>
          <w:i/>
          <w:iCs/>
        </w:rPr>
        <w:t>S. l.: s. n.</w:t>
      </w:r>
      <w:r w:rsidRPr="00E00A9E">
        <w:rPr>
          <w:rFonts w:cs="Arial"/>
        </w:rPr>
        <w:t xml:space="preserve">], 1979. </w:t>
      </w:r>
    </w:p>
    <w:p w14:paraId="04A2D144" w14:textId="77777777" w:rsidR="00E00A9E" w:rsidRPr="00E00A9E" w:rsidRDefault="00E00A9E" w:rsidP="00E00A9E">
      <w:pPr>
        <w:pStyle w:val="Bibliografia"/>
        <w:rPr>
          <w:rFonts w:cs="Arial"/>
        </w:rPr>
      </w:pPr>
      <w:r w:rsidRPr="00E00A9E">
        <w:rPr>
          <w:rFonts w:cs="Arial"/>
        </w:rPr>
        <w:t>PANCHINIAK, T. Discussão sobre modelos conceituais relacionados ao cadastro territorial: estudo de caso de Joinville. [</w:t>
      </w:r>
      <w:r w:rsidRPr="00E00A9E">
        <w:rPr>
          <w:rFonts w:cs="Arial"/>
          <w:i/>
          <w:iCs/>
        </w:rPr>
        <w:t>S. l.</w:t>
      </w:r>
      <w:r w:rsidRPr="00E00A9E">
        <w:rPr>
          <w:rFonts w:cs="Arial"/>
        </w:rPr>
        <w:t xml:space="preserve">], 2017. Disponível em: https://repositorio.ufsc.br/handle/123456789/189319. Acesso em: 2 dez. 2024. </w:t>
      </w:r>
    </w:p>
    <w:p w14:paraId="7542C87C" w14:textId="77777777" w:rsidR="00E00A9E" w:rsidRPr="00E00A9E" w:rsidRDefault="00E00A9E" w:rsidP="00E00A9E">
      <w:pPr>
        <w:pStyle w:val="Bibliografia"/>
        <w:rPr>
          <w:rFonts w:cs="Arial"/>
        </w:rPr>
      </w:pPr>
      <w:r w:rsidRPr="00E00A9E">
        <w:rPr>
          <w:rFonts w:cs="Arial"/>
        </w:rPr>
        <w:t>PORTAL NACIONAL DE CONTRATAÇÕES PÚBLICAS - PNCP. [</w:t>
      </w:r>
      <w:r w:rsidRPr="00E00A9E">
        <w:rPr>
          <w:rFonts w:cs="Arial"/>
          <w:i/>
          <w:iCs/>
        </w:rPr>
        <w:t>S. l.</w:t>
      </w:r>
      <w:r w:rsidRPr="00E00A9E">
        <w:rPr>
          <w:rFonts w:cs="Arial"/>
        </w:rPr>
        <w:t xml:space="preserve">], 2025. Disponível em: https://www.gov.br/pncp/pt-br. Acesso em: 21 fev. 2025. </w:t>
      </w:r>
    </w:p>
    <w:p w14:paraId="1E123263" w14:textId="77777777" w:rsidR="00E00A9E" w:rsidRPr="00E00A9E" w:rsidRDefault="00E00A9E" w:rsidP="00E00A9E">
      <w:pPr>
        <w:pStyle w:val="Bibliografia"/>
        <w:rPr>
          <w:rFonts w:cs="Arial"/>
        </w:rPr>
      </w:pPr>
      <w:r w:rsidRPr="00E00A9E">
        <w:rPr>
          <w:rFonts w:cs="Arial"/>
        </w:rPr>
        <w:t xml:space="preserve">SILVA, E. da. Cadastro Territorial Multifinalitário aplicado à gestão municipal. Florianópolis, SC: Ufsc, 2023. </w:t>
      </w:r>
    </w:p>
    <w:p w14:paraId="3B23C4D3" w14:textId="77777777" w:rsidR="00E00A9E" w:rsidRPr="00E00A9E" w:rsidRDefault="00E00A9E" w:rsidP="00E00A9E">
      <w:pPr>
        <w:pStyle w:val="Bibliografia"/>
        <w:rPr>
          <w:rFonts w:cs="Arial"/>
        </w:rPr>
      </w:pPr>
      <w:r w:rsidRPr="00E00A9E">
        <w:rPr>
          <w:rFonts w:cs="Arial"/>
        </w:rPr>
        <w:t>SISCONFI/STN. siconfi. , 2023. Disponível em: https://siconfi.tesouro.gov.br/siconfi/pages/public/sti/iframe_sti.jsf. Acesso em: 28 fev. 2025.</w:t>
      </w:r>
    </w:p>
    <w:p w14:paraId="6BDF6AFC" w14:textId="115BB3DA" w:rsidR="001D772A" w:rsidRPr="00B03A18" w:rsidRDefault="001D772A" w:rsidP="001D772A">
      <w:pPr>
        <w:rPr>
          <w:rFonts w:cs="Arial"/>
          <w:szCs w:val="24"/>
        </w:rPr>
      </w:pPr>
      <w:r>
        <w:rPr>
          <w:rFonts w:cs="Arial"/>
          <w:szCs w:val="24"/>
        </w:rPr>
        <w:fldChar w:fldCharType="end"/>
      </w:r>
    </w:p>
    <w:p w14:paraId="405395A3" w14:textId="6941CD25" w:rsidR="006C3575" w:rsidRDefault="006C3575" w:rsidP="001D772A"/>
    <w:p w14:paraId="7B0375EF" w14:textId="1136C0CC" w:rsidR="00812982" w:rsidRDefault="00812982" w:rsidP="00F926AE">
      <w:pPr>
        <w:ind w:firstLine="0"/>
      </w:pPr>
    </w:p>
    <w:sectPr w:rsidR="00812982" w:rsidSect="00E473BB">
      <w:headerReference w:type="default" r:id="rId24"/>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arlos" w:date="2025-02-20T15:36:00Z" w:initials="C">
    <w:p w14:paraId="1D704FE1" w14:textId="0D3F2111" w:rsidR="00950215" w:rsidRDefault="00950215">
      <w:pPr>
        <w:pStyle w:val="Textodecomentrio"/>
      </w:pPr>
      <w:r>
        <w:rPr>
          <w:rStyle w:val="Refdecomentrio"/>
        </w:rPr>
        <w:annotationRef/>
      </w:r>
      <w:r>
        <w:t>CTM, etc.</w:t>
      </w:r>
    </w:p>
    <w:p w14:paraId="49E4311D" w14:textId="77777777" w:rsidR="00950215" w:rsidRDefault="00950215">
      <w:pPr>
        <w:pStyle w:val="Textodecomentrio"/>
      </w:pPr>
    </w:p>
  </w:comment>
  <w:comment w:id="3" w:author="Carlos" w:date="2025-03-09T08:33:00Z" w:initials="C">
    <w:p w14:paraId="11DBA8A4" w14:textId="129102B6" w:rsidR="00950215" w:rsidRDefault="00950215">
      <w:pPr>
        <w:pStyle w:val="Textodecomentrio"/>
      </w:pPr>
      <w:r>
        <w:rPr>
          <w:rStyle w:val="Refdecomentrio"/>
        </w:rPr>
        <w:annotationRef/>
      </w:r>
      <w:r>
        <w:t xml:space="preserve">Referência explicita não coloca parênteses: “de acordo com Cunha </w:t>
      </w:r>
      <w:r w:rsidRPr="00950215">
        <w:rPr>
          <w:i/>
        </w:rPr>
        <w:t>et al</w:t>
      </w:r>
      <w:r>
        <w:t xml:space="preserve">. (2019)...” se fosse uma referência implícita no final da frase colocaria: “... (CUNHA </w:t>
      </w:r>
      <w:r w:rsidRPr="00950215">
        <w:rPr>
          <w:i/>
        </w:rPr>
        <w:t>et al</w:t>
      </w:r>
      <w:r>
        <w:t>., 2019). Corrigir isso em todo o Texto...</w:t>
      </w:r>
    </w:p>
  </w:comment>
  <w:comment w:id="5" w:author="Carlos" w:date="2025-03-09T08:40:00Z" w:initials="C">
    <w:p w14:paraId="2AB6A45F" w14:textId="347FC06C" w:rsidR="00181CF7" w:rsidRDefault="00181CF7">
      <w:pPr>
        <w:pStyle w:val="Textodecomentrio"/>
      </w:pPr>
      <w:r>
        <w:rPr>
          <w:rStyle w:val="Refdecomentrio"/>
        </w:rPr>
        <w:annotationRef/>
      </w:r>
      <w:r>
        <w:t>Seria uma expressão do pessoal da TI?</w:t>
      </w:r>
    </w:p>
  </w:comment>
  <w:comment w:id="6" w:author="Marco Aurélio Barbiero" w:date="2025-03-09T21:53:00Z" w:initials="MB">
    <w:p w14:paraId="5156F67C" w14:textId="77777777" w:rsidR="00402610" w:rsidRDefault="00402610" w:rsidP="00402610">
      <w:pPr>
        <w:pStyle w:val="Textodecomentrio"/>
        <w:ind w:firstLine="0"/>
        <w:jc w:val="left"/>
      </w:pPr>
      <w:r>
        <w:rPr>
          <w:rStyle w:val="Refdecomentrio"/>
        </w:rPr>
        <w:annotationRef/>
      </w:r>
      <w:r>
        <w:t>É uma expressão usada pelo INCRA para o processo de registro e validação.</w:t>
      </w:r>
    </w:p>
  </w:comment>
  <w:comment w:id="9" w:author="Carlos" w:date="2025-03-09T08:47:00Z" w:initials="C">
    <w:p w14:paraId="3C965DA6" w14:textId="315E4D67" w:rsidR="00181CF7" w:rsidRDefault="00181CF7" w:rsidP="00181CF7">
      <w:pPr>
        <w:pStyle w:val="Textodecomentrio"/>
      </w:pPr>
      <w:r>
        <w:rPr>
          <w:rStyle w:val="Refdecomentrio"/>
        </w:rPr>
        <w:annotationRef/>
      </w:r>
      <w:r>
        <w:t>Seria importante vc seguir a sequência das limitações das prefeituras: “</w:t>
      </w:r>
      <w:r w:rsidRPr="0003496E">
        <w:t xml:space="preserve">Há muitos motivos para essa ausência: falta de mão de obra qualificada, altos custos do georreferenciamento, </w:t>
      </w:r>
      <w:r>
        <w:t xml:space="preserve">incertezas quanto ao </w:t>
      </w:r>
      <w:r w:rsidRPr="0003496E">
        <w:t>retorno financeiro</w:t>
      </w:r>
      <w:r>
        <w:rPr>
          <w:rStyle w:val="Refdecomentrio"/>
        </w:rPr>
        <w:annotationRef/>
      </w:r>
      <w:r w:rsidRPr="0003496E">
        <w:t>, dificuldades</w:t>
      </w:r>
      <w:r>
        <w:rPr>
          <w:rStyle w:val="Refdecomentrio"/>
        </w:rPr>
        <w:annotationRef/>
      </w:r>
      <w:r w:rsidRPr="0003496E">
        <w:t xml:space="preserve"> políticas, entre outros</w:t>
      </w:r>
      <w:r>
        <w:t>”</w:t>
      </w:r>
      <w:r w:rsidRPr="0003496E">
        <w:t>.</w:t>
      </w:r>
      <w:r>
        <w:t xml:space="preserve"> Ajuste o parágrafo na introdução...</w:t>
      </w:r>
    </w:p>
  </w:comment>
  <w:comment w:id="10" w:author="Carlos" w:date="2025-03-09T08:52:00Z" w:initials="C">
    <w:p w14:paraId="3E1749EE" w14:textId="4827DC50" w:rsidR="002759D3" w:rsidRDefault="002759D3">
      <w:pPr>
        <w:pStyle w:val="Textodecomentrio"/>
      </w:pPr>
      <w:r>
        <w:rPr>
          <w:rStyle w:val="Refdecomentrio"/>
        </w:rPr>
        <w:annotationRef/>
      </w:r>
      <w:r>
        <w:t>Vc chegou a fazer visitas?</w:t>
      </w:r>
    </w:p>
  </w:comment>
  <w:comment w:id="11" w:author="Marco Aurélio Barbiero" w:date="2025-03-10T07:31:00Z" w:initials="MB">
    <w:p w14:paraId="3BD21F2B" w14:textId="77777777" w:rsidR="009B7094" w:rsidRDefault="009B7094" w:rsidP="009B7094">
      <w:pPr>
        <w:pStyle w:val="Textodecomentrio"/>
        <w:ind w:firstLine="0"/>
        <w:jc w:val="left"/>
      </w:pPr>
      <w:r>
        <w:rPr>
          <w:rStyle w:val="Refdecomentrio"/>
        </w:rPr>
        <w:annotationRef/>
      </w:r>
      <w:r>
        <w:t>Sim, visitei 13 prefeituras</w:t>
      </w:r>
    </w:p>
  </w:comment>
  <w:comment w:id="12" w:author="Carlos" w:date="2025-03-09T08:53:00Z" w:initials="C">
    <w:p w14:paraId="272FC0D0" w14:textId="08F7AA76" w:rsidR="002759D3" w:rsidRDefault="002759D3">
      <w:pPr>
        <w:pStyle w:val="Textodecomentrio"/>
      </w:pPr>
      <w:r>
        <w:rPr>
          <w:rStyle w:val="Refdecomentrio"/>
        </w:rPr>
        <w:annotationRef/>
      </w:r>
      <w:r>
        <w:t>Acho que aqui estás misturando questões metodológicas na sua introdução.</w:t>
      </w:r>
    </w:p>
  </w:comment>
  <w:comment w:id="13" w:author="Carlos" w:date="2025-03-09T08:54:00Z" w:initials="C">
    <w:p w14:paraId="2B4B5751" w14:textId="60E2BC7C" w:rsidR="002759D3" w:rsidRDefault="002759D3">
      <w:pPr>
        <w:pStyle w:val="Textodecomentrio"/>
      </w:pPr>
      <w:r>
        <w:rPr>
          <w:rStyle w:val="Refdecomentrio"/>
        </w:rPr>
        <w:annotationRef/>
      </w:r>
      <w:r>
        <w:t>Essa frase já representa análise dos dados obtidos e não deveria estar na introdução... teria de discutir a realidade, não se aplica anedotas...</w:t>
      </w:r>
    </w:p>
  </w:comment>
  <w:comment w:id="14" w:author="Carlos" w:date="2025-03-09T08:56:00Z" w:initials="C">
    <w:p w14:paraId="013B4CCA" w14:textId="74D61BB3" w:rsidR="002759D3" w:rsidRDefault="002759D3">
      <w:pPr>
        <w:pStyle w:val="Textodecomentrio"/>
      </w:pPr>
      <w:r>
        <w:rPr>
          <w:rStyle w:val="Refdecomentrio"/>
        </w:rPr>
        <w:annotationRef/>
      </w:r>
      <w:r>
        <w:t>Excelente parágrafo.</w:t>
      </w:r>
    </w:p>
  </w:comment>
  <w:comment w:id="17" w:author="Carlos" w:date="2025-03-09T08:58:00Z" w:initials="C">
    <w:p w14:paraId="1D6109BC" w14:textId="14938713" w:rsidR="002759D3" w:rsidRDefault="002759D3">
      <w:pPr>
        <w:pStyle w:val="Textodecomentrio"/>
      </w:pPr>
      <w:r>
        <w:rPr>
          <w:rStyle w:val="Refdecomentrio"/>
        </w:rPr>
        <w:annotationRef/>
      </w:r>
      <w:r>
        <w:t>Poderia ser mais genérico: vinculadas a um referencial terrestre, pois se quiser ser específico não seria geográfica e sim “coordenadas geodésicas ou planas”.</w:t>
      </w:r>
    </w:p>
  </w:comment>
  <w:comment w:id="19" w:author="Carlos" w:date="2025-03-09T09:01:00Z" w:initials="C">
    <w:p w14:paraId="7445F7FD" w14:textId="19DBC9B6" w:rsidR="008743D9" w:rsidRDefault="008743D9">
      <w:pPr>
        <w:pStyle w:val="Textodecomentrio"/>
      </w:pPr>
      <w:r>
        <w:rPr>
          <w:rStyle w:val="Refdecomentrio"/>
        </w:rPr>
        <w:annotationRef/>
      </w:r>
      <w:r>
        <w:t>Isso mesmo, normalmente tendem a apresentar maiores inconsistências com a realidade...</w:t>
      </w:r>
    </w:p>
  </w:comment>
  <w:comment w:id="23" w:author="Carlos" w:date="2025-03-09T09:05:00Z" w:initials="C">
    <w:p w14:paraId="233A53CC" w14:textId="1071B529" w:rsidR="008743D9" w:rsidRDefault="008743D9">
      <w:pPr>
        <w:pStyle w:val="Textodecomentrio"/>
      </w:pPr>
      <w:r>
        <w:rPr>
          <w:rStyle w:val="Refdecomentrio"/>
        </w:rPr>
        <w:annotationRef/>
      </w:r>
      <w:r>
        <w:t>Acho que isso não representa referencial teórico, mas deveria compor sal seção de método.</w:t>
      </w:r>
    </w:p>
  </w:comment>
  <w:comment w:id="24" w:author="Carlos" w:date="2025-03-09T09:07:00Z" w:initials="C">
    <w:p w14:paraId="5005B815" w14:textId="6280AB32" w:rsidR="008743D9" w:rsidRDefault="008743D9">
      <w:pPr>
        <w:pStyle w:val="Textodecomentrio"/>
      </w:pPr>
      <w:r>
        <w:rPr>
          <w:rStyle w:val="Refdecomentrio"/>
        </w:rPr>
        <w:annotationRef/>
      </w:r>
      <w:r>
        <w:t>Método...</w:t>
      </w:r>
    </w:p>
  </w:comment>
  <w:comment w:id="36" w:author="Carlos" w:date="2025-03-09T09:12:00Z" w:initials="C">
    <w:p w14:paraId="376A952A" w14:textId="12D0D1B7" w:rsidR="00D50A5F" w:rsidRDefault="00D50A5F">
      <w:pPr>
        <w:pStyle w:val="Textodecomentrio"/>
      </w:pPr>
      <w:r>
        <w:rPr>
          <w:rStyle w:val="Refdecomentrio"/>
        </w:rPr>
        <w:annotationRef/>
      </w:r>
      <w:r>
        <w:t>Não seria uma Tabela?</w:t>
      </w:r>
    </w:p>
  </w:comment>
  <w:comment w:id="43" w:author="Carlos" w:date="2025-03-09T09:17:00Z" w:initials="C">
    <w:p w14:paraId="447B1964" w14:textId="566730A5" w:rsidR="00D50A5F" w:rsidRDefault="00D50A5F">
      <w:pPr>
        <w:pStyle w:val="Textodecomentrio"/>
      </w:pPr>
      <w:r>
        <w:rPr>
          <w:rStyle w:val="Refdecomentrio"/>
        </w:rPr>
        <w:annotationRef/>
      </w:r>
      <w:r>
        <w:t>Nesta seção vc não falou de LA... deveria retirar do título.</w:t>
      </w:r>
    </w:p>
  </w:comment>
  <w:comment w:id="44" w:author="Carlos" w:date="2025-03-09T09:16:00Z" w:initials="C">
    <w:p w14:paraId="0AA2146D" w14:textId="5274C752" w:rsidR="00D50A5F" w:rsidRDefault="00D50A5F">
      <w:pPr>
        <w:pStyle w:val="Textodecomentrio"/>
      </w:pPr>
      <w:r>
        <w:rPr>
          <w:rStyle w:val="Refdecomentrio"/>
        </w:rPr>
        <w:annotationRef/>
      </w:r>
      <w:r>
        <w:rPr>
          <w:rStyle w:val="Refdecomentrio"/>
        </w:rPr>
        <w:t>Toda expressão em outro idioma é importante ficar em destaque em itálico.</w:t>
      </w:r>
    </w:p>
  </w:comment>
  <w:comment w:id="49" w:author="Carlos" w:date="2025-02-20T16:03:00Z" w:initials="C">
    <w:p w14:paraId="02F84D5B" w14:textId="716717D7" w:rsidR="00950215" w:rsidRDefault="00950215">
      <w:pPr>
        <w:pStyle w:val="Textodecomentrio"/>
      </w:pPr>
      <w:r>
        <w:rPr>
          <w:rStyle w:val="Refdecomentrio"/>
        </w:rPr>
        <w:annotationRef/>
      </w:r>
      <w:r>
        <w:t>Explicar no texto as figuras.</w:t>
      </w:r>
    </w:p>
  </w:comment>
  <w:comment w:id="50" w:author="Carlos" w:date="2025-02-20T16:04:00Z" w:initials="C">
    <w:p w14:paraId="5247167C" w14:textId="6CF981E7" w:rsidR="00950215" w:rsidRDefault="00950215">
      <w:pPr>
        <w:pStyle w:val="Textodecomentrio"/>
      </w:pPr>
      <w:r>
        <w:rPr>
          <w:rStyle w:val="Refdecomentrio"/>
        </w:rPr>
        <w:annotationRef/>
      </w:r>
      <w:r>
        <w:t>Referenciar corretamente.</w:t>
      </w:r>
    </w:p>
  </w:comment>
  <w:comment w:id="54" w:author="Carlos" w:date="2025-02-20T16:05:00Z" w:initials="C">
    <w:p w14:paraId="604F4E32" w14:textId="0C7E3624" w:rsidR="00950215" w:rsidRDefault="00950215">
      <w:pPr>
        <w:pStyle w:val="Textodecomentrio"/>
      </w:pPr>
      <w:r>
        <w:rPr>
          <w:rStyle w:val="Refdecomentrio"/>
        </w:rPr>
        <w:annotationRef/>
      </w:r>
      <w:r>
        <w:t>Tabelas também precisam ser explicadas no texto.</w:t>
      </w:r>
    </w:p>
  </w:comment>
  <w:comment w:id="60" w:author="Marco Aurelio Barbiero" w:date="2025-02-26T14:52:00Z" w:initials="MA">
    <w:p w14:paraId="1F705905" w14:textId="77777777" w:rsidR="00950215" w:rsidRDefault="00950215" w:rsidP="0058095A">
      <w:pPr>
        <w:pStyle w:val="Textodecomentrio"/>
        <w:ind w:firstLine="0"/>
        <w:jc w:val="left"/>
      </w:pPr>
      <w:r>
        <w:rPr>
          <w:rStyle w:val="Refdecomentrio"/>
        </w:rPr>
        <w:annotationRef/>
      </w:r>
      <w:r>
        <w:t>Essa afirmação está correta?</w:t>
      </w:r>
    </w:p>
  </w:comment>
  <w:comment w:id="61" w:author="Carlos" w:date="2025-02-28T10:07:00Z" w:initials="C">
    <w:p w14:paraId="14F5A802" w14:textId="2E08B93C" w:rsidR="00950215" w:rsidRDefault="00950215">
      <w:pPr>
        <w:pStyle w:val="Textodecomentrio"/>
      </w:pPr>
      <w:r>
        <w:rPr>
          <w:rStyle w:val="Refdecomentrio"/>
        </w:rPr>
        <w:annotationRef/>
      </w:r>
      <w:r>
        <w:t>A parcela ou lote é a unidade de interligação dos cadastros, utilizando um referencial geodésico/cartográfico único.</w:t>
      </w:r>
    </w:p>
  </w:comment>
  <w:comment w:id="80" w:author="Carlos" w:date="2025-03-09T09:30:00Z" w:initials="C">
    <w:p w14:paraId="29EC6C99" w14:textId="666087E4" w:rsidR="006C63A6" w:rsidRDefault="006C63A6">
      <w:pPr>
        <w:pStyle w:val="Textodecomentrio"/>
      </w:pPr>
      <w:r>
        <w:rPr>
          <w:rStyle w:val="Refdecomentrio"/>
        </w:rPr>
        <w:annotationRef/>
      </w:r>
      <w:r>
        <w:t>Caberia uma frase inicial diferenciando esses dois modelos de banco de dados.</w:t>
      </w:r>
    </w:p>
  </w:comment>
  <w:comment w:id="82" w:author="Carlos" w:date="2025-03-09T09:30:00Z" w:initials="C">
    <w:p w14:paraId="3104AFD2" w14:textId="5F45A345" w:rsidR="006C63A6" w:rsidRDefault="006C63A6">
      <w:pPr>
        <w:pStyle w:val="Textodecomentrio"/>
      </w:pPr>
      <w:r>
        <w:rPr>
          <w:rStyle w:val="Refdecomentrio"/>
        </w:rPr>
        <w:annotationRef/>
      </w:r>
      <w:r>
        <w:t>Registro de imagens?</w:t>
      </w:r>
    </w:p>
  </w:comment>
  <w:comment w:id="83" w:author="Carlos" w:date="2025-03-09T09:31:00Z" w:initials="C">
    <w:p w14:paraId="1BC7527A" w14:textId="77777777" w:rsidR="00714E91" w:rsidRDefault="00714E91">
      <w:pPr>
        <w:pStyle w:val="Textodecomentrio"/>
      </w:pPr>
      <w:r>
        <w:rPr>
          <w:rStyle w:val="Refdecomentrio"/>
        </w:rPr>
        <w:annotationRef/>
      </w:r>
      <w:r>
        <w:t>Isso seria Correção geométrica e não registro de uma imagem.</w:t>
      </w:r>
    </w:p>
    <w:p w14:paraId="5FA5BE56" w14:textId="46B7FF3B" w:rsidR="00714E91" w:rsidRDefault="00714E91">
      <w:pPr>
        <w:pStyle w:val="Textodecomentrio"/>
      </w:pPr>
    </w:p>
  </w:comment>
  <w:comment w:id="85" w:author="Carlos" w:date="2025-03-09T09:32:00Z" w:initials="C">
    <w:p w14:paraId="2772A128" w14:textId="18FB6A64" w:rsidR="00714E91" w:rsidRDefault="00714E91">
      <w:pPr>
        <w:pStyle w:val="Textodecomentrio"/>
      </w:pPr>
      <w:r>
        <w:rPr>
          <w:rStyle w:val="Refdecomentrio"/>
        </w:rPr>
        <w:annotationRef/>
      </w:r>
      <w:r>
        <w:t>Deveria rever esses conceitos, pois nós aprendemos na disciplina de forma diferente... e o pessoal do INPE faz essa confusão.</w:t>
      </w:r>
    </w:p>
  </w:comment>
  <w:comment w:id="87" w:author="Carlos" w:date="2025-03-09T09:40:00Z" w:initials="C">
    <w:p w14:paraId="53DED99E" w14:textId="321C95D5" w:rsidR="003F44E8" w:rsidRDefault="003F44E8">
      <w:pPr>
        <w:pStyle w:val="Textodecomentrio"/>
      </w:pPr>
      <w:r>
        <w:rPr>
          <w:rStyle w:val="Refdecomentrio"/>
        </w:rPr>
        <w:annotationRef/>
      </w:r>
      <w:r>
        <w:t>Seu referencial está muito bom, o texto flui razoavelmente bem.</w:t>
      </w:r>
    </w:p>
  </w:comment>
  <w:comment w:id="89" w:author="Carlos" w:date="2025-03-09T09:35:00Z" w:initials="C">
    <w:p w14:paraId="4D49DF7E" w14:textId="2BA46879" w:rsidR="00714E91" w:rsidRDefault="00714E91">
      <w:pPr>
        <w:pStyle w:val="Textodecomentrio"/>
      </w:pPr>
      <w:r>
        <w:rPr>
          <w:rStyle w:val="Refdecomentrio"/>
        </w:rPr>
        <w:annotationRef/>
      </w:r>
      <w:r>
        <w:t>Acho que deveria iniciar pelo material/área de estudo e depois método. Acho que poderia ter uma frase introdutória para cada seção e subseção.</w:t>
      </w:r>
    </w:p>
  </w:comment>
  <w:comment w:id="91" w:author="Carlos" w:date="2025-03-09T09:36:00Z" w:initials="C">
    <w:p w14:paraId="7A372747" w14:textId="11671284" w:rsidR="003F44E8" w:rsidRDefault="003F44E8">
      <w:pPr>
        <w:pStyle w:val="Textodecomentrio"/>
      </w:pPr>
      <w:r>
        <w:rPr>
          <w:rStyle w:val="Refdecomentrio"/>
        </w:rPr>
        <w:annotationRef/>
      </w:r>
      <w:r>
        <w:t>Para que? Deveria aparecer uma frase introdutória.</w:t>
      </w:r>
    </w:p>
  </w:comment>
  <w:comment w:id="92" w:author="Carlos" w:date="2025-03-09T09:36:00Z" w:initials="C">
    <w:p w14:paraId="3FA0592A" w14:textId="4D9B9943" w:rsidR="003F44E8" w:rsidRDefault="003F44E8">
      <w:pPr>
        <w:pStyle w:val="Textodecomentrio"/>
      </w:pPr>
      <w:r>
        <w:rPr>
          <w:rStyle w:val="Refdecomentrio"/>
        </w:rPr>
        <w:annotationRef/>
      </w:r>
      <w:r>
        <w:t>Deveria ser subseção 4.1.1 para não perder a estrutura do documentos.</w:t>
      </w:r>
    </w:p>
  </w:comment>
  <w:comment w:id="94" w:author="Carlos" w:date="2025-03-09T09:37:00Z" w:initials="C">
    <w:p w14:paraId="22D02C55" w14:textId="74864799" w:rsidR="003F44E8" w:rsidRDefault="003F44E8">
      <w:pPr>
        <w:pStyle w:val="Textodecomentrio"/>
      </w:pPr>
      <w:r>
        <w:rPr>
          <w:rStyle w:val="Refdecomentrio"/>
        </w:rPr>
        <w:annotationRef/>
      </w:r>
      <w:r>
        <w:t>??? uma frase explicativa e estruturação 4.1.2</w:t>
      </w:r>
    </w:p>
  </w:comment>
  <w:comment w:id="93" w:author="Carlos" w:date="2025-03-09T09:38:00Z" w:initials="C">
    <w:p w14:paraId="78CB6B68" w14:textId="3AD47AF7" w:rsidR="003F44E8" w:rsidRDefault="003F44E8">
      <w:pPr>
        <w:pStyle w:val="Textodecomentrio"/>
      </w:pPr>
      <w:r>
        <w:rPr>
          <w:rStyle w:val="Refdecomentrio"/>
        </w:rPr>
        <w:annotationRef/>
      </w:r>
      <w:r>
        <w:t>Essa seção é a mais importante para qualificação, e vc deveria detalhar, fazer um fluxograma ilustrativo e explicar cada etapa... a banca por certo irá focar na sua metodologia.</w:t>
      </w:r>
    </w:p>
  </w:comment>
  <w:comment w:id="97" w:author="Carlos" w:date="2025-03-09T09:41:00Z" w:initials="C">
    <w:p w14:paraId="1490A1CB" w14:textId="52AE8B16" w:rsidR="003F44E8" w:rsidRDefault="003F44E8">
      <w:pPr>
        <w:pStyle w:val="Textodecomentrio"/>
      </w:pPr>
      <w:r>
        <w:rPr>
          <w:rStyle w:val="Refdecomentrio"/>
        </w:rPr>
        <w:annotationRef/>
      </w:r>
      <w:r>
        <w:t>Faz uma frase introdutória explicando como se desenvolverão as etapas.</w:t>
      </w:r>
    </w:p>
  </w:comment>
  <w:comment w:id="99" w:author="Carlos" w:date="2025-03-09T09:42:00Z" w:initials="C">
    <w:p w14:paraId="250640E5" w14:textId="7525336C" w:rsidR="00125FD1" w:rsidRDefault="00125FD1">
      <w:pPr>
        <w:pStyle w:val="Textodecomentrio"/>
      </w:pPr>
      <w:r>
        <w:rPr>
          <w:rStyle w:val="Refdecomentrio"/>
        </w:rPr>
        <w:annotationRef/>
      </w:r>
      <w:r>
        <w:t>Isso que estou lhe dizendo para fazer em todas as seções anteriores, uma introdução para o leitor saber o que vem pela frente.</w:t>
      </w:r>
    </w:p>
  </w:comment>
  <w:comment w:id="101" w:author="Carlos" w:date="2025-03-09T09:44:00Z" w:initials="C">
    <w:p w14:paraId="308C44F4" w14:textId="06F4940E" w:rsidR="00125FD1" w:rsidRDefault="00125FD1">
      <w:pPr>
        <w:pStyle w:val="Textodecomentrio"/>
      </w:pPr>
      <w:r>
        <w:rPr>
          <w:rStyle w:val="Refdecomentrio"/>
        </w:rPr>
        <w:annotationRef/>
      </w:r>
      <w:r>
        <w:t>Isso é o detalhamento de sua metodologia... deveria levar para a subseção anterior... deve ser detalhado cada um desses tópicos apresentados, não tem como deixar só o nome Banco de dados MySQL, deveria ser: “ no escopo desta pesquisa optou-se (voz passiva, não somos nós) por utilizar uma banco de dados MySQL devido a...” (explicar a sua opção)</w:t>
      </w:r>
    </w:p>
  </w:comment>
  <w:comment w:id="107" w:author="Carlos" w:date="2025-03-09T09:47:00Z" w:initials="C">
    <w:p w14:paraId="544CB3F5" w14:textId="0AF45CB4" w:rsidR="00721780" w:rsidRDefault="00721780">
      <w:pPr>
        <w:pStyle w:val="Textodecomentrio"/>
      </w:pPr>
      <w:r>
        <w:rPr>
          <w:rStyle w:val="Refdecomentrio"/>
        </w:rPr>
        <w:annotationRef/>
      </w:r>
      <w:r>
        <w:t>Conferir se todas as referências no texto estão na lista e vice-versa.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9E4311D" w15:done="1"/>
  <w15:commentEx w15:paraId="11DBA8A4" w15:done="0"/>
  <w15:commentEx w15:paraId="2AB6A45F" w15:done="0"/>
  <w15:commentEx w15:paraId="5156F67C" w15:paraIdParent="2AB6A45F" w15:done="0"/>
  <w15:commentEx w15:paraId="3C965DA6" w15:done="0"/>
  <w15:commentEx w15:paraId="3E1749EE" w15:done="0"/>
  <w15:commentEx w15:paraId="3BD21F2B" w15:paraIdParent="3E1749EE" w15:done="0"/>
  <w15:commentEx w15:paraId="272FC0D0" w15:done="0"/>
  <w15:commentEx w15:paraId="2B4B5751" w15:done="0"/>
  <w15:commentEx w15:paraId="013B4CCA" w15:done="0"/>
  <w15:commentEx w15:paraId="1D6109BC" w15:done="0"/>
  <w15:commentEx w15:paraId="7445F7FD" w15:done="0"/>
  <w15:commentEx w15:paraId="233A53CC" w15:done="0"/>
  <w15:commentEx w15:paraId="5005B815" w15:done="0"/>
  <w15:commentEx w15:paraId="376A952A" w15:done="0"/>
  <w15:commentEx w15:paraId="447B1964" w15:done="0"/>
  <w15:commentEx w15:paraId="0AA2146D" w15:done="0"/>
  <w15:commentEx w15:paraId="02F84D5B" w15:done="0"/>
  <w15:commentEx w15:paraId="5247167C" w15:done="0"/>
  <w15:commentEx w15:paraId="604F4E32" w15:done="0"/>
  <w15:commentEx w15:paraId="1F705905" w15:done="0"/>
  <w15:commentEx w15:paraId="14F5A802" w15:paraIdParent="1F705905" w15:done="0"/>
  <w15:commentEx w15:paraId="29EC6C99" w15:done="0"/>
  <w15:commentEx w15:paraId="3104AFD2" w15:done="0"/>
  <w15:commentEx w15:paraId="5FA5BE56" w15:done="0"/>
  <w15:commentEx w15:paraId="2772A128" w15:done="0"/>
  <w15:commentEx w15:paraId="53DED99E" w15:done="0"/>
  <w15:commentEx w15:paraId="4D49DF7E" w15:done="0"/>
  <w15:commentEx w15:paraId="7A372747" w15:done="0"/>
  <w15:commentEx w15:paraId="3FA0592A" w15:done="0"/>
  <w15:commentEx w15:paraId="22D02C55" w15:done="0"/>
  <w15:commentEx w15:paraId="78CB6B68" w15:done="0"/>
  <w15:commentEx w15:paraId="1490A1CB" w15:done="0"/>
  <w15:commentEx w15:paraId="250640E5" w15:done="0"/>
  <w15:commentEx w15:paraId="308C44F4" w15:done="0"/>
  <w15:commentEx w15:paraId="544CB3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9E4311D">
    <w16cex:extLst>
      <w16:ext w16:uri="{CE6994B0-6A32-4C9F-8C6B-6E91EDA988CE}">
        <cr:reactions xmlns:cr="http://schemas.microsoft.com/office/comments/2020/reactions">
          <cr:reaction reactionType="1">
            <cr:reactionInfo dateUtc="2025-02-21T10:24:52Z">
              <cr:user userId="f6f68d678cfe6957" userProvider="Windows Live" userName="Marco Aurélio Barbiero"/>
            </cr:reactionInfo>
          </cr:reaction>
        </cr:reactions>
      </w16:ext>
    </w16cex:extLst>
  </w16cex:commentExtensible>
  <w16cex:commentExtensible w16cex:durableId="11DBA8A4">
    <w16cex:extLst>
      <w16:ext w16:uri="{CE6994B0-6A32-4C9F-8C6B-6E91EDA988CE}">
        <cr:reactions xmlns:cr="http://schemas.microsoft.com/office/comments/2020/reactions">
          <cr:reaction reactionType="1">
            <cr:reactionInfo dateUtc="2025-03-09T19:22:11Z">
              <cr:user userId="f6f68d678cfe6957" userProvider="Windows Live" userName="Marco Aurélio Barbiero"/>
            </cr:reactionInfo>
          </cr:reaction>
        </cr:reactions>
      </w16:ext>
    </w16cex:extLst>
  </w16cex:commentExtensible>
  <w16cex:commentExtensible w16cex:durableId="2AB6A45F">
    <w16cex:extLst>
      <w16:ext w16:uri="{CE6994B0-6A32-4C9F-8C6B-6E91EDA988CE}">
        <cr:reactions xmlns:cr="http://schemas.microsoft.com/office/comments/2020/reactions">
          <cr:reaction reactionType="1">
            <cr:reactionInfo dateUtc="2025-03-10T00:53:45Z">
              <cr:user userId="f6f68d678cfe6957" userProvider="Windows Live" userName="Marco Aurélio Barbiero"/>
            </cr:reactionInfo>
          </cr:reaction>
        </cr:reactions>
      </w16:ext>
    </w16cex:extLst>
  </w16cex:commentExtensible>
  <w16cex:commentExtensible w16cex:durableId="65D077A0" w16cex:dateUtc="2025-03-10T00:53:00Z"/>
  <w16cex:commentExtensible w16cex:durableId="553B7957" w16cex:dateUtc="2025-03-10T10:31:00Z"/>
  <w16cex:commentExtensible w16cex:durableId="376A952A">
    <w16cex:extLst>
      <w16:ext w16:uri="{CE6994B0-6A32-4C9F-8C6B-6E91EDA988CE}">
        <cr:reactions xmlns:cr="http://schemas.microsoft.com/office/comments/2020/reactions">
          <cr:reaction reactionType="1">
            <cr:reactionInfo dateUtc="2025-03-10T10:51:31Z">
              <cr:user userId="f6f68d678cfe6957" userProvider="Windows Live" userName="Marco Aurélio Barbiero"/>
            </cr:reactionInfo>
          </cr:reaction>
        </cr:reactions>
      </w16:ext>
    </w16cex:extLst>
  </w16cex:commentExtensible>
  <w16cex:commentExtensible w16cex:durableId="3885ED6D" w16cex:dateUtc="2025-02-26T17:52:00Z"/>
  <w16cex:commentExtensible w16cex:durableId="29EC6C99">
    <w16cex:extLst>
      <w16:ext w16:uri="{CE6994B0-6A32-4C9F-8C6B-6E91EDA988CE}">
        <cr:reactions xmlns:cr="http://schemas.microsoft.com/office/comments/2020/reactions">
          <cr:reaction reactionType="1">
            <cr:reactionInfo dateUtc="2025-03-10T13:12:28Z">
              <cr:user userId="f6f68d678cfe6957" userProvider="Windows Live" userName="Marco Aurélio Barbiero"/>
            </cr:reactionInfo>
          </cr:reaction>
        </cr:reactions>
      </w16:ext>
    </w16cex:extLst>
  </w16cex:commentExtensible>
  <w16cex:commentExtensible w16cex:durableId="53DED99E">
    <w16cex:extLst>
      <w16:ext w16:uri="{CE6994B0-6A32-4C9F-8C6B-6E91EDA988CE}">
        <cr:reactions xmlns:cr="http://schemas.microsoft.com/office/comments/2020/reactions">
          <cr:reaction reactionType="1">
            <cr:reactionInfo dateUtc="2025-03-10T11:11:40Z">
              <cr:user userId="f6f68d678cfe6957" userProvider="Windows Live" userName="Marco Aurélio Barbiero"/>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9E4311D" w16cid:durableId="49E4311D"/>
  <w16cid:commentId w16cid:paraId="11DBA8A4" w16cid:durableId="11DBA8A4"/>
  <w16cid:commentId w16cid:paraId="2AB6A45F" w16cid:durableId="2AB6A45F"/>
  <w16cid:commentId w16cid:paraId="5156F67C" w16cid:durableId="65D077A0"/>
  <w16cid:commentId w16cid:paraId="3C965DA6" w16cid:durableId="3C965DA6"/>
  <w16cid:commentId w16cid:paraId="3E1749EE" w16cid:durableId="3E1749EE"/>
  <w16cid:commentId w16cid:paraId="3BD21F2B" w16cid:durableId="553B7957"/>
  <w16cid:commentId w16cid:paraId="272FC0D0" w16cid:durableId="272FC0D0"/>
  <w16cid:commentId w16cid:paraId="2B4B5751" w16cid:durableId="2B4B5751"/>
  <w16cid:commentId w16cid:paraId="013B4CCA" w16cid:durableId="013B4CCA"/>
  <w16cid:commentId w16cid:paraId="1D6109BC" w16cid:durableId="1D6109BC"/>
  <w16cid:commentId w16cid:paraId="7445F7FD" w16cid:durableId="7445F7FD"/>
  <w16cid:commentId w16cid:paraId="233A53CC" w16cid:durableId="233A53CC"/>
  <w16cid:commentId w16cid:paraId="5005B815" w16cid:durableId="5005B815"/>
  <w16cid:commentId w16cid:paraId="376A952A" w16cid:durableId="376A952A"/>
  <w16cid:commentId w16cid:paraId="447B1964" w16cid:durableId="447B1964"/>
  <w16cid:commentId w16cid:paraId="0AA2146D" w16cid:durableId="0AA2146D"/>
  <w16cid:commentId w16cid:paraId="02F84D5B" w16cid:durableId="02F84D5B"/>
  <w16cid:commentId w16cid:paraId="5247167C" w16cid:durableId="5247167C"/>
  <w16cid:commentId w16cid:paraId="604F4E32" w16cid:durableId="604F4E32"/>
  <w16cid:commentId w16cid:paraId="1F705905" w16cid:durableId="3885ED6D"/>
  <w16cid:commentId w16cid:paraId="14F5A802" w16cid:durableId="14F5A802"/>
  <w16cid:commentId w16cid:paraId="29EC6C99" w16cid:durableId="29EC6C99"/>
  <w16cid:commentId w16cid:paraId="3104AFD2" w16cid:durableId="3104AFD2"/>
  <w16cid:commentId w16cid:paraId="5FA5BE56" w16cid:durableId="5FA5BE56"/>
  <w16cid:commentId w16cid:paraId="2772A128" w16cid:durableId="2772A128"/>
  <w16cid:commentId w16cid:paraId="53DED99E" w16cid:durableId="53DED99E"/>
  <w16cid:commentId w16cid:paraId="4D49DF7E" w16cid:durableId="4D49DF7E"/>
  <w16cid:commentId w16cid:paraId="7A372747" w16cid:durableId="7A372747"/>
  <w16cid:commentId w16cid:paraId="3FA0592A" w16cid:durableId="3FA0592A"/>
  <w16cid:commentId w16cid:paraId="22D02C55" w16cid:durableId="22D02C55"/>
  <w16cid:commentId w16cid:paraId="78CB6B68" w16cid:durableId="78CB6B68"/>
  <w16cid:commentId w16cid:paraId="1490A1CB" w16cid:durableId="1490A1CB"/>
  <w16cid:commentId w16cid:paraId="250640E5" w16cid:durableId="250640E5"/>
  <w16cid:commentId w16cid:paraId="308C44F4" w16cid:durableId="308C44F4"/>
  <w16cid:commentId w16cid:paraId="544CB3F5" w16cid:durableId="544CB3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F2A90B" w14:textId="77777777" w:rsidR="001605D1" w:rsidRPr="00B322C5" w:rsidRDefault="001605D1" w:rsidP="00362BEC">
      <w:pPr>
        <w:spacing w:line="240" w:lineRule="auto"/>
      </w:pPr>
      <w:r w:rsidRPr="00B322C5">
        <w:separator/>
      </w:r>
    </w:p>
  </w:endnote>
  <w:endnote w:type="continuationSeparator" w:id="0">
    <w:p w14:paraId="5210A28D" w14:textId="77777777" w:rsidR="001605D1" w:rsidRPr="00B322C5" w:rsidRDefault="001605D1" w:rsidP="00362BEC">
      <w:pPr>
        <w:spacing w:line="240" w:lineRule="auto"/>
      </w:pPr>
      <w:r w:rsidRPr="00B322C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Narrow">
    <w:altName w:val="Arial"/>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485047" w14:textId="77777777" w:rsidR="001605D1" w:rsidRPr="00B322C5" w:rsidRDefault="001605D1" w:rsidP="00802B3F">
      <w:pPr>
        <w:spacing w:line="240" w:lineRule="auto"/>
        <w:ind w:firstLine="0"/>
      </w:pPr>
      <w:r w:rsidRPr="00B322C5">
        <w:separator/>
      </w:r>
    </w:p>
  </w:footnote>
  <w:footnote w:type="continuationSeparator" w:id="0">
    <w:p w14:paraId="7693ABB3" w14:textId="77777777" w:rsidR="001605D1" w:rsidRPr="00B322C5" w:rsidRDefault="001605D1" w:rsidP="00362BEC">
      <w:pPr>
        <w:spacing w:line="240" w:lineRule="auto"/>
      </w:pPr>
      <w:r w:rsidRPr="00B322C5">
        <w:continuationSeparator/>
      </w:r>
    </w:p>
  </w:footnote>
  <w:footnote w:id="1">
    <w:p w14:paraId="083D0217" w14:textId="77777777" w:rsidR="0061328A" w:rsidRDefault="00341B46" w:rsidP="0061328A">
      <w:pPr>
        <w:rPr>
          <w:rFonts w:cs="Arial"/>
          <w:szCs w:val="24"/>
        </w:rPr>
      </w:pPr>
      <w:r>
        <w:rPr>
          <w:rStyle w:val="Refdenotaderodap"/>
        </w:rPr>
        <w:footnoteRef/>
      </w:r>
      <w:r>
        <w:t xml:space="preserve"> </w:t>
      </w:r>
      <w:r w:rsidR="0061328A" w:rsidRPr="00951D42">
        <w:t xml:space="preserve">IBGE, </w:t>
      </w:r>
      <w:hyperlink r:id="rId1" w:history="1">
        <w:r w:rsidR="0061328A" w:rsidRPr="00951D42">
          <w:rPr>
            <w:rStyle w:val="Hyperlink"/>
            <w:sz w:val="16"/>
            <w:szCs w:val="16"/>
          </w:rPr>
          <w:t>https://ftp.ibge.gov.br/Perfil_Municipios/2019/Base_de_Dados/Base_MUNIC_2019_20210817.xlsx</w:t>
        </w:r>
      </w:hyperlink>
      <w:r w:rsidR="0061328A" w:rsidRPr="00951D42">
        <w:rPr>
          <w:rStyle w:val="refernciaChar"/>
          <w:sz w:val="16"/>
          <w:szCs w:val="16"/>
        </w:rPr>
        <w:t>, acesso</w:t>
      </w:r>
      <w:r w:rsidR="0061328A">
        <w:rPr>
          <w:rStyle w:val="refernciaChar"/>
          <w:sz w:val="16"/>
          <w:szCs w:val="16"/>
        </w:rPr>
        <w:t xml:space="preserve"> em 20/02/2025.</w:t>
      </w:r>
    </w:p>
    <w:p w14:paraId="727DBFF0" w14:textId="2785DBF0" w:rsidR="00341B46" w:rsidRDefault="00341B46">
      <w:pPr>
        <w:pStyle w:val="Textodenotaderodap"/>
      </w:pPr>
    </w:p>
  </w:footnote>
  <w:footnote w:id="2">
    <w:p w14:paraId="0369AA3C" w14:textId="3CDBCE17" w:rsidR="00950215" w:rsidRDefault="00950215" w:rsidP="00E64558">
      <w:pPr>
        <w:pStyle w:val="Textodenotaderodap"/>
        <w:ind w:firstLine="0"/>
      </w:pPr>
      <w:r>
        <w:rPr>
          <w:rStyle w:val="Refdenotaderodap"/>
        </w:rPr>
        <w:footnoteRef/>
      </w:r>
      <w:r>
        <w:t xml:space="preserve"> Segundo classificação da CNM, municípios com menos de 50 mil habitantes são considerados pequenos.</w:t>
      </w:r>
    </w:p>
  </w:footnote>
  <w:footnote w:id="3">
    <w:p w14:paraId="0573AA72" w14:textId="54A147BA" w:rsidR="00950215" w:rsidRDefault="00950215" w:rsidP="00C92709">
      <w:pPr>
        <w:pStyle w:val="Textodenotaderodap"/>
        <w:ind w:firstLine="0"/>
      </w:pPr>
      <w:r>
        <w:rPr>
          <w:rStyle w:val="Refdenotaderodap"/>
        </w:rPr>
        <w:footnoteRef/>
      </w:r>
      <w:r>
        <w:t xml:space="preserve"> 130 municípios não tinham uma conta para o IPTU em sua contabilidade em 2023.</w:t>
      </w:r>
    </w:p>
  </w:footnote>
  <w:footnote w:id="4">
    <w:p w14:paraId="09CE67CA" w14:textId="4F399F0E" w:rsidR="00950215" w:rsidRDefault="00950215" w:rsidP="00C92709">
      <w:pPr>
        <w:pStyle w:val="Textodenotaderodap"/>
        <w:ind w:firstLine="0"/>
      </w:pPr>
      <w:r>
        <w:rPr>
          <w:rStyle w:val="Refdenotaderodap"/>
        </w:rPr>
        <w:footnoteRef/>
      </w:r>
      <w:r>
        <w:t xml:space="preserve"> Miraselva - PR</w:t>
      </w:r>
    </w:p>
  </w:footnote>
  <w:footnote w:id="5">
    <w:p w14:paraId="70123002" w14:textId="27B2CE7A" w:rsidR="00950215" w:rsidRDefault="00950215" w:rsidP="00C92709">
      <w:pPr>
        <w:pStyle w:val="Textodenotaderodap"/>
        <w:ind w:firstLine="0"/>
      </w:pPr>
      <w:r>
        <w:rPr>
          <w:rStyle w:val="Refdenotaderodap"/>
        </w:rPr>
        <w:footnoteRef/>
      </w:r>
      <w:r>
        <w:t xml:space="preserve"> Parazinho - RN</w:t>
      </w:r>
    </w:p>
  </w:footnote>
  <w:footnote w:id="6">
    <w:p w14:paraId="0FBB0985" w14:textId="0C5D9D88" w:rsidR="00950215" w:rsidRDefault="00950215" w:rsidP="00C92709">
      <w:pPr>
        <w:pStyle w:val="Textodenotaderodap"/>
        <w:ind w:firstLine="0"/>
      </w:pPr>
      <w:r>
        <w:rPr>
          <w:rStyle w:val="Refdenotaderodap"/>
        </w:rPr>
        <w:footnoteRef/>
      </w:r>
      <w:r>
        <w:t xml:space="preserve"> Serra da Saudade - MG</w:t>
      </w:r>
    </w:p>
  </w:footnote>
  <w:footnote w:id="7">
    <w:p w14:paraId="6FC7DE4B" w14:textId="4B3F4C96" w:rsidR="00950215" w:rsidRDefault="00950215" w:rsidP="00C92709">
      <w:pPr>
        <w:pStyle w:val="Textodenotaderodap"/>
        <w:ind w:firstLine="0"/>
      </w:pPr>
      <w:r>
        <w:rPr>
          <w:rStyle w:val="Refdenotaderodap"/>
        </w:rPr>
        <w:footnoteRef/>
      </w:r>
      <w:r>
        <w:t xml:space="preserve"> Canaã dos Carajás - PA</w:t>
      </w:r>
    </w:p>
  </w:footnote>
  <w:footnote w:id="8">
    <w:p w14:paraId="6B9A6A76" w14:textId="745BCF2E" w:rsidR="00950215" w:rsidRDefault="00950215" w:rsidP="00C92709">
      <w:pPr>
        <w:pStyle w:val="Textodenotaderodap"/>
        <w:ind w:firstLine="0"/>
      </w:pPr>
      <w:r>
        <w:rPr>
          <w:rStyle w:val="Refdenotaderodap"/>
        </w:rPr>
        <w:footnoteRef/>
      </w:r>
      <w:r>
        <w:t xml:space="preserve"> Xangri-lá - RS</w:t>
      </w:r>
    </w:p>
  </w:footnote>
  <w:footnote w:id="9">
    <w:p w14:paraId="2C3F6C62" w14:textId="3BC54911" w:rsidR="00950215" w:rsidRDefault="00950215" w:rsidP="00C92709">
      <w:pPr>
        <w:pStyle w:val="Textodenotaderodap"/>
        <w:ind w:firstLine="0"/>
      </w:pPr>
      <w:r>
        <w:rPr>
          <w:rStyle w:val="Refdenotaderodap"/>
        </w:rPr>
        <w:footnoteRef/>
      </w:r>
      <w:r>
        <w:t xml:space="preserve"> Goianira – GO</w:t>
      </w:r>
    </w:p>
    <w:p w14:paraId="33A2FAB3" w14:textId="77777777" w:rsidR="00950215" w:rsidRDefault="00950215">
      <w:pPr>
        <w:pStyle w:val="Textodenotaderodap"/>
      </w:pPr>
    </w:p>
  </w:footnote>
  <w:footnote w:id="10">
    <w:p w14:paraId="0737F036" w14:textId="0E1EA1A7" w:rsidR="00950215" w:rsidRDefault="00950215" w:rsidP="00FD4278">
      <w:pPr>
        <w:pStyle w:val="Textodenotaderodap"/>
      </w:pPr>
      <w:r>
        <w:rPr>
          <w:rStyle w:val="Refdenotaderodap"/>
        </w:rPr>
        <w:footnoteRef/>
      </w:r>
      <w:r>
        <w:t xml:space="preserve"> XML (Extensible Markup Language), JSON (JavaScript Object Notation) e CSV (Comma-Separated Values) são formatos de arquivo utilizados para armazenar e trocar dados. Cada formato tem suas vantagens: XML é robusto e estruturado, JSON é leve e fácil de interpretar, enquanto CSV é simples e eficiente para manipulação tabular.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077745"/>
      <w:docPartObj>
        <w:docPartGallery w:val="Page Numbers (Top of Page)"/>
        <w:docPartUnique/>
      </w:docPartObj>
    </w:sdtPr>
    <w:sdtEndPr>
      <w:rPr>
        <w:sz w:val="20"/>
        <w:szCs w:val="20"/>
      </w:rPr>
    </w:sdtEndPr>
    <w:sdtContent>
      <w:p w14:paraId="5AB47EBE" w14:textId="1769D8A3" w:rsidR="00950215" w:rsidRPr="00B322C5" w:rsidRDefault="00950215" w:rsidP="00286FDA">
        <w:pPr>
          <w:pStyle w:val="Cabealho"/>
          <w:jc w:val="right"/>
          <w:rPr>
            <w:sz w:val="20"/>
            <w:szCs w:val="20"/>
          </w:rPr>
        </w:pPr>
        <w:r w:rsidRPr="00B322C5">
          <w:rPr>
            <w:rFonts w:cs="Arial"/>
            <w:sz w:val="20"/>
            <w:szCs w:val="20"/>
          </w:rPr>
          <w:fldChar w:fldCharType="begin"/>
        </w:r>
        <w:r w:rsidRPr="00B322C5">
          <w:rPr>
            <w:rFonts w:cs="Arial"/>
            <w:sz w:val="20"/>
            <w:szCs w:val="20"/>
          </w:rPr>
          <w:instrText>PAGE   \* MERGEFORMAT</w:instrText>
        </w:r>
        <w:r w:rsidRPr="00B322C5">
          <w:rPr>
            <w:rFonts w:cs="Arial"/>
            <w:sz w:val="20"/>
            <w:szCs w:val="20"/>
          </w:rPr>
          <w:fldChar w:fldCharType="separate"/>
        </w:r>
        <w:r w:rsidR="00721780">
          <w:rPr>
            <w:rFonts w:cs="Arial"/>
            <w:noProof/>
            <w:sz w:val="20"/>
            <w:szCs w:val="20"/>
          </w:rPr>
          <w:t>39</w:t>
        </w:r>
        <w:r w:rsidRPr="00B322C5">
          <w:rPr>
            <w:rFonts w:cs="Arial"/>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8D1285"/>
    <w:multiLevelType w:val="hybridMultilevel"/>
    <w:tmpl w:val="75748384"/>
    <w:lvl w:ilvl="0" w:tplc="F340A674">
      <w:start w:val="1"/>
      <w:numFmt w:val="lowerLetter"/>
      <w:pStyle w:val="SemEspaamento"/>
      <w:lvlText w:val="%1) "/>
      <w:lvlJc w:val="left"/>
      <w:pPr>
        <w:ind w:left="1747"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2118" w:hanging="360"/>
      </w:pPr>
    </w:lvl>
    <w:lvl w:ilvl="2" w:tplc="0416001B" w:tentative="1">
      <w:start w:val="1"/>
      <w:numFmt w:val="lowerRoman"/>
      <w:lvlText w:val="%3."/>
      <w:lvlJc w:val="right"/>
      <w:pPr>
        <w:ind w:left="2838" w:hanging="180"/>
      </w:pPr>
    </w:lvl>
    <w:lvl w:ilvl="3" w:tplc="0416000F" w:tentative="1">
      <w:start w:val="1"/>
      <w:numFmt w:val="decimal"/>
      <w:lvlText w:val="%4."/>
      <w:lvlJc w:val="left"/>
      <w:pPr>
        <w:ind w:left="3558" w:hanging="360"/>
      </w:pPr>
    </w:lvl>
    <w:lvl w:ilvl="4" w:tplc="04160019" w:tentative="1">
      <w:start w:val="1"/>
      <w:numFmt w:val="lowerLetter"/>
      <w:lvlText w:val="%5."/>
      <w:lvlJc w:val="left"/>
      <w:pPr>
        <w:ind w:left="4278" w:hanging="360"/>
      </w:pPr>
    </w:lvl>
    <w:lvl w:ilvl="5" w:tplc="0416001B" w:tentative="1">
      <w:start w:val="1"/>
      <w:numFmt w:val="lowerRoman"/>
      <w:lvlText w:val="%6."/>
      <w:lvlJc w:val="right"/>
      <w:pPr>
        <w:ind w:left="4998" w:hanging="180"/>
      </w:pPr>
    </w:lvl>
    <w:lvl w:ilvl="6" w:tplc="0416000F" w:tentative="1">
      <w:start w:val="1"/>
      <w:numFmt w:val="decimal"/>
      <w:lvlText w:val="%7."/>
      <w:lvlJc w:val="left"/>
      <w:pPr>
        <w:ind w:left="5718" w:hanging="360"/>
      </w:pPr>
    </w:lvl>
    <w:lvl w:ilvl="7" w:tplc="04160019" w:tentative="1">
      <w:start w:val="1"/>
      <w:numFmt w:val="lowerLetter"/>
      <w:lvlText w:val="%8."/>
      <w:lvlJc w:val="left"/>
      <w:pPr>
        <w:ind w:left="6438" w:hanging="360"/>
      </w:pPr>
    </w:lvl>
    <w:lvl w:ilvl="8" w:tplc="0416001B" w:tentative="1">
      <w:start w:val="1"/>
      <w:numFmt w:val="lowerRoman"/>
      <w:lvlText w:val="%9."/>
      <w:lvlJc w:val="right"/>
      <w:pPr>
        <w:ind w:left="7158" w:hanging="180"/>
      </w:pPr>
    </w:lvl>
  </w:abstractNum>
  <w:abstractNum w:abstractNumId="1" w15:restartNumberingAfterBreak="0">
    <w:nsid w:val="3ED94B18"/>
    <w:multiLevelType w:val="hybridMultilevel"/>
    <w:tmpl w:val="72DCD9C0"/>
    <w:lvl w:ilvl="0" w:tplc="04160011">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2" w15:restartNumberingAfterBreak="0">
    <w:nsid w:val="5A42606A"/>
    <w:multiLevelType w:val="hybridMultilevel"/>
    <w:tmpl w:val="80A0E49E"/>
    <w:lvl w:ilvl="0" w:tplc="3C90DA7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 w15:restartNumberingAfterBreak="0">
    <w:nsid w:val="6ADF414F"/>
    <w:multiLevelType w:val="hybridMultilevel"/>
    <w:tmpl w:val="44C25DE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 w15:restartNumberingAfterBreak="0">
    <w:nsid w:val="71726ABB"/>
    <w:multiLevelType w:val="hybridMultilevel"/>
    <w:tmpl w:val="B90EED6C"/>
    <w:lvl w:ilvl="0" w:tplc="36862F4E">
      <w:start w:val="1"/>
      <w:numFmt w:val="decimal"/>
      <w:lvlText w:val="1.%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73DF144E"/>
    <w:multiLevelType w:val="hybridMultilevel"/>
    <w:tmpl w:val="16B812F6"/>
    <w:lvl w:ilvl="0" w:tplc="A3B01CB4">
      <w:start w:val="1"/>
      <w:numFmt w:val="bullet"/>
      <w:pStyle w:val="Tpico"/>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 w15:restartNumberingAfterBreak="0">
    <w:nsid w:val="74B8083B"/>
    <w:multiLevelType w:val="multilevel"/>
    <w:tmpl w:val="D1F2E3F4"/>
    <w:lvl w:ilvl="0">
      <w:start w:val="1"/>
      <w:numFmt w:val="decimal"/>
      <w:pStyle w:val="Ttulo1"/>
      <w:lvlText w:val="%1"/>
      <w:lvlJc w:val="left"/>
      <w:pPr>
        <w:ind w:left="170" w:hanging="170"/>
      </w:pPr>
      <w:rPr>
        <w:rFonts w:ascii="Arial" w:hAnsi="Arial"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70" w:hanging="17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70" w:hanging="170"/>
      </w:pPr>
      <w:rPr>
        <w:rFonts w:hint="default"/>
      </w:rPr>
    </w:lvl>
    <w:lvl w:ilvl="3">
      <w:start w:val="1"/>
      <w:numFmt w:val="decimal"/>
      <w:pStyle w:val="Ttulo4"/>
      <w:lvlText w:val="%1.%2.%3.%4"/>
      <w:lvlJc w:val="left"/>
      <w:pPr>
        <w:ind w:left="170" w:hanging="170"/>
      </w:pPr>
      <w:rPr>
        <w:rFonts w:hint="default"/>
      </w:rPr>
    </w:lvl>
    <w:lvl w:ilvl="4">
      <w:start w:val="1"/>
      <w:numFmt w:val="decimal"/>
      <w:pStyle w:val="Ttulo5"/>
      <w:lvlText w:val="%1.%2.%3.%4.%5"/>
      <w:lvlJc w:val="left"/>
      <w:pPr>
        <w:ind w:left="170" w:hanging="170"/>
      </w:pPr>
      <w:rPr>
        <w:rFonts w:hint="default"/>
      </w:rPr>
    </w:lvl>
    <w:lvl w:ilvl="5">
      <w:start w:val="1"/>
      <w:numFmt w:val="decimal"/>
      <w:pStyle w:val="Ttulo6"/>
      <w:lvlText w:val="%1.%2.%3.%4.%5.%6"/>
      <w:lvlJc w:val="left"/>
      <w:pPr>
        <w:ind w:left="170" w:hanging="170"/>
      </w:pPr>
      <w:rPr>
        <w:rFonts w:hint="default"/>
      </w:rPr>
    </w:lvl>
    <w:lvl w:ilvl="6">
      <w:start w:val="1"/>
      <w:numFmt w:val="decimal"/>
      <w:pStyle w:val="Ttulo7"/>
      <w:lvlText w:val="%1.%2.%3.%4.%5.%6.%7"/>
      <w:lvlJc w:val="left"/>
      <w:pPr>
        <w:ind w:left="170" w:hanging="170"/>
      </w:pPr>
      <w:rPr>
        <w:rFonts w:hint="default"/>
      </w:rPr>
    </w:lvl>
    <w:lvl w:ilvl="7">
      <w:start w:val="1"/>
      <w:numFmt w:val="decimal"/>
      <w:pStyle w:val="Ttulo8"/>
      <w:lvlText w:val="%1.%2.%3.%4.%5.%6.%7.%8"/>
      <w:lvlJc w:val="left"/>
      <w:pPr>
        <w:ind w:left="170" w:hanging="170"/>
      </w:pPr>
      <w:rPr>
        <w:rFonts w:hint="default"/>
      </w:rPr>
    </w:lvl>
    <w:lvl w:ilvl="8">
      <w:start w:val="1"/>
      <w:numFmt w:val="decimal"/>
      <w:pStyle w:val="Ttulo9"/>
      <w:lvlText w:val="%1.%2.%3.%4.%5.%6.%7.%8.%9"/>
      <w:lvlJc w:val="left"/>
      <w:pPr>
        <w:ind w:left="170" w:hanging="170"/>
      </w:pPr>
      <w:rPr>
        <w:rFonts w:hint="default"/>
      </w:rPr>
    </w:lvl>
  </w:abstractNum>
  <w:abstractNum w:abstractNumId="7" w15:restartNumberingAfterBreak="0">
    <w:nsid w:val="75324AAB"/>
    <w:multiLevelType w:val="multilevel"/>
    <w:tmpl w:val="3D66DCDA"/>
    <w:styleLink w:val="Estilo1"/>
    <w:lvl w:ilvl="0">
      <w:start w:val="1"/>
      <w:numFmt w:val="decimal"/>
      <w:lvlText w:val="%1"/>
      <w:lvlJc w:val="left"/>
      <w:pPr>
        <w:ind w:left="170" w:hanging="170"/>
      </w:pPr>
      <w:rPr>
        <w:rFonts w:ascii="Arial" w:hAnsi="Arial" w:hint="default"/>
        <w:b w:val="0"/>
        <w:i w:val="0"/>
        <w:caps/>
        <w:smallCaps w:val="0"/>
        <w:strike w:val="0"/>
        <w:dstrike w:val="0"/>
        <w:vanish w:val="0"/>
        <w:color w:val="auto"/>
        <w:sz w:val="24"/>
        <w:u w:val="none"/>
        <w:vertAlign w:val="baseline"/>
      </w:rPr>
    </w:lvl>
    <w:lvl w:ilvl="1">
      <w:start w:val="1"/>
      <w:numFmt w:val="lowerLetter"/>
      <w:lvlText w:val="%2)"/>
      <w:lvlJc w:val="left"/>
      <w:pPr>
        <w:ind w:left="340" w:hanging="170"/>
      </w:pPr>
      <w:rPr>
        <w:rFonts w:hint="default"/>
      </w:rPr>
    </w:lvl>
    <w:lvl w:ilvl="2">
      <w:start w:val="1"/>
      <w:numFmt w:val="lowerRoman"/>
      <w:lvlText w:val="%3)"/>
      <w:lvlJc w:val="left"/>
      <w:pPr>
        <w:ind w:left="510" w:hanging="170"/>
      </w:pPr>
      <w:rPr>
        <w:rFonts w:hint="default"/>
      </w:rPr>
    </w:lvl>
    <w:lvl w:ilvl="3">
      <w:start w:val="1"/>
      <w:numFmt w:val="decimal"/>
      <w:lvlText w:val="(%4)"/>
      <w:lvlJc w:val="left"/>
      <w:pPr>
        <w:ind w:left="680" w:hanging="170"/>
      </w:pPr>
      <w:rPr>
        <w:rFonts w:hint="default"/>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8" w15:restartNumberingAfterBreak="0">
    <w:nsid w:val="7F930AC6"/>
    <w:multiLevelType w:val="multilevel"/>
    <w:tmpl w:val="1534F124"/>
    <w:styleLink w:val="Estilo2"/>
    <w:lvl w:ilvl="0">
      <w:start w:val="2"/>
      <w:numFmt w:val="none"/>
      <w:lvlText w:val="2"/>
      <w:lvlJc w:val="left"/>
      <w:pPr>
        <w:ind w:left="170" w:hanging="170"/>
      </w:pPr>
      <w:rPr>
        <w:rFonts w:ascii="Arial" w:hAnsi="Arial" w:hint="default"/>
        <w:b w:val="0"/>
        <w:i w:val="0"/>
        <w:caps/>
        <w:strike w:val="0"/>
        <w:dstrike w:val="0"/>
        <w:vanish w:val="0"/>
        <w:sz w:val="24"/>
        <w:vertAlign w:val="baseline"/>
      </w:rPr>
    </w:lvl>
    <w:lvl w:ilvl="1">
      <w:start w:val="1"/>
      <w:numFmt w:val="decimal"/>
      <w:lvlText w:val="%2"/>
      <w:lvlJc w:val="left"/>
      <w:pPr>
        <w:ind w:left="170" w:hanging="170"/>
      </w:pPr>
      <w:rPr>
        <w:rFonts w:ascii="Arial" w:hAnsi="Arial" w:hint="default"/>
        <w:b w:val="0"/>
        <w:i w:val="0"/>
        <w:caps/>
        <w:sz w:val="24"/>
      </w:rPr>
    </w:lvl>
    <w:lvl w:ilvl="2">
      <w:start w:val="1"/>
      <w:numFmt w:val="lowerRoman"/>
      <w:lvlText w:val="%3)"/>
      <w:lvlJc w:val="left"/>
      <w:pPr>
        <w:ind w:left="170" w:hanging="170"/>
      </w:pPr>
      <w:rPr>
        <w:rFonts w:hint="default"/>
      </w:rPr>
    </w:lvl>
    <w:lvl w:ilvl="3">
      <w:start w:val="1"/>
      <w:numFmt w:val="decimal"/>
      <w:lvlText w:val="(%4)"/>
      <w:lvlJc w:val="left"/>
      <w:pPr>
        <w:ind w:left="170" w:hanging="170"/>
      </w:pPr>
      <w:rPr>
        <w:rFonts w:hint="default"/>
      </w:rPr>
    </w:lvl>
    <w:lvl w:ilvl="4">
      <w:start w:val="1"/>
      <w:numFmt w:val="lowerLetter"/>
      <w:lvlText w:val="(%5)"/>
      <w:lvlJc w:val="left"/>
      <w:pPr>
        <w:ind w:left="170" w:hanging="170"/>
      </w:pPr>
      <w:rPr>
        <w:rFonts w:hint="default"/>
      </w:rPr>
    </w:lvl>
    <w:lvl w:ilvl="5">
      <w:start w:val="1"/>
      <w:numFmt w:val="lowerRoman"/>
      <w:lvlText w:val="(%6)"/>
      <w:lvlJc w:val="left"/>
      <w:pPr>
        <w:ind w:left="170" w:hanging="170"/>
      </w:pPr>
      <w:rPr>
        <w:rFonts w:hint="default"/>
      </w:rPr>
    </w:lvl>
    <w:lvl w:ilvl="6">
      <w:start w:val="1"/>
      <w:numFmt w:val="decimal"/>
      <w:lvlText w:val="%7."/>
      <w:lvlJc w:val="left"/>
      <w:pPr>
        <w:ind w:left="170" w:hanging="170"/>
      </w:pPr>
      <w:rPr>
        <w:rFonts w:hint="default"/>
      </w:rPr>
    </w:lvl>
    <w:lvl w:ilvl="7">
      <w:start w:val="1"/>
      <w:numFmt w:val="lowerLetter"/>
      <w:lvlText w:val="%8."/>
      <w:lvlJc w:val="left"/>
      <w:pPr>
        <w:ind w:left="170" w:hanging="170"/>
      </w:pPr>
      <w:rPr>
        <w:rFonts w:hint="default"/>
      </w:rPr>
    </w:lvl>
    <w:lvl w:ilvl="8">
      <w:start w:val="1"/>
      <w:numFmt w:val="lowerRoman"/>
      <w:lvlText w:val="%9."/>
      <w:lvlJc w:val="left"/>
      <w:pPr>
        <w:ind w:left="170" w:hanging="170"/>
      </w:pPr>
      <w:rPr>
        <w:rFonts w:hint="default"/>
      </w:rPr>
    </w:lvl>
  </w:abstractNum>
  <w:num w:numId="1" w16cid:durableId="491483670">
    <w:abstractNumId w:val="0"/>
  </w:num>
  <w:num w:numId="2" w16cid:durableId="1789280868">
    <w:abstractNumId w:val="7"/>
  </w:num>
  <w:num w:numId="3" w16cid:durableId="238249124">
    <w:abstractNumId w:val="8"/>
  </w:num>
  <w:num w:numId="4" w16cid:durableId="513306179">
    <w:abstractNumId w:val="6"/>
  </w:num>
  <w:num w:numId="5" w16cid:durableId="31125507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2698617">
    <w:abstractNumId w:val="3"/>
  </w:num>
  <w:num w:numId="7" w16cid:durableId="829103765">
    <w:abstractNumId w:val="1"/>
  </w:num>
  <w:num w:numId="8" w16cid:durableId="882400149">
    <w:abstractNumId w:val="2"/>
  </w:num>
  <w:num w:numId="9" w16cid:durableId="1135755419">
    <w:abstractNumId w:val="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arlos">
    <w15:presenceInfo w15:providerId="None" w15:userId="Carlos"/>
  </w15:person>
  <w15:person w15:author="Marco Aurélio Barbiero">
    <w15:presenceInfo w15:providerId="Windows Live" w15:userId="f6f68d678cfe6957"/>
  </w15:person>
  <w15:person w15:author="Marco Aurelio Barbiero">
    <w15:presenceInfo w15:providerId="AD" w15:userId="S::marco.barbiero@rfb.gov.br::fcbae77b-80c9-4abc-a7d4-276a334ae3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EC"/>
    <w:rsid w:val="000008D4"/>
    <w:rsid w:val="0000101A"/>
    <w:rsid w:val="00001139"/>
    <w:rsid w:val="000011FB"/>
    <w:rsid w:val="00001CFE"/>
    <w:rsid w:val="000023D4"/>
    <w:rsid w:val="0000291E"/>
    <w:rsid w:val="00002DBA"/>
    <w:rsid w:val="000035DC"/>
    <w:rsid w:val="000047C7"/>
    <w:rsid w:val="0000497B"/>
    <w:rsid w:val="00005DC6"/>
    <w:rsid w:val="00007062"/>
    <w:rsid w:val="000074AD"/>
    <w:rsid w:val="00010780"/>
    <w:rsid w:val="0001136E"/>
    <w:rsid w:val="00011703"/>
    <w:rsid w:val="0001209B"/>
    <w:rsid w:val="00013C55"/>
    <w:rsid w:val="000157F0"/>
    <w:rsid w:val="00015F02"/>
    <w:rsid w:val="0001704A"/>
    <w:rsid w:val="0001725F"/>
    <w:rsid w:val="000178A1"/>
    <w:rsid w:val="000210F2"/>
    <w:rsid w:val="000211D7"/>
    <w:rsid w:val="000224AE"/>
    <w:rsid w:val="000232A2"/>
    <w:rsid w:val="00023F1B"/>
    <w:rsid w:val="00024107"/>
    <w:rsid w:val="00024395"/>
    <w:rsid w:val="00025F54"/>
    <w:rsid w:val="000276C5"/>
    <w:rsid w:val="00030066"/>
    <w:rsid w:val="0003070B"/>
    <w:rsid w:val="00030BF9"/>
    <w:rsid w:val="00030C19"/>
    <w:rsid w:val="00031EDD"/>
    <w:rsid w:val="00032B21"/>
    <w:rsid w:val="00033365"/>
    <w:rsid w:val="0003394F"/>
    <w:rsid w:val="000342B2"/>
    <w:rsid w:val="000347AA"/>
    <w:rsid w:val="0003496E"/>
    <w:rsid w:val="00034B4B"/>
    <w:rsid w:val="00035206"/>
    <w:rsid w:val="000361BB"/>
    <w:rsid w:val="000365F1"/>
    <w:rsid w:val="000370A1"/>
    <w:rsid w:val="000371BC"/>
    <w:rsid w:val="0004028E"/>
    <w:rsid w:val="00040805"/>
    <w:rsid w:val="000413B3"/>
    <w:rsid w:val="000414BC"/>
    <w:rsid w:val="00041DA1"/>
    <w:rsid w:val="00043DFA"/>
    <w:rsid w:val="00044336"/>
    <w:rsid w:val="00044A85"/>
    <w:rsid w:val="00044BD7"/>
    <w:rsid w:val="00044C41"/>
    <w:rsid w:val="0004535F"/>
    <w:rsid w:val="00045AF0"/>
    <w:rsid w:val="000460D1"/>
    <w:rsid w:val="00047AFA"/>
    <w:rsid w:val="00050441"/>
    <w:rsid w:val="00050C84"/>
    <w:rsid w:val="000511FD"/>
    <w:rsid w:val="00051B67"/>
    <w:rsid w:val="00051D0A"/>
    <w:rsid w:val="0005334F"/>
    <w:rsid w:val="0005362B"/>
    <w:rsid w:val="00053BC5"/>
    <w:rsid w:val="00054CAB"/>
    <w:rsid w:val="00054D32"/>
    <w:rsid w:val="00055F8E"/>
    <w:rsid w:val="000567EF"/>
    <w:rsid w:val="00056F24"/>
    <w:rsid w:val="000576C3"/>
    <w:rsid w:val="000579AB"/>
    <w:rsid w:val="00057BDD"/>
    <w:rsid w:val="000605CC"/>
    <w:rsid w:val="00061E0C"/>
    <w:rsid w:val="00063547"/>
    <w:rsid w:val="000652FD"/>
    <w:rsid w:val="00067E1F"/>
    <w:rsid w:val="00070BC3"/>
    <w:rsid w:val="000716BC"/>
    <w:rsid w:val="000724E3"/>
    <w:rsid w:val="00072993"/>
    <w:rsid w:val="0007312F"/>
    <w:rsid w:val="000738EC"/>
    <w:rsid w:val="0007423E"/>
    <w:rsid w:val="00074EDE"/>
    <w:rsid w:val="00076092"/>
    <w:rsid w:val="00076101"/>
    <w:rsid w:val="00081866"/>
    <w:rsid w:val="00081CA1"/>
    <w:rsid w:val="000833B3"/>
    <w:rsid w:val="000837B9"/>
    <w:rsid w:val="00083B1B"/>
    <w:rsid w:val="00083B70"/>
    <w:rsid w:val="00083DE6"/>
    <w:rsid w:val="0008431A"/>
    <w:rsid w:val="000846C9"/>
    <w:rsid w:val="0008552C"/>
    <w:rsid w:val="00086332"/>
    <w:rsid w:val="0009082F"/>
    <w:rsid w:val="000909B5"/>
    <w:rsid w:val="0009165C"/>
    <w:rsid w:val="000916E4"/>
    <w:rsid w:val="00092292"/>
    <w:rsid w:val="00093203"/>
    <w:rsid w:val="00093399"/>
    <w:rsid w:val="00093631"/>
    <w:rsid w:val="000937FE"/>
    <w:rsid w:val="00093CFF"/>
    <w:rsid w:val="00094266"/>
    <w:rsid w:val="0009440A"/>
    <w:rsid w:val="0009548F"/>
    <w:rsid w:val="000957A2"/>
    <w:rsid w:val="00096AB9"/>
    <w:rsid w:val="0009738B"/>
    <w:rsid w:val="000A1EF1"/>
    <w:rsid w:val="000A1FBC"/>
    <w:rsid w:val="000A21C8"/>
    <w:rsid w:val="000A28C8"/>
    <w:rsid w:val="000A3527"/>
    <w:rsid w:val="000A4135"/>
    <w:rsid w:val="000A65D9"/>
    <w:rsid w:val="000A6920"/>
    <w:rsid w:val="000A6C15"/>
    <w:rsid w:val="000A72E2"/>
    <w:rsid w:val="000A731D"/>
    <w:rsid w:val="000A7821"/>
    <w:rsid w:val="000A78C2"/>
    <w:rsid w:val="000B085C"/>
    <w:rsid w:val="000B0A53"/>
    <w:rsid w:val="000B1093"/>
    <w:rsid w:val="000B279C"/>
    <w:rsid w:val="000B29FD"/>
    <w:rsid w:val="000B36B5"/>
    <w:rsid w:val="000B3A2F"/>
    <w:rsid w:val="000B405E"/>
    <w:rsid w:val="000B458E"/>
    <w:rsid w:val="000B48B7"/>
    <w:rsid w:val="000B4F34"/>
    <w:rsid w:val="000B5A04"/>
    <w:rsid w:val="000B5F44"/>
    <w:rsid w:val="000B61CB"/>
    <w:rsid w:val="000B6532"/>
    <w:rsid w:val="000B6744"/>
    <w:rsid w:val="000B7825"/>
    <w:rsid w:val="000C0951"/>
    <w:rsid w:val="000C166B"/>
    <w:rsid w:val="000C2527"/>
    <w:rsid w:val="000C2D2D"/>
    <w:rsid w:val="000C3264"/>
    <w:rsid w:val="000C380A"/>
    <w:rsid w:val="000C4DB9"/>
    <w:rsid w:val="000C4EAC"/>
    <w:rsid w:val="000C4FD5"/>
    <w:rsid w:val="000C511D"/>
    <w:rsid w:val="000C52EE"/>
    <w:rsid w:val="000C5B05"/>
    <w:rsid w:val="000C5B46"/>
    <w:rsid w:val="000C60AC"/>
    <w:rsid w:val="000C6AF2"/>
    <w:rsid w:val="000C6E2B"/>
    <w:rsid w:val="000C72C4"/>
    <w:rsid w:val="000D0728"/>
    <w:rsid w:val="000D0A15"/>
    <w:rsid w:val="000D1075"/>
    <w:rsid w:val="000D163D"/>
    <w:rsid w:val="000D1AA1"/>
    <w:rsid w:val="000D1C41"/>
    <w:rsid w:val="000D22CF"/>
    <w:rsid w:val="000D3009"/>
    <w:rsid w:val="000D3933"/>
    <w:rsid w:val="000D4AFC"/>
    <w:rsid w:val="000D4E5C"/>
    <w:rsid w:val="000D5953"/>
    <w:rsid w:val="000D65A2"/>
    <w:rsid w:val="000D6BC7"/>
    <w:rsid w:val="000E049B"/>
    <w:rsid w:val="000E2B78"/>
    <w:rsid w:val="000E2E05"/>
    <w:rsid w:val="000E2EA0"/>
    <w:rsid w:val="000E31AA"/>
    <w:rsid w:val="000E538D"/>
    <w:rsid w:val="000E5D70"/>
    <w:rsid w:val="000E7429"/>
    <w:rsid w:val="000E746D"/>
    <w:rsid w:val="000E79A9"/>
    <w:rsid w:val="000F03B4"/>
    <w:rsid w:val="000F03F8"/>
    <w:rsid w:val="000F1BEA"/>
    <w:rsid w:val="000F24C2"/>
    <w:rsid w:val="000F2D9D"/>
    <w:rsid w:val="000F2DF4"/>
    <w:rsid w:val="000F4B9D"/>
    <w:rsid w:val="000F5612"/>
    <w:rsid w:val="000F592A"/>
    <w:rsid w:val="000F5971"/>
    <w:rsid w:val="000F598C"/>
    <w:rsid w:val="000F5D7F"/>
    <w:rsid w:val="000F6027"/>
    <w:rsid w:val="001001D7"/>
    <w:rsid w:val="00100474"/>
    <w:rsid w:val="00100D7F"/>
    <w:rsid w:val="00101846"/>
    <w:rsid w:val="001029AB"/>
    <w:rsid w:val="00103709"/>
    <w:rsid w:val="0010436D"/>
    <w:rsid w:val="00104768"/>
    <w:rsid w:val="00104F9F"/>
    <w:rsid w:val="001057C2"/>
    <w:rsid w:val="00105A8A"/>
    <w:rsid w:val="001068B4"/>
    <w:rsid w:val="0011119B"/>
    <w:rsid w:val="001114BA"/>
    <w:rsid w:val="00111B65"/>
    <w:rsid w:val="00112BE7"/>
    <w:rsid w:val="00112D7A"/>
    <w:rsid w:val="00113329"/>
    <w:rsid w:val="00114B2B"/>
    <w:rsid w:val="00114C3D"/>
    <w:rsid w:val="001150C1"/>
    <w:rsid w:val="001160C3"/>
    <w:rsid w:val="00116BB1"/>
    <w:rsid w:val="0011799F"/>
    <w:rsid w:val="00117E34"/>
    <w:rsid w:val="0012062E"/>
    <w:rsid w:val="00120B78"/>
    <w:rsid w:val="00121406"/>
    <w:rsid w:val="0012261A"/>
    <w:rsid w:val="00122D69"/>
    <w:rsid w:val="00123A0E"/>
    <w:rsid w:val="00124127"/>
    <w:rsid w:val="001253CB"/>
    <w:rsid w:val="00125FD1"/>
    <w:rsid w:val="00126936"/>
    <w:rsid w:val="00126C56"/>
    <w:rsid w:val="00126DBA"/>
    <w:rsid w:val="0012717F"/>
    <w:rsid w:val="00127E7A"/>
    <w:rsid w:val="00130FC0"/>
    <w:rsid w:val="001315CC"/>
    <w:rsid w:val="00131966"/>
    <w:rsid w:val="0013233B"/>
    <w:rsid w:val="00132448"/>
    <w:rsid w:val="00132513"/>
    <w:rsid w:val="00132B22"/>
    <w:rsid w:val="001343C5"/>
    <w:rsid w:val="00134A1A"/>
    <w:rsid w:val="00134CF0"/>
    <w:rsid w:val="0013558B"/>
    <w:rsid w:val="00135F6D"/>
    <w:rsid w:val="00136515"/>
    <w:rsid w:val="001368C2"/>
    <w:rsid w:val="00140736"/>
    <w:rsid w:val="001410C0"/>
    <w:rsid w:val="00142315"/>
    <w:rsid w:val="00143D9E"/>
    <w:rsid w:val="00144CE2"/>
    <w:rsid w:val="00145C4C"/>
    <w:rsid w:val="00145F7B"/>
    <w:rsid w:val="00146457"/>
    <w:rsid w:val="001467D8"/>
    <w:rsid w:val="00146DBC"/>
    <w:rsid w:val="00150AA0"/>
    <w:rsid w:val="00150CA4"/>
    <w:rsid w:val="001518A3"/>
    <w:rsid w:val="001518EF"/>
    <w:rsid w:val="00152210"/>
    <w:rsid w:val="001525F0"/>
    <w:rsid w:val="001526D0"/>
    <w:rsid w:val="00152D0C"/>
    <w:rsid w:val="0015340A"/>
    <w:rsid w:val="00154960"/>
    <w:rsid w:val="00157EAD"/>
    <w:rsid w:val="00160061"/>
    <w:rsid w:val="001605D1"/>
    <w:rsid w:val="00160901"/>
    <w:rsid w:val="00160CF3"/>
    <w:rsid w:val="00160EC1"/>
    <w:rsid w:val="00161A04"/>
    <w:rsid w:val="0016369D"/>
    <w:rsid w:val="00165790"/>
    <w:rsid w:val="00166179"/>
    <w:rsid w:val="00166A8E"/>
    <w:rsid w:val="00167F53"/>
    <w:rsid w:val="0017014A"/>
    <w:rsid w:val="00170C52"/>
    <w:rsid w:val="00170ED9"/>
    <w:rsid w:val="001723D3"/>
    <w:rsid w:val="00172768"/>
    <w:rsid w:val="0017294A"/>
    <w:rsid w:val="00175A94"/>
    <w:rsid w:val="00175E7E"/>
    <w:rsid w:val="00176D09"/>
    <w:rsid w:val="001772F3"/>
    <w:rsid w:val="00177A5E"/>
    <w:rsid w:val="00177C59"/>
    <w:rsid w:val="001801CD"/>
    <w:rsid w:val="00180F01"/>
    <w:rsid w:val="001811BD"/>
    <w:rsid w:val="00181CB1"/>
    <w:rsid w:val="00181CF7"/>
    <w:rsid w:val="00181F7D"/>
    <w:rsid w:val="00181FFE"/>
    <w:rsid w:val="001820B6"/>
    <w:rsid w:val="00182954"/>
    <w:rsid w:val="00183B0D"/>
    <w:rsid w:val="00183ED8"/>
    <w:rsid w:val="00184736"/>
    <w:rsid w:val="001849BD"/>
    <w:rsid w:val="00184C1F"/>
    <w:rsid w:val="001856C0"/>
    <w:rsid w:val="00186073"/>
    <w:rsid w:val="00186BC3"/>
    <w:rsid w:val="00187F70"/>
    <w:rsid w:val="0019074D"/>
    <w:rsid w:val="00192079"/>
    <w:rsid w:val="0019372E"/>
    <w:rsid w:val="00194975"/>
    <w:rsid w:val="0019569D"/>
    <w:rsid w:val="00196B65"/>
    <w:rsid w:val="00197FDF"/>
    <w:rsid w:val="001A0100"/>
    <w:rsid w:val="001A01C3"/>
    <w:rsid w:val="001A109A"/>
    <w:rsid w:val="001A1424"/>
    <w:rsid w:val="001A2180"/>
    <w:rsid w:val="001A2A8A"/>
    <w:rsid w:val="001A2C4E"/>
    <w:rsid w:val="001A3089"/>
    <w:rsid w:val="001A372B"/>
    <w:rsid w:val="001A4760"/>
    <w:rsid w:val="001A48DF"/>
    <w:rsid w:val="001A757A"/>
    <w:rsid w:val="001A76EB"/>
    <w:rsid w:val="001A7E1E"/>
    <w:rsid w:val="001B08C3"/>
    <w:rsid w:val="001B2806"/>
    <w:rsid w:val="001B3816"/>
    <w:rsid w:val="001B69C7"/>
    <w:rsid w:val="001B6E9A"/>
    <w:rsid w:val="001B7E7B"/>
    <w:rsid w:val="001C024D"/>
    <w:rsid w:val="001C1381"/>
    <w:rsid w:val="001C17BA"/>
    <w:rsid w:val="001C2DD7"/>
    <w:rsid w:val="001C33FA"/>
    <w:rsid w:val="001C3507"/>
    <w:rsid w:val="001C4296"/>
    <w:rsid w:val="001C43E3"/>
    <w:rsid w:val="001C58DC"/>
    <w:rsid w:val="001C69C7"/>
    <w:rsid w:val="001C7052"/>
    <w:rsid w:val="001C7349"/>
    <w:rsid w:val="001C7536"/>
    <w:rsid w:val="001D007E"/>
    <w:rsid w:val="001D0A5A"/>
    <w:rsid w:val="001D0A60"/>
    <w:rsid w:val="001D0A7D"/>
    <w:rsid w:val="001D1019"/>
    <w:rsid w:val="001D15C0"/>
    <w:rsid w:val="001D2207"/>
    <w:rsid w:val="001D25E5"/>
    <w:rsid w:val="001D2AA7"/>
    <w:rsid w:val="001D51EA"/>
    <w:rsid w:val="001D52A6"/>
    <w:rsid w:val="001D52BD"/>
    <w:rsid w:val="001D55DE"/>
    <w:rsid w:val="001D59C3"/>
    <w:rsid w:val="001D5AC4"/>
    <w:rsid w:val="001D5D42"/>
    <w:rsid w:val="001D6B25"/>
    <w:rsid w:val="001D6CBB"/>
    <w:rsid w:val="001D6FD1"/>
    <w:rsid w:val="001D6FE5"/>
    <w:rsid w:val="001D772A"/>
    <w:rsid w:val="001E2422"/>
    <w:rsid w:val="001E24F2"/>
    <w:rsid w:val="001E2DF2"/>
    <w:rsid w:val="001E3702"/>
    <w:rsid w:val="001E4329"/>
    <w:rsid w:val="001E4DCC"/>
    <w:rsid w:val="001E7104"/>
    <w:rsid w:val="001E71B6"/>
    <w:rsid w:val="001E789C"/>
    <w:rsid w:val="001F0707"/>
    <w:rsid w:val="001F26C1"/>
    <w:rsid w:val="001F3992"/>
    <w:rsid w:val="001F41EB"/>
    <w:rsid w:val="001F5359"/>
    <w:rsid w:val="001F53A7"/>
    <w:rsid w:val="001F5617"/>
    <w:rsid w:val="001F5B07"/>
    <w:rsid w:val="001F6116"/>
    <w:rsid w:val="001F6EF9"/>
    <w:rsid w:val="00200B6B"/>
    <w:rsid w:val="002011AC"/>
    <w:rsid w:val="00201231"/>
    <w:rsid w:val="00202B31"/>
    <w:rsid w:val="00203322"/>
    <w:rsid w:val="00203794"/>
    <w:rsid w:val="00203F1A"/>
    <w:rsid w:val="00204021"/>
    <w:rsid w:val="00204C16"/>
    <w:rsid w:val="00204CC0"/>
    <w:rsid w:val="00205B9F"/>
    <w:rsid w:val="00205C12"/>
    <w:rsid w:val="0020603F"/>
    <w:rsid w:val="002068E4"/>
    <w:rsid w:val="00206D84"/>
    <w:rsid w:val="0020721B"/>
    <w:rsid w:val="002074C5"/>
    <w:rsid w:val="00207C8E"/>
    <w:rsid w:val="00210C6B"/>
    <w:rsid w:val="00210FE8"/>
    <w:rsid w:val="00211491"/>
    <w:rsid w:val="00212D3B"/>
    <w:rsid w:val="00212F4A"/>
    <w:rsid w:val="0021373A"/>
    <w:rsid w:val="002149E8"/>
    <w:rsid w:val="00214C74"/>
    <w:rsid w:val="002153C4"/>
    <w:rsid w:val="00220164"/>
    <w:rsid w:val="00220C95"/>
    <w:rsid w:val="00222FE5"/>
    <w:rsid w:val="00223499"/>
    <w:rsid w:val="00225519"/>
    <w:rsid w:val="00226FF2"/>
    <w:rsid w:val="00227B10"/>
    <w:rsid w:val="00227C8E"/>
    <w:rsid w:val="00227E56"/>
    <w:rsid w:val="00230D5E"/>
    <w:rsid w:val="00230E06"/>
    <w:rsid w:val="00232A44"/>
    <w:rsid w:val="002343D5"/>
    <w:rsid w:val="0023540A"/>
    <w:rsid w:val="0023605C"/>
    <w:rsid w:val="002367A5"/>
    <w:rsid w:val="00236E28"/>
    <w:rsid w:val="00237907"/>
    <w:rsid w:val="002408BA"/>
    <w:rsid w:val="00240D4D"/>
    <w:rsid w:val="002414FB"/>
    <w:rsid w:val="00241C79"/>
    <w:rsid w:val="0024360C"/>
    <w:rsid w:val="00243975"/>
    <w:rsid w:val="00243E24"/>
    <w:rsid w:val="00244872"/>
    <w:rsid w:val="0024523D"/>
    <w:rsid w:val="002455C9"/>
    <w:rsid w:val="00245CE3"/>
    <w:rsid w:val="00246A91"/>
    <w:rsid w:val="00246CFA"/>
    <w:rsid w:val="00246E76"/>
    <w:rsid w:val="0024760A"/>
    <w:rsid w:val="00247956"/>
    <w:rsid w:val="00247E14"/>
    <w:rsid w:val="00251C30"/>
    <w:rsid w:val="00252158"/>
    <w:rsid w:val="00252917"/>
    <w:rsid w:val="00254168"/>
    <w:rsid w:val="00254441"/>
    <w:rsid w:val="002549CA"/>
    <w:rsid w:val="002559E6"/>
    <w:rsid w:val="00255F09"/>
    <w:rsid w:val="002569FF"/>
    <w:rsid w:val="00256D34"/>
    <w:rsid w:val="00257471"/>
    <w:rsid w:val="00257872"/>
    <w:rsid w:val="00257FAA"/>
    <w:rsid w:val="00260347"/>
    <w:rsid w:val="002619DC"/>
    <w:rsid w:val="00261A33"/>
    <w:rsid w:val="00262108"/>
    <w:rsid w:val="002633C2"/>
    <w:rsid w:val="00264214"/>
    <w:rsid w:val="00265651"/>
    <w:rsid w:val="002658C8"/>
    <w:rsid w:val="00267342"/>
    <w:rsid w:val="00267B2A"/>
    <w:rsid w:val="00271201"/>
    <w:rsid w:val="00271EA7"/>
    <w:rsid w:val="00272777"/>
    <w:rsid w:val="00272851"/>
    <w:rsid w:val="00272A82"/>
    <w:rsid w:val="0027448A"/>
    <w:rsid w:val="002759D3"/>
    <w:rsid w:val="0027653C"/>
    <w:rsid w:val="00277ADC"/>
    <w:rsid w:val="00280535"/>
    <w:rsid w:val="00282E26"/>
    <w:rsid w:val="00283889"/>
    <w:rsid w:val="00284095"/>
    <w:rsid w:val="00284DE2"/>
    <w:rsid w:val="00285158"/>
    <w:rsid w:val="00285597"/>
    <w:rsid w:val="0028560A"/>
    <w:rsid w:val="00286609"/>
    <w:rsid w:val="00286C6C"/>
    <w:rsid w:val="00286FDA"/>
    <w:rsid w:val="00287252"/>
    <w:rsid w:val="00287745"/>
    <w:rsid w:val="00287837"/>
    <w:rsid w:val="00287CAA"/>
    <w:rsid w:val="00290F6E"/>
    <w:rsid w:val="002914B5"/>
    <w:rsid w:val="0029300B"/>
    <w:rsid w:val="0029350B"/>
    <w:rsid w:val="0029392C"/>
    <w:rsid w:val="00294038"/>
    <w:rsid w:val="002945FD"/>
    <w:rsid w:val="00296E7F"/>
    <w:rsid w:val="00296FC4"/>
    <w:rsid w:val="00297089"/>
    <w:rsid w:val="00297147"/>
    <w:rsid w:val="00297C1F"/>
    <w:rsid w:val="002A3784"/>
    <w:rsid w:val="002A3B20"/>
    <w:rsid w:val="002A4328"/>
    <w:rsid w:val="002A4BD4"/>
    <w:rsid w:val="002A543A"/>
    <w:rsid w:val="002A5A84"/>
    <w:rsid w:val="002A702F"/>
    <w:rsid w:val="002A73C9"/>
    <w:rsid w:val="002B0F37"/>
    <w:rsid w:val="002B11A7"/>
    <w:rsid w:val="002B2C4D"/>
    <w:rsid w:val="002B3F73"/>
    <w:rsid w:val="002B4B52"/>
    <w:rsid w:val="002B4DDD"/>
    <w:rsid w:val="002B5096"/>
    <w:rsid w:val="002B526F"/>
    <w:rsid w:val="002B5A1B"/>
    <w:rsid w:val="002B6253"/>
    <w:rsid w:val="002B709C"/>
    <w:rsid w:val="002B778E"/>
    <w:rsid w:val="002C054A"/>
    <w:rsid w:val="002C10F7"/>
    <w:rsid w:val="002C128E"/>
    <w:rsid w:val="002C145A"/>
    <w:rsid w:val="002C1B90"/>
    <w:rsid w:val="002C25A8"/>
    <w:rsid w:val="002C367A"/>
    <w:rsid w:val="002C3BA7"/>
    <w:rsid w:val="002C406F"/>
    <w:rsid w:val="002C4311"/>
    <w:rsid w:val="002C50DE"/>
    <w:rsid w:val="002C555F"/>
    <w:rsid w:val="002C5693"/>
    <w:rsid w:val="002C58D6"/>
    <w:rsid w:val="002C63E0"/>
    <w:rsid w:val="002C6A3E"/>
    <w:rsid w:val="002C6DD5"/>
    <w:rsid w:val="002C74E7"/>
    <w:rsid w:val="002C79E7"/>
    <w:rsid w:val="002C7C53"/>
    <w:rsid w:val="002D1654"/>
    <w:rsid w:val="002D1744"/>
    <w:rsid w:val="002D21B9"/>
    <w:rsid w:val="002D237F"/>
    <w:rsid w:val="002D3499"/>
    <w:rsid w:val="002D3EE2"/>
    <w:rsid w:val="002D5041"/>
    <w:rsid w:val="002D53BB"/>
    <w:rsid w:val="002D6063"/>
    <w:rsid w:val="002D6162"/>
    <w:rsid w:val="002D6A21"/>
    <w:rsid w:val="002D7B2E"/>
    <w:rsid w:val="002E0EB9"/>
    <w:rsid w:val="002E10FC"/>
    <w:rsid w:val="002E1202"/>
    <w:rsid w:val="002E2CD6"/>
    <w:rsid w:val="002E3674"/>
    <w:rsid w:val="002E4487"/>
    <w:rsid w:val="002E4AE2"/>
    <w:rsid w:val="002E4B29"/>
    <w:rsid w:val="002E5C60"/>
    <w:rsid w:val="002E5F57"/>
    <w:rsid w:val="002E72C4"/>
    <w:rsid w:val="002F029A"/>
    <w:rsid w:val="002F08F4"/>
    <w:rsid w:val="002F11B5"/>
    <w:rsid w:val="002F191E"/>
    <w:rsid w:val="002F1E32"/>
    <w:rsid w:val="002F2C18"/>
    <w:rsid w:val="002F2F0B"/>
    <w:rsid w:val="002F4215"/>
    <w:rsid w:val="002F4380"/>
    <w:rsid w:val="002F458A"/>
    <w:rsid w:val="002F4A5C"/>
    <w:rsid w:val="002F4A73"/>
    <w:rsid w:val="002F4B4A"/>
    <w:rsid w:val="002F5A94"/>
    <w:rsid w:val="002F600F"/>
    <w:rsid w:val="002F65AC"/>
    <w:rsid w:val="002F6CEF"/>
    <w:rsid w:val="002F6F1B"/>
    <w:rsid w:val="002F758C"/>
    <w:rsid w:val="00300301"/>
    <w:rsid w:val="00301A63"/>
    <w:rsid w:val="00301A96"/>
    <w:rsid w:val="00302334"/>
    <w:rsid w:val="00303281"/>
    <w:rsid w:val="00303A34"/>
    <w:rsid w:val="00303A57"/>
    <w:rsid w:val="00303FE5"/>
    <w:rsid w:val="00304210"/>
    <w:rsid w:val="00304C08"/>
    <w:rsid w:val="00305610"/>
    <w:rsid w:val="00305C37"/>
    <w:rsid w:val="00305D45"/>
    <w:rsid w:val="00306949"/>
    <w:rsid w:val="003070AE"/>
    <w:rsid w:val="003107A1"/>
    <w:rsid w:val="00310835"/>
    <w:rsid w:val="00310BE7"/>
    <w:rsid w:val="00310C3A"/>
    <w:rsid w:val="00310E7B"/>
    <w:rsid w:val="00311780"/>
    <w:rsid w:val="00311AA6"/>
    <w:rsid w:val="0031206F"/>
    <w:rsid w:val="00313137"/>
    <w:rsid w:val="003133C5"/>
    <w:rsid w:val="00313CCC"/>
    <w:rsid w:val="00313F60"/>
    <w:rsid w:val="00314DB7"/>
    <w:rsid w:val="00317D6E"/>
    <w:rsid w:val="0032118C"/>
    <w:rsid w:val="00321A0A"/>
    <w:rsid w:val="0032201A"/>
    <w:rsid w:val="003246FD"/>
    <w:rsid w:val="00325416"/>
    <w:rsid w:val="00325597"/>
    <w:rsid w:val="00326FB5"/>
    <w:rsid w:val="00327875"/>
    <w:rsid w:val="00327D6D"/>
    <w:rsid w:val="00330397"/>
    <w:rsid w:val="0033060D"/>
    <w:rsid w:val="00330B91"/>
    <w:rsid w:val="0033292E"/>
    <w:rsid w:val="00332E68"/>
    <w:rsid w:val="00332EED"/>
    <w:rsid w:val="00333222"/>
    <w:rsid w:val="0033373A"/>
    <w:rsid w:val="00333E9A"/>
    <w:rsid w:val="00334889"/>
    <w:rsid w:val="0033503F"/>
    <w:rsid w:val="00335BEF"/>
    <w:rsid w:val="003403B4"/>
    <w:rsid w:val="00341406"/>
    <w:rsid w:val="00341597"/>
    <w:rsid w:val="00341B46"/>
    <w:rsid w:val="003437DF"/>
    <w:rsid w:val="00343FD4"/>
    <w:rsid w:val="00344102"/>
    <w:rsid w:val="003470D7"/>
    <w:rsid w:val="003473D8"/>
    <w:rsid w:val="00347421"/>
    <w:rsid w:val="0034756F"/>
    <w:rsid w:val="003505EE"/>
    <w:rsid w:val="00350942"/>
    <w:rsid w:val="00351F31"/>
    <w:rsid w:val="003536D2"/>
    <w:rsid w:val="003551F7"/>
    <w:rsid w:val="00355EB7"/>
    <w:rsid w:val="00357E86"/>
    <w:rsid w:val="00357EE4"/>
    <w:rsid w:val="00362BEC"/>
    <w:rsid w:val="0036362F"/>
    <w:rsid w:val="0036376B"/>
    <w:rsid w:val="00363C60"/>
    <w:rsid w:val="00365B7E"/>
    <w:rsid w:val="00367002"/>
    <w:rsid w:val="00367551"/>
    <w:rsid w:val="00367630"/>
    <w:rsid w:val="00367E92"/>
    <w:rsid w:val="00370F05"/>
    <w:rsid w:val="0037190A"/>
    <w:rsid w:val="0037208C"/>
    <w:rsid w:val="00372911"/>
    <w:rsid w:val="0037335A"/>
    <w:rsid w:val="0037480D"/>
    <w:rsid w:val="00375A67"/>
    <w:rsid w:val="00375CE7"/>
    <w:rsid w:val="00376616"/>
    <w:rsid w:val="00376EF5"/>
    <w:rsid w:val="00377135"/>
    <w:rsid w:val="003778B0"/>
    <w:rsid w:val="003804C3"/>
    <w:rsid w:val="003809CD"/>
    <w:rsid w:val="00381FDA"/>
    <w:rsid w:val="00384095"/>
    <w:rsid w:val="00384447"/>
    <w:rsid w:val="00384604"/>
    <w:rsid w:val="0038493E"/>
    <w:rsid w:val="0038540C"/>
    <w:rsid w:val="003854EF"/>
    <w:rsid w:val="00385AD7"/>
    <w:rsid w:val="00385AF0"/>
    <w:rsid w:val="00385EAC"/>
    <w:rsid w:val="00385EB5"/>
    <w:rsid w:val="003860D2"/>
    <w:rsid w:val="00387BC7"/>
    <w:rsid w:val="00390D42"/>
    <w:rsid w:val="00390FC8"/>
    <w:rsid w:val="003911C9"/>
    <w:rsid w:val="003913D3"/>
    <w:rsid w:val="0039291D"/>
    <w:rsid w:val="00392A1F"/>
    <w:rsid w:val="00393413"/>
    <w:rsid w:val="003936E7"/>
    <w:rsid w:val="00393AC9"/>
    <w:rsid w:val="003940D4"/>
    <w:rsid w:val="00394279"/>
    <w:rsid w:val="00394350"/>
    <w:rsid w:val="00394377"/>
    <w:rsid w:val="00395067"/>
    <w:rsid w:val="00395130"/>
    <w:rsid w:val="00395D68"/>
    <w:rsid w:val="00395EF9"/>
    <w:rsid w:val="00396C66"/>
    <w:rsid w:val="00396FC8"/>
    <w:rsid w:val="0039774F"/>
    <w:rsid w:val="003A0881"/>
    <w:rsid w:val="003A1A06"/>
    <w:rsid w:val="003A1B95"/>
    <w:rsid w:val="003A1C32"/>
    <w:rsid w:val="003A20AC"/>
    <w:rsid w:val="003A2178"/>
    <w:rsid w:val="003A2536"/>
    <w:rsid w:val="003A3D03"/>
    <w:rsid w:val="003A3EC5"/>
    <w:rsid w:val="003A40E7"/>
    <w:rsid w:val="003A418F"/>
    <w:rsid w:val="003A557B"/>
    <w:rsid w:val="003A5A8B"/>
    <w:rsid w:val="003A60A9"/>
    <w:rsid w:val="003A62A1"/>
    <w:rsid w:val="003A686A"/>
    <w:rsid w:val="003A735B"/>
    <w:rsid w:val="003B154B"/>
    <w:rsid w:val="003B1606"/>
    <w:rsid w:val="003B1B7F"/>
    <w:rsid w:val="003B2458"/>
    <w:rsid w:val="003B33C8"/>
    <w:rsid w:val="003B45C9"/>
    <w:rsid w:val="003B5BA7"/>
    <w:rsid w:val="003B5E3F"/>
    <w:rsid w:val="003B7F16"/>
    <w:rsid w:val="003B7FB6"/>
    <w:rsid w:val="003C064F"/>
    <w:rsid w:val="003C09EB"/>
    <w:rsid w:val="003C135A"/>
    <w:rsid w:val="003C1EFC"/>
    <w:rsid w:val="003C23F5"/>
    <w:rsid w:val="003C25E0"/>
    <w:rsid w:val="003C3206"/>
    <w:rsid w:val="003C4ABD"/>
    <w:rsid w:val="003C533C"/>
    <w:rsid w:val="003C76A8"/>
    <w:rsid w:val="003C791A"/>
    <w:rsid w:val="003D03B0"/>
    <w:rsid w:val="003D0D3E"/>
    <w:rsid w:val="003D13AC"/>
    <w:rsid w:val="003D1D8E"/>
    <w:rsid w:val="003D297B"/>
    <w:rsid w:val="003D52CC"/>
    <w:rsid w:val="003D5850"/>
    <w:rsid w:val="003D659F"/>
    <w:rsid w:val="003D6A1C"/>
    <w:rsid w:val="003E073E"/>
    <w:rsid w:val="003E0782"/>
    <w:rsid w:val="003E19CB"/>
    <w:rsid w:val="003E1B00"/>
    <w:rsid w:val="003E2100"/>
    <w:rsid w:val="003E2628"/>
    <w:rsid w:val="003E2B0C"/>
    <w:rsid w:val="003E343A"/>
    <w:rsid w:val="003E38AE"/>
    <w:rsid w:val="003E38C6"/>
    <w:rsid w:val="003E3C65"/>
    <w:rsid w:val="003E4920"/>
    <w:rsid w:val="003E4D8C"/>
    <w:rsid w:val="003E61D2"/>
    <w:rsid w:val="003E7F71"/>
    <w:rsid w:val="003F0019"/>
    <w:rsid w:val="003F03B7"/>
    <w:rsid w:val="003F076A"/>
    <w:rsid w:val="003F084B"/>
    <w:rsid w:val="003F0A90"/>
    <w:rsid w:val="003F0FB4"/>
    <w:rsid w:val="003F2E3A"/>
    <w:rsid w:val="003F2F1C"/>
    <w:rsid w:val="003F30B1"/>
    <w:rsid w:val="003F3BE3"/>
    <w:rsid w:val="003F437F"/>
    <w:rsid w:val="003F44E8"/>
    <w:rsid w:val="003F4F2F"/>
    <w:rsid w:val="003F604B"/>
    <w:rsid w:val="003F6C7F"/>
    <w:rsid w:val="003F6E16"/>
    <w:rsid w:val="003F7486"/>
    <w:rsid w:val="003F7DFC"/>
    <w:rsid w:val="00400746"/>
    <w:rsid w:val="004010CC"/>
    <w:rsid w:val="00401F9D"/>
    <w:rsid w:val="00402610"/>
    <w:rsid w:val="00403F22"/>
    <w:rsid w:val="00404789"/>
    <w:rsid w:val="00404F35"/>
    <w:rsid w:val="004053AB"/>
    <w:rsid w:val="004056FF"/>
    <w:rsid w:val="00406037"/>
    <w:rsid w:val="00406F14"/>
    <w:rsid w:val="00407298"/>
    <w:rsid w:val="004077BC"/>
    <w:rsid w:val="00410679"/>
    <w:rsid w:val="00410758"/>
    <w:rsid w:val="00410846"/>
    <w:rsid w:val="004115A8"/>
    <w:rsid w:val="0041245E"/>
    <w:rsid w:val="00412BC9"/>
    <w:rsid w:val="0041321A"/>
    <w:rsid w:val="0041350E"/>
    <w:rsid w:val="004137BA"/>
    <w:rsid w:val="00413FAF"/>
    <w:rsid w:val="0041432D"/>
    <w:rsid w:val="00415508"/>
    <w:rsid w:val="00415BC0"/>
    <w:rsid w:val="00416469"/>
    <w:rsid w:val="004164B0"/>
    <w:rsid w:val="004170EB"/>
    <w:rsid w:val="004172E3"/>
    <w:rsid w:val="00417D30"/>
    <w:rsid w:val="0042050C"/>
    <w:rsid w:val="0042075A"/>
    <w:rsid w:val="0042088B"/>
    <w:rsid w:val="0042103E"/>
    <w:rsid w:val="00421573"/>
    <w:rsid w:val="00421CF8"/>
    <w:rsid w:val="00421E42"/>
    <w:rsid w:val="00423F71"/>
    <w:rsid w:val="004256E8"/>
    <w:rsid w:val="00425C04"/>
    <w:rsid w:val="00425FEC"/>
    <w:rsid w:val="0042692D"/>
    <w:rsid w:val="00426935"/>
    <w:rsid w:val="00427DDB"/>
    <w:rsid w:val="00427DF4"/>
    <w:rsid w:val="00430132"/>
    <w:rsid w:val="00431679"/>
    <w:rsid w:val="00432041"/>
    <w:rsid w:val="004327BF"/>
    <w:rsid w:val="00432A78"/>
    <w:rsid w:val="00432CBB"/>
    <w:rsid w:val="00432E4C"/>
    <w:rsid w:val="004331C8"/>
    <w:rsid w:val="0043352D"/>
    <w:rsid w:val="004340D6"/>
    <w:rsid w:val="00434AEB"/>
    <w:rsid w:val="00434DDC"/>
    <w:rsid w:val="00435375"/>
    <w:rsid w:val="00435410"/>
    <w:rsid w:val="004354A6"/>
    <w:rsid w:val="00435941"/>
    <w:rsid w:val="004363F9"/>
    <w:rsid w:val="0043692B"/>
    <w:rsid w:val="00437D8C"/>
    <w:rsid w:val="00437E76"/>
    <w:rsid w:val="00437FCD"/>
    <w:rsid w:val="00440714"/>
    <w:rsid w:val="004409CC"/>
    <w:rsid w:val="004412F9"/>
    <w:rsid w:val="00442B37"/>
    <w:rsid w:val="00444FEB"/>
    <w:rsid w:val="004450D6"/>
    <w:rsid w:val="004469C3"/>
    <w:rsid w:val="00447362"/>
    <w:rsid w:val="00447515"/>
    <w:rsid w:val="004477DA"/>
    <w:rsid w:val="004500A5"/>
    <w:rsid w:val="0045024A"/>
    <w:rsid w:val="00452592"/>
    <w:rsid w:val="00452C19"/>
    <w:rsid w:val="004533EE"/>
    <w:rsid w:val="00454642"/>
    <w:rsid w:val="00454ABB"/>
    <w:rsid w:val="00454C82"/>
    <w:rsid w:val="00455165"/>
    <w:rsid w:val="00457450"/>
    <w:rsid w:val="00460397"/>
    <w:rsid w:val="00461A90"/>
    <w:rsid w:val="00462674"/>
    <w:rsid w:val="004628A3"/>
    <w:rsid w:val="00462ABE"/>
    <w:rsid w:val="004631E3"/>
    <w:rsid w:val="00463530"/>
    <w:rsid w:val="00463BD5"/>
    <w:rsid w:val="00463F6E"/>
    <w:rsid w:val="004649FC"/>
    <w:rsid w:val="00464B3D"/>
    <w:rsid w:val="00465301"/>
    <w:rsid w:val="00465841"/>
    <w:rsid w:val="0046584E"/>
    <w:rsid w:val="00467B9C"/>
    <w:rsid w:val="004705B8"/>
    <w:rsid w:val="0047082C"/>
    <w:rsid w:val="00470CF9"/>
    <w:rsid w:val="00470D17"/>
    <w:rsid w:val="004717D7"/>
    <w:rsid w:val="0047201B"/>
    <w:rsid w:val="0047292F"/>
    <w:rsid w:val="00473581"/>
    <w:rsid w:val="004746D8"/>
    <w:rsid w:val="004748C8"/>
    <w:rsid w:val="004775FC"/>
    <w:rsid w:val="00477616"/>
    <w:rsid w:val="00477CE1"/>
    <w:rsid w:val="00477D97"/>
    <w:rsid w:val="00477E77"/>
    <w:rsid w:val="00480999"/>
    <w:rsid w:val="00480C20"/>
    <w:rsid w:val="00482219"/>
    <w:rsid w:val="00482E60"/>
    <w:rsid w:val="00483433"/>
    <w:rsid w:val="004841A6"/>
    <w:rsid w:val="00485896"/>
    <w:rsid w:val="00485954"/>
    <w:rsid w:val="00487155"/>
    <w:rsid w:val="0048770D"/>
    <w:rsid w:val="004900AB"/>
    <w:rsid w:val="00490C85"/>
    <w:rsid w:val="0049185F"/>
    <w:rsid w:val="0049204F"/>
    <w:rsid w:val="004925F7"/>
    <w:rsid w:val="00492AF1"/>
    <w:rsid w:val="004935E4"/>
    <w:rsid w:val="0049389D"/>
    <w:rsid w:val="00494A73"/>
    <w:rsid w:val="00494C40"/>
    <w:rsid w:val="00495155"/>
    <w:rsid w:val="00496560"/>
    <w:rsid w:val="00496A96"/>
    <w:rsid w:val="004A0661"/>
    <w:rsid w:val="004A0CAB"/>
    <w:rsid w:val="004A0F99"/>
    <w:rsid w:val="004A13A8"/>
    <w:rsid w:val="004A151E"/>
    <w:rsid w:val="004A21D0"/>
    <w:rsid w:val="004A2967"/>
    <w:rsid w:val="004A4312"/>
    <w:rsid w:val="004A5751"/>
    <w:rsid w:val="004A60A9"/>
    <w:rsid w:val="004A61AE"/>
    <w:rsid w:val="004A6E28"/>
    <w:rsid w:val="004A6EE2"/>
    <w:rsid w:val="004A7645"/>
    <w:rsid w:val="004A78E7"/>
    <w:rsid w:val="004A7D3D"/>
    <w:rsid w:val="004A7DDB"/>
    <w:rsid w:val="004A7E25"/>
    <w:rsid w:val="004B14CF"/>
    <w:rsid w:val="004B2359"/>
    <w:rsid w:val="004B2530"/>
    <w:rsid w:val="004B37D6"/>
    <w:rsid w:val="004B40DB"/>
    <w:rsid w:val="004B4699"/>
    <w:rsid w:val="004B473D"/>
    <w:rsid w:val="004B4A1D"/>
    <w:rsid w:val="004B4F03"/>
    <w:rsid w:val="004B517D"/>
    <w:rsid w:val="004B586A"/>
    <w:rsid w:val="004B5A7C"/>
    <w:rsid w:val="004B6125"/>
    <w:rsid w:val="004B6849"/>
    <w:rsid w:val="004B684A"/>
    <w:rsid w:val="004B6B1E"/>
    <w:rsid w:val="004B79CA"/>
    <w:rsid w:val="004B7C52"/>
    <w:rsid w:val="004C3652"/>
    <w:rsid w:val="004C3713"/>
    <w:rsid w:val="004C4CBA"/>
    <w:rsid w:val="004C5602"/>
    <w:rsid w:val="004C6924"/>
    <w:rsid w:val="004C6C30"/>
    <w:rsid w:val="004C6D42"/>
    <w:rsid w:val="004C6D8D"/>
    <w:rsid w:val="004C6D95"/>
    <w:rsid w:val="004D05B4"/>
    <w:rsid w:val="004D061C"/>
    <w:rsid w:val="004D09B3"/>
    <w:rsid w:val="004D5376"/>
    <w:rsid w:val="004D55C9"/>
    <w:rsid w:val="004D7047"/>
    <w:rsid w:val="004D7B06"/>
    <w:rsid w:val="004E007D"/>
    <w:rsid w:val="004E08FB"/>
    <w:rsid w:val="004E15FE"/>
    <w:rsid w:val="004E16DA"/>
    <w:rsid w:val="004E31E5"/>
    <w:rsid w:val="004E326E"/>
    <w:rsid w:val="004E32F8"/>
    <w:rsid w:val="004E38C6"/>
    <w:rsid w:val="004E42A5"/>
    <w:rsid w:val="004E6435"/>
    <w:rsid w:val="004E64C1"/>
    <w:rsid w:val="004E7BD7"/>
    <w:rsid w:val="004F001C"/>
    <w:rsid w:val="004F0465"/>
    <w:rsid w:val="004F0F3C"/>
    <w:rsid w:val="004F1459"/>
    <w:rsid w:val="004F15B1"/>
    <w:rsid w:val="004F1933"/>
    <w:rsid w:val="004F1AE1"/>
    <w:rsid w:val="004F1AF7"/>
    <w:rsid w:val="004F1F2D"/>
    <w:rsid w:val="004F2076"/>
    <w:rsid w:val="004F2271"/>
    <w:rsid w:val="004F277E"/>
    <w:rsid w:val="004F2A6A"/>
    <w:rsid w:val="004F33B1"/>
    <w:rsid w:val="004F3675"/>
    <w:rsid w:val="004F3B25"/>
    <w:rsid w:val="004F4123"/>
    <w:rsid w:val="004F42CD"/>
    <w:rsid w:val="004F455A"/>
    <w:rsid w:val="004F480D"/>
    <w:rsid w:val="004F59B5"/>
    <w:rsid w:val="004F6EEC"/>
    <w:rsid w:val="004F731C"/>
    <w:rsid w:val="004F73B4"/>
    <w:rsid w:val="004F74CE"/>
    <w:rsid w:val="004F7548"/>
    <w:rsid w:val="0050088B"/>
    <w:rsid w:val="005032E8"/>
    <w:rsid w:val="00504424"/>
    <w:rsid w:val="0050452B"/>
    <w:rsid w:val="0050484C"/>
    <w:rsid w:val="0050492C"/>
    <w:rsid w:val="00504CFF"/>
    <w:rsid w:val="005072AB"/>
    <w:rsid w:val="0050747B"/>
    <w:rsid w:val="00507BDD"/>
    <w:rsid w:val="00511070"/>
    <w:rsid w:val="00511284"/>
    <w:rsid w:val="00511ACD"/>
    <w:rsid w:val="0051336E"/>
    <w:rsid w:val="0051398E"/>
    <w:rsid w:val="00513BA5"/>
    <w:rsid w:val="00514789"/>
    <w:rsid w:val="00514C0C"/>
    <w:rsid w:val="00515149"/>
    <w:rsid w:val="005160D3"/>
    <w:rsid w:val="00520265"/>
    <w:rsid w:val="00520609"/>
    <w:rsid w:val="0052061E"/>
    <w:rsid w:val="005208C3"/>
    <w:rsid w:val="00522F52"/>
    <w:rsid w:val="005233EA"/>
    <w:rsid w:val="00523D29"/>
    <w:rsid w:val="00523FB3"/>
    <w:rsid w:val="00526263"/>
    <w:rsid w:val="00526794"/>
    <w:rsid w:val="00526D5B"/>
    <w:rsid w:val="005301FF"/>
    <w:rsid w:val="005305B7"/>
    <w:rsid w:val="005307B9"/>
    <w:rsid w:val="005308A1"/>
    <w:rsid w:val="00530B73"/>
    <w:rsid w:val="005315EF"/>
    <w:rsid w:val="00531D9D"/>
    <w:rsid w:val="00532960"/>
    <w:rsid w:val="0053398C"/>
    <w:rsid w:val="00533B1A"/>
    <w:rsid w:val="005349A6"/>
    <w:rsid w:val="00534BD1"/>
    <w:rsid w:val="00536384"/>
    <w:rsid w:val="005404A3"/>
    <w:rsid w:val="00540648"/>
    <w:rsid w:val="005408D4"/>
    <w:rsid w:val="00541505"/>
    <w:rsid w:val="00541D1E"/>
    <w:rsid w:val="0054242F"/>
    <w:rsid w:val="0054245D"/>
    <w:rsid w:val="0054324A"/>
    <w:rsid w:val="00543CE6"/>
    <w:rsid w:val="00545F0C"/>
    <w:rsid w:val="00546154"/>
    <w:rsid w:val="0054649F"/>
    <w:rsid w:val="005500F8"/>
    <w:rsid w:val="005513C1"/>
    <w:rsid w:val="00552C35"/>
    <w:rsid w:val="00552DE3"/>
    <w:rsid w:val="005531BE"/>
    <w:rsid w:val="005541BC"/>
    <w:rsid w:val="00554753"/>
    <w:rsid w:val="00554AAB"/>
    <w:rsid w:val="00554D58"/>
    <w:rsid w:val="0055512F"/>
    <w:rsid w:val="005562CC"/>
    <w:rsid w:val="005570FC"/>
    <w:rsid w:val="005579FC"/>
    <w:rsid w:val="00560078"/>
    <w:rsid w:val="00560082"/>
    <w:rsid w:val="00560695"/>
    <w:rsid w:val="005606C2"/>
    <w:rsid w:val="00560EE4"/>
    <w:rsid w:val="005610DB"/>
    <w:rsid w:val="005611EC"/>
    <w:rsid w:val="0056137B"/>
    <w:rsid w:val="005627A5"/>
    <w:rsid w:val="00562FAD"/>
    <w:rsid w:val="00564768"/>
    <w:rsid w:val="00564BA9"/>
    <w:rsid w:val="00565163"/>
    <w:rsid w:val="005662A3"/>
    <w:rsid w:val="0056633C"/>
    <w:rsid w:val="005703F4"/>
    <w:rsid w:val="00570E8A"/>
    <w:rsid w:val="005712E6"/>
    <w:rsid w:val="0057198A"/>
    <w:rsid w:val="00572615"/>
    <w:rsid w:val="00572BC5"/>
    <w:rsid w:val="0057332E"/>
    <w:rsid w:val="00573399"/>
    <w:rsid w:val="00573496"/>
    <w:rsid w:val="00574445"/>
    <w:rsid w:val="00574F20"/>
    <w:rsid w:val="00576504"/>
    <w:rsid w:val="005768A9"/>
    <w:rsid w:val="0058053C"/>
    <w:rsid w:val="0058095A"/>
    <w:rsid w:val="00581092"/>
    <w:rsid w:val="005819E6"/>
    <w:rsid w:val="00581BFD"/>
    <w:rsid w:val="00582550"/>
    <w:rsid w:val="00582C6F"/>
    <w:rsid w:val="005838F7"/>
    <w:rsid w:val="00584784"/>
    <w:rsid w:val="00585E49"/>
    <w:rsid w:val="005862A3"/>
    <w:rsid w:val="005868AD"/>
    <w:rsid w:val="005878B5"/>
    <w:rsid w:val="00591CEC"/>
    <w:rsid w:val="00591D74"/>
    <w:rsid w:val="00592B5E"/>
    <w:rsid w:val="005949BA"/>
    <w:rsid w:val="00594C30"/>
    <w:rsid w:val="00594F58"/>
    <w:rsid w:val="0059549C"/>
    <w:rsid w:val="00596F22"/>
    <w:rsid w:val="00597922"/>
    <w:rsid w:val="005A0F2C"/>
    <w:rsid w:val="005A2E5A"/>
    <w:rsid w:val="005A3498"/>
    <w:rsid w:val="005A3F2E"/>
    <w:rsid w:val="005A47FF"/>
    <w:rsid w:val="005A506C"/>
    <w:rsid w:val="005A572F"/>
    <w:rsid w:val="005A7A9F"/>
    <w:rsid w:val="005B0877"/>
    <w:rsid w:val="005B16BF"/>
    <w:rsid w:val="005B16DE"/>
    <w:rsid w:val="005B21F5"/>
    <w:rsid w:val="005B2866"/>
    <w:rsid w:val="005B2946"/>
    <w:rsid w:val="005B3B56"/>
    <w:rsid w:val="005B44C4"/>
    <w:rsid w:val="005B4A5E"/>
    <w:rsid w:val="005B5164"/>
    <w:rsid w:val="005B599B"/>
    <w:rsid w:val="005B65FA"/>
    <w:rsid w:val="005B73BD"/>
    <w:rsid w:val="005B7E7F"/>
    <w:rsid w:val="005C1CB2"/>
    <w:rsid w:val="005C2B2A"/>
    <w:rsid w:val="005C347E"/>
    <w:rsid w:val="005C5134"/>
    <w:rsid w:val="005C5633"/>
    <w:rsid w:val="005C6D07"/>
    <w:rsid w:val="005C6DFC"/>
    <w:rsid w:val="005C70B3"/>
    <w:rsid w:val="005C72FB"/>
    <w:rsid w:val="005C73C2"/>
    <w:rsid w:val="005C787F"/>
    <w:rsid w:val="005D072C"/>
    <w:rsid w:val="005D0F1E"/>
    <w:rsid w:val="005D1037"/>
    <w:rsid w:val="005D25C8"/>
    <w:rsid w:val="005D28B4"/>
    <w:rsid w:val="005D2E63"/>
    <w:rsid w:val="005D318D"/>
    <w:rsid w:val="005D3B87"/>
    <w:rsid w:val="005D4C41"/>
    <w:rsid w:val="005D51CC"/>
    <w:rsid w:val="005D6F5F"/>
    <w:rsid w:val="005D79D8"/>
    <w:rsid w:val="005D7D77"/>
    <w:rsid w:val="005E018E"/>
    <w:rsid w:val="005E058A"/>
    <w:rsid w:val="005E0A36"/>
    <w:rsid w:val="005E0B17"/>
    <w:rsid w:val="005E14F4"/>
    <w:rsid w:val="005E1508"/>
    <w:rsid w:val="005E1C89"/>
    <w:rsid w:val="005E1D60"/>
    <w:rsid w:val="005E2697"/>
    <w:rsid w:val="005E2851"/>
    <w:rsid w:val="005E2DD9"/>
    <w:rsid w:val="005E3159"/>
    <w:rsid w:val="005E3474"/>
    <w:rsid w:val="005E3EFC"/>
    <w:rsid w:val="005E5D5C"/>
    <w:rsid w:val="005E6C0C"/>
    <w:rsid w:val="005F0216"/>
    <w:rsid w:val="005F1B0F"/>
    <w:rsid w:val="005F3063"/>
    <w:rsid w:val="005F3A72"/>
    <w:rsid w:val="005F5234"/>
    <w:rsid w:val="005F5B6F"/>
    <w:rsid w:val="005F7443"/>
    <w:rsid w:val="005F754C"/>
    <w:rsid w:val="005F7D35"/>
    <w:rsid w:val="006005F0"/>
    <w:rsid w:val="0060074A"/>
    <w:rsid w:val="00600D1D"/>
    <w:rsid w:val="006023CA"/>
    <w:rsid w:val="00602AD6"/>
    <w:rsid w:val="00603026"/>
    <w:rsid w:val="00603FA5"/>
    <w:rsid w:val="0060495B"/>
    <w:rsid w:val="00604A8F"/>
    <w:rsid w:val="0060511A"/>
    <w:rsid w:val="00605150"/>
    <w:rsid w:val="00606081"/>
    <w:rsid w:val="006060EB"/>
    <w:rsid w:val="0060651F"/>
    <w:rsid w:val="00606A9B"/>
    <w:rsid w:val="00606B43"/>
    <w:rsid w:val="006072B5"/>
    <w:rsid w:val="00607672"/>
    <w:rsid w:val="0061146D"/>
    <w:rsid w:val="006117E1"/>
    <w:rsid w:val="00611B15"/>
    <w:rsid w:val="00612006"/>
    <w:rsid w:val="0061328A"/>
    <w:rsid w:val="0061332B"/>
    <w:rsid w:val="00613708"/>
    <w:rsid w:val="00613FC9"/>
    <w:rsid w:val="00614759"/>
    <w:rsid w:val="00615B90"/>
    <w:rsid w:val="00615F30"/>
    <w:rsid w:val="006165C9"/>
    <w:rsid w:val="00616D77"/>
    <w:rsid w:val="00616F00"/>
    <w:rsid w:val="0061733B"/>
    <w:rsid w:val="006209FF"/>
    <w:rsid w:val="00623C59"/>
    <w:rsid w:val="00624F9E"/>
    <w:rsid w:val="0062572C"/>
    <w:rsid w:val="00626D4C"/>
    <w:rsid w:val="00627424"/>
    <w:rsid w:val="006274BD"/>
    <w:rsid w:val="006279A9"/>
    <w:rsid w:val="00627E6F"/>
    <w:rsid w:val="00627ED4"/>
    <w:rsid w:val="006310EC"/>
    <w:rsid w:val="006311A1"/>
    <w:rsid w:val="00631334"/>
    <w:rsid w:val="0063140A"/>
    <w:rsid w:val="00631685"/>
    <w:rsid w:val="00631DE8"/>
    <w:rsid w:val="006329E9"/>
    <w:rsid w:val="00633355"/>
    <w:rsid w:val="006341D0"/>
    <w:rsid w:val="00634627"/>
    <w:rsid w:val="00635721"/>
    <w:rsid w:val="0063599E"/>
    <w:rsid w:val="00635DB5"/>
    <w:rsid w:val="0063703A"/>
    <w:rsid w:val="0063782C"/>
    <w:rsid w:val="006378FF"/>
    <w:rsid w:val="006412EC"/>
    <w:rsid w:val="006421EB"/>
    <w:rsid w:val="006423A8"/>
    <w:rsid w:val="00642537"/>
    <w:rsid w:val="0064260A"/>
    <w:rsid w:val="0064310E"/>
    <w:rsid w:val="00643AB2"/>
    <w:rsid w:val="006442D6"/>
    <w:rsid w:val="00644D93"/>
    <w:rsid w:val="00645238"/>
    <w:rsid w:val="00645976"/>
    <w:rsid w:val="00645D4B"/>
    <w:rsid w:val="006467A6"/>
    <w:rsid w:val="006505F3"/>
    <w:rsid w:val="006506B1"/>
    <w:rsid w:val="00650D43"/>
    <w:rsid w:val="00650FBD"/>
    <w:rsid w:val="0065367E"/>
    <w:rsid w:val="00654AD9"/>
    <w:rsid w:val="00654BAD"/>
    <w:rsid w:val="00654F96"/>
    <w:rsid w:val="006557AA"/>
    <w:rsid w:val="0065589D"/>
    <w:rsid w:val="00655EE3"/>
    <w:rsid w:val="006566AE"/>
    <w:rsid w:val="006573B0"/>
    <w:rsid w:val="00657C28"/>
    <w:rsid w:val="00657F48"/>
    <w:rsid w:val="00660690"/>
    <w:rsid w:val="00661681"/>
    <w:rsid w:val="00663253"/>
    <w:rsid w:val="0066356A"/>
    <w:rsid w:val="00663813"/>
    <w:rsid w:val="006642AB"/>
    <w:rsid w:val="00664A61"/>
    <w:rsid w:val="00665253"/>
    <w:rsid w:val="006657FC"/>
    <w:rsid w:val="00665C81"/>
    <w:rsid w:val="00665F41"/>
    <w:rsid w:val="00666A1F"/>
    <w:rsid w:val="00666BEB"/>
    <w:rsid w:val="00667327"/>
    <w:rsid w:val="006677FE"/>
    <w:rsid w:val="00667F6C"/>
    <w:rsid w:val="00670673"/>
    <w:rsid w:val="0067094F"/>
    <w:rsid w:val="0067291B"/>
    <w:rsid w:val="00672D63"/>
    <w:rsid w:val="00673348"/>
    <w:rsid w:val="00673480"/>
    <w:rsid w:val="00673554"/>
    <w:rsid w:val="0067455F"/>
    <w:rsid w:val="00674A8B"/>
    <w:rsid w:val="00674D32"/>
    <w:rsid w:val="00675851"/>
    <w:rsid w:val="006758DC"/>
    <w:rsid w:val="00675992"/>
    <w:rsid w:val="00676F6B"/>
    <w:rsid w:val="0067708C"/>
    <w:rsid w:val="006771B9"/>
    <w:rsid w:val="00677683"/>
    <w:rsid w:val="00680122"/>
    <w:rsid w:val="00680326"/>
    <w:rsid w:val="00680650"/>
    <w:rsid w:val="00681316"/>
    <w:rsid w:val="006813D2"/>
    <w:rsid w:val="00681470"/>
    <w:rsid w:val="0068348D"/>
    <w:rsid w:val="00683A28"/>
    <w:rsid w:val="0068511E"/>
    <w:rsid w:val="006858E4"/>
    <w:rsid w:val="00685C40"/>
    <w:rsid w:val="00685F65"/>
    <w:rsid w:val="0068638F"/>
    <w:rsid w:val="006864D1"/>
    <w:rsid w:val="00686F5C"/>
    <w:rsid w:val="006871A2"/>
    <w:rsid w:val="0068738B"/>
    <w:rsid w:val="00690BF4"/>
    <w:rsid w:val="006914E1"/>
    <w:rsid w:val="00692F44"/>
    <w:rsid w:val="006931A0"/>
    <w:rsid w:val="0069391A"/>
    <w:rsid w:val="00693CC9"/>
    <w:rsid w:val="00694548"/>
    <w:rsid w:val="00694731"/>
    <w:rsid w:val="006948C0"/>
    <w:rsid w:val="00694FC0"/>
    <w:rsid w:val="00695350"/>
    <w:rsid w:val="00695BA5"/>
    <w:rsid w:val="0069621D"/>
    <w:rsid w:val="00696B7B"/>
    <w:rsid w:val="00696C60"/>
    <w:rsid w:val="00696CD8"/>
    <w:rsid w:val="0069713D"/>
    <w:rsid w:val="006977A8"/>
    <w:rsid w:val="006A0079"/>
    <w:rsid w:val="006A00A4"/>
    <w:rsid w:val="006A0E60"/>
    <w:rsid w:val="006A1311"/>
    <w:rsid w:val="006A18FE"/>
    <w:rsid w:val="006A2EEC"/>
    <w:rsid w:val="006A49CE"/>
    <w:rsid w:val="006A49EF"/>
    <w:rsid w:val="006A5E91"/>
    <w:rsid w:val="006A65C2"/>
    <w:rsid w:val="006A7550"/>
    <w:rsid w:val="006A76AB"/>
    <w:rsid w:val="006B0061"/>
    <w:rsid w:val="006B0CD1"/>
    <w:rsid w:val="006B1D05"/>
    <w:rsid w:val="006B23E8"/>
    <w:rsid w:val="006B3834"/>
    <w:rsid w:val="006B42B8"/>
    <w:rsid w:val="006B4352"/>
    <w:rsid w:val="006B44F8"/>
    <w:rsid w:val="006B4D8E"/>
    <w:rsid w:val="006B50A0"/>
    <w:rsid w:val="006B5571"/>
    <w:rsid w:val="006B57CE"/>
    <w:rsid w:val="006B59DC"/>
    <w:rsid w:val="006B691A"/>
    <w:rsid w:val="006B71B5"/>
    <w:rsid w:val="006B754B"/>
    <w:rsid w:val="006B76C1"/>
    <w:rsid w:val="006B7CE8"/>
    <w:rsid w:val="006B7E9F"/>
    <w:rsid w:val="006B7F88"/>
    <w:rsid w:val="006C0130"/>
    <w:rsid w:val="006C248F"/>
    <w:rsid w:val="006C2639"/>
    <w:rsid w:val="006C29A8"/>
    <w:rsid w:val="006C3310"/>
    <w:rsid w:val="006C351F"/>
    <w:rsid w:val="006C3575"/>
    <w:rsid w:val="006C51E6"/>
    <w:rsid w:val="006C5801"/>
    <w:rsid w:val="006C63A6"/>
    <w:rsid w:val="006C6C50"/>
    <w:rsid w:val="006C777D"/>
    <w:rsid w:val="006D05E7"/>
    <w:rsid w:val="006D15A7"/>
    <w:rsid w:val="006D191A"/>
    <w:rsid w:val="006D19E5"/>
    <w:rsid w:val="006D2190"/>
    <w:rsid w:val="006D2B69"/>
    <w:rsid w:val="006D3111"/>
    <w:rsid w:val="006D3A9E"/>
    <w:rsid w:val="006D3D81"/>
    <w:rsid w:val="006D7421"/>
    <w:rsid w:val="006E0BD8"/>
    <w:rsid w:val="006E1E8B"/>
    <w:rsid w:val="006E2124"/>
    <w:rsid w:val="006E21F6"/>
    <w:rsid w:val="006E2432"/>
    <w:rsid w:val="006E2B26"/>
    <w:rsid w:val="006E3855"/>
    <w:rsid w:val="006E39DF"/>
    <w:rsid w:val="006E3D6D"/>
    <w:rsid w:val="006E437D"/>
    <w:rsid w:val="006E46F8"/>
    <w:rsid w:val="006E4F8A"/>
    <w:rsid w:val="006E5D3D"/>
    <w:rsid w:val="006E6835"/>
    <w:rsid w:val="006F0CA0"/>
    <w:rsid w:val="006F0E64"/>
    <w:rsid w:val="006F0FB8"/>
    <w:rsid w:val="006F1EF3"/>
    <w:rsid w:val="006F2A4B"/>
    <w:rsid w:val="006F2D6C"/>
    <w:rsid w:val="006F2D96"/>
    <w:rsid w:val="006F2E9A"/>
    <w:rsid w:val="006F3A85"/>
    <w:rsid w:val="006F3B7F"/>
    <w:rsid w:val="006F4179"/>
    <w:rsid w:val="006F4E7B"/>
    <w:rsid w:val="006F539A"/>
    <w:rsid w:val="006F5B0C"/>
    <w:rsid w:val="006F689F"/>
    <w:rsid w:val="006F6933"/>
    <w:rsid w:val="006F7BE0"/>
    <w:rsid w:val="006F7C99"/>
    <w:rsid w:val="007008F2"/>
    <w:rsid w:val="00700D93"/>
    <w:rsid w:val="0070120E"/>
    <w:rsid w:val="00701653"/>
    <w:rsid w:val="00703679"/>
    <w:rsid w:val="007036F2"/>
    <w:rsid w:val="00703855"/>
    <w:rsid w:val="007043B2"/>
    <w:rsid w:val="00704895"/>
    <w:rsid w:val="007054BA"/>
    <w:rsid w:val="00705D87"/>
    <w:rsid w:val="007066A6"/>
    <w:rsid w:val="00706836"/>
    <w:rsid w:val="00706BDC"/>
    <w:rsid w:val="00707768"/>
    <w:rsid w:val="00707F9D"/>
    <w:rsid w:val="007102CD"/>
    <w:rsid w:val="00710CEE"/>
    <w:rsid w:val="007112FC"/>
    <w:rsid w:val="007119BC"/>
    <w:rsid w:val="00712982"/>
    <w:rsid w:val="00712AB5"/>
    <w:rsid w:val="007136E6"/>
    <w:rsid w:val="00713C6B"/>
    <w:rsid w:val="0071415E"/>
    <w:rsid w:val="007142EA"/>
    <w:rsid w:val="007143E3"/>
    <w:rsid w:val="0071478E"/>
    <w:rsid w:val="00714B7D"/>
    <w:rsid w:val="00714E91"/>
    <w:rsid w:val="00716DDD"/>
    <w:rsid w:val="0071751A"/>
    <w:rsid w:val="00717FF2"/>
    <w:rsid w:val="00720D70"/>
    <w:rsid w:val="00721329"/>
    <w:rsid w:val="00721780"/>
    <w:rsid w:val="00722588"/>
    <w:rsid w:val="007229BD"/>
    <w:rsid w:val="007231D1"/>
    <w:rsid w:val="007235A1"/>
    <w:rsid w:val="00723B3E"/>
    <w:rsid w:val="007241E6"/>
    <w:rsid w:val="00724452"/>
    <w:rsid w:val="00726B8E"/>
    <w:rsid w:val="00726E7A"/>
    <w:rsid w:val="00726E8E"/>
    <w:rsid w:val="00727307"/>
    <w:rsid w:val="00730E95"/>
    <w:rsid w:val="007336D8"/>
    <w:rsid w:val="007342A0"/>
    <w:rsid w:val="00734570"/>
    <w:rsid w:val="00734B7F"/>
    <w:rsid w:val="007350C8"/>
    <w:rsid w:val="007353FA"/>
    <w:rsid w:val="0073602B"/>
    <w:rsid w:val="007363BF"/>
    <w:rsid w:val="00736E59"/>
    <w:rsid w:val="00741439"/>
    <w:rsid w:val="00741B2A"/>
    <w:rsid w:val="00741BDB"/>
    <w:rsid w:val="00742191"/>
    <w:rsid w:val="00742B91"/>
    <w:rsid w:val="00742E1B"/>
    <w:rsid w:val="00742E9E"/>
    <w:rsid w:val="00744278"/>
    <w:rsid w:val="00745668"/>
    <w:rsid w:val="00745A93"/>
    <w:rsid w:val="00745D82"/>
    <w:rsid w:val="00747F80"/>
    <w:rsid w:val="00747FAD"/>
    <w:rsid w:val="00750832"/>
    <w:rsid w:val="007519A5"/>
    <w:rsid w:val="00751A5E"/>
    <w:rsid w:val="00751C9C"/>
    <w:rsid w:val="007525C5"/>
    <w:rsid w:val="00754711"/>
    <w:rsid w:val="0075507A"/>
    <w:rsid w:val="0075546A"/>
    <w:rsid w:val="00755AD0"/>
    <w:rsid w:val="00756032"/>
    <w:rsid w:val="00760BEA"/>
    <w:rsid w:val="00761018"/>
    <w:rsid w:val="00761C81"/>
    <w:rsid w:val="00762179"/>
    <w:rsid w:val="00763978"/>
    <w:rsid w:val="00763B5D"/>
    <w:rsid w:val="00764140"/>
    <w:rsid w:val="007642CD"/>
    <w:rsid w:val="00764798"/>
    <w:rsid w:val="00764928"/>
    <w:rsid w:val="00765495"/>
    <w:rsid w:val="007659A2"/>
    <w:rsid w:val="00765C8E"/>
    <w:rsid w:val="00766025"/>
    <w:rsid w:val="0076608B"/>
    <w:rsid w:val="007669D5"/>
    <w:rsid w:val="00767068"/>
    <w:rsid w:val="007673E5"/>
    <w:rsid w:val="00770B33"/>
    <w:rsid w:val="00770F15"/>
    <w:rsid w:val="0077156E"/>
    <w:rsid w:val="0077247B"/>
    <w:rsid w:val="00772AF0"/>
    <w:rsid w:val="00773D06"/>
    <w:rsid w:val="00774574"/>
    <w:rsid w:val="00775278"/>
    <w:rsid w:val="00775C4A"/>
    <w:rsid w:val="00776AE0"/>
    <w:rsid w:val="0077703A"/>
    <w:rsid w:val="00777ACD"/>
    <w:rsid w:val="00777C05"/>
    <w:rsid w:val="0078023E"/>
    <w:rsid w:val="00780DF6"/>
    <w:rsid w:val="0078205C"/>
    <w:rsid w:val="007825AB"/>
    <w:rsid w:val="00782669"/>
    <w:rsid w:val="00782A8B"/>
    <w:rsid w:val="00782F3C"/>
    <w:rsid w:val="00783156"/>
    <w:rsid w:val="007833B9"/>
    <w:rsid w:val="00783E74"/>
    <w:rsid w:val="00784F2E"/>
    <w:rsid w:val="007852A9"/>
    <w:rsid w:val="00785719"/>
    <w:rsid w:val="0078573E"/>
    <w:rsid w:val="00785945"/>
    <w:rsid w:val="007864EF"/>
    <w:rsid w:val="0078654F"/>
    <w:rsid w:val="007865B2"/>
    <w:rsid w:val="0078712A"/>
    <w:rsid w:val="00790050"/>
    <w:rsid w:val="00792A98"/>
    <w:rsid w:val="00792F35"/>
    <w:rsid w:val="00793B3C"/>
    <w:rsid w:val="00793E28"/>
    <w:rsid w:val="0079454C"/>
    <w:rsid w:val="0079566A"/>
    <w:rsid w:val="00795E7F"/>
    <w:rsid w:val="00797478"/>
    <w:rsid w:val="0079778D"/>
    <w:rsid w:val="007A0F8D"/>
    <w:rsid w:val="007A2137"/>
    <w:rsid w:val="007A229A"/>
    <w:rsid w:val="007A2836"/>
    <w:rsid w:val="007A30CF"/>
    <w:rsid w:val="007A3214"/>
    <w:rsid w:val="007A3BD1"/>
    <w:rsid w:val="007A3E00"/>
    <w:rsid w:val="007A407B"/>
    <w:rsid w:val="007A45B8"/>
    <w:rsid w:val="007A4FC6"/>
    <w:rsid w:val="007A61C6"/>
    <w:rsid w:val="007A6CB3"/>
    <w:rsid w:val="007A7758"/>
    <w:rsid w:val="007A7CC7"/>
    <w:rsid w:val="007B115E"/>
    <w:rsid w:val="007B161B"/>
    <w:rsid w:val="007B16CD"/>
    <w:rsid w:val="007B1E44"/>
    <w:rsid w:val="007B2F20"/>
    <w:rsid w:val="007B3110"/>
    <w:rsid w:val="007B421B"/>
    <w:rsid w:val="007B4582"/>
    <w:rsid w:val="007B4D6F"/>
    <w:rsid w:val="007B55F5"/>
    <w:rsid w:val="007B5B7C"/>
    <w:rsid w:val="007B5F01"/>
    <w:rsid w:val="007B64B1"/>
    <w:rsid w:val="007B769E"/>
    <w:rsid w:val="007C0C77"/>
    <w:rsid w:val="007C1254"/>
    <w:rsid w:val="007C3A45"/>
    <w:rsid w:val="007C3C1F"/>
    <w:rsid w:val="007C4DFC"/>
    <w:rsid w:val="007C5FB6"/>
    <w:rsid w:val="007C69E3"/>
    <w:rsid w:val="007C6CFE"/>
    <w:rsid w:val="007C70D1"/>
    <w:rsid w:val="007C7115"/>
    <w:rsid w:val="007C73C1"/>
    <w:rsid w:val="007C75D3"/>
    <w:rsid w:val="007D08EF"/>
    <w:rsid w:val="007D1193"/>
    <w:rsid w:val="007D21D4"/>
    <w:rsid w:val="007D2371"/>
    <w:rsid w:val="007D277B"/>
    <w:rsid w:val="007D2AD0"/>
    <w:rsid w:val="007D37AA"/>
    <w:rsid w:val="007D512A"/>
    <w:rsid w:val="007D7B86"/>
    <w:rsid w:val="007E08CD"/>
    <w:rsid w:val="007E1EEA"/>
    <w:rsid w:val="007E2B32"/>
    <w:rsid w:val="007E2EF6"/>
    <w:rsid w:val="007E2FD5"/>
    <w:rsid w:val="007E3C39"/>
    <w:rsid w:val="007E4085"/>
    <w:rsid w:val="007E4093"/>
    <w:rsid w:val="007E4C5B"/>
    <w:rsid w:val="007E5174"/>
    <w:rsid w:val="007E5D3A"/>
    <w:rsid w:val="007E5E2E"/>
    <w:rsid w:val="007E5F51"/>
    <w:rsid w:val="007E7325"/>
    <w:rsid w:val="007E7521"/>
    <w:rsid w:val="007F025C"/>
    <w:rsid w:val="007F07E8"/>
    <w:rsid w:val="007F0B58"/>
    <w:rsid w:val="007F213D"/>
    <w:rsid w:val="007F2270"/>
    <w:rsid w:val="007F305D"/>
    <w:rsid w:val="007F310A"/>
    <w:rsid w:val="007F3357"/>
    <w:rsid w:val="007F44F9"/>
    <w:rsid w:val="007F4D44"/>
    <w:rsid w:val="007F4E6F"/>
    <w:rsid w:val="007F4E83"/>
    <w:rsid w:val="007F55F5"/>
    <w:rsid w:val="007F5AAC"/>
    <w:rsid w:val="007F6888"/>
    <w:rsid w:val="007F7F69"/>
    <w:rsid w:val="008006DB"/>
    <w:rsid w:val="008008DB"/>
    <w:rsid w:val="00800AA4"/>
    <w:rsid w:val="008011FA"/>
    <w:rsid w:val="00802B3F"/>
    <w:rsid w:val="008031DD"/>
    <w:rsid w:val="008033D3"/>
    <w:rsid w:val="00803B92"/>
    <w:rsid w:val="0080504D"/>
    <w:rsid w:val="0080516F"/>
    <w:rsid w:val="00805231"/>
    <w:rsid w:val="0080583E"/>
    <w:rsid w:val="00805EF9"/>
    <w:rsid w:val="00806DF7"/>
    <w:rsid w:val="00807985"/>
    <w:rsid w:val="00807D66"/>
    <w:rsid w:val="008114EB"/>
    <w:rsid w:val="00812478"/>
    <w:rsid w:val="00812573"/>
    <w:rsid w:val="00812982"/>
    <w:rsid w:val="00813ABB"/>
    <w:rsid w:val="008152BF"/>
    <w:rsid w:val="00817586"/>
    <w:rsid w:val="00817D73"/>
    <w:rsid w:val="0082201F"/>
    <w:rsid w:val="00822113"/>
    <w:rsid w:val="00822198"/>
    <w:rsid w:val="00822771"/>
    <w:rsid w:val="00822C8B"/>
    <w:rsid w:val="00823FFD"/>
    <w:rsid w:val="0082473E"/>
    <w:rsid w:val="008258F6"/>
    <w:rsid w:val="00825B92"/>
    <w:rsid w:val="008260EF"/>
    <w:rsid w:val="008263CA"/>
    <w:rsid w:val="0082661D"/>
    <w:rsid w:val="00827264"/>
    <w:rsid w:val="00827394"/>
    <w:rsid w:val="00827B7D"/>
    <w:rsid w:val="00827ECF"/>
    <w:rsid w:val="008303C0"/>
    <w:rsid w:val="00830C4B"/>
    <w:rsid w:val="008328BF"/>
    <w:rsid w:val="00832B3F"/>
    <w:rsid w:val="00832D02"/>
    <w:rsid w:val="00833B18"/>
    <w:rsid w:val="00834982"/>
    <w:rsid w:val="0083516A"/>
    <w:rsid w:val="00835242"/>
    <w:rsid w:val="0083601F"/>
    <w:rsid w:val="008365F2"/>
    <w:rsid w:val="0083669C"/>
    <w:rsid w:val="00837AF2"/>
    <w:rsid w:val="00837C91"/>
    <w:rsid w:val="008400F1"/>
    <w:rsid w:val="008402F2"/>
    <w:rsid w:val="00841DDD"/>
    <w:rsid w:val="00842734"/>
    <w:rsid w:val="00842911"/>
    <w:rsid w:val="00844166"/>
    <w:rsid w:val="008448CD"/>
    <w:rsid w:val="00845174"/>
    <w:rsid w:val="00847066"/>
    <w:rsid w:val="0084724E"/>
    <w:rsid w:val="008478E7"/>
    <w:rsid w:val="00847C65"/>
    <w:rsid w:val="008500A2"/>
    <w:rsid w:val="00850274"/>
    <w:rsid w:val="008505AC"/>
    <w:rsid w:val="0085122A"/>
    <w:rsid w:val="00851749"/>
    <w:rsid w:val="008524A1"/>
    <w:rsid w:val="008525CD"/>
    <w:rsid w:val="0085304E"/>
    <w:rsid w:val="008535B6"/>
    <w:rsid w:val="00853B84"/>
    <w:rsid w:val="00853F37"/>
    <w:rsid w:val="00854223"/>
    <w:rsid w:val="008553FE"/>
    <w:rsid w:val="00855F3D"/>
    <w:rsid w:val="008563CA"/>
    <w:rsid w:val="008571ED"/>
    <w:rsid w:val="0085729E"/>
    <w:rsid w:val="00857657"/>
    <w:rsid w:val="00857CD7"/>
    <w:rsid w:val="0086123D"/>
    <w:rsid w:val="00862022"/>
    <w:rsid w:val="008623A5"/>
    <w:rsid w:val="00862E10"/>
    <w:rsid w:val="00863FCD"/>
    <w:rsid w:val="00865787"/>
    <w:rsid w:val="00865BE0"/>
    <w:rsid w:val="00866702"/>
    <w:rsid w:val="00866E3E"/>
    <w:rsid w:val="0086708E"/>
    <w:rsid w:val="00867959"/>
    <w:rsid w:val="00867DC2"/>
    <w:rsid w:val="00870531"/>
    <w:rsid w:val="00870681"/>
    <w:rsid w:val="00870AC3"/>
    <w:rsid w:val="008713BE"/>
    <w:rsid w:val="00871765"/>
    <w:rsid w:val="00871F54"/>
    <w:rsid w:val="00872634"/>
    <w:rsid w:val="0087389E"/>
    <w:rsid w:val="00873F0E"/>
    <w:rsid w:val="00873F76"/>
    <w:rsid w:val="008743D9"/>
    <w:rsid w:val="0087562E"/>
    <w:rsid w:val="008762B2"/>
    <w:rsid w:val="008763C6"/>
    <w:rsid w:val="00876D1B"/>
    <w:rsid w:val="00877297"/>
    <w:rsid w:val="00877EA8"/>
    <w:rsid w:val="00880663"/>
    <w:rsid w:val="0088191C"/>
    <w:rsid w:val="00881C00"/>
    <w:rsid w:val="008826C5"/>
    <w:rsid w:val="00883122"/>
    <w:rsid w:val="0088394C"/>
    <w:rsid w:val="00883C94"/>
    <w:rsid w:val="00885FFD"/>
    <w:rsid w:val="008863D2"/>
    <w:rsid w:val="00886862"/>
    <w:rsid w:val="00887CD8"/>
    <w:rsid w:val="00891D1F"/>
    <w:rsid w:val="0089208D"/>
    <w:rsid w:val="00892BAD"/>
    <w:rsid w:val="00892CCF"/>
    <w:rsid w:val="0089312F"/>
    <w:rsid w:val="00893421"/>
    <w:rsid w:val="00893E14"/>
    <w:rsid w:val="00893EA5"/>
    <w:rsid w:val="00894110"/>
    <w:rsid w:val="00894815"/>
    <w:rsid w:val="00895A88"/>
    <w:rsid w:val="008964E4"/>
    <w:rsid w:val="00897386"/>
    <w:rsid w:val="008973AD"/>
    <w:rsid w:val="00897691"/>
    <w:rsid w:val="008A1144"/>
    <w:rsid w:val="008A1A5B"/>
    <w:rsid w:val="008A2E47"/>
    <w:rsid w:val="008A31C7"/>
    <w:rsid w:val="008A33EC"/>
    <w:rsid w:val="008A34B5"/>
    <w:rsid w:val="008A366A"/>
    <w:rsid w:val="008A465A"/>
    <w:rsid w:val="008A4BEB"/>
    <w:rsid w:val="008A56D5"/>
    <w:rsid w:val="008A570A"/>
    <w:rsid w:val="008A604D"/>
    <w:rsid w:val="008A7452"/>
    <w:rsid w:val="008A79DA"/>
    <w:rsid w:val="008B1668"/>
    <w:rsid w:val="008B3228"/>
    <w:rsid w:val="008B3EB8"/>
    <w:rsid w:val="008B4575"/>
    <w:rsid w:val="008B471B"/>
    <w:rsid w:val="008B63DF"/>
    <w:rsid w:val="008B63E2"/>
    <w:rsid w:val="008B7824"/>
    <w:rsid w:val="008B7D1B"/>
    <w:rsid w:val="008C0044"/>
    <w:rsid w:val="008C0970"/>
    <w:rsid w:val="008C0DB3"/>
    <w:rsid w:val="008C1AC1"/>
    <w:rsid w:val="008C2379"/>
    <w:rsid w:val="008C2576"/>
    <w:rsid w:val="008C26C6"/>
    <w:rsid w:val="008C3433"/>
    <w:rsid w:val="008C4B77"/>
    <w:rsid w:val="008D068E"/>
    <w:rsid w:val="008D0832"/>
    <w:rsid w:val="008D0E16"/>
    <w:rsid w:val="008D1AF2"/>
    <w:rsid w:val="008D2D1E"/>
    <w:rsid w:val="008D2FAD"/>
    <w:rsid w:val="008D34D5"/>
    <w:rsid w:val="008D35A2"/>
    <w:rsid w:val="008D4EC0"/>
    <w:rsid w:val="008D4F92"/>
    <w:rsid w:val="008D4FBE"/>
    <w:rsid w:val="008D6665"/>
    <w:rsid w:val="008D6A95"/>
    <w:rsid w:val="008E0224"/>
    <w:rsid w:val="008E0997"/>
    <w:rsid w:val="008E0B67"/>
    <w:rsid w:val="008E0D4C"/>
    <w:rsid w:val="008E3A54"/>
    <w:rsid w:val="008E3C9B"/>
    <w:rsid w:val="008E42F9"/>
    <w:rsid w:val="008E523A"/>
    <w:rsid w:val="008E548E"/>
    <w:rsid w:val="008E5626"/>
    <w:rsid w:val="008E6319"/>
    <w:rsid w:val="008E63BA"/>
    <w:rsid w:val="008E6BDB"/>
    <w:rsid w:val="008E76D4"/>
    <w:rsid w:val="008F000A"/>
    <w:rsid w:val="008F0072"/>
    <w:rsid w:val="008F1FAE"/>
    <w:rsid w:val="008F2AF9"/>
    <w:rsid w:val="008F2F6A"/>
    <w:rsid w:val="008F35E9"/>
    <w:rsid w:val="008F3BB7"/>
    <w:rsid w:val="008F3E88"/>
    <w:rsid w:val="008F411B"/>
    <w:rsid w:val="008F4356"/>
    <w:rsid w:val="008F496F"/>
    <w:rsid w:val="008F4BDE"/>
    <w:rsid w:val="008F4CA6"/>
    <w:rsid w:val="008F5AF9"/>
    <w:rsid w:val="008F63EA"/>
    <w:rsid w:val="008F67E2"/>
    <w:rsid w:val="008F745C"/>
    <w:rsid w:val="008F7588"/>
    <w:rsid w:val="008F77D0"/>
    <w:rsid w:val="00901680"/>
    <w:rsid w:val="0090371D"/>
    <w:rsid w:val="00903BD3"/>
    <w:rsid w:val="00905276"/>
    <w:rsid w:val="0090565F"/>
    <w:rsid w:val="009056DE"/>
    <w:rsid w:val="00905830"/>
    <w:rsid w:val="00905B80"/>
    <w:rsid w:val="00906214"/>
    <w:rsid w:val="00907095"/>
    <w:rsid w:val="0090717A"/>
    <w:rsid w:val="00910AAD"/>
    <w:rsid w:val="00910FB4"/>
    <w:rsid w:val="009115EB"/>
    <w:rsid w:val="0091170B"/>
    <w:rsid w:val="00913463"/>
    <w:rsid w:val="009136FD"/>
    <w:rsid w:val="00914DF8"/>
    <w:rsid w:val="00916036"/>
    <w:rsid w:val="009165CB"/>
    <w:rsid w:val="009166B6"/>
    <w:rsid w:val="009169AD"/>
    <w:rsid w:val="00916F5E"/>
    <w:rsid w:val="00917C18"/>
    <w:rsid w:val="00920D55"/>
    <w:rsid w:val="00921C61"/>
    <w:rsid w:val="00921F01"/>
    <w:rsid w:val="009220CC"/>
    <w:rsid w:val="0092255F"/>
    <w:rsid w:val="009232F9"/>
    <w:rsid w:val="009237F1"/>
    <w:rsid w:val="00923EF4"/>
    <w:rsid w:val="00924523"/>
    <w:rsid w:val="00924560"/>
    <w:rsid w:val="0092565D"/>
    <w:rsid w:val="009259A4"/>
    <w:rsid w:val="00927179"/>
    <w:rsid w:val="009272C1"/>
    <w:rsid w:val="00927B31"/>
    <w:rsid w:val="00927D64"/>
    <w:rsid w:val="00930E03"/>
    <w:rsid w:val="0093160D"/>
    <w:rsid w:val="00931ADE"/>
    <w:rsid w:val="00932DF7"/>
    <w:rsid w:val="009344ED"/>
    <w:rsid w:val="00935C96"/>
    <w:rsid w:val="00936D97"/>
    <w:rsid w:val="0093772B"/>
    <w:rsid w:val="0094016B"/>
    <w:rsid w:val="00940AD0"/>
    <w:rsid w:val="00940C0E"/>
    <w:rsid w:val="00940C24"/>
    <w:rsid w:val="00941217"/>
    <w:rsid w:val="009418D0"/>
    <w:rsid w:val="00941CCC"/>
    <w:rsid w:val="009442CF"/>
    <w:rsid w:val="009449D4"/>
    <w:rsid w:val="00944AA4"/>
    <w:rsid w:val="00944B4B"/>
    <w:rsid w:val="00945142"/>
    <w:rsid w:val="00945452"/>
    <w:rsid w:val="00945600"/>
    <w:rsid w:val="00945631"/>
    <w:rsid w:val="009462A3"/>
    <w:rsid w:val="00946655"/>
    <w:rsid w:val="00946756"/>
    <w:rsid w:val="00947FB4"/>
    <w:rsid w:val="00950215"/>
    <w:rsid w:val="009504E9"/>
    <w:rsid w:val="0095153C"/>
    <w:rsid w:val="00951D42"/>
    <w:rsid w:val="00954231"/>
    <w:rsid w:val="00954C0E"/>
    <w:rsid w:val="00955E93"/>
    <w:rsid w:val="00955EDC"/>
    <w:rsid w:val="00956826"/>
    <w:rsid w:val="00956D1B"/>
    <w:rsid w:val="00956D50"/>
    <w:rsid w:val="009573AF"/>
    <w:rsid w:val="00960592"/>
    <w:rsid w:val="00961C28"/>
    <w:rsid w:val="00961C67"/>
    <w:rsid w:val="00961E1C"/>
    <w:rsid w:val="00965406"/>
    <w:rsid w:val="00966D04"/>
    <w:rsid w:val="00966DB2"/>
    <w:rsid w:val="0096721C"/>
    <w:rsid w:val="0096750B"/>
    <w:rsid w:val="0097112A"/>
    <w:rsid w:val="00971BC3"/>
    <w:rsid w:val="009720AD"/>
    <w:rsid w:val="0097240F"/>
    <w:rsid w:val="00972675"/>
    <w:rsid w:val="00973344"/>
    <w:rsid w:val="00974E98"/>
    <w:rsid w:val="00975163"/>
    <w:rsid w:val="00975564"/>
    <w:rsid w:val="00976EF1"/>
    <w:rsid w:val="0097737C"/>
    <w:rsid w:val="00980099"/>
    <w:rsid w:val="009801FE"/>
    <w:rsid w:val="009821E0"/>
    <w:rsid w:val="00982723"/>
    <w:rsid w:val="00983C2C"/>
    <w:rsid w:val="00984321"/>
    <w:rsid w:val="009844D1"/>
    <w:rsid w:val="00984BD9"/>
    <w:rsid w:val="00984E0B"/>
    <w:rsid w:val="00985C88"/>
    <w:rsid w:val="00985D37"/>
    <w:rsid w:val="00990515"/>
    <w:rsid w:val="00992127"/>
    <w:rsid w:val="009921D2"/>
    <w:rsid w:val="009923B7"/>
    <w:rsid w:val="009928AF"/>
    <w:rsid w:val="00993E35"/>
    <w:rsid w:val="00994505"/>
    <w:rsid w:val="00994A14"/>
    <w:rsid w:val="00995057"/>
    <w:rsid w:val="0099522B"/>
    <w:rsid w:val="00995B3D"/>
    <w:rsid w:val="0099714F"/>
    <w:rsid w:val="009A0643"/>
    <w:rsid w:val="009A0754"/>
    <w:rsid w:val="009A0BA0"/>
    <w:rsid w:val="009A127A"/>
    <w:rsid w:val="009A13A4"/>
    <w:rsid w:val="009A1756"/>
    <w:rsid w:val="009A2C8A"/>
    <w:rsid w:val="009A3590"/>
    <w:rsid w:val="009A3EF0"/>
    <w:rsid w:val="009A44DA"/>
    <w:rsid w:val="009A48DB"/>
    <w:rsid w:val="009A4BAE"/>
    <w:rsid w:val="009A4EC8"/>
    <w:rsid w:val="009A5BA6"/>
    <w:rsid w:val="009A5BEE"/>
    <w:rsid w:val="009A5D39"/>
    <w:rsid w:val="009A6171"/>
    <w:rsid w:val="009A6BB6"/>
    <w:rsid w:val="009B0090"/>
    <w:rsid w:val="009B1B2B"/>
    <w:rsid w:val="009B228C"/>
    <w:rsid w:val="009B275A"/>
    <w:rsid w:val="009B326A"/>
    <w:rsid w:val="009B3DC1"/>
    <w:rsid w:val="009B48B1"/>
    <w:rsid w:val="009B56A5"/>
    <w:rsid w:val="009B5748"/>
    <w:rsid w:val="009B59C9"/>
    <w:rsid w:val="009B5F48"/>
    <w:rsid w:val="009B7094"/>
    <w:rsid w:val="009B766F"/>
    <w:rsid w:val="009C0EB0"/>
    <w:rsid w:val="009C37D6"/>
    <w:rsid w:val="009C3B48"/>
    <w:rsid w:val="009C5378"/>
    <w:rsid w:val="009C5EAE"/>
    <w:rsid w:val="009C67F9"/>
    <w:rsid w:val="009C6F1C"/>
    <w:rsid w:val="009C7178"/>
    <w:rsid w:val="009C73EF"/>
    <w:rsid w:val="009D074B"/>
    <w:rsid w:val="009D0A4A"/>
    <w:rsid w:val="009D13BE"/>
    <w:rsid w:val="009D16A1"/>
    <w:rsid w:val="009D29A7"/>
    <w:rsid w:val="009D38DF"/>
    <w:rsid w:val="009D46C0"/>
    <w:rsid w:val="009D6CCF"/>
    <w:rsid w:val="009D6E12"/>
    <w:rsid w:val="009E2749"/>
    <w:rsid w:val="009E2772"/>
    <w:rsid w:val="009E33D8"/>
    <w:rsid w:val="009E3860"/>
    <w:rsid w:val="009E4788"/>
    <w:rsid w:val="009E560D"/>
    <w:rsid w:val="009E5815"/>
    <w:rsid w:val="009E5A13"/>
    <w:rsid w:val="009F0D29"/>
    <w:rsid w:val="009F0F80"/>
    <w:rsid w:val="009F2124"/>
    <w:rsid w:val="009F22F9"/>
    <w:rsid w:val="009F5012"/>
    <w:rsid w:val="009F5DE5"/>
    <w:rsid w:val="009F60C0"/>
    <w:rsid w:val="009F73C8"/>
    <w:rsid w:val="009F78DA"/>
    <w:rsid w:val="00A00906"/>
    <w:rsid w:val="00A00B59"/>
    <w:rsid w:val="00A00BCD"/>
    <w:rsid w:val="00A011F3"/>
    <w:rsid w:val="00A01432"/>
    <w:rsid w:val="00A01845"/>
    <w:rsid w:val="00A019D7"/>
    <w:rsid w:val="00A01A19"/>
    <w:rsid w:val="00A01DAD"/>
    <w:rsid w:val="00A02366"/>
    <w:rsid w:val="00A02708"/>
    <w:rsid w:val="00A0306F"/>
    <w:rsid w:val="00A03331"/>
    <w:rsid w:val="00A0394D"/>
    <w:rsid w:val="00A0431C"/>
    <w:rsid w:val="00A059F3"/>
    <w:rsid w:val="00A05E0F"/>
    <w:rsid w:val="00A05F79"/>
    <w:rsid w:val="00A07330"/>
    <w:rsid w:val="00A100C9"/>
    <w:rsid w:val="00A1262A"/>
    <w:rsid w:val="00A13256"/>
    <w:rsid w:val="00A138E2"/>
    <w:rsid w:val="00A14B6F"/>
    <w:rsid w:val="00A14D3B"/>
    <w:rsid w:val="00A14E23"/>
    <w:rsid w:val="00A14F62"/>
    <w:rsid w:val="00A15AF0"/>
    <w:rsid w:val="00A15D20"/>
    <w:rsid w:val="00A15DF5"/>
    <w:rsid w:val="00A16C5F"/>
    <w:rsid w:val="00A17114"/>
    <w:rsid w:val="00A171A7"/>
    <w:rsid w:val="00A174D8"/>
    <w:rsid w:val="00A1779F"/>
    <w:rsid w:val="00A21311"/>
    <w:rsid w:val="00A23CFD"/>
    <w:rsid w:val="00A24573"/>
    <w:rsid w:val="00A26284"/>
    <w:rsid w:val="00A2772C"/>
    <w:rsid w:val="00A277DA"/>
    <w:rsid w:val="00A27EAD"/>
    <w:rsid w:val="00A30AC3"/>
    <w:rsid w:val="00A30FDB"/>
    <w:rsid w:val="00A312F1"/>
    <w:rsid w:val="00A32507"/>
    <w:rsid w:val="00A32AFC"/>
    <w:rsid w:val="00A337BA"/>
    <w:rsid w:val="00A3453D"/>
    <w:rsid w:val="00A34593"/>
    <w:rsid w:val="00A351F4"/>
    <w:rsid w:val="00A35312"/>
    <w:rsid w:val="00A35335"/>
    <w:rsid w:val="00A36522"/>
    <w:rsid w:val="00A3691B"/>
    <w:rsid w:val="00A37CFE"/>
    <w:rsid w:val="00A37DC3"/>
    <w:rsid w:val="00A40192"/>
    <w:rsid w:val="00A405DC"/>
    <w:rsid w:val="00A41F77"/>
    <w:rsid w:val="00A4306D"/>
    <w:rsid w:val="00A431A8"/>
    <w:rsid w:val="00A43B35"/>
    <w:rsid w:val="00A43B98"/>
    <w:rsid w:val="00A43D0D"/>
    <w:rsid w:val="00A46B00"/>
    <w:rsid w:val="00A472B7"/>
    <w:rsid w:val="00A473CD"/>
    <w:rsid w:val="00A47AAC"/>
    <w:rsid w:val="00A50761"/>
    <w:rsid w:val="00A51499"/>
    <w:rsid w:val="00A51633"/>
    <w:rsid w:val="00A51825"/>
    <w:rsid w:val="00A51D6E"/>
    <w:rsid w:val="00A52B0D"/>
    <w:rsid w:val="00A52F77"/>
    <w:rsid w:val="00A54AE6"/>
    <w:rsid w:val="00A54FA2"/>
    <w:rsid w:val="00A5545F"/>
    <w:rsid w:val="00A55E8F"/>
    <w:rsid w:val="00A56BE7"/>
    <w:rsid w:val="00A572B2"/>
    <w:rsid w:val="00A57398"/>
    <w:rsid w:val="00A57630"/>
    <w:rsid w:val="00A5774D"/>
    <w:rsid w:val="00A60D59"/>
    <w:rsid w:val="00A634BD"/>
    <w:rsid w:val="00A643CA"/>
    <w:rsid w:val="00A66630"/>
    <w:rsid w:val="00A6717D"/>
    <w:rsid w:val="00A677A5"/>
    <w:rsid w:val="00A67831"/>
    <w:rsid w:val="00A70192"/>
    <w:rsid w:val="00A702E5"/>
    <w:rsid w:val="00A7098F"/>
    <w:rsid w:val="00A76DB3"/>
    <w:rsid w:val="00A76E9F"/>
    <w:rsid w:val="00A77B10"/>
    <w:rsid w:val="00A77D7D"/>
    <w:rsid w:val="00A81A34"/>
    <w:rsid w:val="00A825C1"/>
    <w:rsid w:val="00A840CD"/>
    <w:rsid w:val="00A840DF"/>
    <w:rsid w:val="00A85013"/>
    <w:rsid w:val="00A8582C"/>
    <w:rsid w:val="00A85A4D"/>
    <w:rsid w:val="00A86811"/>
    <w:rsid w:val="00A86C55"/>
    <w:rsid w:val="00A877BF"/>
    <w:rsid w:val="00A901F7"/>
    <w:rsid w:val="00A908F2"/>
    <w:rsid w:val="00A90E6C"/>
    <w:rsid w:val="00A92AF2"/>
    <w:rsid w:val="00A92CBE"/>
    <w:rsid w:val="00A9302F"/>
    <w:rsid w:val="00A93B06"/>
    <w:rsid w:val="00A940FB"/>
    <w:rsid w:val="00A947C8"/>
    <w:rsid w:val="00A9729E"/>
    <w:rsid w:val="00A97489"/>
    <w:rsid w:val="00A97A68"/>
    <w:rsid w:val="00AA0045"/>
    <w:rsid w:val="00AA02B0"/>
    <w:rsid w:val="00AA1ABB"/>
    <w:rsid w:val="00AA1B02"/>
    <w:rsid w:val="00AA1E75"/>
    <w:rsid w:val="00AA3082"/>
    <w:rsid w:val="00AA3478"/>
    <w:rsid w:val="00AA359D"/>
    <w:rsid w:val="00AA3671"/>
    <w:rsid w:val="00AA3785"/>
    <w:rsid w:val="00AA4DE7"/>
    <w:rsid w:val="00AA4F78"/>
    <w:rsid w:val="00AA558A"/>
    <w:rsid w:val="00AA5BFA"/>
    <w:rsid w:val="00AA5CAB"/>
    <w:rsid w:val="00AA68F7"/>
    <w:rsid w:val="00AA6AA3"/>
    <w:rsid w:val="00AA7001"/>
    <w:rsid w:val="00AA74A5"/>
    <w:rsid w:val="00AA7DF8"/>
    <w:rsid w:val="00AB14CA"/>
    <w:rsid w:val="00AB160B"/>
    <w:rsid w:val="00AB245D"/>
    <w:rsid w:val="00AB3A8C"/>
    <w:rsid w:val="00AB48BE"/>
    <w:rsid w:val="00AB64E4"/>
    <w:rsid w:val="00AB69BF"/>
    <w:rsid w:val="00AB7734"/>
    <w:rsid w:val="00AB7BD5"/>
    <w:rsid w:val="00AB7F6A"/>
    <w:rsid w:val="00AC07DD"/>
    <w:rsid w:val="00AC15A4"/>
    <w:rsid w:val="00AC1620"/>
    <w:rsid w:val="00AC16D6"/>
    <w:rsid w:val="00AC1CA6"/>
    <w:rsid w:val="00AC2113"/>
    <w:rsid w:val="00AC21C5"/>
    <w:rsid w:val="00AC438D"/>
    <w:rsid w:val="00AC4722"/>
    <w:rsid w:val="00AC4BB6"/>
    <w:rsid w:val="00AC4EC8"/>
    <w:rsid w:val="00AC4FEF"/>
    <w:rsid w:val="00AC5F17"/>
    <w:rsid w:val="00AC6AC9"/>
    <w:rsid w:val="00AC733F"/>
    <w:rsid w:val="00AC78D8"/>
    <w:rsid w:val="00AC7BE8"/>
    <w:rsid w:val="00AD0745"/>
    <w:rsid w:val="00AD08F9"/>
    <w:rsid w:val="00AD0CCD"/>
    <w:rsid w:val="00AD0CD5"/>
    <w:rsid w:val="00AD2421"/>
    <w:rsid w:val="00AD277F"/>
    <w:rsid w:val="00AD3607"/>
    <w:rsid w:val="00AD48C3"/>
    <w:rsid w:val="00AD48D8"/>
    <w:rsid w:val="00AD54C7"/>
    <w:rsid w:val="00AD641E"/>
    <w:rsid w:val="00AD78D8"/>
    <w:rsid w:val="00AD7DE7"/>
    <w:rsid w:val="00AD7E18"/>
    <w:rsid w:val="00AE0602"/>
    <w:rsid w:val="00AE1D07"/>
    <w:rsid w:val="00AE2446"/>
    <w:rsid w:val="00AE2C39"/>
    <w:rsid w:val="00AE347E"/>
    <w:rsid w:val="00AE4157"/>
    <w:rsid w:val="00AE4395"/>
    <w:rsid w:val="00AE4751"/>
    <w:rsid w:val="00AE47E3"/>
    <w:rsid w:val="00AE4BCE"/>
    <w:rsid w:val="00AE6112"/>
    <w:rsid w:val="00AE6A4C"/>
    <w:rsid w:val="00AE6C7C"/>
    <w:rsid w:val="00AE7AD9"/>
    <w:rsid w:val="00AE7B2E"/>
    <w:rsid w:val="00AE7CE0"/>
    <w:rsid w:val="00AF0080"/>
    <w:rsid w:val="00AF0224"/>
    <w:rsid w:val="00AF0667"/>
    <w:rsid w:val="00AF0956"/>
    <w:rsid w:val="00AF123B"/>
    <w:rsid w:val="00AF175A"/>
    <w:rsid w:val="00AF18BF"/>
    <w:rsid w:val="00AF2647"/>
    <w:rsid w:val="00AF2752"/>
    <w:rsid w:val="00AF29AB"/>
    <w:rsid w:val="00AF317B"/>
    <w:rsid w:val="00AF438F"/>
    <w:rsid w:val="00AF475B"/>
    <w:rsid w:val="00AF52F8"/>
    <w:rsid w:val="00AF5303"/>
    <w:rsid w:val="00AF539B"/>
    <w:rsid w:val="00AF557B"/>
    <w:rsid w:val="00AF5B4F"/>
    <w:rsid w:val="00AF627B"/>
    <w:rsid w:val="00AF650F"/>
    <w:rsid w:val="00B00812"/>
    <w:rsid w:val="00B00969"/>
    <w:rsid w:val="00B00B6D"/>
    <w:rsid w:val="00B01D48"/>
    <w:rsid w:val="00B0286F"/>
    <w:rsid w:val="00B02F41"/>
    <w:rsid w:val="00B02F9D"/>
    <w:rsid w:val="00B03201"/>
    <w:rsid w:val="00B03A18"/>
    <w:rsid w:val="00B04A38"/>
    <w:rsid w:val="00B056D9"/>
    <w:rsid w:val="00B06A77"/>
    <w:rsid w:val="00B06A8D"/>
    <w:rsid w:val="00B07FA6"/>
    <w:rsid w:val="00B10251"/>
    <w:rsid w:val="00B10381"/>
    <w:rsid w:val="00B10B4E"/>
    <w:rsid w:val="00B1121E"/>
    <w:rsid w:val="00B11713"/>
    <w:rsid w:val="00B12942"/>
    <w:rsid w:val="00B12DB7"/>
    <w:rsid w:val="00B12ED4"/>
    <w:rsid w:val="00B130DB"/>
    <w:rsid w:val="00B1408A"/>
    <w:rsid w:val="00B1483E"/>
    <w:rsid w:val="00B14CCF"/>
    <w:rsid w:val="00B15A13"/>
    <w:rsid w:val="00B166F2"/>
    <w:rsid w:val="00B16BD7"/>
    <w:rsid w:val="00B1726C"/>
    <w:rsid w:val="00B172EB"/>
    <w:rsid w:val="00B1767F"/>
    <w:rsid w:val="00B1777C"/>
    <w:rsid w:val="00B20393"/>
    <w:rsid w:val="00B20922"/>
    <w:rsid w:val="00B20D40"/>
    <w:rsid w:val="00B20E4B"/>
    <w:rsid w:val="00B21F7C"/>
    <w:rsid w:val="00B22780"/>
    <w:rsid w:val="00B227EB"/>
    <w:rsid w:val="00B22C90"/>
    <w:rsid w:val="00B22CDC"/>
    <w:rsid w:val="00B240CE"/>
    <w:rsid w:val="00B249B2"/>
    <w:rsid w:val="00B24BDD"/>
    <w:rsid w:val="00B24CE3"/>
    <w:rsid w:val="00B25821"/>
    <w:rsid w:val="00B25C41"/>
    <w:rsid w:val="00B27AB8"/>
    <w:rsid w:val="00B304D7"/>
    <w:rsid w:val="00B30A9E"/>
    <w:rsid w:val="00B31296"/>
    <w:rsid w:val="00B322C5"/>
    <w:rsid w:val="00B323B6"/>
    <w:rsid w:val="00B324F0"/>
    <w:rsid w:val="00B327BD"/>
    <w:rsid w:val="00B33730"/>
    <w:rsid w:val="00B33A86"/>
    <w:rsid w:val="00B3429B"/>
    <w:rsid w:val="00B352EB"/>
    <w:rsid w:val="00B36295"/>
    <w:rsid w:val="00B364E5"/>
    <w:rsid w:val="00B40AC6"/>
    <w:rsid w:val="00B4317F"/>
    <w:rsid w:val="00B43237"/>
    <w:rsid w:val="00B4332C"/>
    <w:rsid w:val="00B43D81"/>
    <w:rsid w:val="00B43EC0"/>
    <w:rsid w:val="00B44974"/>
    <w:rsid w:val="00B44F8B"/>
    <w:rsid w:val="00B450C4"/>
    <w:rsid w:val="00B45E9C"/>
    <w:rsid w:val="00B503B2"/>
    <w:rsid w:val="00B505A3"/>
    <w:rsid w:val="00B51B86"/>
    <w:rsid w:val="00B51FE0"/>
    <w:rsid w:val="00B52E7B"/>
    <w:rsid w:val="00B53641"/>
    <w:rsid w:val="00B53977"/>
    <w:rsid w:val="00B539C1"/>
    <w:rsid w:val="00B54B88"/>
    <w:rsid w:val="00B555E5"/>
    <w:rsid w:val="00B55810"/>
    <w:rsid w:val="00B575ED"/>
    <w:rsid w:val="00B6004C"/>
    <w:rsid w:val="00B61E38"/>
    <w:rsid w:val="00B62128"/>
    <w:rsid w:val="00B63024"/>
    <w:rsid w:val="00B632B5"/>
    <w:rsid w:val="00B633D5"/>
    <w:rsid w:val="00B638F0"/>
    <w:rsid w:val="00B64372"/>
    <w:rsid w:val="00B6470D"/>
    <w:rsid w:val="00B66198"/>
    <w:rsid w:val="00B663D9"/>
    <w:rsid w:val="00B67002"/>
    <w:rsid w:val="00B6746E"/>
    <w:rsid w:val="00B6783A"/>
    <w:rsid w:val="00B67BFF"/>
    <w:rsid w:val="00B70242"/>
    <w:rsid w:val="00B70C73"/>
    <w:rsid w:val="00B71512"/>
    <w:rsid w:val="00B71905"/>
    <w:rsid w:val="00B72420"/>
    <w:rsid w:val="00B72D22"/>
    <w:rsid w:val="00B72ED5"/>
    <w:rsid w:val="00B73948"/>
    <w:rsid w:val="00B74297"/>
    <w:rsid w:val="00B74A7B"/>
    <w:rsid w:val="00B7544B"/>
    <w:rsid w:val="00B757DD"/>
    <w:rsid w:val="00B762AE"/>
    <w:rsid w:val="00B7631D"/>
    <w:rsid w:val="00B76C1E"/>
    <w:rsid w:val="00B76E71"/>
    <w:rsid w:val="00B76FF5"/>
    <w:rsid w:val="00B77030"/>
    <w:rsid w:val="00B77AA4"/>
    <w:rsid w:val="00B77B46"/>
    <w:rsid w:val="00B8013B"/>
    <w:rsid w:val="00B82FF5"/>
    <w:rsid w:val="00B83704"/>
    <w:rsid w:val="00B83C34"/>
    <w:rsid w:val="00B83E41"/>
    <w:rsid w:val="00B86295"/>
    <w:rsid w:val="00B87FDB"/>
    <w:rsid w:val="00B9072A"/>
    <w:rsid w:val="00B90CA9"/>
    <w:rsid w:val="00B93C01"/>
    <w:rsid w:val="00B93D13"/>
    <w:rsid w:val="00B94022"/>
    <w:rsid w:val="00B94362"/>
    <w:rsid w:val="00B949AD"/>
    <w:rsid w:val="00B953D4"/>
    <w:rsid w:val="00B95BC1"/>
    <w:rsid w:val="00B967D4"/>
    <w:rsid w:val="00B96AFA"/>
    <w:rsid w:val="00B97817"/>
    <w:rsid w:val="00BA1015"/>
    <w:rsid w:val="00BA1089"/>
    <w:rsid w:val="00BA18B5"/>
    <w:rsid w:val="00BA1B19"/>
    <w:rsid w:val="00BA1BED"/>
    <w:rsid w:val="00BA2198"/>
    <w:rsid w:val="00BA21D0"/>
    <w:rsid w:val="00BA2759"/>
    <w:rsid w:val="00BA2981"/>
    <w:rsid w:val="00BA3940"/>
    <w:rsid w:val="00BA4D27"/>
    <w:rsid w:val="00BA4FA5"/>
    <w:rsid w:val="00BA572D"/>
    <w:rsid w:val="00BA5EDD"/>
    <w:rsid w:val="00BA6401"/>
    <w:rsid w:val="00BA7B28"/>
    <w:rsid w:val="00BB02F2"/>
    <w:rsid w:val="00BB0B98"/>
    <w:rsid w:val="00BB0E3F"/>
    <w:rsid w:val="00BB0EBA"/>
    <w:rsid w:val="00BB1156"/>
    <w:rsid w:val="00BB1CD3"/>
    <w:rsid w:val="00BB2052"/>
    <w:rsid w:val="00BB2848"/>
    <w:rsid w:val="00BB3037"/>
    <w:rsid w:val="00BB34A2"/>
    <w:rsid w:val="00BB3CE4"/>
    <w:rsid w:val="00BB416A"/>
    <w:rsid w:val="00BB444B"/>
    <w:rsid w:val="00BB47FE"/>
    <w:rsid w:val="00BB48CC"/>
    <w:rsid w:val="00BB6DF5"/>
    <w:rsid w:val="00BB764E"/>
    <w:rsid w:val="00BB7782"/>
    <w:rsid w:val="00BB7D10"/>
    <w:rsid w:val="00BC0B81"/>
    <w:rsid w:val="00BC0E1B"/>
    <w:rsid w:val="00BC1883"/>
    <w:rsid w:val="00BC33AD"/>
    <w:rsid w:val="00BC466E"/>
    <w:rsid w:val="00BC5A52"/>
    <w:rsid w:val="00BC5D51"/>
    <w:rsid w:val="00BD0660"/>
    <w:rsid w:val="00BD06A7"/>
    <w:rsid w:val="00BD09C1"/>
    <w:rsid w:val="00BD1201"/>
    <w:rsid w:val="00BD1AAC"/>
    <w:rsid w:val="00BD25A1"/>
    <w:rsid w:val="00BD2CC2"/>
    <w:rsid w:val="00BD33CE"/>
    <w:rsid w:val="00BD358F"/>
    <w:rsid w:val="00BD3AC1"/>
    <w:rsid w:val="00BD3D01"/>
    <w:rsid w:val="00BD4B02"/>
    <w:rsid w:val="00BD53A5"/>
    <w:rsid w:val="00BD5C55"/>
    <w:rsid w:val="00BD6A63"/>
    <w:rsid w:val="00BD78A0"/>
    <w:rsid w:val="00BE04FE"/>
    <w:rsid w:val="00BE0BA5"/>
    <w:rsid w:val="00BE0E18"/>
    <w:rsid w:val="00BE1E91"/>
    <w:rsid w:val="00BE28C5"/>
    <w:rsid w:val="00BE368B"/>
    <w:rsid w:val="00BE41CC"/>
    <w:rsid w:val="00BE4E55"/>
    <w:rsid w:val="00BE4F3E"/>
    <w:rsid w:val="00BE5E7B"/>
    <w:rsid w:val="00BE6641"/>
    <w:rsid w:val="00BE6C10"/>
    <w:rsid w:val="00BE6C62"/>
    <w:rsid w:val="00BE70B3"/>
    <w:rsid w:val="00BF04DA"/>
    <w:rsid w:val="00BF0A46"/>
    <w:rsid w:val="00BF0AFC"/>
    <w:rsid w:val="00BF1260"/>
    <w:rsid w:val="00BF1E7D"/>
    <w:rsid w:val="00BF25F9"/>
    <w:rsid w:val="00BF2DF7"/>
    <w:rsid w:val="00BF39B7"/>
    <w:rsid w:val="00BF3B2E"/>
    <w:rsid w:val="00BF410C"/>
    <w:rsid w:val="00BF69F0"/>
    <w:rsid w:val="00BF6DAB"/>
    <w:rsid w:val="00BF70BE"/>
    <w:rsid w:val="00C00611"/>
    <w:rsid w:val="00C012B3"/>
    <w:rsid w:val="00C01426"/>
    <w:rsid w:val="00C01DD3"/>
    <w:rsid w:val="00C0297A"/>
    <w:rsid w:val="00C03E1B"/>
    <w:rsid w:val="00C102C9"/>
    <w:rsid w:val="00C10785"/>
    <w:rsid w:val="00C10F9E"/>
    <w:rsid w:val="00C10F9F"/>
    <w:rsid w:val="00C12367"/>
    <w:rsid w:val="00C12E4F"/>
    <w:rsid w:val="00C13961"/>
    <w:rsid w:val="00C13E8D"/>
    <w:rsid w:val="00C151FB"/>
    <w:rsid w:val="00C15426"/>
    <w:rsid w:val="00C15855"/>
    <w:rsid w:val="00C1661A"/>
    <w:rsid w:val="00C16B38"/>
    <w:rsid w:val="00C17B4B"/>
    <w:rsid w:val="00C17D49"/>
    <w:rsid w:val="00C205D2"/>
    <w:rsid w:val="00C2073E"/>
    <w:rsid w:val="00C209C5"/>
    <w:rsid w:val="00C21259"/>
    <w:rsid w:val="00C22576"/>
    <w:rsid w:val="00C22677"/>
    <w:rsid w:val="00C22CA2"/>
    <w:rsid w:val="00C24279"/>
    <w:rsid w:val="00C245E7"/>
    <w:rsid w:val="00C252F5"/>
    <w:rsid w:val="00C25D08"/>
    <w:rsid w:val="00C2717A"/>
    <w:rsid w:val="00C2785D"/>
    <w:rsid w:val="00C307F9"/>
    <w:rsid w:val="00C30CE2"/>
    <w:rsid w:val="00C31188"/>
    <w:rsid w:val="00C31571"/>
    <w:rsid w:val="00C326DD"/>
    <w:rsid w:val="00C32A52"/>
    <w:rsid w:val="00C32E22"/>
    <w:rsid w:val="00C34202"/>
    <w:rsid w:val="00C35AB8"/>
    <w:rsid w:val="00C35BC9"/>
    <w:rsid w:val="00C360B0"/>
    <w:rsid w:val="00C379E9"/>
    <w:rsid w:val="00C37AE4"/>
    <w:rsid w:val="00C37B73"/>
    <w:rsid w:val="00C415AD"/>
    <w:rsid w:val="00C41E5A"/>
    <w:rsid w:val="00C42D33"/>
    <w:rsid w:val="00C4332F"/>
    <w:rsid w:val="00C43BEC"/>
    <w:rsid w:val="00C43E72"/>
    <w:rsid w:val="00C44678"/>
    <w:rsid w:val="00C4477A"/>
    <w:rsid w:val="00C44E67"/>
    <w:rsid w:val="00C45DD9"/>
    <w:rsid w:val="00C46D39"/>
    <w:rsid w:val="00C4757B"/>
    <w:rsid w:val="00C4765B"/>
    <w:rsid w:val="00C47E9B"/>
    <w:rsid w:val="00C47FEE"/>
    <w:rsid w:val="00C519D7"/>
    <w:rsid w:val="00C5218C"/>
    <w:rsid w:val="00C5258B"/>
    <w:rsid w:val="00C53C56"/>
    <w:rsid w:val="00C5418B"/>
    <w:rsid w:val="00C55497"/>
    <w:rsid w:val="00C55FA3"/>
    <w:rsid w:val="00C56C6C"/>
    <w:rsid w:val="00C574A9"/>
    <w:rsid w:val="00C574FD"/>
    <w:rsid w:val="00C600D5"/>
    <w:rsid w:val="00C60D59"/>
    <w:rsid w:val="00C62300"/>
    <w:rsid w:val="00C62E20"/>
    <w:rsid w:val="00C630B3"/>
    <w:rsid w:val="00C64078"/>
    <w:rsid w:val="00C646B7"/>
    <w:rsid w:val="00C6478F"/>
    <w:rsid w:val="00C64C09"/>
    <w:rsid w:val="00C652B8"/>
    <w:rsid w:val="00C65435"/>
    <w:rsid w:val="00C6545E"/>
    <w:rsid w:val="00C65A6D"/>
    <w:rsid w:val="00C65E5D"/>
    <w:rsid w:val="00C66544"/>
    <w:rsid w:val="00C672A0"/>
    <w:rsid w:val="00C674BC"/>
    <w:rsid w:val="00C6770F"/>
    <w:rsid w:val="00C70594"/>
    <w:rsid w:val="00C7150E"/>
    <w:rsid w:val="00C72460"/>
    <w:rsid w:val="00C727FF"/>
    <w:rsid w:val="00C73037"/>
    <w:rsid w:val="00C73441"/>
    <w:rsid w:val="00C73844"/>
    <w:rsid w:val="00C74867"/>
    <w:rsid w:val="00C74E16"/>
    <w:rsid w:val="00C7553F"/>
    <w:rsid w:val="00C75812"/>
    <w:rsid w:val="00C760FA"/>
    <w:rsid w:val="00C76292"/>
    <w:rsid w:val="00C76451"/>
    <w:rsid w:val="00C7698A"/>
    <w:rsid w:val="00C77113"/>
    <w:rsid w:val="00C77235"/>
    <w:rsid w:val="00C77A2D"/>
    <w:rsid w:val="00C77CCE"/>
    <w:rsid w:val="00C77E6B"/>
    <w:rsid w:val="00C8687C"/>
    <w:rsid w:val="00C86AF0"/>
    <w:rsid w:val="00C871C5"/>
    <w:rsid w:val="00C871F3"/>
    <w:rsid w:val="00C901FA"/>
    <w:rsid w:val="00C917BA"/>
    <w:rsid w:val="00C91D45"/>
    <w:rsid w:val="00C92007"/>
    <w:rsid w:val="00C92709"/>
    <w:rsid w:val="00C929E5"/>
    <w:rsid w:val="00C932DF"/>
    <w:rsid w:val="00C94DC6"/>
    <w:rsid w:val="00C95192"/>
    <w:rsid w:val="00C95449"/>
    <w:rsid w:val="00C95457"/>
    <w:rsid w:val="00C9560A"/>
    <w:rsid w:val="00C9644C"/>
    <w:rsid w:val="00C965D0"/>
    <w:rsid w:val="00C96811"/>
    <w:rsid w:val="00C96B14"/>
    <w:rsid w:val="00C96DCD"/>
    <w:rsid w:val="00C972D9"/>
    <w:rsid w:val="00C977AD"/>
    <w:rsid w:val="00C97869"/>
    <w:rsid w:val="00CA10AE"/>
    <w:rsid w:val="00CA1A9F"/>
    <w:rsid w:val="00CA1C71"/>
    <w:rsid w:val="00CA1DC3"/>
    <w:rsid w:val="00CA26EB"/>
    <w:rsid w:val="00CA2906"/>
    <w:rsid w:val="00CA2BE0"/>
    <w:rsid w:val="00CA30C0"/>
    <w:rsid w:val="00CA37B6"/>
    <w:rsid w:val="00CA3FFE"/>
    <w:rsid w:val="00CA46B6"/>
    <w:rsid w:val="00CA51DC"/>
    <w:rsid w:val="00CA591D"/>
    <w:rsid w:val="00CA6862"/>
    <w:rsid w:val="00CA6B83"/>
    <w:rsid w:val="00CA7ED0"/>
    <w:rsid w:val="00CB0289"/>
    <w:rsid w:val="00CB1769"/>
    <w:rsid w:val="00CB19AB"/>
    <w:rsid w:val="00CB1BB2"/>
    <w:rsid w:val="00CB1E14"/>
    <w:rsid w:val="00CB2A3A"/>
    <w:rsid w:val="00CB2AF9"/>
    <w:rsid w:val="00CB2CE2"/>
    <w:rsid w:val="00CB3339"/>
    <w:rsid w:val="00CB60B7"/>
    <w:rsid w:val="00CC004D"/>
    <w:rsid w:val="00CC0514"/>
    <w:rsid w:val="00CC0E07"/>
    <w:rsid w:val="00CC204B"/>
    <w:rsid w:val="00CC2205"/>
    <w:rsid w:val="00CC2AC0"/>
    <w:rsid w:val="00CC3DC4"/>
    <w:rsid w:val="00CC3E1F"/>
    <w:rsid w:val="00CC3FB2"/>
    <w:rsid w:val="00CC4EFD"/>
    <w:rsid w:val="00CC5D42"/>
    <w:rsid w:val="00CC71DB"/>
    <w:rsid w:val="00CC766C"/>
    <w:rsid w:val="00CC792A"/>
    <w:rsid w:val="00CD0345"/>
    <w:rsid w:val="00CD1193"/>
    <w:rsid w:val="00CD233E"/>
    <w:rsid w:val="00CD2AAA"/>
    <w:rsid w:val="00CD2D10"/>
    <w:rsid w:val="00CD3764"/>
    <w:rsid w:val="00CD3C0B"/>
    <w:rsid w:val="00CD53AB"/>
    <w:rsid w:val="00CD5ADF"/>
    <w:rsid w:val="00CD64F7"/>
    <w:rsid w:val="00CD6581"/>
    <w:rsid w:val="00CD6706"/>
    <w:rsid w:val="00CD7550"/>
    <w:rsid w:val="00CD76ED"/>
    <w:rsid w:val="00CD7B5C"/>
    <w:rsid w:val="00CE02B9"/>
    <w:rsid w:val="00CE0559"/>
    <w:rsid w:val="00CE0854"/>
    <w:rsid w:val="00CE0900"/>
    <w:rsid w:val="00CE12B8"/>
    <w:rsid w:val="00CE1B20"/>
    <w:rsid w:val="00CE2888"/>
    <w:rsid w:val="00CE2AB3"/>
    <w:rsid w:val="00CE2DFB"/>
    <w:rsid w:val="00CE3D64"/>
    <w:rsid w:val="00CE3E46"/>
    <w:rsid w:val="00CE4B1C"/>
    <w:rsid w:val="00CE59F9"/>
    <w:rsid w:val="00CE5DDC"/>
    <w:rsid w:val="00CE5F76"/>
    <w:rsid w:val="00CE63EB"/>
    <w:rsid w:val="00CE680D"/>
    <w:rsid w:val="00CE7C00"/>
    <w:rsid w:val="00CE7CE9"/>
    <w:rsid w:val="00CF05EA"/>
    <w:rsid w:val="00CF10FA"/>
    <w:rsid w:val="00CF1B2B"/>
    <w:rsid w:val="00CF1B6E"/>
    <w:rsid w:val="00CF1C92"/>
    <w:rsid w:val="00CF1F5A"/>
    <w:rsid w:val="00CF263A"/>
    <w:rsid w:val="00CF288B"/>
    <w:rsid w:val="00CF3701"/>
    <w:rsid w:val="00CF3888"/>
    <w:rsid w:val="00CF388B"/>
    <w:rsid w:val="00CF3E8E"/>
    <w:rsid w:val="00CF498B"/>
    <w:rsid w:val="00CF6700"/>
    <w:rsid w:val="00D004E0"/>
    <w:rsid w:val="00D00A19"/>
    <w:rsid w:val="00D02842"/>
    <w:rsid w:val="00D036D5"/>
    <w:rsid w:val="00D03A8A"/>
    <w:rsid w:val="00D040D8"/>
    <w:rsid w:val="00D04C1F"/>
    <w:rsid w:val="00D057F4"/>
    <w:rsid w:val="00D05C9F"/>
    <w:rsid w:val="00D062E2"/>
    <w:rsid w:val="00D066E6"/>
    <w:rsid w:val="00D078A8"/>
    <w:rsid w:val="00D119BF"/>
    <w:rsid w:val="00D13C4A"/>
    <w:rsid w:val="00D13F17"/>
    <w:rsid w:val="00D14E1D"/>
    <w:rsid w:val="00D16874"/>
    <w:rsid w:val="00D16AED"/>
    <w:rsid w:val="00D1716E"/>
    <w:rsid w:val="00D17348"/>
    <w:rsid w:val="00D17B43"/>
    <w:rsid w:val="00D203AF"/>
    <w:rsid w:val="00D20E1C"/>
    <w:rsid w:val="00D222DE"/>
    <w:rsid w:val="00D2362B"/>
    <w:rsid w:val="00D24510"/>
    <w:rsid w:val="00D245A8"/>
    <w:rsid w:val="00D248F6"/>
    <w:rsid w:val="00D24C33"/>
    <w:rsid w:val="00D2605A"/>
    <w:rsid w:val="00D262DD"/>
    <w:rsid w:val="00D265FB"/>
    <w:rsid w:val="00D26E30"/>
    <w:rsid w:val="00D2704B"/>
    <w:rsid w:val="00D27140"/>
    <w:rsid w:val="00D27537"/>
    <w:rsid w:val="00D30FBA"/>
    <w:rsid w:val="00D323D4"/>
    <w:rsid w:val="00D32DCF"/>
    <w:rsid w:val="00D3347B"/>
    <w:rsid w:val="00D3383A"/>
    <w:rsid w:val="00D338E5"/>
    <w:rsid w:val="00D33B4D"/>
    <w:rsid w:val="00D34330"/>
    <w:rsid w:val="00D3441F"/>
    <w:rsid w:val="00D34F38"/>
    <w:rsid w:val="00D351B3"/>
    <w:rsid w:val="00D35A42"/>
    <w:rsid w:val="00D35C37"/>
    <w:rsid w:val="00D35E8C"/>
    <w:rsid w:val="00D365A3"/>
    <w:rsid w:val="00D37A0B"/>
    <w:rsid w:val="00D4001A"/>
    <w:rsid w:val="00D41013"/>
    <w:rsid w:val="00D41B29"/>
    <w:rsid w:val="00D42C5F"/>
    <w:rsid w:val="00D430FB"/>
    <w:rsid w:val="00D43291"/>
    <w:rsid w:val="00D43962"/>
    <w:rsid w:val="00D43CB3"/>
    <w:rsid w:val="00D450E8"/>
    <w:rsid w:val="00D46602"/>
    <w:rsid w:val="00D4677A"/>
    <w:rsid w:val="00D46D0E"/>
    <w:rsid w:val="00D47634"/>
    <w:rsid w:val="00D47B14"/>
    <w:rsid w:val="00D50A5F"/>
    <w:rsid w:val="00D50F35"/>
    <w:rsid w:val="00D510B9"/>
    <w:rsid w:val="00D5228C"/>
    <w:rsid w:val="00D5243D"/>
    <w:rsid w:val="00D533B2"/>
    <w:rsid w:val="00D545C4"/>
    <w:rsid w:val="00D547DF"/>
    <w:rsid w:val="00D54CE4"/>
    <w:rsid w:val="00D559B8"/>
    <w:rsid w:val="00D55D88"/>
    <w:rsid w:val="00D565F3"/>
    <w:rsid w:val="00D56A84"/>
    <w:rsid w:val="00D57832"/>
    <w:rsid w:val="00D57DE5"/>
    <w:rsid w:val="00D603E1"/>
    <w:rsid w:val="00D60E7E"/>
    <w:rsid w:val="00D614EF"/>
    <w:rsid w:val="00D61DEA"/>
    <w:rsid w:val="00D625F4"/>
    <w:rsid w:val="00D6433A"/>
    <w:rsid w:val="00D64786"/>
    <w:rsid w:val="00D64C11"/>
    <w:rsid w:val="00D64DA2"/>
    <w:rsid w:val="00D64E29"/>
    <w:rsid w:val="00D658C3"/>
    <w:rsid w:val="00D65A34"/>
    <w:rsid w:val="00D65C59"/>
    <w:rsid w:val="00D66274"/>
    <w:rsid w:val="00D6720A"/>
    <w:rsid w:val="00D67329"/>
    <w:rsid w:val="00D67DF6"/>
    <w:rsid w:val="00D71878"/>
    <w:rsid w:val="00D71C78"/>
    <w:rsid w:val="00D72173"/>
    <w:rsid w:val="00D7371A"/>
    <w:rsid w:val="00D7391B"/>
    <w:rsid w:val="00D76393"/>
    <w:rsid w:val="00D76BF0"/>
    <w:rsid w:val="00D76F2F"/>
    <w:rsid w:val="00D77041"/>
    <w:rsid w:val="00D7742D"/>
    <w:rsid w:val="00D80011"/>
    <w:rsid w:val="00D805E9"/>
    <w:rsid w:val="00D81151"/>
    <w:rsid w:val="00D8219E"/>
    <w:rsid w:val="00D8248A"/>
    <w:rsid w:val="00D826D2"/>
    <w:rsid w:val="00D85BFD"/>
    <w:rsid w:val="00D86048"/>
    <w:rsid w:val="00D867BE"/>
    <w:rsid w:val="00D902EE"/>
    <w:rsid w:val="00D912EF"/>
    <w:rsid w:val="00D92797"/>
    <w:rsid w:val="00D9282E"/>
    <w:rsid w:val="00D929CF"/>
    <w:rsid w:val="00D92D2C"/>
    <w:rsid w:val="00D92D60"/>
    <w:rsid w:val="00D96D2F"/>
    <w:rsid w:val="00D97085"/>
    <w:rsid w:val="00D9751D"/>
    <w:rsid w:val="00D97A6F"/>
    <w:rsid w:val="00D97BBC"/>
    <w:rsid w:val="00D97D5D"/>
    <w:rsid w:val="00D97FB1"/>
    <w:rsid w:val="00DA14F3"/>
    <w:rsid w:val="00DA55F2"/>
    <w:rsid w:val="00DA78A9"/>
    <w:rsid w:val="00DB038C"/>
    <w:rsid w:val="00DB11F2"/>
    <w:rsid w:val="00DB174D"/>
    <w:rsid w:val="00DB20CF"/>
    <w:rsid w:val="00DB2FD1"/>
    <w:rsid w:val="00DB4616"/>
    <w:rsid w:val="00DB5DAC"/>
    <w:rsid w:val="00DB607E"/>
    <w:rsid w:val="00DB639E"/>
    <w:rsid w:val="00DB727B"/>
    <w:rsid w:val="00DC049D"/>
    <w:rsid w:val="00DC0858"/>
    <w:rsid w:val="00DC25F4"/>
    <w:rsid w:val="00DC2720"/>
    <w:rsid w:val="00DC2ED5"/>
    <w:rsid w:val="00DC3C65"/>
    <w:rsid w:val="00DC3F24"/>
    <w:rsid w:val="00DC42BC"/>
    <w:rsid w:val="00DC4FD6"/>
    <w:rsid w:val="00DC51F5"/>
    <w:rsid w:val="00DC5C8A"/>
    <w:rsid w:val="00DC63BD"/>
    <w:rsid w:val="00DC6FD4"/>
    <w:rsid w:val="00DC7703"/>
    <w:rsid w:val="00DD01B0"/>
    <w:rsid w:val="00DD10A3"/>
    <w:rsid w:val="00DD1DC2"/>
    <w:rsid w:val="00DD1E62"/>
    <w:rsid w:val="00DD2140"/>
    <w:rsid w:val="00DD2599"/>
    <w:rsid w:val="00DD390C"/>
    <w:rsid w:val="00DD3CEC"/>
    <w:rsid w:val="00DD3F03"/>
    <w:rsid w:val="00DD4201"/>
    <w:rsid w:val="00DD44B1"/>
    <w:rsid w:val="00DD4774"/>
    <w:rsid w:val="00DD4A00"/>
    <w:rsid w:val="00DD531E"/>
    <w:rsid w:val="00DD65EB"/>
    <w:rsid w:val="00DD66CB"/>
    <w:rsid w:val="00DD7F84"/>
    <w:rsid w:val="00DE0F70"/>
    <w:rsid w:val="00DE1022"/>
    <w:rsid w:val="00DE2390"/>
    <w:rsid w:val="00DE3CF0"/>
    <w:rsid w:val="00DE416B"/>
    <w:rsid w:val="00DE4C9C"/>
    <w:rsid w:val="00DE5A5D"/>
    <w:rsid w:val="00DE7655"/>
    <w:rsid w:val="00DF0A5C"/>
    <w:rsid w:val="00DF1426"/>
    <w:rsid w:val="00DF15E6"/>
    <w:rsid w:val="00DF1747"/>
    <w:rsid w:val="00DF3B2D"/>
    <w:rsid w:val="00DF4264"/>
    <w:rsid w:val="00DF42A3"/>
    <w:rsid w:val="00DF4AFC"/>
    <w:rsid w:val="00DF6A0A"/>
    <w:rsid w:val="00DF7D2F"/>
    <w:rsid w:val="00E008E3"/>
    <w:rsid w:val="00E00A9E"/>
    <w:rsid w:val="00E02303"/>
    <w:rsid w:val="00E03C8A"/>
    <w:rsid w:val="00E0424D"/>
    <w:rsid w:val="00E05EBC"/>
    <w:rsid w:val="00E063A4"/>
    <w:rsid w:val="00E068E4"/>
    <w:rsid w:val="00E075E3"/>
    <w:rsid w:val="00E07C69"/>
    <w:rsid w:val="00E103EF"/>
    <w:rsid w:val="00E1202E"/>
    <w:rsid w:val="00E128C2"/>
    <w:rsid w:val="00E139D8"/>
    <w:rsid w:val="00E14A2B"/>
    <w:rsid w:val="00E14CF8"/>
    <w:rsid w:val="00E14DB4"/>
    <w:rsid w:val="00E14E65"/>
    <w:rsid w:val="00E160A9"/>
    <w:rsid w:val="00E1783D"/>
    <w:rsid w:val="00E17B0F"/>
    <w:rsid w:val="00E21464"/>
    <w:rsid w:val="00E216B6"/>
    <w:rsid w:val="00E216C1"/>
    <w:rsid w:val="00E21ED8"/>
    <w:rsid w:val="00E225BF"/>
    <w:rsid w:val="00E22DC3"/>
    <w:rsid w:val="00E231A2"/>
    <w:rsid w:val="00E232D9"/>
    <w:rsid w:val="00E23579"/>
    <w:rsid w:val="00E252C5"/>
    <w:rsid w:val="00E2586C"/>
    <w:rsid w:val="00E25B70"/>
    <w:rsid w:val="00E26782"/>
    <w:rsid w:val="00E26B89"/>
    <w:rsid w:val="00E26BC5"/>
    <w:rsid w:val="00E26C7D"/>
    <w:rsid w:val="00E27236"/>
    <w:rsid w:val="00E27A1D"/>
    <w:rsid w:val="00E27B4F"/>
    <w:rsid w:val="00E308CA"/>
    <w:rsid w:val="00E30CF9"/>
    <w:rsid w:val="00E31839"/>
    <w:rsid w:val="00E322C8"/>
    <w:rsid w:val="00E329AF"/>
    <w:rsid w:val="00E3306B"/>
    <w:rsid w:val="00E33F39"/>
    <w:rsid w:val="00E345F1"/>
    <w:rsid w:val="00E3464B"/>
    <w:rsid w:val="00E349BE"/>
    <w:rsid w:val="00E35F87"/>
    <w:rsid w:val="00E36F1A"/>
    <w:rsid w:val="00E37719"/>
    <w:rsid w:val="00E37AAA"/>
    <w:rsid w:val="00E37C16"/>
    <w:rsid w:val="00E41940"/>
    <w:rsid w:val="00E42196"/>
    <w:rsid w:val="00E42C81"/>
    <w:rsid w:val="00E42F87"/>
    <w:rsid w:val="00E434F2"/>
    <w:rsid w:val="00E4414F"/>
    <w:rsid w:val="00E44D3D"/>
    <w:rsid w:val="00E44E99"/>
    <w:rsid w:val="00E457B7"/>
    <w:rsid w:val="00E457E1"/>
    <w:rsid w:val="00E473BB"/>
    <w:rsid w:val="00E504B9"/>
    <w:rsid w:val="00E50625"/>
    <w:rsid w:val="00E50C2A"/>
    <w:rsid w:val="00E511B3"/>
    <w:rsid w:val="00E521A7"/>
    <w:rsid w:val="00E52836"/>
    <w:rsid w:val="00E53126"/>
    <w:rsid w:val="00E54056"/>
    <w:rsid w:val="00E54329"/>
    <w:rsid w:val="00E55D23"/>
    <w:rsid w:val="00E55EC5"/>
    <w:rsid w:val="00E56E29"/>
    <w:rsid w:val="00E5707B"/>
    <w:rsid w:val="00E60722"/>
    <w:rsid w:val="00E619C8"/>
    <w:rsid w:val="00E622C1"/>
    <w:rsid w:val="00E626E2"/>
    <w:rsid w:val="00E62F38"/>
    <w:rsid w:val="00E63081"/>
    <w:rsid w:val="00E63B33"/>
    <w:rsid w:val="00E63B75"/>
    <w:rsid w:val="00E63F02"/>
    <w:rsid w:val="00E63F25"/>
    <w:rsid w:val="00E6414B"/>
    <w:rsid w:val="00E64558"/>
    <w:rsid w:val="00E64816"/>
    <w:rsid w:val="00E657D1"/>
    <w:rsid w:val="00E661D9"/>
    <w:rsid w:val="00E67314"/>
    <w:rsid w:val="00E674E0"/>
    <w:rsid w:val="00E67507"/>
    <w:rsid w:val="00E67A0F"/>
    <w:rsid w:val="00E70344"/>
    <w:rsid w:val="00E709F3"/>
    <w:rsid w:val="00E70FD4"/>
    <w:rsid w:val="00E714B9"/>
    <w:rsid w:val="00E715E4"/>
    <w:rsid w:val="00E71C58"/>
    <w:rsid w:val="00E733BB"/>
    <w:rsid w:val="00E73F64"/>
    <w:rsid w:val="00E74BC9"/>
    <w:rsid w:val="00E74D7A"/>
    <w:rsid w:val="00E7595B"/>
    <w:rsid w:val="00E76A5C"/>
    <w:rsid w:val="00E77221"/>
    <w:rsid w:val="00E77359"/>
    <w:rsid w:val="00E77991"/>
    <w:rsid w:val="00E779FD"/>
    <w:rsid w:val="00E80634"/>
    <w:rsid w:val="00E81A71"/>
    <w:rsid w:val="00E81B6B"/>
    <w:rsid w:val="00E82B90"/>
    <w:rsid w:val="00E82BB1"/>
    <w:rsid w:val="00E8369F"/>
    <w:rsid w:val="00E83958"/>
    <w:rsid w:val="00E83ABE"/>
    <w:rsid w:val="00E83BF1"/>
    <w:rsid w:val="00E843DD"/>
    <w:rsid w:val="00E847AB"/>
    <w:rsid w:val="00E8487E"/>
    <w:rsid w:val="00E84895"/>
    <w:rsid w:val="00E856B0"/>
    <w:rsid w:val="00E85E4C"/>
    <w:rsid w:val="00E8672D"/>
    <w:rsid w:val="00E8682C"/>
    <w:rsid w:val="00E86A19"/>
    <w:rsid w:val="00E87457"/>
    <w:rsid w:val="00E9127F"/>
    <w:rsid w:val="00E9128E"/>
    <w:rsid w:val="00E92027"/>
    <w:rsid w:val="00E92AA2"/>
    <w:rsid w:val="00E93DE9"/>
    <w:rsid w:val="00E9447E"/>
    <w:rsid w:val="00E9606E"/>
    <w:rsid w:val="00E96561"/>
    <w:rsid w:val="00E97414"/>
    <w:rsid w:val="00E97591"/>
    <w:rsid w:val="00E9775E"/>
    <w:rsid w:val="00E97E6E"/>
    <w:rsid w:val="00EA0F57"/>
    <w:rsid w:val="00EA1500"/>
    <w:rsid w:val="00EA22FA"/>
    <w:rsid w:val="00EA2794"/>
    <w:rsid w:val="00EA3BF6"/>
    <w:rsid w:val="00EA3DB9"/>
    <w:rsid w:val="00EA445C"/>
    <w:rsid w:val="00EA46EC"/>
    <w:rsid w:val="00EA5379"/>
    <w:rsid w:val="00EA58A7"/>
    <w:rsid w:val="00EA6796"/>
    <w:rsid w:val="00EB0A6E"/>
    <w:rsid w:val="00EB16E4"/>
    <w:rsid w:val="00EB271B"/>
    <w:rsid w:val="00EB3AD9"/>
    <w:rsid w:val="00EB41FB"/>
    <w:rsid w:val="00EB4273"/>
    <w:rsid w:val="00EB43BD"/>
    <w:rsid w:val="00EB49E7"/>
    <w:rsid w:val="00EB4A98"/>
    <w:rsid w:val="00EB4AE1"/>
    <w:rsid w:val="00EB502E"/>
    <w:rsid w:val="00EB5EF5"/>
    <w:rsid w:val="00EB6537"/>
    <w:rsid w:val="00EB6CB2"/>
    <w:rsid w:val="00EB6D14"/>
    <w:rsid w:val="00EB6D45"/>
    <w:rsid w:val="00EB7C14"/>
    <w:rsid w:val="00EB7ED1"/>
    <w:rsid w:val="00EB7F71"/>
    <w:rsid w:val="00EC03E7"/>
    <w:rsid w:val="00EC1506"/>
    <w:rsid w:val="00EC2FA5"/>
    <w:rsid w:val="00EC38BC"/>
    <w:rsid w:val="00EC41EA"/>
    <w:rsid w:val="00EC4848"/>
    <w:rsid w:val="00EC58AD"/>
    <w:rsid w:val="00EC5B81"/>
    <w:rsid w:val="00EC6AA9"/>
    <w:rsid w:val="00EC6E65"/>
    <w:rsid w:val="00EC70E6"/>
    <w:rsid w:val="00EC731C"/>
    <w:rsid w:val="00ED0064"/>
    <w:rsid w:val="00ED0CF7"/>
    <w:rsid w:val="00ED0FB2"/>
    <w:rsid w:val="00ED3309"/>
    <w:rsid w:val="00ED376C"/>
    <w:rsid w:val="00ED4C60"/>
    <w:rsid w:val="00ED4E33"/>
    <w:rsid w:val="00ED6337"/>
    <w:rsid w:val="00ED660F"/>
    <w:rsid w:val="00EE0532"/>
    <w:rsid w:val="00EE067B"/>
    <w:rsid w:val="00EE0935"/>
    <w:rsid w:val="00EE288D"/>
    <w:rsid w:val="00EE2E52"/>
    <w:rsid w:val="00EE311D"/>
    <w:rsid w:val="00EE425C"/>
    <w:rsid w:val="00EE4A04"/>
    <w:rsid w:val="00EE4B3E"/>
    <w:rsid w:val="00EE594D"/>
    <w:rsid w:val="00EE6632"/>
    <w:rsid w:val="00EE678F"/>
    <w:rsid w:val="00EE6B86"/>
    <w:rsid w:val="00EE77B5"/>
    <w:rsid w:val="00EE7B3E"/>
    <w:rsid w:val="00EF0259"/>
    <w:rsid w:val="00EF0323"/>
    <w:rsid w:val="00EF1160"/>
    <w:rsid w:val="00EF16A2"/>
    <w:rsid w:val="00EF2F99"/>
    <w:rsid w:val="00EF3119"/>
    <w:rsid w:val="00EF3E47"/>
    <w:rsid w:val="00EF4BF9"/>
    <w:rsid w:val="00EF4F50"/>
    <w:rsid w:val="00EF6908"/>
    <w:rsid w:val="00EF712E"/>
    <w:rsid w:val="00F0078E"/>
    <w:rsid w:val="00F00894"/>
    <w:rsid w:val="00F0196E"/>
    <w:rsid w:val="00F0236B"/>
    <w:rsid w:val="00F02382"/>
    <w:rsid w:val="00F038AA"/>
    <w:rsid w:val="00F03E8B"/>
    <w:rsid w:val="00F0430F"/>
    <w:rsid w:val="00F04DD9"/>
    <w:rsid w:val="00F04E99"/>
    <w:rsid w:val="00F0504E"/>
    <w:rsid w:val="00F0645E"/>
    <w:rsid w:val="00F06E63"/>
    <w:rsid w:val="00F07618"/>
    <w:rsid w:val="00F07B9A"/>
    <w:rsid w:val="00F10491"/>
    <w:rsid w:val="00F10BF8"/>
    <w:rsid w:val="00F117C6"/>
    <w:rsid w:val="00F118D9"/>
    <w:rsid w:val="00F11B66"/>
    <w:rsid w:val="00F1252F"/>
    <w:rsid w:val="00F13061"/>
    <w:rsid w:val="00F1363A"/>
    <w:rsid w:val="00F13E05"/>
    <w:rsid w:val="00F142A0"/>
    <w:rsid w:val="00F147C0"/>
    <w:rsid w:val="00F14CD8"/>
    <w:rsid w:val="00F20869"/>
    <w:rsid w:val="00F20AD8"/>
    <w:rsid w:val="00F20C8C"/>
    <w:rsid w:val="00F20E30"/>
    <w:rsid w:val="00F21246"/>
    <w:rsid w:val="00F21FCD"/>
    <w:rsid w:val="00F2225A"/>
    <w:rsid w:val="00F22CB0"/>
    <w:rsid w:val="00F23433"/>
    <w:rsid w:val="00F246B9"/>
    <w:rsid w:val="00F2547B"/>
    <w:rsid w:val="00F25A28"/>
    <w:rsid w:val="00F263C5"/>
    <w:rsid w:val="00F2680F"/>
    <w:rsid w:val="00F27251"/>
    <w:rsid w:val="00F2787D"/>
    <w:rsid w:val="00F3010F"/>
    <w:rsid w:val="00F311CC"/>
    <w:rsid w:val="00F31987"/>
    <w:rsid w:val="00F31A68"/>
    <w:rsid w:val="00F35186"/>
    <w:rsid w:val="00F353D2"/>
    <w:rsid w:val="00F35A54"/>
    <w:rsid w:val="00F35C13"/>
    <w:rsid w:val="00F36ECF"/>
    <w:rsid w:val="00F413B7"/>
    <w:rsid w:val="00F41C52"/>
    <w:rsid w:val="00F41F17"/>
    <w:rsid w:val="00F4201A"/>
    <w:rsid w:val="00F43417"/>
    <w:rsid w:val="00F43B8C"/>
    <w:rsid w:val="00F440A6"/>
    <w:rsid w:val="00F440DD"/>
    <w:rsid w:val="00F44E8D"/>
    <w:rsid w:val="00F44EA5"/>
    <w:rsid w:val="00F457AA"/>
    <w:rsid w:val="00F4677D"/>
    <w:rsid w:val="00F476DD"/>
    <w:rsid w:val="00F501F8"/>
    <w:rsid w:val="00F5054C"/>
    <w:rsid w:val="00F5062C"/>
    <w:rsid w:val="00F52B34"/>
    <w:rsid w:val="00F53118"/>
    <w:rsid w:val="00F533EF"/>
    <w:rsid w:val="00F5623D"/>
    <w:rsid w:val="00F56545"/>
    <w:rsid w:val="00F56C09"/>
    <w:rsid w:val="00F5707F"/>
    <w:rsid w:val="00F57D3D"/>
    <w:rsid w:val="00F60D73"/>
    <w:rsid w:val="00F60DB2"/>
    <w:rsid w:val="00F60F18"/>
    <w:rsid w:val="00F62128"/>
    <w:rsid w:val="00F63144"/>
    <w:rsid w:val="00F6323F"/>
    <w:rsid w:val="00F637FF"/>
    <w:rsid w:val="00F6452F"/>
    <w:rsid w:val="00F646CA"/>
    <w:rsid w:val="00F64D38"/>
    <w:rsid w:val="00F64D78"/>
    <w:rsid w:val="00F65C00"/>
    <w:rsid w:val="00F65E6E"/>
    <w:rsid w:val="00F66C1F"/>
    <w:rsid w:val="00F6795A"/>
    <w:rsid w:val="00F70F5C"/>
    <w:rsid w:val="00F711D6"/>
    <w:rsid w:val="00F71A95"/>
    <w:rsid w:val="00F71AAA"/>
    <w:rsid w:val="00F71B54"/>
    <w:rsid w:val="00F71B65"/>
    <w:rsid w:val="00F7241C"/>
    <w:rsid w:val="00F72D9A"/>
    <w:rsid w:val="00F72F71"/>
    <w:rsid w:val="00F734C8"/>
    <w:rsid w:val="00F73938"/>
    <w:rsid w:val="00F73DC2"/>
    <w:rsid w:val="00F73EA5"/>
    <w:rsid w:val="00F74FB4"/>
    <w:rsid w:val="00F75352"/>
    <w:rsid w:val="00F753F8"/>
    <w:rsid w:val="00F75BE8"/>
    <w:rsid w:val="00F760AD"/>
    <w:rsid w:val="00F762DA"/>
    <w:rsid w:val="00F76A33"/>
    <w:rsid w:val="00F7739E"/>
    <w:rsid w:val="00F77D80"/>
    <w:rsid w:val="00F77E04"/>
    <w:rsid w:val="00F80408"/>
    <w:rsid w:val="00F80636"/>
    <w:rsid w:val="00F808B2"/>
    <w:rsid w:val="00F81AF6"/>
    <w:rsid w:val="00F81E52"/>
    <w:rsid w:val="00F8517C"/>
    <w:rsid w:val="00F8657B"/>
    <w:rsid w:val="00F87250"/>
    <w:rsid w:val="00F87885"/>
    <w:rsid w:val="00F87D46"/>
    <w:rsid w:val="00F87FB9"/>
    <w:rsid w:val="00F9088C"/>
    <w:rsid w:val="00F918E5"/>
    <w:rsid w:val="00F91AC2"/>
    <w:rsid w:val="00F91CE3"/>
    <w:rsid w:val="00F91E03"/>
    <w:rsid w:val="00F923BD"/>
    <w:rsid w:val="00F923D2"/>
    <w:rsid w:val="00F926AE"/>
    <w:rsid w:val="00F92781"/>
    <w:rsid w:val="00F92A88"/>
    <w:rsid w:val="00F92F10"/>
    <w:rsid w:val="00F92F25"/>
    <w:rsid w:val="00F93975"/>
    <w:rsid w:val="00F94A3D"/>
    <w:rsid w:val="00F95622"/>
    <w:rsid w:val="00F96396"/>
    <w:rsid w:val="00F972A1"/>
    <w:rsid w:val="00FA08D2"/>
    <w:rsid w:val="00FA174F"/>
    <w:rsid w:val="00FA17EB"/>
    <w:rsid w:val="00FA1853"/>
    <w:rsid w:val="00FA18E6"/>
    <w:rsid w:val="00FA20F7"/>
    <w:rsid w:val="00FA2ADE"/>
    <w:rsid w:val="00FA398D"/>
    <w:rsid w:val="00FA5538"/>
    <w:rsid w:val="00FA564C"/>
    <w:rsid w:val="00FA589D"/>
    <w:rsid w:val="00FB00F9"/>
    <w:rsid w:val="00FB085C"/>
    <w:rsid w:val="00FB0988"/>
    <w:rsid w:val="00FB1BB3"/>
    <w:rsid w:val="00FB3F77"/>
    <w:rsid w:val="00FB5B43"/>
    <w:rsid w:val="00FB5D97"/>
    <w:rsid w:val="00FB610A"/>
    <w:rsid w:val="00FB6535"/>
    <w:rsid w:val="00FB6E3E"/>
    <w:rsid w:val="00FB6EF5"/>
    <w:rsid w:val="00FB7E11"/>
    <w:rsid w:val="00FC025E"/>
    <w:rsid w:val="00FC1164"/>
    <w:rsid w:val="00FC1852"/>
    <w:rsid w:val="00FC2384"/>
    <w:rsid w:val="00FC2B6C"/>
    <w:rsid w:val="00FC4063"/>
    <w:rsid w:val="00FC4496"/>
    <w:rsid w:val="00FC4610"/>
    <w:rsid w:val="00FC4CA0"/>
    <w:rsid w:val="00FC4EED"/>
    <w:rsid w:val="00FC617C"/>
    <w:rsid w:val="00FC66AC"/>
    <w:rsid w:val="00FC66DE"/>
    <w:rsid w:val="00FC714F"/>
    <w:rsid w:val="00FC72FD"/>
    <w:rsid w:val="00FC7968"/>
    <w:rsid w:val="00FD0FB0"/>
    <w:rsid w:val="00FD1174"/>
    <w:rsid w:val="00FD17C7"/>
    <w:rsid w:val="00FD1829"/>
    <w:rsid w:val="00FD3047"/>
    <w:rsid w:val="00FD3599"/>
    <w:rsid w:val="00FD394E"/>
    <w:rsid w:val="00FD4278"/>
    <w:rsid w:val="00FD4D07"/>
    <w:rsid w:val="00FD5223"/>
    <w:rsid w:val="00FD630C"/>
    <w:rsid w:val="00FE04EF"/>
    <w:rsid w:val="00FE0890"/>
    <w:rsid w:val="00FE156C"/>
    <w:rsid w:val="00FE2DCB"/>
    <w:rsid w:val="00FE2E84"/>
    <w:rsid w:val="00FE2F4C"/>
    <w:rsid w:val="00FE3E1C"/>
    <w:rsid w:val="00FE4605"/>
    <w:rsid w:val="00FE59AC"/>
    <w:rsid w:val="00FE671C"/>
    <w:rsid w:val="00FE67E3"/>
    <w:rsid w:val="00FE7E94"/>
    <w:rsid w:val="00FF02A3"/>
    <w:rsid w:val="00FF03D8"/>
    <w:rsid w:val="00FF14A1"/>
    <w:rsid w:val="00FF1C22"/>
    <w:rsid w:val="00FF266A"/>
    <w:rsid w:val="00FF2673"/>
    <w:rsid w:val="00FF42E2"/>
    <w:rsid w:val="00FF4389"/>
    <w:rsid w:val="00FF48E8"/>
    <w:rsid w:val="00FF4BAD"/>
    <w:rsid w:val="00FF5465"/>
    <w:rsid w:val="00FF5AF5"/>
    <w:rsid w:val="00FF6503"/>
    <w:rsid w:val="00FF79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F7B9E"/>
  <w15:docId w15:val="{6AEC4D04-CD4B-4826-BCAF-C2368705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D66274"/>
    <w:rPr>
      <w:rFonts w:ascii="Arial" w:hAnsi="Arial"/>
      <w:sz w:val="24"/>
    </w:rPr>
  </w:style>
  <w:style w:type="paragraph" w:styleId="Ttulo1">
    <w:name w:val="heading 1"/>
    <w:basedOn w:val="Normal"/>
    <w:next w:val="Normal"/>
    <w:link w:val="Ttulo1Char"/>
    <w:autoRedefine/>
    <w:uiPriority w:val="9"/>
    <w:qFormat/>
    <w:rsid w:val="000B085C"/>
    <w:pPr>
      <w:keepNext/>
      <w:keepLines/>
      <w:numPr>
        <w:numId w:val="4"/>
      </w:numPr>
      <w:spacing w:before="240"/>
      <w:jc w:val="left"/>
      <w:outlineLvl w:val="0"/>
    </w:pPr>
    <w:rPr>
      <w:rFonts w:eastAsiaTheme="majorEastAsia" w:cstheme="majorBidi"/>
      <w:b/>
      <w:caps/>
      <w:szCs w:val="32"/>
    </w:rPr>
  </w:style>
  <w:style w:type="paragraph" w:styleId="Ttulo2">
    <w:name w:val="heading 2"/>
    <w:basedOn w:val="Ttulo1"/>
    <w:next w:val="Normal"/>
    <w:link w:val="Ttulo2Char"/>
    <w:autoRedefine/>
    <w:uiPriority w:val="9"/>
    <w:unhideWhenUsed/>
    <w:qFormat/>
    <w:rsid w:val="00E63F25"/>
    <w:pPr>
      <w:numPr>
        <w:ilvl w:val="1"/>
      </w:numPr>
      <w:outlineLvl w:val="1"/>
    </w:pPr>
    <w:rPr>
      <w:b w:val="0"/>
      <w:szCs w:val="26"/>
    </w:rPr>
  </w:style>
  <w:style w:type="paragraph" w:styleId="Ttulo3">
    <w:name w:val="heading 3"/>
    <w:basedOn w:val="Normal"/>
    <w:next w:val="Normal"/>
    <w:link w:val="Ttulo3Char"/>
    <w:uiPriority w:val="9"/>
    <w:unhideWhenUsed/>
    <w:qFormat/>
    <w:rsid w:val="000B458E"/>
    <w:pPr>
      <w:keepNext/>
      <w:keepLines/>
      <w:numPr>
        <w:ilvl w:val="2"/>
        <w:numId w:val="4"/>
      </w:numPr>
      <w:spacing w:before="24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570E8A"/>
    <w:pPr>
      <w:keepNext/>
      <w:keepLines/>
      <w:numPr>
        <w:ilvl w:val="3"/>
        <w:numId w:val="4"/>
      </w:numPr>
      <w:spacing w:before="40"/>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482219"/>
    <w:pPr>
      <w:keepNext/>
      <w:keepLines/>
      <w:numPr>
        <w:ilvl w:val="4"/>
        <w:numId w:val="4"/>
      </w:numPr>
      <w:outlineLvl w:val="4"/>
    </w:pPr>
    <w:rPr>
      <w:rFonts w:eastAsiaTheme="majorEastAsia" w:cstheme="majorBidi"/>
    </w:rPr>
  </w:style>
  <w:style w:type="paragraph" w:styleId="Ttulo6">
    <w:name w:val="heading 6"/>
    <w:basedOn w:val="Normal"/>
    <w:next w:val="Normal"/>
    <w:link w:val="Ttulo6Char"/>
    <w:uiPriority w:val="9"/>
    <w:semiHidden/>
    <w:unhideWhenUsed/>
    <w:qFormat/>
    <w:rsid w:val="00570E8A"/>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570E8A"/>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570E8A"/>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70E8A"/>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6329E9"/>
    <w:rPr>
      <w:sz w:val="16"/>
      <w:szCs w:val="16"/>
    </w:rPr>
  </w:style>
  <w:style w:type="paragraph" w:styleId="Textodecomentrio">
    <w:name w:val="annotation text"/>
    <w:basedOn w:val="Normal"/>
    <w:link w:val="TextodecomentrioChar"/>
    <w:uiPriority w:val="99"/>
    <w:unhideWhenUsed/>
    <w:rsid w:val="006329E9"/>
    <w:pPr>
      <w:spacing w:line="240" w:lineRule="auto"/>
    </w:pPr>
    <w:rPr>
      <w:sz w:val="20"/>
      <w:szCs w:val="20"/>
    </w:rPr>
  </w:style>
  <w:style w:type="character" w:customStyle="1" w:styleId="TextodecomentrioChar">
    <w:name w:val="Texto de comentário Char"/>
    <w:basedOn w:val="Fontepargpadro"/>
    <w:link w:val="Textodecomentrio"/>
    <w:uiPriority w:val="99"/>
    <w:rsid w:val="006329E9"/>
    <w:rPr>
      <w:sz w:val="20"/>
      <w:szCs w:val="20"/>
    </w:rPr>
  </w:style>
  <w:style w:type="paragraph" w:styleId="Assuntodocomentrio">
    <w:name w:val="annotation subject"/>
    <w:basedOn w:val="Textodecomentrio"/>
    <w:next w:val="Textodecomentrio"/>
    <w:link w:val="AssuntodocomentrioChar"/>
    <w:uiPriority w:val="99"/>
    <w:semiHidden/>
    <w:unhideWhenUsed/>
    <w:rsid w:val="006329E9"/>
    <w:rPr>
      <w:b/>
      <w:bCs/>
    </w:rPr>
  </w:style>
  <w:style w:type="character" w:customStyle="1" w:styleId="AssuntodocomentrioChar">
    <w:name w:val="Assunto do comentário Char"/>
    <w:basedOn w:val="TextodecomentrioChar"/>
    <w:link w:val="Assuntodocomentrio"/>
    <w:uiPriority w:val="99"/>
    <w:semiHidden/>
    <w:rsid w:val="006329E9"/>
    <w:rPr>
      <w:b/>
      <w:bCs/>
      <w:sz w:val="20"/>
      <w:szCs w:val="20"/>
    </w:rPr>
  </w:style>
  <w:style w:type="paragraph" w:styleId="Textodebalo">
    <w:name w:val="Balloon Text"/>
    <w:basedOn w:val="Normal"/>
    <w:link w:val="TextodebaloChar"/>
    <w:uiPriority w:val="99"/>
    <w:semiHidden/>
    <w:unhideWhenUsed/>
    <w:rsid w:val="006329E9"/>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329E9"/>
    <w:rPr>
      <w:rFonts w:ascii="Segoe UI" w:hAnsi="Segoe UI" w:cs="Segoe UI"/>
      <w:sz w:val="18"/>
      <w:szCs w:val="18"/>
    </w:rPr>
  </w:style>
  <w:style w:type="character" w:styleId="Hyperlink">
    <w:name w:val="Hyperlink"/>
    <w:basedOn w:val="Fontepargpadro"/>
    <w:uiPriority w:val="99"/>
    <w:unhideWhenUsed/>
    <w:rsid w:val="00B14CCF"/>
    <w:rPr>
      <w:color w:val="0563C1" w:themeColor="hyperlink"/>
      <w:u w:val="single"/>
    </w:rPr>
  </w:style>
  <w:style w:type="paragraph" w:styleId="NormalWeb">
    <w:name w:val="Normal (Web)"/>
    <w:basedOn w:val="Normal"/>
    <w:uiPriority w:val="99"/>
    <w:unhideWhenUsed/>
    <w:rsid w:val="004F3B25"/>
    <w:pPr>
      <w:spacing w:before="100" w:beforeAutospacing="1" w:after="100" w:afterAutospacing="1" w:line="240" w:lineRule="auto"/>
    </w:pPr>
    <w:rPr>
      <w:rFonts w:ascii="Times New Roman" w:eastAsiaTheme="minorEastAsia" w:hAnsi="Times New Roman" w:cs="Times New Roman"/>
      <w:szCs w:val="24"/>
      <w:lang w:eastAsia="pt-BR"/>
    </w:rPr>
  </w:style>
  <w:style w:type="paragraph" w:styleId="PargrafodaLista">
    <w:name w:val="List Paragraph"/>
    <w:basedOn w:val="Normal"/>
    <w:link w:val="PargrafodaListaChar"/>
    <w:uiPriority w:val="34"/>
    <w:rsid w:val="00FE156C"/>
    <w:pPr>
      <w:ind w:left="720"/>
      <w:contextualSpacing/>
    </w:pPr>
  </w:style>
  <w:style w:type="paragraph" w:styleId="Cabealho">
    <w:name w:val="header"/>
    <w:basedOn w:val="Normal"/>
    <w:link w:val="CabealhoChar"/>
    <w:uiPriority w:val="99"/>
    <w:unhideWhenUsed/>
    <w:rsid w:val="00333E9A"/>
    <w:pPr>
      <w:tabs>
        <w:tab w:val="center" w:pos="4252"/>
        <w:tab w:val="right" w:pos="8504"/>
      </w:tabs>
      <w:spacing w:line="240" w:lineRule="auto"/>
    </w:pPr>
  </w:style>
  <w:style w:type="character" w:customStyle="1" w:styleId="CabealhoChar">
    <w:name w:val="Cabeçalho Char"/>
    <w:basedOn w:val="Fontepargpadro"/>
    <w:link w:val="Cabealho"/>
    <w:uiPriority w:val="99"/>
    <w:rsid w:val="00333E9A"/>
  </w:style>
  <w:style w:type="paragraph" w:styleId="Rodap">
    <w:name w:val="footer"/>
    <w:basedOn w:val="Normal"/>
    <w:link w:val="RodapChar"/>
    <w:uiPriority w:val="99"/>
    <w:unhideWhenUsed/>
    <w:rsid w:val="00333E9A"/>
    <w:pPr>
      <w:tabs>
        <w:tab w:val="center" w:pos="4252"/>
        <w:tab w:val="right" w:pos="8504"/>
      </w:tabs>
      <w:spacing w:line="240" w:lineRule="auto"/>
    </w:pPr>
  </w:style>
  <w:style w:type="character" w:customStyle="1" w:styleId="RodapChar">
    <w:name w:val="Rodapé Char"/>
    <w:basedOn w:val="Fontepargpadro"/>
    <w:link w:val="Rodap"/>
    <w:uiPriority w:val="99"/>
    <w:rsid w:val="00333E9A"/>
  </w:style>
  <w:style w:type="table" w:customStyle="1" w:styleId="TabeladeGrade5Escura-nfase11">
    <w:name w:val="Tabela de Grade 5 Escura - Ênfase 1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eladeGrade5Escura-nfase51">
    <w:name w:val="Tabela de Grade 5 Escura - Ênfase 5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docs-title-input-label-inner">
    <w:name w:val="docs-title-input-label-inner"/>
    <w:basedOn w:val="Fontepargpadro"/>
    <w:rsid w:val="0073602B"/>
  </w:style>
  <w:style w:type="character" w:customStyle="1" w:styleId="LinkdaInternet">
    <w:name w:val="Link da Internet"/>
    <w:uiPriority w:val="99"/>
    <w:rsid w:val="001C58DC"/>
    <w:rPr>
      <w:color w:val="0000FF"/>
      <w:u w:val="single"/>
    </w:rPr>
  </w:style>
  <w:style w:type="paragraph" w:customStyle="1" w:styleId="PargrafodaLista1">
    <w:name w:val="Parágrafo da Lista1"/>
    <w:basedOn w:val="Normal"/>
    <w:uiPriority w:val="34"/>
    <w:rsid w:val="001C58DC"/>
    <w:pPr>
      <w:suppressAutoHyphens/>
    </w:pPr>
    <w:rPr>
      <w:rFonts w:ascii="Times New Roman" w:eastAsia="Times New Roman" w:hAnsi="Times New Roman" w:cs="Times New Roman"/>
      <w:szCs w:val="24"/>
    </w:rPr>
  </w:style>
  <w:style w:type="paragraph" w:styleId="SemEspaamento">
    <w:name w:val="No Spacing"/>
    <w:aliases w:val="Alíneas"/>
    <w:autoRedefine/>
    <w:uiPriority w:val="1"/>
    <w:rsid w:val="00D00A19"/>
    <w:pPr>
      <w:numPr>
        <w:numId w:val="1"/>
      </w:numPr>
    </w:pPr>
    <w:rPr>
      <w:rFonts w:ascii="Arial" w:hAnsi="Arial"/>
      <w:sz w:val="24"/>
    </w:rPr>
  </w:style>
  <w:style w:type="character" w:customStyle="1" w:styleId="Ttulo1Char">
    <w:name w:val="Título 1 Char"/>
    <w:basedOn w:val="Fontepargpadro"/>
    <w:link w:val="Ttulo1"/>
    <w:uiPriority w:val="9"/>
    <w:rsid w:val="000B085C"/>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E63F25"/>
    <w:rPr>
      <w:rFonts w:ascii="Arial" w:eastAsiaTheme="majorEastAsia" w:hAnsi="Arial" w:cstheme="majorBidi"/>
      <w:caps/>
      <w:sz w:val="24"/>
      <w:szCs w:val="26"/>
    </w:rPr>
  </w:style>
  <w:style w:type="numbering" w:customStyle="1" w:styleId="Estilo1">
    <w:name w:val="Estilo1"/>
    <w:uiPriority w:val="99"/>
    <w:rsid w:val="00570E8A"/>
    <w:pPr>
      <w:numPr>
        <w:numId w:val="2"/>
      </w:numPr>
    </w:pPr>
  </w:style>
  <w:style w:type="numbering" w:customStyle="1" w:styleId="Estilo2">
    <w:name w:val="Estilo2"/>
    <w:uiPriority w:val="99"/>
    <w:rsid w:val="00570E8A"/>
    <w:pPr>
      <w:numPr>
        <w:numId w:val="3"/>
      </w:numPr>
    </w:pPr>
  </w:style>
  <w:style w:type="character" w:customStyle="1" w:styleId="Ttulo3Char">
    <w:name w:val="Título 3 Char"/>
    <w:basedOn w:val="Fontepargpadro"/>
    <w:link w:val="Ttulo3"/>
    <w:uiPriority w:val="9"/>
    <w:rsid w:val="000B458E"/>
    <w:rPr>
      <w:rFonts w:ascii="Arial" w:eastAsiaTheme="majorEastAsia" w:hAnsi="Arial" w:cstheme="majorBidi"/>
      <w:b/>
      <w:sz w:val="24"/>
      <w:szCs w:val="24"/>
    </w:rPr>
  </w:style>
  <w:style w:type="character" w:customStyle="1" w:styleId="Ttulo4Char">
    <w:name w:val="Título 4 Char"/>
    <w:basedOn w:val="Fontepargpadro"/>
    <w:link w:val="Ttulo4"/>
    <w:uiPriority w:val="9"/>
    <w:rsid w:val="00570E8A"/>
    <w:rPr>
      <w:rFonts w:ascii="Arial" w:eastAsiaTheme="majorEastAsia" w:hAnsi="Arial" w:cstheme="majorBidi"/>
      <w:i/>
      <w:iCs/>
      <w:sz w:val="24"/>
    </w:rPr>
  </w:style>
  <w:style w:type="character" w:customStyle="1" w:styleId="Ttulo5Char">
    <w:name w:val="Título 5 Char"/>
    <w:basedOn w:val="Fontepargpadro"/>
    <w:link w:val="Ttulo5"/>
    <w:uiPriority w:val="9"/>
    <w:semiHidden/>
    <w:rsid w:val="00482219"/>
    <w:rPr>
      <w:rFonts w:ascii="Arial" w:eastAsiaTheme="majorEastAsia" w:hAnsi="Arial" w:cstheme="majorBidi"/>
      <w:sz w:val="24"/>
    </w:rPr>
  </w:style>
  <w:style w:type="character" w:customStyle="1" w:styleId="Ttulo6Char">
    <w:name w:val="Título 6 Char"/>
    <w:basedOn w:val="Fontepargpadro"/>
    <w:link w:val="Ttulo6"/>
    <w:uiPriority w:val="9"/>
    <w:semiHidden/>
    <w:rsid w:val="00570E8A"/>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570E8A"/>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570E8A"/>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70E8A"/>
    <w:rPr>
      <w:rFonts w:asciiTheme="majorHAnsi" w:eastAsiaTheme="majorEastAsia" w:hAnsiTheme="majorHAnsi" w:cstheme="majorBidi"/>
      <w:i/>
      <w:iCs/>
      <w:color w:val="272727" w:themeColor="text1" w:themeTint="D8"/>
      <w:sz w:val="21"/>
      <w:szCs w:val="21"/>
    </w:rPr>
  </w:style>
  <w:style w:type="paragraph" w:styleId="Ttulo">
    <w:name w:val="Title"/>
    <w:aliases w:val="Seções pré-textuais"/>
    <w:basedOn w:val="Normal"/>
    <w:next w:val="Normal"/>
    <w:link w:val="TtuloChar"/>
    <w:autoRedefine/>
    <w:uiPriority w:val="10"/>
    <w:qFormat/>
    <w:rsid w:val="001C4296"/>
    <w:pPr>
      <w:ind w:firstLine="0"/>
      <w:contextualSpacing/>
      <w:jc w:val="center"/>
    </w:pPr>
    <w:rPr>
      <w:rFonts w:eastAsiaTheme="majorEastAsia" w:cstheme="majorBidi"/>
      <w:b/>
      <w:caps/>
      <w:spacing w:val="-10"/>
      <w:kern w:val="28"/>
      <w:szCs w:val="56"/>
    </w:rPr>
  </w:style>
  <w:style w:type="character" w:customStyle="1" w:styleId="TtuloChar">
    <w:name w:val="Título Char"/>
    <w:aliases w:val="Seções pré-textuais Char"/>
    <w:basedOn w:val="Fontepargpadro"/>
    <w:link w:val="Ttulo"/>
    <w:uiPriority w:val="10"/>
    <w:rsid w:val="001C4296"/>
    <w:rPr>
      <w:rFonts w:ascii="Arial" w:eastAsiaTheme="majorEastAsia" w:hAnsi="Arial" w:cstheme="majorBidi"/>
      <w:b/>
      <w:caps/>
      <w:spacing w:val="-10"/>
      <w:kern w:val="28"/>
      <w:sz w:val="24"/>
      <w:szCs w:val="56"/>
    </w:rPr>
  </w:style>
  <w:style w:type="paragraph" w:styleId="Subttulo">
    <w:name w:val="Subtitle"/>
    <w:aliases w:val="Seções pós-textuais"/>
    <w:basedOn w:val="Normal"/>
    <w:next w:val="Normal"/>
    <w:link w:val="SubttuloChar"/>
    <w:autoRedefine/>
    <w:uiPriority w:val="11"/>
    <w:qFormat/>
    <w:rsid w:val="001C3507"/>
    <w:pPr>
      <w:numPr>
        <w:ilvl w:val="1"/>
      </w:numPr>
      <w:ind w:firstLine="851"/>
      <w:jc w:val="center"/>
      <w:outlineLvl w:val="6"/>
    </w:pPr>
    <w:rPr>
      <w:rFonts w:eastAsiaTheme="minorEastAsia"/>
      <w:b/>
      <w:caps/>
    </w:rPr>
  </w:style>
  <w:style w:type="character" w:customStyle="1" w:styleId="SubttuloChar">
    <w:name w:val="Subtítulo Char"/>
    <w:aliases w:val="Seções pós-textuais Char"/>
    <w:basedOn w:val="Fontepargpadro"/>
    <w:link w:val="Subttulo"/>
    <w:uiPriority w:val="11"/>
    <w:rsid w:val="001C3507"/>
    <w:rPr>
      <w:rFonts w:ascii="Arial" w:eastAsiaTheme="minorEastAsia" w:hAnsi="Arial"/>
      <w:b/>
      <w:caps/>
      <w:sz w:val="24"/>
    </w:rPr>
  </w:style>
  <w:style w:type="paragraph" w:styleId="Sumrio2">
    <w:name w:val="toc 2"/>
    <w:basedOn w:val="Normal"/>
    <w:next w:val="Normal"/>
    <w:autoRedefine/>
    <w:uiPriority w:val="39"/>
    <w:unhideWhenUsed/>
    <w:rsid w:val="00D47B14"/>
    <w:pPr>
      <w:ind w:firstLine="0"/>
    </w:pPr>
    <w:rPr>
      <w:caps/>
    </w:rPr>
  </w:style>
  <w:style w:type="paragraph" w:styleId="Sumrio1">
    <w:name w:val="toc 1"/>
    <w:basedOn w:val="Normal"/>
    <w:next w:val="Normal"/>
    <w:autoRedefine/>
    <w:uiPriority w:val="39"/>
    <w:unhideWhenUsed/>
    <w:rsid w:val="00D47B14"/>
    <w:pPr>
      <w:ind w:firstLine="0"/>
    </w:pPr>
    <w:rPr>
      <w:b/>
      <w:caps/>
    </w:rPr>
  </w:style>
  <w:style w:type="paragraph" w:styleId="Sumrio3">
    <w:name w:val="toc 3"/>
    <w:basedOn w:val="Normal"/>
    <w:next w:val="Normal"/>
    <w:autoRedefine/>
    <w:uiPriority w:val="39"/>
    <w:unhideWhenUsed/>
    <w:rsid w:val="00D47B14"/>
    <w:pPr>
      <w:ind w:firstLine="0"/>
    </w:pPr>
    <w:rPr>
      <w:b/>
    </w:rPr>
  </w:style>
  <w:style w:type="paragraph" w:styleId="Sumrio4">
    <w:name w:val="toc 4"/>
    <w:basedOn w:val="Normal"/>
    <w:next w:val="Normal"/>
    <w:autoRedefine/>
    <w:uiPriority w:val="39"/>
    <w:unhideWhenUsed/>
    <w:rsid w:val="00BD09C1"/>
    <w:pPr>
      <w:ind w:firstLine="0"/>
    </w:pPr>
    <w:rPr>
      <w:i/>
    </w:rPr>
  </w:style>
  <w:style w:type="character" w:styleId="RefernciaSutil">
    <w:name w:val="Subtle Reference"/>
    <w:basedOn w:val="Fontepargpadro"/>
    <w:uiPriority w:val="31"/>
    <w:rsid w:val="005C1CB2"/>
    <w:rPr>
      <w:smallCaps/>
      <w:color w:val="5A5A5A" w:themeColor="text1" w:themeTint="A5"/>
    </w:rPr>
  </w:style>
  <w:style w:type="character" w:styleId="RefernciaIntensa">
    <w:name w:val="Intense Reference"/>
    <w:basedOn w:val="Fontepargpadro"/>
    <w:uiPriority w:val="32"/>
    <w:rsid w:val="005C1CB2"/>
    <w:rPr>
      <w:b/>
      <w:bCs/>
      <w:smallCaps/>
      <w:color w:val="5B9BD5" w:themeColor="accent1"/>
      <w:spacing w:val="5"/>
    </w:rPr>
  </w:style>
  <w:style w:type="character" w:styleId="TtulodoLivro">
    <w:name w:val="Book Title"/>
    <w:basedOn w:val="Fontepargpadro"/>
    <w:uiPriority w:val="33"/>
    <w:rsid w:val="005C1CB2"/>
    <w:rPr>
      <w:b/>
      <w:bCs/>
      <w:i/>
      <w:iCs/>
      <w:spacing w:val="5"/>
    </w:rPr>
  </w:style>
  <w:style w:type="character" w:styleId="Forte">
    <w:name w:val="Strong"/>
    <w:basedOn w:val="Fontepargpadro"/>
    <w:uiPriority w:val="22"/>
    <w:qFormat/>
    <w:rsid w:val="005C1CB2"/>
    <w:rPr>
      <w:b/>
      <w:bCs/>
    </w:rPr>
  </w:style>
  <w:style w:type="character" w:styleId="nfase">
    <w:name w:val="Emphasis"/>
    <w:basedOn w:val="Fontepargpadro"/>
    <w:uiPriority w:val="20"/>
    <w:rsid w:val="005C1CB2"/>
    <w:rPr>
      <w:i/>
      <w:iCs/>
    </w:rPr>
  </w:style>
  <w:style w:type="character" w:styleId="nfaseIntensa">
    <w:name w:val="Intense Emphasis"/>
    <w:basedOn w:val="Fontepargpadro"/>
    <w:uiPriority w:val="21"/>
    <w:rsid w:val="005C1CB2"/>
    <w:rPr>
      <w:i/>
      <w:iCs/>
      <w:color w:val="5B9BD5" w:themeColor="accent1"/>
    </w:rPr>
  </w:style>
  <w:style w:type="paragraph" w:styleId="CabealhodoSumrio">
    <w:name w:val="TOC Heading"/>
    <w:basedOn w:val="Ttulo1"/>
    <w:next w:val="Normal"/>
    <w:uiPriority w:val="39"/>
    <w:unhideWhenUsed/>
    <w:qFormat/>
    <w:rsid w:val="005C1CB2"/>
    <w:pPr>
      <w:numPr>
        <w:numId w:val="0"/>
      </w:numPr>
      <w:spacing w:line="259" w:lineRule="auto"/>
      <w:outlineLvl w:val="9"/>
    </w:pPr>
    <w:rPr>
      <w:rFonts w:asciiTheme="majorHAnsi" w:hAnsiTheme="majorHAnsi"/>
      <w:b w:val="0"/>
      <w:color w:val="2E74B5" w:themeColor="accent1" w:themeShade="BF"/>
      <w:sz w:val="32"/>
      <w:lang w:eastAsia="pt-BR"/>
    </w:rPr>
  </w:style>
  <w:style w:type="paragraph" w:styleId="Sumrio6">
    <w:name w:val="toc 6"/>
    <w:basedOn w:val="Normal"/>
    <w:next w:val="Normal"/>
    <w:autoRedefine/>
    <w:uiPriority w:val="39"/>
    <w:unhideWhenUsed/>
    <w:rsid w:val="00BD09C1"/>
    <w:pPr>
      <w:ind w:firstLine="0"/>
    </w:pPr>
    <w:rPr>
      <w:b/>
    </w:rPr>
  </w:style>
  <w:style w:type="paragraph" w:styleId="Sumrio5">
    <w:name w:val="toc 5"/>
    <w:basedOn w:val="Normal"/>
    <w:next w:val="Normal"/>
    <w:autoRedefine/>
    <w:uiPriority w:val="39"/>
    <w:semiHidden/>
    <w:unhideWhenUsed/>
    <w:rsid w:val="00D47B14"/>
    <w:pPr>
      <w:ind w:left="958" w:firstLine="0"/>
    </w:pPr>
  </w:style>
  <w:style w:type="paragraph" w:styleId="Sumrio9">
    <w:name w:val="toc 9"/>
    <w:basedOn w:val="Normal"/>
    <w:next w:val="Normal"/>
    <w:autoRedefine/>
    <w:uiPriority w:val="39"/>
    <w:semiHidden/>
    <w:unhideWhenUsed/>
    <w:rsid w:val="005C1CB2"/>
    <w:rPr>
      <w:b/>
      <w:caps/>
    </w:rPr>
  </w:style>
  <w:style w:type="paragraph" w:styleId="Sumrio7">
    <w:name w:val="toc 7"/>
    <w:basedOn w:val="Normal"/>
    <w:next w:val="Normal"/>
    <w:autoRedefine/>
    <w:uiPriority w:val="39"/>
    <w:unhideWhenUsed/>
    <w:rsid w:val="00D47B14"/>
    <w:pPr>
      <w:ind w:left="958" w:firstLine="0"/>
    </w:pPr>
    <w:rPr>
      <w:b/>
      <w:caps/>
    </w:rPr>
  </w:style>
  <w:style w:type="paragraph" w:styleId="Legenda">
    <w:name w:val="caption"/>
    <w:aliases w:val="Nota de Rodapé"/>
    <w:basedOn w:val="Normal"/>
    <w:next w:val="Normal"/>
    <w:autoRedefine/>
    <w:uiPriority w:val="35"/>
    <w:unhideWhenUsed/>
    <w:qFormat/>
    <w:rsid w:val="00145C4C"/>
    <w:pPr>
      <w:keepNext/>
      <w:keepLines/>
      <w:spacing w:line="240" w:lineRule="auto"/>
      <w:ind w:left="113" w:hanging="113"/>
      <w:jc w:val="center"/>
    </w:pPr>
    <w:rPr>
      <w:iCs/>
      <w:sz w:val="20"/>
      <w:szCs w:val="18"/>
    </w:rPr>
  </w:style>
  <w:style w:type="table" w:customStyle="1" w:styleId="TabeladeGrade4-nfase11">
    <w:name w:val="Tabela de Grade 4 - Ênfase 11"/>
    <w:basedOn w:val="Tabelanormal"/>
    <w:uiPriority w:val="49"/>
    <w:rsid w:val="00924560"/>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dicedeilustraes">
    <w:name w:val="table of figures"/>
    <w:basedOn w:val="Normal"/>
    <w:next w:val="Normal"/>
    <w:uiPriority w:val="99"/>
    <w:unhideWhenUsed/>
    <w:rsid w:val="001C4296"/>
  </w:style>
  <w:style w:type="character" w:customStyle="1" w:styleId="markedcontent">
    <w:name w:val="markedcontent"/>
    <w:basedOn w:val="Fontepargpadro"/>
    <w:rsid w:val="00303A34"/>
  </w:style>
  <w:style w:type="paragraph" w:styleId="Textodenotaderodap">
    <w:name w:val="footnote text"/>
    <w:basedOn w:val="Normal"/>
    <w:link w:val="TextodenotaderodapChar"/>
    <w:uiPriority w:val="99"/>
    <w:semiHidden/>
    <w:unhideWhenUsed/>
    <w:rsid w:val="00BB303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BB3037"/>
    <w:rPr>
      <w:rFonts w:ascii="Arial" w:hAnsi="Arial"/>
      <w:sz w:val="20"/>
      <w:szCs w:val="20"/>
    </w:rPr>
  </w:style>
  <w:style w:type="character" w:styleId="Refdenotaderodap">
    <w:name w:val="footnote reference"/>
    <w:basedOn w:val="Fontepargpadro"/>
    <w:uiPriority w:val="99"/>
    <w:semiHidden/>
    <w:unhideWhenUsed/>
    <w:rsid w:val="00BB3037"/>
    <w:rPr>
      <w:vertAlign w:val="superscript"/>
    </w:rPr>
  </w:style>
  <w:style w:type="paragraph" w:styleId="Bibliografia">
    <w:name w:val="Bibliography"/>
    <w:basedOn w:val="Normal"/>
    <w:next w:val="Normal"/>
    <w:uiPriority w:val="37"/>
    <w:unhideWhenUsed/>
    <w:rsid w:val="000E2B78"/>
    <w:pPr>
      <w:spacing w:after="240" w:line="240" w:lineRule="auto"/>
      <w:ind w:firstLine="0"/>
    </w:pPr>
  </w:style>
  <w:style w:type="table" w:styleId="Tabelacomgrade">
    <w:name w:val="Table Grid"/>
    <w:basedOn w:val="Tabelanormal"/>
    <w:uiPriority w:val="39"/>
    <w:rsid w:val="00D61D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go">
    <w:name w:val="Codigo"/>
    <w:basedOn w:val="Normal"/>
    <w:link w:val="CodigoChar"/>
    <w:qFormat/>
    <w:rsid w:val="0009440A"/>
    <w:pPr>
      <w:spacing w:line="240" w:lineRule="auto"/>
      <w:ind w:left="447" w:firstLine="0"/>
    </w:pPr>
    <w:rPr>
      <w:rFonts w:ascii="Courier New" w:hAnsi="Courier New" w:cs="Courier New"/>
      <w:sz w:val="20"/>
      <w:szCs w:val="20"/>
    </w:rPr>
  </w:style>
  <w:style w:type="character" w:customStyle="1" w:styleId="CodigoChar">
    <w:name w:val="Codigo Char"/>
    <w:basedOn w:val="Fontepargpadro"/>
    <w:link w:val="Codigo"/>
    <w:rsid w:val="0009440A"/>
    <w:rPr>
      <w:rFonts w:ascii="Courier New" w:hAnsi="Courier New" w:cs="Courier New"/>
      <w:sz w:val="20"/>
      <w:szCs w:val="20"/>
    </w:rPr>
  </w:style>
  <w:style w:type="character" w:customStyle="1" w:styleId="ng-star-inserted">
    <w:name w:val="ng-star-inserted"/>
    <w:basedOn w:val="Fontepargpadro"/>
    <w:rsid w:val="003A557B"/>
  </w:style>
  <w:style w:type="character" w:customStyle="1" w:styleId="bold">
    <w:name w:val="bold"/>
    <w:basedOn w:val="Fontepargpadro"/>
    <w:rsid w:val="003A557B"/>
  </w:style>
  <w:style w:type="character" w:customStyle="1" w:styleId="MenoPendente1">
    <w:name w:val="Menção Pendente1"/>
    <w:basedOn w:val="Fontepargpadro"/>
    <w:uiPriority w:val="99"/>
    <w:semiHidden/>
    <w:unhideWhenUsed/>
    <w:rsid w:val="00437E76"/>
    <w:rPr>
      <w:color w:val="605E5C"/>
      <w:shd w:val="clear" w:color="auto" w:fill="E1DFDD"/>
    </w:rPr>
  </w:style>
  <w:style w:type="character" w:customStyle="1" w:styleId="mat-mdc-tooltip-trigger">
    <w:name w:val="mat-mdc-tooltip-trigger"/>
    <w:basedOn w:val="Fontepargpadro"/>
    <w:rsid w:val="005E3159"/>
  </w:style>
  <w:style w:type="character" w:customStyle="1" w:styleId="mdc-buttonlabel">
    <w:name w:val="mdc-button__label"/>
    <w:basedOn w:val="Fontepargpadro"/>
    <w:rsid w:val="005E3159"/>
  </w:style>
  <w:style w:type="paragraph" w:customStyle="1" w:styleId="referncia">
    <w:name w:val="_referência"/>
    <w:basedOn w:val="Normal"/>
    <w:link w:val="refernciaChar"/>
    <w:qFormat/>
    <w:rsid w:val="00DB727B"/>
    <w:rPr>
      <w:sz w:val="20"/>
      <w:szCs w:val="20"/>
    </w:rPr>
  </w:style>
  <w:style w:type="character" w:customStyle="1" w:styleId="refernciaChar">
    <w:name w:val="_referência Char"/>
    <w:basedOn w:val="Fontepargpadro"/>
    <w:link w:val="referncia"/>
    <w:rsid w:val="00DB727B"/>
    <w:rPr>
      <w:rFonts w:ascii="Arial" w:hAnsi="Arial"/>
      <w:sz w:val="20"/>
      <w:szCs w:val="20"/>
    </w:rPr>
  </w:style>
  <w:style w:type="paragraph" w:customStyle="1" w:styleId="Estilo3">
    <w:name w:val="Estilo3"/>
    <w:basedOn w:val="referncia"/>
    <w:link w:val="Estilo3Char"/>
    <w:rsid w:val="00CA7ED0"/>
    <w:pPr>
      <w:keepNext/>
    </w:pPr>
  </w:style>
  <w:style w:type="character" w:customStyle="1" w:styleId="Estilo3Char">
    <w:name w:val="Estilo3 Char"/>
    <w:basedOn w:val="refernciaChar"/>
    <w:link w:val="Estilo3"/>
    <w:rsid w:val="00CA7ED0"/>
    <w:rPr>
      <w:rFonts w:ascii="Arial" w:hAnsi="Arial"/>
      <w:sz w:val="24"/>
      <w:szCs w:val="20"/>
      <w:lang w:eastAsia="pt-BR"/>
    </w:rPr>
  </w:style>
  <w:style w:type="paragraph" w:customStyle="1" w:styleId="Citao">
    <w:name w:val="_Citação"/>
    <w:basedOn w:val="Normal"/>
    <w:link w:val="CitaoChar"/>
    <w:qFormat/>
    <w:rsid w:val="0062572C"/>
    <w:pPr>
      <w:ind w:left="851" w:firstLine="0"/>
    </w:pPr>
  </w:style>
  <w:style w:type="character" w:customStyle="1" w:styleId="CitaoChar">
    <w:name w:val="_Citação Char"/>
    <w:basedOn w:val="Fontepargpadro"/>
    <w:link w:val="Citao"/>
    <w:rsid w:val="0062572C"/>
    <w:rPr>
      <w:rFonts w:ascii="Arial" w:hAnsi="Arial"/>
      <w:sz w:val="24"/>
    </w:rPr>
  </w:style>
  <w:style w:type="paragraph" w:styleId="Reviso">
    <w:name w:val="Revision"/>
    <w:hidden/>
    <w:uiPriority w:val="99"/>
    <w:semiHidden/>
    <w:rsid w:val="002D53BB"/>
    <w:pPr>
      <w:spacing w:line="240" w:lineRule="auto"/>
      <w:ind w:firstLine="0"/>
      <w:jc w:val="left"/>
    </w:pPr>
    <w:rPr>
      <w:rFonts w:ascii="Arial" w:hAnsi="Arial"/>
      <w:sz w:val="24"/>
    </w:rPr>
  </w:style>
  <w:style w:type="paragraph" w:styleId="Textodenotadefim">
    <w:name w:val="endnote text"/>
    <w:basedOn w:val="Normal"/>
    <w:link w:val="TextodenotadefimChar"/>
    <w:uiPriority w:val="99"/>
    <w:semiHidden/>
    <w:unhideWhenUsed/>
    <w:rsid w:val="001C1381"/>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1C1381"/>
    <w:rPr>
      <w:rFonts w:ascii="Arial" w:hAnsi="Arial"/>
      <w:sz w:val="20"/>
      <w:szCs w:val="20"/>
    </w:rPr>
  </w:style>
  <w:style w:type="character" w:styleId="Refdenotadefim">
    <w:name w:val="endnote reference"/>
    <w:basedOn w:val="Fontepargpadro"/>
    <w:uiPriority w:val="99"/>
    <w:semiHidden/>
    <w:unhideWhenUsed/>
    <w:rsid w:val="001C1381"/>
    <w:rPr>
      <w:vertAlign w:val="superscript"/>
    </w:rPr>
  </w:style>
  <w:style w:type="paragraph" w:customStyle="1" w:styleId="Tpico">
    <w:name w:val="Tópico"/>
    <w:basedOn w:val="PargrafodaLista"/>
    <w:link w:val="TpicoChar"/>
    <w:qFormat/>
    <w:rsid w:val="00D510B9"/>
    <w:pPr>
      <w:numPr>
        <w:numId w:val="9"/>
      </w:numPr>
    </w:pPr>
    <w:rPr>
      <w:b/>
      <w:bCs/>
    </w:rPr>
  </w:style>
  <w:style w:type="character" w:customStyle="1" w:styleId="PargrafodaListaChar">
    <w:name w:val="Parágrafo da Lista Char"/>
    <w:basedOn w:val="Fontepargpadro"/>
    <w:link w:val="PargrafodaLista"/>
    <w:uiPriority w:val="34"/>
    <w:rsid w:val="00D510B9"/>
    <w:rPr>
      <w:rFonts w:ascii="Arial" w:hAnsi="Arial"/>
      <w:sz w:val="24"/>
    </w:rPr>
  </w:style>
  <w:style w:type="character" w:customStyle="1" w:styleId="TpicoChar">
    <w:name w:val="Tópico Char"/>
    <w:basedOn w:val="PargrafodaListaChar"/>
    <w:link w:val="Tpico"/>
    <w:rsid w:val="00D510B9"/>
    <w:rPr>
      <w:rFonts w:ascii="Arial" w:hAnsi="Arial"/>
      <w:b/>
      <w:bCs/>
      <w:sz w:val="24"/>
    </w:rPr>
  </w:style>
  <w:style w:type="character" w:styleId="MenoPendente">
    <w:name w:val="Unresolved Mention"/>
    <w:basedOn w:val="Fontepargpadro"/>
    <w:uiPriority w:val="99"/>
    <w:semiHidden/>
    <w:unhideWhenUsed/>
    <w:rsid w:val="00951D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7484">
      <w:bodyDiv w:val="1"/>
      <w:marLeft w:val="0"/>
      <w:marRight w:val="0"/>
      <w:marTop w:val="0"/>
      <w:marBottom w:val="0"/>
      <w:divBdr>
        <w:top w:val="none" w:sz="0" w:space="0" w:color="auto"/>
        <w:left w:val="none" w:sz="0" w:space="0" w:color="auto"/>
        <w:bottom w:val="none" w:sz="0" w:space="0" w:color="auto"/>
        <w:right w:val="none" w:sz="0" w:space="0" w:color="auto"/>
      </w:divBdr>
    </w:div>
    <w:div w:id="22483335">
      <w:bodyDiv w:val="1"/>
      <w:marLeft w:val="0"/>
      <w:marRight w:val="0"/>
      <w:marTop w:val="0"/>
      <w:marBottom w:val="0"/>
      <w:divBdr>
        <w:top w:val="none" w:sz="0" w:space="0" w:color="auto"/>
        <w:left w:val="none" w:sz="0" w:space="0" w:color="auto"/>
        <w:bottom w:val="none" w:sz="0" w:space="0" w:color="auto"/>
        <w:right w:val="none" w:sz="0" w:space="0" w:color="auto"/>
      </w:divBdr>
    </w:div>
    <w:div w:id="79379069">
      <w:bodyDiv w:val="1"/>
      <w:marLeft w:val="0"/>
      <w:marRight w:val="0"/>
      <w:marTop w:val="0"/>
      <w:marBottom w:val="0"/>
      <w:divBdr>
        <w:top w:val="none" w:sz="0" w:space="0" w:color="auto"/>
        <w:left w:val="none" w:sz="0" w:space="0" w:color="auto"/>
        <w:bottom w:val="none" w:sz="0" w:space="0" w:color="auto"/>
        <w:right w:val="none" w:sz="0" w:space="0" w:color="auto"/>
      </w:divBdr>
      <w:divsChild>
        <w:div w:id="1630668702">
          <w:marLeft w:val="0"/>
          <w:marRight w:val="0"/>
          <w:marTop w:val="0"/>
          <w:marBottom w:val="0"/>
          <w:divBdr>
            <w:top w:val="none" w:sz="0" w:space="0" w:color="auto"/>
            <w:left w:val="none" w:sz="0" w:space="0" w:color="auto"/>
            <w:bottom w:val="none" w:sz="0" w:space="0" w:color="auto"/>
            <w:right w:val="none" w:sz="0" w:space="0" w:color="auto"/>
          </w:divBdr>
          <w:divsChild>
            <w:div w:id="490104251">
              <w:marLeft w:val="0"/>
              <w:marRight w:val="0"/>
              <w:marTop w:val="0"/>
              <w:marBottom w:val="0"/>
              <w:divBdr>
                <w:top w:val="none" w:sz="0" w:space="0" w:color="auto"/>
                <w:left w:val="none" w:sz="0" w:space="0" w:color="auto"/>
                <w:bottom w:val="none" w:sz="0" w:space="0" w:color="auto"/>
                <w:right w:val="none" w:sz="0" w:space="0" w:color="auto"/>
              </w:divBdr>
            </w:div>
            <w:div w:id="58552257">
              <w:marLeft w:val="0"/>
              <w:marRight w:val="0"/>
              <w:marTop w:val="0"/>
              <w:marBottom w:val="0"/>
              <w:divBdr>
                <w:top w:val="none" w:sz="0" w:space="0" w:color="auto"/>
                <w:left w:val="none" w:sz="0" w:space="0" w:color="auto"/>
                <w:bottom w:val="none" w:sz="0" w:space="0" w:color="auto"/>
                <w:right w:val="none" w:sz="0" w:space="0" w:color="auto"/>
              </w:divBdr>
              <w:divsChild>
                <w:div w:id="504979900">
                  <w:marLeft w:val="0"/>
                  <w:marRight w:val="0"/>
                  <w:marTop w:val="0"/>
                  <w:marBottom w:val="0"/>
                  <w:divBdr>
                    <w:top w:val="none" w:sz="0" w:space="0" w:color="auto"/>
                    <w:left w:val="none" w:sz="0" w:space="0" w:color="auto"/>
                    <w:bottom w:val="none" w:sz="0" w:space="0" w:color="auto"/>
                    <w:right w:val="none" w:sz="0" w:space="0" w:color="auto"/>
                  </w:divBdr>
                  <w:divsChild>
                    <w:div w:id="125390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2724">
              <w:marLeft w:val="0"/>
              <w:marRight w:val="0"/>
              <w:marTop w:val="0"/>
              <w:marBottom w:val="0"/>
              <w:divBdr>
                <w:top w:val="none" w:sz="0" w:space="0" w:color="auto"/>
                <w:left w:val="none" w:sz="0" w:space="0" w:color="auto"/>
                <w:bottom w:val="none" w:sz="0" w:space="0" w:color="auto"/>
                <w:right w:val="none" w:sz="0" w:space="0" w:color="auto"/>
              </w:divBdr>
            </w:div>
          </w:divsChild>
        </w:div>
        <w:div w:id="1270159873">
          <w:marLeft w:val="0"/>
          <w:marRight w:val="0"/>
          <w:marTop w:val="0"/>
          <w:marBottom w:val="0"/>
          <w:divBdr>
            <w:top w:val="none" w:sz="0" w:space="0" w:color="auto"/>
            <w:left w:val="none" w:sz="0" w:space="0" w:color="auto"/>
            <w:bottom w:val="none" w:sz="0" w:space="0" w:color="auto"/>
            <w:right w:val="none" w:sz="0" w:space="0" w:color="auto"/>
          </w:divBdr>
          <w:divsChild>
            <w:div w:id="827743716">
              <w:marLeft w:val="0"/>
              <w:marRight w:val="0"/>
              <w:marTop w:val="0"/>
              <w:marBottom w:val="0"/>
              <w:divBdr>
                <w:top w:val="none" w:sz="0" w:space="0" w:color="auto"/>
                <w:left w:val="none" w:sz="0" w:space="0" w:color="auto"/>
                <w:bottom w:val="none" w:sz="0" w:space="0" w:color="auto"/>
                <w:right w:val="none" w:sz="0" w:space="0" w:color="auto"/>
              </w:divBdr>
            </w:div>
            <w:div w:id="1936206774">
              <w:marLeft w:val="0"/>
              <w:marRight w:val="0"/>
              <w:marTop w:val="0"/>
              <w:marBottom w:val="0"/>
              <w:divBdr>
                <w:top w:val="none" w:sz="0" w:space="0" w:color="auto"/>
                <w:left w:val="none" w:sz="0" w:space="0" w:color="auto"/>
                <w:bottom w:val="none" w:sz="0" w:space="0" w:color="auto"/>
                <w:right w:val="none" w:sz="0" w:space="0" w:color="auto"/>
              </w:divBdr>
              <w:divsChild>
                <w:div w:id="2065326617">
                  <w:marLeft w:val="0"/>
                  <w:marRight w:val="0"/>
                  <w:marTop w:val="0"/>
                  <w:marBottom w:val="0"/>
                  <w:divBdr>
                    <w:top w:val="none" w:sz="0" w:space="0" w:color="auto"/>
                    <w:left w:val="none" w:sz="0" w:space="0" w:color="auto"/>
                    <w:bottom w:val="none" w:sz="0" w:space="0" w:color="auto"/>
                    <w:right w:val="none" w:sz="0" w:space="0" w:color="auto"/>
                  </w:divBdr>
                  <w:divsChild>
                    <w:div w:id="58307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918">
              <w:marLeft w:val="0"/>
              <w:marRight w:val="0"/>
              <w:marTop w:val="0"/>
              <w:marBottom w:val="0"/>
              <w:divBdr>
                <w:top w:val="none" w:sz="0" w:space="0" w:color="auto"/>
                <w:left w:val="none" w:sz="0" w:space="0" w:color="auto"/>
                <w:bottom w:val="none" w:sz="0" w:space="0" w:color="auto"/>
                <w:right w:val="none" w:sz="0" w:space="0" w:color="auto"/>
              </w:divBdr>
            </w:div>
          </w:divsChild>
        </w:div>
        <w:div w:id="670178519">
          <w:marLeft w:val="0"/>
          <w:marRight w:val="0"/>
          <w:marTop w:val="0"/>
          <w:marBottom w:val="0"/>
          <w:divBdr>
            <w:top w:val="none" w:sz="0" w:space="0" w:color="auto"/>
            <w:left w:val="none" w:sz="0" w:space="0" w:color="auto"/>
            <w:bottom w:val="none" w:sz="0" w:space="0" w:color="auto"/>
            <w:right w:val="none" w:sz="0" w:space="0" w:color="auto"/>
          </w:divBdr>
          <w:divsChild>
            <w:div w:id="2119719763">
              <w:marLeft w:val="0"/>
              <w:marRight w:val="0"/>
              <w:marTop w:val="0"/>
              <w:marBottom w:val="0"/>
              <w:divBdr>
                <w:top w:val="none" w:sz="0" w:space="0" w:color="auto"/>
                <w:left w:val="none" w:sz="0" w:space="0" w:color="auto"/>
                <w:bottom w:val="none" w:sz="0" w:space="0" w:color="auto"/>
                <w:right w:val="none" w:sz="0" w:space="0" w:color="auto"/>
              </w:divBdr>
              <w:divsChild>
                <w:div w:id="657270540">
                  <w:marLeft w:val="0"/>
                  <w:marRight w:val="0"/>
                  <w:marTop w:val="0"/>
                  <w:marBottom w:val="0"/>
                  <w:divBdr>
                    <w:top w:val="none" w:sz="0" w:space="0" w:color="auto"/>
                    <w:left w:val="none" w:sz="0" w:space="0" w:color="auto"/>
                    <w:bottom w:val="none" w:sz="0" w:space="0" w:color="auto"/>
                    <w:right w:val="none" w:sz="0" w:space="0" w:color="auto"/>
                  </w:divBdr>
                  <w:divsChild>
                    <w:div w:id="52536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2890">
      <w:bodyDiv w:val="1"/>
      <w:marLeft w:val="0"/>
      <w:marRight w:val="0"/>
      <w:marTop w:val="0"/>
      <w:marBottom w:val="0"/>
      <w:divBdr>
        <w:top w:val="none" w:sz="0" w:space="0" w:color="auto"/>
        <w:left w:val="none" w:sz="0" w:space="0" w:color="auto"/>
        <w:bottom w:val="none" w:sz="0" w:space="0" w:color="auto"/>
        <w:right w:val="none" w:sz="0" w:space="0" w:color="auto"/>
      </w:divBdr>
      <w:divsChild>
        <w:div w:id="1200585396">
          <w:marLeft w:val="0"/>
          <w:marRight w:val="0"/>
          <w:marTop w:val="0"/>
          <w:marBottom w:val="0"/>
          <w:divBdr>
            <w:top w:val="none" w:sz="0" w:space="0" w:color="auto"/>
            <w:left w:val="none" w:sz="0" w:space="0" w:color="auto"/>
            <w:bottom w:val="none" w:sz="0" w:space="0" w:color="auto"/>
            <w:right w:val="none" w:sz="0" w:space="0" w:color="auto"/>
          </w:divBdr>
          <w:divsChild>
            <w:div w:id="190121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8226">
      <w:bodyDiv w:val="1"/>
      <w:marLeft w:val="0"/>
      <w:marRight w:val="0"/>
      <w:marTop w:val="0"/>
      <w:marBottom w:val="0"/>
      <w:divBdr>
        <w:top w:val="none" w:sz="0" w:space="0" w:color="auto"/>
        <w:left w:val="none" w:sz="0" w:space="0" w:color="auto"/>
        <w:bottom w:val="none" w:sz="0" w:space="0" w:color="auto"/>
        <w:right w:val="none" w:sz="0" w:space="0" w:color="auto"/>
      </w:divBdr>
    </w:div>
    <w:div w:id="118257943">
      <w:bodyDiv w:val="1"/>
      <w:marLeft w:val="0"/>
      <w:marRight w:val="0"/>
      <w:marTop w:val="0"/>
      <w:marBottom w:val="0"/>
      <w:divBdr>
        <w:top w:val="none" w:sz="0" w:space="0" w:color="auto"/>
        <w:left w:val="none" w:sz="0" w:space="0" w:color="auto"/>
        <w:bottom w:val="none" w:sz="0" w:space="0" w:color="auto"/>
        <w:right w:val="none" w:sz="0" w:space="0" w:color="auto"/>
      </w:divBdr>
    </w:div>
    <w:div w:id="124471325">
      <w:bodyDiv w:val="1"/>
      <w:marLeft w:val="0"/>
      <w:marRight w:val="0"/>
      <w:marTop w:val="0"/>
      <w:marBottom w:val="0"/>
      <w:divBdr>
        <w:top w:val="none" w:sz="0" w:space="0" w:color="auto"/>
        <w:left w:val="none" w:sz="0" w:space="0" w:color="auto"/>
        <w:bottom w:val="none" w:sz="0" w:space="0" w:color="auto"/>
        <w:right w:val="none" w:sz="0" w:space="0" w:color="auto"/>
      </w:divBdr>
      <w:divsChild>
        <w:div w:id="1483619409">
          <w:marLeft w:val="0"/>
          <w:marRight w:val="0"/>
          <w:marTop w:val="0"/>
          <w:marBottom w:val="0"/>
          <w:divBdr>
            <w:top w:val="none" w:sz="0" w:space="0" w:color="auto"/>
            <w:left w:val="none" w:sz="0" w:space="0" w:color="auto"/>
            <w:bottom w:val="none" w:sz="0" w:space="0" w:color="auto"/>
            <w:right w:val="none" w:sz="0" w:space="0" w:color="auto"/>
          </w:divBdr>
          <w:divsChild>
            <w:div w:id="388497435">
              <w:marLeft w:val="0"/>
              <w:marRight w:val="0"/>
              <w:marTop w:val="0"/>
              <w:marBottom w:val="0"/>
              <w:divBdr>
                <w:top w:val="none" w:sz="0" w:space="0" w:color="auto"/>
                <w:left w:val="none" w:sz="0" w:space="0" w:color="auto"/>
                <w:bottom w:val="none" w:sz="0" w:space="0" w:color="auto"/>
                <w:right w:val="none" w:sz="0" w:space="0" w:color="auto"/>
              </w:divBdr>
            </w:div>
            <w:div w:id="320279478">
              <w:marLeft w:val="0"/>
              <w:marRight w:val="0"/>
              <w:marTop w:val="0"/>
              <w:marBottom w:val="0"/>
              <w:divBdr>
                <w:top w:val="none" w:sz="0" w:space="0" w:color="auto"/>
                <w:left w:val="none" w:sz="0" w:space="0" w:color="auto"/>
                <w:bottom w:val="none" w:sz="0" w:space="0" w:color="auto"/>
                <w:right w:val="none" w:sz="0" w:space="0" w:color="auto"/>
              </w:divBdr>
            </w:div>
            <w:div w:id="1269776163">
              <w:marLeft w:val="0"/>
              <w:marRight w:val="0"/>
              <w:marTop w:val="0"/>
              <w:marBottom w:val="0"/>
              <w:divBdr>
                <w:top w:val="none" w:sz="0" w:space="0" w:color="auto"/>
                <w:left w:val="none" w:sz="0" w:space="0" w:color="auto"/>
                <w:bottom w:val="none" w:sz="0" w:space="0" w:color="auto"/>
                <w:right w:val="none" w:sz="0" w:space="0" w:color="auto"/>
              </w:divBdr>
            </w:div>
            <w:div w:id="965232298">
              <w:marLeft w:val="0"/>
              <w:marRight w:val="0"/>
              <w:marTop w:val="0"/>
              <w:marBottom w:val="0"/>
              <w:divBdr>
                <w:top w:val="none" w:sz="0" w:space="0" w:color="auto"/>
                <w:left w:val="none" w:sz="0" w:space="0" w:color="auto"/>
                <w:bottom w:val="none" w:sz="0" w:space="0" w:color="auto"/>
                <w:right w:val="none" w:sz="0" w:space="0" w:color="auto"/>
              </w:divBdr>
            </w:div>
            <w:div w:id="148713763">
              <w:marLeft w:val="0"/>
              <w:marRight w:val="0"/>
              <w:marTop w:val="0"/>
              <w:marBottom w:val="0"/>
              <w:divBdr>
                <w:top w:val="none" w:sz="0" w:space="0" w:color="auto"/>
                <w:left w:val="none" w:sz="0" w:space="0" w:color="auto"/>
                <w:bottom w:val="none" w:sz="0" w:space="0" w:color="auto"/>
                <w:right w:val="none" w:sz="0" w:space="0" w:color="auto"/>
              </w:divBdr>
            </w:div>
            <w:div w:id="479347151">
              <w:marLeft w:val="0"/>
              <w:marRight w:val="0"/>
              <w:marTop w:val="0"/>
              <w:marBottom w:val="0"/>
              <w:divBdr>
                <w:top w:val="none" w:sz="0" w:space="0" w:color="auto"/>
                <w:left w:val="none" w:sz="0" w:space="0" w:color="auto"/>
                <w:bottom w:val="none" w:sz="0" w:space="0" w:color="auto"/>
                <w:right w:val="none" w:sz="0" w:space="0" w:color="auto"/>
              </w:divBdr>
            </w:div>
            <w:div w:id="1142430623">
              <w:marLeft w:val="0"/>
              <w:marRight w:val="0"/>
              <w:marTop w:val="0"/>
              <w:marBottom w:val="0"/>
              <w:divBdr>
                <w:top w:val="none" w:sz="0" w:space="0" w:color="auto"/>
                <w:left w:val="none" w:sz="0" w:space="0" w:color="auto"/>
                <w:bottom w:val="none" w:sz="0" w:space="0" w:color="auto"/>
                <w:right w:val="none" w:sz="0" w:space="0" w:color="auto"/>
              </w:divBdr>
            </w:div>
            <w:div w:id="101210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74">
      <w:bodyDiv w:val="1"/>
      <w:marLeft w:val="0"/>
      <w:marRight w:val="0"/>
      <w:marTop w:val="0"/>
      <w:marBottom w:val="0"/>
      <w:divBdr>
        <w:top w:val="none" w:sz="0" w:space="0" w:color="auto"/>
        <w:left w:val="none" w:sz="0" w:space="0" w:color="auto"/>
        <w:bottom w:val="none" w:sz="0" w:space="0" w:color="auto"/>
        <w:right w:val="none" w:sz="0" w:space="0" w:color="auto"/>
      </w:divBdr>
    </w:div>
    <w:div w:id="136723230">
      <w:bodyDiv w:val="1"/>
      <w:marLeft w:val="0"/>
      <w:marRight w:val="0"/>
      <w:marTop w:val="0"/>
      <w:marBottom w:val="0"/>
      <w:divBdr>
        <w:top w:val="none" w:sz="0" w:space="0" w:color="auto"/>
        <w:left w:val="none" w:sz="0" w:space="0" w:color="auto"/>
        <w:bottom w:val="none" w:sz="0" w:space="0" w:color="auto"/>
        <w:right w:val="none" w:sz="0" w:space="0" w:color="auto"/>
      </w:divBdr>
    </w:div>
    <w:div w:id="152449273">
      <w:bodyDiv w:val="1"/>
      <w:marLeft w:val="0"/>
      <w:marRight w:val="0"/>
      <w:marTop w:val="0"/>
      <w:marBottom w:val="0"/>
      <w:divBdr>
        <w:top w:val="none" w:sz="0" w:space="0" w:color="auto"/>
        <w:left w:val="none" w:sz="0" w:space="0" w:color="auto"/>
        <w:bottom w:val="none" w:sz="0" w:space="0" w:color="auto"/>
        <w:right w:val="none" w:sz="0" w:space="0" w:color="auto"/>
      </w:divBdr>
      <w:divsChild>
        <w:div w:id="1360817707">
          <w:marLeft w:val="0"/>
          <w:marRight w:val="0"/>
          <w:marTop w:val="0"/>
          <w:marBottom w:val="0"/>
          <w:divBdr>
            <w:top w:val="none" w:sz="0" w:space="0" w:color="auto"/>
            <w:left w:val="none" w:sz="0" w:space="0" w:color="auto"/>
            <w:bottom w:val="none" w:sz="0" w:space="0" w:color="auto"/>
            <w:right w:val="none" w:sz="0" w:space="0" w:color="auto"/>
          </w:divBdr>
          <w:divsChild>
            <w:div w:id="882524515">
              <w:marLeft w:val="0"/>
              <w:marRight w:val="0"/>
              <w:marTop w:val="0"/>
              <w:marBottom w:val="0"/>
              <w:divBdr>
                <w:top w:val="none" w:sz="0" w:space="0" w:color="auto"/>
                <w:left w:val="none" w:sz="0" w:space="0" w:color="auto"/>
                <w:bottom w:val="none" w:sz="0" w:space="0" w:color="auto"/>
                <w:right w:val="none" w:sz="0" w:space="0" w:color="auto"/>
              </w:divBdr>
            </w:div>
            <w:div w:id="520094121">
              <w:marLeft w:val="0"/>
              <w:marRight w:val="0"/>
              <w:marTop w:val="0"/>
              <w:marBottom w:val="0"/>
              <w:divBdr>
                <w:top w:val="none" w:sz="0" w:space="0" w:color="auto"/>
                <w:left w:val="none" w:sz="0" w:space="0" w:color="auto"/>
                <w:bottom w:val="none" w:sz="0" w:space="0" w:color="auto"/>
                <w:right w:val="none" w:sz="0" w:space="0" w:color="auto"/>
              </w:divBdr>
            </w:div>
            <w:div w:id="1270969154">
              <w:marLeft w:val="0"/>
              <w:marRight w:val="0"/>
              <w:marTop w:val="0"/>
              <w:marBottom w:val="0"/>
              <w:divBdr>
                <w:top w:val="none" w:sz="0" w:space="0" w:color="auto"/>
                <w:left w:val="none" w:sz="0" w:space="0" w:color="auto"/>
                <w:bottom w:val="none" w:sz="0" w:space="0" w:color="auto"/>
                <w:right w:val="none" w:sz="0" w:space="0" w:color="auto"/>
              </w:divBdr>
            </w:div>
            <w:div w:id="1564410843">
              <w:marLeft w:val="0"/>
              <w:marRight w:val="0"/>
              <w:marTop w:val="0"/>
              <w:marBottom w:val="0"/>
              <w:divBdr>
                <w:top w:val="none" w:sz="0" w:space="0" w:color="auto"/>
                <w:left w:val="none" w:sz="0" w:space="0" w:color="auto"/>
                <w:bottom w:val="none" w:sz="0" w:space="0" w:color="auto"/>
                <w:right w:val="none" w:sz="0" w:space="0" w:color="auto"/>
              </w:divBdr>
            </w:div>
            <w:div w:id="168421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9242">
      <w:bodyDiv w:val="1"/>
      <w:marLeft w:val="0"/>
      <w:marRight w:val="0"/>
      <w:marTop w:val="0"/>
      <w:marBottom w:val="0"/>
      <w:divBdr>
        <w:top w:val="none" w:sz="0" w:space="0" w:color="auto"/>
        <w:left w:val="none" w:sz="0" w:space="0" w:color="auto"/>
        <w:bottom w:val="none" w:sz="0" w:space="0" w:color="auto"/>
        <w:right w:val="none" w:sz="0" w:space="0" w:color="auto"/>
      </w:divBdr>
    </w:div>
    <w:div w:id="195386349">
      <w:bodyDiv w:val="1"/>
      <w:marLeft w:val="0"/>
      <w:marRight w:val="0"/>
      <w:marTop w:val="0"/>
      <w:marBottom w:val="0"/>
      <w:divBdr>
        <w:top w:val="none" w:sz="0" w:space="0" w:color="auto"/>
        <w:left w:val="none" w:sz="0" w:space="0" w:color="auto"/>
        <w:bottom w:val="none" w:sz="0" w:space="0" w:color="auto"/>
        <w:right w:val="none" w:sz="0" w:space="0" w:color="auto"/>
      </w:divBdr>
      <w:divsChild>
        <w:div w:id="2074228282">
          <w:marLeft w:val="547"/>
          <w:marRight w:val="0"/>
          <w:marTop w:val="0"/>
          <w:marBottom w:val="0"/>
          <w:divBdr>
            <w:top w:val="none" w:sz="0" w:space="0" w:color="auto"/>
            <w:left w:val="none" w:sz="0" w:space="0" w:color="auto"/>
            <w:bottom w:val="none" w:sz="0" w:space="0" w:color="auto"/>
            <w:right w:val="none" w:sz="0" w:space="0" w:color="auto"/>
          </w:divBdr>
        </w:div>
        <w:div w:id="569660799">
          <w:marLeft w:val="547"/>
          <w:marRight w:val="0"/>
          <w:marTop w:val="0"/>
          <w:marBottom w:val="0"/>
          <w:divBdr>
            <w:top w:val="none" w:sz="0" w:space="0" w:color="auto"/>
            <w:left w:val="none" w:sz="0" w:space="0" w:color="auto"/>
            <w:bottom w:val="none" w:sz="0" w:space="0" w:color="auto"/>
            <w:right w:val="none" w:sz="0" w:space="0" w:color="auto"/>
          </w:divBdr>
        </w:div>
        <w:div w:id="129439319">
          <w:marLeft w:val="1267"/>
          <w:marRight w:val="0"/>
          <w:marTop w:val="86"/>
          <w:marBottom w:val="0"/>
          <w:divBdr>
            <w:top w:val="none" w:sz="0" w:space="0" w:color="auto"/>
            <w:left w:val="none" w:sz="0" w:space="0" w:color="auto"/>
            <w:bottom w:val="none" w:sz="0" w:space="0" w:color="auto"/>
            <w:right w:val="none" w:sz="0" w:space="0" w:color="auto"/>
          </w:divBdr>
        </w:div>
        <w:div w:id="700935265">
          <w:marLeft w:val="1267"/>
          <w:marRight w:val="0"/>
          <w:marTop w:val="86"/>
          <w:marBottom w:val="0"/>
          <w:divBdr>
            <w:top w:val="none" w:sz="0" w:space="0" w:color="auto"/>
            <w:left w:val="none" w:sz="0" w:space="0" w:color="auto"/>
            <w:bottom w:val="none" w:sz="0" w:space="0" w:color="auto"/>
            <w:right w:val="none" w:sz="0" w:space="0" w:color="auto"/>
          </w:divBdr>
        </w:div>
        <w:div w:id="978925220">
          <w:marLeft w:val="1267"/>
          <w:marRight w:val="0"/>
          <w:marTop w:val="86"/>
          <w:marBottom w:val="0"/>
          <w:divBdr>
            <w:top w:val="none" w:sz="0" w:space="0" w:color="auto"/>
            <w:left w:val="none" w:sz="0" w:space="0" w:color="auto"/>
            <w:bottom w:val="none" w:sz="0" w:space="0" w:color="auto"/>
            <w:right w:val="none" w:sz="0" w:space="0" w:color="auto"/>
          </w:divBdr>
        </w:div>
        <w:div w:id="1883251374">
          <w:marLeft w:val="1267"/>
          <w:marRight w:val="0"/>
          <w:marTop w:val="86"/>
          <w:marBottom w:val="0"/>
          <w:divBdr>
            <w:top w:val="none" w:sz="0" w:space="0" w:color="auto"/>
            <w:left w:val="none" w:sz="0" w:space="0" w:color="auto"/>
            <w:bottom w:val="none" w:sz="0" w:space="0" w:color="auto"/>
            <w:right w:val="none" w:sz="0" w:space="0" w:color="auto"/>
          </w:divBdr>
        </w:div>
      </w:divsChild>
    </w:div>
    <w:div w:id="238641367">
      <w:bodyDiv w:val="1"/>
      <w:marLeft w:val="0"/>
      <w:marRight w:val="0"/>
      <w:marTop w:val="0"/>
      <w:marBottom w:val="0"/>
      <w:divBdr>
        <w:top w:val="none" w:sz="0" w:space="0" w:color="auto"/>
        <w:left w:val="none" w:sz="0" w:space="0" w:color="auto"/>
        <w:bottom w:val="none" w:sz="0" w:space="0" w:color="auto"/>
        <w:right w:val="none" w:sz="0" w:space="0" w:color="auto"/>
      </w:divBdr>
    </w:div>
    <w:div w:id="243875654">
      <w:bodyDiv w:val="1"/>
      <w:marLeft w:val="0"/>
      <w:marRight w:val="0"/>
      <w:marTop w:val="0"/>
      <w:marBottom w:val="0"/>
      <w:divBdr>
        <w:top w:val="none" w:sz="0" w:space="0" w:color="auto"/>
        <w:left w:val="none" w:sz="0" w:space="0" w:color="auto"/>
        <w:bottom w:val="none" w:sz="0" w:space="0" w:color="auto"/>
        <w:right w:val="none" w:sz="0" w:space="0" w:color="auto"/>
      </w:divBdr>
      <w:divsChild>
        <w:div w:id="639457743">
          <w:marLeft w:val="0"/>
          <w:marRight w:val="0"/>
          <w:marTop w:val="0"/>
          <w:marBottom w:val="0"/>
          <w:divBdr>
            <w:top w:val="none" w:sz="0" w:space="0" w:color="auto"/>
            <w:left w:val="none" w:sz="0" w:space="0" w:color="auto"/>
            <w:bottom w:val="none" w:sz="0" w:space="0" w:color="auto"/>
            <w:right w:val="none" w:sz="0" w:space="0" w:color="auto"/>
          </w:divBdr>
          <w:divsChild>
            <w:div w:id="161284791">
              <w:marLeft w:val="0"/>
              <w:marRight w:val="0"/>
              <w:marTop w:val="0"/>
              <w:marBottom w:val="0"/>
              <w:divBdr>
                <w:top w:val="none" w:sz="0" w:space="0" w:color="auto"/>
                <w:left w:val="none" w:sz="0" w:space="0" w:color="auto"/>
                <w:bottom w:val="none" w:sz="0" w:space="0" w:color="auto"/>
                <w:right w:val="none" w:sz="0" w:space="0" w:color="auto"/>
              </w:divBdr>
              <w:divsChild>
                <w:div w:id="746390458">
                  <w:marLeft w:val="0"/>
                  <w:marRight w:val="0"/>
                  <w:marTop w:val="0"/>
                  <w:marBottom w:val="0"/>
                  <w:divBdr>
                    <w:top w:val="none" w:sz="0" w:space="0" w:color="auto"/>
                    <w:left w:val="none" w:sz="0" w:space="0" w:color="auto"/>
                    <w:bottom w:val="none" w:sz="0" w:space="0" w:color="auto"/>
                    <w:right w:val="none" w:sz="0" w:space="0" w:color="auto"/>
                  </w:divBdr>
                  <w:divsChild>
                    <w:div w:id="2087876694">
                      <w:marLeft w:val="0"/>
                      <w:marRight w:val="0"/>
                      <w:marTop w:val="0"/>
                      <w:marBottom w:val="0"/>
                      <w:divBdr>
                        <w:top w:val="none" w:sz="0" w:space="0" w:color="auto"/>
                        <w:left w:val="none" w:sz="0" w:space="0" w:color="auto"/>
                        <w:bottom w:val="none" w:sz="0" w:space="0" w:color="auto"/>
                        <w:right w:val="none" w:sz="0" w:space="0" w:color="auto"/>
                      </w:divBdr>
                      <w:divsChild>
                        <w:div w:id="1493792526">
                          <w:marLeft w:val="0"/>
                          <w:marRight w:val="0"/>
                          <w:marTop w:val="0"/>
                          <w:marBottom w:val="0"/>
                          <w:divBdr>
                            <w:top w:val="none" w:sz="0" w:space="0" w:color="auto"/>
                            <w:left w:val="none" w:sz="0" w:space="0" w:color="auto"/>
                            <w:bottom w:val="none" w:sz="0" w:space="0" w:color="auto"/>
                            <w:right w:val="none" w:sz="0" w:space="0" w:color="auto"/>
                          </w:divBdr>
                          <w:divsChild>
                            <w:div w:id="395007508">
                              <w:marLeft w:val="0"/>
                              <w:marRight w:val="0"/>
                              <w:marTop w:val="0"/>
                              <w:marBottom w:val="0"/>
                              <w:divBdr>
                                <w:top w:val="none" w:sz="0" w:space="0" w:color="auto"/>
                                <w:left w:val="none" w:sz="0" w:space="0" w:color="auto"/>
                                <w:bottom w:val="none" w:sz="0" w:space="0" w:color="auto"/>
                                <w:right w:val="none" w:sz="0" w:space="0" w:color="auto"/>
                              </w:divBdr>
                              <w:divsChild>
                                <w:div w:id="1110660386">
                                  <w:marLeft w:val="0"/>
                                  <w:marRight w:val="0"/>
                                  <w:marTop w:val="0"/>
                                  <w:marBottom w:val="0"/>
                                  <w:divBdr>
                                    <w:top w:val="none" w:sz="0" w:space="0" w:color="auto"/>
                                    <w:left w:val="none" w:sz="0" w:space="0" w:color="auto"/>
                                    <w:bottom w:val="none" w:sz="0" w:space="0" w:color="auto"/>
                                    <w:right w:val="none" w:sz="0" w:space="0" w:color="auto"/>
                                  </w:divBdr>
                                  <w:divsChild>
                                    <w:div w:id="160318944">
                                      <w:marLeft w:val="0"/>
                                      <w:marRight w:val="0"/>
                                      <w:marTop w:val="0"/>
                                      <w:marBottom w:val="0"/>
                                      <w:divBdr>
                                        <w:top w:val="none" w:sz="0" w:space="0" w:color="auto"/>
                                        <w:left w:val="none" w:sz="0" w:space="0" w:color="auto"/>
                                        <w:bottom w:val="none" w:sz="0" w:space="0" w:color="auto"/>
                                        <w:right w:val="none" w:sz="0" w:space="0" w:color="auto"/>
                                      </w:divBdr>
                                      <w:divsChild>
                                        <w:div w:id="1581677123">
                                          <w:marLeft w:val="0"/>
                                          <w:marRight w:val="0"/>
                                          <w:marTop w:val="0"/>
                                          <w:marBottom w:val="0"/>
                                          <w:divBdr>
                                            <w:top w:val="none" w:sz="0" w:space="0" w:color="auto"/>
                                            <w:left w:val="none" w:sz="0" w:space="0" w:color="auto"/>
                                            <w:bottom w:val="none" w:sz="0" w:space="0" w:color="auto"/>
                                            <w:right w:val="none" w:sz="0" w:space="0" w:color="auto"/>
                                          </w:divBdr>
                                          <w:divsChild>
                                            <w:div w:id="346563882">
                                              <w:marLeft w:val="0"/>
                                              <w:marRight w:val="0"/>
                                              <w:marTop w:val="0"/>
                                              <w:marBottom w:val="0"/>
                                              <w:divBdr>
                                                <w:top w:val="none" w:sz="0" w:space="0" w:color="auto"/>
                                                <w:left w:val="none" w:sz="0" w:space="0" w:color="auto"/>
                                                <w:bottom w:val="none" w:sz="0" w:space="0" w:color="auto"/>
                                                <w:right w:val="none" w:sz="0" w:space="0" w:color="auto"/>
                                              </w:divBdr>
                                              <w:divsChild>
                                                <w:div w:id="1491213311">
                                                  <w:marLeft w:val="0"/>
                                                  <w:marRight w:val="0"/>
                                                  <w:marTop w:val="0"/>
                                                  <w:marBottom w:val="0"/>
                                                  <w:divBdr>
                                                    <w:top w:val="none" w:sz="0" w:space="0" w:color="auto"/>
                                                    <w:left w:val="none" w:sz="0" w:space="0" w:color="auto"/>
                                                    <w:bottom w:val="none" w:sz="0" w:space="0" w:color="auto"/>
                                                    <w:right w:val="none" w:sz="0" w:space="0" w:color="auto"/>
                                                  </w:divBdr>
                                                  <w:divsChild>
                                                    <w:div w:id="504322387">
                                                      <w:marLeft w:val="0"/>
                                                      <w:marRight w:val="0"/>
                                                      <w:marTop w:val="0"/>
                                                      <w:marBottom w:val="0"/>
                                                      <w:divBdr>
                                                        <w:top w:val="none" w:sz="0" w:space="0" w:color="auto"/>
                                                        <w:left w:val="none" w:sz="0" w:space="0" w:color="auto"/>
                                                        <w:bottom w:val="none" w:sz="0" w:space="0" w:color="auto"/>
                                                        <w:right w:val="none" w:sz="0" w:space="0" w:color="auto"/>
                                                      </w:divBdr>
                                                      <w:divsChild>
                                                        <w:div w:id="1556969626">
                                                          <w:marLeft w:val="0"/>
                                                          <w:marRight w:val="0"/>
                                                          <w:marTop w:val="0"/>
                                                          <w:marBottom w:val="0"/>
                                                          <w:divBdr>
                                                            <w:top w:val="none" w:sz="0" w:space="0" w:color="auto"/>
                                                            <w:left w:val="none" w:sz="0" w:space="0" w:color="auto"/>
                                                            <w:bottom w:val="none" w:sz="0" w:space="0" w:color="auto"/>
                                                            <w:right w:val="none" w:sz="0" w:space="0" w:color="auto"/>
                                                          </w:divBdr>
                                                        </w:div>
                                                        <w:div w:id="1587110088">
                                                          <w:marLeft w:val="0"/>
                                                          <w:marRight w:val="0"/>
                                                          <w:marTop w:val="0"/>
                                                          <w:marBottom w:val="0"/>
                                                          <w:divBdr>
                                                            <w:top w:val="none" w:sz="0" w:space="0" w:color="auto"/>
                                                            <w:left w:val="none" w:sz="0" w:space="0" w:color="auto"/>
                                                            <w:bottom w:val="none" w:sz="0" w:space="0" w:color="auto"/>
                                                            <w:right w:val="none" w:sz="0" w:space="0" w:color="auto"/>
                                                          </w:divBdr>
                                                        </w:div>
                                                        <w:div w:id="127405932">
                                                          <w:marLeft w:val="0"/>
                                                          <w:marRight w:val="0"/>
                                                          <w:marTop w:val="0"/>
                                                          <w:marBottom w:val="0"/>
                                                          <w:divBdr>
                                                            <w:top w:val="none" w:sz="0" w:space="0" w:color="auto"/>
                                                            <w:left w:val="none" w:sz="0" w:space="0" w:color="auto"/>
                                                            <w:bottom w:val="none" w:sz="0" w:space="0" w:color="auto"/>
                                                            <w:right w:val="none" w:sz="0" w:space="0" w:color="auto"/>
                                                          </w:divBdr>
                                                        </w:div>
                                                        <w:div w:id="487095013">
                                                          <w:marLeft w:val="0"/>
                                                          <w:marRight w:val="0"/>
                                                          <w:marTop w:val="0"/>
                                                          <w:marBottom w:val="0"/>
                                                          <w:divBdr>
                                                            <w:top w:val="none" w:sz="0" w:space="0" w:color="auto"/>
                                                            <w:left w:val="none" w:sz="0" w:space="0" w:color="auto"/>
                                                            <w:bottom w:val="none" w:sz="0" w:space="0" w:color="auto"/>
                                                            <w:right w:val="none" w:sz="0" w:space="0" w:color="auto"/>
                                                          </w:divBdr>
                                                        </w:div>
                                                        <w:div w:id="1310860756">
                                                          <w:marLeft w:val="0"/>
                                                          <w:marRight w:val="0"/>
                                                          <w:marTop w:val="0"/>
                                                          <w:marBottom w:val="0"/>
                                                          <w:divBdr>
                                                            <w:top w:val="none" w:sz="0" w:space="0" w:color="auto"/>
                                                            <w:left w:val="none" w:sz="0" w:space="0" w:color="auto"/>
                                                            <w:bottom w:val="none" w:sz="0" w:space="0" w:color="auto"/>
                                                            <w:right w:val="none" w:sz="0" w:space="0" w:color="auto"/>
                                                          </w:divBdr>
                                                        </w:div>
                                                        <w:div w:id="1109467787">
                                                          <w:marLeft w:val="0"/>
                                                          <w:marRight w:val="0"/>
                                                          <w:marTop w:val="0"/>
                                                          <w:marBottom w:val="0"/>
                                                          <w:divBdr>
                                                            <w:top w:val="none" w:sz="0" w:space="0" w:color="auto"/>
                                                            <w:left w:val="none" w:sz="0" w:space="0" w:color="auto"/>
                                                            <w:bottom w:val="none" w:sz="0" w:space="0" w:color="auto"/>
                                                            <w:right w:val="none" w:sz="0" w:space="0" w:color="auto"/>
                                                          </w:divBdr>
                                                        </w:div>
                                                        <w:div w:id="1045057624">
                                                          <w:marLeft w:val="0"/>
                                                          <w:marRight w:val="0"/>
                                                          <w:marTop w:val="0"/>
                                                          <w:marBottom w:val="0"/>
                                                          <w:divBdr>
                                                            <w:top w:val="none" w:sz="0" w:space="0" w:color="auto"/>
                                                            <w:left w:val="none" w:sz="0" w:space="0" w:color="auto"/>
                                                            <w:bottom w:val="none" w:sz="0" w:space="0" w:color="auto"/>
                                                            <w:right w:val="none" w:sz="0" w:space="0" w:color="auto"/>
                                                          </w:divBdr>
                                                        </w:div>
                                                        <w:div w:id="1339194103">
                                                          <w:marLeft w:val="0"/>
                                                          <w:marRight w:val="0"/>
                                                          <w:marTop w:val="0"/>
                                                          <w:marBottom w:val="0"/>
                                                          <w:divBdr>
                                                            <w:top w:val="none" w:sz="0" w:space="0" w:color="auto"/>
                                                            <w:left w:val="none" w:sz="0" w:space="0" w:color="auto"/>
                                                            <w:bottom w:val="none" w:sz="0" w:space="0" w:color="auto"/>
                                                            <w:right w:val="none" w:sz="0" w:space="0" w:color="auto"/>
                                                          </w:divBdr>
                                                        </w:div>
                                                        <w:div w:id="2084403895">
                                                          <w:marLeft w:val="0"/>
                                                          <w:marRight w:val="0"/>
                                                          <w:marTop w:val="0"/>
                                                          <w:marBottom w:val="0"/>
                                                          <w:divBdr>
                                                            <w:top w:val="none" w:sz="0" w:space="0" w:color="auto"/>
                                                            <w:left w:val="none" w:sz="0" w:space="0" w:color="auto"/>
                                                            <w:bottom w:val="none" w:sz="0" w:space="0" w:color="auto"/>
                                                            <w:right w:val="none" w:sz="0" w:space="0" w:color="auto"/>
                                                          </w:divBdr>
                                                        </w:div>
                                                        <w:div w:id="1827895150">
                                                          <w:marLeft w:val="0"/>
                                                          <w:marRight w:val="0"/>
                                                          <w:marTop w:val="0"/>
                                                          <w:marBottom w:val="0"/>
                                                          <w:divBdr>
                                                            <w:top w:val="none" w:sz="0" w:space="0" w:color="auto"/>
                                                            <w:left w:val="none" w:sz="0" w:space="0" w:color="auto"/>
                                                            <w:bottom w:val="none" w:sz="0" w:space="0" w:color="auto"/>
                                                            <w:right w:val="none" w:sz="0" w:space="0" w:color="auto"/>
                                                          </w:divBdr>
                                                        </w:div>
                                                        <w:div w:id="1540825319">
                                                          <w:marLeft w:val="0"/>
                                                          <w:marRight w:val="0"/>
                                                          <w:marTop w:val="0"/>
                                                          <w:marBottom w:val="0"/>
                                                          <w:divBdr>
                                                            <w:top w:val="none" w:sz="0" w:space="0" w:color="auto"/>
                                                            <w:left w:val="none" w:sz="0" w:space="0" w:color="auto"/>
                                                            <w:bottom w:val="none" w:sz="0" w:space="0" w:color="auto"/>
                                                            <w:right w:val="none" w:sz="0" w:space="0" w:color="auto"/>
                                                          </w:divBdr>
                                                        </w:div>
                                                        <w:div w:id="1612277108">
                                                          <w:marLeft w:val="0"/>
                                                          <w:marRight w:val="0"/>
                                                          <w:marTop w:val="0"/>
                                                          <w:marBottom w:val="0"/>
                                                          <w:divBdr>
                                                            <w:top w:val="none" w:sz="0" w:space="0" w:color="auto"/>
                                                            <w:left w:val="none" w:sz="0" w:space="0" w:color="auto"/>
                                                            <w:bottom w:val="none" w:sz="0" w:space="0" w:color="auto"/>
                                                            <w:right w:val="none" w:sz="0" w:space="0" w:color="auto"/>
                                                          </w:divBdr>
                                                        </w:div>
                                                        <w:div w:id="676734579">
                                                          <w:marLeft w:val="0"/>
                                                          <w:marRight w:val="0"/>
                                                          <w:marTop w:val="0"/>
                                                          <w:marBottom w:val="0"/>
                                                          <w:divBdr>
                                                            <w:top w:val="none" w:sz="0" w:space="0" w:color="auto"/>
                                                            <w:left w:val="none" w:sz="0" w:space="0" w:color="auto"/>
                                                            <w:bottom w:val="none" w:sz="0" w:space="0" w:color="auto"/>
                                                            <w:right w:val="none" w:sz="0" w:space="0" w:color="auto"/>
                                                          </w:divBdr>
                                                        </w:div>
                                                        <w:div w:id="172647371">
                                                          <w:marLeft w:val="0"/>
                                                          <w:marRight w:val="0"/>
                                                          <w:marTop w:val="0"/>
                                                          <w:marBottom w:val="0"/>
                                                          <w:divBdr>
                                                            <w:top w:val="none" w:sz="0" w:space="0" w:color="auto"/>
                                                            <w:left w:val="none" w:sz="0" w:space="0" w:color="auto"/>
                                                            <w:bottom w:val="none" w:sz="0" w:space="0" w:color="auto"/>
                                                            <w:right w:val="none" w:sz="0" w:space="0" w:color="auto"/>
                                                          </w:divBdr>
                                                        </w:div>
                                                        <w:div w:id="2069575476">
                                                          <w:marLeft w:val="0"/>
                                                          <w:marRight w:val="0"/>
                                                          <w:marTop w:val="0"/>
                                                          <w:marBottom w:val="0"/>
                                                          <w:divBdr>
                                                            <w:top w:val="none" w:sz="0" w:space="0" w:color="auto"/>
                                                            <w:left w:val="none" w:sz="0" w:space="0" w:color="auto"/>
                                                            <w:bottom w:val="none" w:sz="0" w:space="0" w:color="auto"/>
                                                            <w:right w:val="none" w:sz="0" w:space="0" w:color="auto"/>
                                                          </w:divBdr>
                                                        </w:div>
                                                        <w:div w:id="1884637883">
                                                          <w:marLeft w:val="0"/>
                                                          <w:marRight w:val="0"/>
                                                          <w:marTop w:val="0"/>
                                                          <w:marBottom w:val="0"/>
                                                          <w:divBdr>
                                                            <w:top w:val="none" w:sz="0" w:space="0" w:color="auto"/>
                                                            <w:left w:val="none" w:sz="0" w:space="0" w:color="auto"/>
                                                            <w:bottom w:val="none" w:sz="0" w:space="0" w:color="auto"/>
                                                            <w:right w:val="none" w:sz="0" w:space="0" w:color="auto"/>
                                                          </w:divBdr>
                                                        </w:div>
                                                        <w:div w:id="169684827">
                                                          <w:marLeft w:val="0"/>
                                                          <w:marRight w:val="0"/>
                                                          <w:marTop w:val="0"/>
                                                          <w:marBottom w:val="0"/>
                                                          <w:divBdr>
                                                            <w:top w:val="none" w:sz="0" w:space="0" w:color="auto"/>
                                                            <w:left w:val="none" w:sz="0" w:space="0" w:color="auto"/>
                                                            <w:bottom w:val="none" w:sz="0" w:space="0" w:color="auto"/>
                                                            <w:right w:val="none" w:sz="0" w:space="0" w:color="auto"/>
                                                          </w:divBdr>
                                                        </w:div>
                                                        <w:div w:id="1368487320">
                                                          <w:marLeft w:val="0"/>
                                                          <w:marRight w:val="0"/>
                                                          <w:marTop w:val="0"/>
                                                          <w:marBottom w:val="0"/>
                                                          <w:divBdr>
                                                            <w:top w:val="none" w:sz="0" w:space="0" w:color="auto"/>
                                                            <w:left w:val="none" w:sz="0" w:space="0" w:color="auto"/>
                                                            <w:bottom w:val="none" w:sz="0" w:space="0" w:color="auto"/>
                                                            <w:right w:val="none" w:sz="0" w:space="0" w:color="auto"/>
                                                          </w:divBdr>
                                                        </w:div>
                                                        <w:div w:id="2072654117">
                                                          <w:marLeft w:val="0"/>
                                                          <w:marRight w:val="0"/>
                                                          <w:marTop w:val="0"/>
                                                          <w:marBottom w:val="0"/>
                                                          <w:divBdr>
                                                            <w:top w:val="none" w:sz="0" w:space="0" w:color="auto"/>
                                                            <w:left w:val="none" w:sz="0" w:space="0" w:color="auto"/>
                                                            <w:bottom w:val="none" w:sz="0" w:space="0" w:color="auto"/>
                                                            <w:right w:val="none" w:sz="0" w:space="0" w:color="auto"/>
                                                          </w:divBdr>
                                                        </w:div>
                                                        <w:div w:id="1578175261">
                                                          <w:marLeft w:val="0"/>
                                                          <w:marRight w:val="0"/>
                                                          <w:marTop w:val="0"/>
                                                          <w:marBottom w:val="0"/>
                                                          <w:divBdr>
                                                            <w:top w:val="none" w:sz="0" w:space="0" w:color="auto"/>
                                                            <w:left w:val="none" w:sz="0" w:space="0" w:color="auto"/>
                                                            <w:bottom w:val="none" w:sz="0" w:space="0" w:color="auto"/>
                                                            <w:right w:val="none" w:sz="0" w:space="0" w:color="auto"/>
                                                          </w:divBdr>
                                                        </w:div>
                                                        <w:div w:id="1866287520">
                                                          <w:marLeft w:val="0"/>
                                                          <w:marRight w:val="0"/>
                                                          <w:marTop w:val="0"/>
                                                          <w:marBottom w:val="0"/>
                                                          <w:divBdr>
                                                            <w:top w:val="none" w:sz="0" w:space="0" w:color="auto"/>
                                                            <w:left w:val="none" w:sz="0" w:space="0" w:color="auto"/>
                                                            <w:bottom w:val="none" w:sz="0" w:space="0" w:color="auto"/>
                                                            <w:right w:val="none" w:sz="0" w:space="0" w:color="auto"/>
                                                          </w:divBdr>
                                                        </w:div>
                                                        <w:div w:id="83495608">
                                                          <w:marLeft w:val="0"/>
                                                          <w:marRight w:val="0"/>
                                                          <w:marTop w:val="0"/>
                                                          <w:marBottom w:val="0"/>
                                                          <w:divBdr>
                                                            <w:top w:val="none" w:sz="0" w:space="0" w:color="auto"/>
                                                            <w:left w:val="none" w:sz="0" w:space="0" w:color="auto"/>
                                                            <w:bottom w:val="none" w:sz="0" w:space="0" w:color="auto"/>
                                                            <w:right w:val="none" w:sz="0" w:space="0" w:color="auto"/>
                                                          </w:divBdr>
                                                        </w:div>
                                                        <w:div w:id="1041899896">
                                                          <w:marLeft w:val="0"/>
                                                          <w:marRight w:val="0"/>
                                                          <w:marTop w:val="0"/>
                                                          <w:marBottom w:val="0"/>
                                                          <w:divBdr>
                                                            <w:top w:val="none" w:sz="0" w:space="0" w:color="auto"/>
                                                            <w:left w:val="none" w:sz="0" w:space="0" w:color="auto"/>
                                                            <w:bottom w:val="none" w:sz="0" w:space="0" w:color="auto"/>
                                                            <w:right w:val="none" w:sz="0" w:space="0" w:color="auto"/>
                                                          </w:divBdr>
                                                        </w:div>
                                                        <w:div w:id="447353419">
                                                          <w:marLeft w:val="0"/>
                                                          <w:marRight w:val="0"/>
                                                          <w:marTop w:val="0"/>
                                                          <w:marBottom w:val="0"/>
                                                          <w:divBdr>
                                                            <w:top w:val="none" w:sz="0" w:space="0" w:color="auto"/>
                                                            <w:left w:val="none" w:sz="0" w:space="0" w:color="auto"/>
                                                            <w:bottom w:val="none" w:sz="0" w:space="0" w:color="auto"/>
                                                            <w:right w:val="none" w:sz="0" w:space="0" w:color="auto"/>
                                                          </w:divBdr>
                                                        </w:div>
                                                        <w:div w:id="1718318360">
                                                          <w:marLeft w:val="0"/>
                                                          <w:marRight w:val="0"/>
                                                          <w:marTop w:val="0"/>
                                                          <w:marBottom w:val="0"/>
                                                          <w:divBdr>
                                                            <w:top w:val="none" w:sz="0" w:space="0" w:color="auto"/>
                                                            <w:left w:val="none" w:sz="0" w:space="0" w:color="auto"/>
                                                            <w:bottom w:val="none" w:sz="0" w:space="0" w:color="auto"/>
                                                            <w:right w:val="none" w:sz="0" w:space="0" w:color="auto"/>
                                                          </w:divBdr>
                                                        </w:div>
                                                        <w:div w:id="911503180">
                                                          <w:marLeft w:val="0"/>
                                                          <w:marRight w:val="0"/>
                                                          <w:marTop w:val="0"/>
                                                          <w:marBottom w:val="0"/>
                                                          <w:divBdr>
                                                            <w:top w:val="none" w:sz="0" w:space="0" w:color="auto"/>
                                                            <w:left w:val="none" w:sz="0" w:space="0" w:color="auto"/>
                                                            <w:bottom w:val="none" w:sz="0" w:space="0" w:color="auto"/>
                                                            <w:right w:val="none" w:sz="0" w:space="0" w:color="auto"/>
                                                          </w:divBdr>
                                                        </w:div>
                                                        <w:div w:id="1781025679">
                                                          <w:marLeft w:val="0"/>
                                                          <w:marRight w:val="0"/>
                                                          <w:marTop w:val="0"/>
                                                          <w:marBottom w:val="0"/>
                                                          <w:divBdr>
                                                            <w:top w:val="none" w:sz="0" w:space="0" w:color="auto"/>
                                                            <w:left w:val="none" w:sz="0" w:space="0" w:color="auto"/>
                                                            <w:bottom w:val="none" w:sz="0" w:space="0" w:color="auto"/>
                                                            <w:right w:val="none" w:sz="0" w:space="0" w:color="auto"/>
                                                          </w:divBdr>
                                                        </w:div>
                                                        <w:div w:id="1441754112">
                                                          <w:marLeft w:val="0"/>
                                                          <w:marRight w:val="0"/>
                                                          <w:marTop w:val="0"/>
                                                          <w:marBottom w:val="0"/>
                                                          <w:divBdr>
                                                            <w:top w:val="none" w:sz="0" w:space="0" w:color="auto"/>
                                                            <w:left w:val="none" w:sz="0" w:space="0" w:color="auto"/>
                                                            <w:bottom w:val="none" w:sz="0" w:space="0" w:color="auto"/>
                                                            <w:right w:val="none" w:sz="0" w:space="0" w:color="auto"/>
                                                          </w:divBdr>
                                                        </w:div>
                                                        <w:div w:id="1918778840">
                                                          <w:marLeft w:val="0"/>
                                                          <w:marRight w:val="0"/>
                                                          <w:marTop w:val="0"/>
                                                          <w:marBottom w:val="0"/>
                                                          <w:divBdr>
                                                            <w:top w:val="none" w:sz="0" w:space="0" w:color="auto"/>
                                                            <w:left w:val="none" w:sz="0" w:space="0" w:color="auto"/>
                                                            <w:bottom w:val="none" w:sz="0" w:space="0" w:color="auto"/>
                                                            <w:right w:val="none" w:sz="0" w:space="0" w:color="auto"/>
                                                          </w:divBdr>
                                                        </w:div>
                                                        <w:div w:id="6073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698">
                                                  <w:marLeft w:val="0"/>
                                                  <w:marRight w:val="0"/>
                                                  <w:marTop w:val="0"/>
                                                  <w:marBottom w:val="0"/>
                                                  <w:divBdr>
                                                    <w:top w:val="none" w:sz="0" w:space="0" w:color="auto"/>
                                                    <w:left w:val="none" w:sz="0" w:space="0" w:color="auto"/>
                                                    <w:bottom w:val="none" w:sz="0" w:space="0" w:color="auto"/>
                                                    <w:right w:val="none" w:sz="0" w:space="0" w:color="auto"/>
                                                  </w:divBdr>
                                                  <w:divsChild>
                                                    <w:div w:id="677393155">
                                                      <w:marLeft w:val="0"/>
                                                      <w:marRight w:val="0"/>
                                                      <w:marTop w:val="0"/>
                                                      <w:marBottom w:val="0"/>
                                                      <w:divBdr>
                                                        <w:top w:val="none" w:sz="0" w:space="0" w:color="auto"/>
                                                        <w:left w:val="none" w:sz="0" w:space="0" w:color="auto"/>
                                                        <w:bottom w:val="none" w:sz="0" w:space="0" w:color="auto"/>
                                                        <w:right w:val="none" w:sz="0" w:space="0" w:color="auto"/>
                                                      </w:divBdr>
                                                    </w:div>
                                                  </w:divsChild>
                                                </w:div>
                                                <w:div w:id="879439986">
                                                  <w:marLeft w:val="0"/>
                                                  <w:marRight w:val="0"/>
                                                  <w:marTop w:val="0"/>
                                                  <w:marBottom w:val="0"/>
                                                  <w:divBdr>
                                                    <w:top w:val="none" w:sz="0" w:space="0" w:color="auto"/>
                                                    <w:left w:val="none" w:sz="0" w:space="0" w:color="auto"/>
                                                    <w:bottom w:val="none" w:sz="0" w:space="0" w:color="auto"/>
                                                    <w:right w:val="none" w:sz="0" w:space="0" w:color="auto"/>
                                                  </w:divBdr>
                                                  <w:divsChild>
                                                    <w:div w:id="947657945">
                                                      <w:marLeft w:val="0"/>
                                                      <w:marRight w:val="0"/>
                                                      <w:marTop w:val="0"/>
                                                      <w:marBottom w:val="0"/>
                                                      <w:divBdr>
                                                        <w:top w:val="none" w:sz="0" w:space="0" w:color="auto"/>
                                                        <w:left w:val="none" w:sz="0" w:space="0" w:color="auto"/>
                                                        <w:bottom w:val="none" w:sz="0" w:space="0" w:color="auto"/>
                                                        <w:right w:val="none" w:sz="0" w:space="0" w:color="auto"/>
                                                      </w:divBdr>
                                                    </w:div>
                                                  </w:divsChild>
                                                </w:div>
                                                <w:div w:id="930167202">
                                                  <w:marLeft w:val="0"/>
                                                  <w:marRight w:val="0"/>
                                                  <w:marTop w:val="0"/>
                                                  <w:marBottom w:val="0"/>
                                                  <w:divBdr>
                                                    <w:top w:val="none" w:sz="0" w:space="0" w:color="auto"/>
                                                    <w:left w:val="none" w:sz="0" w:space="0" w:color="auto"/>
                                                    <w:bottom w:val="none" w:sz="0" w:space="0" w:color="auto"/>
                                                    <w:right w:val="none" w:sz="0" w:space="0" w:color="auto"/>
                                                  </w:divBdr>
                                                  <w:divsChild>
                                                    <w:div w:id="4439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0263121">
      <w:bodyDiv w:val="1"/>
      <w:marLeft w:val="0"/>
      <w:marRight w:val="0"/>
      <w:marTop w:val="0"/>
      <w:marBottom w:val="0"/>
      <w:divBdr>
        <w:top w:val="none" w:sz="0" w:space="0" w:color="auto"/>
        <w:left w:val="none" w:sz="0" w:space="0" w:color="auto"/>
        <w:bottom w:val="none" w:sz="0" w:space="0" w:color="auto"/>
        <w:right w:val="none" w:sz="0" w:space="0" w:color="auto"/>
      </w:divBdr>
    </w:div>
    <w:div w:id="288972781">
      <w:bodyDiv w:val="1"/>
      <w:marLeft w:val="0"/>
      <w:marRight w:val="0"/>
      <w:marTop w:val="0"/>
      <w:marBottom w:val="0"/>
      <w:divBdr>
        <w:top w:val="none" w:sz="0" w:space="0" w:color="auto"/>
        <w:left w:val="none" w:sz="0" w:space="0" w:color="auto"/>
        <w:bottom w:val="none" w:sz="0" w:space="0" w:color="auto"/>
        <w:right w:val="none" w:sz="0" w:space="0" w:color="auto"/>
      </w:divBdr>
    </w:div>
    <w:div w:id="310521919">
      <w:bodyDiv w:val="1"/>
      <w:marLeft w:val="0"/>
      <w:marRight w:val="0"/>
      <w:marTop w:val="0"/>
      <w:marBottom w:val="0"/>
      <w:divBdr>
        <w:top w:val="none" w:sz="0" w:space="0" w:color="auto"/>
        <w:left w:val="none" w:sz="0" w:space="0" w:color="auto"/>
        <w:bottom w:val="none" w:sz="0" w:space="0" w:color="auto"/>
        <w:right w:val="none" w:sz="0" w:space="0" w:color="auto"/>
      </w:divBdr>
    </w:div>
    <w:div w:id="313340656">
      <w:bodyDiv w:val="1"/>
      <w:marLeft w:val="0"/>
      <w:marRight w:val="0"/>
      <w:marTop w:val="0"/>
      <w:marBottom w:val="0"/>
      <w:divBdr>
        <w:top w:val="none" w:sz="0" w:space="0" w:color="auto"/>
        <w:left w:val="none" w:sz="0" w:space="0" w:color="auto"/>
        <w:bottom w:val="none" w:sz="0" w:space="0" w:color="auto"/>
        <w:right w:val="none" w:sz="0" w:space="0" w:color="auto"/>
      </w:divBdr>
    </w:div>
    <w:div w:id="322243488">
      <w:bodyDiv w:val="1"/>
      <w:marLeft w:val="0"/>
      <w:marRight w:val="0"/>
      <w:marTop w:val="0"/>
      <w:marBottom w:val="0"/>
      <w:divBdr>
        <w:top w:val="none" w:sz="0" w:space="0" w:color="auto"/>
        <w:left w:val="none" w:sz="0" w:space="0" w:color="auto"/>
        <w:bottom w:val="none" w:sz="0" w:space="0" w:color="auto"/>
        <w:right w:val="none" w:sz="0" w:space="0" w:color="auto"/>
      </w:divBdr>
    </w:div>
    <w:div w:id="343366539">
      <w:bodyDiv w:val="1"/>
      <w:marLeft w:val="0"/>
      <w:marRight w:val="0"/>
      <w:marTop w:val="0"/>
      <w:marBottom w:val="0"/>
      <w:divBdr>
        <w:top w:val="none" w:sz="0" w:space="0" w:color="auto"/>
        <w:left w:val="none" w:sz="0" w:space="0" w:color="auto"/>
        <w:bottom w:val="none" w:sz="0" w:space="0" w:color="auto"/>
        <w:right w:val="none" w:sz="0" w:space="0" w:color="auto"/>
      </w:divBdr>
    </w:div>
    <w:div w:id="372924768">
      <w:bodyDiv w:val="1"/>
      <w:marLeft w:val="0"/>
      <w:marRight w:val="0"/>
      <w:marTop w:val="0"/>
      <w:marBottom w:val="0"/>
      <w:divBdr>
        <w:top w:val="none" w:sz="0" w:space="0" w:color="auto"/>
        <w:left w:val="none" w:sz="0" w:space="0" w:color="auto"/>
        <w:bottom w:val="none" w:sz="0" w:space="0" w:color="auto"/>
        <w:right w:val="none" w:sz="0" w:space="0" w:color="auto"/>
      </w:divBdr>
      <w:divsChild>
        <w:div w:id="157770056">
          <w:marLeft w:val="0"/>
          <w:marRight w:val="0"/>
          <w:marTop w:val="60"/>
          <w:marBottom w:val="0"/>
          <w:divBdr>
            <w:top w:val="none" w:sz="0" w:space="0" w:color="auto"/>
            <w:left w:val="none" w:sz="0" w:space="0" w:color="auto"/>
            <w:bottom w:val="none" w:sz="0" w:space="0" w:color="auto"/>
            <w:right w:val="none" w:sz="0" w:space="0" w:color="auto"/>
          </w:divBdr>
        </w:div>
        <w:div w:id="1100950253">
          <w:marLeft w:val="0"/>
          <w:marRight w:val="0"/>
          <w:marTop w:val="60"/>
          <w:marBottom w:val="0"/>
          <w:divBdr>
            <w:top w:val="none" w:sz="0" w:space="0" w:color="auto"/>
            <w:left w:val="none" w:sz="0" w:space="0" w:color="auto"/>
            <w:bottom w:val="none" w:sz="0" w:space="0" w:color="auto"/>
            <w:right w:val="none" w:sz="0" w:space="0" w:color="auto"/>
          </w:divBdr>
        </w:div>
        <w:div w:id="29260819">
          <w:marLeft w:val="0"/>
          <w:marRight w:val="0"/>
          <w:marTop w:val="60"/>
          <w:marBottom w:val="0"/>
          <w:divBdr>
            <w:top w:val="none" w:sz="0" w:space="0" w:color="auto"/>
            <w:left w:val="none" w:sz="0" w:space="0" w:color="auto"/>
            <w:bottom w:val="none" w:sz="0" w:space="0" w:color="auto"/>
            <w:right w:val="none" w:sz="0" w:space="0" w:color="auto"/>
          </w:divBdr>
        </w:div>
        <w:div w:id="578372338">
          <w:marLeft w:val="0"/>
          <w:marRight w:val="0"/>
          <w:marTop w:val="60"/>
          <w:marBottom w:val="0"/>
          <w:divBdr>
            <w:top w:val="none" w:sz="0" w:space="0" w:color="auto"/>
            <w:left w:val="none" w:sz="0" w:space="0" w:color="auto"/>
            <w:bottom w:val="none" w:sz="0" w:space="0" w:color="auto"/>
            <w:right w:val="none" w:sz="0" w:space="0" w:color="auto"/>
          </w:divBdr>
        </w:div>
        <w:div w:id="1137377776">
          <w:marLeft w:val="0"/>
          <w:marRight w:val="0"/>
          <w:marTop w:val="60"/>
          <w:marBottom w:val="0"/>
          <w:divBdr>
            <w:top w:val="none" w:sz="0" w:space="0" w:color="auto"/>
            <w:left w:val="none" w:sz="0" w:space="0" w:color="auto"/>
            <w:bottom w:val="none" w:sz="0" w:space="0" w:color="auto"/>
            <w:right w:val="none" w:sz="0" w:space="0" w:color="auto"/>
          </w:divBdr>
        </w:div>
        <w:div w:id="149250715">
          <w:marLeft w:val="0"/>
          <w:marRight w:val="0"/>
          <w:marTop w:val="60"/>
          <w:marBottom w:val="0"/>
          <w:divBdr>
            <w:top w:val="none" w:sz="0" w:space="0" w:color="auto"/>
            <w:left w:val="none" w:sz="0" w:space="0" w:color="auto"/>
            <w:bottom w:val="none" w:sz="0" w:space="0" w:color="auto"/>
            <w:right w:val="none" w:sz="0" w:space="0" w:color="auto"/>
          </w:divBdr>
        </w:div>
        <w:div w:id="1641611356">
          <w:marLeft w:val="0"/>
          <w:marRight w:val="0"/>
          <w:marTop w:val="60"/>
          <w:marBottom w:val="0"/>
          <w:divBdr>
            <w:top w:val="none" w:sz="0" w:space="0" w:color="auto"/>
            <w:left w:val="none" w:sz="0" w:space="0" w:color="auto"/>
            <w:bottom w:val="none" w:sz="0" w:space="0" w:color="auto"/>
            <w:right w:val="none" w:sz="0" w:space="0" w:color="auto"/>
          </w:divBdr>
        </w:div>
        <w:div w:id="478959232">
          <w:marLeft w:val="0"/>
          <w:marRight w:val="0"/>
          <w:marTop w:val="60"/>
          <w:marBottom w:val="0"/>
          <w:divBdr>
            <w:top w:val="none" w:sz="0" w:space="0" w:color="auto"/>
            <w:left w:val="none" w:sz="0" w:space="0" w:color="auto"/>
            <w:bottom w:val="none" w:sz="0" w:space="0" w:color="auto"/>
            <w:right w:val="none" w:sz="0" w:space="0" w:color="auto"/>
          </w:divBdr>
        </w:div>
      </w:divsChild>
    </w:div>
    <w:div w:id="374278665">
      <w:bodyDiv w:val="1"/>
      <w:marLeft w:val="0"/>
      <w:marRight w:val="0"/>
      <w:marTop w:val="0"/>
      <w:marBottom w:val="0"/>
      <w:divBdr>
        <w:top w:val="none" w:sz="0" w:space="0" w:color="auto"/>
        <w:left w:val="none" w:sz="0" w:space="0" w:color="auto"/>
        <w:bottom w:val="none" w:sz="0" w:space="0" w:color="auto"/>
        <w:right w:val="none" w:sz="0" w:space="0" w:color="auto"/>
      </w:divBdr>
      <w:divsChild>
        <w:div w:id="720861950">
          <w:marLeft w:val="0"/>
          <w:marRight w:val="0"/>
          <w:marTop w:val="0"/>
          <w:marBottom w:val="0"/>
          <w:divBdr>
            <w:top w:val="none" w:sz="0" w:space="0" w:color="auto"/>
            <w:left w:val="none" w:sz="0" w:space="0" w:color="auto"/>
            <w:bottom w:val="none" w:sz="0" w:space="0" w:color="auto"/>
            <w:right w:val="none" w:sz="0" w:space="0" w:color="auto"/>
          </w:divBdr>
          <w:divsChild>
            <w:div w:id="1597133571">
              <w:marLeft w:val="0"/>
              <w:marRight w:val="0"/>
              <w:marTop w:val="0"/>
              <w:marBottom w:val="0"/>
              <w:divBdr>
                <w:top w:val="none" w:sz="0" w:space="0" w:color="auto"/>
                <w:left w:val="none" w:sz="0" w:space="0" w:color="auto"/>
                <w:bottom w:val="none" w:sz="0" w:space="0" w:color="auto"/>
                <w:right w:val="none" w:sz="0" w:space="0" w:color="auto"/>
              </w:divBdr>
              <w:divsChild>
                <w:div w:id="336618562">
                  <w:marLeft w:val="0"/>
                  <w:marRight w:val="0"/>
                  <w:marTop w:val="0"/>
                  <w:marBottom w:val="0"/>
                  <w:divBdr>
                    <w:top w:val="none" w:sz="0" w:space="0" w:color="auto"/>
                    <w:left w:val="none" w:sz="0" w:space="0" w:color="auto"/>
                    <w:bottom w:val="none" w:sz="0" w:space="0" w:color="auto"/>
                    <w:right w:val="none" w:sz="0" w:space="0" w:color="auto"/>
                  </w:divBdr>
                  <w:divsChild>
                    <w:div w:id="792405359">
                      <w:marLeft w:val="0"/>
                      <w:marRight w:val="0"/>
                      <w:marTop w:val="0"/>
                      <w:marBottom w:val="0"/>
                      <w:divBdr>
                        <w:top w:val="none" w:sz="0" w:space="0" w:color="auto"/>
                        <w:left w:val="none" w:sz="0" w:space="0" w:color="auto"/>
                        <w:bottom w:val="none" w:sz="0" w:space="0" w:color="auto"/>
                        <w:right w:val="none" w:sz="0" w:space="0" w:color="auto"/>
                      </w:divBdr>
                      <w:divsChild>
                        <w:div w:id="180557226">
                          <w:marLeft w:val="0"/>
                          <w:marRight w:val="0"/>
                          <w:marTop w:val="0"/>
                          <w:marBottom w:val="0"/>
                          <w:divBdr>
                            <w:top w:val="none" w:sz="0" w:space="0" w:color="auto"/>
                            <w:left w:val="none" w:sz="0" w:space="0" w:color="auto"/>
                            <w:bottom w:val="none" w:sz="0" w:space="0" w:color="auto"/>
                            <w:right w:val="none" w:sz="0" w:space="0" w:color="auto"/>
                          </w:divBdr>
                          <w:divsChild>
                            <w:div w:id="2067988860">
                              <w:marLeft w:val="0"/>
                              <w:marRight w:val="0"/>
                              <w:marTop w:val="0"/>
                              <w:marBottom w:val="0"/>
                              <w:divBdr>
                                <w:top w:val="none" w:sz="0" w:space="0" w:color="auto"/>
                                <w:left w:val="none" w:sz="0" w:space="0" w:color="auto"/>
                                <w:bottom w:val="none" w:sz="0" w:space="0" w:color="auto"/>
                                <w:right w:val="none" w:sz="0" w:space="0" w:color="auto"/>
                              </w:divBdr>
                              <w:divsChild>
                                <w:div w:id="2113433351">
                                  <w:marLeft w:val="0"/>
                                  <w:marRight w:val="0"/>
                                  <w:marTop w:val="0"/>
                                  <w:marBottom w:val="0"/>
                                  <w:divBdr>
                                    <w:top w:val="none" w:sz="0" w:space="0" w:color="auto"/>
                                    <w:left w:val="none" w:sz="0" w:space="0" w:color="auto"/>
                                    <w:bottom w:val="none" w:sz="0" w:space="0" w:color="auto"/>
                                    <w:right w:val="none" w:sz="0" w:space="0" w:color="auto"/>
                                  </w:divBdr>
                                  <w:divsChild>
                                    <w:div w:id="1534803315">
                                      <w:marLeft w:val="0"/>
                                      <w:marRight w:val="0"/>
                                      <w:marTop w:val="0"/>
                                      <w:marBottom w:val="0"/>
                                      <w:divBdr>
                                        <w:top w:val="none" w:sz="0" w:space="0" w:color="auto"/>
                                        <w:left w:val="none" w:sz="0" w:space="0" w:color="auto"/>
                                        <w:bottom w:val="none" w:sz="0" w:space="0" w:color="auto"/>
                                        <w:right w:val="none" w:sz="0" w:space="0" w:color="auto"/>
                                      </w:divBdr>
                                      <w:divsChild>
                                        <w:div w:id="2047291111">
                                          <w:marLeft w:val="0"/>
                                          <w:marRight w:val="0"/>
                                          <w:marTop w:val="0"/>
                                          <w:marBottom w:val="0"/>
                                          <w:divBdr>
                                            <w:top w:val="none" w:sz="0" w:space="0" w:color="auto"/>
                                            <w:left w:val="none" w:sz="0" w:space="0" w:color="auto"/>
                                            <w:bottom w:val="none" w:sz="0" w:space="0" w:color="auto"/>
                                            <w:right w:val="none" w:sz="0" w:space="0" w:color="auto"/>
                                          </w:divBdr>
                                          <w:divsChild>
                                            <w:div w:id="99105536">
                                              <w:marLeft w:val="0"/>
                                              <w:marRight w:val="0"/>
                                              <w:marTop w:val="0"/>
                                              <w:marBottom w:val="0"/>
                                              <w:divBdr>
                                                <w:top w:val="none" w:sz="0" w:space="0" w:color="auto"/>
                                                <w:left w:val="none" w:sz="0" w:space="0" w:color="auto"/>
                                                <w:bottom w:val="none" w:sz="0" w:space="0" w:color="auto"/>
                                                <w:right w:val="none" w:sz="0" w:space="0" w:color="auto"/>
                                              </w:divBdr>
                                              <w:divsChild>
                                                <w:div w:id="1012993991">
                                                  <w:marLeft w:val="0"/>
                                                  <w:marRight w:val="0"/>
                                                  <w:marTop w:val="0"/>
                                                  <w:marBottom w:val="0"/>
                                                  <w:divBdr>
                                                    <w:top w:val="none" w:sz="0" w:space="0" w:color="auto"/>
                                                    <w:left w:val="none" w:sz="0" w:space="0" w:color="auto"/>
                                                    <w:bottom w:val="none" w:sz="0" w:space="0" w:color="auto"/>
                                                    <w:right w:val="none" w:sz="0" w:space="0" w:color="auto"/>
                                                  </w:divBdr>
                                                  <w:divsChild>
                                                    <w:div w:id="1610576502">
                                                      <w:marLeft w:val="0"/>
                                                      <w:marRight w:val="0"/>
                                                      <w:marTop w:val="0"/>
                                                      <w:marBottom w:val="0"/>
                                                      <w:divBdr>
                                                        <w:top w:val="none" w:sz="0" w:space="0" w:color="auto"/>
                                                        <w:left w:val="none" w:sz="0" w:space="0" w:color="auto"/>
                                                        <w:bottom w:val="none" w:sz="0" w:space="0" w:color="auto"/>
                                                        <w:right w:val="none" w:sz="0" w:space="0" w:color="auto"/>
                                                      </w:divBdr>
                                                      <w:divsChild>
                                                        <w:div w:id="459804786">
                                                          <w:marLeft w:val="0"/>
                                                          <w:marRight w:val="0"/>
                                                          <w:marTop w:val="0"/>
                                                          <w:marBottom w:val="0"/>
                                                          <w:divBdr>
                                                            <w:top w:val="none" w:sz="0" w:space="0" w:color="auto"/>
                                                            <w:left w:val="none" w:sz="0" w:space="0" w:color="auto"/>
                                                            <w:bottom w:val="none" w:sz="0" w:space="0" w:color="auto"/>
                                                            <w:right w:val="none" w:sz="0" w:space="0" w:color="auto"/>
                                                          </w:divBdr>
                                                        </w:div>
                                                        <w:div w:id="2029410806">
                                                          <w:marLeft w:val="0"/>
                                                          <w:marRight w:val="0"/>
                                                          <w:marTop w:val="0"/>
                                                          <w:marBottom w:val="0"/>
                                                          <w:divBdr>
                                                            <w:top w:val="none" w:sz="0" w:space="0" w:color="auto"/>
                                                            <w:left w:val="none" w:sz="0" w:space="0" w:color="auto"/>
                                                            <w:bottom w:val="none" w:sz="0" w:space="0" w:color="auto"/>
                                                            <w:right w:val="none" w:sz="0" w:space="0" w:color="auto"/>
                                                          </w:divBdr>
                                                        </w:div>
                                                        <w:div w:id="1743527070">
                                                          <w:marLeft w:val="0"/>
                                                          <w:marRight w:val="0"/>
                                                          <w:marTop w:val="0"/>
                                                          <w:marBottom w:val="0"/>
                                                          <w:divBdr>
                                                            <w:top w:val="none" w:sz="0" w:space="0" w:color="auto"/>
                                                            <w:left w:val="none" w:sz="0" w:space="0" w:color="auto"/>
                                                            <w:bottom w:val="none" w:sz="0" w:space="0" w:color="auto"/>
                                                            <w:right w:val="none" w:sz="0" w:space="0" w:color="auto"/>
                                                          </w:divBdr>
                                                        </w:div>
                                                        <w:div w:id="1746226503">
                                                          <w:marLeft w:val="0"/>
                                                          <w:marRight w:val="0"/>
                                                          <w:marTop w:val="0"/>
                                                          <w:marBottom w:val="0"/>
                                                          <w:divBdr>
                                                            <w:top w:val="none" w:sz="0" w:space="0" w:color="auto"/>
                                                            <w:left w:val="none" w:sz="0" w:space="0" w:color="auto"/>
                                                            <w:bottom w:val="none" w:sz="0" w:space="0" w:color="auto"/>
                                                            <w:right w:val="none" w:sz="0" w:space="0" w:color="auto"/>
                                                          </w:divBdr>
                                                        </w:div>
                                                        <w:div w:id="1115634703">
                                                          <w:marLeft w:val="0"/>
                                                          <w:marRight w:val="0"/>
                                                          <w:marTop w:val="0"/>
                                                          <w:marBottom w:val="0"/>
                                                          <w:divBdr>
                                                            <w:top w:val="none" w:sz="0" w:space="0" w:color="auto"/>
                                                            <w:left w:val="none" w:sz="0" w:space="0" w:color="auto"/>
                                                            <w:bottom w:val="none" w:sz="0" w:space="0" w:color="auto"/>
                                                            <w:right w:val="none" w:sz="0" w:space="0" w:color="auto"/>
                                                          </w:divBdr>
                                                        </w:div>
                                                        <w:div w:id="925651546">
                                                          <w:marLeft w:val="0"/>
                                                          <w:marRight w:val="0"/>
                                                          <w:marTop w:val="0"/>
                                                          <w:marBottom w:val="0"/>
                                                          <w:divBdr>
                                                            <w:top w:val="none" w:sz="0" w:space="0" w:color="auto"/>
                                                            <w:left w:val="none" w:sz="0" w:space="0" w:color="auto"/>
                                                            <w:bottom w:val="none" w:sz="0" w:space="0" w:color="auto"/>
                                                            <w:right w:val="none" w:sz="0" w:space="0" w:color="auto"/>
                                                          </w:divBdr>
                                                        </w:div>
                                                        <w:div w:id="1756317367">
                                                          <w:marLeft w:val="0"/>
                                                          <w:marRight w:val="0"/>
                                                          <w:marTop w:val="0"/>
                                                          <w:marBottom w:val="0"/>
                                                          <w:divBdr>
                                                            <w:top w:val="none" w:sz="0" w:space="0" w:color="auto"/>
                                                            <w:left w:val="none" w:sz="0" w:space="0" w:color="auto"/>
                                                            <w:bottom w:val="none" w:sz="0" w:space="0" w:color="auto"/>
                                                            <w:right w:val="none" w:sz="0" w:space="0" w:color="auto"/>
                                                          </w:divBdr>
                                                        </w:div>
                                                        <w:div w:id="1876233966">
                                                          <w:marLeft w:val="0"/>
                                                          <w:marRight w:val="0"/>
                                                          <w:marTop w:val="0"/>
                                                          <w:marBottom w:val="0"/>
                                                          <w:divBdr>
                                                            <w:top w:val="none" w:sz="0" w:space="0" w:color="auto"/>
                                                            <w:left w:val="none" w:sz="0" w:space="0" w:color="auto"/>
                                                            <w:bottom w:val="none" w:sz="0" w:space="0" w:color="auto"/>
                                                            <w:right w:val="none" w:sz="0" w:space="0" w:color="auto"/>
                                                          </w:divBdr>
                                                        </w:div>
                                                        <w:div w:id="1331325325">
                                                          <w:marLeft w:val="0"/>
                                                          <w:marRight w:val="0"/>
                                                          <w:marTop w:val="0"/>
                                                          <w:marBottom w:val="0"/>
                                                          <w:divBdr>
                                                            <w:top w:val="none" w:sz="0" w:space="0" w:color="auto"/>
                                                            <w:left w:val="none" w:sz="0" w:space="0" w:color="auto"/>
                                                            <w:bottom w:val="none" w:sz="0" w:space="0" w:color="auto"/>
                                                            <w:right w:val="none" w:sz="0" w:space="0" w:color="auto"/>
                                                          </w:divBdr>
                                                        </w:div>
                                                        <w:div w:id="1793017268">
                                                          <w:marLeft w:val="0"/>
                                                          <w:marRight w:val="0"/>
                                                          <w:marTop w:val="0"/>
                                                          <w:marBottom w:val="0"/>
                                                          <w:divBdr>
                                                            <w:top w:val="none" w:sz="0" w:space="0" w:color="auto"/>
                                                            <w:left w:val="none" w:sz="0" w:space="0" w:color="auto"/>
                                                            <w:bottom w:val="none" w:sz="0" w:space="0" w:color="auto"/>
                                                            <w:right w:val="none" w:sz="0" w:space="0" w:color="auto"/>
                                                          </w:divBdr>
                                                        </w:div>
                                                        <w:div w:id="511728004">
                                                          <w:marLeft w:val="0"/>
                                                          <w:marRight w:val="0"/>
                                                          <w:marTop w:val="0"/>
                                                          <w:marBottom w:val="0"/>
                                                          <w:divBdr>
                                                            <w:top w:val="none" w:sz="0" w:space="0" w:color="auto"/>
                                                            <w:left w:val="none" w:sz="0" w:space="0" w:color="auto"/>
                                                            <w:bottom w:val="none" w:sz="0" w:space="0" w:color="auto"/>
                                                            <w:right w:val="none" w:sz="0" w:space="0" w:color="auto"/>
                                                          </w:divBdr>
                                                        </w:div>
                                                        <w:div w:id="1144541919">
                                                          <w:marLeft w:val="0"/>
                                                          <w:marRight w:val="0"/>
                                                          <w:marTop w:val="0"/>
                                                          <w:marBottom w:val="0"/>
                                                          <w:divBdr>
                                                            <w:top w:val="none" w:sz="0" w:space="0" w:color="auto"/>
                                                            <w:left w:val="none" w:sz="0" w:space="0" w:color="auto"/>
                                                            <w:bottom w:val="none" w:sz="0" w:space="0" w:color="auto"/>
                                                            <w:right w:val="none" w:sz="0" w:space="0" w:color="auto"/>
                                                          </w:divBdr>
                                                        </w:div>
                                                        <w:div w:id="1510096638">
                                                          <w:marLeft w:val="0"/>
                                                          <w:marRight w:val="0"/>
                                                          <w:marTop w:val="0"/>
                                                          <w:marBottom w:val="0"/>
                                                          <w:divBdr>
                                                            <w:top w:val="none" w:sz="0" w:space="0" w:color="auto"/>
                                                            <w:left w:val="none" w:sz="0" w:space="0" w:color="auto"/>
                                                            <w:bottom w:val="none" w:sz="0" w:space="0" w:color="auto"/>
                                                            <w:right w:val="none" w:sz="0" w:space="0" w:color="auto"/>
                                                          </w:divBdr>
                                                        </w:div>
                                                        <w:div w:id="540822038">
                                                          <w:marLeft w:val="0"/>
                                                          <w:marRight w:val="0"/>
                                                          <w:marTop w:val="0"/>
                                                          <w:marBottom w:val="0"/>
                                                          <w:divBdr>
                                                            <w:top w:val="none" w:sz="0" w:space="0" w:color="auto"/>
                                                            <w:left w:val="none" w:sz="0" w:space="0" w:color="auto"/>
                                                            <w:bottom w:val="none" w:sz="0" w:space="0" w:color="auto"/>
                                                            <w:right w:val="none" w:sz="0" w:space="0" w:color="auto"/>
                                                          </w:divBdr>
                                                        </w:div>
                                                        <w:div w:id="1107509548">
                                                          <w:marLeft w:val="0"/>
                                                          <w:marRight w:val="0"/>
                                                          <w:marTop w:val="0"/>
                                                          <w:marBottom w:val="0"/>
                                                          <w:divBdr>
                                                            <w:top w:val="none" w:sz="0" w:space="0" w:color="auto"/>
                                                            <w:left w:val="none" w:sz="0" w:space="0" w:color="auto"/>
                                                            <w:bottom w:val="none" w:sz="0" w:space="0" w:color="auto"/>
                                                            <w:right w:val="none" w:sz="0" w:space="0" w:color="auto"/>
                                                          </w:divBdr>
                                                        </w:div>
                                                        <w:div w:id="1560558523">
                                                          <w:marLeft w:val="0"/>
                                                          <w:marRight w:val="0"/>
                                                          <w:marTop w:val="0"/>
                                                          <w:marBottom w:val="0"/>
                                                          <w:divBdr>
                                                            <w:top w:val="none" w:sz="0" w:space="0" w:color="auto"/>
                                                            <w:left w:val="none" w:sz="0" w:space="0" w:color="auto"/>
                                                            <w:bottom w:val="none" w:sz="0" w:space="0" w:color="auto"/>
                                                            <w:right w:val="none" w:sz="0" w:space="0" w:color="auto"/>
                                                          </w:divBdr>
                                                        </w:div>
                                                        <w:div w:id="2145846885">
                                                          <w:marLeft w:val="0"/>
                                                          <w:marRight w:val="0"/>
                                                          <w:marTop w:val="0"/>
                                                          <w:marBottom w:val="0"/>
                                                          <w:divBdr>
                                                            <w:top w:val="none" w:sz="0" w:space="0" w:color="auto"/>
                                                            <w:left w:val="none" w:sz="0" w:space="0" w:color="auto"/>
                                                            <w:bottom w:val="none" w:sz="0" w:space="0" w:color="auto"/>
                                                            <w:right w:val="none" w:sz="0" w:space="0" w:color="auto"/>
                                                          </w:divBdr>
                                                        </w:div>
                                                        <w:div w:id="1567447591">
                                                          <w:marLeft w:val="0"/>
                                                          <w:marRight w:val="0"/>
                                                          <w:marTop w:val="0"/>
                                                          <w:marBottom w:val="0"/>
                                                          <w:divBdr>
                                                            <w:top w:val="none" w:sz="0" w:space="0" w:color="auto"/>
                                                            <w:left w:val="none" w:sz="0" w:space="0" w:color="auto"/>
                                                            <w:bottom w:val="none" w:sz="0" w:space="0" w:color="auto"/>
                                                            <w:right w:val="none" w:sz="0" w:space="0" w:color="auto"/>
                                                          </w:divBdr>
                                                        </w:div>
                                                        <w:div w:id="896820369">
                                                          <w:marLeft w:val="0"/>
                                                          <w:marRight w:val="0"/>
                                                          <w:marTop w:val="0"/>
                                                          <w:marBottom w:val="0"/>
                                                          <w:divBdr>
                                                            <w:top w:val="none" w:sz="0" w:space="0" w:color="auto"/>
                                                            <w:left w:val="none" w:sz="0" w:space="0" w:color="auto"/>
                                                            <w:bottom w:val="none" w:sz="0" w:space="0" w:color="auto"/>
                                                            <w:right w:val="none" w:sz="0" w:space="0" w:color="auto"/>
                                                          </w:divBdr>
                                                        </w:div>
                                                        <w:div w:id="635600044">
                                                          <w:marLeft w:val="0"/>
                                                          <w:marRight w:val="0"/>
                                                          <w:marTop w:val="0"/>
                                                          <w:marBottom w:val="0"/>
                                                          <w:divBdr>
                                                            <w:top w:val="none" w:sz="0" w:space="0" w:color="auto"/>
                                                            <w:left w:val="none" w:sz="0" w:space="0" w:color="auto"/>
                                                            <w:bottom w:val="none" w:sz="0" w:space="0" w:color="auto"/>
                                                            <w:right w:val="none" w:sz="0" w:space="0" w:color="auto"/>
                                                          </w:divBdr>
                                                        </w:div>
                                                        <w:div w:id="1940017156">
                                                          <w:marLeft w:val="0"/>
                                                          <w:marRight w:val="0"/>
                                                          <w:marTop w:val="0"/>
                                                          <w:marBottom w:val="0"/>
                                                          <w:divBdr>
                                                            <w:top w:val="none" w:sz="0" w:space="0" w:color="auto"/>
                                                            <w:left w:val="none" w:sz="0" w:space="0" w:color="auto"/>
                                                            <w:bottom w:val="none" w:sz="0" w:space="0" w:color="auto"/>
                                                            <w:right w:val="none" w:sz="0" w:space="0" w:color="auto"/>
                                                          </w:divBdr>
                                                        </w:div>
                                                        <w:div w:id="1358234888">
                                                          <w:marLeft w:val="0"/>
                                                          <w:marRight w:val="0"/>
                                                          <w:marTop w:val="0"/>
                                                          <w:marBottom w:val="0"/>
                                                          <w:divBdr>
                                                            <w:top w:val="none" w:sz="0" w:space="0" w:color="auto"/>
                                                            <w:left w:val="none" w:sz="0" w:space="0" w:color="auto"/>
                                                            <w:bottom w:val="none" w:sz="0" w:space="0" w:color="auto"/>
                                                            <w:right w:val="none" w:sz="0" w:space="0" w:color="auto"/>
                                                          </w:divBdr>
                                                        </w:div>
                                                        <w:div w:id="79300062">
                                                          <w:marLeft w:val="0"/>
                                                          <w:marRight w:val="0"/>
                                                          <w:marTop w:val="0"/>
                                                          <w:marBottom w:val="0"/>
                                                          <w:divBdr>
                                                            <w:top w:val="none" w:sz="0" w:space="0" w:color="auto"/>
                                                            <w:left w:val="none" w:sz="0" w:space="0" w:color="auto"/>
                                                            <w:bottom w:val="none" w:sz="0" w:space="0" w:color="auto"/>
                                                            <w:right w:val="none" w:sz="0" w:space="0" w:color="auto"/>
                                                          </w:divBdr>
                                                        </w:div>
                                                        <w:div w:id="254291237">
                                                          <w:marLeft w:val="0"/>
                                                          <w:marRight w:val="0"/>
                                                          <w:marTop w:val="0"/>
                                                          <w:marBottom w:val="0"/>
                                                          <w:divBdr>
                                                            <w:top w:val="none" w:sz="0" w:space="0" w:color="auto"/>
                                                            <w:left w:val="none" w:sz="0" w:space="0" w:color="auto"/>
                                                            <w:bottom w:val="none" w:sz="0" w:space="0" w:color="auto"/>
                                                            <w:right w:val="none" w:sz="0" w:space="0" w:color="auto"/>
                                                          </w:divBdr>
                                                        </w:div>
                                                        <w:div w:id="1829785685">
                                                          <w:marLeft w:val="0"/>
                                                          <w:marRight w:val="0"/>
                                                          <w:marTop w:val="0"/>
                                                          <w:marBottom w:val="0"/>
                                                          <w:divBdr>
                                                            <w:top w:val="none" w:sz="0" w:space="0" w:color="auto"/>
                                                            <w:left w:val="none" w:sz="0" w:space="0" w:color="auto"/>
                                                            <w:bottom w:val="none" w:sz="0" w:space="0" w:color="auto"/>
                                                            <w:right w:val="none" w:sz="0" w:space="0" w:color="auto"/>
                                                          </w:divBdr>
                                                        </w:div>
                                                        <w:div w:id="2006276695">
                                                          <w:marLeft w:val="0"/>
                                                          <w:marRight w:val="0"/>
                                                          <w:marTop w:val="0"/>
                                                          <w:marBottom w:val="0"/>
                                                          <w:divBdr>
                                                            <w:top w:val="none" w:sz="0" w:space="0" w:color="auto"/>
                                                            <w:left w:val="none" w:sz="0" w:space="0" w:color="auto"/>
                                                            <w:bottom w:val="none" w:sz="0" w:space="0" w:color="auto"/>
                                                            <w:right w:val="none" w:sz="0" w:space="0" w:color="auto"/>
                                                          </w:divBdr>
                                                        </w:div>
                                                        <w:div w:id="1378432472">
                                                          <w:marLeft w:val="0"/>
                                                          <w:marRight w:val="0"/>
                                                          <w:marTop w:val="0"/>
                                                          <w:marBottom w:val="0"/>
                                                          <w:divBdr>
                                                            <w:top w:val="none" w:sz="0" w:space="0" w:color="auto"/>
                                                            <w:left w:val="none" w:sz="0" w:space="0" w:color="auto"/>
                                                            <w:bottom w:val="none" w:sz="0" w:space="0" w:color="auto"/>
                                                            <w:right w:val="none" w:sz="0" w:space="0" w:color="auto"/>
                                                          </w:divBdr>
                                                        </w:div>
                                                        <w:div w:id="1148089226">
                                                          <w:marLeft w:val="0"/>
                                                          <w:marRight w:val="0"/>
                                                          <w:marTop w:val="0"/>
                                                          <w:marBottom w:val="0"/>
                                                          <w:divBdr>
                                                            <w:top w:val="none" w:sz="0" w:space="0" w:color="auto"/>
                                                            <w:left w:val="none" w:sz="0" w:space="0" w:color="auto"/>
                                                            <w:bottom w:val="none" w:sz="0" w:space="0" w:color="auto"/>
                                                            <w:right w:val="none" w:sz="0" w:space="0" w:color="auto"/>
                                                          </w:divBdr>
                                                        </w:div>
                                                        <w:div w:id="715157009">
                                                          <w:marLeft w:val="0"/>
                                                          <w:marRight w:val="0"/>
                                                          <w:marTop w:val="0"/>
                                                          <w:marBottom w:val="0"/>
                                                          <w:divBdr>
                                                            <w:top w:val="none" w:sz="0" w:space="0" w:color="auto"/>
                                                            <w:left w:val="none" w:sz="0" w:space="0" w:color="auto"/>
                                                            <w:bottom w:val="none" w:sz="0" w:space="0" w:color="auto"/>
                                                            <w:right w:val="none" w:sz="0" w:space="0" w:color="auto"/>
                                                          </w:divBdr>
                                                        </w:div>
                                                        <w:div w:id="1018655912">
                                                          <w:marLeft w:val="0"/>
                                                          <w:marRight w:val="0"/>
                                                          <w:marTop w:val="0"/>
                                                          <w:marBottom w:val="0"/>
                                                          <w:divBdr>
                                                            <w:top w:val="none" w:sz="0" w:space="0" w:color="auto"/>
                                                            <w:left w:val="none" w:sz="0" w:space="0" w:color="auto"/>
                                                            <w:bottom w:val="none" w:sz="0" w:space="0" w:color="auto"/>
                                                            <w:right w:val="none" w:sz="0" w:space="0" w:color="auto"/>
                                                          </w:divBdr>
                                                        </w:div>
                                                        <w:div w:id="2134907580">
                                                          <w:marLeft w:val="0"/>
                                                          <w:marRight w:val="0"/>
                                                          <w:marTop w:val="0"/>
                                                          <w:marBottom w:val="0"/>
                                                          <w:divBdr>
                                                            <w:top w:val="none" w:sz="0" w:space="0" w:color="auto"/>
                                                            <w:left w:val="none" w:sz="0" w:space="0" w:color="auto"/>
                                                            <w:bottom w:val="none" w:sz="0" w:space="0" w:color="auto"/>
                                                            <w:right w:val="none" w:sz="0" w:space="0" w:color="auto"/>
                                                          </w:divBdr>
                                                        </w:div>
                                                        <w:div w:id="1062213877">
                                                          <w:marLeft w:val="0"/>
                                                          <w:marRight w:val="0"/>
                                                          <w:marTop w:val="0"/>
                                                          <w:marBottom w:val="0"/>
                                                          <w:divBdr>
                                                            <w:top w:val="none" w:sz="0" w:space="0" w:color="auto"/>
                                                            <w:left w:val="none" w:sz="0" w:space="0" w:color="auto"/>
                                                            <w:bottom w:val="none" w:sz="0" w:space="0" w:color="auto"/>
                                                            <w:right w:val="none" w:sz="0" w:space="0" w:color="auto"/>
                                                          </w:divBdr>
                                                        </w:div>
                                                        <w:div w:id="281500986">
                                                          <w:marLeft w:val="0"/>
                                                          <w:marRight w:val="0"/>
                                                          <w:marTop w:val="0"/>
                                                          <w:marBottom w:val="0"/>
                                                          <w:divBdr>
                                                            <w:top w:val="none" w:sz="0" w:space="0" w:color="auto"/>
                                                            <w:left w:val="none" w:sz="0" w:space="0" w:color="auto"/>
                                                            <w:bottom w:val="none" w:sz="0" w:space="0" w:color="auto"/>
                                                            <w:right w:val="none" w:sz="0" w:space="0" w:color="auto"/>
                                                          </w:divBdr>
                                                        </w:div>
                                                        <w:div w:id="348221148">
                                                          <w:marLeft w:val="0"/>
                                                          <w:marRight w:val="0"/>
                                                          <w:marTop w:val="0"/>
                                                          <w:marBottom w:val="0"/>
                                                          <w:divBdr>
                                                            <w:top w:val="none" w:sz="0" w:space="0" w:color="auto"/>
                                                            <w:left w:val="none" w:sz="0" w:space="0" w:color="auto"/>
                                                            <w:bottom w:val="none" w:sz="0" w:space="0" w:color="auto"/>
                                                            <w:right w:val="none" w:sz="0" w:space="0" w:color="auto"/>
                                                          </w:divBdr>
                                                        </w:div>
                                                        <w:div w:id="311716903">
                                                          <w:marLeft w:val="0"/>
                                                          <w:marRight w:val="0"/>
                                                          <w:marTop w:val="0"/>
                                                          <w:marBottom w:val="0"/>
                                                          <w:divBdr>
                                                            <w:top w:val="none" w:sz="0" w:space="0" w:color="auto"/>
                                                            <w:left w:val="none" w:sz="0" w:space="0" w:color="auto"/>
                                                            <w:bottom w:val="none" w:sz="0" w:space="0" w:color="auto"/>
                                                            <w:right w:val="none" w:sz="0" w:space="0" w:color="auto"/>
                                                          </w:divBdr>
                                                        </w:div>
                                                        <w:div w:id="792676210">
                                                          <w:marLeft w:val="0"/>
                                                          <w:marRight w:val="0"/>
                                                          <w:marTop w:val="0"/>
                                                          <w:marBottom w:val="0"/>
                                                          <w:divBdr>
                                                            <w:top w:val="none" w:sz="0" w:space="0" w:color="auto"/>
                                                            <w:left w:val="none" w:sz="0" w:space="0" w:color="auto"/>
                                                            <w:bottom w:val="none" w:sz="0" w:space="0" w:color="auto"/>
                                                            <w:right w:val="none" w:sz="0" w:space="0" w:color="auto"/>
                                                          </w:divBdr>
                                                        </w:div>
                                                        <w:div w:id="1803234372">
                                                          <w:marLeft w:val="0"/>
                                                          <w:marRight w:val="0"/>
                                                          <w:marTop w:val="0"/>
                                                          <w:marBottom w:val="0"/>
                                                          <w:divBdr>
                                                            <w:top w:val="none" w:sz="0" w:space="0" w:color="auto"/>
                                                            <w:left w:val="none" w:sz="0" w:space="0" w:color="auto"/>
                                                            <w:bottom w:val="none" w:sz="0" w:space="0" w:color="auto"/>
                                                            <w:right w:val="none" w:sz="0" w:space="0" w:color="auto"/>
                                                          </w:divBdr>
                                                        </w:div>
                                                        <w:div w:id="1186022708">
                                                          <w:marLeft w:val="0"/>
                                                          <w:marRight w:val="0"/>
                                                          <w:marTop w:val="0"/>
                                                          <w:marBottom w:val="0"/>
                                                          <w:divBdr>
                                                            <w:top w:val="none" w:sz="0" w:space="0" w:color="auto"/>
                                                            <w:left w:val="none" w:sz="0" w:space="0" w:color="auto"/>
                                                            <w:bottom w:val="none" w:sz="0" w:space="0" w:color="auto"/>
                                                            <w:right w:val="none" w:sz="0" w:space="0" w:color="auto"/>
                                                          </w:divBdr>
                                                        </w:div>
                                                        <w:div w:id="19380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286">
                                                  <w:marLeft w:val="0"/>
                                                  <w:marRight w:val="0"/>
                                                  <w:marTop w:val="0"/>
                                                  <w:marBottom w:val="0"/>
                                                  <w:divBdr>
                                                    <w:top w:val="none" w:sz="0" w:space="0" w:color="auto"/>
                                                    <w:left w:val="none" w:sz="0" w:space="0" w:color="auto"/>
                                                    <w:bottom w:val="none" w:sz="0" w:space="0" w:color="auto"/>
                                                    <w:right w:val="none" w:sz="0" w:space="0" w:color="auto"/>
                                                  </w:divBdr>
                                                  <w:divsChild>
                                                    <w:div w:id="1578128782">
                                                      <w:marLeft w:val="0"/>
                                                      <w:marRight w:val="0"/>
                                                      <w:marTop w:val="0"/>
                                                      <w:marBottom w:val="0"/>
                                                      <w:divBdr>
                                                        <w:top w:val="none" w:sz="0" w:space="0" w:color="auto"/>
                                                        <w:left w:val="none" w:sz="0" w:space="0" w:color="auto"/>
                                                        <w:bottom w:val="none" w:sz="0" w:space="0" w:color="auto"/>
                                                        <w:right w:val="none" w:sz="0" w:space="0" w:color="auto"/>
                                                      </w:divBdr>
                                                    </w:div>
                                                  </w:divsChild>
                                                </w:div>
                                                <w:div w:id="448861211">
                                                  <w:marLeft w:val="0"/>
                                                  <w:marRight w:val="0"/>
                                                  <w:marTop w:val="0"/>
                                                  <w:marBottom w:val="0"/>
                                                  <w:divBdr>
                                                    <w:top w:val="none" w:sz="0" w:space="0" w:color="auto"/>
                                                    <w:left w:val="none" w:sz="0" w:space="0" w:color="auto"/>
                                                    <w:bottom w:val="none" w:sz="0" w:space="0" w:color="auto"/>
                                                    <w:right w:val="none" w:sz="0" w:space="0" w:color="auto"/>
                                                  </w:divBdr>
                                                  <w:divsChild>
                                                    <w:div w:id="561331482">
                                                      <w:marLeft w:val="0"/>
                                                      <w:marRight w:val="0"/>
                                                      <w:marTop w:val="0"/>
                                                      <w:marBottom w:val="0"/>
                                                      <w:divBdr>
                                                        <w:top w:val="none" w:sz="0" w:space="0" w:color="auto"/>
                                                        <w:left w:val="none" w:sz="0" w:space="0" w:color="auto"/>
                                                        <w:bottom w:val="none" w:sz="0" w:space="0" w:color="auto"/>
                                                        <w:right w:val="none" w:sz="0" w:space="0" w:color="auto"/>
                                                      </w:divBdr>
                                                    </w:div>
                                                  </w:divsChild>
                                                </w:div>
                                                <w:div w:id="240876623">
                                                  <w:marLeft w:val="0"/>
                                                  <w:marRight w:val="0"/>
                                                  <w:marTop w:val="0"/>
                                                  <w:marBottom w:val="0"/>
                                                  <w:divBdr>
                                                    <w:top w:val="none" w:sz="0" w:space="0" w:color="auto"/>
                                                    <w:left w:val="none" w:sz="0" w:space="0" w:color="auto"/>
                                                    <w:bottom w:val="none" w:sz="0" w:space="0" w:color="auto"/>
                                                    <w:right w:val="none" w:sz="0" w:space="0" w:color="auto"/>
                                                  </w:divBdr>
                                                  <w:divsChild>
                                                    <w:div w:id="17490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5562">
                                              <w:marLeft w:val="0"/>
                                              <w:marRight w:val="0"/>
                                              <w:marTop w:val="0"/>
                                              <w:marBottom w:val="0"/>
                                              <w:divBdr>
                                                <w:top w:val="none" w:sz="0" w:space="0" w:color="auto"/>
                                                <w:left w:val="none" w:sz="0" w:space="0" w:color="auto"/>
                                                <w:bottom w:val="none" w:sz="0" w:space="0" w:color="auto"/>
                                                <w:right w:val="none" w:sz="0" w:space="0" w:color="auto"/>
                                              </w:divBdr>
                                              <w:divsChild>
                                                <w:div w:id="791753490">
                                                  <w:marLeft w:val="0"/>
                                                  <w:marRight w:val="0"/>
                                                  <w:marTop w:val="0"/>
                                                  <w:marBottom w:val="0"/>
                                                  <w:divBdr>
                                                    <w:top w:val="none" w:sz="0" w:space="0" w:color="auto"/>
                                                    <w:left w:val="none" w:sz="0" w:space="0" w:color="auto"/>
                                                    <w:bottom w:val="none" w:sz="0" w:space="0" w:color="auto"/>
                                                    <w:right w:val="none" w:sz="0" w:space="0" w:color="auto"/>
                                                  </w:divBdr>
                                                  <w:divsChild>
                                                    <w:div w:id="25205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3840">
                                              <w:marLeft w:val="0"/>
                                              <w:marRight w:val="0"/>
                                              <w:marTop w:val="0"/>
                                              <w:marBottom w:val="0"/>
                                              <w:divBdr>
                                                <w:top w:val="none" w:sz="0" w:space="0" w:color="auto"/>
                                                <w:left w:val="none" w:sz="0" w:space="0" w:color="auto"/>
                                                <w:bottom w:val="none" w:sz="0" w:space="0" w:color="auto"/>
                                                <w:right w:val="none" w:sz="0" w:space="0" w:color="auto"/>
                                              </w:divBdr>
                                              <w:divsChild>
                                                <w:div w:id="1678800922">
                                                  <w:marLeft w:val="0"/>
                                                  <w:marRight w:val="0"/>
                                                  <w:marTop w:val="0"/>
                                                  <w:marBottom w:val="0"/>
                                                  <w:divBdr>
                                                    <w:top w:val="none" w:sz="0" w:space="0" w:color="auto"/>
                                                    <w:left w:val="none" w:sz="0" w:space="0" w:color="auto"/>
                                                    <w:bottom w:val="none" w:sz="0" w:space="0" w:color="auto"/>
                                                    <w:right w:val="none" w:sz="0" w:space="0" w:color="auto"/>
                                                  </w:divBdr>
                                                  <w:divsChild>
                                                    <w:div w:id="114297105">
                                                      <w:marLeft w:val="0"/>
                                                      <w:marRight w:val="0"/>
                                                      <w:marTop w:val="0"/>
                                                      <w:marBottom w:val="0"/>
                                                      <w:divBdr>
                                                        <w:top w:val="none" w:sz="0" w:space="0" w:color="auto"/>
                                                        <w:left w:val="none" w:sz="0" w:space="0" w:color="auto"/>
                                                        <w:bottom w:val="none" w:sz="0" w:space="0" w:color="auto"/>
                                                        <w:right w:val="none" w:sz="0" w:space="0" w:color="auto"/>
                                                      </w:divBdr>
                                                      <w:divsChild>
                                                        <w:div w:id="1539778637">
                                                          <w:marLeft w:val="0"/>
                                                          <w:marRight w:val="0"/>
                                                          <w:marTop w:val="0"/>
                                                          <w:marBottom w:val="0"/>
                                                          <w:divBdr>
                                                            <w:top w:val="none" w:sz="0" w:space="0" w:color="auto"/>
                                                            <w:left w:val="none" w:sz="0" w:space="0" w:color="auto"/>
                                                            <w:bottom w:val="none" w:sz="0" w:space="0" w:color="auto"/>
                                                            <w:right w:val="none" w:sz="0" w:space="0" w:color="auto"/>
                                                          </w:divBdr>
                                                        </w:div>
                                                        <w:div w:id="807863220">
                                                          <w:marLeft w:val="0"/>
                                                          <w:marRight w:val="0"/>
                                                          <w:marTop w:val="0"/>
                                                          <w:marBottom w:val="0"/>
                                                          <w:divBdr>
                                                            <w:top w:val="none" w:sz="0" w:space="0" w:color="auto"/>
                                                            <w:left w:val="none" w:sz="0" w:space="0" w:color="auto"/>
                                                            <w:bottom w:val="none" w:sz="0" w:space="0" w:color="auto"/>
                                                            <w:right w:val="none" w:sz="0" w:space="0" w:color="auto"/>
                                                          </w:divBdr>
                                                        </w:div>
                                                        <w:div w:id="248850151">
                                                          <w:marLeft w:val="0"/>
                                                          <w:marRight w:val="0"/>
                                                          <w:marTop w:val="0"/>
                                                          <w:marBottom w:val="0"/>
                                                          <w:divBdr>
                                                            <w:top w:val="none" w:sz="0" w:space="0" w:color="auto"/>
                                                            <w:left w:val="none" w:sz="0" w:space="0" w:color="auto"/>
                                                            <w:bottom w:val="none" w:sz="0" w:space="0" w:color="auto"/>
                                                            <w:right w:val="none" w:sz="0" w:space="0" w:color="auto"/>
                                                          </w:divBdr>
                                                        </w:div>
                                                        <w:div w:id="2075423354">
                                                          <w:marLeft w:val="0"/>
                                                          <w:marRight w:val="0"/>
                                                          <w:marTop w:val="0"/>
                                                          <w:marBottom w:val="0"/>
                                                          <w:divBdr>
                                                            <w:top w:val="none" w:sz="0" w:space="0" w:color="auto"/>
                                                            <w:left w:val="none" w:sz="0" w:space="0" w:color="auto"/>
                                                            <w:bottom w:val="none" w:sz="0" w:space="0" w:color="auto"/>
                                                            <w:right w:val="none" w:sz="0" w:space="0" w:color="auto"/>
                                                          </w:divBdr>
                                                        </w:div>
                                                        <w:div w:id="1550416856">
                                                          <w:marLeft w:val="0"/>
                                                          <w:marRight w:val="0"/>
                                                          <w:marTop w:val="0"/>
                                                          <w:marBottom w:val="0"/>
                                                          <w:divBdr>
                                                            <w:top w:val="none" w:sz="0" w:space="0" w:color="auto"/>
                                                            <w:left w:val="none" w:sz="0" w:space="0" w:color="auto"/>
                                                            <w:bottom w:val="none" w:sz="0" w:space="0" w:color="auto"/>
                                                            <w:right w:val="none" w:sz="0" w:space="0" w:color="auto"/>
                                                          </w:divBdr>
                                                        </w:div>
                                                        <w:div w:id="1151141039">
                                                          <w:marLeft w:val="0"/>
                                                          <w:marRight w:val="0"/>
                                                          <w:marTop w:val="0"/>
                                                          <w:marBottom w:val="0"/>
                                                          <w:divBdr>
                                                            <w:top w:val="none" w:sz="0" w:space="0" w:color="auto"/>
                                                            <w:left w:val="none" w:sz="0" w:space="0" w:color="auto"/>
                                                            <w:bottom w:val="none" w:sz="0" w:space="0" w:color="auto"/>
                                                            <w:right w:val="none" w:sz="0" w:space="0" w:color="auto"/>
                                                          </w:divBdr>
                                                        </w:div>
                                                        <w:div w:id="1239709514">
                                                          <w:marLeft w:val="0"/>
                                                          <w:marRight w:val="0"/>
                                                          <w:marTop w:val="0"/>
                                                          <w:marBottom w:val="0"/>
                                                          <w:divBdr>
                                                            <w:top w:val="none" w:sz="0" w:space="0" w:color="auto"/>
                                                            <w:left w:val="none" w:sz="0" w:space="0" w:color="auto"/>
                                                            <w:bottom w:val="none" w:sz="0" w:space="0" w:color="auto"/>
                                                            <w:right w:val="none" w:sz="0" w:space="0" w:color="auto"/>
                                                          </w:divBdr>
                                                        </w:div>
                                                        <w:div w:id="1838691460">
                                                          <w:marLeft w:val="0"/>
                                                          <w:marRight w:val="0"/>
                                                          <w:marTop w:val="0"/>
                                                          <w:marBottom w:val="0"/>
                                                          <w:divBdr>
                                                            <w:top w:val="none" w:sz="0" w:space="0" w:color="auto"/>
                                                            <w:left w:val="none" w:sz="0" w:space="0" w:color="auto"/>
                                                            <w:bottom w:val="none" w:sz="0" w:space="0" w:color="auto"/>
                                                            <w:right w:val="none" w:sz="0" w:space="0" w:color="auto"/>
                                                          </w:divBdr>
                                                        </w:div>
                                                        <w:div w:id="1010451385">
                                                          <w:marLeft w:val="0"/>
                                                          <w:marRight w:val="0"/>
                                                          <w:marTop w:val="0"/>
                                                          <w:marBottom w:val="0"/>
                                                          <w:divBdr>
                                                            <w:top w:val="none" w:sz="0" w:space="0" w:color="auto"/>
                                                            <w:left w:val="none" w:sz="0" w:space="0" w:color="auto"/>
                                                            <w:bottom w:val="none" w:sz="0" w:space="0" w:color="auto"/>
                                                            <w:right w:val="none" w:sz="0" w:space="0" w:color="auto"/>
                                                          </w:divBdr>
                                                        </w:div>
                                                        <w:div w:id="514878038">
                                                          <w:marLeft w:val="0"/>
                                                          <w:marRight w:val="0"/>
                                                          <w:marTop w:val="0"/>
                                                          <w:marBottom w:val="0"/>
                                                          <w:divBdr>
                                                            <w:top w:val="none" w:sz="0" w:space="0" w:color="auto"/>
                                                            <w:left w:val="none" w:sz="0" w:space="0" w:color="auto"/>
                                                            <w:bottom w:val="none" w:sz="0" w:space="0" w:color="auto"/>
                                                            <w:right w:val="none" w:sz="0" w:space="0" w:color="auto"/>
                                                          </w:divBdr>
                                                        </w:div>
                                                        <w:div w:id="130558953">
                                                          <w:marLeft w:val="0"/>
                                                          <w:marRight w:val="0"/>
                                                          <w:marTop w:val="0"/>
                                                          <w:marBottom w:val="0"/>
                                                          <w:divBdr>
                                                            <w:top w:val="none" w:sz="0" w:space="0" w:color="auto"/>
                                                            <w:left w:val="none" w:sz="0" w:space="0" w:color="auto"/>
                                                            <w:bottom w:val="none" w:sz="0" w:space="0" w:color="auto"/>
                                                            <w:right w:val="none" w:sz="0" w:space="0" w:color="auto"/>
                                                          </w:divBdr>
                                                        </w:div>
                                                        <w:div w:id="477839121">
                                                          <w:marLeft w:val="0"/>
                                                          <w:marRight w:val="0"/>
                                                          <w:marTop w:val="0"/>
                                                          <w:marBottom w:val="0"/>
                                                          <w:divBdr>
                                                            <w:top w:val="none" w:sz="0" w:space="0" w:color="auto"/>
                                                            <w:left w:val="none" w:sz="0" w:space="0" w:color="auto"/>
                                                            <w:bottom w:val="none" w:sz="0" w:space="0" w:color="auto"/>
                                                            <w:right w:val="none" w:sz="0" w:space="0" w:color="auto"/>
                                                          </w:divBdr>
                                                        </w:div>
                                                        <w:div w:id="307441881">
                                                          <w:marLeft w:val="0"/>
                                                          <w:marRight w:val="0"/>
                                                          <w:marTop w:val="0"/>
                                                          <w:marBottom w:val="0"/>
                                                          <w:divBdr>
                                                            <w:top w:val="none" w:sz="0" w:space="0" w:color="auto"/>
                                                            <w:left w:val="none" w:sz="0" w:space="0" w:color="auto"/>
                                                            <w:bottom w:val="none" w:sz="0" w:space="0" w:color="auto"/>
                                                            <w:right w:val="none" w:sz="0" w:space="0" w:color="auto"/>
                                                          </w:divBdr>
                                                        </w:div>
                                                        <w:div w:id="511530948">
                                                          <w:marLeft w:val="0"/>
                                                          <w:marRight w:val="0"/>
                                                          <w:marTop w:val="0"/>
                                                          <w:marBottom w:val="0"/>
                                                          <w:divBdr>
                                                            <w:top w:val="none" w:sz="0" w:space="0" w:color="auto"/>
                                                            <w:left w:val="none" w:sz="0" w:space="0" w:color="auto"/>
                                                            <w:bottom w:val="none" w:sz="0" w:space="0" w:color="auto"/>
                                                            <w:right w:val="none" w:sz="0" w:space="0" w:color="auto"/>
                                                          </w:divBdr>
                                                        </w:div>
                                                        <w:div w:id="767046695">
                                                          <w:marLeft w:val="0"/>
                                                          <w:marRight w:val="0"/>
                                                          <w:marTop w:val="0"/>
                                                          <w:marBottom w:val="0"/>
                                                          <w:divBdr>
                                                            <w:top w:val="none" w:sz="0" w:space="0" w:color="auto"/>
                                                            <w:left w:val="none" w:sz="0" w:space="0" w:color="auto"/>
                                                            <w:bottom w:val="none" w:sz="0" w:space="0" w:color="auto"/>
                                                            <w:right w:val="none" w:sz="0" w:space="0" w:color="auto"/>
                                                          </w:divBdr>
                                                        </w:div>
                                                        <w:div w:id="1571381337">
                                                          <w:marLeft w:val="0"/>
                                                          <w:marRight w:val="0"/>
                                                          <w:marTop w:val="0"/>
                                                          <w:marBottom w:val="0"/>
                                                          <w:divBdr>
                                                            <w:top w:val="none" w:sz="0" w:space="0" w:color="auto"/>
                                                            <w:left w:val="none" w:sz="0" w:space="0" w:color="auto"/>
                                                            <w:bottom w:val="none" w:sz="0" w:space="0" w:color="auto"/>
                                                            <w:right w:val="none" w:sz="0" w:space="0" w:color="auto"/>
                                                          </w:divBdr>
                                                        </w:div>
                                                        <w:div w:id="1272931645">
                                                          <w:marLeft w:val="0"/>
                                                          <w:marRight w:val="0"/>
                                                          <w:marTop w:val="0"/>
                                                          <w:marBottom w:val="0"/>
                                                          <w:divBdr>
                                                            <w:top w:val="none" w:sz="0" w:space="0" w:color="auto"/>
                                                            <w:left w:val="none" w:sz="0" w:space="0" w:color="auto"/>
                                                            <w:bottom w:val="none" w:sz="0" w:space="0" w:color="auto"/>
                                                            <w:right w:val="none" w:sz="0" w:space="0" w:color="auto"/>
                                                          </w:divBdr>
                                                        </w:div>
                                                        <w:div w:id="85613575">
                                                          <w:marLeft w:val="0"/>
                                                          <w:marRight w:val="0"/>
                                                          <w:marTop w:val="0"/>
                                                          <w:marBottom w:val="0"/>
                                                          <w:divBdr>
                                                            <w:top w:val="none" w:sz="0" w:space="0" w:color="auto"/>
                                                            <w:left w:val="none" w:sz="0" w:space="0" w:color="auto"/>
                                                            <w:bottom w:val="none" w:sz="0" w:space="0" w:color="auto"/>
                                                            <w:right w:val="none" w:sz="0" w:space="0" w:color="auto"/>
                                                          </w:divBdr>
                                                        </w:div>
                                                        <w:div w:id="500000238">
                                                          <w:marLeft w:val="0"/>
                                                          <w:marRight w:val="0"/>
                                                          <w:marTop w:val="0"/>
                                                          <w:marBottom w:val="0"/>
                                                          <w:divBdr>
                                                            <w:top w:val="none" w:sz="0" w:space="0" w:color="auto"/>
                                                            <w:left w:val="none" w:sz="0" w:space="0" w:color="auto"/>
                                                            <w:bottom w:val="none" w:sz="0" w:space="0" w:color="auto"/>
                                                            <w:right w:val="none" w:sz="0" w:space="0" w:color="auto"/>
                                                          </w:divBdr>
                                                        </w:div>
                                                        <w:div w:id="268047371">
                                                          <w:marLeft w:val="0"/>
                                                          <w:marRight w:val="0"/>
                                                          <w:marTop w:val="0"/>
                                                          <w:marBottom w:val="0"/>
                                                          <w:divBdr>
                                                            <w:top w:val="none" w:sz="0" w:space="0" w:color="auto"/>
                                                            <w:left w:val="none" w:sz="0" w:space="0" w:color="auto"/>
                                                            <w:bottom w:val="none" w:sz="0" w:space="0" w:color="auto"/>
                                                            <w:right w:val="none" w:sz="0" w:space="0" w:color="auto"/>
                                                          </w:divBdr>
                                                        </w:div>
                                                        <w:div w:id="1856772568">
                                                          <w:marLeft w:val="0"/>
                                                          <w:marRight w:val="0"/>
                                                          <w:marTop w:val="0"/>
                                                          <w:marBottom w:val="0"/>
                                                          <w:divBdr>
                                                            <w:top w:val="none" w:sz="0" w:space="0" w:color="auto"/>
                                                            <w:left w:val="none" w:sz="0" w:space="0" w:color="auto"/>
                                                            <w:bottom w:val="none" w:sz="0" w:space="0" w:color="auto"/>
                                                            <w:right w:val="none" w:sz="0" w:space="0" w:color="auto"/>
                                                          </w:divBdr>
                                                        </w:div>
                                                        <w:div w:id="327750430">
                                                          <w:marLeft w:val="0"/>
                                                          <w:marRight w:val="0"/>
                                                          <w:marTop w:val="0"/>
                                                          <w:marBottom w:val="0"/>
                                                          <w:divBdr>
                                                            <w:top w:val="none" w:sz="0" w:space="0" w:color="auto"/>
                                                            <w:left w:val="none" w:sz="0" w:space="0" w:color="auto"/>
                                                            <w:bottom w:val="none" w:sz="0" w:space="0" w:color="auto"/>
                                                            <w:right w:val="none" w:sz="0" w:space="0" w:color="auto"/>
                                                          </w:divBdr>
                                                        </w:div>
                                                        <w:div w:id="1852260815">
                                                          <w:marLeft w:val="0"/>
                                                          <w:marRight w:val="0"/>
                                                          <w:marTop w:val="0"/>
                                                          <w:marBottom w:val="0"/>
                                                          <w:divBdr>
                                                            <w:top w:val="none" w:sz="0" w:space="0" w:color="auto"/>
                                                            <w:left w:val="none" w:sz="0" w:space="0" w:color="auto"/>
                                                            <w:bottom w:val="none" w:sz="0" w:space="0" w:color="auto"/>
                                                            <w:right w:val="none" w:sz="0" w:space="0" w:color="auto"/>
                                                          </w:divBdr>
                                                        </w:div>
                                                        <w:div w:id="994722210">
                                                          <w:marLeft w:val="0"/>
                                                          <w:marRight w:val="0"/>
                                                          <w:marTop w:val="0"/>
                                                          <w:marBottom w:val="0"/>
                                                          <w:divBdr>
                                                            <w:top w:val="none" w:sz="0" w:space="0" w:color="auto"/>
                                                            <w:left w:val="none" w:sz="0" w:space="0" w:color="auto"/>
                                                            <w:bottom w:val="none" w:sz="0" w:space="0" w:color="auto"/>
                                                            <w:right w:val="none" w:sz="0" w:space="0" w:color="auto"/>
                                                          </w:divBdr>
                                                        </w:div>
                                                        <w:div w:id="1866020744">
                                                          <w:marLeft w:val="0"/>
                                                          <w:marRight w:val="0"/>
                                                          <w:marTop w:val="0"/>
                                                          <w:marBottom w:val="0"/>
                                                          <w:divBdr>
                                                            <w:top w:val="none" w:sz="0" w:space="0" w:color="auto"/>
                                                            <w:left w:val="none" w:sz="0" w:space="0" w:color="auto"/>
                                                            <w:bottom w:val="none" w:sz="0" w:space="0" w:color="auto"/>
                                                            <w:right w:val="none" w:sz="0" w:space="0" w:color="auto"/>
                                                          </w:divBdr>
                                                        </w:div>
                                                        <w:div w:id="1800613587">
                                                          <w:marLeft w:val="0"/>
                                                          <w:marRight w:val="0"/>
                                                          <w:marTop w:val="0"/>
                                                          <w:marBottom w:val="0"/>
                                                          <w:divBdr>
                                                            <w:top w:val="none" w:sz="0" w:space="0" w:color="auto"/>
                                                            <w:left w:val="none" w:sz="0" w:space="0" w:color="auto"/>
                                                            <w:bottom w:val="none" w:sz="0" w:space="0" w:color="auto"/>
                                                            <w:right w:val="none" w:sz="0" w:space="0" w:color="auto"/>
                                                          </w:divBdr>
                                                        </w:div>
                                                        <w:div w:id="1852793543">
                                                          <w:marLeft w:val="0"/>
                                                          <w:marRight w:val="0"/>
                                                          <w:marTop w:val="0"/>
                                                          <w:marBottom w:val="0"/>
                                                          <w:divBdr>
                                                            <w:top w:val="none" w:sz="0" w:space="0" w:color="auto"/>
                                                            <w:left w:val="none" w:sz="0" w:space="0" w:color="auto"/>
                                                            <w:bottom w:val="none" w:sz="0" w:space="0" w:color="auto"/>
                                                            <w:right w:val="none" w:sz="0" w:space="0" w:color="auto"/>
                                                          </w:divBdr>
                                                        </w:div>
                                                        <w:div w:id="399059456">
                                                          <w:marLeft w:val="0"/>
                                                          <w:marRight w:val="0"/>
                                                          <w:marTop w:val="0"/>
                                                          <w:marBottom w:val="0"/>
                                                          <w:divBdr>
                                                            <w:top w:val="none" w:sz="0" w:space="0" w:color="auto"/>
                                                            <w:left w:val="none" w:sz="0" w:space="0" w:color="auto"/>
                                                            <w:bottom w:val="none" w:sz="0" w:space="0" w:color="auto"/>
                                                            <w:right w:val="none" w:sz="0" w:space="0" w:color="auto"/>
                                                          </w:divBdr>
                                                        </w:div>
                                                        <w:div w:id="1211647432">
                                                          <w:marLeft w:val="0"/>
                                                          <w:marRight w:val="0"/>
                                                          <w:marTop w:val="0"/>
                                                          <w:marBottom w:val="0"/>
                                                          <w:divBdr>
                                                            <w:top w:val="none" w:sz="0" w:space="0" w:color="auto"/>
                                                            <w:left w:val="none" w:sz="0" w:space="0" w:color="auto"/>
                                                            <w:bottom w:val="none" w:sz="0" w:space="0" w:color="auto"/>
                                                            <w:right w:val="none" w:sz="0" w:space="0" w:color="auto"/>
                                                          </w:divBdr>
                                                        </w:div>
                                                        <w:div w:id="763066576">
                                                          <w:marLeft w:val="0"/>
                                                          <w:marRight w:val="0"/>
                                                          <w:marTop w:val="0"/>
                                                          <w:marBottom w:val="0"/>
                                                          <w:divBdr>
                                                            <w:top w:val="none" w:sz="0" w:space="0" w:color="auto"/>
                                                            <w:left w:val="none" w:sz="0" w:space="0" w:color="auto"/>
                                                            <w:bottom w:val="none" w:sz="0" w:space="0" w:color="auto"/>
                                                            <w:right w:val="none" w:sz="0" w:space="0" w:color="auto"/>
                                                          </w:divBdr>
                                                        </w:div>
                                                        <w:div w:id="1609266730">
                                                          <w:marLeft w:val="0"/>
                                                          <w:marRight w:val="0"/>
                                                          <w:marTop w:val="0"/>
                                                          <w:marBottom w:val="0"/>
                                                          <w:divBdr>
                                                            <w:top w:val="none" w:sz="0" w:space="0" w:color="auto"/>
                                                            <w:left w:val="none" w:sz="0" w:space="0" w:color="auto"/>
                                                            <w:bottom w:val="none" w:sz="0" w:space="0" w:color="auto"/>
                                                            <w:right w:val="none" w:sz="0" w:space="0" w:color="auto"/>
                                                          </w:divBdr>
                                                        </w:div>
                                                        <w:div w:id="326596799">
                                                          <w:marLeft w:val="0"/>
                                                          <w:marRight w:val="0"/>
                                                          <w:marTop w:val="0"/>
                                                          <w:marBottom w:val="0"/>
                                                          <w:divBdr>
                                                            <w:top w:val="none" w:sz="0" w:space="0" w:color="auto"/>
                                                            <w:left w:val="none" w:sz="0" w:space="0" w:color="auto"/>
                                                            <w:bottom w:val="none" w:sz="0" w:space="0" w:color="auto"/>
                                                            <w:right w:val="none" w:sz="0" w:space="0" w:color="auto"/>
                                                          </w:divBdr>
                                                        </w:div>
                                                        <w:div w:id="1854224591">
                                                          <w:marLeft w:val="0"/>
                                                          <w:marRight w:val="0"/>
                                                          <w:marTop w:val="0"/>
                                                          <w:marBottom w:val="0"/>
                                                          <w:divBdr>
                                                            <w:top w:val="none" w:sz="0" w:space="0" w:color="auto"/>
                                                            <w:left w:val="none" w:sz="0" w:space="0" w:color="auto"/>
                                                            <w:bottom w:val="none" w:sz="0" w:space="0" w:color="auto"/>
                                                            <w:right w:val="none" w:sz="0" w:space="0" w:color="auto"/>
                                                          </w:divBdr>
                                                        </w:div>
                                                        <w:div w:id="13583703">
                                                          <w:marLeft w:val="0"/>
                                                          <w:marRight w:val="0"/>
                                                          <w:marTop w:val="0"/>
                                                          <w:marBottom w:val="0"/>
                                                          <w:divBdr>
                                                            <w:top w:val="none" w:sz="0" w:space="0" w:color="auto"/>
                                                            <w:left w:val="none" w:sz="0" w:space="0" w:color="auto"/>
                                                            <w:bottom w:val="none" w:sz="0" w:space="0" w:color="auto"/>
                                                            <w:right w:val="none" w:sz="0" w:space="0" w:color="auto"/>
                                                          </w:divBdr>
                                                        </w:div>
                                                        <w:div w:id="1085767116">
                                                          <w:marLeft w:val="0"/>
                                                          <w:marRight w:val="0"/>
                                                          <w:marTop w:val="0"/>
                                                          <w:marBottom w:val="0"/>
                                                          <w:divBdr>
                                                            <w:top w:val="none" w:sz="0" w:space="0" w:color="auto"/>
                                                            <w:left w:val="none" w:sz="0" w:space="0" w:color="auto"/>
                                                            <w:bottom w:val="none" w:sz="0" w:space="0" w:color="auto"/>
                                                            <w:right w:val="none" w:sz="0" w:space="0" w:color="auto"/>
                                                          </w:divBdr>
                                                        </w:div>
                                                        <w:div w:id="805127421">
                                                          <w:marLeft w:val="0"/>
                                                          <w:marRight w:val="0"/>
                                                          <w:marTop w:val="0"/>
                                                          <w:marBottom w:val="0"/>
                                                          <w:divBdr>
                                                            <w:top w:val="none" w:sz="0" w:space="0" w:color="auto"/>
                                                            <w:left w:val="none" w:sz="0" w:space="0" w:color="auto"/>
                                                            <w:bottom w:val="none" w:sz="0" w:space="0" w:color="auto"/>
                                                            <w:right w:val="none" w:sz="0" w:space="0" w:color="auto"/>
                                                          </w:divBdr>
                                                        </w:div>
                                                        <w:div w:id="1072117974">
                                                          <w:marLeft w:val="0"/>
                                                          <w:marRight w:val="0"/>
                                                          <w:marTop w:val="0"/>
                                                          <w:marBottom w:val="0"/>
                                                          <w:divBdr>
                                                            <w:top w:val="none" w:sz="0" w:space="0" w:color="auto"/>
                                                            <w:left w:val="none" w:sz="0" w:space="0" w:color="auto"/>
                                                            <w:bottom w:val="none" w:sz="0" w:space="0" w:color="auto"/>
                                                            <w:right w:val="none" w:sz="0" w:space="0" w:color="auto"/>
                                                          </w:divBdr>
                                                        </w:div>
                                                        <w:div w:id="2128352114">
                                                          <w:marLeft w:val="0"/>
                                                          <w:marRight w:val="0"/>
                                                          <w:marTop w:val="0"/>
                                                          <w:marBottom w:val="0"/>
                                                          <w:divBdr>
                                                            <w:top w:val="none" w:sz="0" w:space="0" w:color="auto"/>
                                                            <w:left w:val="none" w:sz="0" w:space="0" w:color="auto"/>
                                                            <w:bottom w:val="none" w:sz="0" w:space="0" w:color="auto"/>
                                                            <w:right w:val="none" w:sz="0" w:space="0" w:color="auto"/>
                                                          </w:divBdr>
                                                        </w:div>
                                                        <w:div w:id="486359518">
                                                          <w:marLeft w:val="0"/>
                                                          <w:marRight w:val="0"/>
                                                          <w:marTop w:val="0"/>
                                                          <w:marBottom w:val="0"/>
                                                          <w:divBdr>
                                                            <w:top w:val="none" w:sz="0" w:space="0" w:color="auto"/>
                                                            <w:left w:val="none" w:sz="0" w:space="0" w:color="auto"/>
                                                            <w:bottom w:val="none" w:sz="0" w:space="0" w:color="auto"/>
                                                            <w:right w:val="none" w:sz="0" w:space="0" w:color="auto"/>
                                                          </w:divBdr>
                                                        </w:div>
                                                        <w:div w:id="134375324">
                                                          <w:marLeft w:val="0"/>
                                                          <w:marRight w:val="0"/>
                                                          <w:marTop w:val="0"/>
                                                          <w:marBottom w:val="0"/>
                                                          <w:divBdr>
                                                            <w:top w:val="none" w:sz="0" w:space="0" w:color="auto"/>
                                                            <w:left w:val="none" w:sz="0" w:space="0" w:color="auto"/>
                                                            <w:bottom w:val="none" w:sz="0" w:space="0" w:color="auto"/>
                                                            <w:right w:val="none" w:sz="0" w:space="0" w:color="auto"/>
                                                          </w:divBdr>
                                                        </w:div>
                                                        <w:div w:id="2067103526">
                                                          <w:marLeft w:val="0"/>
                                                          <w:marRight w:val="0"/>
                                                          <w:marTop w:val="0"/>
                                                          <w:marBottom w:val="0"/>
                                                          <w:divBdr>
                                                            <w:top w:val="none" w:sz="0" w:space="0" w:color="auto"/>
                                                            <w:left w:val="none" w:sz="0" w:space="0" w:color="auto"/>
                                                            <w:bottom w:val="none" w:sz="0" w:space="0" w:color="auto"/>
                                                            <w:right w:val="none" w:sz="0" w:space="0" w:color="auto"/>
                                                          </w:divBdr>
                                                        </w:div>
                                                        <w:div w:id="3346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815">
                                                  <w:marLeft w:val="0"/>
                                                  <w:marRight w:val="0"/>
                                                  <w:marTop w:val="0"/>
                                                  <w:marBottom w:val="0"/>
                                                  <w:divBdr>
                                                    <w:top w:val="none" w:sz="0" w:space="0" w:color="auto"/>
                                                    <w:left w:val="none" w:sz="0" w:space="0" w:color="auto"/>
                                                    <w:bottom w:val="none" w:sz="0" w:space="0" w:color="auto"/>
                                                    <w:right w:val="none" w:sz="0" w:space="0" w:color="auto"/>
                                                  </w:divBdr>
                                                  <w:divsChild>
                                                    <w:div w:id="560678803">
                                                      <w:marLeft w:val="0"/>
                                                      <w:marRight w:val="0"/>
                                                      <w:marTop w:val="0"/>
                                                      <w:marBottom w:val="0"/>
                                                      <w:divBdr>
                                                        <w:top w:val="none" w:sz="0" w:space="0" w:color="auto"/>
                                                        <w:left w:val="none" w:sz="0" w:space="0" w:color="auto"/>
                                                        <w:bottom w:val="none" w:sz="0" w:space="0" w:color="auto"/>
                                                        <w:right w:val="none" w:sz="0" w:space="0" w:color="auto"/>
                                                      </w:divBdr>
                                                    </w:div>
                                                  </w:divsChild>
                                                </w:div>
                                                <w:div w:id="472720399">
                                                  <w:marLeft w:val="0"/>
                                                  <w:marRight w:val="0"/>
                                                  <w:marTop w:val="0"/>
                                                  <w:marBottom w:val="0"/>
                                                  <w:divBdr>
                                                    <w:top w:val="none" w:sz="0" w:space="0" w:color="auto"/>
                                                    <w:left w:val="none" w:sz="0" w:space="0" w:color="auto"/>
                                                    <w:bottom w:val="none" w:sz="0" w:space="0" w:color="auto"/>
                                                    <w:right w:val="none" w:sz="0" w:space="0" w:color="auto"/>
                                                  </w:divBdr>
                                                  <w:divsChild>
                                                    <w:div w:id="1825777033">
                                                      <w:marLeft w:val="0"/>
                                                      <w:marRight w:val="0"/>
                                                      <w:marTop w:val="0"/>
                                                      <w:marBottom w:val="0"/>
                                                      <w:divBdr>
                                                        <w:top w:val="none" w:sz="0" w:space="0" w:color="auto"/>
                                                        <w:left w:val="none" w:sz="0" w:space="0" w:color="auto"/>
                                                        <w:bottom w:val="none" w:sz="0" w:space="0" w:color="auto"/>
                                                        <w:right w:val="none" w:sz="0" w:space="0" w:color="auto"/>
                                                      </w:divBdr>
                                                    </w:div>
                                                  </w:divsChild>
                                                </w:div>
                                                <w:div w:id="389815604">
                                                  <w:marLeft w:val="0"/>
                                                  <w:marRight w:val="0"/>
                                                  <w:marTop w:val="0"/>
                                                  <w:marBottom w:val="0"/>
                                                  <w:divBdr>
                                                    <w:top w:val="none" w:sz="0" w:space="0" w:color="auto"/>
                                                    <w:left w:val="none" w:sz="0" w:space="0" w:color="auto"/>
                                                    <w:bottom w:val="none" w:sz="0" w:space="0" w:color="auto"/>
                                                    <w:right w:val="none" w:sz="0" w:space="0" w:color="auto"/>
                                                  </w:divBdr>
                                                  <w:divsChild>
                                                    <w:div w:id="174406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6198235">
      <w:bodyDiv w:val="1"/>
      <w:marLeft w:val="0"/>
      <w:marRight w:val="0"/>
      <w:marTop w:val="0"/>
      <w:marBottom w:val="0"/>
      <w:divBdr>
        <w:top w:val="none" w:sz="0" w:space="0" w:color="auto"/>
        <w:left w:val="none" w:sz="0" w:space="0" w:color="auto"/>
        <w:bottom w:val="none" w:sz="0" w:space="0" w:color="auto"/>
        <w:right w:val="none" w:sz="0" w:space="0" w:color="auto"/>
      </w:divBdr>
    </w:div>
    <w:div w:id="437146391">
      <w:bodyDiv w:val="1"/>
      <w:marLeft w:val="0"/>
      <w:marRight w:val="0"/>
      <w:marTop w:val="0"/>
      <w:marBottom w:val="0"/>
      <w:divBdr>
        <w:top w:val="none" w:sz="0" w:space="0" w:color="auto"/>
        <w:left w:val="none" w:sz="0" w:space="0" w:color="auto"/>
        <w:bottom w:val="none" w:sz="0" w:space="0" w:color="auto"/>
        <w:right w:val="none" w:sz="0" w:space="0" w:color="auto"/>
      </w:divBdr>
    </w:div>
    <w:div w:id="477846515">
      <w:bodyDiv w:val="1"/>
      <w:marLeft w:val="0"/>
      <w:marRight w:val="0"/>
      <w:marTop w:val="0"/>
      <w:marBottom w:val="0"/>
      <w:divBdr>
        <w:top w:val="none" w:sz="0" w:space="0" w:color="auto"/>
        <w:left w:val="none" w:sz="0" w:space="0" w:color="auto"/>
        <w:bottom w:val="none" w:sz="0" w:space="0" w:color="auto"/>
        <w:right w:val="none" w:sz="0" w:space="0" w:color="auto"/>
      </w:divBdr>
    </w:div>
    <w:div w:id="500127783">
      <w:bodyDiv w:val="1"/>
      <w:marLeft w:val="0"/>
      <w:marRight w:val="0"/>
      <w:marTop w:val="0"/>
      <w:marBottom w:val="0"/>
      <w:divBdr>
        <w:top w:val="none" w:sz="0" w:space="0" w:color="auto"/>
        <w:left w:val="none" w:sz="0" w:space="0" w:color="auto"/>
        <w:bottom w:val="none" w:sz="0" w:space="0" w:color="auto"/>
        <w:right w:val="none" w:sz="0" w:space="0" w:color="auto"/>
      </w:divBdr>
    </w:div>
    <w:div w:id="500395206">
      <w:bodyDiv w:val="1"/>
      <w:marLeft w:val="0"/>
      <w:marRight w:val="0"/>
      <w:marTop w:val="0"/>
      <w:marBottom w:val="0"/>
      <w:divBdr>
        <w:top w:val="none" w:sz="0" w:space="0" w:color="auto"/>
        <w:left w:val="none" w:sz="0" w:space="0" w:color="auto"/>
        <w:bottom w:val="none" w:sz="0" w:space="0" w:color="auto"/>
        <w:right w:val="none" w:sz="0" w:space="0" w:color="auto"/>
      </w:divBdr>
      <w:divsChild>
        <w:div w:id="1446119749">
          <w:marLeft w:val="0"/>
          <w:marRight w:val="0"/>
          <w:marTop w:val="0"/>
          <w:marBottom w:val="0"/>
          <w:divBdr>
            <w:top w:val="none" w:sz="0" w:space="0" w:color="auto"/>
            <w:left w:val="none" w:sz="0" w:space="0" w:color="auto"/>
            <w:bottom w:val="none" w:sz="0" w:space="0" w:color="auto"/>
            <w:right w:val="none" w:sz="0" w:space="0" w:color="auto"/>
          </w:divBdr>
          <w:divsChild>
            <w:div w:id="1012874967">
              <w:marLeft w:val="0"/>
              <w:marRight w:val="0"/>
              <w:marTop w:val="0"/>
              <w:marBottom w:val="0"/>
              <w:divBdr>
                <w:top w:val="none" w:sz="0" w:space="0" w:color="auto"/>
                <w:left w:val="none" w:sz="0" w:space="0" w:color="auto"/>
                <w:bottom w:val="none" w:sz="0" w:space="0" w:color="auto"/>
                <w:right w:val="none" w:sz="0" w:space="0" w:color="auto"/>
              </w:divBdr>
            </w:div>
            <w:div w:id="1305353721">
              <w:marLeft w:val="0"/>
              <w:marRight w:val="0"/>
              <w:marTop w:val="0"/>
              <w:marBottom w:val="0"/>
              <w:divBdr>
                <w:top w:val="none" w:sz="0" w:space="0" w:color="auto"/>
                <w:left w:val="none" w:sz="0" w:space="0" w:color="auto"/>
                <w:bottom w:val="none" w:sz="0" w:space="0" w:color="auto"/>
                <w:right w:val="none" w:sz="0" w:space="0" w:color="auto"/>
              </w:divBdr>
            </w:div>
            <w:div w:id="2061971519">
              <w:marLeft w:val="0"/>
              <w:marRight w:val="0"/>
              <w:marTop w:val="0"/>
              <w:marBottom w:val="0"/>
              <w:divBdr>
                <w:top w:val="none" w:sz="0" w:space="0" w:color="auto"/>
                <w:left w:val="none" w:sz="0" w:space="0" w:color="auto"/>
                <w:bottom w:val="none" w:sz="0" w:space="0" w:color="auto"/>
                <w:right w:val="none" w:sz="0" w:space="0" w:color="auto"/>
              </w:divBdr>
            </w:div>
            <w:div w:id="2067295147">
              <w:marLeft w:val="0"/>
              <w:marRight w:val="0"/>
              <w:marTop w:val="0"/>
              <w:marBottom w:val="0"/>
              <w:divBdr>
                <w:top w:val="none" w:sz="0" w:space="0" w:color="auto"/>
                <w:left w:val="none" w:sz="0" w:space="0" w:color="auto"/>
                <w:bottom w:val="none" w:sz="0" w:space="0" w:color="auto"/>
                <w:right w:val="none" w:sz="0" w:space="0" w:color="auto"/>
              </w:divBdr>
            </w:div>
            <w:div w:id="721751484">
              <w:marLeft w:val="0"/>
              <w:marRight w:val="0"/>
              <w:marTop w:val="0"/>
              <w:marBottom w:val="0"/>
              <w:divBdr>
                <w:top w:val="none" w:sz="0" w:space="0" w:color="auto"/>
                <w:left w:val="none" w:sz="0" w:space="0" w:color="auto"/>
                <w:bottom w:val="none" w:sz="0" w:space="0" w:color="auto"/>
                <w:right w:val="none" w:sz="0" w:space="0" w:color="auto"/>
              </w:divBdr>
            </w:div>
            <w:div w:id="6830190">
              <w:marLeft w:val="0"/>
              <w:marRight w:val="0"/>
              <w:marTop w:val="0"/>
              <w:marBottom w:val="0"/>
              <w:divBdr>
                <w:top w:val="none" w:sz="0" w:space="0" w:color="auto"/>
                <w:left w:val="none" w:sz="0" w:space="0" w:color="auto"/>
                <w:bottom w:val="none" w:sz="0" w:space="0" w:color="auto"/>
                <w:right w:val="none" w:sz="0" w:space="0" w:color="auto"/>
              </w:divBdr>
            </w:div>
            <w:div w:id="1866361374">
              <w:marLeft w:val="0"/>
              <w:marRight w:val="0"/>
              <w:marTop w:val="0"/>
              <w:marBottom w:val="0"/>
              <w:divBdr>
                <w:top w:val="none" w:sz="0" w:space="0" w:color="auto"/>
                <w:left w:val="none" w:sz="0" w:space="0" w:color="auto"/>
                <w:bottom w:val="none" w:sz="0" w:space="0" w:color="auto"/>
                <w:right w:val="none" w:sz="0" w:space="0" w:color="auto"/>
              </w:divBdr>
            </w:div>
            <w:div w:id="456946981">
              <w:marLeft w:val="0"/>
              <w:marRight w:val="0"/>
              <w:marTop w:val="0"/>
              <w:marBottom w:val="0"/>
              <w:divBdr>
                <w:top w:val="none" w:sz="0" w:space="0" w:color="auto"/>
                <w:left w:val="none" w:sz="0" w:space="0" w:color="auto"/>
                <w:bottom w:val="none" w:sz="0" w:space="0" w:color="auto"/>
                <w:right w:val="none" w:sz="0" w:space="0" w:color="auto"/>
              </w:divBdr>
            </w:div>
            <w:div w:id="1223523993">
              <w:marLeft w:val="0"/>
              <w:marRight w:val="0"/>
              <w:marTop w:val="0"/>
              <w:marBottom w:val="0"/>
              <w:divBdr>
                <w:top w:val="none" w:sz="0" w:space="0" w:color="auto"/>
                <w:left w:val="none" w:sz="0" w:space="0" w:color="auto"/>
                <w:bottom w:val="none" w:sz="0" w:space="0" w:color="auto"/>
                <w:right w:val="none" w:sz="0" w:space="0" w:color="auto"/>
              </w:divBdr>
            </w:div>
            <w:div w:id="1367175852">
              <w:marLeft w:val="0"/>
              <w:marRight w:val="0"/>
              <w:marTop w:val="0"/>
              <w:marBottom w:val="0"/>
              <w:divBdr>
                <w:top w:val="none" w:sz="0" w:space="0" w:color="auto"/>
                <w:left w:val="none" w:sz="0" w:space="0" w:color="auto"/>
                <w:bottom w:val="none" w:sz="0" w:space="0" w:color="auto"/>
                <w:right w:val="none" w:sz="0" w:space="0" w:color="auto"/>
              </w:divBdr>
            </w:div>
            <w:div w:id="16927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03475">
      <w:bodyDiv w:val="1"/>
      <w:marLeft w:val="0"/>
      <w:marRight w:val="0"/>
      <w:marTop w:val="0"/>
      <w:marBottom w:val="0"/>
      <w:divBdr>
        <w:top w:val="none" w:sz="0" w:space="0" w:color="auto"/>
        <w:left w:val="none" w:sz="0" w:space="0" w:color="auto"/>
        <w:bottom w:val="none" w:sz="0" w:space="0" w:color="auto"/>
        <w:right w:val="none" w:sz="0" w:space="0" w:color="auto"/>
      </w:divBdr>
    </w:div>
    <w:div w:id="510339966">
      <w:bodyDiv w:val="1"/>
      <w:marLeft w:val="0"/>
      <w:marRight w:val="0"/>
      <w:marTop w:val="0"/>
      <w:marBottom w:val="0"/>
      <w:divBdr>
        <w:top w:val="none" w:sz="0" w:space="0" w:color="auto"/>
        <w:left w:val="none" w:sz="0" w:space="0" w:color="auto"/>
        <w:bottom w:val="none" w:sz="0" w:space="0" w:color="auto"/>
        <w:right w:val="none" w:sz="0" w:space="0" w:color="auto"/>
      </w:divBdr>
      <w:divsChild>
        <w:div w:id="186911469">
          <w:marLeft w:val="0"/>
          <w:marRight w:val="0"/>
          <w:marTop w:val="0"/>
          <w:marBottom w:val="0"/>
          <w:divBdr>
            <w:top w:val="none" w:sz="0" w:space="0" w:color="auto"/>
            <w:left w:val="none" w:sz="0" w:space="0" w:color="auto"/>
            <w:bottom w:val="none" w:sz="0" w:space="0" w:color="auto"/>
            <w:right w:val="none" w:sz="0" w:space="0" w:color="auto"/>
          </w:divBdr>
        </w:div>
      </w:divsChild>
    </w:div>
    <w:div w:id="535243005">
      <w:bodyDiv w:val="1"/>
      <w:marLeft w:val="0"/>
      <w:marRight w:val="0"/>
      <w:marTop w:val="0"/>
      <w:marBottom w:val="0"/>
      <w:divBdr>
        <w:top w:val="none" w:sz="0" w:space="0" w:color="auto"/>
        <w:left w:val="none" w:sz="0" w:space="0" w:color="auto"/>
        <w:bottom w:val="none" w:sz="0" w:space="0" w:color="auto"/>
        <w:right w:val="none" w:sz="0" w:space="0" w:color="auto"/>
      </w:divBdr>
    </w:div>
    <w:div w:id="584413840">
      <w:bodyDiv w:val="1"/>
      <w:marLeft w:val="0"/>
      <w:marRight w:val="0"/>
      <w:marTop w:val="0"/>
      <w:marBottom w:val="0"/>
      <w:divBdr>
        <w:top w:val="none" w:sz="0" w:space="0" w:color="auto"/>
        <w:left w:val="none" w:sz="0" w:space="0" w:color="auto"/>
        <w:bottom w:val="none" w:sz="0" w:space="0" w:color="auto"/>
        <w:right w:val="none" w:sz="0" w:space="0" w:color="auto"/>
      </w:divBdr>
    </w:div>
    <w:div w:id="590044100">
      <w:bodyDiv w:val="1"/>
      <w:marLeft w:val="0"/>
      <w:marRight w:val="0"/>
      <w:marTop w:val="0"/>
      <w:marBottom w:val="0"/>
      <w:divBdr>
        <w:top w:val="none" w:sz="0" w:space="0" w:color="auto"/>
        <w:left w:val="none" w:sz="0" w:space="0" w:color="auto"/>
        <w:bottom w:val="none" w:sz="0" w:space="0" w:color="auto"/>
        <w:right w:val="none" w:sz="0" w:space="0" w:color="auto"/>
      </w:divBdr>
      <w:divsChild>
        <w:div w:id="1952588129">
          <w:marLeft w:val="0"/>
          <w:marRight w:val="0"/>
          <w:marTop w:val="0"/>
          <w:marBottom w:val="0"/>
          <w:divBdr>
            <w:top w:val="none" w:sz="0" w:space="0" w:color="auto"/>
            <w:left w:val="none" w:sz="0" w:space="0" w:color="auto"/>
            <w:bottom w:val="none" w:sz="0" w:space="0" w:color="auto"/>
            <w:right w:val="none" w:sz="0" w:space="0" w:color="auto"/>
          </w:divBdr>
          <w:divsChild>
            <w:div w:id="1070037997">
              <w:marLeft w:val="0"/>
              <w:marRight w:val="0"/>
              <w:marTop w:val="0"/>
              <w:marBottom w:val="0"/>
              <w:divBdr>
                <w:top w:val="none" w:sz="0" w:space="0" w:color="auto"/>
                <w:left w:val="none" w:sz="0" w:space="0" w:color="auto"/>
                <w:bottom w:val="none" w:sz="0" w:space="0" w:color="auto"/>
                <w:right w:val="none" w:sz="0" w:space="0" w:color="auto"/>
              </w:divBdr>
            </w:div>
            <w:div w:id="1364862926">
              <w:marLeft w:val="0"/>
              <w:marRight w:val="0"/>
              <w:marTop w:val="0"/>
              <w:marBottom w:val="0"/>
              <w:divBdr>
                <w:top w:val="none" w:sz="0" w:space="0" w:color="auto"/>
                <w:left w:val="none" w:sz="0" w:space="0" w:color="auto"/>
                <w:bottom w:val="none" w:sz="0" w:space="0" w:color="auto"/>
                <w:right w:val="none" w:sz="0" w:space="0" w:color="auto"/>
              </w:divBdr>
            </w:div>
            <w:div w:id="760217971">
              <w:marLeft w:val="0"/>
              <w:marRight w:val="0"/>
              <w:marTop w:val="0"/>
              <w:marBottom w:val="0"/>
              <w:divBdr>
                <w:top w:val="none" w:sz="0" w:space="0" w:color="auto"/>
                <w:left w:val="none" w:sz="0" w:space="0" w:color="auto"/>
                <w:bottom w:val="none" w:sz="0" w:space="0" w:color="auto"/>
                <w:right w:val="none" w:sz="0" w:space="0" w:color="auto"/>
              </w:divBdr>
            </w:div>
            <w:div w:id="567693939">
              <w:marLeft w:val="0"/>
              <w:marRight w:val="0"/>
              <w:marTop w:val="0"/>
              <w:marBottom w:val="0"/>
              <w:divBdr>
                <w:top w:val="none" w:sz="0" w:space="0" w:color="auto"/>
                <w:left w:val="none" w:sz="0" w:space="0" w:color="auto"/>
                <w:bottom w:val="none" w:sz="0" w:space="0" w:color="auto"/>
                <w:right w:val="none" w:sz="0" w:space="0" w:color="auto"/>
              </w:divBdr>
            </w:div>
            <w:div w:id="610670655">
              <w:marLeft w:val="0"/>
              <w:marRight w:val="0"/>
              <w:marTop w:val="0"/>
              <w:marBottom w:val="0"/>
              <w:divBdr>
                <w:top w:val="none" w:sz="0" w:space="0" w:color="auto"/>
                <w:left w:val="none" w:sz="0" w:space="0" w:color="auto"/>
                <w:bottom w:val="none" w:sz="0" w:space="0" w:color="auto"/>
                <w:right w:val="none" w:sz="0" w:space="0" w:color="auto"/>
              </w:divBdr>
            </w:div>
            <w:div w:id="1168401148">
              <w:marLeft w:val="0"/>
              <w:marRight w:val="0"/>
              <w:marTop w:val="0"/>
              <w:marBottom w:val="0"/>
              <w:divBdr>
                <w:top w:val="none" w:sz="0" w:space="0" w:color="auto"/>
                <w:left w:val="none" w:sz="0" w:space="0" w:color="auto"/>
                <w:bottom w:val="none" w:sz="0" w:space="0" w:color="auto"/>
                <w:right w:val="none" w:sz="0" w:space="0" w:color="auto"/>
              </w:divBdr>
            </w:div>
            <w:div w:id="189995520">
              <w:marLeft w:val="0"/>
              <w:marRight w:val="0"/>
              <w:marTop w:val="0"/>
              <w:marBottom w:val="0"/>
              <w:divBdr>
                <w:top w:val="none" w:sz="0" w:space="0" w:color="auto"/>
                <w:left w:val="none" w:sz="0" w:space="0" w:color="auto"/>
                <w:bottom w:val="none" w:sz="0" w:space="0" w:color="auto"/>
                <w:right w:val="none" w:sz="0" w:space="0" w:color="auto"/>
              </w:divBdr>
            </w:div>
            <w:div w:id="1871260458">
              <w:marLeft w:val="0"/>
              <w:marRight w:val="0"/>
              <w:marTop w:val="0"/>
              <w:marBottom w:val="0"/>
              <w:divBdr>
                <w:top w:val="none" w:sz="0" w:space="0" w:color="auto"/>
                <w:left w:val="none" w:sz="0" w:space="0" w:color="auto"/>
                <w:bottom w:val="none" w:sz="0" w:space="0" w:color="auto"/>
                <w:right w:val="none" w:sz="0" w:space="0" w:color="auto"/>
              </w:divBdr>
            </w:div>
            <w:div w:id="303630689">
              <w:marLeft w:val="0"/>
              <w:marRight w:val="0"/>
              <w:marTop w:val="0"/>
              <w:marBottom w:val="0"/>
              <w:divBdr>
                <w:top w:val="none" w:sz="0" w:space="0" w:color="auto"/>
                <w:left w:val="none" w:sz="0" w:space="0" w:color="auto"/>
                <w:bottom w:val="none" w:sz="0" w:space="0" w:color="auto"/>
                <w:right w:val="none" w:sz="0" w:space="0" w:color="auto"/>
              </w:divBdr>
            </w:div>
            <w:div w:id="1784694240">
              <w:marLeft w:val="0"/>
              <w:marRight w:val="0"/>
              <w:marTop w:val="0"/>
              <w:marBottom w:val="0"/>
              <w:divBdr>
                <w:top w:val="none" w:sz="0" w:space="0" w:color="auto"/>
                <w:left w:val="none" w:sz="0" w:space="0" w:color="auto"/>
                <w:bottom w:val="none" w:sz="0" w:space="0" w:color="auto"/>
                <w:right w:val="none" w:sz="0" w:space="0" w:color="auto"/>
              </w:divBdr>
            </w:div>
            <w:div w:id="1280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6037">
      <w:bodyDiv w:val="1"/>
      <w:marLeft w:val="0"/>
      <w:marRight w:val="0"/>
      <w:marTop w:val="0"/>
      <w:marBottom w:val="0"/>
      <w:divBdr>
        <w:top w:val="none" w:sz="0" w:space="0" w:color="auto"/>
        <w:left w:val="none" w:sz="0" w:space="0" w:color="auto"/>
        <w:bottom w:val="none" w:sz="0" w:space="0" w:color="auto"/>
        <w:right w:val="none" w:sz="0" w:space="0" w:color="auto"/>
      </w:divBdr>
      <w:divsChild>
        <w:div w:id="1293442069">
          <w:marLeft w:val="0"/>
          <w:marRight w:val="0"/>
          <w:marTop w:val="0"/>
          <w:marBottom w:val="0"/>
          <w:divBdr>
            <w:top w:val="none" w:sz="0" w:space="0" w:color="auto"/>
            <w:left w:val="none" w:sz="0" w:space="0" w:color="auto"/>
            <w:bottom w:val="none" w:sz="0" w:space="0" w:color="auto"/>
            <w:right w:val="none" w:sz="0" w:space="0" w:color="auto"/>
          </w:divBdr>
          <w:divsChild>
            <w:div w:id="853375207">
              <w:marLeft w:val="0"/>
              <w:marRight w:val="0"/>
              <w:marTop w:val="0"/>
              <w:marBottom w:val="0"/>
              <w:divBdr>
                <w:top w:val="none" w:sz="0" w:space="0" w:color="auto"/>
                <w:left w:val="none" w:sz="0" w:space="0" w:color="auto"/>
                <w:bottom w:val="none" w:sz="0" w:space="0" w:color="auto"/>
                <w:right w:val="none" w:sz="0" w:space="0" w:color="auto"/>
              </w:divBdr>
            </w:div>
            <w:div w:id="1728407658">
              <w:marLeft w:val="0"/>
              <w:marRight w:val="0"/>
              <w:marTop w:val="0"/>
              <w:marBottom w:val="0"/>
              <w:divBdr>
                <w:top w:val="none" w:sz="0" w:space="0" w:color="auto"/>
                <w:left w:val="none" w:sz="0" w:space="0" w:color="auto"/>
                <w:bottom w:val="none" w:sz="0" w:space="0" w:color="auto"/>
                <w:right w:val="none" w:sz="0" w:space="0" w:color="auto"/>
              </w:divBdr>
            </w:div>
            <w:div w:id="1128742066">
              <w:marLeft w:val="0"/>
              <w:marRight w:val="0"/>
              <w:marTop w:val="0"/>
              <w:marBottom w:val="0"/>
              <w:divBdr>
                <w:top w:val="none" w:sz="0" w:space="0" w:color="auto"/>
                <w:left w:val="none" w:sz="0" w:space="0" w:color="auto"/>
                <w:bottom w:val="none" w:sz="0" w:space="0" w:color="auto"/>
                <w:right w:val="none" w:sz="0" w:space="0" w:color="auto"/>
              </w:divBdr>
            </w:div>
            <w:div w:id="633948614">
              <w:marLeft w:val="0"/>
              <w:marRight w:val="0"/>
              <w:marTop w:val="0"/>
              <w:marBottom w:val="0"/>
              <w:divBdr>
                <w:top w:val="none" w:sz="0" w:space="0" w:color="auto"/>
                <w:left w:val="none" w:sz="0" w:space="0" w:color="auto"/>
                <w:bottom w:val="none" w:sz="0" w:space="0" w:color="auto"/>
                <w:right w:val="none" w:sz="0" w:space="0" w:color="auto"/>
              </w:divBdr>
            </w:div>
            <w:div w:id="1372614194">
              <w:marLeft w:val="0"/>
              <w:marRight w:val="0"/>
              <w:marTop w:val="0"/>
              <w:marBottom w:val="0"/>
              <w:divBdr>
                <w:top w:val="none" w:sz="0" w:space="0" w:color="auto"/>
                <w:left w:val="none" w:sz="0" w:space="0" w:color="auto"/>
                <w:bottom w:val="none" w:sz="0" w:space="0" w:color="auto"/>
                <w:right w:val="none" w:sz="0" w:space="0" w:color="auto"/>
              </w:divBdr>
            </w:div>
            <w:div w:id="378286561">
              <w:marLeft w:val="0"/>
              <w:marRight w:val="0"/>
              <w:marTop w:val="0"/>
              <w:marBottom w:val="0"/>
              <w:divBdr>
                <w:top w:val="none" w:sz="0" w:space="0" w:color="auto"/>
                <w:left w:val="none" w:sz="0" w:space="0" w:color="auto"/>
                <w:bottom w:val="none" w:sz="0" w:space="0" w:color="auto"/>
                <w:right w:val="none" w:sz="0" w:space="0" w:color="auto"/>
              </w:divBdr>
            </w:div>
            <w:div w:id="177044061">
              <w:marLeft w:val="0"/>
              <w:marRight w:val="0"/>
              <w:marTop w:val="0"/>
              <w:marBottom w:val="0"/>
              <w:divBdr>
                <w:top w:val="none" w:sz="0" w:space="0" w:color="auto"/>
                <w:left w:val="none" w:sz="0" w:space="0" w:color="auto"/>
                <w:bottom w:val="none" w:sz="0" w:space="0" w:color="auto"/>
                <w:right w:val="none" w:sz="0" w:space="0" w:color="auto"/>
              </w:divBdr>
            </w:div>
            <w:div w:id="1692995108">
              <w:marLeft w:val="0"/>
              <w:marRight w:val="0"/>
              <w:marTop w:val="0"/>
              <w:marBottom w:val="0"/>
              <w:divBdr>
                <w:top w:val="none" w:sz="0" w:space="0" w:color="auto"/>
                <w:left w:val="none" w:sz="0" w:space="0" w:color="auto"/>
                <w:bottom w:val="none" w:sz="0" w:space="0" w:color="auto"/>
                <w:right w:val="none" w:sz="0" w:space="0" w:color="auto"/>
              </w:divBdr>
            </w:div>
            <w:div w:id="3686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4821">
      <w:bodyDiv w:val="1"/>
      <w:marLeft w:val="0"/>
      <w:marRight w:val="0"/>
      <w:marTop w:val="0"/>
      <w:marBottom w:val="0"/>
      <w:divBdr>
        <w:top w:val="none" w:sz="0" w:space="0" w:color="auto"/>
        <w:left w:val="none" w:sz="0" w:space="0" w:color="auto"/>
        <w:bottom w:val="none" w:sz="0" w:space="0" w:color="auto"/>
        <w:right w:val="none" w:sz="0" w:space="0" w:color="auto"/>
      </w:divBdr>
      <w:divsChild>
        <w:div w:id="1047074108">
          <w:marLeft w:val="0"/>
          <w:marRight w:val="0"/>
          <w:marTop w:val="0"/>
          <w:marBottom w:val="0"/>
          <w:divBdr>
            <w:top w:val="none" w:sz="0" w:space="0" w:color="auto"/>
            <w:left w:val="none" w:sz="0" w:space="0" w:color="auto"/>
            <w:bottom w:val="none" w:sz="0" w:space="0" w:color="auto"/>
            <w:right w:val="none" w:sz="0" w:space="0" w:color="auto"/>
          </w:divBdr>
          <w:divsChild>
            <w:div w:id="1299218102">
              <w:marLeft w:val="0"/>
              <w:marRight w:val="0"/>
              <w:marTop w:val="0"/>
              <w:marBottom w:val="0"/>
              <w:divBdr>
                <w:top w:val="none" w:sz="0" w:space="0" w:color="auto"/>
                <w:left w:val="none" w:sz="0" w:space="0" w:color="auto"/>
                <w:bottom w:val="none" w:sz="0" w:space="0" w:color="auto"/>
                <w:right w:val="none" w:sz="0" w:space="0" w:color="auto"/>
              </w:divBdr>
              <w:divsChild>
                <w:div w:id="241716925">
                  <w:marLeft w:val="0"/>
                  <w:marRight w:val="0"/>
                  <w:marTop w:val="0"/>
                  <w:marBottom w:val="0"/>
                  <w:divBdr>
                    <w:top w:val="none" w:sz="0" w:space="0" w:color="auto"/>
                    <w:left w:val="none" w:sz="0" w:space="0" w:color="auto"/>
                    <w:bottom w:val="none" w:sz="0" w:space="0" w:color="auto"/>
                    <w:right w:val="none" w:sz="0" w:space="0" w:color="auto"/>
                  </w:divBdr>
                  <w:divsChild>
                    <w:div w:id="205801871">
                      <w:marLeft w:val="0"/>
                      <w:marRight w:val="0"/>
                      <w:marTop w:val="0"/>
                      <w:marBottom w:val="0"/>
                      <w:divBdr>
                        <w:top w:val="none" w:sz="0" w:space="0" w:color="auto"/>
                        <w:left w:val="none" w:sz="0" w:space="0" w:color="auto"/>
                        <w:bottom w:val="none" w:sz="0" w:space="0" w:color="auto"/>
                        <w:right w:val="none" w:sz="0" w:space="0" w:color="auto"/>
                      </w:divBdr>
                      <w:divsChild>
                        <w:div w:id="1794254104">
                          <w:marLeft w:val="0"/>
                          <w:marRight w:val="0"/>
                          <w:marTop w:val="0"/>
                          <w:marBottom w:val="0"/>
                          <w:divBdr>
                            <w:top w:val="none" w:sz="0" w:space="0" w:color="auto"/>
                            <w:left w:val="none" w:sz="0" w:space="0" w:color="auto"/>
                            <w:bottom w:val="none" w:sz="0" w:space="0" w:color="auto"/>
                            <w:right w:val="none" w:sz="0" w:space="0" w:color="auto"/>
                          </w:divBdr>
                          <w:divsChild>
                            <w:div w:id="969938715">
                              <w:marLeft w:val="0"/>
                              <w:marRight w:val="0"/>
                              <w:marTop w:val="0"/>
                              <w:marBottom w:val="0"/>
                              <w:divBdr>
                                <w:top w:val="none" w:sz="0" w:space="0" w:color="auto"/>
                                <w:left w:val="none" w:sz="0" w:space="0" w:color="auto"/>
                                <w:bottom w:val="none" w:sz="0" w:space="0" w:color="auto"/>
                                <w:right w:val="none" w:sz="0" w:space="0" w:color="auto"/>
                              </w:divBdr>
                              <w:divsChild>
                                <w:div w:id="59058724">
                                  <w:marLeft w:val="0"/>
                                  <w:marRight w:val="0"/>
                                  <w:marTop w:val="0"/>
                                  <w:marBottom w:val="0"/>
                                  <w:divBdr>
                                    <w:top w:val="none" w:sz="0" w:space="0" w:color="auto"/>
                                    <w:left w:val="none" w:sz="0" w:space="0" w:color="auto"/>
                                    <w:bottom w:val="none" w:sz="0" w:space="0" w:color="auto"/>
                                    <w:right w:val="none" w:sz="0" w:space="0" w:color="auto"/>
                                  </w:divBdr>
                                  <w:divsChild>
                                    <w:div w:id="2094203083">
                                      <w:marLeft w:val="0"/>
                                      <w:marRight w:val="0"/>
                                      <w:marTop w:val="0"/>
                                      <w:marBottom w:val="0"/>
                                      <w:divBdr>
                                        <w:top w:val="none" w:sz="0" w:space="0" w:color="auto"/>
                                        <w:left w:val="none" w:sz="0" w:space="0" w:color="auto"/>
                                        <w:bottom w:val="none" w:sz="0" w:space="0" w:color="auto"/>
                                        <w:right w:val="none" w:sz="0" w:space="0" w:color="auto"/>
                                      </w:divBdr>
                                      <w:divsChild>
                                        <w:div w:id="1935160931">
                                          <w:marLeft w:val="0"/>
                                          <w:marRight w:val="0"/>
                                          <w:marTop w:val="0"/>
                                          <w:marBottom w:val="0"/>
                                          <w:divBdr>
                                            <w:top w:val="none" w:sz="0" w:space="0" w:color="auto"/>
                                            <w:left w:val="none" w:sz="0" w:space="0" w:color="auto"/>
                                            <w:bottom w:val="none" w:sz="0" w:space="0" w:color="auto"/>
                                            <w:right w:val="none" w:sz="0" w:space="0" w:color="auto"/>
                                          </w:divBdr>
                                          <w:divsChild>
                                            <w:div w:id="89936461">
                                              <w:marLeft w:val="0"/>
                                              <w:marRight w:val="0"/>
                                              <w:marTop w:val="0"/>
                                              <w:marBottom w:val="0"/>
                                              <w:divBdr>
                                                <w:top w:val="none" w:sz="0" w:space="0" w:color="auto"/>
                                                <w:left w:val="none" w:sz="0" w:space="0" w:color="auto"/>
                                                <w:bottom w:val="none" w:sz="0" w:space="0" w:color="auto"/>
                                                <w:right w:val="none" w:sz="0" w:space="0" w:color="auto"/>
                                              </w:divBdr>
                                              <w:divsChild>
                                                <w:div w:id="164711768">
                                                  <w:marLeft w:val="0"/>
                                                  <w:marRight w:val="0"/>
                                                  <w:marTop w:val="0"/>
                                                  <w:marBottom w:val="0"/>
                                                  <w:divBdr>
                                                    <w:top w:val="none" w:sz="0" w:space="0" w:color="auto"/>
                                                    <w:left w:val="none" w:sz="0" w:space="0" w:color="auto"/>
                                                    <w:bottom w:val="none" w:sz="0" w:space="0" w:color="auto"/>
                                                    <w:right w:val="none" w:sz="0" w:space="0" w:color="auto"/>
                                                  </w:divBdr>
                                                  <w:divsChild>
                                                    <w:div w:id="1585725208">
                                                      <w:marLeft w:val="0"/>
                                                      <w:marRight w:val="0"/>
                                                      <w:marTop w:val="0"/>
                                                      <w:marBottom w:val="0"/>
                                                      <w:divBdr>
                                                        <w:top w:val="none" w:sz="0" w:space="0" w:color="auto"/>
                                                        <w:left w:val="none" w:sz="0" w:space="0" w:color="auto"/>
                                                        <w:bottom w:val="none" w:sz="0" w:space="0" w:color="auto"/>
                                                        <w:right w:val="none" w:sz="0" w:space="0" w:color="auto"/>
                                                      </w:divBdr>
                                                      <w:divsChild>
                                                        <w:div w:id="861748766">
                                                          <w:marLeft w:val="0"/>
                                                          <w:marRight w:val="0"/>
                                                          <w:marTop w:val="0"/>
                                                          <w:marBottom w:val="0"/>
                                                          <w:divBdr>
                                                            <w:top w:val="none" w:sz="0" w:space="0" w:color="auto"/>
                                                            <w:left w:val="none" w:sz="0" w:space="0" w:color="auto"/>
                                                            <w:bottom w:val="none" w:sz="0" w:space="0" w:color="auto"/>
                                                            <w:right w:val="none" w:sz="0" w:space="0" w:color="auto"/>
                                                          </w:divBdr>
                                                        </w:div>
                                                        <w:div w:id="232546517">
                                                          <w:marLeft w:val="0"/>
                                                          <w:marRight w:val="0"/>
                                                          <w:marTop w:val="0"/>
                                                          <w:marBottom w:val="0"/>
                                                          <w:divBdr>
                                                            <w:top w:val="none" w:sz="0" w:space="0" w:color="auto"/>
                                                            <w:left w:val="none" w:sz="0" w:space="0" w:color="auto"/>
                                                            <w:bottom w:val="none" w:sz="0" w:space="0" w:color="auto"/>
                                                            <w:right w:val="none" w:sz="0" w:space="0" w:color="auto"/>
                                                          </w:divBdr>
                                                        </w:div>
                                                        <w:div w:id="1965312377">
                                                          <w:marLeft w:val="0"/>
                                                          <w:marRight w:val="0"/>
                                                          <w:marTop w:val="0"/>
                                                          <w:marBottom w:val="0"/>
                                                          <w:divBdr>
                                                            <w:top w:val="none" w:sz="0" w:space="0" w:color="auto"/>
                                                            <w:left w:val="none" w:sz="0" w:space="0" w:color="auto"/>
                                                            <w:bottom w:val="none" w:sz="0" w:space="0" w:color="auto"/>
                                                            <w:right w:val="none" w:sz="0" w:space="0" w:color="auto"/>
                                                          </w:divBdr>
                                                        </w:div>
                                                        <w:div w:id="872309911">
                                                          <w:marLeft w:val="0"/>
                                                          <w:marRight w:val="0"/>
                                                          <w:marTop w:val="0"/>
                                                          <w:marBottom w:val="0"/>
                                                          <w:divBdr>
                                                            <w:top w:val="none" w:sz="0" w:space="0" w:color="auto"/>
                                                            <w:left w:val="none" w:sz="0" w:space="0" w:color="auto"/>
                                                            <w:bottom w:val="none" w:sz="0" w:space="0" w:color="auto"/>
                                                            <w:right w:val="none" w:sz="0" w:space="0" w:color="auto"/>
                                                          </w:divBdr>
                                                        </w:div>
                                                        <w:div w:id="410083001">
                                                          <w:marLeft w:val="0"/>
                                                          <w:marRight w:val="0"/>
                                                          <w:marTop w:val="0"/>
                                                          <w:marBottom w:val="0"/>
                                                          <w:divBdr>
                                                            <w:top w:val="none" w:sz="0" w:space="0" w:color="auto"/>
                                                            <w:left w:val="none" w:sz="0" w:space="0" w:color="auto"/>
                                                            <w:bottom w:val="none" w:sz="0" w:space="0" w:color="auto"/>
                                                            <w:right w:val="none" w:sz="0" w:space="0" w:color="auto"/>
                                                          </w:divBdr>
                                                        </w:div>
                                                        <w:div w:id="1906598474">
                                                          <w:marLeft w:val="0"/>
                                                          <w:marRight w:val="0"/>
                                                          <w:marTop w:val="0"/>
                                                          <w:marBottom w:val="0"/>
                                                          <w:divBdr>
                                                            <w:top w:val="none" w:sz="0" w:space="0" w:color="auto"/>
                                                            <w:left w:val="none" w:sz="0" w:space="0" w:color="auto"/>
                                                            <w:bottom w:val="none" w:sz="0" w:space="0" w:color="auto"/>
                                                            <w:right w:val="none" w:sz="0" w:space="0" w:color="auto"/>
                                                          </w:divBdr>
                                                        </w:div>
                                                        <w:div w:id="1221937503">
                                                          <w:marLeft w:val="0"/>
                                                          <w:marRight w:val="0"/>
                                                          <w:marTop w:val="0"/>
                                                          <w:marBottom w:val="0"/>
                                                          <w:divBdr>
                                                            <w:top w:val="none" w:sz="0" w:space="0" w:color="auto"/>
                                                            <w:left w:val="none" w:sz="0" w:space="0" w:color="auto"/>
                                                            <w:bottom w:val="none" w:sz="0" w:space="0" w:color="auto"/>
                                                            <w:right w:val="none" w:sz="0" w:space="0" w:color="auto"/>
                                                          </w:divBdr>
                                                        </w:div>
                                                        <w:div w:id="1450588839">
                                                          <w:marLeft w:val="0"/>
                                                          <w:marRight w:val="0"/>
                                                          <w:marTop w:val="0"/>
                                                          <w:marBottom w:val="0"/>
                                                          <w:divBdr>
                                                            <w:top w:val="none" w:sz="0" w:space="0" w:color="auto"/>
                                                            <w:left w:val="none" w:sz="0" w:space="0" w:color="auto"/>
                                                            <w:bottom w:val="none" w:sz="0" w:space="0" w:color="auto"/>
                                                            <w:right w:val="none" w:sz="0" w:space="0" w:color="auto"/>
                                                          </w:divBdr>
                                                        </w:div>
                                                        <w:div w:id="922371950">
                                                          <w:marLeft w:val="0"/>
                                                          <w:marRight w:val="0"/>
                                                          <w:marTop w:val="0"/>
                                                          <w:marBottom w:val="0"/>
                                                          <w:divBdr>
                                                            <w:top w:val="none" w:sz="0" w:space="0" w:color="auto"/>
                                                            <w:left w:val="none" w:sz="0" w:space="0" w:color="auto"/>
                                                            <w:bottom w:val="none" w:sz="0" w:space="0" w:color="auto"/>
                                                            <w:right w:val="none" w:sz="0" w:space="0" w:color="auto"/>
                                                          </w:divBdr>
                                                        </w:div>
                                                        <w:div w:id="1369450607">
                                                          <w:marLeft w:val="0"/>
                                                          <w:marRight w:val="0"/>
                                                          <w:marTop w:val="0"/>
                                                          <w:marBottom w:val="0"/>
                                                          <w:divBdr>
                                                            <w:top w:val="none" w:sz="0" w:space="0" w:color="auto"/>
                                                            <w:left w:val="none" w:sz="0" w:space="0" w:color="auto"/>
                                                            <w:bottom w:val="none" w:sz="0" w:space="0" w:color="auto"/>
                                                            <w:right w:val="none" w:sz="0" w:space="0" w:color="auto"/>
                                                          </w:divBdr>
                                                        </w:div>
                                                        <w:div w:id="965694934">
                                                          <w:marLeft w:val="0"/>
                                                          <w:marRight w:val="0"/>
                                                          <w:marTop w:val="0"/>
                                                          <w:marBottom w:val="0"/>
                                                          <w:divBdr>
                                                            <w:top w:val="none" w:sz="0" w:space="0" w:color="auto"/>
                                                            <w:left w:val="none" w:sz="0" w:space="0" w:color="auto"/>
                                                            <w:bottom w:val="none" w:sz="0" w:space="0" w:color="auto"/>
                                                            <w:right w:val="none" w:sz="0" w:space="0" w:color="auto"/>
                                                          </w:divBdr>
                                                        </w:div>
                                                        <w:div w:id="23099541">
                                                          <w:marLeft w:val="0"/>
                                                          <w:marRight w:val="0"/>
                                                          <w:marTop w:val="0"/>
                                                          <w:marBottom w:val="0"/>
                                                          <w:divBdr>
                                                            <w:top w:val="none" w:sz="0" w:space="0" w:color="auto"/>
                                                            <w:left w:val="none" w:sz="0" w:space="0" w:color="auto"/>
                                                            <w:bottom w:val="none" w:sz="0" w:space="0" w:color="auto"/>
                                                            <w:right w:val="none" w:sz="0" w:space="0" w:color="auto"/>
                                                          </w:divBdr>
                                                        </w:div>
                                                        <w:div w:id="99685534">
                                                          <w:marLeft w:val="0"/>
                                                          <w:marRight w:val="0"/>
                                                          <w:marTop w:val="0"/>
                                                          <w:marBottom w:val="0"/>
                                                          <w:divBdr>
                                                            <w:top w:val="none" w:sz="0" w:space="0" w:color="auto"/>
                                                            <w:left w:val="none" w:sz="0" w:space="0" w:color="auto"/>
                                                            <w:bottom w:val="none" w:sz="0" w:space="0" w:color="auto"/>
                                                            <w:right w:val="none" w:sz="0" w:space="0" w:color="auto"/>
                                                          </w:divBdr>
                                                        </w:div>
                                                        <w:div w:id="82187722">
                                                          <w:marLeft w:val="0"/>
                                                          <w:marRight w:val="0"/>
                                                          <w:marTop w:val="0"/>
                                                          <w:marBottom w:val="0"/>
                                                          <w:divBdr>
                                                            <w:top w:val="none" w:sz="0" w:space="0" w:color="auto"/>
                                                            <w:left w:val="none" w:sz="0" w:space="0" w:color="auto"/>
                                                            <w:bottom w:val="none" w:sz="0" w:space="0" w:color="auto"/>
                                                            <w:right w:val="none" w:sz="0" w:space="0" w:color="auto"/>
                                                          </w:divBdr>
                                                        </w:div>
                                                        <w:div w:id="1948585541">
                                                          <w:marLeft w:val="0"/>
                                                          <w:marRight w:val="0"/>
                                                          <w:marTop w:val="0"/>
                                                          <w:marBottom w:val="0"/>
                                                          <w:divBdr>
                                                            <w:top w:val="none" w:sz="0" w:space="0" w:color="auto"/>
                                                            <w:left w:val="none" w:sz="0" w:space="0" w:color="auto"/>
                                                            <w:bottom w:val="none" w:sz="0" w:space="0" w:color="auto"/>
                                                            <w:right w:val="none" w:sz="0" w:space="0" w:color="auto"/>
                                                          </w:divBdr>
                                                        </w:div>
                                                        <w:div w:id="1977710542">
                                                          <w:marLeft w:val="0"/>
                                                          <w:marRight w:val="0"/>
                                                          <w:marTop w:val="0"/>
                                                          <w:marBottom w:val="0"/>
                                                          <w:divBdr>
                                                            <w:top w:val="none" w:sz="0" w:space="0" w:color="auto"/>
                                                            <w:left w:val="none" w:sz="0" w:space="0" w:color="auto"/>
                                                            <w:bottom w:val="none" w:sz="0" w:space="0" w:color="auto"/>
                                                            <w:right w:val="none" w:sz="0" w:space="0" w:color="auto"/>
                                                          </w:divBdr>
                                                        </w:div>
                                                        <w:div w:id="1154100040">
                                                          <w:marLeft w:val="0"/>
                                                          <w:marRight w:val="0"/>
                                                          <w:marTop w:val="0"/>
                                                          <w:marBottom w:val="0"/>
                                                          <w:divBdr>
                                                            <w:top w:val="none" w:sz="0" w:space="0" w:color="auto"/>
                                                            <w:left w:val="none" w:sz="0" w:space="0" w:color="auto"/>
                                                            <w:bottom w:val="none" w:sz="0" w:space="0" w:color="auto"/>
                                                            <w:right w:val="none" w:sz="0" w:space="0" w:color="auto"/>
                                                          </w:divBdr>
                                                        </w:div>
                                                        <w:div w:id="1933775833">
                                                          <w:marLeft w:val="0"/>
                                                          <w:marRight w:val="0"/>
                                                          <w:marTop w:val="0"/>
                                                          <w:marBottom w:val="0"/>
                                                          <w:divBdr>
                                                            <w:top w:val="none" w:sz="0" w:space="0" w:color="auto"/>
                                                            <w:left w:val="none" w:sz="0" w:space="0" w:color="auto"/>
                                                            <w:bottom w:val="none" w:sz="0" w:space="0" w:color="auto"/>
                                                            <w:right w:val="none" w:sz="0" w:space="0" w:color="auto"/>
                                                          </w:divBdr>
                                                        </w:div>
                                                        <w:div w:id="6294630">
                                                          <w:marLeft w:val="0"/>
                                                          <w:marRight w:val="0"/>
                                                          <w:marTop w:val="0"/>
                                                          <w:marBottom w:val="0"/>
                                                          <w:divBdr>
                                                            <w:top w:val="none" w:sz="0" w:space="0" w:color="auto"/>
                                                            <w:left w:val="none" w:sz="0" w:space="0" w:color="auto"/>
                                                            <w:bottom w:val="none" w:sz="0" w:space="0" w:color="auto"/>
                                                            <w:right w:val="none" w:sz="0" w:space="0" w:color="auto"/>
                                                          </w:divBdr>
                                                        </w:div>
                                                        <w:div w:id="895242731">
                                                          <w:marLeft w:val="0"/>
                                                          <w:marRight w:val="0"/>
                                                          <w:marTop w:val="0"/>
                                                          <w:marBottom w:val="0"/>
                                                          <w:divBdr>
                                                            <w:top w:val="none" w:sz="0" w:space="0" w:color="auto"/>
                                                            <w:left w:val="none" w:sz="0" w:space="0" w:color="auto"/>
                                                            <w:bottom w:val="none" w:sz="0" w:space="0" w:color="auto"/>
                                                            <w:right w:val="none" w:sz="0" w:space="0" w:color="auto"/>
                                                          </w:divBdr>
                                                        </w:div>
                                                        <w:div w:id="988436778">
                                                          <w:marLeft w:val="0"/>
                                                          <w:marRight w:val="0"/>
                                                          <w:marTop w:val="0"/>
                                                          <w:marBottom w:val="0"/>
                                                          <w:divBdr>
                                                            <w:top w:val="none" w:sz="0" w:space="0" w:color="auto"/>
                                                            <w:left w:val="none" w:sz="0" w:space="0" w:color="auto"/>
                                                            <w:bottom w:val="none" w:sz="0" w:space="0" w:color="auto"/>
                                                            <w:right w:val="none" w:sz="0" w:space="0" w:color="auto"/>
                                                          </w:divBdr>
                                                        </w:div>
                                                        <w:div w:id="973412309">
                                                          <w:marLeft w:val="0"/>
                                                          <w:marRight w:val="0"/>
                                                          <w:marTop w:val="0"/>
                                                          <w:marBottom w:val="0"/>
                                                          <w:divBdr>
                                                            <w:top w:val="none" w:sz="0" w:space="0" w:color="auto"/>
                                                            <w:left w:val="none" w:sz="0" w:space="0" w:color="auto"/>
                                                            <w:bottom w:val="none" w:sz="0" w:space="0" w:color="auto"/>
                                                            <w:right w:val="none" w:sz="0" w:space="0" w:color="auto"/>
                                                          </w:divBdr>
                                                        </w:div>
                                                        <w:div w:id="1333921169">
                                                          <w:marLeft w:val="0"/>
                                                          <w:marRight w:val="0"/>
                                                          <w:marTop w:val="0"/>
                                                          <w:marBottom w:val="0"/>
                                                          <w:divBdr>
                                                            <w:top w:val="none" w:sz="0" w:space="0" w:color="auto"/>
                                                            <w:left w:val="none" w:sz="0" w:space="0" w:color="auto"/>
                                                            <w:bottom w:val="none" w:sz="0" w:space="0" w:color="auto"/>
                                                            <w:right w:val="none" w:sz="0" w:space="0" w:color="auto"/>
                                                          </w:divBdr>
                                                        </w:div>
                                                        <w:div w:id="177937763">
                                                          <w:marLeft w:val="0"/>
                                                          <w:marRight w:val="0"/>
                                                          <w:marTop w:val="0"/>
                                                          <w:marBottom w:val="0"/>
                                                          <w:divBdr>
                                                            <w:top w:val="none" w:sz="0" w:space="0" w:color="auto"/>
                                                            <w:left w:val="none" w:sz="0" w:space="0" w:color="auto"/>
                                                            <w:bottom w:val="none" w:sz="0" w:space="0" w:color="auto"/>
                                                            <w:right w:val="none" w:sz="0" w:space="0" w:color="auto"/>
                                                          </w:divBdr>
                                                        </w:div>
                                                        <w:div w:id="1784616956">
                                                          <w:marLeft w:val="0"/>
                                                          <w:marRight w:val="0"/>
                                                          <w:marTop w:val="0"/>
                                                          <w:marBottom w:val="0"/>
                                                          <w:divBdr>
                                                            <w:top w:val="none" w:sz="0" w:space="0" w:color="auto"/>
                                                            <w:left w:val="none" w:sz="0" w:space="0" w:color="auto"/>
                                                            <w:bottom w:val="none" w:sz="0" w:space="0" w:color="auto"/>
                                                            <w:right w:val="none" w:sz="0" w:space="0" w:color="auto"/>
                                                          </w:divBdr>
                                                        </w:div>
                                                        <w:div w:id="590314851">
                                                          <w:marLeft w:val="0"/>
                                                          <w:marRight w:val="0"/>
                                                          <w:marTop w:val="0"/>
                                                          <w:marBottom w:val="0"/>
                                                          <w:divBdr>
                                                            <w:top w:val="none" w:sz="0" w:space="0" w:color="auto"/>
                                                            <w:left w:val="none" w:sz="0" w:space="0" w:color="auto"/>
                                                            <w:bottom w:val="none" w:sz="0" w:space="0" w:color="auto"/>
                                                            <w:right w:val="none" w:sz="0" w:space="0" w:color="auto"/>
                                                          </w:divBdr>
                                                        </w:div>
                                                        <w:div w:id="1942882091">
                                                          <w:marLeft w:val="0"/>
                                                          <w:marRight w:val="0"/>
                                                          <w:marTop w:val="0"/>
                                                          <w:marBottom w:val="0"/>
                                                          <w:divBdr>
                                                            <w:top w:val="none" w:sz="0" w:space="0" w:color="auto"/>
                                                            <w:left w:val="none" w:sz="0" w:space="0" w:color="auto"/>
                                                            <w:bottom w:val="none" w:sz="0" w:space="0" w:color="auto"/>
                                                            <w:right w:val="none" w:sz="0" w:space="0" w:color="auto"/>
                                                          </w:divBdr>
                                                        </w:div>
                                                        <w:div w:id="352149755">
                                                          <w:marLeft w:val="0"/>
                                                          <w:marRight w:val="0"/>
                                                          <w:marTop w:val="0"/>
                                                          <w:marBottom w:val="0"/>
                                                          <w:divBdr>
                                                            <w:top w:val="none" w:sz="0" w:space="0" w:color="auto"/>
                                                            <w:left w:val="none" w:sz="0" w:space="0" w:color="auto"/>
                                                            <w:bottom w:val="none" w:sz="0" w:space="0" w:color="auto"/>
                                                            <w:right w:val="none" w:sz="0" w:space="0" w:color="auto"/>
                                                          </w:divBdr>
                                                        </w:div>
                                                        <w:div w:id="272059803">
                                                          <w:marLeft w:val="0"/>
                                                          <w:marRight w:val="0"/>
                                                          <w:marTop w:val="0"/>
                                                          <w:marBottom w:val="0"/>
                                                          <w:divBdr>
                                                            <w:top w:val="none" w:sz="0" w:space="0" w:color="auto"/>
                                                            <w:left w:val="none" w:sz="0" w:space="0" w:color="auto"/>
                                                            <w:bottom w:val="none" w:sz="0" w:space="0" w:color="auto"/>
                                                            <w:right w:val="none" w:sz="0" w:space="0" w:color="auto"/>
                                                          </w:divBdr>
                                                        </w:div>
                                                        <w:div w:id="111243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8563">
                                                  <w:marLeft w:val="0"/>
                                                  <w:marRight w:val="0"/>
                                                  <w:marTop w:val="0"/>
                                                  <w:marBottom w:val="0"/>
                                                  <w:divBdr>
                                                    <w:top w:val="none" w:sz="0" w:space="0" w:color="auto"/>
                                                    <w:left w:val="none" w:sz="0" w:space="0" w:color="auto"/>
                                                    <w:bottom w:val="none" w:sz="0" w:space="0" w:color="auto"/>
                                                    <w:right w:val="none" w:sz="0" w:space="0" w:color="auto"/>
                                                  </w:divBdr>
                                                  <w:divsChild>
                                                    <w:div w:id="1322657380">
                                                      <w:marLeft w:val="0"/>
                                                      <w:marRight w:val="0"/>
                                                      <w:marTop w:val="0"/>
                                                      <w:marBottom w:val="0"/>
                                                      <w:divBdr>
                                                        <w:top w:val="none" w:sz="0" w:space="0" w:color="auto"/>
                                                        <w:left w:val="none" w:sz="0" w:space="0" w:color="auto"/>
                                                        <w:bottom w:val="none" w:sz="0" w:space="0" w:color="auto"/>
                                                        <w:right w:val="none" w:sz="0" w:space="0" w:color="auto"/>
                                                      </w:divBdr>
                                                    </w:div>
                                                  </w:divsChild>
                                                </w:div>
                                                <w:div w:id="1540118542">
                                                  <w:marLeft w:val="0"/>
                                                  <w:marRight w:val="0"/>
                                                  <w:marTop w:val="0"/>
                                                  <w:marBottom w:val="0"/>
                                                  <w:divBdr>
                                                    <w:top w:val="none" w:sz="0" w:space="0" w:color="auto"/>
                                                    <w:left w:val="none" w:sz="0" w:space="0" w:color="auto"/>
                                                    <w:bottom w:val="none" w:sz="0" w:space="0" w:color="auto"/>
                                                    <w:right w:val="none" w:sz="0" w:space="0" w:color="auto"/>
                                                  </w:divBdr>
                                                  <w:divsChild>
                                                    <w:div w:id="1042291106">
                                                      <w:marLeft w:val="0"/>
                                                      <w:marRight w:val="0"/>
                                                      <w:marTop w:val="0"/>
                                                      <w:marBottom w:val="0"/>
                                                      <w:divBdr>
                                                        <w:top w:val="none" w:sz="0" w:space="0" w:color="auto"/>
                                                        <w:left w:val="none" w:sz="0" w:space="0" w:color="auto"/>
                                                        <w:bottom w:val="none" w:sz="0" w:space="0" w:color="auto"/>
                                                        <w:right w:val="none" w:sz="0" w:space="0" w:color="auto"/>
                                                      </w:divBdr>
                                                    </w:div>
                                                  </w:divsChild>
                                                </w:div>
                                                <w:div w:id="1693722633">
                                                  <w:marLeft w:val="0"/>
                                                  <w:marRight w:val="0"/>
                                                  <w:marTop w:val="0"/>
                                                  <w:marBottom w:val="0"/>
                                                  <w:divBdr>
                                                    <w:top w:val="none" w:sz="0" w:space="0" w:color="auto"/>
                                                    <w:left w:val="none" w:sz="0" w:space="0" w:color="auto"/>
                                                    <w:bottom w:val="none" w:sz="0" w:space="0" w:color="auto"/>
                                                    <w:right w:val="none" w:sz="0" w:space="0" w:color="auto"/>
                                                  </w:divBdr>
                                                  <w:divsChild>
                                                    <w:div w:id="108750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3925866">
      <w:bodyDiv w:val="1"/>
      <w:marLeft w:val="0"/>
      <w:marRight w:val="0"/>
      <w:marTop w:val="0"/>
      <w:marBottom w:val="0"/>
      <w:divBdr>
        <w:top w:val="none" w:sz="0" w:space="0" w:color="auto"/>
        <w:left w:val="none" w:sz="0" w:space="0" w:color="auto"/>
        <w:bottom w:val="none" w:sz="0" w:space="0" w:color="auto"/>
        <w:right w:val="none" w:sz="0" w:space="0" w:color="auto"/>
      </w:divBdr>
    </w:div>
    <w:div w:id="637153440">
      <w:bodyDiv w:val="1"/>
      <w:marLeft w:val="0"/>
      <w:marRight w:val="0"/>
      <w:marTop w:val="0"/>
      <w:marBottom w:val="0"/>
      <w:divBdr>
        <w:top w:val="none" w:sz="0" w:space="0" w:color="auto"/>
        <w:left w:val="none" w:sz="0" w:space="0" w:color="auto"/>
        <w:bottom w:val="none" w:sz="0" w:space="0" w:color="auto"/>
        <w:right w:val="none" w:sz="0" w:space="0" w:color="auto"/>
      </w:divBdr>
      <w:divsChild>
        <w:div w:id="944338396">
          <w:marLeft w:val="0"/>
          <w:marRight w:val="0"/>
          <w:marTop w:val="0"/>
          <w:marBottom w:val="0"/>
          <w:divBdr>
            <w:top w:val="none" w:sz="0" w:space="0" w:color="auto"/>
            <w:left w:val="none" w:sz="0" w:space="0" w:color="auto"/>
            <w:bottom w:val="none" w:sz="0" w:space="0" w:color="auto"/>
            <w:right w:val="none" w:sz="0" w:space="0" w:color="auto"/>
          </w:divBdr>
          <w:divsChild>
            <w:div w:id="133372542">
              <w:marLeft w:val="0"/>
              <w:marRight w:val="0"/>
              <w:marTop w:val="0"/>
              <w:marBottom w:val="0"/>
              <w:divBdr>
                <w:top w:val="none" w:sz="0" w:space="0" w:color="auto"/>
                <w:left w:val="none" w:sz="0" w:space="0" w:color="auto"/>
                <w:bottom w:val="none" w:sz="0" w:space="0" w:color="auto"/>
                <w:right w:val="none" w:sz="0" w:space="0" w:color="auto"/>
              </w:divBdr>
            </w:div>
            <w:div w:id="1352224665">
              <w:marLeft w:val="0"/>
              <w:marRight w:val="0"/>
              <w:marTop w:val="0"/>
              <w:marBottom w:val="0"/>
              <w:divBdr>
                <w:top w:val="none" w:sz="0" w:space="0" w:color="auto"/>
                <w:left w:val="none" w:sz="0" w:space="0" w:color="auto"/>
                <w:bottom w:val="none" w:sz="0" w:space="0" w:color="auto"/>
                <w:right w:val="none" w:sz="0" w:space="0" w:color="auto"/>
              </w:divBdr>
            </w:div>
            <w:div w:id="1011184142">
              <w:marLeft w:val="0"/>
              <w:marRight w:val="0"/>
              <w:marTop w:val="0"/>
              <w:marBottom w:val="0"/>
              <w:divBdr>
                <w:top w:val="none" w:sz="0" w:space="0" w:color="auto"/>
                <w:left w:val="none" w:sz="0" w:space="0" w:color="auto"/>
                <w:bottom w:val="none" w:sz="0" w:space="0" w:color="auto"/>
                <w:right w:val="none" w:sz="0" w:space="0" w:color="auto"/>
              </w:divBdr>
            </w:div>
            <w:div w:id="1029338490">
              <w:marLeft w:val="0"/>
              <w:marRight w:val="0"/>
              <w:marTop w:val="0"/>
              <w:marBottom w:val="0"/>
              <w:divBdr>
                <w:top w:val="none" w:sz="0" w:space="0" w:color="auto"/>
                <w:left w:val="none" w:sz="0" w:space="0" w:color="auto"/>
                <w:bottom w:val="none" w:sz="0" w:space="0" w:color="auto"/>
                <w:right w:val="none" w:sz="0" w:space="0" w:color="auto"/>
              </w:divBdr>
            </w:div>
            <w:div w:id="1965455836">
              <w:marLeft w:val="0"/>
              <w:marRight w:val="0"/>
              <w:marTop w:val="0"/>
              <w:marBottom w:val="0"/>
              <w:divBdr>
                <w:top w:val="none" w:sz="0" w:space="0" w:color="auto"/>
                <w:left w:val="none" w:sz="0" w:space="0" w:color="auto"/>
                <w:bottom w:val="none" w:sz="0" w:space="0" w:color="auto"/>
                <w:right w:val="none" w:sz="0" w:space="0" w:color="auto"/>
              </w:divBdr>
            </w:div>
            <w:div w:id="525489881">
              <w:marLeft w:val="0"/>
              <w:marRight w:val="0"/>
              <w:marTop w:val="0"/>
              <w:marBottom w:val="0"/>
              <w:divBdr>
                <w:top w:val="none" w:sz="0" w:space="0" w:color="auto"/>
                <w:left w:val="none" w:sz="0" w:space="0" w:color="auto"/>
                <w:bottom w:val="none" w:sz="0" w:space="0" w:color="auto"/>
                <w:right w:val="none" w:sz="0" w:space="0" w:color="auto"/>
              </w:divBdr>
            </w:div>
            <w:div w:id="1397556244">
              <w:marLeft w:val="0"/>
              <w:marRight w:val="0"/>
              <w:marTop w:val="0"/>
              <w:marBottom w:val="0"/>
              <w:divBdr>
                <w:top w:val="none" w:sz="0" w:space="0" w:color="auto"/>
                <w:left w:val="none" w:sz="0" w:space="0" w:color="auto"/>
                <w:bottom w:val="none" w:sz="0" w:space="0" w:color="auto"/>
                <w:right w:val="none" w:sz="0" w:space="0" w:color="auto"/>
              </w:divBdr>
            </w:div>
            <w:div w:id="2025473162">
              <w:marLeft w:val="0"/>
              <w:marRight w:val="0"/>
              <w:marTop w:val="0"/>
              <w:marBottom w:val="0"/>
              <w:divBdr>
                <w:top w:val="none" w:sz="0" w:space="0" w:color="auto"/>
                <w:left w:val="none" w:sz="0" w:space="0" w:color="auto"/>
                <w:bottom w:val="none" w:sz="0" w:space="0" w:color="auto"/>
                <w:right w:val="none" w:sz="0" w:space="0" w:color="auto"/>
              </w:divBdr>
            </w:div>
            <w:div w:id="157431988">
              <w:marLeft w:val="0"/>
              <w:marRight w:val="0"/>
              <w:marTop w:val="0"/>
              <w:marBottom w:val="0"/>
              <w:divBdr>
                <w:top w:val="none" w:sz="0" w:space="0" w:color="auto"/>
                <w:left w:val="none" w:sz="0" w:space="0" w:color="auto"/>
                <w:bottom w:val="none" w:sz="0" w:space="0" w:color="auto"/>
                <w:right w:val="none" w:sz="0" w:space="0" w:color="auto"/>
              </w:divBdr>
            </w:div>
            <w:div w:id="1486320397">
              <w:marLeft w:val="0"/>
              <w:marRight w:val="0"/>
              <w:marTop w:val="0"/>
              <w:marBottom w:val="0"/>
              <w:divBdr>
                <w:top w:val="none" w:sz="0" w:space="0" w:color="auto"/>
                <w:left w:val="none" w:sz="0" w:space="0" w:color="auto"/>
                <w:bottom w:val="none" w:sz="0" w:space="0" w:color="auto"/>
                <w:right w:val="none" w:sz="0" w:space="0" w:color="auto"/>
              </w:divBdr>
            </w:div>
            <w:div w:id="1441607427">
              <w:marLeft w:val="0"/>
              <w:marRight w:val="0"/>
              <w:marTop w:val="0"/>
              <w:marBottom w:val="0"/>
              <w:divBdr>
                <w:top w:val="none" w:sz="0" w:space="0" w:color="auto"/>
                <w:left w:val="none" w:sz="0" w:space="0" w:color="auto"/>
                <w:bottom w:val="none" w:sz="0" w:space="0" w:color="auto"/>
                <w:right w:val="none" w:sz="0" w:space="0" w:color="auto"/>
              </w:divBdr>
            </w:div>
            <w:div w:id="4505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173">
      <w:bodyDiv w:val="1"/>
      <w:marLeft w:val="0"/>
      <w:marRight w:val="0"/>
      <w:marTop w:val="0"/>
      <w:marBottom w:val="0"/>
      <w:divBdr>
        <w:top w:val="none" w:sz="0" w:space="0" w:color="auto"/>
        <w:left w:val="none" w:sz="0" w:space="0" w:color="auto"/>
        <w:bottom w:val="none" w:sz="0" w:space="0" w:color="auto"/>
        <w:right w:val="none" w:sz="0" w:space="0" w:color="auto"/>
      </w:divBdr>
    </w:div>
    <w:div w:id="678969199">
      <w:bodyDiv w:val="1"/>
      <w:marLeft w:val="0"/>
      <w:marRight w:val="0"/>
      <w:marTop w:val="0"/>
      <w:marBottom w:val="0"/>
      <w:divBdr>
        <w:top w:val="none" w:sz="0" w:space="0" w:color="auto"/>
        <w:left w:val="none" w:sz="0" w:space="0" w:color="auto"/>
        <w:bottom w:val="none" w:sz="0" w:space="0" w:color="auto"/>
        <w:right w:val="none" w:sz="0" w:space="0" w:color="auto"/>
      </w:divBdr>
      <w:divsChild>
        <w:div w:id="1469978853">
          <w:marLeft w:val="0"/>
          <w:marRight w:val="0"/>
          <w:marTop w:val="0"/>
          <w:marBottom w:val="0"/>
          <w:divBdr>
            <w:top w:val="none" w:sz="0" w:space="0" w:color="auto"/>
            <w:left w:val="none" w:sz="0" w:space="0" w:color="auto"/>
            <w:bottom w:val="none" w:sz="0" w:space="0" w:color="auto"/>
            <w:right w:val="none" w:sz="0" w:space="0" w:color="auto"/>
          </w:divBdr>
          <w:divsChild>
            <w:div w:id="771515051">
              <w:marLeft w:val="0"/>
              <w:marRight w:val="0"/>
              <w:marTop w:val="0"/>
              <w:marBottom w:val="0"/>
              <w:divBdr>
                <w:top w:val="none" w:sz="0" w:space="0" w:color="auto"/>
                <w:left w:val="none" w:sz="0" w:space="0" w:color="auto"/>
                <w:bottom w:val="none" w:sz="0" w:space="0" w:color="auto"/>
                <w:right w:val="none" w:sz="0" w:space="0" w:color="auto"/>
              </w:divBdr>
              <w:divsChild>
                <w:div w:id="517276226">
                  <w:marLeft w:val="0"/>
                  <w:marRight w:val="0"/>
                  <w:marTop w:val="0"/>
                  <w:marBottom w:val="0"/>
                  <w:divBdr>
                    <w:top w:val="none" w:sz="0" w:space="0" w:color="auto"/>
                    <w:left w:val="none" w:sz="0" w:space="0" w:color="auto"/>
                    <w:bottom w:val="none" w:sz="0" w:space="0" w:color="auto"/>
                    <w:right w:val="none" w:sz="0" w:space="0" w:color="auto"/>
                  </w:divBdr>
                  <w:divsChild>
                    <w:div w:id="1330526396">
                      <w:marLeft w:val="0"/>
                      <w:marRight w:val="0"/>
                      <w:marTop w:val="0"/>
                      <w:marBottom w:val="0"/>
                      <w:divBdr>
                        <w:top w:val="none" w:sz="0" w:space="0" w:color="auto"/>
                        <w:left w:val="none" w:sz="0" w:space="0" w:color="auto"/>
                        <w:bottom w:val="none" w:sz="0" w:space="0" w:color="auto"/>
                        <w:right w:val="none" w:sz="0" w:space="0" w:color="auto"/>
                      </w:divBdr>
                      <w:divsChild>
                        <w:div w:id="2045061328">
                          <w:marLeft w:val="0"/>
                          <w:marRight w:val="0"/>
                          <w:marTop w:val="0"/>
                          <w:marBottom w:val="0"/>
                          <w:divBdr>
                            <w:top w:val="none" w:sz="0" w:space="0" w:color="auto"/>
                            <w:left w:val="none" w:sz="0" w:space="0" w:color="auto"/>
                            <w:bottom w:val="none" w:sz="0" w:space="0" w:color="auto"/>
                            <w:right w:val="none" w:sz="0" w:space="0" w:color="auto"/>
                          </w:divBdr>
                          <w:divsChild>
                            <w:div w:id="2042632073">
                              <w:marLeft w:val="0"/>
                              <w:marRight w:val="0"/>
                              <w:marTop w:val="0"/>
                              <w:marBottom w:val="0"/>
                              <w:divBdr>
                                <w:top w:val="none" w:sz="0" w:space="0" w:color="auto"/>
                                <w:left w:val="none" w:sz="0" w:space="0" w:color="auto"/>
                                <w:bottom w:val="none" w:sz="0" w:space="0" w:color="auto"/>
                                <w:right w:val="none" w:sz="0" w:space="0" w:color="auto"/>
                              </w:divBdr>
                              <w:divsChild>
                                <w:div w:id="2032603260">
                                  <w:marLeft w:val="0"/>
                                  <w:marRight w:val="0"/>
                                  <w:marTop w:val="0"/>
                                  <w:marBottom w:val="0"/>
                                  <w:divBdr>
                                    <w:top w:val="none" w:sz="0" w:space="0" w:color="auto"/>
                                    <w:left w:val="none" w:sz="0" w:space="0" w:color="auto"/>
                                    <w:bottom w:val="none" w:sz="0" w:space="0" w:color="auto"/>
                                    <w:right w:val="none" w:sz="0" w:space="0" w:color="auto"/>
                                  </w:divBdr>
                                  <w:divsChild>
                                    <w:div w:id="1600600641">
                                      <w:marLeft w:val="0"/>
                                      <w:marRight w:val="0"/>
                                      <w:marTop w:val="0"/>
                                      <w:marBottom w:val="0"/>
                                      <w:divBdr>
                                        <w:top w:val="none" w:sz="0" w:space="0" w:color="auto"/>
                                        <w:left w:val="none" w:sz="0" w:space="0" w:color="auto"/>
                                        <w:bottom w:val="none" w:sz="0" w:space="0" w:color="auto"/>
                                        <w:right w:val="none" w:sz="0" w:space="0" w:color="auto"/>
                                      </w:divBdr>
                                      <w:divsChild>
                                        <w:div w:id="665329368">
                                          <w:marLeft w:val="0"/>
                                          <w:marRight w:val="0"/>
                                          <w:marTop w:val="0"/>
                                          <w:marBottom w:val="0"/>
                                          <w:divBdr>
                                            <w:top w:val="none" w:sz="0" w:space="0" w:color="auto"/>
                                            <w:left w:val="none" w:sz="0" w:space="0" w:color="auto"/>
                                            <w:bottom w:val="none" w:sz="0" w:space="0" w:color="auto"/>
                                            <w:right w:val="none" w:sz="0" w:space="0" w:color="auto"/>
                                          </w:divBdr>
                                          <w:divsChild>
                                            <w:div w:id="1230383184">
                                              <w:marLeft w:val="0"/>
                                              <w:marRight w:val="0"/>
                                              <w:marTop w:val="0"/>
                                              <w:marBottom w:val="0"/>
                                              <w:divBdr>
                                                <w:top w:val="none" w:sz="0" w:space="0" w:color="auto"/>
                                                <w:left w:val="none" w:sz="0" w:space="0" w:color="auto"/>
                                                <w:bottom w:val="none" w:sz="0" w:space="0" w:color="auto"/>
                                                <w:right w:val="none" w:sz="0" w:space="0" w:color="auto"/>
                                              </w:divBdr>
                                              <w:divsChild>
                                                <w:div w:id="1171526309">
                                                  <w:marLeft w:val="0"/>
                                                  <w:marRight w:val="0"/>
                                                  <w:marTop w:val="0"/>
                                                  <w:marBottom w:val="0"/>
                                                  <w:divBdr>
                                                    <w:top w:val="none" w:sz="0" w:space="0" w:color="auto"/>
                                                    <w:left w:val="none" w:sz="0" w:space="0" w:color="auto"/>
                                                    <w:bottom w:val="none" w:sz="0" w:space="0" w:color="auto"/>
                                                    <w:right w:val="none" w:sz="0" w:space="0" w:color="auto"/>
                                                  </w:divBdr>
                                                  <w:divsChild>
                                                    <w:div w:id="1159152516">
                                                      <w:marLeft w:val="0"/>
                                                      <w:marRight w:val="0"/>
                                                      <w:marTop w:val="0"/>
                                                      <w:marBottom w:val="0"/>
                                                      <w:divBdr>
                                                        <w:top w:val="none" w:sz="0" w:space="0" w:color="auto"/>
                                                        <w:left w:val="none" w:sz="0" w:space="0" w:color="auto"/>
                                                        <w:bottom w:val="none" w:sz="0" w:space="0" w:color="auto"/>
                                                        <w:right w:val="none" w:sz="0" w:space="0" w:color="auto"/>
                                                      </w:divBdr>
                                                      <w:divsChild>
                                                        <w:div w:id="1802066547">
                                                          <w:marLeft w:val="0"/>
                                                          <w:marRight w:val="0"/>
                                                          <w:marTop w:val="0"/>
                                                          <w:marBottom w:val="0"/>
                                                          <w:divBdr>
                                                            <w:top w:val="none" w:sz="0" w:space="0" w:color="auto"/>
                                                            <w:left w:val="none" w:sz="0" w:space="0" w:color="auto"/>
                                                            <w:bottom w:val="none" w:sz="0" w:space="0" w:color="auto"/>
                                                            <w:right w:val="none" w:sz="0" w:space="0" w:color="auto"/>
                                                          </w:divBdr>
                                                        </w:div>
                                                        <w:div w:id="229077032">
                                                          <w:marLeft w:val="0"/>
                                                          <w:marRight w:val="0"/>
                                                          <w:marTop w:val="0"/>
                                                          <w:marBottom w:val="0"/>
                                                          <w:divBdr>
                                                            <w:top w:val="none" w:sz="0" w:space="0" w:color="auto"/>
                                                            <w:left w:val="none" w:sz="0" w:space="0" w:color="auto"/>
                                                            <w:bottom w:val="none" w:sz="0" w:space="0" w:color="auto"/>
                                                            <w:right w:val="none" w:sz="0" w:space="0" w:color="auto"/>
                                                          </w:divBdr>
                                                        </w:div>
                                                        <w:div w:id="1262909947">
                                                          <w:marLeft w:val="0"/>
                                                          <w:marRight w:val="0"/>
                                                          <w:marTop w:val="0"/>
                                                          <w:marBottom w:val="0"/>
                                                          <w:divBdr>
                                                            <w:top w:val="none" w:sz="0" w:space="0" w:color="auto"/>
                                                            <w:left w:val="none" w:sz="0" w:space="0" w:color="auto"/>
                                                            <w:bottom w:val="none" w:sz="0" w:space="0" w:color="auto"/>
                                                            <w:right w:val="none" w:sz="0" w:space="0" w:color="auto"/>
                                                          </w:divBdr>
                                                        </w:div>
                                                        <w:div w:id="1051657300">
                                                          <w:marLeft w:val="0"/>
                                                          <w:marRight w:val="0"/>
                                                          <w:marTop w:val="0"/>
                                                          <w:marBottom w:val="0"/>
                                                          <w:divBdr>
                                                            <w:top w:val="none" w:sz="0" w:space="0" w:color="auto"/>
                                                            <w:left w:val="none" w:sz="0" w:space="0" w:color="auto"/>
                                                            <w:bottom w:val="none" w:sz="0" w:space="0" w:color="auto"/>
                                                            <w:right w:val="none" w:sz="0" w:space="0" w:color="auto"/>
                                                          </w:divBdr>
                                                        </w:div>
                                                        <w:div w:id="366758589">
                                                          <w:marLeft w:val="0"/>
                                                          <w:marRight w:val="0"/>
                                                          <w:marTop w:val="0"/>
                                                          <w:marBottom w:val="0"/>
                                                          <w:divBdr>
                                                            <w:top w:val="none" w:sz="0" w:space="0" w:color="auto"/>
                                                            <w:left w:val="none" w:sz="0" w:space="0" w:color="auto"/>
                                                            <w:bottom w:val="none" w:sz="0" w:space="0" w:color="auto"/>
                                                            <w:right w:val="none" w:sz="0" w:space="0" w:color="auto"/>
                                                          </w:divBdr>
                                                        </w:div>
                                                        <w:div w:id="1620917168">
                                                          <w:marLeft w:val="0"/>
                                                          <w:marRight w:val="0"/>
                                                          <w:marTop w:val="0"/>
                                                          <w:marBottom w:val="0"/>
                                                          <w:divBdr>
                                                            <w:top w:val="none" w:sz="0" w:space="0" w:color="auto"/>
                                                            <w:left w:val="none" w:sz="0" w:space="0" w:color="auto"/>
                                                            <w:bottom w:val="none" w:sz="0" w:space="0" w:color="auto"/>
                                                            <w:right w:val="none" w:sz="0" w:space="0" w:color="auto"/>
                                                          </w:divBdr>
                                                        </w:div>
                                                        <w:div w:id="1787506028">
                                                          <w:marLeft w:val="0"/>
                                                          <w:marRight w:val="0"/>
                                                          <w:marTop w:val="0"/>
                                                          <w:marBottom w:val="0"/>
                                                          <w:divBdr>
                                                            <w:top w:val="none" w:sz="0" w:space="0" w:color="auto"/>
                                                            <w:left w:val="none" w:sz="0" w:space="0" w:color="auto"/>
                                                            <w:bottom w:val="none" w:sz="0" w:space="0" w:color="auto"/>
                                                            <w:right w:val="none" w:sz="0" w:space="0" w:color="auto"/>
                                                          </w:divBdr>
                                                        </w:div>
                                                        <w:div w:id="561526201">
                                                          <w:marLeft w:val="0"/>
                                                          <w:marRight w:val="0"/>
                                                          <w:marTop w:val="0"/>
                                                          <w:marBottom w:val="0"/>
                                                          <w:divBdr>
                                                            <w:top w:val="none" w:sz="0" w:space="0" w:color="auto"/>
                                                            <w:left w:val="none" w:sz="0" w:space="0" w:color="auto"/>
                                                            <w:bottom w:val="none" w:sz="0" w:space="0" w:color="auto"/>
                                                            <w:right w:val="none" w:sz="0" w:space="0" w:color="auto"/>
                                                          </w:divBdr>
                                                        </w:div>
                                                        <w:div w:id="62222651">
                                                          <w:marLeft w:val="0"/>
                                                          <w:marRight w:val="0"/>
                                                          <w:marTop w:val="0"/>
                                                          <w:marBottom w:val="0"/>
                                                          <w:divBdr>
                                                            <w:top w:val="none" w:sz="0" w:space="0" w:color="auto"/>
                                                            <w:left w:val="none" w:sz="0" w:space="0" w:color="auto"/>
                                                            <w:bottom w:val="none" w:sz="0" w:space="0" w:color="auto"/>
                                                            <w:right w:val="none" w:sz="0" w:space="0" w:color="auto"/>
                                                          </w:divBdr>
                                                        </w:div>
                                                        <w:div w:id="455293805">
                                                          <w:marLeft w:val="0"/>
                                                          <w:marRight w:val="0"/>
                                                          <w:marTop w:val="0"/>
                                                          <w:marBottom w:val="0"/>
                                                          <w:divBdr>
                                                            <w:top w:val="none" w:sz="0" w:space="0" w:color="auto"/>
                                                            <w:left w:val="none" w:sz="0" w:space="0" w:color="auto"/>
                                                            <w:bottom w:val="none" w:sz="0" w:space="0" w:color="auto"/>
                                                            <w:right w:val="none" w:sz="0" w:space="0" w:color="auto"/>
                                                          </w:divBdr>
                                                        </w:div>
                                                        <w:div w:id="1493643175">
                                                          <w:marLeft w:val="0"/>
                                                          <w:marRight w:val="0"/>
                                                          <w:marTop w:val="0"/>
                                                          <w:marBottom w:val="0"/>
                                                          <w:divBdr>
                                                            <w:top w:val="none" w:sz="0" w:space="0" w:color="auto"/>
                                                            <w:left w:val="none" w:sz="0" w:space="0" w:color="auto"/>
                                                            <w:bottom w:val="none" w:sz="0" w:space="0" w:color="auto"/>
                                                            <w:right w:val="none" w:sz="0" w:space="0" w:color="auto"/>
                                                          </w:divBdr>
                                                        </w:div>
                                                        <w:div w:id="886189062">
                                                          <w:marLeft w:val="0"/>
                                                          <w:marRight w:val="0"/>
                                                          <w:marTop w:val="0"/>
                                                          <w:marBottom w:val="0"/>
                                                          <w:divBdr>
                                                            <w:top w:val="none" w:sz="0" w:space="0" w:color="auto"/>
                                                            <w:left w:val="none" w:sz="0" w:space="0" w:color="auto"/>
                                                            <w:bottom w:val="none" w:sz="0" w:space="0" w:color="auto"/>
                                                            <w:right w:val="none" w:sz="0" w:space="0" w:color="auto"/>
                                                          </w:divBdr>
                                                        </w:div>
                                                        <w:div w:id="109056586">
                                                          <w:marLeft w:val="0"/>
                                                          <w:marRight w:val="0"/>
                                                          <w:marTop w:val="0"/>
                                                          <w:marBottom w:val="0"/>
                                                          <w:divBdr>
                                                            <w:top w:val="none" w:sz="0" w:space="0" w:color="auto"/>
                                                            <w:left w:val="none" w:sz="0" w:space="0" w:color="auto"/>
                                                            <w:bottom w:val="none" w:sz="0" w:space="0" w:color="auto"/>
                                                            <w:right w:val="none" w:sz="0" w:space="0" w:color="auto"/>
                                                          </w:divBdr>
                                                        </w:div>
                                                        <w:div w:id="521558258">
                                                          <w:marLeft w:val="0"/>
                                                          <w:marRight w:val="0"/>
                                                          <w:marTop w:val="0"/>
                                                          <w:marBottom w:val="0"/>
                                                          <w:divBdr>
                                                            <w:top w:val="none" w:sz="0" w:space="0" w:color="auto"/>
                                                            <w:left w:val="none" w:sz="0" w:space="0" w:color="auto"/>
                                                            <w:bottom w:val="none" w:sz="0" w:space="0" w:color="auto"/>
                                                            <w:right w:val="none" w:sz="0" w:space="0" w:color="auto"/>
                                                          </w:divBdr>
                                                        </w:div>
                                                        <w:div w:id="1686207642">
                                                          <w:marLeft w:val="0"/>
                                                          <w:marRight w:val="0"/>
                                                          <w:marTop w:val="0"/>
                                                          <w:marBottom w:val="0"/>
                                                          <w:divBdr>
                                                            <w:top w:val="none" w:sz="0" w:space="0" w:color="auto"/>
                                                            <w:left w:val="none" w:sz="0" w:space="0" w:color="auto"/>
                                                            <w:bottom w:val="none" w:sz="0" w:space="0" w:color="auto"/>
                                                            <w:right w:val="none" w:sz="0" w:space="0" w:color="auto"/>
                                                          </w:divBdr>
                                                        </w:div>
                                                        <w:div w:id="1560945767">
                                                          <w:marLeft w:val="0"/>
                                                          <w:marRight w:val="0"/>
                                                          <w:marTop w:val="0"/>
                                                          <w:marBottom w:val="0"/>
                                                          <w:divBdr>
                                                            <w:top w:val="none" w:sz="0" w:space="0" w:color="auto"/>
                                                            <w:left w:val="none" w:sz="0" w:space="0" w:color="auto"/>
                                                            <w:bottom w:val="none" w:sz="0" w:space="0" w:color="auto"/>
                                                            <w:right w:val="none" w:sz="0" w:space="0" w:color="auto"/>
                                                          </w:divBdr>
                                                        </w:div>
                                                        <w:div w:id="206793863">
                                                          <w:marLeft w:val="0"/>
                                                          <w:marRight w:val="0"/>
                                                          <w:marTop w:val="0"/>
                                                          <w:marBottom w:val="0"/>
                                                          <w:divBdr>
                                                            <w:top w:val="none" w:sz="0" w:space="0" w:color="auto"/>
                                                            <w:left w:val="none" w:sz="0" w:space="0" w:color="auto"/>
                                                            <w:bottom w:val="none" w:sz="0" w:space="0" w:color="auto"/>
                                                            <w:right w:val="none" w:sz="0" w:space="0" w:color="auto"/>
                                                          </w:divBdr>
                                                        </w:div>
                                                        <w:div w:id="462232279">
                                                          <w:marLeft w:val="0"/>
                                                          <w:marRight w:val="0"/>
                                                          <w:marTop w:val="0"/>
                                                          <w:marBottom w:val="0"/>
                                                          <w:divBdr>
                                                            <w:top w:val="none" w:sz="0" w:space="0" w:color="auto"/>
                                                            <w:left w:val="none" w:sz="0" w:space="0" w:color="auto"/>
                                                            <w:bottom w:val="none" w:sz="0" w:space="0" w:color="auto"/>
                                                            <w:right w:val="none" w:sz="0" w:space="0" w:color="auto"/>
                                                          </w:divBdr>
                                                        </w:div>
                                                        <w:div w:id="936863222">
                                                          <w:marLeft w:val="0"/>
                                                          <w:marRight w:val="0"/>
                                                          <w:marTop w:val="0"/>
                                                          <w:marBottom w:val="0"/>
                                                          <w:divBdr>
                                                            <w:top w:val="none" w:sz="0" w:space="0" w:color="auto"/>
                                                            <w:left w:val="none" w:sz="0" w:space="0" w:color="auto"/>
                                                            <w:bottom w:val="none" w:sz="0" w:space="0" w:color="auto"/>
                                                            <w:right w:val="none" w:sz="0" w:space="0" w:color="auto"/>
                                                          </w:divBdr>
                                                        </w:div>
                                                        <w:div w:id="1071268281">
                                                          <w:marLeft w:val="0"/>
                                                          <w:marRight w:val="0"/>
                                                          <w:marTop w:val="0"/>
                                                          <w:marBottom w:val="0"/>
                                                          <w:divBdr>
                                                            <w:top w:val="none" w:sz="0" w:space="0" w:color="auto"/>
                                                            <w:left w:val="none" w:sz="0" w:space="0" w:color="auto"/>
                                                            <w:bottom w:val="none" w:sz="0" w:space="0" w:color="auto"/>
                                                            <w:right w:val="none" w:sz="0" w:space="0" w:color="auto"/>
                                                          </w:divBdr>
                                                        </w:div>
                                                        <w:div w:id="1897203847">
                                                          <w:marLeft w:val="0"/>
                                                          <w:marRight w:val="0"/>
                                                          <w:marTop w:val="0"/>
                                                          <w:marBottom w:val="0"/>
                                                          <w:divBdr>
                                                            <w:top w:val="none" w:sz="0" w:space="0" w:color="auto"/>
                                                            <w:left w:val="none" w:sz="0" w:space="0" w:color="auto"/>
                                                            <w:bottom w:val="none" w:sz="0" w:space="0" w:color="auto"/>
                                                            <w:right w:val="none" w:sz="0" w:space="0" w:color="auto"/>
                                                          </w:divBdr>
                                                        </w:div>
                                                        <w:div w:id="847986495">
                                                          <w:marLeft w:val="0"/>
                                                          <w:marRight w:val="0"/>
                                                          <w:marTop w:val="0"/>
                                                          <w:marBottom w:val="0"/>
                                                          <w:divBdr>
                                                            <w:top w:val="none" w:sz="0" w:space="0" w:color="auto"/>
                                                            <w:left w:val="none" w:sz="0" w:space="0" w:color="auto"/>
                                                            <w:bottom w:val="none" w:sz="0" w:space="0" w:color="auto"/>
                                                            <w:right w:val="none" w:sz="0" w:space="0" w:color="auto"/>
                                                          </w:divBdr>
                                                        </w:div>
                                                        <w:div w:id="1808161950">
                                                          <w:marLeft w:val="0"/>
                                                          <w:marRight w:val="0"/>
                                                          <w:marTop w:val="0"/>
                                                          <w:marBottom w:val="0"/>
                                                          <w:divBdr>
                                                            <w:top w:val="none" w:sz="0" w:space="0" w:color="auto"/>
                                                            <w:left w:val="none" w:sz="0" w:space="0" w:color="auto"/>
                                                            <w:bottom w:val="none" w:sz="0" w:space="0" w:color="auto"/>
                                                            <w:right w:val="none" w:sz="0" w:space="0" w:color="auto"/>
                                                          </w:divBdr>
                                                        </w:div>
                                                        <w:div w:id="935212090">
                                                          <w:marLeft w:val="0"/>
                                                          <w:marRight w:val="0"/>
                                                          <w:marTop w:val="0"/>
                                                          <w:marBottom w:val="0"/>
                                                          <w:divBdr>
                                                            <w:top w:val="none" w:sz="0" w:space="0" w:color="auto"/>
                                                            <w:left w:val="none" w:sz="0" w:space="0" w:color="auto"/>
                                                            <w:bottom w:val="none" w:sz="0" w:space="0" w:color="auto"/>
                                                            <w:right w:val="none" w:sz="0" w:space="0" w:color="auto"/>
                                                          </w:divBdr>
                                                        </w:div>
                                                        <w:div w:id="438764371">
                                                          <w:marLeft w:val="0"/>
                                                          <w:marRight w:val="0"/>
                                                          <w:marTop w:val="0"/>
                                                          <w:marBottom w:val="0"/>
                                                          <w:divBdr>
                                                            <w:top w:val="none" w:sz="0" w:space="0" w:color="auto"/>
                                                            <w:left w:val="none" w:sz="0" w:space="0" w:color="auto"/>
                                                            <w:bottom w:val="none" w:sz="0" w:space="0" w:color="auto"/>
                                                            <w:right w:val="none" w:sz="0" w:space="0" w:color="auto"/>
                                                          </w:divBdr>
                                                        </w:div>
                                                        <w:div w:id="255948197">
                                                          <w:marLeft w:val="0"/>
                                                          <w:marRight w:val="0"/>
                                                          <w:marTop w:val="0"/>
                                                          <w:marBottom w:val="0"/>
                                                          <w:divBdr>
                                                            <w:top w:val="none" w:sz="0" w:space="0" w:color="auto"/>
                                                            <w:left w:val="none" w:sz="0" w:space="0" w:color="auto"/>
                                                            <w:bottom w:val="none" w:sz="0" w:space="0" w:color="auto"/>
                                                            <w:right w:val="none" w:sz="0" w:space="0" w:color="auto"/>
                                                          </w:divBdr>
                                                        </w:div>
                                                        <w:div w:id="1782066523">
                                                          <w:marLeft w:val="0"/>
                                                          <w:marRight w:val="0"/>
                                                          <w:marTop w:val="0"/>
                                                          <w:marBottom w:val="0"/>
                                                          <w:divBdr>
                                                            <w:top w:val="none" w:sz="0" w:space="0" w:color="auto"/>
                                                            <w:left w:val="none" w:sz="0" w:space="0" w:color="auto"/>
                                                            <w:bottom w:val="none" w:sz="0" w:space="0" w:color="auto"/>
                                                            <w:right w:val="none" w:sz="0" w:space="0" w:color="auto"/>
                                                          </w:divBdr>
                                                        </w:div>
                                                        <w:div w:id="263005425">
                                                          <w:marLeft w:val="0"/>
                                                          <w:marRight w:val="0"/>
                                                          <w:marTop w:val="0"/>
                                                          <w:marBottom w:val="0"/>
                                                          <w:divBdr>
                                                            <w:top w:val="none" w:sz="0" w:space="0" w:color="auto"/>
                                                            <w:left w:val="none" w:sz="0" w:space="0" w:color="auto"/>
                                                            <w:bottom w:val="none" w:sz="0" w:space="0" w:color="auto"/>
                                                            <w:right w:val="none" w:sz="0" w:space="0" w:color="auto"/>
                                                          </w:divBdr>
                                                        </w:div>
                                                        <w:div w:id="908926247">
                                                          <w:marLeft w:val="0"/>
                                                          <w:marRight w:val="0"/>
                                                          <w:marTop w:val="0"/>
                                                          <w:marBottom w:val="0"/>
                                                          <w:divBdr>
                                                            <w:top w:val="none" w:sz="0" w:space="0" w:color="auto"/>
                                                            <w:left w:val="none" w:sz="0" w:space="0" w:color="auto"/>
                                                            <w:bottom w:val="none" w:sz="0" w:space="0" w:color="auto"/>
                                                            <w:right w:val="none" w:sz="0" w:space="0" w:color="auto"/>
                                                          </w:divBdr>
                                                        </w:div>
                                                        <w:div w:id="190922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3043">
                                                  <w:marLeft w:val="0"/>
                                                  <w:marRight w:val="0"/>
                                                  <w:marTop w:val="0"/>
                                                  <w:marBottom w:val="0"/>
                                                  <w:divBdr>
                                                    <w:top w:val="none" w:sz="0" w:space="0" w:color="auto"/>
                                                    <w:left w:val="none" w:sz="0" w:space="0" w:color="auto"/>
                                                    <w:bottom w:val="none" w:sz="0" w:space="0" w:color="auto"/>
                                                    <w:right w:val="none" w:sz="0" w:space="0" w:color="auto"/>
                                                  </w:divBdr>
                                                  <w:divsChild>
                                                    <w:div w:id="1522402637">
                                                      <w:marLeft w:val="0"/>
                                                      <w:marRight w:val="0"/>
                                                      <w:marTop w:val="0"/>
                                                      <w:marBottom w:val="0"/>
                                                      <w:divBdr>
                                                        <w:top w:val="none" w:sz="0" w:space="0" w:color="auto"/>
                                                        <w:left w:val="none" w:sz="0" w:space="0" w:color="auto"/>
                                                        <w:bottom w:val="none" w:sz="0" w:space="0" w:color="auto"/>
                                                        <w:right w:val="none" w:sz="0" w:space="0" w:color="auto"/>
                                                      </w:divBdr>
                                                    </w:div>
                                                  </w:divsChild>
                                                </w:div>
                                                <w:div w:id="1796486435">
                                                  <w:marLeft w:val="0"/>
                                                  <w:marRight w:val="0"/>
                                                  <w:marTop w:val="0"/>
                                                  <w:marBottom w:val="0"/>
                                                  <w:divBdr>
                                                    <w:top w:val="none" w:sz="0" w:space="0" w:color="auto"/>
                                                    <w:left w:val="none" w:sz="0" w:space="0" w:color="auto"/>
                                                    <w:bottom w:val="none" w:sz="0" w:space="0" w:color="auto"/>
                                                    <w:right w:val="none" w:sz="0" w:space="0" w:color="auto"/>
                                                  </w:divBdr>
                                                  <w:divsChild>
                                                    <w:div w:id="976835326">
                                                      <w:marLeft w:val="0"/>
                                                      <w:marRight w:val="0"/>
                                                      <w:marTop w:val="0"/>
                                                      <w:marBottom w:val="0"/>
                                                      <w:divBdr>
                                                        <w:top w:val="none" w:sz="0" w:space="0" w:color="auto"/>
                                                        <w:left w:val="none" w:sz="0" w:space="0" w:color="auto"/>
                                                        <w:bottom w:val="none" w:sz="0" w:space="0" w:color="auto"/>
                                                        <w:right w:val="none" w:sz="0" w:space="0" w:color="auto"/>
                                                      </w:divBdr>
                                                    </w:div>
                                                  </w:divsChild>
                                                </w:div>
                                                <w:div w:id="137773616">
                                                  <w:marLeft w:val="0"/>
                                                  <w:marRight w:val="0"/>
                                                  <w:marTop w:val="0"/>
                                                  <w:marBottom w:val="0"/>
                                                  <w:divBdr>
                                                    <w:top w:val="none" w:sz="0" w:space="0" w:color="auto"/>
                                                    <w:left w:val="none" w:sz="0" w:space="0" w:color="auto"/>
                                                    <w:bottom w:val="none" w:sz="0" w:space="0" w:color="auto"/>
                                                    <w:right w:val="none" w:sz="0" w:space="0" w:color="auto"/>
                                                  </w:divBdr>
                                                  <w:divsChild>
                                                    <w:div w:id="997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3094400">
      <w:bodyDiv w:val="1"/>
      <w:marLeft w:val="0"/>
      <w:marRight w:val="0"/>
      <w:marTop w:val="0"/>
      <w:marBottom w:val="0"/>
      <w:divBdr>
        <w:top w:val="none" w:sz="0" w:space="0" w:color="auto"/>
        <w:left w:val="none" w:sz="0" w:space="0" w:color="auto"/>
        <w:bottom w:val="none" w:sz="0" w:space="0" w:color="auto"/>
        <w:right w:val="none" w:sz="0" w:space="0" w:color="auto"/>
      </w:divBdr>
    </w:div>
    <w:div w:id="706031611">
      <w:bodyDiv w:val="1"/>
      <w:marLeft w:val="0"/>
      <w:marRight w:val="0"/>
      <w:marTop w:val="0"/>
      <w:marBottom w:val="0"/>
      <w:divBdr>
        <w:top w:val="none" w:sz="0" w:space="0" w:color="auto"/>
        <w:left w:val="none" w:sz="0" w:space="0" w:color="auto"/>
        <w:bottom w:val="none" w:sz="0" w:space="0" w:color="auto"/>
        <w:right w:val="none" w:sz="0" w:space="0" w:color="auto"/>
      </w:divBdr>
    </w:div>
    <w:div w:id="711150116">
      <w:bodyDiv w:val="1"/>
      <w:marLeft w:val="0"/>
      <w:marRight w:val="0"/>
      <w:marTop w:val="0"/>
      <w:marBottom w:val="0"/>
      <w:divBdr>
        <w:top w:val="none" w:sz="0" w:space="0" w:color="auto"/>
        <w:left w:val="none" w:sz="0" w:space="0" w:color="auto"/>
        <w:bottom w:val="none" w:sz="0" w:space="0" w:color="auto"/>
        <w:right w:val="none" w:sz="0" w:space="0" w:color="auto"/>
      </w:divBdr>
    </w:div>
    <w:div w:id="717054284">
      <w:bodyDiv w:val="1"/>
      <w:marLeft w:val="0"/>
      <w:marRight w:val="0"/>
      <w:marTop w:val="0"/>
      <w:marBottom w:val="0"/>
      <w:divBdr>
        <w:top w:val="none" w:sz="0" w:space="0" w:color="auto"/>
        <w:left w:val="none" w:sz="0" w:space="0" w:color="auto"/>
        <w:bottom w:val="none" w:sz="0" w:space="0" w:color="auto"/>
        <w:right w:val="none" w:sz="0" w:space="0" w:color="auto"/>
      </w:divBdr>
    </w:div>
    <w:div w:id="740174731">
      <w:bodyDiv w:val="1"/>
      <w:marLeft w:val="0"/>
      <w:marRight w:val="0"/>
      <w:marTop w:val="0"/>
      <w:marBottom w:val="0"/>
      <w:divBdr>
        <w:top w:val="none" w:sz="0" w:space="0" w:color="auto"/>
        <w:left w:val="none" w:sz="0" w:space="0" w:color="auto"/>
        <w:bottom w:val="none" w:sz="0" w:space="0" w:color="auto"/>
        <w:right w:val="none" w:sz="0" w:space="0" w:color="auto"/>
      </w:divBdr>
    </w:div>
    <w:div w:id="749813241">
      <w:bodyDiv w:val="1"/>
      <w:marLeft w:val="0"/>
      <w:marRight w:val="0"/>
      <w:marTop w:val="0"/>
      <w:marBottom w:val="0"/>
      <w:divBdr>
        <w:top w:val="none" w:sz="0" w:space="0" w:color="auto"/>
        <w:left w:val="none" w:sz="0" w:space="0" w:color="auto"/>
        <w:bottom w:val="none" w:sz="0" w:space="0" w:color="auto"/>
        <w:right w:val="none" w:sz="0" w:space="0" w:color="auto"/>
      </w:divBdr>
    </w:div>
    <w:div w:id="762381305">
      <w:bodyDiv w:val="1"/>
      <w:marLeft w:val="0"/>
      <w:marRight w:val="0"/>
      <w:marTop w:val="0"/>
      <w:marBottom w:val="0"/>
      <w:divBdr>
        <w:top w:val="none" w:sz="0" w:space="0" w:color="auto"/>
        <w:left w:val="none" w:sz="0" w:space="0" w:color="auto"/>
        <w:bottom w:val="none" w:sz="0" w:space="0" w:color="auto"/>
        <w:right w:val="none" w:sz="0" w:space="0" w:color="auto"/>
      </w:divBdr>
    </w:div>
    <w:div w:id="786780524">
      <w:bodyDiv w:val="1"/>
      <w:marLeft w:val="0"/>
      <w:marRight w:val="0"/>
      <w:marTop w:val="0"/>
      <w:marBottom w:val="0"/>
      <w:divBdr>
        <w:top w:val="none" w:sz="0" w:space="0" w:color="auto"/>
        <w:left w:val="none" w:sz="0" w:space="0" w:color="auto"/>
        <w:bottom w:val="none" w:sz="0" w:space="0" w:color="auto"/>
        <w:right w:val="none" w:sz="0" w:space="0" w:color="auto"/>
      </w:divBdr>
      <w:divsChild>
        <w:div w:id="473065183">
          <w:marLeft w:val="0"/>
          <w:marRight w:val="0"/>
          <w:marTop w:val="0"/>
          <w:marBottom w:val="0"/>
          <w:divBdr>
            <w:top w:val="none" w:sz="0" w:space="0" w:color="auto"/>
            <w:left w:val="none" w:sz="0" w:space="0" w:color="auto"/>
            <w:bottom w:val="none" w:sz="0" w:space="0" w:color="auto"/>
            <w:right w:val="none" w:sz="0" w:space="0" w:color="auto"/>
          </w:divBdr>
          <w:divsChild>
            <w:div w:id="1622296058">
              <w:marLeft w:val="0"/>
              <w:marRight w:val="0"/>
              <w:marTop w:val="0"/>
              <w:marBottom w:val="0"/>
              <w:divBdr>
                <w:top w:val="none" w:sz="0" w:space="0" w:color="auto"/>
                <w:left w:val="none" w:sz="0" w:space="0" w:color="auto"/>
                <w:bottom w:val="none" w:sz="0" w:space="0" w:color="auto"/>
                <w:right w:val="none" w:sz="0" w:space="0" w:color="auto"/>
              </w:divBdr>
              <w:divsChild>
                <w:div w:id="771970647">
                  <w:marLeft w:val="0"/>
                  <w:marRight w:val="0"/>
                  <w:marTop w:val="0"/>
                  <w:marBottom w:val="0"/>
                  <w:divBdr>
                    <w:top w:val="none" w:sz="0" w:space="0" w:color="auto"/>
                    <w:left w:val="none" w:sz="0" w:space="0" w:color="auto"/>
                    <w:bottom w:val="none" w:sz="0" w:space="0" w:color="auto"/>
                    <w:right w:val="none" w:sz="0" w:space="0" w:color="auto"/>
                  </w:divBdr>
                  <w:divsChild>
                    <w:div w:id="1704360706">
                      <w:marLeft w:val="0"/>
                      <w:marRight w:val="0"/>
                      <w:marTop w:val="0"/>
                      <w:marBottom w:val="0"/>
                      <w:divBdr>
                        <w:top w:val="none" w:sz="0" w:space="0" w:color="auto"/>
                        <w:left w:val="none" w:sz="0" w:space="0" w:color="auto"/>
                        <w:bottom w:val="none" w:sz="0" w:space="0" w:color="auto"/>
                        <w:right w:val="none" w:sz="0" w:space="0" w:color="auto"/>
                      </w:divBdr>
                      <w:divsChild>
                        <w:div w:id="1166743283">
                          <w:marLeft w:val="0"/>
                          <w:marRight w:val="0"/>
                          <w:marTop w:val="0"/>
                          <w:marBottom w:val="0"/>
                          <w:divBdr>
                            <w:top w:val="none" w:sz="0" w:space="0" w:color="auto"/>
                            <w:left w:val="none" w:sz="0" w:space="0" w:color="auto"/>
                            <w:bottom w:val="none" w:sz="0" w:space="0" w:color="auto"/>
                            <w:right w:val="none" w:sz="0" w:space="0" w:color="auto"/>
                          </w:divBdr>
                          <w:divsChild>
                            <w:div w:id="831797867">
                              <w:marLeft w:val="0"/>
                              <w:marRight w:val="0"/>
                              <w:marTop w:val="0"/>
                              <w:marBottom w:val="0"/>
                              <w:divBdr>
                                <w:top w:val="none" w:sz="0" w:space="0" w:color="auto"/>
                                <w:left w:val="none" w:sz="0" w:space="0" w:color="auto"/>
                                <w:bottom w:val="none" w:sz="0" w:space="0" w:color="auto"/>
                                <w:right w:val="none" w:sz="0" w:space="0" w:color="auto"/>
                              </w:divBdr>
                              <w:divsChild>
                                <w:div w:id="1625964813">
                                  <w:marLeft w:val="0"/>
                                  <w:marRight w:val="0"/>
                                  <w:marTop w:val="0"/>
                                  <w:marBottom w:val="0"/>
                                  <w:divBdr>
                                    <w:top w:val="none" w:sz="0" w:space="0" w:color="auto"/>
                                    <w:left w:val="none" w:sz="0" w:space="0" w:color="auto"/>
                                    <w:bottom w:val="none" w:sz="0" w:space="0" w:color="auto"/>
                                    <w:right w:val="none" w:sz="0" w:space="0" w:color="auto"/>
                                  </w:divBdr>
                                  <w:divsChild>
                                    <w:div w:id="494348023">
                                      <w:marLeft w:val="0"/>
                                      <w:marRight w:val="0"/>
                                      <w:marTop w:val="0"/>
                                      <w:marBottom w:val="0"/>
                                      <w:divBdr>
                                        <w:top w:val="none" w:sz="0" w:space="0" w:color="auto"/>
                                        <w:left w:val="none" w:sz="0" w:space="0" w:color="auto"/>
                                        <w:bottom w:val="none" w:sz="0" w:space="0" w:color="auto"/>
                                        <w:right w:val="none" w:sz="0" w:space="0" w:color="auto"/>
                                      </w:divBdr>
                                      <w:divsChild>
                                        <w:div w:id="1196189504">
                                          <w:marLeft w:val="0"/>
                                          <w:marRight w:val="0"/>
                                          <w:marTop w:val="0"/>
                                          <w:marBottom w:val="0"/>
                                          <w:divBdr>
                                            <w:top w:val="none" w:sz="0" w:space="0" w:color="auto"/>
                                            <w:left w:val="none" w:sz="0" w:space="0" w:color="auto"/>
                                            <w:bottom w:val="none" w:sz="0" w:space="0" w:color="auto"/>
                                            <w:right w:val="none" w:sz="0" w:space="0" w:color="auto"/>
                                          </w:divBdr>
                                          <w:divsChild>
                                            <w:div w:id="1748990716">
                                              <w:marLeft w:val="0"/>
                                              <w:marRight w:val="0"/>
                                              <w:marTop w:val="0"/>
                                              <w:marBottom w:val="0"/>
                                              <w:divBdr>
                                                <w:top w:val="none" w:sz="0" w:space="0" w:color="auto"/>
                                                <w:left w:val="none" w:sz="0" w:space="0" w:color="auto"/>
                                                <w:bottom w:val="none" w:sz="0" w:space="0" w:color="auto"/>
                                                <w:right w:val="none" w:sz="0" w:space="0" w:color="auto"/>
                                              </w:divBdr>
                                              <w:divsChild>
                                                <w:div w:id="2105492305">
                                                  <w:marLeft w:val="0"/>
                                                  <w:marRight w:val="0"/>
                                                  <w:marTop w:val="0"/>
                                                  <w:marBottom w:val="0"/>
                                                  <w:divBdr>
                                                    <w:top w:val="none" w:sz="0" w:space="0" w:color="auto"/>
                                                    <w:left w:val="none" w:sz="0" w:space="0" w:color="auto"/>
                                                    <w:bottom w:val="none" w:sz="0" w:space="0" w:color="auto"/>
                                                    <w:right w:val="none" w:sz="0" w:space="0" w:color="auto"/>
                                                  </w:divBdr>
                                                  <w:divsChild>
                                                    <w:div w:id="942230536">
                                                      <w:marLeft w:val="0"/>
                                                      <w:marRight w:val="0"/>
                                                      <w:marTop w:val="0"/>
                                                      <w:marBottom w:val="0"/>
                                                      <w:divBdr>
                                                        <w:top w:val="none" w:sz="0" w:space="0" w:color="auto"/>
                                                        <w:left w:val="none" w:sz="0" w:space="0" w:color="auto"/>
                                                        <w:bottom w:val="none" w:sz="0" w:space="0" w:color="auto"/>
                                                        <w:right w:val="none" w:sz="0" w:space="0" w:color="auto"/>
                                                      </w:divBdr>
                                                      <w:divsChild>
                                                        <w:div w:id="1675449301">
                                                          <w:marLeft w:val="0"/>
                                                          <w:marRight w:val="0"/>
                                                          <w:marTop w:val="0"/>
                                                          <w:marBottom w:val="0"/>
                                                          <w:divBdr>
                                                            <w:top w:val="none" w:sz="0" w:space="0" w:color="auto"/>
                                                            <w:left w:val="none" w:sz="0" w:space="0" w:color="auto"/>
                                                            <w:bottom w:val="none" w:sz="0" w:space="0" w:color="auto"/>
                                                            <w:right w:val="none" w:sz="0" w:space="0" w:color="auto"/>
                                                          </w:divBdr>
                                                        </w:div>
                                                        <w:div w:id="758988454">
                                                          <w:marLeft w:val="0"/>
                                                          <w:marRight w:val="0"/>
                                                          <w:marTop w:val="0"/>
                                                          <w:marBottom w:val="0"/>
                                                          <w:divBdr>
                                                            <w:top w:val="none" w:sz="0" w:space="0" w:color="auto"/>
                                                            <w:left w:val="none" w:sz="0" w:space="0" w:color="auto"/>
                                                            <w:bottom w:val="none" w:sz="0" w:space="0" w:color="auto"/>
                                                            <w:right w:val="none" w:sz="0" w:space="0" w:color="auto"/>
                                                          </w:divBdr>
                                                        </w:div>
                                                        <w:div w:id="1901331259">
                                                          <w:marLeft w:val="0"/>
                                                          <w:marRight w:val="0"/>
                                                          <w:marTop w:val="0"/>
                                                          <w:marBottom w:val="0"/>
                                                          <w:divBdr>
                                                            <w:top w:val="none" w:sz="0" w:space="0" w:color="auto"/>
                                                            <w:left w:val="none" w:sz="0" w:space="0" w:color="auto"/>
                                                            <w:bottom w:val="none" w:sz="0" w:space="0" w:color="auto"/>
                                                            <w:right w:val="none" w:sz="0" w:space="0" w:color="auto"/>
                                                          </w:divBdr>
                                                        </w:div>
                                                        <w:div w:id="1764302673">
                                                          <w:marLeft w:val="0"/>
                                                          <w:marRight w:val="0"/>
                                                          <w:marTop w:val="0"/>
                                                          <w:marBottom w:val="0"/>
                                                          <w:divBdr>
                                                            <w:top w:val="none" w:sz="0" w:space="0" w:color="auto"/>
                                                            <w:left w:val="none" w:sz="0" w:space="0" w:color="auto"/>
                                                            <w:bottom w:val="none" w:sz="0" w:space="0" w:color="auto"/>
                                                            <w:right w:val="none" w:sz="0" w:space="0" w:color="auto"/>
                                                          </w:divBdr>
                                                        </w:div>
                                                        <w:div w:id="87846424">
                                                          <w:marLeft w:val="0"/>
                                                          <w:marRight w:val="0"/>
                                                          <w:marTop w:val="0"/>
                                                          <w:marBottom w:val="0"/>
                                                          <w:divBdr>
                                                            <w:top w:val="none" w:sz="0" w:space="0" w:color="auto"/>
                                                            <w:left w:val="none" w:sz="0" w:space="0" w:color="auto"/>
                                                            <w:bottom w:val="none" w:sz="0" w:space="0" w:color="auto"/>
                                                            <w:right w:val="none" w:sz="0" w:space="0" w:color="auto"/>
                                                          </w:divBdr>
                                                        </w:div>
                                                        <w:div w:id="629553548">
                                                          <w:marLeft w:val="0"/>
                                                          <w:marRight w:val="0"/>
                                                          <w:marTop w:val="0"/>
                                                          <w:marBottom w:val="0"/>
                                                          <w:divBdr>
                                                            <w:top w:val="none" w:sz="0" w:space="0" w:color="auto"/>
                                                            <w:left w:val="none" w:sz="0" w:space="0" w:color="auto"/>
                                                            <w:bottom w:val="none" w:sz="0" w:space="0" w:color="auto"/>
                                                            <w:right w:val="none" w:sz="0" w:space="0" w:color="auto"/>
                                                          </w:divBdr>
                                                        </w:div>
                                                        <w:div w:id="1436173585">
                                                          <w:marLeft w:val="0"/>
                                                          <w:marRight w:val="0"/>
                                                          <w:marTop w:val="0"/>
                                                          <w:marBottom w:val="0"/>
                                                          <w:divBdr>
                                                            <w:top w:val="none" w:sz="0" w:space="0" w:color="auto"/>
                                                            <w:left w:val="none" w:sz="0" w:space="0" w:color="auto"/>
                                                            <w:bottom w:val="none" w:sz="0" w:space="0" w:color="auto"/>
                                                            <w:right w:val="none" w:sz="0" w:space="0" w:color="auto"/>
                                                          </w:divBdr>
                                                        </w:div>
                                                        <w:div w:id="1136991455">
                                                          <w:marLeft w:val="0"/>
                                                          <w:marRight w:val="0"/>
                                                          <w:marTop w:val="0"/>
                                                          <w:marBottom w:val="0"/>
                                                          <w:divBdr>
                                                            <w:top w:val="none" w:sz="0" w:space="0" w:color="auto"/>
                                                            <w:left w:val="none" w:sz="0" w:space="0" w:color="auto"/>
                                                            <w:bottom w:val="none" w:sz="0" w:space="0" w:color="auto"/>
                                                            <w:right w:val="none" w:sz="0" w:space="0" w:color="auto"/>
                                                          </w:divBdr>
                                                        </w:div>
                                                        <w:div w:id="515311380">
                                                          <w:marLeft w:val="0"/>
                                                          <w:marRight w:val="0"/>
                                                          <w:marTop w:val="0"/>
                                                          <w:marBottom w:val="0"/>
                                                          <w:divBdr>
                                                            <w:top w:val="none" w:sz="0" w:space="0" w:color="auto"/>
                                                            <w:left w:val="none" w:sz="0" w:space="0" w:color="auto"/>
                                                            <w:bottom w:val="none" w:sz="0" w:space="0" w:color="auto"/>
                                                            <w:right w:val="none" w:sz="0" w:space="0" w:color="auto"/>
                                                          </w:divBdr>
                                                        </w:div>
                                                        <w:div w:id="589580402">
                                                          <w:marLeft w:val="0"/>
                                                          <w:marRight w:val="0"/>
                                                          <w:marTop w:val="0"/>
                                                          <w:marBottom w:val="0"/>
                                                          <w:divBdr>
                                                            <w:top w:val="none" w:sz="0" w:space="0" w:color="auto"/>
                                                            <w:left w:val="none" w:sz="0" w:space="0" w:color="auto"/>
                                                            <w:bottom w:val="none" w:sz="0" w:space="0" w:color="auto"/>
                                                            <w:right w:val="none" w:sz="0" w:space="0" w:color="auto"/>
                                                          </w:divBdr>
                                                        </w:div>
                                                        <w:div w:id="1219130835">
                                                          <w:marLeft w:val="0"/>
                                                          <w:marRight w:val="0"/>
                                                          <w:marTop w:val="0"/>
                                                          <w:marBottom w:val="0"/>
                                                          <w:divBdr>
                                                            <w:top w:val="none" w:sz="0" w:space="0" w:color="auto"/>
                                                            <w:left w:val="none" w:sz="0" w:space="0" w:color="auto"/>
                                                            <w:bottom w:val="none" w:sz="0" w:space="0" w:color="auto"/>
                                                            <w:right w:val="none" w:sz="0" w:space="0" w:color="auto"/>
                                                          </w:divBdr>
                                                        </w:div>
                                                        <w:div w:id="1514950624">
                                                          <w:marLeft w:val="0"/>
                                                          <w:marRight w:val="0"/>
                                                          <w:marTop w:val="0"/>
                                                          <w:marBottom w:val="0"/>
                                                          <w:divBdr>
                                                            <w:top w:val="none" w:sz="0" w:space="0" w:color="auto"/>
                                                            <w:left w:val="none" w:sz="0" w:space="0" w:color="auto"/>
                                                            <w:bottom w:val="none" w:sz="0" w:space="0" w:color="auto"/>
                                                            <w:right w:val="none" w:sz="0" w:space="0" w:color="auto"/>
                                                          </w:divBdr>
                                                        </w:div>
                                                        <w:div w:id="1751081960">
                                                          <w:marLeft w:val="0"/>
                                                          <w:marRight w:val="0"/>
                                                          <w:marTop w:val="0"/>
                                                          <w:marBottom w:val="0"/>
                                                          <w:divBdr>
                                                            <w:top w:val="none" w:sz="0" w:space="0" w:color="auto"/>
                                                            <w:left w:val="none" w:sz="0" w:space="0" w:color="auto"/>
                                                            <w:bottom w:val="none" w:sz="0" w:space="0" w:color="auto"/>
                                                            <w:right w:val="none" w:sz="0" w:space="0" w:color="auto"/>
                                                          </w:divBdr>
                                                        </w:div>
                                                        <w:div w:id="1856188011">
                                                          <w:marLeft w:val="0"/>
                                                          <w:marRight w:val="0"/>
                                                          <w:marTop w:val="0"/>
                                                          <w:marBottom w:val="0"/>
                                                          <w:divBdr>
                                                            <w:top w:val="none" w:sz="0" w:space="0" w:color="auto"/>
                                                            <w:left w:val="none" w:sz="0" w:space="0" w:color="auto"/>
                                                            <w:bottom w:val="none" w:sz="0" w:space="0" w:color="auto"/>
                                                            <w:right w:val="none" w:sz="0" w:space="0" w:color="auto"/>
                                                          </w:divBdr>
                                                        </w:div>
                                                        <w:div w:id="1301768110">
                                                          <w:marLeft w:val="0"/>
                                                          <w:marRight w:val="0"/>
                                                          <w:marTop w:val="0"/>
                                                          <w:marBottom w:val="0"/>
                                                          <w:divBdr>
                                                            <w:top w:val="none" w:sz="0" w:space="0" w:color="auto"/>
                                                            <w:left w:val="none" w:sz="0" w:space="0" w:color="auto"/>
                                                            <w:bottom w:val="none" w:sz="0" w:space="0" w:color="auto"/>
                                                            <w:right w:val="none" w:sz="0" w:space="0" w:color="auto"/>
                                                          </w:divBdr>
                                                        </w:div>
                                                        <w:div w:id="614101652">
                                                          <w:marLeft w:val="0"/>
                                                          <w:marRight w:val="0"/>
                                                          <w:marTop w:val="0"/>
                                                          <w:marBottom w:val="0"/>
                                                          <w:divBdr>
                                                            <w:top w:val="none" w:sz="0" w:space="0" w:color="auto"/>
                                                            <w:left w:val="none" w:sz="0" w:space="0" w:color="auto"/>
                                                            <w:bottom w:val="none" w:sz="0" w:space="0" w:color="auto"/>
                                                            <w:right w:val="none" w:sz="0" w:space="0" w:color="auto"/>
                                                          </w:divBdr>
                                                        </w:div>
                                                        <w:div w:id="1275752544">
                                                          <w:marLeft w:val="0"/>
                                                          <w:marRight w:val="0"/>
                                                          <w:marTop w:val="0"/>
                                                          <w:marBottom w:val="0"/>
                                                          <w:divBdr>
                                                            <w:top w:val="none" w:sz="0" w:space="0" w:color="auto"/>
                                                            <w:left w:val="none" w:sz="0" w:space="0" w:color="auto"/>
                                                            <w:bottom w:val="none" w:sz="0" w:space="0" w:color="auto"/>
                                                            <w:right w:val="none" w:sz="0" w:space="0" w:color="auto"/>
                                                          </w:divBdr>
                                                        </w:div>
                                                        <w:div w:id="1263298194">
                                                          <w:marLeft w:val="0"/>
                                                          <w:marRight w:val="0"/>
                                                          <w:marTop w:val="0"/>
                                                          <w:marBottom w:val="0"/>
                                                          <w:divBdr>
                                                            <w:top w:val="none" w:sz="0" w:space="0" w:color="auto"/>
                                                            <w:left w:val="none" w:sz="0" w:space="0" w:color="auto"/>
                                                            <w:bottom w:val="none" w:sz="0" w:space="0" w:color="auto"/>
                                                            <w:right w:val="none" w:sz="0" w:space="0" w:color="auto"/>
                                                          </w:divBdr>
                                                        </w:div>
                                                        <w:div w:id="580526683">
                                                          <w:marLeft w:val="0"/>
                                                          <w:marRight w:val="0"/>
                                                          <w:marTop w:val="0"/>
                                                          <w:marBottom w:val="0"/>
                                                          <w:divBdr>
                                                            <w:top w:val="none" w:sz="0" w:space="0" w:color="auto"/>
                                                            <w:left w:val="none" w:sz="0" w:space="0" w:color="auto"/>
                                                            <w:bottom w:val="none" w:sz="0" w:space="0" w:color="auto"/>
                                                            <w:right w:val="none" w:sz="0" w:space="0" w:color="auto"/>
                                                          </w:divBdr>
                                                        </w:div>
                                                        <w:div w:id="389232396">
                                                          <w:marLeft w:val="0"/>
                                                          <w:marRight w:val="0"/>
                                                          <w:marTop w:val="0"/>
                                                          <w:marBottom w:val="0"/>
                                                          <w:divBdr>
                                                            <w:top w:val="none" w:sz="0" w:space="0" w:color="auto"/>
                                                            <w:left w:val="none" w:sz="0" w:space="0" w:color="auto"/>
                                                            <w:bottom w:val="none" w:sz="0" w:space="0" w:color="auto"/>
                                                            <w:right w:val="none" w:sz="0" w:space="0" w:color="auto"/>
                                                          </w:divBdr>
                                                        </w:div>
                                                        <w:div w:id="1885209834">
                                                          <w:marLeft w:val="0"/>
                                                          <w:marRight w:val="0"/>
                                                          <w:marTop w:val="0"/>
                                                          <w:marBottom w:val="0"/>
                                                          <w:divBdr>
                                                            <w:top w:val="none" w:sz="0" w:space="0" w:color="auto"/>
                                                            <w:left w:val="none" w:sz="0" w:space="0" w:color="auto"/>
                                                            <w:bottom w:val="none" w:sz="0" w:space="0" w:color="auto"/>
                                                            <w:right w:val="none" w:sz="0" w:space="0" w:color="auto"/>
                                                          </w:divBdr>
                                                        </w:div>
                                                        <w:div w:id="312485518">
                                                          <w:marLeft w:val="0"/>
                                                          <w:marRight w:val="0"/>
                                                          <w:marTop w:val="0"/>
                                                          <w:marBottom w:val="0"/>
                                                          <w:divBdr>
                                                            <w:top w:val="none" w:sz="0" w:space="0" w:color="auto"/>
                                                            <w:left w:val="none" w:sz="0" w:space="0" w:color="auto"/>
                                                            <w:bottom w:val="none" w:sz="0" w:space="0" w:color="auto"/>
                                                            <w:right w:val="none" w:sz="0" w:space="0" w:color="auto"/>
                                                          </w:divBdr>
                                                        </w:div>
                                                        <w:div w:id="963192470">
                                                          <w:marLeft w:val="0"/>
                                                          <w:marRight w:val="0"/>
                                                          <w:marTop w:val="0"/>
                                                          <w:marBottom w:val="0"/>
                                                          <w:divBdr>
                                                            <w:top w:val="none" w:sz="0" w:space="0" w:color="auto"/>
                                                            <w:left w:val="none" w:sz="0" w:space="0" w:color="auto"/>
                                                            <w:bottom w:val="none" w:sz="0" w:space="0" w:color="auto"/>
                                                            <w:right w:val="none" w:sz="0" w:space="0" w:color="auto"/>
                                                          </w:divBdr>
                                                        </w:div>
                                                        <w:div w:id="1567036489">
                                                          <w:marLeft w:val="0"/>
                                                          <w:marRight w:val="0"/>
                                                          <w:marTop w:val="0"/>
                                                          <w:marBottom w:val="0"/>
                                                          <w:divBdr>
                                                            <w:top w:val="none" w:sz="0" w:space="0" w:color="auto"/>
                                                            <w:left w:val="none" w:sz="0" w:space="0" w:color="auto"/>
                                                            <w:bottom w:val="none" w:sz="0" w:space="0" w:color="auto"/>
                                                            <w:right w:val="none" w:sz="0" w:space="0" w:color="auto"/>
                                                          </w:divBdr>
                                                        </w:div>
                                                        <w:div w:id="1149206349">
                                                          <w:marLeft w:val="0"/>
                                                          <w:marRight w:val="0"/>
                                                          <w:marTop w:val="0"/>
                                                          <w:marBottom w:val="0"/>
                                                          <w:divBdr>
                                                            <w:top w:val="none" w:sz="0" w:space="0" w:color="auto"/>
                                                            <w:left w:val="none" w:sz="0" w:space="0" w:color="auto"/>
                                                            <w:bottom w:val="none" w:sz="0" w:space="0" w:color="auto"/>
                                                            <w:right w:val="none" w:sz="0" w:space="0" w:color="auto"/>
                                                          </w:divBdr>
                                                        </w:div>
                                                        <w:div w:id="1533155284">
                                                          <w:marLeft w:val="0"/>
                                                          <w:marRight w:val="0"/>
                                                          <w:marTop w:val="0"/>
                                                          <w:marBottom w:val="0"/>
                                                          <w:divBdr>
                                                            <w:top w:val="none" w:sz="0" w:space="0" w:color="auto"/>
                                                            <w:left w:val="none" w:sz="0" w:space="0" w:color="auto"/>
                                                            <w:bottom w:val="none" w:sz="0" w:space="0" w:color="auto"/>
                                                            <w:right w:val="none" w:sz="0" w:space="0" w:color="auto"/>
                                                          </w:divBdr>
                                                        </w:div>
                                                        <w:div w:id="1012218988">
                                                          <w:marLeft w:val="0"/>
                                                          <w:marRight w:val="0"/>
                                                          <w:marTop w:val="0"/>
                                                          <w:marBottom w:val="0"/>
                                                          <w:divBdr>
                                                            <w:top w:val="none" w:sz="0" w:space="0" w:color="auto"/>
                                                            <w:left w:val="none" w:sz="0" w:space="0" w:color="auto"/>
                                                            <w:bottom w:val="none" w:sz="0" w:space="0" w:color="auto"/>
                                                            <w:right w:val="none" w:sz="0" w:space="0" w:color="auto"/>
                                                          </w:divBdr>
                                                        </w:div>
                                                        <w:div w:id="157310437">
                                                          <w:marLeft w:val="0"/>
                                                          <w:marRight w:val="0"/>
                                                          <w:marTop w:val="0"/>
                                                          <w:marBottom w:val="0"/>
                                                          <w:divBdr>
                                                            <w:top w:val="none" w:sz="0" w:space="0" w:color="auto"/>
                                                            <w:left w:val="none" w:sz="0" w:space="0" w:color="auto"/>
                                                            <w:bottom w:val="none" w:sz="0" w:space="0" w:color="auto"/>
                                                            <w:right w:val="none" w:sz="0" w:space="0" w:color="auto"/>
                                                          </w:divBdr>
                                                        </w:div>
                                                        <w:div w:id="854031791">
                                                          <w:marLeft w:val="0"/>
                                                          <w:marRight w:val="0"/>
                                                          <w:marTop w:val="0"/>
                                                          <w:marBottom w:val="0"/>
                                                          <w:divBdr>
                                                            <w:top w:val="none" w:sz="0" w:space="0" w:color="auto"/>
                                                            <w:left w:val="none" w:sz="0" w:space="0" w:color="auto"/>
                                                            <w:bottom w:val="none" w:sz="0" w:space="0" w:color="auto"/>
                                                            <w:right w:val="none" w:sz="0" w:space="0" w:color="auto"/>
                                                          </w:divBdr>
                                                        </w:div>
                                                        <w:div w:id="1134953135">
                                                          <w:marLeft w:val="0"/>
                                                          <w:marRight w:val="0"/>
                                                          <w:marTop w:val="0"/>
                                                          <w:marBottom w:val="0"/>
                                                          <w:divBdr>
                                                            <w:top w:val="none" w:sz="0" w:space="0" w:color="auto"/>
                                                            <w:left w:val="none" w:sz="0" w:space="0" w:color="auto"/>
                                                            <w:bottom w:val="none" w:sz="0" w:space="0" w:color="auto"/>
                                                            <w:right w:val="none" w:sz="0" w:space="0" w:color="auto"/>
                                                          </w:divBdr>
                                                        </w:div>
                                                        <w:div w:id="2122071065">
                                                          <w:marLeft w:val="0"/>
                                                          <w:marRight w:val="0"/>
                                                          <w:marTop w:val="0"/>
                                                          <w:marBottom w:val="0"/>
                                                          <w:divBdr>
                                                            <w:top w:val="none" w:sz="0" w:space="0" w:color="auto"/>
                                                            <w:left w:val="none" w:sz="0" w:space="0" w:color="auto"/>
                                                            <w:bottom w:val="none" w:sz="0" w:space="0" w:color="auto"/>
                                                            <w:right w:val="none" w:sz="0" w:space="0" w:color="auto"/>
                                                          </w:divBdr>
                                                        </w:div>
                                                        <w:div w:id="897931941">
                                                          <w:marLeft w:val="0"/>
                                                          <w:marRight w:val="0"/>
                                                          <w:marTop w:val="0"/>
                                                          <w:marBottom w:val="0"/>
                                                          <w:divBdr>
                                                            <w:top w:val="none" w:sz="0" w:space="0" w:color="auto"/>
                                                            <w:left w:val="none" w:sz="0" w:space="0" w:color="auto"/>
                                                            <w:bottom w:val="none" w:sz="0" w:space="0" w:color="auto"/>
                                                            <w:right w:val="none" w:sz="0" w:space="0" w:color="auto"/>
                                                          </w:divBdr>
                                                        </w:div>
                                                        <w:div w:id="558126474">
                                                          <w:marLeft w:val="0"/>
                                                          <w:marRight w:val="0"/>
                                                          <w:marTop w:val="0"/>
                                                          <w:marBottom w:val="0"/>
                                                          <w:divBdr>
                                                            <w:top w:val="none" w:sz="0" w:space="0" w:color="auto"/>
                                                            <w:left w:val="none" w:sz="0" w:space="0" w:color="auto"/>
                                                            <w:bottom w:val="none" w:sz="0" w:space="0" w:color="auto"/>
                                                            <w:right w:val="none" w:sz="0" w:space="0" w:color="auto"/>
                                                          </w:divBdr>
                                                        </w:div>
                                                        <w:div w:id="864173888">
                                                          <w:marLeft w:val="0"/>
                                                          <w:marRight w:val="0"/>
                                                          <w:marTop w:val="0"/>
                                                          <w:marBottom w:val="0"/>
                                                          <w:divBdr>
                                                            <w:top w:val="none" w:sz="0" w:space="0" w:color="auto"/>
                                                            <w:left w:val="none" w:sz="0" w:space="0" w:color="auto"/>
                                                            <w:bottom w:val="none" w:sz="0" w:space="0" w:color="auto"/>
                                                            <w:right w:val="none" w:sz="0" w:space="0" w:color="auto"/>
                                                          </w:divBdr>
                                                        </w:div>
                                                        <w:div w:id="443311014">
                                                          <w:marLeft w:val="0"/>
                                                          <w:marRight w:val="0"/>
                                                          <w:marTop w:val="0"/>
                                                          <w:marBottom w:val="0"/>
                                                          <w:divBdr>
                                                            <w:top w:val="none" w:sz="0" w:space="0" w:color="auto"/>
                                                            <w:left w:val="none" w:sz="0" w:space="0" w:color="auto"/>
                                                            <w:bottom w:val="none" w:sz="0" w:space="0" w:color="auto"/>
                                                            <w:right w:val="none" w:sz="0" w:space="0" w:color="auto"/>
                                                          </w:divBdr>
                                                        </w:div>
                                                        <w:div w:id="1797527307">
                                                          <w:marLeft w:val="0"/>
                                                          <w:marRight w:val="0"/>
                                                          <w:marTop w:val="0"/>
                                                          <w:marBottom w:val="0"/>
                                                          <w:divBdr>
                                                            <w:top w:val="none" w:sz="0" w:space="0" w:color="auto"/>
                                                            <w:left w:val="none" w:sz="0" w:space="0" w:color="auto"/>
                                                            <w:bottom w:val="none" w:sz="0" w:space="0" w:color="auto"/>
                                                            <w:right w:val="none" w:sz="0" w:space="0" w:color="auto"/>
                                                          </w:divBdr>
                                                        </w:div>
                                                        <w:div w:id="155613132">
                                                          <w:marLeft w:val="0"/>
                                                          <w:marRight w:val="0"/>
                                                          <w:marTop w:val="0"/>
                                                          <w:marBottom w:val="0"/>
                                                          <w:divBdr>
                                                            <w:top w:val="none" w:sz="0" w:space="0" w:color="auto"/>
                                                            <w:left w:val="none" w:sz="0" w:space="0" w:color="auto"/>
                                                            <w:bottom w:val="none" w:sz="0" w:space="0" w:color="auto"/>
                                                            <w:right w:val="none" w:sz="0" w:space="0" w:color="auto"/>
                                                          </w:divBdr>
                                                        </w:div>
                                                        <w:div w:id="2109346579">
                                                          <w:marLeft w:val="0"/>
                                                          <w:marRight w:val="0"/>
                                                          <w:marTop w:val="0"/>
                                                          <w:marBottom w:val="0"/>
                                                          <w:divBdr>
                                                            <w:top w:val="none" w:sz="0" w:space="0" w:color="auto"/>
                                                            <w:left w:val="none" w:sz="0" w:space="0" w:color="auto"/>
                                                            <w:bottom w:val="none" w:sz="0" w:space="0" w:color="auto"/>
                                                            <w:right w:val="none" w:sz="0" w:space="0" w:color="auto"/>
                                                          </w:divBdr>
                                                        </w:div>
                                                        <w:div w:id="15310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5638">
                                                  <w:marLeft w:val="0"/>
                                                  <w:marRight w:val="0"/>
                                                  <w:marTop w:val="0"/>
                                                  <w:marBottom w:val="0"/>
                                                  <w:divBdr>
                                                    <w:top w:val="none" w:sz="0" w:space="0" w:color="auto"/>
                                                    <w:left w:val="none" w:sz="0" w:space="0" w:color="auto"/>
                                                    <w:bottom w:val="none" w:sz="0" w:space="0" w:color="auto"/>
                                                    <w:right w:val="none" w:sz="0" w:space="0" w:color="auto"/>
                                                  </w:divBdr>
                                                  <w:divsChild>
                                                    <w:div w:id="330718977">
                                                      <w:marLeft w:val="0"/>
                                                      <w:marRight w:val="0"/>
                                                      <w:marTop w:val="0"/>
                                                      <w:marBottom w:val="0"/>
                                                      <w:divBdr>
                                                        <w:top w:val="none" w:sz="0" w:space="0" w:color="auto"/>
                                                        <w:left w:val="none" w:sz="0" w:space="0" w:color="auto"/>
                                                        <w:bottom w:val="none" w:sz="0" w:space="0" w:color="auto"/>
                                                        <w:right w:val="none" w:sz="0" w:space="0" w:color="auto"/>
                                                      </w:divBdr>
                                                    </w:div>
                                                  </w:divsChild>
                                                </w:div>
                                                <w:div w:id="468208659">
                                                  <w:marLeft w:val="0"/>
                                                  <w:marRight w:val="0"/>
                                                  <w:marTop w:val="0"/>
                                                  <w:marBottom w:val="0"/>
                                                  <w:divBdr>
                                                    <w:top w:val="none" w:sz="0" w:space="0" w:color="auto"/>
                                                    <w:left w:val="none" w:sz="0" w:space="0" w:color="auto"/>
                                                    <w:bottom w:val="none" w:sz="0" w:space="0" w:color="auto"/>
                                                    <w:right w:val="none" w:sz="0" w:space="0" w:color="auto"/>
                                                  </w:divBdr>
                                                  <w:divsChild>
                                                    <w:div w:id="590357831">
                                                      <w:marLeft w:val="0"/>
                                                      <w:marRight w:val="0"/>
                                                      <w:marTop w:val="0"/>
                                                      <w:marBottom w:val="0"/>
                                                      <w:divBdr>
                                                        <w:top w:val="none" w:sz="0" w:space="0" w:color="auto"/>
                                                        <w:left w:val="none" w:sz="0" w:space="0" w:color="auto"/>
                                                        <w:bottom w:val="none" w:sz="0" w:space="0" w:color="auto"/>
                                                        <w:right w:val="none" w:sz="0" w:space="0" w:color="auto"/>
                                                      </w:divBdr>
                                                    </w:div>
                                                  </w:divsChild>
                                                </w:div>
                                                <w:div w:id="1688482302">
                                                  <w:marLeft w:val="0"/>
                                                  <w:marRight w:val="0"/>
                                                  <w:marTop w:val="0"/>
                                                  <w:marBottom w:val="0"/>
                                                  <w:divBdr>
                                                    <w:top w:val="none" w:sz="0" w:space="0" w:color="auto"/>
                                                    <w:left w:val="none" w:sz="0" w:space="0" w:color="auto"/>
                                                    <w:bottom w:val="none" w:sz="0" w:space="0" w:color="auto"/>
                                                    <w:right w:val="none" w:sz="0" w:space="0" w:color="auto"/>
                                                  </w:divBdr>
                                                  <w:divsChild>
                                                    <w:div w:id="2707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40744">
                                              <w:marLeft w:val="0"/>
                                              <w:marRight w:val="0"/>
                                              <w:marTop w:val="0"/>
                                              <w:marBottom w:val="0"/>
                                              <w:divBdr>
                                                <w:top w:val="none" w:sz="0" w:space="0" w:color="auto"/>
                                                <w:left w:val="none" w:sz="0" w:space="0" w:color="auto"/>
                                                <w:bottom w:val="none" w:sz="0" w:space="0" w:color="auto"/>
                                                <w:right w:val="none" w:sz="0" w:space="0" w:color="auto"/>
                                              </w:divBdr>
                                              <w:divsChild>
                                                <w:div w:id="917439873">
                                                  <w:marLeft w:val="0"/>
                                                  <w:marRight w:val="0"/>
                                                  <w:marTop w:val="0"/>
                                                  <w:marBottom w:val="0"/>
                                                  <w:divBdr>
                                                    <w:top w:val="none" w:sz="0" w:space="0" w:color="auto"/>
                                                    <w:left w:val="none" w:sz="0" w:space="0" w:color="auto"/>
                                                    <w:bottom w:val="none" w:sz="0" w:space="0" w:color="auto"/>
                                                    <w:right w:val="none" w:sz="0" w:space="0" w:color="auto"/>
                                                  </w:divBdr>
                                                  <w:divsChild>
                                                    <w:div w:id="117106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4872">
                                              <w:marLeft w:val="0"/>
                                              <w:marRight w:val="0"/>
                                              <w:marTop w:val="0"/>
                                              <w:marBottom w:val="0"/>
                                              <w:divBdr>
                                                <w:top w:val="none" w:sz="0" w:space="0" w:color="auto"/>
                                                <w:left w:val="none" w:sz="0" w:space="0" w:color="auto"/>
                                                <w:bottom w:val="none" w:sz="0" w:space="0" w:color="auto"/>
                                                <w:right w:val="none" w:sz="0" w:space="0" w:color="auto"/>
                                              </w:divBdr>
                                              <w:divsChild>
                                                <w:div w:id="1371294978">
                                                  <w:marLeft w:val="0"/>
                                                  <w:marRight w:val="0"/>
                                                  <w:marTop w:val="0"/>
                                                  <w:marBottom w:val="0"/>
                                                  <w:divBdr>
                                                    <w:top w:val="none" w:sz="0" w:space="0" w:color="auto"/>
                                                    <w:left w:val="none" w:sz="0" w:space="0" w:color="auto"/>
                                                    <w:bottom w:val="none" w:sz="0" w:space="0" w:color="auto"/>
                                                    <w:right w:val="none" w:sz="0" w:space="0" w:color="auto"/>
                                                  </w:divBdr>
                                                  <w:divsChild>
                                                    <w:div w:id="1070496295">
                                                      <w:marLeft w:val="0"/>
                                                      <w:marRight w:val="0"/>
                                                      <w:marTop w:val="0"/>
                                                      <w:marBottom w:val="0"/>
                                                      <w:divBdr>
                                                        <w:top w:val="none" w:sz="0" w:space="0" w:color="auto"/>
                                                        <w:left w:val="none" w:sz="0" w:space="0" w:color="auto"/>
                                                        <w:bottom w:val="none" w:sz="0" w:space="0" w:color="auto"/>
                                                        <w:right w:val="none" w:sz="0" w:space="0" w:color="auto"/>
                                                      </w:divBdr>
                                                      <w:divsChild>
                                                        <w:div w:id="1063796590">
                                                          <w:marLeft w:val="0"/>
                                                          <w:marRight w:val="0"/>
                                                          <w:marTop w:val="0"/>
                                                          <w:marBottom w:val="0"/>
                                                          <w:divBdr>
                                                            <w:top w:val="none" w:sz="0" w:space="0" w:color="auto"/>
                                                            <w:left w:val="none" w:sz="0" w:space="0" w:color="auto"/>
                                                            <w:bottom w:val="none" w:sz="0" w:space="0" w:color="auto"/>
                                                            <w:right w:val="none" w:sz="0" w:space="0" w:color="auto"/>
                                                          </w:divBdr>
                                                        </w:div>
                                                        <w:div w:id="1729760576">
                                                          <w:marLeft w:val="0"/>
                                                          <w:marRight w:val="0"/>
                                                          <w:marTop w:val="0"/>
                                                          <w:marBottom w:val="0"/>
                                                          <w:divBdr>
                                                            <w:top w:val="none" w:sz="0" w:space="0" w:color="auto"/>
                                                            <w:left w:val="none" w:sz="0" w:space="0" w:color="auto"/>
                                                            <w:bottom w:val="none" w:sz="0" w:space="0" w:color="auto"/>
                                                            <w:right w:val="none" w:sz="0" w:space="0" w:color="auto"/>
                                                          </w:divBdr>
                                                        </w:div>
                                                        <w:div w:id="1486508617">
                                                          <w:marLeft w:val="0"/>
                                                          <w:marRight w:val="0"/>
                                                          <w:marTop w:val="0"/>
                                                          <w:marBottom w:val="0"/>
                                                          <w:divBdr>
                                                            <w:top w:val="none" w:sz="0" w:space="0" w:color="auto"/>
                                                            <w:left w:val="none" w:sz="0" w:space="0" w:color="auto"/>
                                                            <w:bottom w:val="none" w:sz="0" w:space="0" w:color="auto"/>
                                                            <w:right w:val="none" w:sz="0" w:space="0" w:color="auto"/>
                                                          </w:divBdr>
                                                        </w:div>
                                                        <w:div w:id="1840853543">
                                                          <w:marLeft w:val="0"/>
                                                          <w:marRight w:val="0"/>
                                                          <w:marTop w:val="0"/>
                                                          <w:marBottom w:val="0"/>
                                                          <w:divBdr>
                                                            <w:top w:val="none" w:sz="0" w:space="0" w:color="auto"/>
                                                            <w:left w:val="none" w:sz="0" w:space="0" w:color="auto"/>
                                                            <w:bottom w:val="none" w:sz="0" w:space="0" w:color="auto"/>
                                                            <w:right w:val="none" w:sz="0" w:space="0" w:color="auto"/>
                                                          </w:divBdr>
                                                        </w:div>
                                                        <w:div w:id="528298417">
                                                          <w:marLeft w:val="0"/>
                                                          <w:marRight w:val="0"/>
                                                          <w:marTop w:val="0"/>
                                                          <w:marBottom w:val="0"/>
                                                          <w:divBdr>
                                                            <w:top w:val="none" w:sz="0" w:space="0" w:color="auto"/>
                                                            <w:left w:val="none" w:sz="0" w:space="0" w:color="auto"/>
                                                            <w:bottom w:val="none" w:sz="0" w:space="0" w:color="auto"/>
                                                            <w:right w:val="none" w:sz="0" w:space="0" w:color="auto"/>
                                                          </w:divBdr>
                                                        </w:div>
                                                        <w:div w:id="1670791480">
                                                          <w:marLeft w:val="0"/>
                                                          <w:marRight w:val="0"/>
                                                          <w:marTop w:val="0"/>
                                                          <w:marBottom w:val="0"/>
                                                          <w:divBdr>
                                                            <w:top w:val="none" w:sz="0" w:space="0" w:color="auto"/>
                                                            <w:left w:val="none" w:sz="0" w:space="0" w:color="auto"/>
                                                            <w:bottom w:val="none" w:sz="0" w:space="0" w:color="auto"/>
                                                            <w:right w:val="none" w:sz="0" w:space="0" w:color="auto"/>
                                                          </w:divBdr>
                                                        </w:div>
                                                        <w:div w:id="370879860">
                                                          <w:marLeft w:val="0"/>
                                                          <w:marRight w:val="0"/>
                                                          <w:marTop w:val="0"/>
                                                          <w:marBottom w:val="0"/>
                                                          <w:divBdr>
                                                            <w:top w:val="none" w:sz="0" w:space="0" w:color="auto"/>
                                                            <w:left w:val="none" w:sz="0" w:space="0" w:color="auto"/>
                                                            <w:bottom w:val="none" w:sz="0" w:space="0" w:color="auto"/>
                                                            <w:right w:val="none" w:sz="0" w:space="0" w:color="auto"/>
                                                          </w:divBdr>
                                                        </w:div>
                                                        <w:div w:id="1174881924">
                                                          <w:marLeft w:val="0"/>
                                                          <w:marRight w:val="0"/>
                                                          <w:marTop w:val="0"/>
                                                          <w:marBottom w:val="0"/>
                                                          <w:divBdr>
                                                            <w:top w:val="none" w:sz="0" w:space="0" w:color="auto"/>
                                                            <w:left w:val="none" w:sz="0" w:space="0" w:color="auto"/>
                                                            <w:bottom w:val="none" w:sz="0" w:space="0" w:color="auto"/>
                                                            <w:right w:val="none" w:sz="0" w:space="0" w:color="auto"/>
                                                          </w:divBdr>
                                                        </w:div>
                                                        <w:div w:id="1249852282">
                                                          <w:marLeft w:val="0"/>
                                                          <w:marRight w:val="0"/>
                                                          <w:marTop w:val="0"/>
                                                          <w:marBottom w:val="0"/>
                                                          <w:divBdr>
                                                            <w:top w:val="none" w:sz="0" w:space="0" w:color="auto"/>
                                                            <w:left w:val="none" w:sz="0" w:space="0" w:color="auto"/>
                                                            <w:bottom w:val="none" w:sz="0" w:space="0" w:color="auto"/>
                                                            <w:right w:val="none" w:sz="0" w:space="0" w:color="auto"/>
                                                          </w:divBdr>
                                                        </w:div>
                                                        <w:div w:id="1175071637">
                                                          <w:marLeft w:val="0"/>
                                                          <w:marRight w:val="0"/>
                                                          <w:marTop w:val="0"/>
                                                          <w:marBottom w:val="0"/>
                                                          <w:divBdr>
                                                            <w:top w:val="none" w:sz="0" w:space="0" w:color="auto"/>
                                                            <w:left w:val="none" w:sz="0" w:space="0" w:color="auto"/>
                                                            <w:bottom w:val="none" w:sz="0" w:space="0" w:color="auto"/>
                                                            <w:right w:val="none" w:sz="0" w:space="0" w:color="auto"/>
                                                          </w:divBdr>
                                                        </w:div>
                                                        <w:div w:id="83455312">
                                                          <w:marLeft w:val="0"/>
                                                          <w:marRight w:val="0"/>
                                                          <w:marTop w:val="0"/>
                                                          <w:marBottom w:val="0"/>
                                                          <w:divBdr>
                                                            <w:top w:val="none" w:sz="0" w:space="0" w:color="auto"/>
                                                            <w:left w:val="none" w:sz="0" w:space="0" w:color="auto"/>
                                                            <w:bottom w:val="none" w:sz="0" w:space="0" w:color="auto"/>
                                                            <w:right w:val="none" w:sz="0" w:space="0" w:color="auto"/>
                                                          </w:divBdr>
                                                        </w:div>
                                                        <w:div w:id="1250427395">
                                                          <w:marLeft w:val="0"/>
                                                          <w:marRight w:val="0"/>
                                                          <w:marTop w:val="0"/>
                                                          <w:marBottom w:val="0"/>
                                                          <w:divBdr>
                                                            <w:top w:val="none" w:sz="0" w:space="0" w:color="auto"/>
                                                            <w:left w:val="none" w:sz="0" w:space="0" w:color="auto"/>
                                                            <w:bottom w:val="none" w:sz="0" w:space="0" w:color="auto"/>
                                                            <w:right w:val="none" w:sz="0" w:space="0" w:color="auto"/>
                                                          </w:divBdr>
                                                        </w:div>
                                                        <w:div w:id="703212653">
                                                          <w:marLeft w:val="0"/>
                                                          <w:marRight w:val="0"/>
                                                          <w:marTop w:val="0"/>
                                                          <w:marBottom w:val="0"/>
                                                          <w:divBdr>
                                                            <w:top w:val="none" w:sz="0" w:space="0" w:color="auto"/>
                                                            <w:left w:val="none" w:sz="0" w:space="0" w:color="auto"/>
                                                            <w:bottom w:val="none" w:sz="0" w:space="0" w:color="auto"/>
                                                            <w:right w:val="none" w:sz="0" w:space="0" w:color="auto"/>
                                                          </w:divBdr>
                                                        </w:div>
                                                        <w:div w:id="1506431324">
                                                          <w:marLeft w:val="0"/>
                                                          <w:marRight w:val="0"/>
                                                          <w:marTop w:val="0"/>
                                                          <w:marBottom w:val="0"/>
                                                          <w:divBdr>
                                                            <w:top w:val="none" w:sz="0" w:space="0" w:color="auto"/>
                                                            <w:left w:val="none" w:sz="0" w:space="0" w:color="auto"/>
                                                            <w:bottom w:val="none" w:sz="0" w:space="0" w:color="auto"/>
                                                            <w:right w:val="none" w:sz="0" w:space="0" w:color="auto"/>
                                                          </w:divBdr>
                                                        </w:div>
                                                        <w:div w:id="1503162397">
                                                          <w:marLeft w:val="0"/>
                                                          <w:marRight w:val="0"/>
                                                          <w:marTop w:val="0"/>
                                                          <w:marBottom w:val="0"/>
                                                          <w:divBdr>
                                                            <w:top w:val="none" w:sz="0" w:space="0" w:color="auto"/>
                                                            <w:left w:val="none" w:sz="0" w:space="0" w:color="auto"/>
                                                            <w:bottom w:val="none" w:sz="0" w:space="0" w:color="auto"/>
                                                            <w:right w:val="none" w:sz="0" w:space="0" w:color="auto"/>
                                                          </w:divBdr>
                                                        </w:div>
                                                        <w:div w:id="732892693">
                                                          <w:marLeft w:val="0"/>
                                                          <w:marRight w:val="0"/>
                                                          <w:marTop w:val="0"/>
                                                          <w:marBottom w:val="0"/>
                                                          <w:divBdr>
                                                            <w:top w:val="none" w:sz="0" w:space="0" w:color="auto"/>
                                                            <w:left w:val="none" w:sz="0" w:space="0" w:color="auto"/>
                                                            <w:bottom w:val="none" w:sz="0" w:space="0" w:color="auto"/>
                                                            <w:right w:val="none" w:sz="0" w:space="0" w:color="auto"/>
                                                          </w:divBdr>
                                                        </w:div>
                                                        <w:div w:id="1251231550">
                                                          <w:marLeft w:val="0"/>
                                                          <w:marRight w:val="0"/>
                                                          <w:marTop w:val="0"/>
                                                          <w:marBottom w:val="0"/>
                                                          <w:divBdr>
                                                            <w:top w:val="none" w:sz="0" w:space="0" w:color="auto"/>
                                                            <w:left w:val="none" w:sz="0" w:space="0" w:color="auto"/>
                                                            <w:bottom w:val="none" w:sz="0" w:space="0" w:color="auto"/>
                                                            <w:right w:val="none" w:sz="0" w:space="0" w:color="auto"/>
                                                          </w:divBdr>
                                                        </w:div>
                                                        <w:div w:id="713509532">
                                                          <w:marLeft w:val="0"/>
                                                          <w:marRight w:val="0"/>
                                                          <w:marTop w:val="0"/>
                                                          <w:marBottom w:val="0"/>
                                                          <w:divBdr>
                                                            <w:top w:val="none" w:sz="0" w:space="0" w:color="auto"/>
                                                            <w:left w:val="none" w:sz="0" w:space="0" w:color="auto"/>
                                                            <w:bottom w:val="none" w:sz="0" w:space="0" w:color="auto"/>
                                                            <w:right w:val="none" w:sz="0" w:space="0" w:color="auto"/>
                                                          </w:divBdr>
                                                        </w:div>
                                                        <w:div w:id="1769160572">
                                                          <w:marLeft w:val="0"/>
                                                          <w:marRight w:val="0"/>
                                                          <w:marTop w:val="0"/>
                                                          <w:marBottom w:val="0"/>
                                                          <w:divBdr>
                                                            <w:top w:val="none" w:sz="0" w:space="0" w:color="auto"/>
                                                            <w:left w:val="none" w:sz="0" w:space="0" w:color="auto"/>
                                                            <w:bottom w:val="none" w:sz="0" w:space="0" w:color="auto"/>
                                                            <w:right w:val="none" w:sz="0" w:space="0" w:color="auto"/>
                                                          </w:divBdr>
                                                        </w:div>
                                                        <w:div w:id="324281988">
                                                          <w:marLeft w:val="0"/>
                                                          <w:marRight w:val="0"/>
                                                          <w:marTop w:val="0"/>
                                                          <w:marBottom w:val="0"/>
                                                          <w:divBdr>
                                                            <w:top w:val="none" w:sz="0" w:space="0" w:color="auto"/>
                                                            <w:left w:val="none" w:sz="0" w:space="0" w:color="auto"/>
                                                            <w:bottom w:val="none" w:sz="0" w:space="0" w:color="auto"/>
                                                            <w:right w:val="none" w:sz="0" w:space="0" w:color="auto"/>
                                                          </w:divBdr>
                                                        </w:div>
                                                        <w:div w:id="678317512">
                                                          <w:marLeft w:val="0"/>
                                                          <w:marRight w:val="0"/>
                                                          <w:marTop w:val="0"/>
                                                          <w:marBottom w:val="0"/>
                                                          <w:divBdr>
                                                            <w:top w:val="none" w:sz="0" w:space="0" w:color="auto"/>
                                                            <w:left w:val="none" w:sz="0" w:space="0" w:color="auto"/>
                                                            <w:bottom w:val="none" w:sz="0" w:space="0" w:color="auto"/>
                                                            <w:right w:val="none" w:sz="0" w:space="0" w:color="auto"/>
                                                          </w:divBdr>
                                                        </w:div>
                                                        <w:div w:id="498471105">
                                                          <w:marLeft w:val="0"/>
                                                          <w:marRight w:val="0"/>
                                                          <w:marTop w:val="0"/>
                                                          <w:marBottom w:val="0"/>
                                                          <w:divBdr>
                                                            <w:top w:val="none" w:sz="0" w:space="0" w:color="auto"/>
                                                            <w:left w:val="none" w:sz="0" w:space="0" w:color="auto"/>
                                                            <w:bottom w:val="none" w:sz="0" w:space="0" w:color="auto"/>
                                                            <w:right w:val="none" w:sz="0" w:space="0" w:color="auto"/>
                                                          </w:divBdr>
                                                        </w:div>
                                                        <w:div w:id="1297757219">
                                                          <w:marLeft w:val="0"/>
                                                          <w:marRight w:val="0"/>
                                                          <w:marTop w:val="0"/>
                                                          <w:marBottom w:val="0"/>
                                                          <w:divBdr>
                                                            <w:top w:val="none" w:sz="0" w:space="0" w:color="auto"/>
                                                            <w:left w:val="none" w:sz="0" w:space="0" w:color="auto"/>
                                                            <w:bottom w:val="none" w:sz="0" w:space="0" w:color="auto"/>
                                                            <w:right w:val="none" w:sz="0" w:space="0" w:color="auto"/>
                                                          </w:divBdr>
                                                        </w:div>
                                                        <w:div w:id="776174029">
                                                          <w:marLeft w:val="0"/>
                                                          <w:marRight w:val="0"/>
                                                          <w:marTop w:val="0"/>
                                                          <w:marBottom w:val="0"/>
                                                          <w:divBdr>
                                                            <w:top w:val="none" w:sz="0" w:space="0" w:color="auto"/>
                                                            <w:left w:val="none" w:sz="0" w:space="0" w:color="auto"/>
                                                            <w:bottom w:val="none" w:sz="0" w:space="0" w:color="auto"/>
                                                            <w:right w:val="none" w:sz="0" w:space="0" w:color="auto"/>
                                                          </w:divBdr>
                                                        </w:div>
                                                        <w:div w:id="1438789841">
                                                          <w:marLeft w:val="0"/>
                                                          <w:marRight w:val="0"/>
                                                          <w:marTop w:val="0"/>
                                                          <w:marBottom w:val="0"/>
                                                          <w:divBdr>
                                                            <w:top w:val="none" w:sz="0" w:space="0" w:color="auto"/>
                                                            <w:left w:val="none" w:sz="0" w:space="0" w:color="auto"/>
                                                            <w:bottom w:val="none" w:sz="0" w:space="0" w:color="auto"/>
                                                            <w:right w:val="none" w:sz="0" w:space="0" w:color="auto"/>
                                                          </w:divBdr>
                                                        </w:div>
                                                        <w:div w:id="1413812646">
                                                          <w:marLeft w:val="0"/>
                                                          <w:marRight w:val="0"/>
                                                          <w:marTop w:val="0"/>
                                                          <w:marBottom w:val="0"/>
                                                          <w:divBdr>
                                                            <w:top w:val="none" w:sz="0" w:space="0" w:color="auto"/>
                                                            <w:left w:val="none" w:sz="0" w:space="0" w:color="auto"/>
                                                            <w:bottom w:val="none" w:sz="0" w:space="0" w:color="auto"/>
                                                            <w:right w:val="none" w:sz="0" w:space="0" w:color="auto"/>
                                                          </w:divBdr>
                                                        </w:div>
                                                        <w:div w:id="511528787">
                                                          <w:marLeft w:val="0"/>
                                                          <w:marRight w:val="0"/>
                                                          <w:marTop w:val="0"/>
                                                          <w:marBottom w:val="0"/>
                                                          <w:divBdr>
                                                            <w:top w:val="none" w:sz="0" w:space="0" w:color="auto"/>
                                                            <w:left w:val="none" w:sz="0" w:space="0" w:color="auto"/>
                                                            <w:bottom w:val="none" w:sz="0" w:space="0" w:color="auto"/>
                                                            <w:right w:val="none" w:sz="0" w:space="0" w:color="auto"/>
                                                          </w:divBdr>
                                                        </w:div>
                                                        <w:div w:id="1367483980">
                                                          <w:marLeft w:val="0"/>
                                                          <w:marRight w:val="0"/>
                                                          <w:marTop w:val="0"/>
                                                          <w:marBottom w:val="0"/>
                                                          <w:divBdr>
                                                            <w:top w:val="none" w:sz="0" w:space="0" w:color="auto"/>
                                                            <w:left w:val="none" w:sz="0" w:space="0" w:color="auto"/>
                                                            <w:bottom w:val="none" w:sz="0" w:space="0" w:color="auto"/>
                                                            <w:right w:val="none" w:sz="0" w:space="0" w:color="auto"/>
                                                          </w:divBdr>
                                                        </w:div>
                                                        <w:div w:id="1153181768">
                                                          <w:marLeft w:val="0"/>
                                                          <w:marRight w:val="0"/>
                                                          <w:marTop w:val="0"/>
                                                          <w:marBottom w:val="0"/>
                                                          <w:divBdr>
                                                            <w:top w:val="none" w:sz="0" w:space="0" w:color="auto"/>
                                                            <w:left w:val="none" w:sz="0" w:space="0" w:color="auto"/>
                                                            <w:bottom w:val="none" w:sz="0" w:space="0" w:color="auto"/>
                                                            <w:right w:val="none" w:sz="0" w:space="0" w:color="auto"/>
                                                          </w:divBdr>
                                                        </w:div>
                                                        <w:div w:id="1839072939">
                                                          <w:marLeft w:val="0"/>
                                                          <w:marRight w:val="0"/>
                                                          <w:marTop w:val="0"/>
                                                          <w:marBottom w:val="0"/>
                                                          <w:divBdr>
                                                            <w:top w:val="none" w:sz="0" w:space="0" w:color="auto"/>
                                                            <w:left w:val="none" w:sz="0" w:space="0" w:color="auto"/>
                                                            <w:bottom w:val="none" w:sz="0" w:space="0" w:color="auto"/>
                                                            <w:right w:val="none" w:sz="0" w:space="0" w:color="auto"/>
                                                          </w:divBdr>
                                                        </w:div>
                                                        <w:div w:id="1657563238">
                                                          <w:marLeft w:val="0"/>
                                                          <w:marRight w:val="0"/>
                                                          <w:marTop w:val="0"/>
                                                          <w:marBottom w:val="0"/>
                                                          <w:divBdr>
                                                            <w:top w:val="none" w:sz="0" w:space="0" w:color="auto"/>
                                                            <w:left w:val="none" w:sz="0" w:space="0" w:color="auto"/>
                                                            <w:bottom w:val="none" w:sz="0" w:space="0" w:color="auto"/>
                                                            <w:right w:val="none" w:sz="0" w:space="0" w:color="auto"/>
                                                          </w:divBdr>
                                                        </w:div>
                                                        <w:div w:id="435558314">
                                                          <w:marLeft w:val="0"/>
                                                          <w:marRight w:val="0"/>
                                                          <w:marTop w:val="0"/>
                                                          <w:marBottom w:val="0"/>
                                                          <w:divBdr>
                                                            <w:top w:val="none" w:sz="0" w:space="0" w:color="auto"/>
                                                            <w:left w:val="none" w:sz="0" w:space="0" w:color="auto"/>
                                                            <w:bottom w:val="none" w:sz="0" w:space="0" w:color="auto"/>
                                                            <w:right w:val="none" w:sz="0" w:space="0" w:color="auto"/>
                                                          </w:divBdr>
                                                        </w:div>
                                                        <w:div w:id="1406142698">
                                                          <w:marLeft w:val="0"/>
                                                          <w:marRight w:val="0"/>
                                                          <w:marTop w:val="0"/>
                                                          <w:marBottom w:val="0"/>
                                                          <w:divBdr>
                                                            <w:top w:val="none" w:sz="0" w:space="0" w:color="auto"/>
                                                            <w:left w:val="none" w:sz="0" w:space="0" w:color="auto"/>
                                                            <w:bottom w:val="none" w:sz="0" w:space="0" w:color="auto"/>
                                                            <w:right w:val="none" w:sz="0" w:space="0" w:color="auto"/>
                                                          </w:divBdr>
                                                        </w:div>
                                                        <w:div w:id="235481126">
                                                          <w:marLeft w:val="0"/>
                                                          <w:marRight w:val="0"/>
                                                          <w:marTop w:val="0"/>
                                                          <w:marBottom w:val="0"/>
                                                          <w:divBdr>
                                                            <w:top w:val="none" w:sz="0" w:space="0" w:color="auto"/>
                                                            <w:left w:val="none" w:sz="0" w:space="0" w:color="auto"/>
                                                            <w:bottom w:val="none" w:sz="0" w:space="0" w:color="auto"/>
                                                            <w:right w:val="none" w:sz="0" w:space="0" w:color="auto"/>
                                                          </w:divBdr>
                                                        </w:div>
                                                        <w:div w:id="1266380169">
                                                          <w:marLeft w:val="0"/>
                                                          <w:marRight w:val="0"/>
                                                          <w:marTop w:val="0"/>
                                                          <w:marBottom w:val="0"/>
                                                          <w:divBdr>
                                                            <w:top w:val="none" w:sz="0" w:space="0" w:color="auto"/>
                                                            <w:left w:val="none" w:sz="0" w:space="0" w:color="auto"/>
                                                            <w:bottom w:val="none" w:sz="0" w:space="0" w:color="auto"/>
                                                            <w:right w:val="none" w:sz="0" w:space="0" w:color="auto"/>
                                                          </w:divBdr>
                                                        </w:div>
                                                        <w:div w:id="1065301250">
                                                          <w:marLeft w:val="0"/>
                                                          <w:marRight w:val="0"/>
                                                          <w:marTop w:val="0"/>
                                                          <w:marBottom w:val="0"/>
                                                          <w:divBdr>
                                                            <w:top w:val="none" w:sz="0" w:space="0" w:color="auto"/>
                                                            <w:left w:val="none" w:sz="0" w:space="0" w:color="auto"/>
                                                            <w:bottom w:val="none" w:sz="0" w:space="0" w:color="auto"/>
                                                            <w:right w:val="none" w:sz="0" w:space="0" w:color="auto"/>
                                                          </w:divBdr>
                                                        </w:div>
                                                        <w:div w:id="584387237">
                                                          <w:marLeft w:val="0"/>
                                                          <w:marRight w:val="0"/>
                                                          <w:marTop w:val="0"/>
                                                          <w:marBottom w:val="0"/>
                                                          <w:divBdr>
                                                            <w:top w:val="none" w:sz="0" w:space="0" w:color="auto"/>
                                                            <w:left w:val="none" w:sz="0" w:space="0" w:color="auto"/>
                                                            <w:bottom w:val="none" w:sz="0" w:space="0" w:color="auto"/>
                                                            <w:right w:val="none" w:sz="0" w:space="0" w:color="auto"/>
                                                          </w:divBdr>
                                                        </w:div>
                                                        <w:div w:id="1548099743">
                                                          <w:marLeft w:val="0"/>
                                                          <w:marRight w:val="0"/>
                                                          <w:marTop w:val="0"/>
                                                          <w:marBottom w:val="0"/>
                                                          <w:divBdr>
                                                            <w:top w:val="none" w:sz="0" w:space="0" w:color="auto"/>
                                                            <w:left w:val="none" w:sz="0" w:space="0" w:color="auto"/>
                                                            <w:bottom w:val="none" w:sz="0" w:space="0" w:color="auto"/>
                                                            <w:right w:val="none" w:sz="0" w:space="0" w:color="auto"/>
                                                          </w:divBdr>
                                                        </w:div>
                                                        <w:div w:id="2093315007">
                                                          <w:marLeft w:val="0"/>
                                                          <w:marRight w:val="0"/>
                                                          <w:marTop w:val="0"/>
                                                          <w:marBottom w:val="0"/>
                                                          <w:divBdr>
                                                            <w:top w:val="none" w:sz="0" w:space="0" w:color="auto"/>
                                                            <w:left w:val="none" w:sz="0" w:space="0" w:color="auto"/>
                                                            <w:bottom w:val="none" w:sz="0" w:space="0" w:color="auto"/>
                                                            <w:right w:val="none" w:sz="0" w:space="0" w:color="auto"/>
                                                          </w:divBdr>
                                                        </w:div>
                                                        <w:div w:id="2113698851">
                                                          <w:marLeft w:val="0"/>
                                                          <w:marRight w:val="0"/>
                                                          <w:marTop w:val="0"/>
                                                          <w:marBottom w:val="0"/>
                                                          <w:divBdr>
                                                            <w:top w:val="none" w:sz="0" w:space="0" w:color="auto"/>
                                                            <w:left w:val="none" w:sz="0" w:space="0" w:color="auto"/>
                                                            <w:bottom w:val="none" w:sz="0" w:space="0" w:color="auto"/>
                                                            <w:right w:val="none" w:sz="0" w:space="0" w:color="auto"/>
                                                          </w:divBdr>
                                                        </w:div>
                                                        <w:div w:id="61299336">
                                                          <w:marLeft w:val="0"/>
                                                          <w:marRight w:val="0"/>
                                                          <w:marTop w:val="0"/>
                                                          <w:marBottom w:val="0"/>
                                                          <w:divBdr>
                                                            <w:top w:val="none" w:sz="0" w:space="0" w:color="auto"/>
                                                            <w:left w:val="none" w:sz="0" w:space="0" w:color="auto"/>
                                                            <w:bottom w:val="none" w:sz="0" w:space="0" w:color="auto"/>
                                                            <w:right w:val="none" w:sz="0" w:space="0" w:color="auto"/>
                                                          </w:divBdr>
                                                        </w:div>
                                                        <w:div w:id="94138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4512">
                                                  <w:marLeft w:val="0"/>
                                                  <w:marRight w:val="0"/>
                                                  <w:marTop w:val="0"/>
                                                  <w:marBottom w:val="0"/>
                                                  <w:divBdr>
                                                    <w:top w:val="none" w:sz="0" w:space="0" w:color="auto"/>
                                                    <w:left w:val="none" w:sz="0" w:space="0" w:color="auto"/>
                                                    <w:bottom w:val="none" w:sz="0" w:space="0" w:color="auto"/>
                                                    <w:right w:val="none" w:sz="0" w:space="0" w:color="auto"/>
                                                  </w:divBdr>
                                                  <w:divsChild>
                                                    <w:div w:id="1488089178">
                                                      <w:marLeft w:val="0"/>
                                                      <w:marRight w:val="0"/>
                                                      <w:marTop w:val="0"/>
                                                      <w:marBottom w:val="0"/>
                                                      <w:divBdr>
                                                        <w:top w:val="none" w:sz="0" w:space="0" w:color="auto"/>
                                                        <w:left w:val="none" w:sz="0" w:space="0" w:color="auto"/>
                                                        <w:bottom w:val="none" w:sz="0" w:space="0" w:color="auto"/>
                                                        <w:right w:val="none" w:sz="0" w:space="0" w:color="auto"/>
                                                      </w:divBdr>
                                                    </w:div>
                                                  </w:divsChild>
                                                </w:div>
                                                <w:div w:id="1249653710">
                                                  <w:marLeft w:val="0"/>
                                                  <w:marRight w:val="0"/>
                                                  <w:marTop w:val="0"/>
                                                  <w:marBottom w:val="0"/>
                                                  <w:divBdr>
                                                    <w:top w:val="none" w:sz="0" w:space="0" w:color="auto"/>
                                                    <w:left w:val="none" w:sz="0" w:space="0" w:color="auto"/>
                                                    <w:bottom w:val="none" w:sz="0" w:space="0" w:color="auto"/>
                                                    <w:right w:val="none" w:sz="0" w:space="0" w:color="auto"/>
                                                  </w:divBdr>
                                                  <w:divsChild>
                                                    <w:div w:id="1954702438">
                                                      <w:marLeft w:val="0"/>
                                                      <w:marRight w:val="0"/>
                                                      <w:marTop w:val="0"/>
                                                      <w:marBottom w:val="0"/>
                                                      <w:divBdr>
                                                        <w:top w:val="none" w:sz="0" w:space="0" w:color="auto"/>
                                                        <w:left w:val="none" w:sz="0" w:space="0" w:color="auto"/>
                                                        <w:bottom w:val="none" w:sz="0" w:space="0" w:color="auto"/>
                                                        <w:right w:val="none" w:sz="0" w:space="0" w:color="auto"/>
                                                      </w:divBdr>
                                                    </w:div>
                                                  </w:divsChild>
                                                </w:div>
                                                <w:div w:id="1878081467">
                                                  <w:marLeft w:val="0"/>
                                                  <w:marRight w:val="0"/>
                                                  <w:marTop w:val="0"/>
                                                  <w:marBottom w:val="0"/>
                                                  <w:divBdr>
                                                    <w:top w:val="none" w:sz="0" w:space="0" w:color="auto"/>
                                                    <w:left w:val="none" w:sz="0" w:space="0" w:color="auto"/>
                                                    <w:bottom w:val="none" w:sz="0" w:space="0" w:color="auto"/>
                                                    <w:right w:val="none" w:sz="0" w:space="0" w:color="auto"/>
                                                  </w:divBdr>
                                                  <w:divsChild>
                                                    <w:div w:id="2004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1996331">
      <w:bodyDiv w:val="1"/>
      <w:marLeft w:val="0"/>
      <w:marRight w:val="0"/>
      <w:marTop w:val="0"/>
      <w:marBottom w:val="0"/>
      <w:divBdr>
        <w:top w:val="none" w:sz="0" w:space="0" w:color="auto"/>
        <w:left w:val="none" w:sz="0" w:space="0" w:color="auto"/>
        <w:bottom w:val="none" w:sz="0" w:space="0" w:color="auto"/>
        <w:right w:val="none" w:sz="0" w:space="0" w:color="auto"/>
      </w:divBdr>
      <w:divsChild>
        <w:div w:id="188644469">
          <w:marLeft w:val="0"/>
          <w:marRight w:val="0"/>
          <w:marTop w:val="0"/>
          <w:marBottom w:val="0"/>
          <w:divBdr>
            <w:top w:val="none" w:sz="0" w:space="0" w:color="auto"/>
            <w:left w:val="none" w:sz="0" w:space="0" w:color="auto"/>
            <w:bottom w:val="none" w:sz="0" w:space="0" w:color="auto"/>
            <w:right w:val="none" w:sz="0" w:space="0" w:color="auto"/>
          </w:divBdr>
          <w:divsChild>
            <w:div w:id="1051342801">
              <w:marLeft w:val="0"/>
              <w:marRight w:val="0"/>
              <w:marTop w:val="0"/>
              <w:marBottom w:val="0"/>
              <w:divBdr>
                <w:top w:val="none" w:sz="0" w:space="0" w:color="auto"/>
                <w:left w:val="none" w:sz="0" w:space="0" w:color="auto"/>
                <w:bottom w:val="none" w:sz="0" w:space="0" w:color="auto"/>
                <w:right w:val="none" w:sz="0" w:space="0" w:color="auto"/>
              </w:divBdr>
            </w:div>
            <w:div w:id="1660040771">
              <w:marLeft w:val="0"/>
              <w:marRight w:val="0"/>
              <w:marTop w:val="0"/>
              <w:marBottom w:val="0"/>
              <w:divBdr>
                <w:top w:val="none" w:sz="0" w:space="0" w:color="auto"/>
                <w:left w:val="none" w:sz="0" w:space="0" w:color="auto"/>
                <w:bottom w:val="none" w:sz="0" w:space="0" w:color="auto"/>
                <w:right w:val="none" w:sz="0" w:space="0" w:color="auto"/>
              </w:divBdr>
            </w:div>
            <w:div w:id="848757915">
              <w:marLeft w:val="0"/>
              <w:marRight w:val="0"/>
              <w:marTop w:val="0"/>
              <w:marBottom w:val="0"/>
              <w:divBdr>
                <w:top w:val="none" w:sz="0" w:space="0" w:color="auto"/>
                <w:left w:val="none" w:sz="0" w:space="0" w:color="auto"/>
                <w:bottom w:val="none" w:sz="0" w:space="0" w:color="auto"/>
                <w:right w:val="none" w:sz="0" w:space="0" w:color="auto"/>
              </w:divBdr>
            </w:div>
            <w:div w:id="659624358">
              <w:marLeft w:val="0"/>
              <w:marRight w:val="0"/>
              <w:marTop w:val="0"/>
              <w:marBottom w:val="0"/>
              <w:divBdr>
                <w:top w:val="none" w:sz="0" w:space="0" w:color="auto"/>
                <w:left w:val="none" w:sz="0" w:space="0" w:color="auto"/>
                <w:bottom w:val="none" w:sz="0" w:space="0" w:color="auto"/>
                <w:right w:val="none" w:sz="0" w:space="0" w:color="auto"/>
              </w:divBdr>
            </w:div>
            <w:div w:id="6639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8965">
      <w:bodyDiv w:val="1"/>
      <w:marLeft w:val="0"/>
      <w:marRight w:val="0"/>
      <w:marTop w:val="0"/>
      <w:marBottom w:val="0"/>
      <w:divBdr>
        <w:top w:val="none" w:sz="0" w:space="0" w:color="auto"/>
        <w:left w:val="none" w:sz="0" w:space="0" w:color="auto"/>
        <w:bottom w:val="none" w:sz="0" w:space="0" w:color="auto"/>
        <w:right w:val="none" w:sz="0" w:space="0" w:color="auto"/>
      </w:divBdr>
      <w:divsChild>
        <w:div w:id="81225696">
          <w:marLeft w:val="0"/>
          <w:marRight w:val="0"/>
          <w:marTop w:val="0"/>
          <w:marBottom w:val="0"/>
          <w:divBdr>
            <w:top w:val="none" w:sz="0" w:space="0" w:color="auto"/>
            <w:left w:val="none" w:sz="0" w:space="0" w:color="auto"/>
            <w:bottom w:val="none" w:sz="0" w:space="0" w:color="auto"/>
            <w:right w:val="none" w:sz="0" w:space="0" w:color="auto"/>
          </w:divBdr>
          <w:divsChild>
            <w:div w:id="76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204">
      <w:bodyDiv w:val="1"/>
      <w:marLeft w:val="0"/>
      <w:marRight w:val="0"/>
      <w:marTop w:val="0"/>
      <w:marBottom w:val="0"/>
      <w:divBdr>
        <w:top w:val="none" w:sz="0" w:space="0" w:color="auto"/>
        <w:left w:val="none" w:sz="0" w:space="0" w:color="auto"/>
        <w:bottom w:val="none" w:sz="0" w:space="0" w:color="auto"/>
        <w:right w:val="none" w:sz="0" w:space="0" w:color="auto"/>
      </w:divBdr>
    </w:div>
    <w:div w:id="863128465">
      <w:bodyDiv w:val="1"/>
      <w:marLeft w:val="0"/>
      <w:marRight w:val="0"/>
      <w:marTop w:val="0"/>
      <w:marBottom w:val="0"/>
      <w:divBdr>
        <w:top w:val="none" w:sz="0" w:space="0" w:color="auto"/>
        <w:left w:val="none" w:sz="0" w:space="0" w:color="auto"/>
        <w:bottom w:val="none" w:sz="0" w:space="0" w:color="auto"/>
        <w:right w:val="none" w:sz="0" w:space="0" w:color="auto"/>
      </w:divBdr>
    </w:div>
    <w:div w:id="867913813">
      <w:bodyDiv w:val="1"/>
      <w:marLeft w:val="0"/>
      <w:marRight w:val="0"/>
      <w:marTop w:val="0"/>
      <w:marBottom w:val="0"/>
      <w:divBdr>
        <w:top w:val="none" w:sz="0" w:space="0" w:color="auto"/>
        <w:left w:val="none" w:sz="0" w:space="0" w:color="auto"/>
        <w:bottom w:val="none" w:sz="0" w:space="0" w:color="auto"/>
        <w:right w:val="none" w:sz="0" w:space="0" w:color="auto"/>
      </w:divBdr>
      <w:divsChild>
        <w:div w:id="288052431">
          <w:marLeft w:val="0"/>
          <w:marRight w:val="0"/>
          <w:marTop w:val="0"/>
          <w:marBottom w:val="0"/>
          <w:divBdr>
            <w:top w:val="none" w:sz="0" w:space="0" w:color="auto"/>
            <w:left w:val="none" w:sz="0" w:space="0" w:color="auto"/>
            <w:bottom w:val="none" w:sz="0" w:space="0" w:color="auto"/>
            <w:right w:val="none" w:sz="0" w:space="0" w:color="auto"/>
          </w:divBdr>
          <w:divsChild>
            <w:div w:id="548345473">
              <w:marLeft w:val="0"/>
              <w:marRight w:val="0"/>
              <w:marTop w:val="0"/>
              <w:marBottom w:val="0"/>
              <w:divBdr>
                <w:top w:val="none" w:sz="0" w:space="0" w:color="auto"/>
                <w:left w:val="none" w:sz="0" w:space="0" w:color="auto"/>
                <w:bottom w:val="none" w:sz="0" w:space="0" w:color="auto"/>
                <w:right w:val="none" w:sz="0" w:space="0" w:color="auto"/>
              </w:divBdr>
            </w:div>
            <w:div w:id="1408260560">
              <w:marLeft w:val="0"/>
              <w:marRight w:val="0"/>
              <w:marTop w:val="0"/>
              <w:marBottom w:val="0"/>
              <w:divBdr>
                <w:top w:val="none" w:sz="0" w:space="0" w:color="auto"/>
                <w:left w:val="none" w:sz="0" w:space="0" w:color="auto"/>
                <w:bottom w:val="none" w:sz="0" w:space="0" w:color="auto"/>
                <w:right w:val="none" w:sz="0" w:space="0" w:color="auto"/>
              </w:divBdr>
            </w:div>
            <w:div w:id="312830753">
              <w:marLeft w:val="0"/>
              <w:marRight w:val="0"/>
              <w:marTop w:val="0"/>
              <w:marBottom w:val="0"/>
              <w:divBdr>
                <w:top w:val="none" w:sz="0" w:space="0" w:color="auto"/>
                <w:left w:val="none" w:sz="0" w:space="0" w:color="auto"/>
                <w:bottom w:val="none" w:sz="0" w:space="0" w:color="auto"/>
                <w:right w:val="none" w:sz="0" w:space="0" w:color="auto"/>
              </w:divBdr>
            </w:div>
            <w:div w:id="2103449709">
              <w:marLeft w:val="0"/>
              <w:marRight w:val="0"/>
              <w:marTop w:val="0"/>
              <w:marBottom w:val="0"/>
              <w:divBdr>
                <w:top w:val="none" w:sz="0" w:space="0" w:color="auto"/>
                <w:left w:val="none" w:sz="0" w:space="0" w:color="auto"/>
                <w:bottom w:val="none" w:sz="0" w:space="0" w:color="auto"/>
                <w:right w:val="none" w:sz="0" w:space="0" w:color="auto"/>
              </w:divBdr>
            </w:div>
            <w:div w:id="4688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7708">
      <w:bodyDiv w:val="1"/>
      <w:marLeft w:val="0"/>
      <w:marRight w:val="0"/>
      <w:marTop w:val="0"/>
      <w:marBottom w:val="0"/>
      <w:divBdr>
        <w:top w:val="none" w:sz="0" w:space="0" w:color="auto"/>
        <w:left w:val="none" w:sz="0" w:space="0" w:color="auto"/>
        <w:bottom w:val="none" w:sz="0" w:space="0" w:color="auto"/>
        <w:right w:val="none" w:sz="0" w:space="0" w:color="auto"/>
      </w:divBdr>
    </w:div>
    <w:div w:id="887886121">
      <w:bodyDiv w:val="1"/>
      <w:marLeft w:val="0"/>
      <w:marRight w:val="0"/>
      <w:marTop w:val="0"/>
      <w:marBottom w:val="0"/>
      <w:divBdr>
        <w:top w:val="none" w:sz="0" w:space="0" w:color="auto"/>
        <w:left w:val="none" w:sz="0" w:space="0" w:color="auto"/>
        <w:bottom w:val="none" w:sz="0" w:space="0" w:color="auto"/>
        <w:right w:val="none" w:sz="0" w:space="0" w:color="auto"/>
      </w:divBdr>
    </w:div>
    <w:div w:id="891038296">
      <w:bodyDiv w:val="1"/>
      <w:marLeft w:val="0"/>
      <w:marRight w:val="0"/>
      <w:marTop w:val="0"/>
      <w:marBottom w:val="0"/>
      <w:divBdr>
        <w:top w:val="none" w:sz="0" w:space="0" w:color="auto"/>
        <w:left w:val="none" w:sz="0" w:space="0" w:color="auto"/>
        <w:bottom w:val="none" w:sz="0" w:space="0" w:color="auto"/>
        <w:right w:val="none" w:sz="0" w:space="0" w:color="auto"/>
      </w:divBdr>
    </w:div>
    <w:div w:id="920141843">
      <w:bodyDiv w:val="1"/>
      <w:marLeft w:val="0"/>
      <w:marRight w:val="0"/>
      <w:marTop w:val="0"/>
      <w:marBottom w:val="0"/>
      <w:divBdr>
        <w:top w:val="none" w:sz="0" w:space="0" w:color="auto"/>
        <w:left w:val="none" w:sz="0" w:space="0" w:color="auto"/>
        <w:bottom w:val="none" w:sz="0" w:space="0" w:color="auto"/>
        <w:right w:val="none" w:sz="0" w:space="0" w:color="auto"/>
      </w:divBdr>
    </w:div>
    <w:div w:id="935022185">
      <w:bodyDiv w:val="1"/>
      <w:marLeft w:val="0"/>
      <w:marRight w:val="0"/>
      <w:marTop w:val="0"/>
      <w:marBottom w:val="0"/>
      <w:divBdr>
        <w:top w:val="none" w:sz="0" w:space="0" w:color="auto"/>
        <w:left w:val="none" w:sz="0" w:space="0" w:color="auto"/>
        <w:bottom w:val="none" w:sz="0" w:space="0" w:color="auto"/>
        <w:right w:val="none" w:sz="0" w:space="0" w:color="auto"/>
      </w:divBdr>
    </w:div>
    <w:div w:id="939533175">
      <w:bodyDiv w:val="1"/>
      <w:marLeft w:val="0"/>
      <w:marRight w:val="0"/>
      <w:marTop w:val="0"/>
      <w:marBottom w:val="0"/>
      <w:divBdr>
        <w:top w:val="none" w:sz="0" w:space="0" w:color="auto"/>
        <w:left w:val="none" w:sz="0" w:space="0" w:color="auto"/>
        <w:bottom w:val="none" w:sz="0" w:space="0" w:color="auto"/>
        <w:right w:val="none" w:sz="0" w:space="0" w:color="auto"/>
      </w:divBdr>
    </w:div>
    <w:div w:id="958530778">
      <w:bodyDiv w:val="1"/>
      <w:marLeft w:val="0"/>
      <w:marRight w:val="0"/>
      <w:marTop w:val="0"/>
      <w:marBottom w:val="0"/>
      <w:divBdr>
        <w:top w:val="none" w:sz="0" w:space="0" w:color="auto"/>
        <w:left w:val="none" w:sz="0" w:space="0" w:color="auto"/>
        <w:bottom w:val="none" w:sz="0" w:space="0" w:color="auto"/>
        <w:right w:val="none" w:sz="0" w:space="0" w:color="auto"/>
      </w:divBdr>
    </w:div>
    <w:div w:id="959216772">
      <w:bodyDiv w:val="1"/>
      <w:marLeft w:val="0"/>
      <w:marRight w:val="0"/>
      <w:marTop w:val="0"/>
      <w:marBottom w:val="0"/>
      <w:divBdr>
        <w:top w:val="none" w:sz="0" w:space="0" w:color="auto"/>
        <w:left w:val="none" w:sz="0" w:space="0" w:color="auto"/>
        <w:bottom w:val="none" w:sz="0" w:space="0" w:color="auto"/>
        <w:right w:val="none" w:sz="0" w:space="0" w:color="auto"/>
      </w:divBdr>
    </w:div>
    <w:div w:id="977029685">
      <w:bodyDiv w:val="1"/>
      <w:marLeft w:val="0"/>
      <w:marRight w:val="0"/>
      <w:marTop w:val="0"/>
      <w:marBottom w:val="0"/>
      <w:divBdr>
        <w:top w:val="none" w:sz="0" w:space="0" w:color="auto"/>
        <w:left w:val="none" w:sz="0" w:space="0" w:color="auto"/>
        <w:bottom w:val="none" w:sz="0" w:space="0" w:color="auto"/>
        <w:right w:val="none" w:sz="0" w:space="0" w:color="auto"/>
      </w:divBdr>
    </w:div>
    <w:div w:id="994802934">
      <w:bodyDiv w:val="1"/>
      <w:marLeft w:val="0"/>
      <w:marRight w:val="0"/>
      <w:marTop w:val="0"/>
      <w:marBottom w:val="0"/>
      <w:divBdr>
        <w:top w:val="none" w:sz="0" w:space="0" w:color="auto"/>
        <w:left w:val="none" w:sz="0" w:space="0" w:color="auto"/>
        <w:bottom w:val="none" w:sz="0" w:space="0" w:color="auto"/>
        <w:right w:val="none" w:sz="0" w:space="0" w:color="auto"/>
      </w:divBdr>
      <w:divsChild>
        <w:div w:id="1921014098">
          <w:marLeft w:val="0"/>
          <w:marRight w:val="0"/>
          <w:marTop w:val="0"/>
          <w:marBottom w:val="0"/>
          <w:divBdr>
            <w:top w:val="none" w:sz="0" w:space="0" w:color="auto"/>
            <w:left w:val="none" w:sz="0" w:space="0" w:color="auto"/>
            <w:bottom w:val="none" w:sz="0" w:space="0" w:color="auto"/>
            <w:right w:val="none" w:sz="0" w:space="0" w:color="auto"/>
          </w:divBdr>
          <w:divsChild>
            <w:div w:id="519322435">
              <w:marLeft w:val="0"/>
              <w:marRight w:val="0"/>
              <w:marTop w:val="0"/>
              <w:marBottom w:val="0"/>
              <w:divBdr>
                <w:top w:val="none" w:sz="0" w:space="0" w:color="auto"/>
                <w:left w:val="none" w:sz="0" w:space="0" w:color="auto"/>
                <w:bottom w:val="none" w:sz="0" w:space="0" w:color="auto"/>
                <w:right w:val="none" w:sz="0" w:space="0" w:color="auto"/>
              </w:divBdr>
            </w:div>
            <w:div w:id="556430933">
              <w:marLeft w:val="0"/>
              <w:marRight w:val="0"/>
              <w:marTop w:val="0"/>
              <w:marBottom w:val="0"/>
              <w:divBdr>
                <w:top w:val="none" w:sz="0" w:space="0" w:color="auto"/>
                <w:left w:val="none" w:sz="0" w:space="0" w:color="auto"/>
                <w:bottom w:val="none" w:sz="0" w:space="0" w:color="auto"/>
                <w:right w:val="none" w:sz="0" w:space="0" w:color="auto"/>
              </w:divBdr>
            </w:div>
            <w:div w:id="1469317288">
              <w:marLeft w:val="0"/>
              <w:marRight w:val="0"/>
              <w:marTop w:val="0"/>
              <w:marBottom w:val="0"/>
              <w:divBdr>
                <w:top w:val="none" w:sz="0" w:space="0" w:color="auto"/>
                <w:left w:val="none" w:sz="0" w:space="0" w:color="auto"/>
                <w:bottom w:val="none" w:sz="0" w:space="0" w:color="auto"/>
                <w:right w:val="none" w:sz="0" w:space="0" w:color="auto"/>
              </w:divBdr>
            </w:div>
            <w:div w:id="866135996">
              <w:marLeft w:val="0"/>
              <w:marRight w:val="0"/>
              <w:marTop w:val="0"/>
              <w:marBottom w:val="0"/>
              <w:divBdr>
                <w:top w:val="none" w:sz="0" w:space="0" w:color="auto"/>
                <w:left w:val="none" w:sz="0" w:space="0" w:color="auto"/>
                <w:bottom w:val="none" w:sz="0" w:space="0" w:color="auto"/>
                <w:right w:val="none" w:sz="0" w:space="0" w:color="auto"/>
              </w:divBdr>
            </w:div>
            <w:div w:id="11266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2244">
      <w:bodyDiv w:val="1"/>
      <w:marLeft w:val="0"/>
      <w:marRight w:val="0"/>
      <w:marTop w:val="0"/>
      <w:marBottom w:val="0"/>
      <w:divBdr>
        <w:top w:val="none" w:sz="0" w:space="0" w:color="auto"/>
        <w:left w:val="none" w:sz="0" w:space="0" w:color="auto"/>
        <w:bottom w:val="none" w:sz="0" w:space="0" w:color="auto"/>
        <w:right w:val="none" w:sz="0" w:space="0" w:color="auto"/>
      </w:divBdr>
      <w:divsChild>
        <w:div w:id="329410705">
          <w:marLeft w:val="0"/>
          <w:marRight w:val="0"/>
          <w:marTop w:val="0"/>
          <w:marBottom w:val="0"/>
          <w:divBdr>
            <w:top w:val="none" w:sz="0" w:space="0" w:color="auto"/>
            <w:left w:val="none" w:sz="0" w:space="0" w:color="auto"/>
            <w:bottom w:val="none" w:sz="0" w:space="0" w:color="auto"/>
            <w:right w:val="none" w:sz="0" w:space="0" w:color="auto"/>
          </w:divBdr>
        </w:div>
      </w:divsChild>
    </w:div>
    <w:div w:id="1080370134">
      <w:bodyDiv w:val="1"/>
      <w:marLeft w:val="0"/>
      <w:marRight w:val="0"/>
      <w:marTop w:val="0"/>
      <w:marBottom w:val="0"/>
      <w:divBdr>
        <w:top w:val="none" w:sz="0" w:space="0" w:color="auto"/>
        <w:left w:val="none" w:sz="0" w:space="0" w:color="auto"/>
        <w:bottom w:val="none" w:sz="0" w:space="0" w:color="auto"/>
        <w:right w:val="none" w:sz="0" w:space="0" w:color="auto"/>
      </w:divBdr>
      <w:divsChild>
        <w:div w:id="673724381">
          <w:marLeft w:val="0"/>
          <w:marRight w:val="0"/>
          <w:marTop w:val="0"/>
          <w:marBottom w:val="0"/>
          <w:divBdr>
            <w:top w:val="none" w:sz="0" w:space="0" w:color="auto"/>
            <w:left w:val="none" w:sz="0" w:space="0" w:color="auto"/>
            <w:bottom w:val="none" w:sz="0" w:space="0" w:color="auto"/>
            <w:right w:val="none" w:sz="0" w:space="0" w:color="auto"/>
          </w:divBdr>
          <w:divsChild>
            <w:div w:id="1302539595">
              <w:marLeft w:val="0"/>
              <w:marRight w:val="0"/>
              <w:marTop w:val="0"/>
              <w:marBottom w:val="0"/>
              <w:divBdr>
                <w:top w:val="none" w:sz="0" w:space="0" w:color="auto"/>
                <w:left w:val="none" w:sz="0" w:space="0" w:color="auto"/>
                <w:bottom w:val="none" w:sz="0" w:space="0" w:color="auto"/>
                <w:right w:val="none" w:sz="0" w:space="0" w:color="auto"/>
              </w:divBdr>
              <w:divsChild>
                <w:div w:id="1271474911">
                  <w:marLeft w:val="0"/>
                  <w:marRight w:val="0"/>
                  <w:marTop w:val="0"/>
                  <w:marBottom w:val="0"/>
                  <w:divBdr>
                    <w:top w:val="none" w:sz="0" w:space="0" w:color="auto"/>
                    <w:left w:val="none" w:sz="0" w:space="0" w:color="auto"/>
                    <w:bottom w:val="none" w:sz="0" w:space="0" w:color="auto"/>
                    <w:right w:val="none" w:sz="0" w:space="0" w:color="auto"/>
                  </w:divBdr>
                  <w:divsChild>
                    <w:div w:id="1355770689">
                      <w:marLeft w:val="0"/>
                      <w:marRight w:val="0"/>
                      <w:marTop w:val="0"/>
                      <w:marBottom w:val="0"/>
                      <w:divBdr>
                        <w:top w:val="none" w:sz="0" w:space="0" w:color="auto"/>
                        <w:left w:val="none" w:sz="0" w:space="0" w:color="auto"/>
                        <w:bottom w:val="none" w:sz="0" w:space="0" w:color="auto"/>
                        <w:right w:val="none" w:sz="0" w:space="0" w:color="auto"/>
                      </w:divBdr>
                      <w:divsChild>
                        <w:div w:id="1614631553">
                          <w:marLeft w:val="0"/>
                          <w:marRight w:val="0"/>
                          <w:marTop w:val="0"/>
                          <w:marBottom w:val="0"/>
                          <w:divBdr>
                            <w:top w:val="none" w:sz="0" w:space="0" w:color="auto"/>
                            <w:left w:val="none" w:sz="0" w:space="0" w:color="auto"/>
                            <w:bottom w:val="none" w:sz="0" w:space="0" w:color="auto"/>
                            <w:right w:val="none" w:sz="0" w:space="0" w:color="auto"/>
                          </w:divBdr>
                          <w:divsChild>
                            <w:div w:id="1593471116">
                              <w:marLeft w:val="0"/>
                              <w:marRight w:val="0"/>
                              <w:marTop w:val="0"/>
                              <w:marBottom w:val="0"/>
                              <w:divBdr>
                                <w:top w:val="none" w:sz="0" w:space="0" w:color="auto"/>
                                <w:left w:val="none" w:sz="0" w:space="0" w:color="auto"/>
                                <w:bottom w:val="none" w:sz="0" w:space="0" w:color="auto"/>
                                <w:right w:val="none" w:sz="0" w:space="0" w:color="auto"/>
                              </w:divBdr>
                              <w:divsChild>
                                <w:div w:id="1979070697">
                                  <w:marLeft w:val="0"/>
                                  <w:marRight w:val="0"/>
                                  <w:marTop w:val="0"/>
                                  <w:marBottom w:val="0"/>
                                  <w:divBdr>
                                    <w:top w:val="none" w:sz="0" w:space="0" w:color="auto"/>
                                    <w:left w:val="none" w:sz="0" w:space="0" w:color="auto"/>
                                    <w:bottom w:val="none" w:sz="0" w:space="0" w:color="auto"/>
                                    <w:right w:val="none" w:sz="0" w:space="0" w:color="auto"/>
                                  </w:divBdr>
                                  <w:divsChild>
                                    <w:div w:id="1150754384">
                                      <w:marLeft w:val="0"/>
                                      <w:marRight w:val="0"/>
                                      <w:marTop w:val="0"/>
                                      <w:marBottom w:val="0"/>
                                      <w:divBdr>
                                        <w:top w:val="none" w:sz="0" w:space="0" w:color="auto"/>
                                        <w:left w:val="none" w:sz="0" w:space="0" w:color="auto"/>
                                        <w:bottom w:val="none" w:sz="0" w:space="0" w:color="auto"/>
                                        <w:right w:val="none" w:sz="0" w:space="0" w:color="auto"/>
                                      </w:divBdr>
                                      <w:divsChild>
                                        <w:div w:id="473065201">
                                          <w:marLeft w:val="0"/>
                                          <w:marRight w:val="0"/>
                                          <w:marTop w:val="0"/>
                                          <w:marBottom w:val="0"/>
                                          <w:divBdr>
                                            <w:top w:val="none" w:sz="0" w:space="0" w:color="auto"/>
                                            <w:left w:val="none" w:sz="0" w:space="0" w:color="auto"/>
                                            <w:bottom w:val="none" w:sz="0" w:space="0" w:color="auto"/>
                                            <w:right w:val="none" w:sz="0" w:space="0" w:color="auto"/>
                                          </w:divBdr>
                                          <w:divsChild>
                                            <w:div w:id="356274849">
                                              <w:marLeft w:val="0"/>
                                              <w:marRight w:val="0"/>
                                              <w:marTop w:val="0"/>
                                              <w:marBottom w:val="0"/>
                                              <w:divBdr>
                                                <w:top w:val="none" w:sz="0" w:space="0" w:color="auto"/>
                                                <w:left w:val="none" w:sz="0" w:space="0" w:color="auto"/>
                                                <w:bottom w:val="none" w:sz="0" w:space="0" w:color="auto"/>
                                                <w:right w:val="none" w:sz="0" w:space="0" w:color="auto"/>
                                              </w:divBdr>
                                              <w:divsChild>
                                                <w:div w:id="1814639838">
                                                  <w:marLeft w:val="0"/>
                                                  <w:marRight w:val="0"/>
                                                  <w:marTop w:val="0"/>
                                                  <w:marBottom w:val="0"/>
                                                  <w:divBdr>
                                                    <w:top w:val="none" w:sz="0" w:space="0" w:color="auto"/>
                                                    <w:left w:val="none" w:sz="0" w:space="0" w:color="auto"/>
                                                    <w:bottom w:val="none" w:sz="0" w:space="0" w:color="auto"/>
                                                    <w:right w:val="none" w:sz="0" w:space="0" w:color="auto"/>
                                                  </w:divBdr>
                                                  <w:divsChild>
                                                    <w:div w:id="1577859889">
                                                      <w:marLeft w:val="0"/>
                                                      <w:marRight w:val="0"/>
                                                      <w:marTop w:val="0"/>
                                                      <w:marBottom w:val="0"/>
                                                      <w:divBdr>
                                                        <w:top w:val="none" w:sz="0" w:space="0" w:color="auto"/>
                                                        <w:left w:val="none" w:sz="0" w:space="0" w:color="auto"/>
                                                        <w:bottom w:val="none" w:sz="0" w:space="0" w:color="auto"/>
                                                        <w:right w:val="none" w:sz="0" w:space="0" w:color="auto"/>
                                                      </w:divBdr>
                                                      <w:divsChild>
                                                        <w:div w:id="707877286">
                                                          <w:marLeft w:val="0"/>
                                                          <w:marRight w:val="0"/>
                                                          <w:marTop w:val="0"/>
                                                          <w:marBottom w:val="0"/>
                                                          <w:divBdr>
                                                            <w:top w:val="none" w:sz="0" w:space="0" w:color="auto"/>
                                                            <w:left w:val="none" w:sz="0" w:space="0" w:color="auto"/>
                                                            <w:bottom w:val="none" w:sz="0" w:space="0" w:color="auto"/>
                                                            <w:right w:val="none" w:sz="0" w:space="0" w:color="auto"/>
                                                          </w:divBdr>
                                                        </w:div>
                                                        <w:div w:id="1287153573">
                                                          <w:marLeft w:val="0"/>
                                                          <w:marRight w:val="0"/>
                                                          <w:marTop w:val="0"/>
                                                          <w:marBottom w:val="0"/>
                                                          <w:divBdr>
                                                            <w:top w:val="none" w:sz="0" w:space="0" w:color="auto"/>
                                                            <w:left w:val="none" w:sz="0" w:space="0" w:color="auto"/>
                                                            <w:bottom w:val="none" w:sz="0" w:space="0" w:color="auto"/>
                                                            <w:right w:val="none" w:sz="0" w:space="0" w:color="auto"/>
                                                          </w:divBdr>
                                                        </w:div>
                                                        <w:div w:id="1186864894">
                                                          <w:marLeft w:val="0"/>
                                                          <w:marRight w:val="0"/>
                                                          <w:marTop w:val="0"/>
                                                          <w:marBottom w:val="0"/>
                                                          <w:divBdr>
                                                            <w:top w:val="none" w:sz="0" w:space="0" w:color="auto"/>
                                                            <w:left w:val="none" w:sz="0" w:space="0" w:color="auto"/>
                                                            <w:bottom w:val="none" w:sz="0" w:space="0" w:color="auto"/>
                                                            <w:right w:val="none" w:sz="0" w:space="0" w:color="auto"/>
                                                          </w:divBdr>
                                                        </w:div>
                                                        <w:div w:id="2143302446">
                                                          <w:marLeft w:val="0"/>
                                                          <w:marRight w:val="0"/>
                                                          <w:marTop w:val="0"/>
                                                          <w:marBottom w:val="0"/>
                                                          <w:divBdr>
                                                            <w:top w:val="none" w:sz="0" w:space="0" w:color="auto"/>
                                                            <w:left w:val="none" w:sz="0" w:space="0" w:color="auto"/>
                                                            <w:bottom w:val="none" w:sz="0" w:space="0" w:color="auto"/>
                                                            <w:right w:val="none" w:sz="0" w:space="0" w:color="auto"/>
                                                          </w:divBdr>
                                                        </w:div>
                                                        <w:div w:id="264119131">
                                                          <w:marLeft w:val="0"/>
                                                          <w:marRight w:val="0"/>
                                                          <w:marTop w:val="0"/>
                                                          <w:marBottom w:val="0"/>
                                                          <w:divBdr>
                                                            <w:top w:val="none" w:sz="0" w:space="0" w:color="auto"/>
                                                            <w:left w:val="none" w:sz="0" w:space="0" w:color="auto"/>
                                                            <w:bottom w:val="none" w:sz="0" w:space="0" w:color="auto"/>
                                                            <w:right w:val="none" w:sz="0" w:space="0" w:color="auto"/>
                                                          </w:divBdr>
                                                        </w:div>
                                                        <w:div w:id="1499615416">
                                                          <w:marLeft w:val="0"/>
                                                          <w:marRight w:val="0"/>
                                                          <w:marTop w:val="0"/>
                                                          <w:marBottom w:val="0"/>
                                                          <w:divBdr>
                                                            <w:top w:val="none" w:sz="0" w:space="0" w:color="auto"/>
                                                            <w:left w:val="none" w:sz="0" w:space="0" w:color="auto"/>
                                                            <w:bottom w:val="none" w:sz="0" w:space="0" w:color="auto"/>
                                                            <w:right w:val="none" w:sz="0" w:space="0" w:color="auto"/>
                                                          </w:divBdr>
                                                        </w:div>
                                                        <w:div w:id="1212156920">
                                                          <w:marLeft w:val="0"/>
                                                          <w:marRight w:val="0"/>
                                                          <w:marTop w:val="0"/>
                                                          <w:marBottom w:val="0"/>
                                                          <w:divBdr>
                                                            <w:top w:val="none" w:sz="0" w:space="0" w:color="auto"/>
                                                            <w:left w:val="none" w:sz="0" w:space="0" w:color="auto"/>
                                                            <w:bottom w:val="none" w:sz="0" w:space="0" w:color="auto"/>
                                                            <w:right w:val="none" w:sz="0" w:space="0" w:color="auto"/>
                                                          </w:divBdr>
                                                        </w:div>
                                                        <w:div w:id="670065329">
                                                          <w:marLeft w:val="0"/>
                                                          <w:marRight w:val="0"/>
                                                          <w:marTop w:val="0"/>
                                                          <w:marBottom w:val="0"/>
                                                          <w:divBdr>
                                                            <w:top w:val="none" w:sz="0" w:space="0" w:color="auto"/>
                                                            <w:left w:val="none" w:sz="0" w:space="0" w:color="auto"/>
                                                            <w:bottom w:val="none" w:sz="0" w:space="0" w:color="auto"/>
                                                            <w:right w:val="none" w:sz="0" w:space="0" w:color="auto"/>
                                                          </w:divBdr>
                                                        </w:div>
                                                        <w:div w:id="1375354182">
                                                          <w:marLeft w:val="0"/>
                                                          <w:marRight w:val="0"/>
                                                          <w:marTop w:val="0"/>
                                                          <w:marBottom w:val="0"/>
                                                          <w:divBdr>
                                                            <w:top w:val="none" w:sz="0" w:space="0" w:color="auto"/>
                                                            <w:left w:val="none" w:sz="0" w:space="0" w:color="auto"/>
                                                            <w:bottom w:val="none" w:sz="0" w:space="0" w:color="auto"/>
                                                            <w:right w:val="none" w:sz="0" w:space="0" w:color="auto"/>
                                                          </w:divBdr>
                                                        </w:div>
                                                        <w:div w:id="995913672">
                                                          <w:marLeft w:val="0"/>
                                                          <w:marRight w:val="0"/>
                                                          <w:marTop w:val="0"/>
                                                          <w:marBottom w:val="0"/>
                                                          <w:divBdr>
                                                            <w:top w:val="none" w:sz="0" w:space="0" w:color="auto"/>
                                                            <w:left w:val="none" w:sz="0" w:space="0" w:color="auto"/>
                                                            <w:bottom w:val="none" w:sz="0" w:space="0" w:color="auto"/>
                                                            <w:right w:val="none" w:sz="0" w:space="0" w:color="auto"/>
                                                          </w:divBdr>
                                                        </w:div>
                                                        <w:div w:id="41486411">
                                                          <w:marLeft w:val="0"/>
                                                          <w:marRight w:val="0"/>
                                                          <w:marTop w:val="0"/>
                                                          <w:marBottom w:val="0"/>
                                                          <w:divBdr>
                                                            <w:top w:val="none" w:sz="0" w:space="0" w:color="auto"/>
                                                            <w:left w:val="none" w:sz="0" w:space="0" w:color="auto"/>
                                                            <w:bottom w:val="none" w:sz="0" w:space="0" w:color="auto"/>
                                                            <w:right w:val="none" w:sz="0" w:space="0" w:color="auto"/>
                                                          </w:divBdr>
                                                        </w:div>
                                                        <w:div w:id="1053430426">
                                                          <w:marLeft w:val="0"/>
                                                          <w:marRight w:val="0"/>
                                                          <w:marTop w:val="0"/>
                                                          <w:marBottom w:val="0"/>
                                                          <w:divBdr>
                                                            <w:top w:val="none" w:sz="0" w:space="0" w:color="auto"/>
                                                            <w:left w:val="none" w:sz="0" w:space="0" w:color="auto"/>
                                                            <w:bottom w:val="none" w:sz="0" w:space="0" w:color="auto"/>
                                                            <w:right w:val="none" w:sz="0" w:space="0" w:color="auto"/>
                                                          </w:divBdr>
                                                        </w:div>
                                                        <w:div w:id="682586388">
                                                          <w:marLeft w:val="0"/>
                                                          <w:marRight w:val="0"/>
                                                          <w:marTop w:val="0"/>
                                                          <w:marBottom w:val="0"/>
                                                          <w:divBdr>
                                                            <w:top w:val="none" w:sz="0" w:space="0" w:color="auto"/>
                                                            <w:left w:val="none" w:sz="0" w:space="0" w:color="auto"/>
                                                            <w:bottom w:val="none" w:sz="0" w:space="0" w:color="auto"/>
                                                            <w:right w:val="none" w:sz="0" w:space="0" w:color="auto"/>
                                                          </w:divBdr>
                                                        </w:div>
                                                        <w:div w:id="948587866">
                                                          <w:marLeft w:val="0"/>
                                                          <w:marRight w:val="0"/>
                                                          <w:marTop w:val="0"/>
                                                          <w:marBottom w:val="0"/>
                                                          <w:divBdr>
                                                            <w:top w:val="none" w:sz="0" w:space="0" w:color="auto"/>
                                                            <w:left w:val="none" w:sz="0" w:space="0" w:color="auto"/>
                                                            <w:bottom w:val="none" w:sz="0" w:space="0" w:color="auto"/>
                                                            <w:right w:val="none" w:sz="0" w:space="0" w:color="auto"/>
                                                          </w:divBdr>
                                                        </w:div>
                                                        <w:div w:id="578641883">
                                                          <w:marLeft w:val="0"/>
                                                          <w:marRight w:val="0"/>
                                                          <w:marTop w:val="0"/>
                                                          <w:marBottom w:val="0"/>
                                                          <w:divBdr>
                                                            <w:top w:val="none" w:sz="0" w:space="0" w:color="auto"/>
                                                            <w:left w:val="none" w:sz="0" w:space="0" w:color="auto"/>
                                                            <w:bottom w:val="none" w:sz="0" w:space="0" w:color="auto"/>
                                                            <w:right w:val="none" w:sz="0" w:space="0" w:color="auto"/>
                                                          </w:divBdr>
                                                        </w:div>
                                                        <w:div w:id="1798331843">
                                                          <w:marLeft w:val="0"/>
                                                          <w:marRight w:val="0"/>
                                                          <w:marTop w:val="0"/>
                                                          <w:marBottom w:val="0"/>
                                                          <w:divBdr>
                                                            <w:top w:val="none" w:sz="0" w:space="0" w:color="auto"/>
                                                            <w:left w:val="none" w:sz="0" w:space="0" w:color="auto"/>
                                                            <w:bottom w:val="none" w:sz="0" w:space="0" w:color="auto"/>
                                                            <w:right w:val="none" w:sz="0" w:space="0" w:color="auto"/>
                                                          </w:divBdr>
                                                        </w:div>
                                                        <w:div w:id="357708217">
                                                          <w:marLeft w:val="0"/>
                                                          <w:marRight w:val="0"/>
                                                          <w:marTop w:val="0"/>
                                                          <w:marBottom w:val="0"/>
                                                          <w:divBdr>
                                                            <w:top w:val="none" w:sz="0" w:space="0" w:color="auto"/>
                                                            <w:left w:val="none" w:sz="0" w:space="0" w:color="auto"/>
                                                            <w:bottom w:val="none" w:sz="0" w:space="0" w:color="auto"/>
                                                            <w:right w:val="none" w:sz="0" w:space="0" w:color="auto"/>
                                                          </w:divBdr>
                                                        </w:div>
                                                        <w:div w:id="472645887">
                                                          <w:marLeft w:val="0"/>
                                                          <w:marRight w:val="0"/>
                                                          <w:marTop w:val="0"/>
                                                          <w:marBottom w:val="0"/>
                                                          <w:divBdr>
                                                            <w:top w:val="none" w:sz="0" w:space="0" w:color="auto"/>
                                                            <w:left w:val="none" w:sz="0" w:space="0" w:color="auto"/>
                                                            <w:bottom w:val="none" w:sz="0" w:space="0" w:color="auto"/>
                                                            <w:right w:val="none" w:sz="0" w:space="0" w:color="auto"/>
                                                          </w:divBdr>
                                                        </w:div>
                                                        <w:div w:id="939870586">
                                                          <w:marLeft w:val="0"/>
                                                          <w:marRight w:val="0"/>
                                                          <w:marTop w:val="0"/>
                                                          <w:marBottom w:val="0"/>
                                                          <w:divBdr>
                                                            <w:top w:val="none" w:sz="0" w:space="0" w:color="auto"/>
                                                            <w:left w:val="none" w:sz="0" w:space="0" w:color="auto"/>
                                                            <w:bottom w:val="none" w:sz="0" w:space="0" w:color="auto"/>
                                                            <w:right w:val="none" w:sz="0" w:space="0" w:color="auto"/>
                                                          </w:divBdr>
                                                        </w:div>
                                                        <w:div w:id="1661498226">
                                                          <w:marLeft w:val="0"/>
                                                          <w:marRight w:val="0"/>
                                                          <w:marTop w:val="0"/>
                                                          <w:marBottom w:val="0"/>
                                                          <w:divBdr>
                                                            <w:top w:val="none" w:sz="0" w:space="0" w:color="auto"/>
                                                            <w:left w:val="none" w:sz="0" w:space="0" w:color="auto"/>
                                                            <w:bottom w:val="none" w:sz="0" w:space="0" w:color="auto"/>
                                                            <w:right w:val="none" w:sz="0" w:space="0" w:color="auto"/>
                                                          </w:divBdr>
                                                        </w:div>
                                                        <w:div w:id="70393661">
                                                          <w:marLeft w:val="0"/>
                                                          <w:marRight w:val="0"/>
                                                          <w:marTop w:val="0"/>
                                                          <w:marBottom w:val="0"/>
                                                          <w:divBdr>
                                                            <w:top w:val="none" w:sz="0" w:space="0" w:color="auto"/>
                                                            <w:left w:val="none" w:sz="0" w:space="0" w:color="auto"/>
                                                            <w:bottom w:val="none" w:sz="0" w:space="0" w:color="auto"/>
                                                            <w:right w:val="none" w:sz="0" w:space="0" w:color="auto"/>
                                                          </w:divBdr>
                                                        </w:div>
                                                        <w:div w:id="1873960237">
                                                          <w:marLeft w:val="0"/>
                                                          <w:marRight w:val="0"/>
                                                          <w:marTop w:val="0"/>
                                                          <w:marBottom w:val="0"/>
                                                          <w:divBdr>
                                                            <w:top w:val="none" w:sz="0" w:space="0" w:color="auto"/>
                                                            <w:left w:val="none" w:sz="0" w:space="0" w:color="auto"/>
                                                            <w:bottom w:val="none" w:sz="0" w:space="0" w:color="auto"/>
                                                            <w:right w:val="none" w:sz="0" w:space="0" w:color="auto"/>
                                                          </w:divBdr>
                                                        </w:div>
                                                        <w:div w:id="958415431">
                                                          <w:marLeft w:val="0"/>
                                                          <w:marRight w:val="0"/>
                                                          <w:marTop w:val="0"/>
                                                          <w:marBottom w:val="0"/>
                                                          <w:divBdr>
                                                            <w:top w:val="none" w:sz="0" w:space="0" w:color="auto"/>
                                                            <w:left w:val="none" w:sz="0" w:space="0" w:color="auto"/>
                                                            <w:bottom w:val="none" w:sz="0" w:space="0" w:color="auto"/>
                                                            <w:right w:val="none" w:sz="0" w:space="0" w:color="auto"/>
                                                          </w:divBdr>
                                                        </w:div>
                                                        <w:div w:id="976450499">
                                                          <w:marLeft w:val="0"/>
                                                          <w:marRight w:val="0"/>
                                                          <w:marTop w:val="0"/>
                                                          <w:marBottom w:val="0"/>
                                                          <w:divBdr>
                                                            <w:top w:val="none" w:sz="0" w:space="0" w:color="auto"/>
                                                            <w:left w:val="none" w:sz="0" w:space="0" w:color="auto"/>
                                                            <w:bottom w:val="none" w:sz="0" w:space="0" w:color="auto"/>
                                                            <w:right w:val="none" w:sz="0" w:space="0" w:color="auto"/>
                                                          </w:divBdr>
                                                        </w:div>
                                                        <w:div w:id="389696573">
                                                          <w:marLeft w:val="0"/>
                                                          <w:marRight w:val="0"/>
                                                          <w:marTop w:val="0"/>
                                                          <w:marBottom w:val="0"/>
                                                          <w:divBdr>
                                                            <w:top w:val="none" w:sz="0" w:space="0" w:color="auto"/>
                                                            <w:left w:val="none" w:sz="0" w:space="0" w:color="auto"/>
                                                            <w:bottom w:val="none" w:sz="0" w:space="0" w:color="auto"/>
                                                            <w:right w:val="none" w:sz="0" w:space="0" w:color="auto"/>
                                                          </w:divBdr>
                                                        </w:div>
                                                        <w:div w:id="1804886058">
                                                          <w:marLeft w:val="0"/>
                                                          <w:marRight w:val="0"/>
                                                          <w:marTop w:val="0"/>
                                                          <w:marBottom w:val="0"/>
                                                          <w:divBdr>
                                                            <w:top w:val="none" w:sz="0" w:space="0" w:color="auto"/>
                                                            <w:left w:val="none" w:sz="0" w:space="0" w:color="auto"/>
                                                            <w:bottom w:val="none" w:sz="0" w:space="0" w:color="auto"/>
                                                            <w:right w:val="none" w:sz="0" w:space="0" w:color="auto"/>
                                                          </w:divBdr>
                                                        </w:div>
                                                        <w:div w:id="1039477568">
                                                          <w:marLeft w:val="0"/>
                                                          <w:marRight w:val="0"/>
                                                          <w:marTop w:val="0"/>
                                                          <w:marBottom w:val="0"/>
                                                          <w:divBdr>
                                                            <w:top w:val="none" w:sz="0" w:space="0" w:color="auto"/>
                                                            <w:left w:val="none" w:sz="0" w:space="0" w:color="auto"/>
                                                            <w:bottom w:val="none" w:sz="0" w:space="0" w:color="auto"/>
                                                            <w:right w:val="none" w:sz="0" w:space="0" w:color="auto"/>
                                                          </w:divBdr>
                                                        </w:div>
                                                        <w:div w:id="1281884591">
                                                          <w:marLeft w:val="0"/>
                                                          <w:marRight w:val="0"/>
                                                          <w:marTop w:val="0"/>
                                                          <w:marBottom w:val="0"/>
                                                          <w:divBdr>
                                                            <w:top w:val="none" w:sz="0" w:space="0" w:color="auto"/>
                                                            <w:left w:val="none" w:sz="0" w:space="0" w:color="auto"/>
                                                            <w:bottom w:val="none" w:sz="0" w:space="0" w:color="auto"/>
                                                            <w:right w:val="none" w:sz="0" w:space="0" w:color="auto"/>
                                                          </w:divBdr>
                                                        </w:div>
                                                        <w:div w:id="772821249">
                                                          <w:marLeft w:val="0"/>
                                                          <w:marRight w:val="0"/>
                                                          <w:marTop w:val="0"/>
                                                          <w:marBottom w:val="0"/>
                                                          <w:divBdr>
                                                            <w:top w:val="none" w:sz="0" w:space="0" w:color="auto"/>
                                                            <w:left w:val="none" w:sz="0" w:space="0" w:color="auto"/>
                                                            <w:bottom w:val="none" w:sz="0" w:space="0" w:color="auto"/>
                                                            <w:right w:val="none" w:sz="0" w:space="0" w:color="auto"/>
                                                          </w:divBdr>
                                                        </w:div>
                                                        <w:div w:id="96817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9435">
                                                  <w:marLeft w:val="0"/>
                                                  <w:marRight w:val="0"/>
                                                  <w:marTop w:val="0"/>
                                                  <w:marBottom w:val="0"/>
                                                  <w:divBdr>
                                                    <w:top w:val="none" w:sz="0" w:space="0" w:color="auto"/>
                                                    <w:left w:val="none" w:sz="0" w:space="0" w:color="auto"/>
                                                    <w:bottom w:val="none" w:sz="0" w:space="0" w:color="auto"/>
                                                    <w:right w:val="none" w:sz="0" w:space="0" w:color="auto"/>
                                                  </w:divBdr>
                                                  <w:divsChild>
                                                    <w:div w:id="991174223">
                                                      <w:marLeft w:val="0"/>
                                                      <w:marRight w:val="0"/>
                                                      <w:marTop w:val="0"/>
                                                      <w:marBottom w:val="0"/>
                                                      <w:divBdr>
                                                        <w:top w:val="none" w:sz="0" w:space="0" w:color="auto"/>
                                                        <w:left w:val="none" w:sz="0" w:space="0" w:color="auto"/>
                                                        <w:bottom w:val="none" w:sz="0" w:space="0" w:color="auto"/>
                                                        <w:right w:val="none" w:sz="0" w:space="0" w:color="auto"/>
                                                      </w:divBdr>
                                                    </w:div>
                                                  </w:divsChild>
                                                </w:div>
                                                <w:div w:id="122159194">
                                                  <w:marLeft w:val="0"/>
                                                  <w:marRight w:val="0"/>
                                                  <w:marTop w:val="0"/>
                                                  <w:marBottom w:val="0"/>
                                                  <w:divBdr>
                                                    <w:top w:val="none" w:sz="0" w:space="0" w:color="auto"/>
                                                    <w:left w:val="none" w:sz="0" w:space="0" w:color="auto"/>
                                                    <w:bottom w:val="none" w:sz="0" w:space="0" w:color="auto"/>
                                                    <w:right w:val="none" w:sz="0" w:space="0" w:color="auto"/>
                                                  </w:divBdr>
                                                  <w:divsChild>
                                                    <w:div w:id="855995487">
                                                      <w:marLeft w:val="0"/>
                                                      <w:marRight w:val="0"/>
                                                      <w:marTop w:val="0"/>
                                                      <w:marBottom w:val="0"/>
                                                      <w:divBdr>
                                                        <w:top w:val="none" w:sz="0" w:space="0" w:color="auto"/>
                                                        <w:left w:val="none" w:sz="0" w:space="0" w:color="auto"/>
                                                        <w:bottom w:val="none" w:sz="0" w:space="0" w:color="auto"/>
                                                        <w:right w:val="none" w:sz="0" w:space="0" w:color="auto"/>
                                                      </w:divBdr>
                                                    </w:div>
                                                  </w:divsChild>
                                                </w:div>
                                                <w:div w:id="1402560613">
                                                  <w:marLeft w:val="0"/>
                                                  <w:marRight w:val="0"/>
                                                  <w:marTop w:val="0"/>
                                                  <w:marBottom w:val="0"/>
                                                  <w:divBdr>
                                                    <w:top w:val="none" w:sz="0" w:space="0" w:color="auto"/>
                                                    <w:left w:val="none" w:sz="0" w:space="0" w:color="auto"/>
                                                    <w:bottom w:val="none" w:sz="0" w:space="0" w:color="auto"/>
                                                    <w:right w:val="none" w:sz="0" w:space="0" w:color="auto"/>
                                                  </w:divBdr>
                                                  <w:divsChild>
                                                    <w:div w:id="128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640626">
      <w:bodyDiv w:val="1"/>
      <w:marLeft w:val="0"/>
      <w:marRight w:val="0"/>
      <w:marTop w:val="0"/>
      <w:marBottom w:val="0"/>
      <w:divBdr>
        <w:top w:val="none" w:sz="0" w:space="0" w:color="auto"/>
        <w:left w:val="none" w:sz="0" w:space="0" w:color="auto"/>
        <w:bottom w:val="none" w:sz="0" w:space="0" w:color="auto"/>
        <w:right w:val="none" w:sz="0" w:space="0" w:color="auto"/>
      </w:divBdr>
    </w:div>
    <w:div w:id="1091589125">
      <w:bodyDiv w:val="1"/>
      <w:marLeft w:val="0"/>
      <w:marRight w:val="0"/>
      <w:marTop w:val="0"/>
      <w:marBottom w:val="0"/>
      <w:divBdr>
        <w:top w:val="none" w:sz="0" w:space="0" w:color="auto"/>
        <w:left w:val="none" w:sz="0" w:space="0" w:color="auto"/>
        <w:bottom w:val="none" w:sz="0" w:space="0" w:color="auto"/>
        <w:right w:val="none" w:sz="0" w:space="0" w:color="auto"/>
      </w:divBdr>
    </w:div>
    <w:div w:id="1126121196">
      <w:bodyDiv w:val="1"/>
      <w:marLeft w:val="0"/>
      <w:marRight w:val="0"/>
      <w:marTop w:val="0"/>
      <w:marBottom w:val="0"/>
      <w:divBdr>
        <w:top w:val="none" w:sz="0" w:space="0" w:color="auto"/>
        <w:left w:val="none" w:sz="0" w:space="0" w:color="auto"/>
        <w:bottom w:val="none" w:sz="0" w:space="0" w:color="auto"/>
        <w:right w:val="none" w:sz="0" w:space="0" w:color="auto"/>
      </w:divBdr>
    </w:div>
    <w:div w:id="1173569480">
      <w:bodyDiv w:val="1"/>
      <w:marLeft w:val="0"/>
      <w:marRight w:val="0"/>
      <w:marTop w:val="0"/>
      <w:marBottom w:val="0"/>
      <w:divBdr>
        <w:top w:val="none" w:sz="0" w:space="0" w:color="auto"/>
        <w:left w:val="none" w:sz="0" w:space="0" w:color="auto"/>
        <w:bottom w:val="none" w:sz="0" w:space="0" w:color="auto"/>
        <w:right w:val="none" w:sz="0" w:space="0" w:color="auto"/>
      </w:divBdr>
    </w:div>
    <w:div w:id="1178421759">
      <w:bodyDiv w:val="1"/>
      <w:marLeft w:val="0"/>
      <w:marRight w:val="0"/>
      <w:marTop w:val="0"/>
      <w:marBottom w:val="0"/>
      <w:divBdr>
        <w:top w:val="none" w:sz="0" w:space="0" w:color="auto"/>
        <w:left w:val="none" w:sz="0" w:space="0" w:color="auto"/>
        <w:bottom w:val="none" w:sz="0" w:space="0" w:color="auto"/>
        <w:right w:val="none" w:sz="0" w:space="0" w:color="auto"/>
      </w:divBdr>
    </w:div>
    <w:div w:id="1203710064">
      <w:bodyDiv w:val="1"/>
      <w:marLeft w:val="0"/>
      <w:marRight w:val="0"/>
      <w:marTop w:val="0"/>
      <w:marBottom w:val="0"/>
      <w:divBdr>
        <w:top w:val="none" w:sz="0" w:space="0" w:color="auto"/>
        <w:left w:val="none" w:sz="0" w:space="0" w:color="auto"/>
        <w:bottom w:val="none" w:sz="0" w:space="0" w:color="auto"/>
        <w:right w:val="none" w:sz="0" w:space="0" w:color="auto"/>
      </w:divBdr>
      <w:divsChild>
        <w:div w:id="1903321884">
          <w:marLeft w:val="0"/>
          <w:marRight w:val="0"/>
          <w:marTop w:val="0"/>
          <w:marBottom w:val="0"/>
          <w:divBdr>
            <w:top w:val="none" w:sz="0" w:space="0" w:color="auto"/>
            <w:left w:val="none" w:sz="0" w:space="0" w:color="auto"/>
            <w:bottom w:val="none" w:sz="0" w:space="0" w:color="auto"/>
            <w:right w:val="none" w:sz="0" w:space="0" w:color="auto"/>
          </w:divBdr>
          <w:divsChild>
            <w:div w:id="343437038">
              <w:marLeft w:val="0"/>
              <w:marRight w:val="0"/>
              <w:marTop w:val="0"/>
              <w:marBottom w:val="0"/>
              <w:divBdr>
                <w:top w:val="none" w:sz="0" w:space="0" w:color="auto"/>
                <w:left w:val="none" w:sz="0" w:space="0" w:color="auto"/>
                <w:bottom w:val="none" w:sz="0" w:space="0" w:color="auto"/>
                <w:right w:val="none" w:sz="0" w:space="0" w:color="auto"/>
              </w:divBdr>
            </w:div>
            <w:div w:id="1329943876">
              <w:marLeft w:val="0"/>
              <w:marRight w:val="0"/>
              <w:marTop w:val="0"/>
              <w:marBottom w:val="0"/>
              <w:divBdr>
                <w:top w:val="none" w:sz="0" w:space="0" w:color="auto"/>
                <w:left w:val="none" w:sz="0" w:space="0" w:color="auto"/>
                <w:bottom w:val="none" w:sz="0" w:space="0" w:color="auto"/>
                <w:right w:val="none" w:sz="0" w:space="0" w:color="auto"/>
              </w:divBdr>
            </w:div>
            <w:div w:id="823280353">
              <w:marLeft w:val="0"/>
              <w:marRight w:val="0"/>
              <w:marTop w:val="0"/>
              <w:marBottom w:val="0"/>
              <w:divBdr>
                <w:top w:val="none" w:sz="0" w:space="0" w:color="auto"/>
                <w:left w:val="none" w:sz="0" w:space="0" w:color="auto"/>
                <w:bottom w:val="none" w:sz="0" w:space="0" w:color="auto"/>
                <w:right w:val="none" w:sz="0" w:space="0" w:color="auto"/>
              </w:divBdr>
            </w:div>
            <w:div w:id="1578125863">
              <w:marLeft w:val="0"/>
              <w:marRight w:val="0"/>
              <w:marTop w:val="0"/>
              <w:marBottom w:val="0"/>
              <w:divBdr>
                <w:top w:val="none" w:sz="0" w:space="0" w:color="auto"/>
                <w:left w:val="none" w:sz="0" w:space="0" w:color="auto"/>
                <w:bottom w:val="none" w:sz="0" w:space="0" w:color="auto"/>
                <w:right w:val="none" w:sz="0" w:space="0" w:color="auto"/>
              </w:divBdr>
            </w:div>
            <w:div w:id="1622031489">
              <w:marLeft w:val="0"/>
              <w:marRight w:val="0"/>
              <w:marTop w:val="0"/>
              <w:marBottom w:val="0"/>
              <w:divBdr>
                <w:top w:val="none" w:sz="0" w:space="0" w:color="auto"/>
                <w:left w:val="none" w:sz="0" w:space="0" w:color="auto"/>
                <w:bottom w:val="none" w:sz="0" w:space="0" w:color="auto"/>
                <w:right w:val="none" w:sz="0" w:space="0" w:color="auto"/>
              </w:divBdr>
            </w:div>
            <w:div w:id="900365958">
              <w:marLeft w:val="0"/>
              <w:marRight w:val="0"/>
              <w:marTop w:val="0"/>
              <w:marBottom w:val="0"/>
              <w:divBdr>
                <w:top w:val="none" w:sz="0" w:space="0" w:color="auto"/>
                <w:left w:val="none" w:sz="0" w:space="0" w:color="auto"/>
                <w:bottom w:val="none" w:sz="0" w:space="0" w:color="auto"/>
                <w:right w:val="none" w:sz="0" w:space="0" w:color="auto"/>
              </w:divBdr>
            </w:div>
            <w:div w:id="148525777">
              <w:marLeft w:val="0"/>
              <w:marRight w:val="0"/>
              <w:marTop w:val="0"/>
              <w:marBottom w:val="0"/>
              <w:divBdr>
                <w:top w:val="none" w:sz="0" w:space="0" w:color="auto"/>
                <w:left w:val="none" w:sz="0" w:space="0" w:color="auto"/>
                <w:bottom w:val="none" w:sz="0" w:space="0" w:color="auto"/>
                <w:right w:val="none" w:sz="0" w:space="0" w:color="auto"/>
              </w:divBdr>
            </w:div>
            <w:div w:id="983774298">
              <w:marLeft w:val="0"/>
              <w:marRight w:val="0"/>
              <w:marTop w:val="0"/>
              <w:marBottom w:val="0"/>
              <w:divBdr>
                <w:top w:val="none" w:sz="0" w:space="0" w:color="auto"/>
                <w:left w:val="none" w:sz="0" w:space="0" w:color="auto"/>
                <w:bottom w:val="none" w:sz="0" w:space="0" w:color="auto"/>
                <w:right w:val="none" w:sz="0" w:space="0" w:color="auto"/>
              </w:divBdr>
            </w:div>
            <w:div w:id="1951623357">
              <w:marLeft w:val="0"/>
              <w:marRight w:val="0"/>
              <w:marTop w:val="0"/>
              <w:marBottom w:val="0"/>
              <w:divBdr>
                <w:top w:val="none" w:sz="0" w:space="0" w:color="auto"/>
                <w:left w:val="none" w:sz="0" w:space="0" w:color="auto"/>
                <w:bottom w:val="none" w:sz="0" w:space="0" w:color="auto"/>
                <w:right w:val="none" w:sz="0" w:space="0" w:color="auto"/>
              </w:divBdr>
            </w:div>
            <w:div w:id="1409696060">
              <w:marLeft w:val="0"/>
              <w:marRight w:val="0"/>
              <w:marTop w:val="0"/>
              <w:marBottom w:val="0"/>
              <w:divBdr>
                <w:top w:val="none" w:sz="0" w:space="0" w:color="auto"/>
                <w:left w:val="none" w:sz="0" w:space="0" w:color="auto"/>
                <w:bottom w:val="none" w:sz="0" w:space="0" w:color="auto"/>
                <w:right w:val="none" w:sz="0" w:space="0" w:color="auto"/>
              </w:divBdr>
            </w:div>
            <w:div w:id="1025402200">
              <w:marLeft w:val="0"/>
              <w:marRight w:val="0"/>
              <w:marTop w:val="0"/>
              <w:marBottom w:val="0"/>
              <w:divBdr>
                <w:top w:val="none" w:sz="0" w:space="0" w:color="auto"/>
                <w:left w:val="none" w:sz="0" w:space="0" w:color="auto"/>
                <w:bottom w:val="none" w:sz="0" w:space="0" w:color="auto"/>
                <w:right w:val="none" w:sz="0" w:space="0" w:color="auto"/>
              </w:divBdr>
            </w:div>
            <w:div w:id="40823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18290">
      <w:bodyDiv w:val="1"/>
      <w:marLeft w:val="0"/>
      <w:marRight w:val="0"/>
      <w:marTop w:val="0"/>
      <w:marBottom w:val="0"/>
      <w:divBdr>
        <w:top w:val="none" w:sz="0" w:space="0" w:color="auto"/>
        <w:left w:val="none" w:sz="0" w:space="0" w:color="auto"/>
        <w:bottom w:val="none" w:sz="0" w:space="0" w:color="auto"/>
        <w:right w:val="none" w:sz="0" w:space="0" w:color="auto"/>
      </w:divBdr>
      <w:divsChild>
        <w:div w:id="2103840197">
          <w:marLeft w:val="0"/>
          <w:marRight w:val="0"/>
          <w:marTop w:val="0"/>
          <w:marBottom w:val="0"/>
          <w:divBdr>
            <w:top w:val="none" w:sz="0" w:space="0" w:color="auto"/>
            <w:left w:val="none" w:sz="0" w:space="0" w:color="auto"/>
            <w:bottom w:val="none" w:sz="0" w:space="0" w:color="auto"/>
            <w:right w:val="none" w:sz="0" w:space="0" w:color="auto"/>
          </w:divBdr>
          <w:divsChild>
            <w:div w:id="191793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35840">
      <w:bodyDiv w:val="1"/>
      <w:marLeft w:val="0"/>
      <w:marRight w:val="0"/>
      <w:marTop w:val="0"/>
      <w:marBottom w:val="0"/>
      <w:divBdr>
        <w:top w:val="none" w:sz="0" w:space="0" w:color="auto"/>
        <w:left w:val="none" w:sz="0" w:space="0" w:color="auto"/>
        <w:bottom w:val="none" w:sz="0" w:space="0" w:color="auto"/>
        <w:right w:val="none" w:sz="0" w:space="0" w:color="auto"/>
      </w:divBdr>
    </w:div>
    <w:div w:id="1358310124">
      <w:bodyDiv w:val="1"/>
      <w:marLeft w:val="0"/>
      <w:marRight w:val="0"/>
      <w:marTop w:val="0"/>
      <w:marBottom w:val="0"/>
      <w:divBdr>
        <w:top w:val="none" w:sz="0" w:space="0" w:color="auto"/>
        <w:left w:val="none" w:sz="0" w:space="0" w:color="auto"/>
        <w:bottom w:val="none" w:sz="0" w:space="0" w:color="auto"/>
        <w:right w:val="none" w:sz="0" w:space="0" w:color="auto"/>
      </w:divBdr>
      <w:divsChild>
        <w:div w:id="1729498725">
          <w:marLeft w:val="0"/>
          <w:marRight w:val="0"/>
          <w:marTop w:val="0"/>
          <w:marBottom w:val="0"/>
          <w:divBdr>
            <w:top w:val="none" w:sz="0" w:space="0" w:color="auto"/>
            <w:left w:val="none" w:sz="0" w:space="0" w:color="auto"/>
            <w:bottom w:val="none" w:sz="0" w:space="0" w:color="auto"/>
            <w:right w:val="none" w:sz="0" w:space="0" w:color="auto"/>
          </w:divBdr>
        </w:div>
        <w:div w:id="1391736017">
          <w:marLeft w:val="0"/>
          <w:marRight w:val="0"/>
          <w:marTop w:val="0"/>
          <w:marBottom w:val="0"/>
          <w:divBdr>
            <w:top w:val="none" w:sz="0" w:space="0" w:color="auto"/>
            <w:left w:val="none" w:sz="0" w:space="0" w:color="auto"/>
            <w:bottom w:val="none" w:sz="0" w:space="0" w:color="auto"/>
            <w:right w:val="none" w:sz="0" w:space="0" w:color="auto"/>
          </w:divBdr>
        </w:div>
        <w:div w:id="1470367525">
          <w:marLeft w:val="0"/>
          <w:marRight w:val="0"/>
          <w:marTop w:val="0"/>
          <w:marBottom w:val="0"/>
          <w:divBdr>
            <w:top w:val="none" w:sz="0" w:space="0" w:color="auto"/>
            <w:left w:val="none" w:sz="0" w:space="0" w:color="auto"/>
            <w:bottom w:val="none" w:sz="0" w:space="0" w:color="auto"/>
            <w:right w:val="none" w:sz="0" w:space="0" w:color="auto"/>
          </w:divBdr>
        </w:div>
        <w:div w:id="699822307">
          <w:marLeft w:val="0"/>
          <w:marRight w:val="0"/>
          <w:marTop w:val="0"/>
          <w:marBottom w:val="0"/>
          <w:divBdr>
            <w:top w:val="none" w:sz="0" w:space="0" w:color="auto"/>
            <w:left w:val="none" w:sz="0" w:space="0" w:color="auto"/>
            <w:bottom w:val="none" w:sz="0" w:space="0" w:color="auto"/>
            <w:right w:val="none" w:sz="0" w:space="0" w:color="auto"/>
          </w:divBdr>
        </w:div>
        <w:div w:id="1413577462">
          <w:marLeft w:val="0"/>
          <w:marRight w:val="0"/>
          <w:marTop w:val="0"/>
          <w:marBottom w:val="0"/>
          <w:divBdr>
            <w:top w:val="none" w:sz="0" w:space="0" w:color="auto"/>
            <w:left w:val="none" w:sz="0" w:space="0" w:color="auto"/>
            <w:bottom w:val="none" w:sz="0" w:space="0" w:color="auto"/>
            <w:right w:val="none" w:sz="0" w:space="0" w:color="auto"/>
          </w:divBdr>
        </w:div>
        <w:div w:id="1646007885">
          <w:marLeft w:val="0"/>
          <w:marRight w:val="0"/>
          <w:marTop w:val="0"/>
          <w:marBottom w:val="0"/>
          <w:divBdr>
            <w:top w:val="none" w:sz="0" w:space="0" w:color="auto"/>
            <w:left w:val="none" w:sz="0" w:space="0" w:color="auto"/>
            <w:bottom w:val="none" w:sz="0" w:space="0" w:color="auto"/>
            <w:right w:val="none" w:sz="0" w:space="0" w:color="auto"/>
          </w:divBdr>
        </w:div>
        <w:div w:id="239295500">
          <w:marLeft w:val="0"/>
          <w:marRight w:val="0"/>
          <w:marTop w:val="0"/>
          <w:marBottom w:val="0"/>
          <w:divBdr>
            <w:top w:val="none" w:sz="0" w:space="0" w:color="auto"/>
            <w:left w:val="none" w:sz="0" w:space="0" w:color="auto"/>
            <w:bottom w:val="none" w:sz="0" w:space="0" w:color="auto"/>
            <w:right w:val="none" w:sz="0" w:space="0" w:color="auto"/>
          </w:divBdr>
        </w:div>
        <w:div w:id="1678460587">
          <w:marLeft w:val="0"/>
          <w:marRight w:val="0"/>
          <w:marTop w:val="0"/>
          <w:marBottom w:val="0"/>
          <w:divBdr>
            <w:top w:val="none" w:sz="0" w:space="0" w:color="auto"/>
            <w:left w:val="none" w:sz="0" w:space="0" w:color="auto"/>
            <w:bottom w:val="none" w:sz="0" w:space="0" w:color="auto"/>
            <w:right w:val="none" w:sz="0" w:space="0" w:color="auto"/>
          </w:divBdr>
        </w:div>
        <w:div w:id="991447211">
          <w:marLeft w:val="0"/>
          <w:marRight w:val="0"/>
          <w:marTop w:val="0"/>
          <w:marBottom w:val="0"/>
          <w:divBdr>
            <w:top w:val="none" w:sz="0" w:space="0" w:color="auto"/>
            <w:left w:val="none" w:sz="0" w:space="0" w:color="auto"/>
            <w:bottom w:val="none" w:sz="0" w:space="0" w:color="auto"/>
            <w:right w:val="none" w:sz="0" w:space="0" w:color="auto"/>
          </w:divBdr>
        </w:div>
        <w:div w:id="1770807321">
          <w:marLeft w:val="0"/>
          <w:marRight w:val="0"/>
          <w:marTop w:val="0"/>
          <w:marBottom w:val="0"/>
          <w:divBdr>
            <w:top w:val="none" w:sz="0" w:space="0" w:color="auto"/>
            <w:left w:val="none" w:sz="0" w:space="0" w:color="auto"/>
            <w:bottom w:val="none" w:sz="0" w:space="0" w:color="auto"/>
            <w:right w:val="none" w:sz="0" w:space="0" w:color="auto"/>
          </w:divBdr>
        </w:div>
        <w:div w:id="969094441">
          <w:marLeft w:val="0"/>
          <w:marRight w:val="0"/>
          <w:marTop w:val="0"/>
          <w:marBottom w:val="0"/>
          <w:divBdr>
            <w:top w:val="none" w:sz="0" w:space="0" w:color="auto"/>
            <w:left w:val="none" w:sz="0" w:space="0" w:color="auto"/>
            <w:bottom w:val="none" w:sz="0" w:space="0" w:color="auto"/>
            <w:right w:val="none" w:sz="0" w:space="0" w:color="auto"/>
          </w:divBdr>
        </w:div>
        <w:div w:id="154685275">
          <w:marLeft w:val="0"/>
          <w:marRight w:val="0"/>
          <w:marTop w:val="0"/>
          <w:marBottom w:val="0"/>
          <w:divBdr>
            <w:top w:val="none" w:sz="0" w:space="0" w:color="auto"/>
            <w:left w:val="none" w:sz="0" w:space="0" w:color="auto"/>
            <w:bottom w:val="none" w:sz="0" w:space="0" w:color="auto"/>
            <w:right w:val="none" w:sz="0" w:space="0" w:color="auto"/>
          </w:divBdr>
        </w:div>
        <w:div w:id="1792476463">
          <w:marLeft w:val="0"/>
          <w:marRight w:val="0"/>
          <w:marTop w:val="0"/>
          <w:marBottom w:val="0"/>
          <w:divBdr>
            <w:top w:val="none" w:sz="0" w:space="0" w:color="auto"/>
            <w:left w:val="none" w:sz="0" w:space="0" w:color="auto"/>
            <w:bottom w:val="none" w:sz="0" w:space="0" w:color="auto"/>
            <w:right w:val="none" w:sz="0" w:space="0" w:color="auto"/>
          </w:divBdr>
        </w:div>
        <w:div w:id="1869560434">
          <w:marLeft w:val="0"/>
          <w:marRight w:val="0"/>
          <w:marTop w:val="0"/>
          <w:marBottom w:val="0"/>
          <w:divBdr>
            <w:top w:val="none" w:sz="0" w:space="0" w:color="auto"/>
            <w:left w:val="none" w:sz="0" w:space="0" w:color="auto"/>
            <w:bottom w:val="none" w:sz="0" w:space="0" w:color="auto"/>
            <w:right w:val="none" w:sz="0" w:space="0" w:color="auto"/>
          </w:divBdr>
        </w:div>
        <w:div w:id="1085999882">
          <w:marLeft w:val="0"/>
          <w:marRight w:val="0"/>
          <w:marTop w:val="0"/>
          <w:marBottom w:val="0"/>
          <w:divBdr>
            <w:top w:val="none" w:sz="0" w:space="0" w:color="auto"/>
            <w:left w:val="none" w:sz="0" w:space="0" w:color="auto"/>
            <w:bottom w:val="none" w:sz="0" w:space="0" w:color="auto"/>
            <w:right w:val="none" w:sz="0" w:space="0" w:color="auto"/>
          </w:divBdr>
        </w:div>
        <w:div w:id="149519890">
          <w:marLeft w:val="0"/>
          <w:marRight w:val="0"/>
          <w:marTop w:val="0"/>
          <w:marBottom w:val="0"/>
          <w:divBdr>
            <w:top w:val="none" w:sz="0" w:space="0" w:color="auto"/>
            <w:left w:val="none" w:sz="0" w:space="0" w:color="auto"/>
            <w:bottom w:val="none" w:sz="0" w:space="0" w:color="auto"/>
            <w:right w:val="none" w:sz="0" w:space="0" w:color="auto"/>
          </w:divBdr>
        </w:div>
        <w:div w:id="682559839">
          <w:marLeft w:val="0"/>
          <w:marRight w:val="0"/>
          <w:marTop w:val="0"/>
          <w:marBottom w:val="0"/>
          <w:divBdr>
            <w:top w:val="none" w:sz="0" w:space="0" w:color="auto"/>
            <w:left w:val="none" w:sz="0" w:space="0" w:color="auto"/>
            <w:bottom w:val="none" w:sz="0" w:space="0" w:color="auto"/>
            <w:right w:val="none" w:sz="0" w:space="0" w:color="auto"/>
          </w:divBdr>
        </w:div>
        <w:div w:id="2128112777">
          <w:marLeft w:val="0"/>
          <w:marRight w:val="0"/>
          <w:marTop w:val="0"/>
          <w:marBottom w:val="0"/>
          <w:divBdr>
            <w:top w:val="none" w:sz="0" w:space="0" w:color="auto"/>
            <w:left w:val="none" w:sz="0" w:space="0" w:color="auto"/>
            <w:bottom w:val="none" w:sz="0" w:space="0" w:color="auto"/>
            <w:right w:val="none" w:sz="0" w:space="0" w:color="auto"/>
          </w:divBdr>
        </w:div>
        <w:div w:id="1645429148">
          <w:marLeft w:val="0"/>
          <w:marRight w:val="0"/>
          <w:marTop w:val="0"/>
          <w:marBottom w:val="0"/>
          <w:divBdr>
            <w:top w:val="none" w:sz="0" w:space="0" w:color="auto"/>
            <w:left w:val="none" w:sz="0" w:space="0" w:color="auto"/>
            <w:bottom w:val="none" w:sz="0" w:space="0" w:color="auto"/>
            <w:right w:val="none" w:sz="0" w:space="0" w:color="auto"/>
          </w:divBdr>
        </w:div>
        <w:div w:id="598177728">
          <w:marLeft w:val="0"/>
          <w:marRight w:val="0"/>
          <w:marTop w:val="0"/>
          <w:marBottom w:val="0"/>
          <w:divBdr>
            <w:top w:val="none" w:sz="0" w:space="0" w:color="auto"/>
            <w:left w:val="none" w:sz="0" w:space="0" w:color="auto"/>
            <w:bottom w:val="none" w:sz="0" w:space="0" w:color="auto"/>
            <w:right w:val="none" w:sz="0" w:space="0" w:color="auto"/>
          </w:divBdr>
        </w:div>
        <w:div w:id="953441901">
          <w:marLeft w:val="0"/>
          <w:marRight w:val="0"/>
          <w:marTop w:val="0"/>
          <w:marBottom w:val="0"/>
          <w:divBdr>
            <w:top w:val="none" w:sz="0" w:space="0" w:color="auto"/>
            <w:left w:val="none" w:sz="0" w:space="0" w:color="auto"/>
            <w:bottom w:val="none" w:sz="0" w:space="0" w:color="auto"/>
            <w:right w:val="none" w:sz="0" w:space="0" w:color="auto"/>
          </w:divBdr>
        </w:div>
        <w:div w:id="792748385">
          <w:marLeft w:val="0"/>
          <w:marRight w:val="0"/>
          <w:marTop w:val="0"/>
          <w:marBottom w:val="0"/>
          <w:divBdr>
            <w:top w:val="none" w:sz="0" w:space="0" w:color="auto"/>
            <w:left w:val="none" w:sz="0" w:space="0" w:color="auto"/>
            <w:bottom w:val="none" w:sz="0" w:space="0" w:color="auto"/>
            <w:right w:val="none" w:sz="0" w:space="0" w:color="auto"/>
          </w:divBdr>
        </w:div>
        <w:div w:id="1732652846">
          <w:marLeft w:val="0"/>
          <w:marRight w:val="0"/>
          <w:marTop w:val="0"/>
          <w:marBottom w:val="0"/>
          <w:divBdr>
            <w:top w:val="none" w:sz="0" w:space="0" w:color="auto"/>
            <w:left w:val="none" w:sz="0" w:space="0" w:color="auto"/>
            <w:bottom w:val="none" w:sz="0" w:space="0" w:color="auto"/>
            <w:right w:val="none" w:sz="0" w:space="0" w:color="auto"/>
          </w:divBdr>
        </w:div>
        <w:div w:id="505899061">
          <w:marLeft w:val="0"/>
          <w:marRight w:val="0"/>
          <w:marTop w:val="0"/>
          <w:marBottom w:val="0"/>
          <w:divBdr>
            <w:top w:val="none" w:sz="0" w:space="0" w:color="auto"/>
            <w:left w:val="none" w:sz="0" w:space="0" w:color="auto"/>
            <w:bottom w:val="none" w:sz="0" w:space="0" w:color="auto"/>
            <w:right w:val="none" w:sz="0" w:space="0" w:color="auto"/>
          </w:divBdr>
        </w:div>
        <w:div w:id="1775444443">
          <w:marLeft w:val="0"/>
          <w:marRight w:val="0"/>
          <w:marTop w:val="0"/>
          <w:marBottom w:val="0"/>
          <w:divBdr>
            <w:top w:val="none" w:sz="0" w:space="0" w:color="auto"/>
            <w:left w:val="none" w:sz="0" w:space="0" w:color="auto"/>
            <w:bottom w:val="none" w:sz="0" w:space="0" w:color="auto"/>
            <w:right w:val="none" w:sz="0" w:space="0" w:color="auto"/>
          </w:divBdr>
        </w:div>
        <w:div w:id="1423262340">
          <w:marLeft w:val="0"/>
          <w:marRight w:val="0"/>
          <w:marTop w:val="0"/>
          <w:marBottom w:val="0"/>
          <w:divBdr>
            <w:top w:val="none" w:sz="0" w:space="0" w:color="auto"/>
            <w:left w:val="none" w:sz="0" w:space="0" w:color="auto"/>
            <w:bottom w:val="none" w:sz="0" w:space="0" w:color="auto"/>
            <w:right w:val="none" w:sz="0" w:space="0" w:color="auto"/>
          </w:divBdr>
        </w:div>
        <w:div w:id="1421027230">
          <w:marLeft w:val="0"/>
          <w:marRight w:val="0"/>
          <w:marTop w:val="0"/>
          <w:marBottom w:val="0"/>
          <w:divBdr>
            <w:top w:val="none" w:sz="0" w:space="0" w:color="auto"/>
            <w:left w:val="none" w:sz="0" w:space="0" w:color="auto"/>
            <w:bottom w:val="none" w:sz="0" w:space="0" w:color="auto"/>
            <w:right w:val="none" w:sz="0" w:space="0" w:color="auto"/>
          </w:divBdr>
        </w:div>
        <w:div w:id="1644189647">
          <w:marLeft w:val="0"/>
          <w:marRight w:val="0"/>
          <w:marTop w:val="0"/>
          <w:marBottom w:val="0"/>
          <w:divBdr>
            <w:top w:val="none" w:sz="0" w:space="0" w:color="auto"/>
            <w:left w:val="none" w:sz="0" w:space="0" w:color="auto"/>
            <w:bottom w:val="none" w:sz="0" w:space="0" w:color="auto"/>
            <w:right w:val="none" w:sz="0" w:space="0" w:color="auto"/>
          </w:divBdr>
        </w:div>
        <w:div w:id="797842261">
          <w:marLeft w:val="0"/>
          <w:marRight w:val="0"/>
          <w:marTop w:val="0"/>
          <w:marBottom w:val="0"/>
          <w:divBdr>
            <w:top w:val="none" w:sz="0" w:space="0" w:color="auto"/>
            <w:left w:val="none" w:sz="0" w:space="0" w:color="auto"/>
            <w:bottom w:val="none" w:sz="0" w:space="0" w:color="auto"/>
            <w:right w:val="none" w:sz="0" w:space="0" w:color="auto"/>
          </w:divBdr>
        </w:div>
        <w:div w:id="602878450">
          <w:marLeft w:val="0"/>
          <w:marRight w:val="0"/>
          <w:marTop w:val="0"/>
          <w:marBottom w:val="0"/>
          <w:divBdr>
            <w:top w:val="none" w:sz="0" w:space="0" w:color="auto"/>
            <w:left w:val="none" w:sz="0" w:space="0" w:color="auto"/>
            <w:bottom w:val="none" w:sz="0" w:space="0" w:color="auto"/>
            <w:right w:val="none" w:sz="0" w:space="0" w:color="auto"/>
          </w:divBdr>
        </w:div>
        <w:div w:id="773749637">
          <w:marLeft w:val="0"/>
          <w:marRight w:val="0"/>
          <w:marTop w:val="0"/>
          <w:marBottom w:val="0"/>
          <w:divBdr>
            <w:top w:val="none" w:sz="0" w:space="0" w:color="auto"/>
            <w:left w:val="none" w:sz="0" w:space="0" w:color="auto"/>
            <w:bottom w:val="none" w:sz="0" w:space="0" w:color="auto"/>
            <w:right w:val="none" w:sz="0" w:space="0" w:color="auto"/>
          </w:divBdr>
        </w:div>
        <w:div w:id="1382172446">
          <w:marLeft w:val="0"/>
          <w:marRight w:val="0"/>
          <w:marTop w:val="0"/>
          <w:marBottom w:val="0"/>
          <w:divBdr>
            <w:top w:val="none" w:sz="0" w:space="0" w:color="auto"/>
            <w:left w:val="none" w:sz="0" w:space="0" w:color="auto"/>
            <w:bottom w:val="none" w:sz="0" w:space="0" w:color="auto"/>
            <w:right w:val="none" w:sz="0" w:space="0" w:color="auto"/>
          </w:divBdr>
        </w:div>
        <w:div w:id="1670399164">
          <w:marLeft w:val="0"/>
          <w:marRight w:val="0"/>
          <w:marTop w:val="0"/>
          <w:marBottom w:val="0"/>
          <w:divBdr>
            <w:top w:val="none" w:sz="0" w:space="0" w:color="auto"/>
            <w:left w:val="none" w:sz="0" w:space="0" w:color="auto"/>
            <w:bottom w:val="none" w:sz="0" w:space="0" w:color="auto"/>
            <w:right w:val="none" w:sz="0" w:space="0" w:color="auto"/>
          </w:divBdr>
        </w:div>
        <w:div w:id="1972707446">
          <w:marLeft w:val="0"/>
          <w:marRight w:val="0"/>
          <w:marTop w:val="0"/>
          <w:marBottom w:val="0"/>
          <w:divBdr>
            <w:top w:val="none" w:sz="0" w:space="0" w:color="auto"/>
            <w:left w:val="none" w:sz="0" w:space="0" w:color="auto"/>
            <w:bottom w:val="none" w:sz="0" w:space="0" w:color="auto"/>
            <w:right w:val="none" w:sz="0" w:space="0" w:color="auto"/>
          </w:divBdr>
        </w:div>
        <w:div w:id="1541867739">
          <w:marLeft w:val="0"/>
          <w:marRight w:val="0"/>
          <w:marTop w:val="0"/>
          <w:marBottom w:val="0"/>
          <w:divBdr>
            <w:top w:val="none" w:sz="0" w:space="0" w:color="auto"/>
            <w:left w:val="none" w:sz="0" w:space="0" w:color="auto"/>
            <w:bottom w:val="none" w:sz="0" w:space="0" w:color="auto"/>
            <w:right w:val="none" w:sz="0" w:space="0" w:color="auto"/>
          </w:divBdr>
        </w:div>
        <w:div w:id="1300264037">
          <w:marLeft w:val="0"/>
          <w:marRight w:val="0"/>
          <w:marTop w:val="0"/>
          <w:marBottom w:val="0"/>
          <w:divBdr>
            <w:top w:val="none" w:sz="0" w:space="0" w:color="auto"/>
            <w:left w:val="none" w:sz="0" w:space="0" w:color="auto"/>
            <w:bottom w:val="none" w:sz="0" w:space="0" w:color="auto"/>
            <w:right w:val="none" w:sz="0" w:space="0" w:color="auto"/>
          </w:divBdr>
        </w:div>
        <w:div w:id="2078550295">
          <w:marLeft w:val="0"/>
          <w:marRight w:val="0"/>
          <w:marTop w:val="0"/>
          <w:marBottom w:val="0"/>
          <w:divBdr>
            <w:top w:val="none" w:sz="0" w:space="0" w:color="auto"/>
            <w:left w:val="none" w:sz="0" w:space="0" w:color="auto"/>
            <w:bottom w:val="none" w:sz="0" w:space="0" w:color="auto"/>
            <w:right w:val="none" w:sz="0" w:space="0" w:color="auto"/>
          </w:divBdr>
        </w:div>
        <w:div w:id="2048992889">
          <w:marLeft w:val="0"/>
          <w:marRight w:val="0"/>
          <w:marTop w:val="0"/>
          <w:marBottom w:val="0"/>
          <w:divBdr>
            <w:top w:val="none" w:sz="0" w:space="0" w:color="auto"/>
            <w:left w:val="none" w:sz="0" w:space="0" w:color="auto"/>
            <w:bottom w:val="none" w:sz="0" w:space="0" w:color="auto"/>
            <w:right w:val="none" w:sz="0" w:space="0" w:color="auto"/>
          </w:divBdr>
        </w:div>
        <w:div w:id="92172962">
          <w:marLeft w:val="0"/>
          <w:marRight w:val="0"/>
          <w:marTop w:val="0"/>
          <w:marBottom w:val="0"/>
          <w:divBdr>
            <w:top w:val="none" w:sz="0" w:space="0" w:color="auto"/>
            <w:left w:val="none" w:sz="0" w:space="0" w:color="auto"/>
            <w:bottom w:val="none" w:sz="0" w:space="0" w:color="auto"/>
            <w:right w:val="none" w:sz="0" w:space="0" w:color="auto"/>
          </w:divBdr>
        </w:div>
        <w:div w:id="1635141802">
          <w:marLeft w:val="0"/>
          <w:marRight w:val="0"/>
          <w:marTop w:val="0"/>
          <w:marBottom w:val="0"/>
          <w:divBdr>
            <w:top w:val="none" w:sz="0" w:space="0" w:color="auto"/>
            <w:left w:val="none" w:sz="0" w:space="0" w:color="auto"/>
            <w:bottom w:val="none" w:sz="0" w:space="0" w:color="auto"/>
            <w:right w:val="none" w:sz="0" w:space="0" w:color="auto"/>
          </w:divBdr>
        </w:div>
        <w:div w:id="1108352348">
          <w:marLeft w:val="0"/>
          <w:marRight w:val="0"/>
          <w:marTop w:val="0"/>
          <w:marBottom w:val="0"/>
          <w:divBdr>
            <w:top w:val="none" w:sz="0" w:space="0" w:color="auto"/>
            <w:left w:val="none" w:sz="0" w:space="0" w:color="auto"/>
            <w:bottom w:val="none" w:sz="0" w:space="0" w:color="auto"/>
            <w:right w:val="none" w:sz="0" w:space="0" w:color="auto"/>
          </w:divBdr>
        </w:div>
        <w:div w:id="1818716378">
          <w:marLeft w:val="0"/>
          <w:marRight w:val="0"/>
          <w:marTop w:val="0"/>
          <w:marBottom w:val="0"/>
          <w:divBdr>
            <w:top w:val="none" w:sz="0" w:space="0" w:color="auto"/>
            <w:left w:val="none" w:sz="0" w:space="0" w:color="auto"/>
            <w:bottom w:val="none" w:sz="0" w:space="0" w:color="auto"/>
            <w:right w:val="none" w:sz="0" w:space="0" w:color="auto"/>
          </w:divBdr>
        </w:div>
        <w:div w:id="312176860">
          <w:marLeft w:val="0"/>
          <w:marRight w:val="0"/>
          <w:marTop w:val="0"/>
          <w:marBottom w:val="0"/>
          <w:divBdr>
            <w:top w:val="none" w:sz="0" w:space="0" w:color="auto"/>
            <w:left w:val="none" w:sz="0" w:space="0" w:color="auto"/>
            <w:bottom w:val="none" w:sz="0" w:space="0" w:color="auto"/>
            <w:right w:val="none" w:sz="0" w:space="0" w:color="auto"/>
          </w:divBdr>
        </w:div>
      </w:divsChild>
    </w:div>
    <w:div w:id="1416508898">
      <w:bodyDiv w:val="1"/>
      <w:marLeft w:val="0"/>
      <w:marRight w:val="0"/>
      <w:marTop w:val="0"/>
      <w:marBottom w:val="0"/>
      <w:divBdr>
        <w:top w:val="none" w:sz="0" w:space="0" w:color="auto"/>
        <w:left w:val="none" w:sz="0" w:space="0" w:color="auto"/>
        <w:bottom w:val="none" w:sz="0" w:space="0" w:color="auto"/>
        <w:right w:val="none" w:sz="0" w:space="0" w:color="auto"/>
      </w:divBdr>
    </w:div>
    <w:div w:id="1447044474">
      <w:bodyDiv w:val="1"/>
      <w:marLeft w:val="0"/>
      <w:marRight w:val="0"/>
      <w:marTop w:val="0"/>
      <w:marBottom w:val="0"/>
      <w:divBdr>
        <w:top w:val="none" w:sz="0" w:space="0" w:color="auto"/>
        <w:left w:val="none" w:sz="0" w:space="0" w:color="auto"/>
        <w:bottom w:val="none" w:sz="0" w:space="0" w:color="auto"/>
        <w:right w:val="none" w:sz="0" w:space="0" w:color="auto"/>
      </w:divBdr>
      <w:divsChild>
        <w:div w:id="360663718">
          <w:marLeft w:val="0"/>
          <w:marRight w:val="0"/>
          <w:marTop w:val="0"/>
          <w:marBottom w:val="0"/>
          <w:divBdr>
            <w:top w:val="none" w:sz="0" w:space="0" w:color="auto"/>
            <w:left w:val="none" w:sz="0" w:space="0" w:color="auto"/>
            <w:bottom w:val="none" w:sz="0" w:space="0" w:color="auto"/>
            <w:right w:val="none" w:sz="0" w:space="0" w:color="auto"/>
          </w:divBdr>
          <w:divsChild>
            <w:div w:id="193851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6653">
      <w:bodyDiv w:val="1"/>
      <w:marLeft w:val="0"/>
      <w:marRight w:val="0"/>
      <w:marTop w:val="0"/>
      <w:marBottom w:val="0"/>
      <w:divBdr>
        <w:top w:val="none" w:sz="0" w:space="0" w:color="auto"/>
        <w:left w:val="none" w:sz="0" w:space="0" w:color="auto"/>
        <w:bottom w:val="none" w:sz="0" w:space="0" w:color="auto"/>
        <w:right w:val="none" w:sz="0" w:space="0" w:color="auto"/>
      </w:divBdr>
    </w:div>
    <w:div w:id="1457870386">
      <w:bodyDiv w:val="1"/>
      <w:marLeft w:val="0"/>
      <w:marRight w:val="0"/>
      <w:marTop w:val="0"/>
      <w:marBottom w:val="0"/>
      <w:divBdr>
        <w:top w:val="none" w:sz="0" w:space="0" w:color="auto"/>
        <w:left w:val="none" w:sz="0" w:space="0" w:color="auto"/>
        <w:bottom w:val="none" w:sz="0" w:space="0" w:color="auto"/>
        <w:right w:val="none" w:sz="0" w:space="0" w:color="auto"/>
      </w:divBdr>
    </w:div>
    <w:div w:id="1461460559">
      <w:bodyDiv w:val="1"/>
      <w:marLeft w:val="0"/>
      <w:marRight w:val="0"/>
      <w:marTop w:val="0"/>
      <w:marBottom w:val="0"/>
      <w:divBdr>
        <w:top w:val="none" w:sz="0" w:space="0" w:color="auto"/>
        <w:left w:val="none" w:sz="0" w:space="0" w:color="auto"/>
        <w:bottom w:val="none" w:sz="0" w:space="0" w:color="auto"/>
        <w:right w:val="none" w:sz="0" w:space="0" w:color="auto"/>
      </w:divBdr>
    </w:div>
    <w:div w:id="1487160979">
      <w:bodyDiv w:val="1"/>
      <w:marLeft w:val="0"/>
      <w:marRight w:val="0"/>
      <w:marTop w:val="0"/>
      <w:marBottom w:val="0"/>
      <w:divBdr>
        <w:top w:val="none" w:sz="0" w:space="0" w:color="auto"/>
        <w:left w:val="none" w:sz="0" w:space="0" w:color="auto"/>
        <w:bottom w:val="none" w:sz="0" w:space="0" w:color="auto"/>
        <w:right w:val="none" w:sz="0" w:space="0" w:color="auto"/>
      </w:divBdr>
    </w:div>
    <w:div w:id="1498381135">
      <w:bodyDiv w:val="1"/>
      <w:marLeft w:val="0"/>
      <w:marRight w:val="0"/>
      <w:marTop w:val="0"/>
      <w:marBottom w:val="0"/>
      <w:divBdr>
        <w:top w:val="none" w:sz="0" w:space="0" w:color="auto"/>
        <w:left w:val="none" w:sz="0" w:space="0" w:color="auto"/>
        <w:bottom w:val="none" w:sz="0" w:space="0" w:color="auto"/>
        <w:right w:val="none" w:sz="0" w:space="0" w:color="auto"/>
      </w:divBdr>
    </w:div>
    <w:div w:id="1506702851">
      <w:bodyDiv w:val="1"/>
      <w:marLeft w:val="0"/>
      <w:marRight w:val="0"/>
      <w:marTop w:val="0"/>
      <w:marBottom w:val="0"/>
      <w:divBdr>
        <w:top w:val="none" w:sz="0" w:space="0" w:color="auto"/>
        <w:left w:val="none" w:sz="0" w:space="0" w:color="auto"/>
        <w:bottom w:val="none" w:sz="0" w:space="0" w:color="auto"/>
        <w:right w:val="none" w:sz="0" w:space="0" w:color="auto"/>
      </w:divBdr>
    </w:div>
    <w:div w:id="1545481762">
      <w:bodyDiv w:val="1"/>
      <w:marLeft w:val="0"/>
      <w:marRight w:val="0"/>
      <w:marTop w:val="0"/>
      <w:marBottom w:val="0"/>
      <w:divBdr>
        <w:top w:val="none" w:sz="0" w:space="0" w:color="auto"/>
        <w:left w:val="none" w:sz="0" w:space="0" w:color="auto"/>
        <w:bottom w:val="none" w:sz="0" w:space="0" w:color="auto"/>
        <w:right w:val="none" w:sz="0" w:space="0" w:color="auto"/>
      </w:divBdr>
    </w:div>
    <w:div w:id="1559319539">
      <w:bodyDiv w:val="1"/>
      <w:marLeft w:val="0"/>
      <w:marRight w:val="0"/>
      <w:marTop w:val="0"/>
      <w:marBottom w:val="0"/>
      <w:divBdr>
        <w:top w:val="none" w:sz="0" w:space="0" w:color="auto"/>
        <w:left w:val="none" w:sz="0" w:space="0" w:color="auto"/>
        <w:bottom w:val="none" w:sz="0" w:space="0" w:color="auto"/>
        <w:right w:val="none" w:sz="0" w:space="0" w:color="auto"/>
      </w:divBdr>
    </w:div>
    <w:div w:id="1566721941">
      <w:bodyDiv w:val="1"/>
      <w:marLeft w:val="0"/>
      <w:marRight w:val="0"/>
      <w:marTop w:val="0"/>
      <w:marBottom w:val="0"/>
      <w:divBdr>
        <w:top w:val="none" w:sz="0" w:space="0" w:color="auto"/>
        <w:left w:val="none" w:sz="0" w:space="0" w:color="auto"/>
        <w:bottom w:val="none" w:sz="0" w:space="0" w:color="auto"/>
        <w:right w:val="none" w:sz="0" w:space="0" w:color="auto"/>
      </w:divBdr>
      <w:divsChild>
        <w:div w:id="844130998">
          <w:marLeft w:val="0"/>
          <w:marRight w:val="0"/>
          <w:marTop w:val="0"/>
          <w:marBottom w:val="0"/>
          <w:divBdr>
            <w:top w:val="none" w:sz="0" w:space="0" w:color="auto"/>
            <w:left w:val="none" w:sz="0" w:space="0" w:color="auto"/>
            <w:bottom w:val="none" w:sz="0" w:space="0" w:color="auto"/>
            <w:right w:val="none" w:sz="0" w:space="0" w:color="auto"/>
          </w:divBdr>
          <w:divsChild>
            <w:div w:id="561524090">
              <w:marLeft w:val="0"/>
              <w:marRight w:val="0"/>
              <w:marTop w:val="0"/>
              <w:marBottom w:val="0"/>
              <w:divBdr>
                <w:top w:val="none" w:sz="0" w:space="0" w:color="auto"/>
                <w:left w:val="none" w:sz="0" w:space="0" w:color="auto"/>
                <w:bottom w:val="none" w:sz="0" w:space="0" w:color="auto"/>
                <w:right w:val="none" w:sz="0" w:space="0" w:color="auto"/>
              </w:divBdr>
              <w:divsChild>
                <w:div w:id="1521047906">
                  <w:marLeft w:val="0"/>
                  <w:marRight w:val="0"/>
                  <w:marTop w:val="0"/>
                  <w:marBottom w:val="0"/>
                  <w:divBdr>
                    <w:top w:val="none" w:sz="0" w:space="0" w:color="auto"/>
                    <w:left w:val="none" w:sz="0" w:space="0" w:color="auto"/>
                    <w:bottom w:val="none" w:sz="0" w:space="0" w:color="auto"/>
                    <w:right w:val="none" w:sz="0" w:space="0" w:color="auto"/>
                  </w:divBdr>
                  <w:divsChild>
                    <w:div w:id="614096638">
                      <w:marLeft w:val="0"/>
                      <w:marRight w:val="0"/>
                      <w:marTop w:val="0"/>
                      <w:marBottom w:val="0"/>
                      <w:divBdr>
                        <w:top w:val="none" w:sz="0" w:space="0" w:color="auto"/>
                        <w:left w:val="none" w:sz="0" w:space="0" w:color="auto"/>
                        <w:bottom w:val="none" w:sz="0" w:space="0" w:color="auto"/>
                        <w:right w:val="none" w:sz="0" w:space="0" w:color="auto"/>
                      </w:divBdr>
                      <w:divsChild>
                        <w:div w:id="1938322574">
                          <w:marLeft w:val="0"/>
                          <w:marRight w:val="0"/>
                          <w:marTop w:val="0"/>
                          <w:marBottom w:val="0"/>
                          <w:divBdr>
                            <w:top w:val="none" w:sz="0" w:space="0" w:color="auto"/>
                            <w:left w:val="none" w:sz="0" w:space="0" w:color="auto"/>
                            <w:bottom w:val="none" w:sz="0" w:space="0" w:color="auto"/>
                            <w:right w:val="none" w:sz="0" w:space="0" w:color="auto"/>
                          </w:divBdr>
                          <w:divsChild>
                            <w:div w:id="12056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146135">
      <w:bodyDiv w:val="1"/>
      <w:marLeft w:val="0"/>
      <w:marRight w:val="0"/>
      <w:marTop w:val="0"/>
      <w:marBottom w:val="0"/>
      <w:divBdr>
        <w:top w:val="none" w:sz="0" w:space="0" w:color="auto"/>
        <w:left w:val="none" w:sz="0" w:space="0" w:color="auto"/>
        <w:bottom w:val="none" w:sz="0" w:space="0" w:color="auto"/>
        <w:right w:val="none" w:sz="0" w:space="0" w:color="auto"/>
      </w:divBdr>
    </w:div>
    <w:div w:id="1583104537">
      <w:bodyDiv w:val="1"/>
      <w:marLeft w:val="0"/>
      <w:marRight w:val="0"/>
      <w:marTop w:val="0"/>
      <w:marBottom w:val="0"/>
      <w:divBdr>
        <w:top w:val="none" w:sz="0" w:space="0" w:color="auto"/>
        <w:left w:val="none" w:sz="0" w:space="0" w:color="auto"/>
        <w:bottom w:val="none" w:sz="0" w:space="0" w:color="auto"/>
        <w:right w:val="none" w:sz="0" w:space="0" w:color="auto"/>
      </w:divBdr>
    </w:div>
    <w:div w:id="1587230535">
      <w:bodyDiv w:val="1"/>
      <w:marLeft w:val="0"/>
      <w:marRight w:val="0"/>
      <w:marTop w:val="0"/>
      <w:marBottom w:val="0"/>
      <w:divBdr>
        <w:top w:val="none" w:sz="0" w:space="0" w:color="auto"/>
        <w:left w:val="none" w:sz="0" w:space="0" w:color="auto"/>
        <w:bottom w:val="none" w:sz="0" w:space="0" w:color="auto"/>
        <w:right w:val="none" w:sz="0" w:space="0" w:color="auto"/>
      </w:divBdr>
    </w:div>
    <w:div w:id="1611400421">
      <w:bodyDiv w:val="1"/>
      <w:marLeft w:val="0"/>
      <w:marRight w:val="0"/>
      <w:marTop w:val="0"/>
      <w:marBottom w:val="0"/>
      <w:divBdr>
        <w:top w:val="none" w:sz="0" w:space="0" w:color="auto"/>
        <w:left w:val="none" w:sz="0" w:space="0" w:color="auto"/>
        <w:bottom w:val="none" w:sz="0" w:space="0" w:color="auto"/>
        <w:right w:val="none" w:sz="0" w:space="0" w:color="auto"/>
      </w:divBdr>
    </w:div>
    <w:div w:id="1619295192">
      <w:bodyDiv w:val="1"/>
      <w:marLeft w:val="0"/>
      <w:marRight w:val="0"/>
      <w:marTop w:val="0"/>
      <w:marBottom w:val="0"/>
      <w:divBdr>
        <w:top w:val="none" w:sz="0" w:space="0" w:color="auto"/>
        <w:left w:val="none" w:sz="0" w:space="0" w:color="auto"/>
        <w:bottom w:val="none" w:sz="0" w:space="0" w:color="auto"/>
        <w:right w:val="none" w:sz="0" w:space="0" w:color="auto"/>
      </w:divBdr>
    </w:div>
    <w:div w:id="1623462903">
      <w:bodyDiv w:val="1"/>
      <w:marLeft w:val="0"/>
      <w:marRight w:val="0"/>
      <w:marTop w:val="0"/>
      <w:marBottom w:val="0"/>
      <w:divBdr>
        <w:top w:val="none" w:sz="0" w:space="0" w:color="auto"/>
        <w:left w:val="none" w:sz="0" w:space="0" w:color="auto"/>
        <w:bottom w:val="none" w:sz="0" w:space="0" w:color="auto"/>
        <w:right w:val="none" w:sz="0" w:space="0" w:color="auto"/>
      </w:divBdr>
    </w:div>
    <w:div w:id="1630890042">
      <w:bodyDiv w:val="1"/>
      <w:marLeft w:val="0"/>
      <w:marRight w:val="0"/>
      <w:marTop w:val="0"/>
      <w:marBottom w:val="0"/>
      <w:divBdr>
        <w:top w:val="none" w:sz="0" w:space="0" w:color="auto"/>
        <w:left w:val="none" w:sz="0" w:space="0" w:color="auto"/>
        <w:bottom w:val="none" w:sz="0" w:space="0" w:color="auto"/>
        <w:right w:val="none" w:sz="0" w:space="0" w:color="auto"/>
      </w:divBdr>
    </w:div>
    <w:div w:id="1638991240">
      <w:bodyDiv w:val="1"/>
      <w:marLeft w:val="0"/>
      <w:marRight w:val="0"/>
      <w:marTop w:val="0"/>
      <w:marBottom w:val="0"/>
      <w:divBdr>
        <w:top w:val="none" w:sz="0" w:space="0" w:color="auto"/>
        <w:left w:val="none" w:sz="0" w:space="0" w:color="auto"/>
        <w:bottom w:val="none" w:sz="0" w:space="0" w:color="auto"/>
        <w:right w:val="none" w:sz="0" w:space="0" w:color="auto"/>
      </w:divBdr>
      <w:divsChild>
        <w:div w:id="1260723274">
          <w:marLeft w:val="0"/>
          <w:marRight w:val="0"/>
          <w:marTop w:val="0"/>
          <w:marBottom w:val="0"/>
          <w:divBdr>
            <w:top w:val="none" w:sz="0" w:space="0" w:color="auto"/>
            <w:left w:val="none" w:sz="0" w:space="0" w:color="auto"/>
            <w:bottom w:val="none" w:sz="0" w:space="0" w:color="auto"/>
            <w:right w:val="none" w:sz="0" w:space="0" w:color="auto"/>
          </w:divBdr>
          <w:divsChild>
            <w:div w:id="471797508">
              <w:marLeft w:val="0"/>
              <w:marRight w:val="0"/>
              <w:marTop w:val="0"/>
              <w:marBottom w:val="0"/>
              <w:divBdr>
                <w:top w:val="none" w:sz="0" w:space="0" w:color="auto"/>
                <w:left w:val="none" w:sz="0" w:space="0" w:color="auto"/>
                <w:bottom w:val="none" w:sz="0" w:space="0" w:color="auto"/>
                <w:right w:val="none" w:sz="0" w:space="0" w:color="auto"/>
              </w:divBdr>
            </w:div>
            <w:div w:id="153956608">
              <w:marLeft w:val="0"/>
              <w:marRight w:val="0"/>
              <w:marTop w:val="0"/>
              <w:marBottom w:val="0"/>
              <w:divBdr>
                <w:top w:val="none" w:sz="0" w:space="0" w:color="auto"/>
                <w:left w:val="none" w:sz="0" w:space="0" w:color="auto"/>
                <w:bottom w:val="none" w:sz="0" w:space="0" w:color="auto"/>
                <w:right w:val="none" w:sz="0" w:space="0" w:color="auto"/>
              </w:divBdr>
            </w:div>
            <w:div w:id="1924945280">
              <w:marLeft w:val="0"/>
              <w:marRight w:val="0"/>
              <w:marTop w:val="0"/>
              <w:marBottom w:val="0"/>
              <w:divBdr>
                <w:top w:val="none" w:sz="0" w:space="0" w:color="auto"/>
                <w:left w:val="none" w:sz="0" w:space="0" w:color="auto"/>
                <w:bottom w:val="none" w:sz="0" w:space="0" w:color="auto"/>
                <w:right w:val="none" w:sz="0" w:space="0" w:color="auto"/>
              </w:divBdr>
            </w:div>
            <w:div w:id="722951280">
              <w:marLeft w:val="0"/>
              <w:marRight w:val="0"/>
              <w:marTop w:val="0"/>
              <w:marBottom w:val="0"/>
              <w:divBdr>
                <w:top w:val="none" w:sz="0" w:space="0" w:color="auto"/>
                <w:left w:val="none" w:sz="0" w:space="0" w:color="auto"/>
                <w:bottom w:val="none" w:sz="0" w:space="0" w:color="auto"/>
                <w:right w:val="none" w:sz="0" w:space="0" w:color="auto"/>
              </w:divBdr>
            </w:div>
            <w:div w:id="1668829496">
              <w:marLeft w:val="0"/>
              <w:marRight w:val="0"/>
              <w:marTop w:val="0"/>
              <w:marBottom w:val="0"/>
              <w:divBdr>
                <w:top w:val="none" w:sz="0" w:space="0" w:color="auto"/>
                <w:left w:val="none" w:sz="0" w:space="0" w:color="auto"/>
                <w:bottom w:val="none" w:sz="0" w:space="0" w:color="auto"/>
                <w:right w:val="none" w:sz="0" w:space="0" w:color="auto"/>
              </w:divBdr>
            </w:div>
            <w:div w:id="38090270">
              <w:marLeft w:val="0"/>
              <w:marRight w:val="0"/>
              <w:marTop w:val="0"/>
              <w:marBottom w:val="0"/>
              <w:divBdr>
                <w:top w:val="none" w:sz="0" w:space="0" w:color="auto"/>
                <w:left w:val="none" w:sz="0" w:space="0" w:color="auto"/>
                <w:bottom w:val="none" w:sz="0" w:space="0" w:color="auto"/>
                <w:right w:val="none" w:sz="0" w:space="0" w:color="auto"/>
              </w:divBdr>
            </w:div>
            <w:div w:id="1156916950">
              <w:marLeft w:val="0"/>
              <w:marRight w:val="0"/>
              <w:marTop w:val="0"/>
              <w:marBottom w:val="0"/>
              <w:divBdr>
                <w:top w:val="none" w:sz="0" w:space="0" w:color="auto"/>
                <w:left w:val="none" w:sz="0" w:space="0" w:color="auto"/>
                <w:bottom w:val="none" w:sz="0" w:space="0" w:color="auto"/>
                <w:right w:val="none" w:sz="0" w:space="0" w:color="auto"/>
              </w:divBdr>
            </w:div>
            <w:div w:id="17855006">
              <w:marLeft w:val="0"/>
              <w:marRight w:val="0"/>
              <w:marTop w:val="0"/>
              <w:marBottom w:val="0"/>
              <w:divBdr>
                <w:top w:val="none" w:sz="0" w:space="0" w:color="auto"/>
                <w:left w:val="none" w:sz="0" w:space="0" w:color="auto"/>
                <w:bottom w:val="none" w:sz="0" w:space="0" w:color="auto"/>
                <w:right w:val="none" w:sz="0" w:space="0" w:color="auto"/>
              </w:divBdr>
            </w:div>
            <w:div w:id="61590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2180">
      <w:bodyDiv w:val="1"/>
      <w:marLeft w:val="0"/>
      <w:marRight w:val="0"/>
      <w:marTop w:val="0"/>
      <w:marBottom w:val="0"/>
      <w:divBdr>
        <w:top w:val="none" w:sz="0" w:space="0" w:color="auto"/>
        <w:left w:val="none" w:sz="0" w:space="0" w:color="auto"/>
        <w:bottom w:val="none" w:sz="0" w:space="0" w:color="auto"/>
        <w:right w:val="none" w:sz="0" w:space="0" w:color="auto"/>
      </w:divBdr>
      <w:divsChild>
        <w:div w:id="1541017273">
          <w:marLeft w:val="0"/>
          <w:marRight w:val="0"/>
          <w:marTop w:val="0"/>
          <w:marBottom w:val="0"/>
          <w:divBdr>
            <w:top w:val="none" w:sz="0" w:space="0" w:color="auto"/>
            <w:left w:val="none" w:sz="0" w:space="0" w:color="auto"/>
            <w:bottom w:val="none" w:sz="0" w:space="0" w:color="auto"/>
            <w:right w:val="none" w:sz="0" w:space="0" w:color="auto"/>
          </w:divBdr>
          <w:divsChild>
            <w:div w:id="1140196600">
              <w:marLeft w:val="0"/>
              <w:marRight w:val="0"/>
              <w:marTop w:val="0"/>
              <w:marBottom w:val="0"/>
              <w:divBdr>
                <w:top w:val="none" w:sz="0" w:space="0" w:color="auto"/>
                <w:left w:val="none" w:sz="0" w:space="0" w:color="auto"/>
                <w:bottom w:val="none" w:sz="0" w:space="0" w:color="auto"/>
                <w:right w:val="none" w:sz="0" w:space="0" w:color="auto"/>
              </w:divBdr>
            </w:div>
            <w:div w:id="801465133">
              <w:marLeft w:val="0"/>
              <w:marRight w:val="0"/>
              <w:marTop w:val="0"/>
              <w:marBottom w:val="0"/>
              <w:divBdr>
                <w:top w:val="none" w:sz="0" w:space="0" w:color="auto"/>
                <w:left w:val="none" w:sz="0" w:space="0" w:color="auto"/>
                <w:bottom w:val="none" w:sz="0" w:space="0" w:color="auto"/>
                <w:right w:val="none" w:sz="0" w:space="0" w:color="auto"/>
              </w:divBdr>
            </w:div>
            <w:div w:id="1259950600">
              <w:marLeft w:val="0"/>
              <w:marRight w:val="0"/>
              <w:marTop w:val="0"/>
              <w:marBottom w:val="0"/>
              <w:divBdr>
                <w:top w:val="none" w:sz="0" w:space="0" w:color="auto"/>
                <w:left w:val="none" w:sz="0" w:space="0" w:color="auto"/>
                <w:bottom w:val="none" w:sz="0" w:space="0" w:color="auto"/>
                <w:right w:val="none" w:sz="0" w:space="0" w:color="auto"/>
              </w:divBdr>
            </w:div>
            <w:div w:id="3881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09379">
      <w:bodyDiv w:val="1"/>
      <w:marLeft w:val="0"/>
      <w:marRight w:val="0"/>
      <w:marTop w:val="0"/>
      <w:marBottom w:val="0"/>
      <w:divBdr>
        <w:top w:val="none" w:sz="0" w:space="0" w:color="auto"/>
        <w:left w:val="none" w:sz="0" w:space="0" w:color="auto"/>
        <w:bottom w:val="none" w:sz="0" w:space="0" w:color="auto"/>
        <w:right w:val="none" w:sz="0" w:space="0" w:color="auto"/>
      </w:divBdr>
    </w:div>
    <w:div w:id="1683051670">
      <w:bodyDiv w:val="1"/>
      <w:marLeft w:val="0"/>
      <w:marRight w:val="0"/>
      <w:marTop w:val="0"/>
      <w:marBottom w:val="0"/>
      <w:divBdr>
        <w:top w:val="none" w:sz="0" w:space="0" w:color="auto"/>
        <w:left w:val="none" w:sz="0" w:space="0" w:color="auto"/>
        <w:bottom w:val="none" w:sz="0" w:space="0" w:color="auto"/>
        <w:right w:val="none" w:sz="0" w:space="0" w:color="auto"/>
      </w:divBdr>
    </w:div>
    <w:div w:id="1701932287">
      <w:bodyDiv w:val="1"/>
      <w:marLeft w:val="0"/>
      <w:marRight w:val="0"/>
      <w:marTop w:val="0"/>
      <w:marBottom w:val="0"/>
      <w:divBdr>
        <w:top w:val="none" w:sz="0" w:space="0" w:color="auto"/>
        <w:left w:val="none" w:sz="0" w:space="0" w:color="auto"/>
        <w:bottom w:val="none" w:sz="0" w:space="0" w:color="auto"/>
        <w:right w:val="none" w:sz="0" w:space="0" w:color="auto"/>
      </w:divBdr>
      <w:divsChild>
        <w:div w:id="616375658">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57252546">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17506783">
      <w:bodyDiv w:val="1"/>
      <w:marLeft w:val="0"/>
      <w:marRight w:val="0"/>
      <w:marTop w:val="0"/>
      <w:marBottom w:val="0"/>
      <w:divBdr>
        <w:top w:val="none" w:sz="0" w:space="0" w:color="auto"/>
        <w:left w:val="none" w:sz="0" w:space="0" w:color="auto"/>
        <w:bottom w:val="none" w:sz="0" w:space="0" w:color="auto"/>
        <w:right w:val="none" w:sz="0" w:space="0" w:color="auto"/>
      </w:divBdr>
      <w:divsChild>
        <w:div w:id="383023715">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36205607">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41563446">
      <w:bodyDiv w:val="1"/>
      <w:marLeft w:val="0"/>
      <w:marRight w:val="0"/>
      <w:marTop w:val="0"/>
      <w:marBottom w:val="0"/>
      <w:divBdr>
        <w:top w:val="none" w:sz="0" w:space="0" w:color="auto"/>
        <w:left w:val="none" w:sz="0" w:space="0" w:color="auto"/>
        <w:bottom w:val="none" w:sz="0" w:space="0" w:color="auto"/>
        <w:right w:val="none" w:sz="0" w:space="0" w:color="auto"/>
      </w:divBdr>
    </w:div>
    <w:div w:id="1741829837">
      <w:bodyDiv w:val="1"/>
      <w:marLeft w:val="0"/>
      <w:marRight w:val="0"/>
      <w:marTop w:val="0"/>
      <w:marBottom w:val="0"/>
      <w:divBdr>
        <w:top w:val="none" w:sz="0" w:space="0" w:color="auto"/>
        <w:left w:val="none" w:sz="0" w:space="0" w:color="auto"/>
        <w:bottom w:val="none" w:sz="0" w:space="0" w:color="auto"/>
        <w:right w:val="none" w:sz="0" w:space="0" w:color="auto"/>
      </w:divBdr>
    </w:div>
    <w:div w:id="1755853822">
      <w:bodyDiv w:val="1"/>
      <w:marLeft w:val="0"/>
      <w:marRight w:val="0"/>
      <w:marTop w:val="0"/>
      <w:marBottom w:val="0"/>
      <w:divBdr>
        <w:top w:val="none" w:sz="0" w:space="0" w:color="auto"/>
        <w:left w:val="none" w:sz="0" w:space="0" w:color="auto"/>
        <w:bottom w:val="none" w:sz="0" w:space="0" w:color="auto"/>
        <w:right w:val="none" w:sz="0" w:space="0" w:color="auto"/>
      </w:divBdr>
    </w:div>
    <w:div w:id="1772240553">
      <w:bodyDiv w:val="1"/>
      <w:marLeft w:val="0"/>
      <w:marRight w:val="0"/>
      <w:marTop w:val="0"/>
      <w:marBottom w:val="0"/>
      <w:divBdr>
        <w:top w:val="none" w:sz="0" w:space="0" w:color="auto"/>
        <w:left w:val="none" w:sz="0" w:space="0" w:color="auto"/>
        <w:bottom w:val="none" w:sz="0" w:space="0" w:color="auto"/>
        <w:right w:val="none" w:sz="0" w:space="0" w:color="auto"/>
      </w:divBdr>
    </w:div>
    <w:div w:id="1772699856">
      <w:bodyDiv w:val="1"/>
      <w:marLeft w:val="0"/>
      <w:marRight w:val="0"/>
      <w:marTop w:val="0"/>
      <w:marBottom w:val="0"/>
      <w:divBdr>
        <w:top w:val="none" w:sz="0" w:space="0" w:color="auto"/>
        <w:left w:val="none" w:sz="0" w:space="0" w:color="auto"/>
        <w:bottom w:val="none" w:sz="0" w:space="0" w:color="auto"/>
        <w:right w:val="none" w:sz="0" w:space="0" w:color="auto"/>
      </w:divBdr>
      <w:divsChild>
        <w:div w:id="1754355954">
          <w:marLeft w:val="0"/>
          <w:marRight w:val="0"/>
          <w:marTop w:val="0"/>
          <w:marBottom w:val="0"/>
          <w:divBdr>
            <w:top w:val="none" w:sz="0" w:space="0" w:color="auto"/>
            <w:left w:val="none" w:sz="0" w:space="0" w:color="auto"/>
            <w:bottom w:val="none" w:sz="0" w:space="0" w:color="auto"/>
            <w:right w:val="none" w:sz="0" w:space="0" w:color="auto"/>
          </w:divBdr>
          <w:divsChild>
            <w:div w:id="6147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3211">
      <w:bodyDiv w:val="1"/>
      <w:marLeft w:val="0"/>
      <w:marRight w:val="0"/>
      <w:marTop w:val="0"/>
      <w:marBottom w:val="0"/>
      <w:divBdr>
        <w:top w:val="none" w:sz="0" w:space="0" w:color="auto"/>
        <w:left w:val="none" w:sz="0" w:space="0" w:color="auto"/>
        <w:bottom w:val="none" w:sz="0" w:space="0" w:color="auto"/>
        <w:right w:val="none" w:sz="0" w:space="0" w:color="auto"/>
      </w:divBdr>
      <w:divsChild>
        <w:div w:id="1261450063">
          <w:marLeft w:val="547"/>
          <w:marRight w:val="0"/>
          <w:marTop w:val="0"/>
          <w:marBottom w:val="0"/>
          <w:divBdr>
            <w:top w:val="none" w:sz="0" w:space="0" w:color="auto"/>
            <w:left w:val="none" w:sz="0" w:space="0" w:color="auto"/>
            <w:bottom w:val="none" w:sz="0" w:space="0" w:color="auto"/>
            <w:right w:val="none" w:sz="0" w:space="0" w:color="auto"/>
          </w:divBdr>
        </w:div>
        <w:div w:id="1345978464">
          <w:marLeft w:val="547"/>
          <w:marRight w:val="0"/>
          <w:marTop w:val="0"/>
          <w:marBottom w:val="0"/>
          <w:divBdr>
            <w:top w:val="none" w:sz="0" w:space="0" w:color="auto"/>
            <w:left w:val="none" w:sz="0" w:space="0" w:color="auto"/>
            <w:bottom w:val="none" w:sz="0" w:space="0" w:color="auto"/>
            <w:right w:val="none" w:sz="0" w:space="0" w:color="auto"/>
          </w:divBdr>
        </w:div>
      </w:divsChild>
    </w:div>
    <w:div w:id="1831602777">
      <w:bodyDiv w:val="1"/>
      <w:marLeft w:val="0"/>
      <w:marRight w:val="0"/>
      <w:marTop w:val="0"/>
      <w:marBottom w:val="0"/>
      <w:divBdr>
        <w:top w:val="none" w:sz="0" w:space="0" w:color="auto"/>
        <w:left w:val="none" w:sz="0" w:space="0" w:color="auto"/>
        <w:bottom w:val="none" w:sz="0" w:space="0" w:color="auto"/>
        <w:right w:val="none" w:sz="0" w:space="0" w:color="auto"/>
      </w:divBdr>
      <w:divsChild>
        <w:div w:id="901644445">
          <w:marLeft w:val="0"/>
          <w:marRight w:val="0"/>
          <w:marTop w:val="0"/>
          <w:marBottom w:val="0"/>
          <w:divBdr>
            <w:top w:val="none" w:sz="0" w:space="0" w:color="auto"/>
            <w:left w:val="none" w:sz="0" w:space="0" w:color="auto"/>
            <w:bottom w:val="none" w:sz="0" w:space="0" w:color="auto"/>
            <w:right w:val="none" w:sz="0" w:space="0" w:color="auto"/>
          </w:divBdr>
        </w:div>
        <w:div w:id="423261925">
          <w:marLeft w:val="0"/>
          <w:marRight w:val="0"/>
          <w:marTop w:val="0"/>
          <w:marBottom w:val="0"/>
          <w:divBdr>
            <w:top w:val="none" w:sz="0" w:space="0" w:color="auto"/>
            <w:left w:val="none" w:sz="0" w:space="0" w:color="auto"/>
            <w:bottom w:val="none" w:sz="0" w:space="0" w:color="auto"/>
            <w:right w:val="none" w:sz="0" w:space="0" w:color="auto"/>
          </w:divBdr>
        </w:div>
        <w:div w:id="1448626407">
          <w:marLeft w:val="0"/>
          <w:marRight w:val="0"/>
          <w:marTop w:val="0"/>
          <w:marBottom w:val="0"/>
          <w:divBdr>
            <w:top w:val="none" w:sz="0" w:space="0" w:color="auto"/>
            <w:left w:val="none" w:sz="0" w:space="0" w:color="auto"/>
            <w:bottom w:val="none" w:sz="0" w:space="0" w:color="auto"/>
            <w:right w:val="none" w:sz="0" w:space="0" w:color="auto"/>
          </w:divBdr>
        </w:div>
        <w:div w:id="1493527310">
          <w:marLeft w:val="0"/>
          <w:marRight w:val="0"/>
          <w:marTop w:val="0"/>
          <w:marBottom w:val="0"/>
          <w:divBdr>
            <w:top w:val="none" w:sz="0" w:space="0" w:color="auto"/>
            <w:left w:val="none" w:sz="0" w:space="0" w:color="auto"/>
            <w:bottom w:val="none" w:sz="0" w:space="0" w:color="auto"/>
            <w:right w:val="none" w:sz="0" w:space="0" w:color="auto"/>
          </w:divBdr>
        </w:div>
        <w:div w:id="627008965">
          <w:marLeft w:val="0"/>
          <w:marRight w:val="0"/>
          <w:marTop w:val="0"/>
          <w:marBottom w:val="0"/>
          <w:divBdr>
            <w:top w:val="none" w:sz="0" w:space="0" w:color="auto"/>
            <w:left w:val="none" w:sz="0" w:space="0" w:color="auto"/>
            <w:bottom w:val="none" w:sz="0" w:space="0" w:color="auto"/>
            <w:right w:val="none" w:sz="0" w:space="0" w:color="auto"/>
          </w:divBdr>
        </w:div>
        <w:div w:id="1515800561">
          <w:marLeft w:val="0"/>
          <w:marRight w:val="0"/>
          <w:marTop w:val="0"/>
          <w:marBottom w:val="0"/>
          <w:divBdr>
            <w:top w:val="none" w:sz="0" w:space="0" w:color="auto"/>
            <w:left w:val="none" w:sz="0" w:space="0" w:color="auto"/>
            <w:bottom w:val="none" w:sz="0" w:space="0" w:color="auto"/>
            <w:right w:val="none" w:sz="0" w:space="0" w:color="auto"/>
          </w:divBdr>
        </w:div>
        <w:div w:id="56249553">
          <w:marLeft w:val="0"/>
          <w:marRight w:val="0"/>
          <w:marTop w:val="0"/>
          <w:marBottom w:val="0"/>
          <w:divBdr>
            <w:top w:val="none" w:sz="0" w:space="0" w:color="auto"/>
            <w:left w:val="none" w:sz="0" w:space="0" w:color="auto"/>
            <w:bottom w:val="none" w:sz="0" w:space="0" w:color="auto"/>
            <w:right w:val="none" w:sz="0" w:space="0" w:color="auto"/>
          </w:divBdr>
        </w:div>
        <w:div w:id="214120637">
          <w:marLeft w:val="0"/>
          <w:marRight w:val="0"/>
          <w:marTop w:val="0"/>
          <w:marBottom w:val="0"/>
          <w:divBdr>
            <w:top w:val="none" w:sz="0" w:space="0" w:color="auto"/>
            <w:left w:val="none" w:sz="0" w:space="0" w:color="auto"/>
            <w:bottom w:val="none" w:sz="0" w:space="0" w:color="auto"/>
            <w:right w:val="none" w:sz="0" w:space="0" w:color="auto"/>
          </w:divBdr>
        </w:div>
        <w:div w:id="1073235097">
          <w:marLeft w:val="0"/>
          <w:marRight w:val="0"/>
          <w:marTop w:val="0"/>
          <w:marBottom w:val="0"/>
          <w:divBdr>
            <w:top w:val="none" w:sz="0" w:space="0" w:color="auto"/>
            <w:left w:val="none" w:sz="0" w:space="0" w:color="auto"/>
            <w:bottom w:val="none" w:sz="0" w:space="0" w:color="auto"/>
            <w:right w:val="none" w:sz="0" w:space="0" w:color="auto"/>
          </w:divBdr>
        </w:div>
        <w:div w:id="1288077118">
          <w:marLeft w:val="0"/>
          <w:marRight w:val="0"/>
          <w:marTop w:val="0"/>
          <w:marBottom w:val="0"/>
          <w:divBdr>
            <w:top w:val="none" w:sz="0" w:space="0" w:color="auto"/>
            <w:left w:val="none" w:sz="0" w:space="0" w:color="auto"/>
            <w:bottom w:val="none" w:sz="0" w:space="0" w:color="auto"/>
            <w:right w:val="none" w:sz="0" w:space="0" w:color="auto"/>
          </w:divBdr>
        </w:div>
        <w:div w:id="242761895">
          <w:marLeft w:val="0"/>
          <w:marRight w:val="0"/>
          <w:marTop w:val="0"/>
          <w:marBottom w:val="0"/>
          <w:divBdr>
            <w:top w:val="none" w:sz="0" w:space="0" w:color="auto"/>
            <w:left w:val="none" w:sz="0" w:space="0" w:color="auto"/>
            <w:bottom w:val="none" w:sz="0" w:space="0" w:color="auto"/>
            <w:right w:val="none" w:sz="0" w:space="0" w:color="auto"/>
          </w:divBdr>
        </w:div>
        <w:div w:id="1356735091">
          <w:marLeft w:val="0"/>
          <w:marRight w:val="0"/>
          <w:marTop w:val="0"/>
          <w:marBottom w:val="0"/>
          <w:divBdr>
            <w:top w:val="none" w:sz="0" w:space="0" w:color="auto"/>
            <w:left w:val="none" w:sz="0" w:space="0" w:color="auto"/>
            <w:bottom w:val="none" w:sz="0" w:space="0" w:color="auto"/>
            <w:right w:val="none" w:sz="0" w:space="0" w:color="auto"/>
          </w:divBdr>
        </w:div>
        <w:div w:id="432018263">
          <w:marLeft w:val="0"/>
          <w:marRight w:val="0"/>
          <w:marTop w:val="0"/>
          <w:marBottom w:val="0"/>
          <w:divBdr>
            <w:top w:val="none" w:sz="0" w:space="0" w:color="auto"/>
            <w:left w:val="none" w:sz="0" w:space="0" w:color="auto"/>
            <w:bottom w:val="none" w:sz="0" w:space="0" w:color="auto"/>
            <w:right w:val="none" w:sz="0" w:space="0" w:color="auto"/>
          </w:divBdr>
        </w:div>
        <w:div w:id="1917745546">
          <w:marLeft w:val="0"/>
          <w:marRight w:val="0"/>
          <w:marTop w:val="0"/>
          <w:marBottom w:val="0"/>
          <w:divBdr>
            <w:top w:val="none" w:sz="0" w:space="0" w:color="auto"/>
            <w:left w:val="none" w:sz="0" w:space="0" w:color="auto"/>
            <w:bottom w:val="none" w:sz="0" w:space="0" w:color="auto"/>
            <w:right w:val="none" w:sz="0" w:space="0" w:color="auto"/>
          </w:divBdr>
        </w:div>
        <w:div w:id="1610313990">
          <w:marLeft w:val="0"/>
          <w:marRight w:val="0"/>
          <w:marTop w:val="0"/>
          <w:marBottom w:val="0"/>
          <w:divBdr>
            <w:top w:val="none" w:sz="0" w:space="0" w:color="auto"/>
            <w:left w:val="none" w:sz="0" w:space="0" w:color="auto"/>
            <w:bottom w:val="none" w:sz="0" w:space="0" w:color="auto"/>
            <w:right w:val="none" w:sz="0" w:space="0" w:color="auto"/>
          </w:divBdr>
        </w:div>
        <w:div w:id="323506974">
          <w:marLeft w:val="0"/>
          <w:marRight w:val="0"/>
          <w:marTop w:val="0"/>
          <w:marBottom w:val="0"/>
          <w:divBdr>
            <w:top w:val="none" w:sz="0" w:space="0" w:color="auto"/>
            <w:left w:val="none" w:sz="0" w:space="0" w:color="auto"/>
            <w:bottom w:val="none" w:sz="0" w:space="0" w:color="auto"/>
            <w:right w:val="none" w:sz="0" w:space="0" w:color="auto"/>
          </w:divBdr>
        </w:div>
        <w:div w:id="1067145832">
          <w:marLeft w:val="0"/>
          <w:marRight w:val="0"/>
          <w:marTop w:val="0"/>
          <w:marBottom w:val="0"/>
          <w:divBdr>
            <w:top w:val="none" w:sz="0" w:space="0" w:color="auto"/>
            <w:left w:val="none" w:sz="0" w:space="0" w:color="auto"/>
            <w:bottom w:val="none" w:sz="0" w:space="0" w:color="auto"/>
            <w:right w:val="none" w:sz="0" w:space="0" w:color="auto"/>
          </w:divBdr>
        </w:div>
        <w:div w:id="1624920930">
          <w:marLeft w:val="0"/>
          <w:marRight w:val="0"/>
          <w:marTop w:val="0"/>
          <w:marBottom w:val="0"/>
          <w:divBdr>
            <w:top w:val="none" w:sz="0" w:space="0" w:color="auto"/>
            <w:left w:val="none" w:sz="0" w:space="0" w:color="auto"/>
            <w:bottom w:val="none" w:sz="0" w:space="0" w:color="auto"/>
            <w:right w:val="none" w:sz="0" w:space="0" w:color="auto"/>
          </w:divBdr>
        </w:div>
        <w:div w:id="104664144">
          <w:marLeft w:val="0"/>
          <w:marRight w:val="0"/>
          <w:marTop w:val="0"/>
          <w:marBottom w:val="0"/>
          <w:divBdr>
            <w:top w:val="none" w:sz="0" w:space="0" w:color="auto"/>
            <w:left w:val="none" w:sz="0" w:space="0" w:color="auto"/>
            <w:bottom w:val="none" w:sz="0" w:space="0" w:color="auto"/>
            <w:right w:val="none" w:sz="0" w:space="0" w:color="auto"/>
          </w:divBdr>
        </w:div>
        <w:div w:id="1847132267">
          <w:marLeft w:val="0"/>
          <w:marRight w:val="0"/>
          <w:marTop w:val="0"/>
          <w:marBottom w:val="0"/>
          <w:divBdr>
            <w:top w:val="none" w:sz="0" w:space="0" w:color="auto"/>
            <w:left w:val="none" w:sz="0" w:space="0" w:color="auto"/>
            <w:bottom w:val="none" w:sz="0" w:space="0" w:color="auto"/>
            <w:right w:val="none" w:sz="0" w:space="0" w:color="auto"/>
          </w:divBdr>
        </w:div>
        <w:div w:id="505050061">
          <w:marLeft w:val="0"/>
          <w:marRight w:val="0"/>
          <w:marTop w:val="0"/>
          <w:marBottom w:val="0"/>
          <w:divBdr>
            <w:top w:val="none" w:sz="0" w:space="0" w:color="auto"/>
            <w:left w:val="none" w:sz="0" w:space="0" w:color="auto"/>
            <w:bottom w:val="none" w:sz="0" w:space="0" w:color="auto"/>
            <w:right w:val="none" w:sz="0" w:space="0" w:color="auto"/>
          </w:divBdr>
        </w:div>
        <w:div w:id="925847859">
          <w:marLeft w:val="0"/>
          <w:marRight w:val="0"/>
          <w:marTop w:val="0"/>
          <w:marBottom w:val="0"/>
          <w:divBdr>
            <w:top w:val="none" w:sz="0" w:space="0" w:color="auto"/>
            <w:left w:val="none" w:sz="0" w:space="0" w:color="auto"/>
            <w:bottom w:val="none" w:sz="0" w:space="0" w:color="auto"/>
            <w:right w:val="none" w:sz="0" w:space="0" w:color="auto"/>
          </w:divBdr>
        </w:div>
        <w:div w:id="674069926">
          <w:marLeft w:val="0"/>
          <w:marRight w:val="0"/>
          <w:marTop w:val="0"/>
          <w:marBottom w:val="0"/>
          <w:divBdr>
            <w:top w:val="none" w:sz="0" w:space="0" w:color="auto"/>
            <w:left w:val="none" w:sz="0" w:space="0" w:color="auto"/>
            <w:bottom w:val="none" w:sz="0" w:space="0" w:color="auto"/>
            <w:right w:val="none" w:sz="0" w:space="0" w:color="auto"/>
          </w:divBdr>
        </w:div>
        <w:div w:id="124154983">
          <w:marLeft w:val="0"/>
          <w:marRight w:val="0"/>
          <w:marTop w:val="0"/>
          <w:marBottom w:val="0"/>
          <w:divBdr>
            <w:top w:val="none" w:sz="0" w:space="0" w:color="auto"/>
            <w:left w:val="none" w:sz="0" w:space="0" w:color="auto"/>
            <w:bottom w:val="none" w:sz="0" w:space="0" w:color="auto"/>
            <w:right w:val="none" w:sz="0" w:space="0" w:color="auto"/>
          </w:divBdr>
        </w:div>
        <w:div w:id="2039546055">
          <w:marLeft w:val="0"/>
          <w:marRight w:val="0"/>
          <w:marTop w:val="0"/>
          <w:marBottom w:val="0"/>
          <w:divBdr>
            <w:top w:val="none" w:sz="0" w:space="0" w:color="auto"/>
            <w:left w:val="none" w:sz="0" w:space="0" w:color="auto"/>
            <w:bottom w:val="none" w:sz="0" w:space="0" w:color="auto"/>
            <w:right w:val="none" w:sz="0" w:space="0" w:color="auto"/>
          </w:divBdr>
        </w:div>
        <w:div w:id="1243026656">
          <w:marLeft w:val="0"/>
          <w:marRight w:val="0"/>
          <w:marTop w:val="0"/>
          <w:marBottom w:val="0"/>
          <w:divBdr>
            <w:top w:val="none" w:sz="0" w:space="0" w:color="auto"/>
            <w:left w:val="none" w:sz="0" w:space="0" w:color="auto"/>
            <w:bottom w:val="none" w:sz="0" w:space="0" w:color="auto"/>
            <w:right w:val="none" w:sz="0" w:space="0" w:color="auto"/>
          </w:divBdr>
        </w:div>
        <w:div w:id="1586836823">
          <w:marLeft w:val="0"/>
          <w:marRight w:val="0"/>
          <w:marTop w:val="0"/>
          <w:marBottom w:val="0"/>
          <w:divBdr>
            <w:top w:val="none" w:sz="0" w:space="0" w:color="auto"/>
            <w:left w:val="none" w:sz="0" w:space="0" w:color="auto"/>
            <w:bottom w:val="none" w:sz="0" w:space="0" w:color="auto"/>
            <w:right w:val="none" w:sz="0" w:space="0" w:color="auto"/>
          </w:divBdr>
        </w:div>
        <w:div w:id="1472213073">
          <w:marLeft w:val="0"/>
          <w:marRight w:val="0"/>
          <w:marTop w:val="0"/>
          <w:marBottom w:val="0"/>
          <w:divBdr>
            <w:top w:val="none" w:sz="0" w:space="0" w:color="auto"/>
            <w:left w:val="none" w:sz="0" w:space="0" w:color="auto"/>
            <w:bottom w:val="none" w:sz="0" w:space="0" w:color="auto"/>
            <w:right w:val="none" w:sz="0" w:space="0" w:color="auto"/>
          </w:divBdr>
        </w:div>
        <w:div w:id="566381876">
          <w:marLeft w:val="0"/>
          <w:marRight w:val="0"/>
          <w:marTop w:val="0"/>
          <w:marBottom w:val="0"/>
          <w:divBdr>
            <w:top w:val="none" w:sz="0" w:space="0" w:color="auto"/>
            <w:left w:val="none" w:sz="0" w:space="0" w:color="auto"/>
            <w:bottom w:val="none" w:sz="0" w:space="0" w:color="auto"/>
            <w:right w:val="none" w:sz="0" w:space="0" w:color="auto"/>
          </w:divBdr>
        </w:div>
        <w:div w:id="1926457612">
          <w:marLeft w:val="0"/>
          <w:marRight w:val="0"/>
          <w:marTop w:val="0"/>
          <w:marBottom w:val="0"/>
          <w:divBdr>
            <w:top w:val="none" w:sz="0" w:space="0" w:color="auto"/>
            <w:left w:val="none" w:sz="0" w:space="0" w:color="auto"/>
            <w:bottom w:val="none" w:sz="0" w:space="0" w:color="auto"/>
            <w:right w:val="none" w:sz="0" w:space="0" w:color="auto"/>
          </w:divBdr>
        </w:div>
        <w:div w:id="563368196">
          <w:marLeft w:val="0"/>
          <w:marRight w:val="0"/>
          <w:marTop w:val="0"/>
          <w:marBottom w:val="0"/>
          <w:divBdr>
            <w:top w:val="none" w:sz="0" w:space="0" w:color="auto"/>
            <w:left w:val="none" w:sz="0" w:space="0" w:color="auto"/>
            <w:bottom w:val="none" w:sz="0" w:space="0" w:color="auto"/>
            <w:right w:val="none" w:sz="0" w:space="0" w:color="auto"/>
          </w:divBdr>
        </w:div>
        <w:div w:id="523714310">
          <w:marLeft w:val="0"/>
          <w:marRight w:val="0"/>
          <w:marTop w:val="0"/>
          <w:marBottom w:val="0"/>
          <w:divBdr>
            <w:top w:val="none" w:sz="0" w:space="0" w:color="auto"/>
            <w:left w:val="none" w:sz="0" w:space="0" w:color="auto"/>
            <w:bottom w:val="none" w:sz="0" w:space="0" w:color="auto"/>
            <w:right w:val="none" w:sz="0" w:space="0" w:color="auto"/>
          </w:divBdr>
        </w:div>
        <w:div w:id="1824272140">
          <w:marLeft w:val="0"/>
          <w:marRight w:val="0"/>
          <w:marTop w:val="0"/>
          <w:marBottom w:val="0"/>
          <w:divBdr>
            <w:top w:val="none" w:sz="0" w:space="0" w:color="auto"/>
            <w:left w:val="none" w:sz="0" w:space="0" w:color="auto"/>
            <w:bottom w:val="none" w:sz="0" w:space="0" w:color="auto"/>
            <w:right w:val="none" w:sz="0" w:space="0" w:color="auto"/>
          </w:divBdr>
        </w:div>
      </w:divsChild>
    </w:div>
    <w:div w:id="1885362097">
      <w:bodyDiv w:val="1"/>
      <w:marLeft w:val="0"/>
      <w:marRight w:val="0"/>
      <w:marTop w:val="0"/>
      <w:marBottom w:val="0"/>
      <w:divBdr>
        <w:top w:val="none" w:sz="0" w:space="0" w:color="auto"/>
        <w:left w:val="none" w:sz="0" w:space="0" w:color="auto"/>
        <w:bottom w:val="none" w:sz="0" w:space="0" w:color="auto"/>
        <w:right w:val="none" w:sz="0" w:space="0" w:color="auto"/>
      </w:divBdr>
    </w:div>
    <w:div w:id="1897009075">
      <w:bodyDiv w:val="1"/>
      <w:marLeft w:val="0"/>
      <w:marRight w:val="0"/>
      <w:marTop w:val="0"/>
      <w:marBottom w:val="0"/>
      <w:divBdr>
        <w:top w:val="none" w:sz="0" w:space="0" w:color="auto"/>
        <w:left w:val="none" w:sz="0" w:space="0" w:color="auto"/>
        <w:bottom w:val="none" w:sz="0" w:space="0" w:color="auto"/>
        <w:right w:val="none" w:sz="0" w:space="0" w:color="auto"/>
      </w:divBdr>
      <w:divsChild>
        <w:div w:id="161314456">
          <w:marLeft w:val="0"/>
          <w:marRight w:val="0"/>
          <w:marTop w:val="0"/>
          <w:marBottom w:val="0"/>
          <w:divBdr>
            <w:top w:val="none" w:sz="0" w:space="0" w:color="auto"/>
            <w:left w:val="none" w:sz="0" w:space="0" w:color="auto"/>
            <w:bottom w:val="none" w:sz="0" w:space="0" w:color="auto"/>
            <w:right w:val="none" w:sz="0" w:space="0" w:color="auto"/>
          </w:divBdr>
          <w:divsChild>
            <w:div w:id="135802137">
              <w:marLeft w:val="0"/>
              <w:marRight w:val="0"/>
              <w:marTop w:val="0"/>
              <w:marBottom w:val="0"/>
              <w:divBdr>
                <w:top w:val="none" w:sz="0" w:space="0" w:color="auto"/>
                <w:left w:val="none" w:sz="0" w:space="0" w:color="auto"/>
                <w:bottom w:val="none" w:sz="0" w:space="0" w:color="auto"/>
                <w:right w:val="none" w:sz="0" w:space="0" w:color="auto"/>
              </w:divBdr>
            </w:div>
            <w:div w:id="114063343">
              <w:marLeft w:val="0"/>
              <w:marRight w:val="0"/>
              <w:marTop w:val="0"/>
              <w:marBottom w:val="0"/>
              <w:divBdr>
                <w:top w:val="none" w:sz="0" w:space="0" w:color="auto"/>
                <w:left w:val="none" w:sz="0" w:space="0" w:color="auto"/>
                <w:bottom w:val="none" w:sz="0" w:space="0" w:color="auto"/>
                <w:right w:val="none" w:sz="0" w:space="0" w:color="auto"/>
              </w:divBdr>
              <w:divsChild>
                <w:div w:id="275450784">
                  <w:marLeft w:val="0"/>
                  <w:marRight w:val="0"/>
                  <w:marTop w:val="0"/>
                  <w:marBottom w:val="0"/>
                  <w:divBdr>
                    <w:top w:val="none" w:sz="0" w:space="0" w:color="auto"/>
                    <w:left w:val="none" w:sz="0" w:space="0" w:color="auto"/>
                    <w:bottom w:val="none" w:sz="0" w:space="0" w:color="auto"/>
                    <w:right w:val="none" w:sz="0" w:space="0" w:color="auto"/>
                  </w:divBdr>
                  <w:divsChild>
                    <w:div w:id="6815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8739">
              <w:marLeft w:val="0"/>
              <w:marRight w:val="0"/>
              <w:marTop w:val="0"/>
              <w:marBottom w:val="0"/>
              <w:divBdr>
                <w:top w:val="none" w:sz="0" w:space="0" w:color="auto"/>
                <w:left w:val="none" w:sz="0" w:space="0" w:color="auto"/>
                <w:bottom w:val="none" w:sz="0" w:space="0" w:color="auto"/>
                <w:right w:val="none" w:sz="0" w:space="0" w:color="auto"/>
              </w:divBdr>
            </w:div>
          </w:divsChild>
        </w:div>
        <w:div w:id="982537118">
          <w:marLeft w:val="0"/>
          <w:marRight w:val="0"/>
          <w:marTop w:val="0"/>
          <w:marBottom w:val="0"/>
          <w:divBdr>
            <w:top w:val="none" w:sz="0" w:space="0" w:color="auto"/>
            <w:left w:val="none" w:sz="0" w:space="0" w:color="auto"/>
            <w:bottom w:val="none" w:sz="0" w:space="0" w:color="auto"/>
            <w:right w:val="none" w:sz="0" w:space="0" w:color="auto"/>
          </w:divBdr>
          <w:divsChild>
            <w:div w:id="1280795127">
              <w:marLeft w:val="0"/>
              <w:marRight w:val="0"/>
              <w:marTop w:val="0"/>
              <w:marBottom w:val="0"/>
              <w:divBdr>
                <w:top w:val="none" w:sz="0" w:space="0" w:color="auto"/>
                <w:left w:val="none" w:sz="0" w:space="0" w:color="auto"/>
                <w:bottom w:val="none" w:sz="0" w:space="0" w:color="auto"/>
                <w:right w:val="none" w:sz="0" w:space="0" w:color="auto"/>
              </w:divBdr>
            </w:div>
            <w:div w:id="758257809">
              <w:marLeft w:val="0"/>
              <w:marRight w:val="0"/>
              <w:marTop w:val="0"/>
              <w:marBottom w:val="0"/>
              <w:divBdr>
                <w:top w:val="none" w:sz="0" w:space="0" w:color="auto"/>
                <w:left w:val="none" w:sz="0" w:space="0" w:color="auto"/>
                <w:bottom w:val="none" w:sz="0" w:space="0" w:color="auto"/>
                <w:right w:val="none" w:sz="0" w:space="0" w:color="auto"/>
              </w:divBdr>
              <w:divsChild>
                <w:div w:id="1720931912">
                  <w:marLeft w:val="0"/>
                  <w:marRight w:val="0"/>
                  <w:marTop w:val="0"/>
                  <w:marBottom w:val="0"/>
                  <w:divBdr>
                    <w:top w:val="none" w:sz="0" w:space="0" w:color="auto"/>
                    <w:left w:val="none" w:sz="0" w:space="0" w:color="auto"/>
                    <w:bottom w:val="none" w:sz="0" w:space="0" w:color="auto"/>
                    <w:right w:val="none" w:sz="0" w:space="0" w:color="auto"/>
                  </w:divBdr>
                  <w:divsChild>
                    <w:div w:id="180639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54941">
              <w:marLeft w:val="0"/>
              <w:marRight w:val="0"/>
              <w:marTop w:val="0"/>
              <w:marBottom w:val="0"/>
              <w:divBdr>
                <w:top w:val="none" w:sz="0" w:space="0" w:color="auto"/>
                <w:left w:val="none" w:sz="0" w:space="0" w:color="auto"/>
                <w:bottom w:val="none" w:sz="0" w:space="0" w:color="auto"/>
                <w:right w:val="none" w:sz="0" w:space="0" w:color="auto"/>
              </w:divBdr>
            </w:div>
          </w:divsChild>
        </w:div>
        <w:div w:id="1512523690">
          <w:marLeft w:val="0"/>
          <w:marRight w:val="0"/>
          <w:marTop w:val="0"/>
          <w:marBottom w:val="0"/>
          <w:divBdr>
            <w:top w:val="none" w:sz="0" w:space="0" w:color="auto"/>
            <w:left w:val="none" w:sz="0" w:space="0" w:color="auto"/>
            <w:bottom w:val="none" w:sz="0" w:space="0" w:color="auto"/>
            <w:right w:val="none" w:sz="0" w:space="0" w:color="auto"/>
          </w:divBdr>
          <w:divsChild>
            <w:div w:id="153380078">
              <w:marLeft w:val="0"/>
              <w:marRight w:val="0"/>
              <w:marTop w:val="0"/>
              <w:marBottom w:val="0"/>
              <w:divBdr>
                <w:top w:val="none" w:sz="0" w:space="0" w:color="auto"/>
                <w:left w:val="none" w:sz="0" w:space="0" w:color="auto"/>
                <w:bottom w:val="none" w:sz="0" w:space="0" w:color="auto"/>
                <w:right w:val="none" w:sz="0" w:space="0" w:color="auto"/>
              </w:divBdr>
              <w:divsChild>
                <w:div w:id="1291785861">
                  <w:marLeft w:val="0"/>
                  <w:marRight w:val="0"/>
                  <w:marTop w:val="0"/>
                  <w:marBottom w:val="0"/>
                  <w:divBdr>
                    <w:top w:val="none" w:sz="0" w:space="0" w:color="auto"/>
                    <w:left w:val="none" w:sz="0" w:space="0" w:color="auto"/>
                    <w:bottom w:val="none" w:sz="0" w:space="0" w:color="auto"/>
                    <w:right w:val="none" w:sz="0" w:space="0" w:color="auto"/>
                  </w:divBdr>
                  <w:divsChild>
                    <w:div w:id="198280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155730">
      <w:bodyDiv w:val="1"/>
      <w:marLeft w:val="0"/>
      <w:marRight w:val="0"/>
      <w:marTop w:val="0"/>
      <w:marBottom w:val="0"/>
      <w:divBdr>
        <w:top w:val="none" w:sz="0" w:space="0" w:color="auto"/>
        <w:left w:val="none" w:sz="0" w:space="0" w:color="auto"/>
        <w:bottom w:val="none" w:sz="0" w:space="0" w:color="auto"/>
        <w:right w:val="none" w:sz="0" w:space="0" w:color="auto"/>
      </w:divBdr>
    </w:div>
    <w:div w:id="1912766173">
      <w:bodyDiv w:val="1"/>
      <w:marLeft w:val="0"/>
      <w:marRight w:val="0"/>
      <w:marTop w:val="0"/>
      <w:marBottom w:val="0"/>
      <w:divBdr>
        <w:top w:val="none" w:sz="0" w:space="0" w:color="auto"/>
        <w:left w:val="none" w:sz="0" w:space="0" w:color="auto"/>
        <w:bottom w:val="none" w:sz="0" w:space="0" w:color="auto"/>
        <w:right w:val="none" w:sz="0" w:space="0" w:color="auto"/>
      </w:divBdr>
    </w:div>
    <w:div w:id="1920168135">
      <w:bodyDiv w:val="1"/>
      <w:marLeft w:val="0"/>
      <w:marRight w:val="0"/>
      <w:marTop w:val="0"/>
      <w:marBottom w:val="0"/>
      <w:divBdr>
        <w:top w:val="none" w:sz="0" w:space="0" w:color="auto"/>
        <w:left w:val="none" w:sz="0" w:space="0" w:color="auto"/>
        <w:bottom w:val="none" w:sz="0" w:space="0" w:color="auto"/>
        <w:right w:val="none" w:sz="0" w:space="0" w:color="auto"/>
      </w:divBdr>
    </w:div>
    <w:div w:id="1941793484">
      <w:bodyDiv w:val="1"/>
      <w:marLeft w:val="0"/>
      <w:marRight w:val="0"/>
      <w:marTop w:val="0"/>
      <w:marBottom w:val="0"/>
      <w:divBdr>
        <w:top w:val="none" w:sz="0" w:space="0" w:color="auto"/>
        <w:left w:val="none" w:sz="0" w:space="0" w:color="auto"/>
        <w:bottom w:val="none" w:sz="0" w:space="0" w:color="auto"/>
        <w:right w:val="none" w:sz="0" w:space="0" w:color="auto"/>
      </w:divBdr>
    </w:div>
    <w:div w:id="1960528736">
      <w:bodyDiv w:val="1"/>
      <w:marLeft w:val="0"/>
      <w:marRight w:val="0"/>
      <w:marTop w:val="0"/>
      <w:marBottom w:val="0"/>
      <w:divBdr>
        <w:top w:val="none" w:sz="0" w:space="0" w:color="auto"/>
        <w:left w:val="none" w:sz="0" w:space="0" w:color="auto"/>
        <w:bottom w:val="none" w:sz="0" w:space="0" w:color="auto"/>
        <w:right w:val="none" w:sz="0" w:space="0" w:color="auto"/>
      </w:divBdr>
    </w:div>
    <w:div w:id="1967469886">
      <w:bodyDiv w:val="1"/>
      <w:marLeft w:val="0"/>
      <w:marRight w:val="0"/>
      <w:marTop w:val="0"/>
      <w:marBottom w:val="0"/>
      <w:divBdr>
        <w:top w:val="none" w:sz="0" w:space="0" w:color="auto"/>
        <w:left w:val="none" w:sz="0" w:space="0" w:color="auto"/>
        <w:bottom w:val="none" w:sz="0" w:space="0" w:color="auto"/>
        <w:right w:val="none" w:sz="0" w:space="0" w:color="auto"/>
      </w:divBdr>
    </w:div>
    <w:div w:id="2004046296">
      <w:bodyDiv w:val="1"/>
      <w:marLeft w:val="0"/>
      <w:marRight w:val="0"/>
      <w:marTop w:val="0"/>
      <w:marBottom w:val="0"/>
      <w:divBdr>
        <w:top w:val="none" w:sz="0" w:space="0" w:color="auto"/>
        <w:left w:val="none" w:sz="0" w:space="0" w:color="auto"/>
        <w:bottom w:val="none" w:sz="0" w:space="0" w:color="auto"/>
        <w:right w:val="none" w:sz="0" w:space="0" w:color="auto"/>
      </w:divBdr>
    </w:div>
    <w:div w:id="2015910501">
      <w:bodyDiv w:val="1"/>
      <w:marLeft w:val="0"/>
      <w:marRight w:val="0"/>
      <w:marTop w:val="0"/>
      <w:marBottom w:val="0"/>
      <w:divBdr>
        <w:top w:val="none" w:sz="0" w:space="0" w:color="auto"/>
        <w:left w:val="none" w:sz="0" w:space="0" w:color="auto"/>
        <w:bottom w:val="none" w:sz="0" w:space="0" w:color="auto"/>
        <w:right w:val="none" w:sz="0" w:space="0" w:color="auto"/>
      </w:divBdr>
      <w:divsChild>
        <w:div w:id="613247694">
          <w:marLeft w:val="0"/>
          <w:marRight w:val="0"/>
          <w:marTop w:val="0"/>
          <w:marBottom w:val="0"/>
          <w:divBdr>
            <w:top w:val="none" w:sz="0" w:space="0" w:color="auto"/>
            <w:left w:val="none" w:sz="0" w:space="0" w:color="auto"/>
            <w:bottom w:val="none" w:sz="0" w:space="0" w:color="auto"/>
            <w:right w:val="none" w:sz="0" w:space="0" w:color="auto"/>
          </w:divBdr>
        </w:div>
        <w:div w:id="373887442">
          <w:marLeft w:val="0"/>
          <w:marRight w:val="0"/>
          <w:marTop w:val="0"/>
          <w:marBottom w:val="0"/>
          <w:divBdr>
            <w:top w:val="none" w:sz="0" w:space="0" w:color="auto"/>
            <w:left w:val="none" w:sz="0" w:space="0" w:color="auto"/>
            <w:bottom w:val="none" w:sz="0" w:space="0" w:color="auto"/>
            <w:right w:val="none" w:sz="0" w:space="0" w:color="auto"/>
          </w:divBdr>
        </w:div>
        <w:div w:id="654918587">
          <w:marLeft w:val="0"/>
          <w:marRight w:val="0"/>
          <w:marTop w:val="0"/>
          <w:marBottom w:val="0"/>
          <w:divBdr>
            <w:top w:val="none" w:sz="0" w:space="0" w:color="auto"/>
            <w:left w:val="none" w:sz="0" w:space="0" w:color="auto"/>
            <w:bottom w:val="none" w:sz="0" w:space="0" w:color="auto"/>
            <w:right w:val="none" w:sz="0" w:space="0" w:color="auto"/>
          </w:divBdr>
        </w:div>
        <w:div w:id="2075621237">
          <w:marLeft w:val="0"/>
          <w:marRight w:val="0"/>
          <w:marTop w:val="0"/>
          <w:marBottom w:val="0"/>
          <w:divBdr>
            <w:top w:val="none" w:sz="0" w:space="0" w:color="auto"/>
            <w:left w:val="none" w:sz="0" w:space="0" w:color="auto"/>
            <w:bottom w:val="none" w:sz="0" w:space="0" w:color="auto"/>
            <w:right w:val="none" w:sz="0" w:space="0" w:color="auto"/>
          </w:divBdr>
        </w:div>
        <w:div w:id="1741560754">
          <w:marLeft w:val="0"/>
          <w:marRight w:val="0"/>
          <w:marTop w:val="0"/>
          <w:marBottom w:val="0"/>
          <w:divBdr>
            <w:top w:val="none" w:sz="0" w:space="0" w:color="auto"/>
            <w:left w:val="none" w:sz="0" w:space="0" w:color="auto"/>
            <w:bottom w:val="none" w:sz="0" w:space="0" w:color="auto"/>
            <w:right w:val="none" w:sz="0" w:space="0" w:color="auto"/>
          </w:divBdr>
        </w:div>
        <w:div w:id="53159339">
          <w:marLeft w:val="0"/>
          <w:marRight w:val="0"/>
          <w:marTop w:val="0"/>
          <w:marBottom w:val="0"/>
          <w:divBdr>
            <w:top w:val="none" w:sz="0" w:space="0" w:color="auto"/>
            <w:left w:val="none" w:sz="0" w:space="0" w:color="auto"/>
            <w:bottom w:val="none" w:sz="0" w:space="0" w:color="auto"/>
            <w:right w:val="none" w:sz="0" w:space="0" w:color="auto"/>
          </w:divBdr>
        </w:div>
        <w:div w:id="759453637">
          <w:marLeft w:val="0"/>
          <w:marRight w:val="0"/>
          <w:marTop w:val="0"/>
          <w:marBottom w:val="0"/>
          <w:divBdr>
            <w:top w:val="none" w:sz="0" w:space="0" w:color="auto"/>
            <w:left w:val="none" w:sz="0" w:space="0" w:color="auto"/>
            <w:bottom w:val="none" w:sz="0" w:space="0" w:color="auto"/>
            <w:right w:val="none" w:sz="0" w:space="0" w:color="auto"/>
          </w:divBdr>
        </w:div>
        <w:div w:id="1324358856">
          <w:marLeft w:val="0"/>
          <w:marRight w:val="0"/>
          <w:marTop w:val="0"/>
          <w:marBottom w:val="0"/>
          <w:divBdr>
            <w:top w:val="none" w:sz="0" w:space="0" w:color="auto"/>
            <w:left w:val="none" w:sz="0" w:space="0" w:color="auto"/>
            <w:bottom w:val="none" w:sz="0" w:space="0" w:color="auto"/>
            <w:right w:val="none" w:sz="0" w:space="0" w:color="auto"/>
          </w:divBdr>
        </w:div>
        <w:div w:id="892540801">
          <w:marLeft w:val="0"/>
          <w:marRight w:val="0"/>
          <w:marTop w:val="0"/>
          <w:marBottom w:val="0"/>
          <w:divBdr>
            <w:top w:val="none" w:sz="0" w:space="0" w:color="auto"/>
            <w:left w:val="none" w:sz="0" w:space="0" w:color="auto"/>
            <w:bottom w:val="none" w:sz="0" w:space="0" w:color="auto"/>
            <w:right w:val="none" w:sz="0" w:space="0" w:color="auto"/>
          </w:divBdr>
        </w:div>
        <w:div w:id="940725338">
          <w:marLeft w:val="0"/>
          <w:marRight w:val="0"/>
          <w:marTop w:val="0"/>
          <w:marBottom w:val="0"/>
          <w:divBdr>
            <w:top w:val="none" w:sz="0" w:space="0" w:color="auto"/>
            <w:left w:val="none" w:sz="0" w:space="0" w:color="auto"/>
            <w:bottom w:val="none" w:sz="0" w:space="0" w:color="auto"/>
            <w:right w:val="none" w:sz="0" w:space="0" w:color="auto"/>
          </w:divBdr>
        </w:div>
        <w:div w:id="761730425">
          <w:marLeft w:val="0"/>
          <w:marRight w:val="0"/>
          <w:marTop w:val="0"/>
          <w:marBottom w:val="0"/>
          <w:divBdr>
            <w:top w:val="none" w:sz="0" w:space="0" w:color="auto"/>
            <w:left w:val="none" w:sz="0" w:space="0" w:color="auto"/>
            <w:bottom w:val="none" w:sz="0" w:space="0" w:color="auto"/>
            <w:right w:val="none" w:sz="0" w:space="0" w:color="auto"/>
          </w:divBdr>
        </w:div>
        <w:div w:id="1168061523">
          <w:marLeft w:val="0"/>
          <w:marRight w:val="0"/>
          <w:marTop w:val="0"/>
          <w:marBottom w:val="0"/>
          <w:divBdr>
            <w:top w:val="none" w:sz="0" w:space="0" w:color="auto"/>
            <w:left w:val="none" w:sz="0" w:space="0" w:color="auto"/>
            <w:bottom w:val="none" w:sz="0" w:space="0" w:color="auto"/>
            <w:right w:val="none" w:sz="0" w:space="0" w:color="auto"/>
          </w:divBdr>
        </w:div>
        <w:div w:id="1794247704">
          <w:marLeft w:val="0"/>
          <w:marRight w:val="0"/>
          <w:marTop w:val="0"/>
          <w:marBottom w:val="0"/>
          <w:divBdr>
            <w:top w:val="none" w:sz="0" w:space="0" w:color="auto"/>
            <w:left w:val="none" w:sz="0" w:space="0" w:color="auto"/>
            <w:bottom w:val="none" w:sz="0" w:space="0" w:color="auto"/>
            <w:right w:val="none" w:sz="0" w:space="0" w:color="auto"/>
          </w:divBdr>
        </w:div>
        <w:div w:id="269316453">
          <w:marLeft w:val="0"/>
          <w:marRight w:val="0"/>
          <w:marTop w:val="0"/>
          <w:marBottom w:val="0"/>
          <w:divBdr>
            <w:top w:val="none" w:sz="0" w:space="0" w:color="auto"/>
            <w:left w:val="none" w:sz="0" w:space="0" w:color="auto"/>
            <w:bottom w:val="none" w:sz="0" w:space="0" w:color="auto"/>
            <w:right w:val="none" w:sz="0" w:space="0" w:color="auto"/>
          </w:divBdr>
        </w:div>
        <w:div w:id="1227183882">
          <w:marLeft w:val="0"/>
          <w:marRight w:val="0"/>
          <w:marTop w:val="0"/>
          <w:marBottom w:val="0"/>
          <w:divBdr>
            <w:top w:val="none" w:sz="0" w:space="0" w:color="auto"/>
            <w:left w:val="none" w:sz="0" w:space="0" w:color="auto"/>
            <w:bottom w:val="none" w:sz="0" w:space="0" w:color="auto"/>
            <w:right w:val="none" w:sz="0" w:space="0" w:color="auto"/>
          </w:divBdr>
        </w:div>
        <w:div w:id="795105877">
          <w:marLeft w:val="0"/>
          <w:marRight w:val="0"/>
          <w:marTop w:val="0"/>
          <w:marBottom w:val="0"/>
          <w:divBdr>
            <w:top w:val="none" w:sz="0" w:space="0" w:color="auto"/>
            <w:left w:val="none" w:sz="0" w:space="0" w:color="auto"/>
            <w:bottom w:val="none" w:sz="0" w:space="0" w:color="auto"/>
            <w:right w:val="none" w:sz="0" w:space="0" w:color="auto"/>
          </w:divBdr>
        </w:div>
        <w:div w:id="429668990">
          <w:marLeft w:val="0"/>
          <w:marRight w:val="0"/>
          <w:marTop w:val="0"/>
          <w:marBottom w:val="0"/>
          <w:divBdr>
            <w:top w:val="none" w:sz="0" w:space="0" w:color="auto"/>
            <w:left w:val="none" w:sz="0" w:space="0" w:color="auto"/>
            <w:bottom w:val="none" w:sz="0" w:space="0" w:color="auto"/>
            <w:right w:val="none" w:sz="0" w:space="0" w:color="auto"/>
          </w:divBdr>
        </w:div>
        <w:div w:id="64301193">
          <w:marLeft w:val="0"/>
          <w:marRight w:val="0"/>
          <w:marTop w:val="0"/>
          <w:marBottom w:val="0"/>
          <w:divBdr>
            <w:top w:val="none" w:sz="0" w:space="0" w:color="auto"/>
            <w:left w:val="none" w:sz="0" w:space="0" w:color="auto"/>
            <w:bottom w:val="none" w:sz="0" w:space="0" w:color="auto"/>
            <w:right w:val="none" w:sz="0" w:space="0" w:color="auto"/>
          </w:divBdr>
        </w:div>
        <w:div w:id="679161114">
          <w:marLeft w:val="0"/>
          <w:marRight w:val="0"/>
          <w:marTop w:val="0"/>
          <w:marBottom w:val="0"/>
          <w:divBdr>
            <w:top w:val="none" w:sz="0" w:space="0" w:color="auto"/>
            <w:left w:val="none" w:sz="0" w:space="0" w:color="auto"/>
            <w:bottom w:val="none" w:sz="0" w:space="0" w:color="auto"/>
            <w:right w:val="none" w:sz="0" w:space="0" w:color="auto"/>
          </w:divBdr>
        </w:div>
        <w:div w:id="1422798301">
          <w:marLeft w:val="0"/>
          <w:marRight w:val="0"/>
          <w:marTop w:val="0"/>
          <w:marBottom w:val="0"/>
          <w:divBdr>
            <w:top w:val="none" w:sz="0" w:space="0" w:color="auto"/>
            <w:left w:val="none" w:sz="0" w:space="0" w:color="auto"/>
            <w:bottom w:val="none" w:sz="0" w:space="0" w:color="auto"/>
            <w:right w:val="none" w:sz="0" w:space="0" w:color="auto"/>
          </w:divBdr>
        </w:div>
        <w:div w:id="146559164">
          <w:marLeft w:val="0"/>
          <w:marRight w:val="0"/>
          <w:marTop w:val="0"/>
          <w:marBottom w:val="0"/>
          <w:divBdr>
            <w:top w:val="none" w:sz="0" w:space="0" w:color="auto"/>
            <w:left w:val="none" w:sz="0" w:space="0" w:color="auto"/>
            <w:bottom w:val="none" w:sz="0" w:space="0" w:color="auto"/>
            <w:right w:val="none" w:sz="0" w:space="0" w:color="auto"/>
          </w:divBdr>
        </w:div>
        <w:div w:id="1293098147">
          <w:marLeft w:val="0"/>
          <w:marRight w:val="0"/>
          <w:marTop w:val="0"/>
          <w:marBottom w:val="0"/>
          <w:divBdr>
            <w:top w:val="none" w:sz="0" w:space="0" w:color="auto"/>
            <w:left w:val="none" w:sz="0" w:space="0" w:color="auto"/>
            <w:bottom w:val="none" w:sz="0" w:space="0" w:color="auto"/>
            <w:right w:val="none" w:sz="0" w:space="0" w:color="auto"/>
          </w:divBdr>
        </w:div>
        <w:div w:id="690377709">
          <w:marLeft w:val="0"/>
          <w:marRight w:val="0"/>
          <w:marTop w:val="0"/>
          <w:marBottom w:val="0"/>
          <w:divBdr>
            <w:top w:val="none" w:sz="0" w:space="0" w:color="auto"/>
            <w:left w:val="none" w:sz="0" w:space="0" w:color="auto"/>
            <w:bottom w:val="none" w:sz="0" w:space="0" w:color="auto"/>
            <w:right w:val="none" w:sz="0" w:space="0" w:color="auto"/>
          </w:divBdr>
        </w:div>
        <w:div w:id="1104543868">
          <w:marLeft w:val="0"/>
          <w:marRight w:val="0"/>
          <w:marTop w:val="0"/>
          <w:marBottom w:val="0"/>
          <w:divBdr>
            <w:top w:val="none" w:sz="0" w:space="0" w:color="auto"/>
            <w:left w:val="none" w:sz="0" w:space="0" w:color="auto"/>
            <w:bottom w:val="none" w:sz="0" w:space="0" w:color="auto"/>
            <w:right w:val="none" w:sz="0" w:space="0" w:color="auto"/>
          </w:divBdr>
        </w:div>
        <w:div w:id="180239150">
          <w:marLeft w:val="0"/>
          <w:marRight w:val="0"/>
          <w:marTop w:val="0"/>
          <w:marBottom w:val="0"/>
          <w:divBdr>
            <w:top w:val="none" w:sz="0" w:space="0" w:color="auto"/>
            <w:left w:val="none" w:sz="0" w:space="0" w:color="auto"/>
            <w:bottom w:val="none" w:sz="0" w:space="0" w:color="auto"/>
            <w:right w:val="none" w:sz="0" w:space="0" w:color="auto"/>
          </w:divBdr>
        </w:div>
        <w:div w:id="1987782747">
          <w:marLeft w:val="0"/>
          <w:marRight w:val="0"/>
          <w:marTop w:val="0"/>
          <w:marBottom w:val="0"/>
          <w:divBdr>
            <w:top w:val="none" w:sz="0" w:space="0" w:color="auto"/>
            <w:left w:val="none" w:sz="0" w:space="0" w:color="auto"/>
            <w:bottom w:val="none" w:sz="0" w:space="0" w:color="auto"/>
            <w:right w:val="none" w:sz="0" w:space="0" w:color="auto"/>
          </w:divBdr>
        </w:div>
        <w:div w:id="742533990">
          <w:marLeft w:val="0"/>
          <w:marRight w:val="0"/>
          <w:marTop w:val="0"/>
          <w:marBottom w:val="0"/>
          <w:divBdr>
            <w:top w:val="none" w:sz="0" w:space="0" w:color="auto"/>
            <w:left w:val="none" w:sz="0" w:space="0" w:color="auto"/>
            <w:bottom w:val="none" w:sz="0" w:space="0" w:color="auto"/>
            <w:right w:val="none" w:sz="0" w:space="0" w:color="auto"/>
          </w:divBdr>
        </w:div>
        <w:div w:id="1925143801">
          <w:marLeft w:val="0"/>
          <w:marRight w:val="0"/>
          <w:marTop w:val="0"/>
          <w:marBottom w:val="0"/>
          <w:divBdr>
            <w:top w:val="none" w:sz="0" w:space="0" w:color="auto"/>
            <w:left w:val="none" w:sz="0" w:space="0" w:color="auto"/>
            <w:bottom w:val="none" w:sz="0" w:space="0" w:color="auto"/>
            <w:right w:val="none" w:sz="0" w:space="0" w:color="auto"/>
          </w:divBdr>
        </w:div>
        <w:div w:id="1331450352">
          <w:marLeft w:val="0"/>
          <w:marRight w:val="0"/>
          <w:marTop w:val="0"/>
          <w:marBottom w:val="0"/>
          <w:divBdr>
            <w:top w:val="none" w:sz="0" w:space="0" w:color="auto"/>
            <w:left w:val="none" w:sz="0" w:space="0" w:color="auto"/>
            <w:bottom w:val="none" w:sz="0" w:space="0" w:color="auto"/>
            <w:right w:val="none" w:sz="0" w:space="0" w:color="auto"/>
          </w:divBdr>
        </w:div>
        <w:div w:id="250238865">
          <w:marLeft w:val="0"/>
          <w:marRight w:val="0"/>
          <w:marTop w:val="0"/>
          <w:marBottom w:val="0"/>
          <w:divBdr>
            <w:top w:val="none" w:sz="0" w:space="0" w:color="auto"/>
            <w:left w:val="none" w:sz="0" w:space="0" w:color="auto"/>
            <w:bottom w:val="none" w:sz="0" w:space="0" w:color="auto"/>
            <w:right w:val="none" w:sz="0" w:space="0" w:color="auto"/>
          </w:divBdr>
        </w:div>
        <w:div w:id="560479373">
          <w:marLeft w:val="0"/>
          <w:marRight w:val="0"/>
          <w:marTop w:val="0"/>
          <w:marBottom w:val="0"/>
          <w:divBdr>
            <w:top w:val="none" w:sz="0" w:space="0" w:color="auto"/>
            <w:left w:val="none" w:sz="0" w:space="0" w:color="auto"/>
            <w:bottom w:val="none" w:sz="0" w:space="0" w:color="auto"/>
            <w:right w:val="none" w:sz="0" w:space="0" w:color="auto"/>
          </w:divBdr>
        </w:div>
        <w:div w:id="305399696">
          <w:marLeft w:val="0"/>
          <w:marRight w:val="0"/>
          <w:marTop w:val="0"/>
          <w:marBottom w:val="0"/>
          <w:divBdr>
            <w:top w:val="none" w:sz="0" w:space="0" w:color="auto"/>
            <w:left w:val="none" w:sz="0" w:space="0" w:color="auto"/>
            <w:bottom w:val="none" w:sz="0" w:space="0" w:color="auto"/>
            <w:right w:val="none" w:sz="0" w:space="0" w:color="auto"/>
          </w:divBdr>
        </w:div>
        <w:div w:id="782920019">
          <w:marLeft w:val="0"/>
          <w:marRight w:val="0"/>
          <w:marTop w:val="0"/>
          <w:marBottom w:val="0"/>
          <w:divBdr>
            <w:top w:val="none" w:sz="0" w:space="0" w:color="auto"/>
            <w:left w:val="none" w:sz="0" w:space="0" w:color="auto"/>
            <w:bottom w:val="none" w:sz="0" w:space="0" w:color="auto"/>
            <w:right w:val="none" w:sz="0" w:space="0" w:color="auto"/>
          </w:divBdr>
        </w:div>
        <w:div w:id="789976173">
          <w:marLeft w:val="0"/>
          <w:marRight w:val="0"/>
          <w:marTop w:val="0"/>
          <w:marBottom w:val="0"/>
          <w:divBdr>
            <w:top w:val="none" w:sz="0" w:space="0" w:color="auto"/>
            <w:left w:val="none" w:sz="0" w:space="0" w:color="auto"/>
            <w:bottom w:val="none" w:sz="0" w:space="0" w:color="auto"/>
            <w:right w:val="none" w:sz="0" w:space="0" w:color="auto"/>
          </w:divBdr>
        </w:div>
        <w:div w:id="359167028">
          <w:marLeft w:val="0"/>
          <w:marRight w:val="0"/>
          <w:marTop w:val="0"/>
          <w:marBottom w:val="0"/>
          <w:divBdr>
            <w:top w:val="none" w:sz="0" w:space="0" w:color="auto"/>
            <w:left w:val="none" w:sz="0" w:space="0" w:color="auto"/>
            <w:bottom w:val="none" w:sz="0" w:space="0" w:color="auto"/>
            <w:right w:val="none" w:sz="0" w:space="0" w:color="auto"/>
          </w:divBdr>
        </w:div>
        <w:div w:id="457649289">
          <w:marLeft w:val="0"/>
          <w:marRight w:val="0"/>
          <w:marTop w:val="0"/>
          <w:marBottom w:val="0"/>
          <w:divBdr>
            <w:top w:val="none" w:sz="0" w:space="0" w:color="auto"/>
            <w:left w:val="none" w:sz="0" w:space="0" w:color="auto"/>
            <w:bottom w:val="none" w:sz="0" w:space="0" w:color="auto"/>
            <w:right w:val="none" w:sz="0" w:space="0" w:color="auto"/>
          </w:divBdr>
        </w:div>
        <w:div w:id="446513271">
          <w:marLeft w:val="0"/>
          <w:marRight w:val="0"/>
          <w:marTop w:val="0"/>
          <w:marBottom w:val="0"/>
          <w:divBdr>
            <w:top w:val="none" w:sz="0" w:space="0" w:color="auto"/>
            <w:left w:val="none" w:sz="0" w:space="0" w:color="auto"/>
            <w:bottom w:val="none" w:sz="0" w:space="0" w:color="auto"/>
            <w:right w:val="none" w:sz="0" w:space="0" w:color="auto"/>
          </w:divBdr>
        </w:div>
        <w:div w:id="577205735">
          <w:marLeft w:val="0"/>
          <w:marRight w:val="0"/>
          <w:marTop w:val="0"/>
          <w:marBottom w:val="0"/>
          <w:divBdr>
            <w:top w:val="none" w:sz="0" w:space="0" w:color="auto"/>
            <w:left w:val="none" w:sz="0" w:space="0" w:color="auto"/>
            <w:bottom w:val="none" w:sz="0" w:space="0" w:color="auto"/>
            <w:right w:val="none" w:sz="0" w:space="0" w:color="auto"/>
          </w:divBdr>
        </w:div>
        <w:div w:id="1078599783">
          <w:marLeft w:val="0"/>
          <w:marRight w:val="0"/>
          <w:marTop w:val="0"/>
          <w:marBottom w:val="0"/>
          <w:divBdr>
            <w:top w:val="none" w:sz="0" w:space="0" w:color="auto"/>
            <w:left w:val="none" w:sz="0" w:space="0" w:color="auto"/>
            <w:bottom w:val="none" w:sz="0" w:space="0" w:color="auto"/>
            <w:right w:val="none" w:sz="0" w:space="0" w:color="auto"/>
          </w:divBdr>
        </w:div>
        <w:div w:id="382602564">
          <w:marLeft w:val="0"/>
          <w:marRight w:val="0"/>
          <w:marTop w:val="0"/>
          <w:marBottom w:val="0"/>
          <w:divBdr>
            <w:top w:val="none" w:sz="0" w:space="0" w:color="auto"/>
            <w:left w:val="none" w:sz="0" w:space="0" w:color="auto"/>
            <w:bottom w:val="none" w:sz="0" w:space="0" w:color="auto"/>
            <w:right w:val="none" w:sz="0" w:space="0" w:color="auto"/>
          </w:divBdr>
        </w:div>
        <w:div w:id="1864515207">
          <w:marLeft w:val="0"/>
          <w:marRight w:val="0"/>
          <w:marTop w:val="0"/>
          <w:marBottom w:val="0"/>
          <w:divBdr>
            <w:top w:val="none" w:sz="0" w:space="0" w:color="auto"/>
            <w:left w:val="none" w:sz="0" w:space="0" w:color="auto"/>
            <w:bottom w:val="none" w:sz="0" w:space="0" w:color="auto"/>
            <w:right w:val="none" w:sz="0" w:space="0" w:color="auto"/>
          </w:divBdr>
        </w:div>
        <w:div w:id="1768228302">
          <w:marLeft w:val="0"/>
          <w:marRight w:val="0"/>
          <w:marTop w:val="0"/>
          <w:marBottom w:val="0"/>
          <w:divBdr>
            <w:top w:val="none" w:sz="0" w:space="0" w:color="auto"/>
            <w:left w:val="none" w:sz="0" w:space="0" w:color="auto"/>
            <w:bottom w:val="none" w:sz="0" w:space="0" w:color="auto"/>
            <w:right w:val="none" w:sz="0" w:space="0" w:color="auto"/>
          </w:divBdr>
        </w:div>
        <w:div w:id="948318014">
          <w:marLeft w:val="0"/>
          <w:marRight w:val="0"/>
          <w:marTop w:val="0"/>
          <w:marBottom w:val="0"/>
          <w:divBdr>
            <w:top w:val="none" w:sz="0" w:space="0" w:color="auto"/>
            <w:left w:val="none" w:sz="0" w:space="0" w:color="auto"/>
            <w:bottom w:val="none" w:sz="0" w:space="0" w:color="auto"/>
            <w:right w:val="none" w:sz="0" w:space="0" w:color="auto"/>
          </w:divBdr>
        </w:div>
      </w:divsChild>
    </w:div>
    <w:div w:id="2020155880">
      <w:bodyDiv w:val="1"/>
      <w:marLeft w:val="0"/>
      <w:marRight w:val="0"/>
      <w:marTop w:val="0"/>
      <w:marBottom w:val="0"/>
      <w:divBdr>
        <w:top w:val="none" w:sz="0" w:space="0" w:color="auto"/>
        <w:left w:val="none" w:sz="0" w:space="0" w:color="auto"/>
        <w:bottom w:val="none" w:sz="0" w:space="0" w:color="auto"/>
        <w:right w:val="none" w:sz="0" w:space="0" w:color="auto"/>
      </w:divBdr>
    </w:div>
    <w:div w:id="2063433055">
      <w:bodyDiv w:val="1"/>
      <w:marLeft w:val="0"/>
      <w:marRight w:val="0"/>
      <w:marTop w:val="0"/>
      <w:marBottom w:val="0"/>
      <w:divBdr>
        <w:top w:val="none" w:sz="0" w:space="0" w:color="auto"/>
        <w:left w:val="none" w:sz="0" w:space="0" w:color="auto"/>
        <w:bottom w:val="none" w:sz="0" w:space="0" w:color="auto"/>
        <w:right w:val="none" w:sz="0" w:space="0" w:color="auto"/>
      </w:divBdr>
    </w:div>
    <w:div w:id="2066565011">
      <w:bodyDiv w:val="1"/>
      <w:marLeft w:val="0"/>
      <w:marRight w:val="0"/>
      <w:marTop w:val="0"/>
      <w:marBottom w:val="0"/>
      <w:divBdr>
        <w:top w:val="none" w:sz="0" w:space="0" w:color="auto"/>
        <w:left w:val="none" w:sz="0" w:space="0" w:color="auto"/>
        <w:bottom w:val="none" w:sz="0" w:space="0" w:color="auto"/>
        <w:right w:val="none" w:sz="0" w:space="0" w:color="auto"/>
      </w:divBdr>
    </w:div>
    <w:div w:id="2072270119">
      <w:bodyDiv w:val="1"/>
      <w:marLeft w:val="0"/>
      <w:marRight w:val="0"/>
      <w:marTop w:val="0"/>
      <w:marBottom w:val="0"/>
      <w:divBdr>
        <w:top w:val="none" w:sz="0" w:space="0" w:color="auto"/>
        <w:left w:val="none" w:sz="0" w:space="0" w:color="auto"/>
        <w:bottom w:val="none" w:sz="0" w:space="0" w:color="auto"/>
        <w:right w:val="none" w:sz="0" w:space="0" w:color="auto"/>
      </w:divBdr>
    </w:div>
    <w:div w:id="2083140079">
      <w:bodyDiv w:val="1"/>
      <w:marLeft w:val="0"/>
      <w:marRight w:val="0"/>
      <w:marTop w:val="0"/>
      <w:marBottom w:val="0"/>
      <w:divBdr>
        <w:top w:val="none" w:sz="0" w:space="0" w:color="auto"/>
        <w:left w:val="none" w:sz="0" w:space="0" w:color="auto"/>
        <w:bottom w:val="none" w:sz="0" w:space="0" w:color="auto"/>
        <w:right w:val="none" w:sz="0" w:space="0" w:color="auto"/>
      </w:divBdr>
    </w:div>
    <w:div w:id="2097938562">
      <w:bodyDiv w:val="1"/>
      <w:marLeft w:val="0"/>
      <w:marRight w:val="0"/>
      <w:marTop w:val="0"/>
      <w:marBottom w:val="0"/>
      <w:divBdr>
        <w:top w:val="none" w:sz="0" w:space="0" w:color="auto"/>
        <w:left w:val="none" w:sz="0" w:space="0" w:color="auto"/>
        <w:bottom w:val="none" w:sz="0" w:space="0" w:color="auto"/>
        <w:right w:val="none" w:sz="0" w:space="0" w:color="auto"/>
      </w:divBdr>
    </w:div>
    <w:div w:id="2101366535">
      <w:bodyDiv w:val="1"/>
      <w:marLeft w:val="0"/>
      <w:marRight w:val="0"/>
      <w:marTop w:val="0"/>
      <w:marBottom w:val="0"/>
      <w:divBdr>
        <w:top w:val="none" w:sz="0" w:space="0" w:color="auto"/>
        <w:left w:val="none" w:sz="0" w:space="0" w:color="auto"/>
        <w:bottom w:val="none" w:sz="0" w:space="0" w:color="auto"/>
        <w:right w:val="none" w:sz="0" w:space="0" w:color="auto"/>
      </w:divBdr>
    </w:div>
    <w:div w:id="2105683510">
      <w:bodyDiv w:val="1"/>
      <w:marLeft w:val="0"/>
      <w:marRight w:val="0"/>
      <w:marTop w:val="0"/>
      <w:marBottom w:val="0"/>
      <w:divBdr>
        <w:top w:val="none" w:sz="0" w:space="0" w:color="auto"/>
        <w:left w:val="none" w:sz="0" w:space="0" w:color="auto"/>
        <w:bottom w:val="none" w:sz="0" w:space="0" w:color="auto"/>
        <w:right w:val="none" w:sz="0" w:space="0" w:color="auto"/>
      </w:divBdr>
    </w:div>
    <w:div w:id="2124107156">
      <w:bodyDiv w:val="1"/>
      <w:marLeft w:val="0"/>
      <w:marRight w:val="0"/>
      <w:marTop w:val="0"/>
      <w:marBottom w:val="0"/>
      <w:divBdr>
        <w:top w:val="none" w:sz="0" w:space="0" w:color="auto"/>
        <w:left w:val="none" w:sz="0" w:space="0" w:color="auto"/>
        <w:bottom w:val="none" w:sz="0" w:space="0" w:color="auto"/>
        <w:right w:val="none" w:sz="0" w:space="0" w:color="auto"/>
      </w:divBdr>
    </w:div>
    <w:div w:id="213583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ftp.ibge.gov.br/Perfil_Municipios/2019/Base_de_Dados/Base_MUNIC_2019_20210817.xls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43FF2-C723-4564-880C-9917C4E20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40</Pages>
  <Words>15738</Words>
  <Characters>84991</Characters>
  <Application>Microsoft Office Word</Application>
  <DocSecurity>0</DocSecurity>
  <Lines>708</Lines>
  <Paragraphs>201</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100528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Crislaine Silveira</dc:creator>
  <cp:lastModifiedBy>Marco Aurélio Barbiero</cp:lastModifiedBy>
  <cp:revision>121</cp:revision>
  <cp:lastPrinted>2024-10-17T18:13:00Z</cp:lastPrinted>
  <dcterms:created xsi:type="dcterms:W3CDTF">2025-03-05T17:45:00Z</dcterms:created>
  <dcterms:modified xsi:type="dcterms:W3CDTF">2025-03-10T13:12:00Z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id="DVdxJGIM"/&gt;&lt;style id="http://www.zotero.org/styles/associacao-brasileira-de-normas-tecnicas-ufrgs-initials" hasBibliography="1" bibliographyStyleHasBeenSet="1"/&gt;&lt;prefs&gt;&lt;pref name="fieldType" valu</vt:lpwstr>
  </property>
  <property fmtid="{D5CDD505-2E9C-101B-9397-08002B2CF9AE}" pid="3" name="ZOTERO_PREF_2">
    <vt:lpwstr>e="Field"/&gt;&lt;/prefs&gt;&lt;/data&gt;</vt:lpwstr>
  </property>
</Properties>
</file>