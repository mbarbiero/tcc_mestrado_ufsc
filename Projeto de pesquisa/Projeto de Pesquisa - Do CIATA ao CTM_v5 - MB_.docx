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B322C5" w:rsidRDefault="001D772A" w:rsidP="001D772A">
      <w:pPr>
        <w:ind w:firstLine="0"/>
        <w:contextualSpacing/>
        <w:jc w:val="center"/>
        <w:rPr>
          <w:rFonts w:cs="Arial"/>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p>
    <w:p w14:paraId="5AEEFD7C" w14:textId="77777777" w:rsidR="001D772A" w:rsidRPr="00B322C5" w:rsidRDefault="001D772A" w:rsidP="001D772A">
      <w:pPr>
        <w:ind w:firstLine="0"/>
        <w:contextualSpacing/>
        <w:jc w:val="center"/>
        <w:rPr>
          <w:rFonts w:cs="Arial"/>
          <w:szCs w:val="24"/>
        </w:rPr>
      </w:pPr>
      <w:r w:rsidRPr="00B322C5">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B322C5" w:rsidRDefault="001D772A" w:rsidP="001D772A">
      <w:pPr>
        <w:ind w:firstLine="0"/>
        <w:contextualSpacing/>
        <w:jc w:val="center"/>
        <w:rPr>
          <w:rFonts w:cs="Arial"/>
          <w:sz w:val="20"/>
          <w:szCs w:val="20"/>
        </w:rPr>
      </w:pPr>
    </w:p>
    <w:p w14:paraId="3DF8DBFC" w14:textId="77777777" w:rsidR="001D772A" w:rsidRPr="00B322C5" w:rsidRDefault="001D772A" w:rsidP="001D772A">
      <w:pPr>
        <w:ind w:firstLine="0"/>
        <w:contextualSpacing/>
        <w:jc w:val="center"/>
        <w:rPr>
          <w:rFonts w:cs="Arial"/>
          <w:szCs w:val="24"/>
        </w:rPr>
      </w:pPr>
      <w:r w:rsidRPr="00B322C5">
        <w:rPr>
          <w:rFonts w:cs="Arial"/>
          <w:szCs w:val="24"/>
        </w:rPr>
        <w:t>UNIVERSIDADE FEDERAL DE SANTA CATARINA</w:t>
      </w:r>
    </w:p>
    <w:p w14:paraId="0F1C262C" w14:textId="77777777" w:rsidR="001D772A" w:rsidRPr="00B322C5" w:rsidRDefault="001D772A" w:rsidP="001D772A">
      <w:pPr>
        <w:ind w:firstLine="0"/>
        <w:contextualSpacing/>
        <w:jc w:val="center"/>
        <w:rPr>
          <w:rFonts w:cs="Arial"/>
          <w:szCs w:val="24"/>
        </w:rPr>
      </w:pPr>
      <w:r w:rsidRPr="00B322C5">
        <w:rPr>
          <w:rFonts w:cs="Arial"/>
          <w:szCs w:val="24"/>
        </w:rPr>
        <w:t>CAMPUS FLORIANÓPOLIS</w:t>
      </w:r>
    </w:p>
    <w:p w14:paraId="45F10E5F" w14:textId="77777777" w:rsidR="001D772A" w:rsidRPr="00B322C5" w:rsidRDefault="001D772A" w:rsidP="001D772A">
      <w:pPr>
        <w:ind w:firstLine="0"/>
        <w:contextualSpacing/>
        <w:jc w:val="center"/>
        <w:rPr>
          <w:rFonts w:cs="Arial"/>
          <w:szCs w:val="24"/>
        </w:rPr>
      </w:pPr>
      <w:r w:rsidRPr="00B322C5">
        <w:rPr>
          <w:rFonts w:cs="Arial"/>
          <w:szCs w:val="24"/>
        </w:rPr>
        <w:t>DEPARTAMENTO DE ENGENHARIA CIVIL</w:t>
      </w:r>
    </w:p>
    <w:p w14:paraId="4BC128AE" w14:textId="77777777" w:rsidR="001D772A" w:rsidRPr="00B322C5" w:rsidRDefault="001D772A" w:rsidP="001D772A">
      <w:pPr>
        <w:ind w:firstLine="0"/>
        <w:contextualSpacing/>
        <w:jc w:val="center"/>
        <w:rPr>
          <w:rFonts w:cs="Arial"/>
          <w:caps/>
          <w:szCs w:val="24"/>
        </w:rPr>
      </w:pPr>
      <w:r w:rsidRPr="00B322C5">
        <w:rPr>
          <w:rFonts w:cs="Arial"/>
          <w:caps/>
          <w:szCs w:val="24"/>
        </w:rPr>
        <w:t>Pós-Graduação em Engenharia de Transportes e Gestão Territorial</w:t>
      </w:r>
    </w:p>
    <w:p w14:paraId="4C4270B4" w14:textId="77777777" w:rsidR="001D772A" w:rsidRPr="00B322C5" w:rsidRDefault="001D772A" w:rsidP="001D772A">
      <w:pPr>
        <w:ind w:firstLine="0"/>
        <w:contextualSpacing/>
        <w:jc w:val="center"/>
        <w:rPr>
          <w:rFonts w:cs="Arial"/>
          <w:szCs w:val="24"/>
        </w:rPr>
      </w:pPr>
    </w:p>
    <w:p w14:paraId="2BEA8CE6" w14:textId="77777777" w:rsidR="001D772A" w:rsidRPr="00B322C5" w:rsidRDefault="001D772A" w:rsidP="001D772A">
      <w:pPr>
        <w:ind w:firstLine="0"/>
        <w:contextualSpacing/>
        <w:jc w:val="center"/>
        <w:rPr>
          <w:rFonts w:cs="Arial"/>
          <w:szCs w:val="24"/>
        </w:rPr>
      </w:pPr>
    </w:p>
    <w:p w14:paraId="602C0F6C" w14:textId="77777777" w:rsidR="001D772A" w:rsidRPr="00B322C5" w:rsidRDefault="001D772A" w:rsidP="001D772A">
      <w:pPr>
        <w:ind w:firstLine="0"/>
        <w:contextualSpacing/>
        <w:jc w:val="center"/>
        <w:rPr>
          <w:rFonts w:cs="Arial"/>
          <w:szCs w:val="24"/>
        </w:rPr>
      </w:pPr>
    </w:p>
    <w:p w14:paraId="1558811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7F5D4DE8" w14:textId="77777777" w:rsidR="001D772A" w:rsidRPr="00B322C5" w:rsidRDefault="001D772A" w:rsidP="001D772A">
      <w:pPr>
        <w:ind w:firstLine="0"/>
        <w:contextualSpacing/>
        <w:jc w:val="center"/>
        <w:rPr>
          <w:rFonts w:cs="Arial"/>
          <w:szCs w:val="24"/>
        </w:rPr>
      </w:pPr>
    </w:p>
    <w:p w14:paraId="3982B578" w14:textId="77777777" w:rsidR="001D772A" w:rsidRPr="00B322C5" w:rsidRDefault="001D772A" w:rsidP="001D772A">
      <w:pPr>
        <w:ind w:firstLine="0"/>
        <w:contextualSpacing/>
        <w:jc w:val="center"/>
        <w:rPr>
          <w:rFonts w:cs="Arial"/>
          <w:szCs w:val="24"/>
        </w:rPr>
      </w:pPr>
    </w:p>
    <w:p w14:paraId="66787D8E" w14:textId="77777777" w:rsidR="001D772A" w:rsidRPr="00B322C5" w:rsidRDefault="001D772A" w:rsidP="001D772A">
      <w:pPr>
        <w:ind w:firstLine="0"/>
        <w:contextualSpacing/>
        <w:jc w:val="center"/>
        <w:rPr>
          <w:rFonts w:cs="Arial"/>
          <w:szCs w:val="24"/>
        </w:rPr>
      </w:pPr>
    </w:p>
    <w:p w14:paraId="37759CEF" w14:textId="77777777" w:rsidR="001D772A" w:rsidRPr="00B322C5" w:rsidRDefault="001D772A" w:rsidP="001D772A">
      <w:pPr>
        <w:ind w:firstLine="0"/>
        <w:contextualSpacing/>
        <w:jc w:val="center"/>
        <w:rPr>
          <w:rFonts w:cs="Arial"/>
          <w:szCs w:val="24"/>
        </w:rPr>
      </w:pPr>
    </w:p>
    <w:p w14:paraId="36124954" w14:textId="77777777" w:rsidR="001D772A" w:rsidRPr="00B322C5" w:rsidRDefault="001D772A" w:rsidP="001D772A">
      <w:pPr>
        <w:ind w:firstLine="0"/>
        <w:contextualSpacing/>
        <w:jc w:val="center"/>
        <w:rPr>
          <w:rFonts w:cs="Arial"/>
          <w:szCs w:val="24"/>
        </w:rPr>
      </w:pPr>
    </w:p>
    <w:p w14:paraId="7693E072"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5506B212" w14:textId="77777777" w:rsidR="00160061" w:rsidRDefault="00160061" w:rsidP="00160061">
      <w:pPr>
        <w:ind w:firstLine="0"/>
        <w:contextualSpacing/>
        <w:jc w:val="center"/>
      </w:pPr>
      <w:r>
        <w:rPr>
          <w:rFonts w:cs="Arial"/>
          <w:b/>
          <w:bCs/>
          <w:szCs w:val="24"/>
        </w:rPr>
        <w:t>Do CIATA ao CTM: Georreferenciamento de Cadastros Descritivos</w:t>
      </w:r>
    </w:p>
    <w:p w14:paraId="534BF8E7" w14:textId="77777777" w:rsidR="001D772A" w:rsidRPr="00B322C5" w:rsidRDefault="001D772A" w:rsidP="001D772A">
      <w:pPr>
        <w:ind w:firstLine="0"/>
        <w:contextualSpacing/>
        <w:jc w:val="center"/>
        <w:rPr>
          <w:rFonts w:cs="Arial"/>
          <w:szCs w:val="24"/>
        </w:rPr>
      </w:pPr>
    </w:p>
    <w:p w14:paraId="249895AE" w14:textId="77777777" w:rsidR="001D772A" w:rsidRPr="00B322C5" w:rsidRDefault="001D772A" w:rsidP="001D772A">
      <w:pPr>
        <w:ind w:firstLine="0"/>
        <w:contextualSpacing/>
        <w:jc w:val="center"/>
        <w:rPr>
          <w:rFonts w:cs="Arial"/>
          <w:szCs w:val="24"/>
        </w:rPr>
      </w:pPr>
    </w:p>
    <w:p w14:paraId="0CB2ECEF" w14:textId="77777777" w:rsidR="001D772A" w:rsidRPr="00B322C5" w:rsidRDefault="001D772A" w:rsidP="001D772A">
      <w:pPr>
        <w:ind w:firstLine="0"/>
        <w:contextualSpacing/>
        <w:jc w:val="center"/>
        <w:rPr>
          <w:rFonts w:cs="Arial"/>
          <w:szCs w:val="24"/>
        </w:rPr>
      </w:pPr>
    </w:p>
    <w:p w14:paraId="4738538E" w14:textId="77777777" w:rsidR="001D772A" w:rsidRPr="00B322C5" w:rsidRDefault="001D772A" w:rsidP="001D772A">
      <w:pPr>
        <w:ind w:firstLine="0"/>
        <w:contextualSpacing/>
        <w:jc w:val="center"/>
        <w:rPr>
          <w:rFonts w:cs="Arial"/>
          <w:szCs w:val="24"/>
        </w:rPr>
      </w:pPr>
    </w:p>
    <w:p w14:paraId="56EA5A68" w14:textId="77777777" w:rsidR="001D772A" w:rsidRPr="00B322C5" w:rsidRDefault="001D772A" w:rsidP="001D772A">
      <w:pPr>
        <w:ind w:firstLine="0"/>
        <w:contextualSpacing/>
        <w:jc w:val="center"/>
        <w:rPr>
          <w:rFonts w:cs="Arial"/>
          <w:szCs w:val="24"/>
        </w:rPr>
      </w:pPr>
    </w:p>
    <w:p w14:paraId="779B303A" w14:textId="77777777" w:rsidR="001D772A" w:rsidRPr="00B322C5" w:rsidRDefault="001D772A" w:rsidP="001D772A">
      <w:pPr>
        <w:ind w:firstLine="0"/>
        <w:contextualSpacing/>
        <w:jc w:val="center"/>
        <w:rPr>
          <w:rFonts w:cs="Arial"/>
          <w:szCs w:val="24"/>
        </w:rPr>
      </w:pPr>
    </w:p>
    <w:p w14:paraId="17962938" w14:textId="77777777" w:rsidR="001D772A" w:rsidRPr="00B322C5" w:rsidRDefault="001D772A" w:rsidP="001D772A">
      <w:pPr>
        <w:ind w:firstLine="0"/>
        <w:contextualSpacing/>
        <w:jc w:val="center"/>
        <w:rPr>
          <w:rFonts w:cs="Arial"/>
          <w:szCs w:val="24"/>
        </w:rPr>
      </w:pPr>
    </w:p>
    <w:p w14:paraId="76B7FE77" w14:textId="77777777" w:rsidR="001D772A" w:rsidRPr="00B322C5" w:rsidRDefault="001D772A" w:rsidP="001D772A">
      <w:pPr>
        <w:ind w:firstLine="0"/>
        <w:contextualSpacing/>
        <w:jc w:val="center"/>
        <w:rPr>
          <w:rFonts w:cs="Arial"/>
          <w:szCs w:val="24"/>
        </w:rPr>
      </w:pPr>
    </w:p>
    <w:p w14:paraId="0BAA131F"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16AC315B" w14:textId="77777777" w:rsidR="001D772A" w:rsidRPr="00B322C5" w:rsidRDefault="001D772A" w:rsidP="001D772A">
      <w:pPr>
        <w:ind w:firstLine="0"/>
        <w:contextualSpacing/>
        <w:jc w:val="center"/>
        <w:rPr>
          <w:rFonts w:cs="Arial"/>
          <w:szCs w:val="24"/>
        </w:rPr>
      </w:pPr>
      <w:r>
        <w:rPr>
          <w:rFonts w:cs="Arial"/>
          <w:szCs w:val="24"/>
        </w:rPr>
        <w:t>2025</w:t>
      </w:r>
    </w:p>
    <w:p w14:paraId="66EE202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5854B643" w14:textId="77777777" w:rsidR="001D772A" w:rsidRPr="00B322C5" w:rsidRDefault="001D772A" w:rsidP="001D772A">
      <w:pPr>
        <w:ind w:firstLine="0"/>
        <w:contextualSpacing/>
        <w:jc w:val="center"/>
        <w:rPr>
          <w:rFonts w:cs="Arial"/>
          <w:szCs w:val="24"/>
        </w:rPr>
      </w:pPr>
    </w:p>
    <w:p w14:paraId="44E0FB5C" w14:textId="77777777" w:rsidR="001D772A" w:rsidRPr="00B322C5" w:rsidRDefault="001D772A" w:rsidP="001D772A">
      <w:pPr>
        <w:ind w:firstLine="0"/>
        <w:contextualSpacing/>
        <w:jc w:val="center"/>
        <w:rPr>
          <w:rFonts w:cs="Arial"/>
          <w:szCs w:val="24"/>
        </w:rPr>
      </w:pPr>
    </w:p>
    <w:p w14:paraId="0617DC28" w14:textId="77777777" w:rsidR="001D772A" w:rsidRPr="00B322C5" w:rsidRDefault="001D772A" w:rsidP="001D772A">
      <w:pPr>
        <w:ind w:firstLine="0"/>
        <w:contextualSpacing/>
        <w:jc w:val="center"/>
        <w:rPr>
          <w:rFonts w:cs="Arial"/>
          <w:szCs w:val="24"/>
        </w:rPr>
      </w:pPr>
    </w:p>
    <w:p w14:paraId="5C6594F0" w14:textId="77777777" w:rsidR="001D772A" w:rsidRPr="00B322C5" w:rsidRDefault="001D772A" w:rsidP="001D772A">
      <w:pPr>
        <w:ind w:firstLine="0"/>
        <w:contextualSpacing/>
        <w:jc w:val="center"/>
        <w:rPr>
          <w:rFonts w:cs="Arial"/>
          <w:szCs w:val="24"/>
        </w:rPr>
      </w:pPr>
    </w:p>
    <w:p w14:paraId="400FB40C" w14:textId="77777777" w:rsidR="001D772A" w:rsidRPr="00B322C5" w:rsidRDefault="001D772A" w:rsidP="001D772A">
      <w:pPr>
        <w:ind w:firstLine="0"/>
        <w:contextualSpacing/>
        <w:jc w:val="center"/>
        <w:rPr>
          <w:rFonts w:cs="Arial"/>
          <w:szCs w:val="24"/>
        </w:rPr>
      </w:pPr>
    </w:p>
    <w:p w14:paraId="357B09AD" w14:textId="77777777" w:rsidR="001D772A" w:rsidRPr="00B322C5" w:rsidRDefault="001D772A" w:rsidP="001D772A">
      <w:pPr>
        <w:ind w:firstLine="0"/>
        <w:contextualSpacing/>
        <w:jc w:val="center"/>
        <w:rPr>
          <w:rFonts w:cs="Arial"/>
          <w:szCs w:val="24"/>
        </w:rPr>
      </w:pPr>
    </w:p>
    <w:p w14:paraId="4C2EF91B" w14:textId="77777777" w:rsidR="001D772A" w:rsidRPr="00B322C5" w:rsidRDefault="001D772A" w:rsidP="001D772A">
      <w:pPr>
        <w:ind w:firstLine="0"/>
        <w:contextualSpacing/>
        <w:jc w:val="center"/>
        <w:rPr>
          <w:rFonts w:cs="Arial"/>
          <w:szCs w:val="24"/>
        </w:rPr>
      </w:pPr>
    </w:p>
    <w:p w14:paraId="411750AF" w14:textId="77777777" w:rsidR="001D772A" w:rsidRPr="00B322C5" w:rsidRDefault="001D772A" w:rsidP="001D772A">
      <w:pPr>
        <w:ind w:firstLine="0"/>
        <w:contextualSpacing/>
        <w:jc w:val="center"/>
        <w:rPr>
          <w:rFonts w:cs="Arial"/>
          <w:szCs w:val="24"/>
        </w:rPr>
      </w:pPr>
    </w:p>
    <w:p w14:paraId="367F152E" w14:textId="77777777" w:rsidR="001D772A" w:rsidRPr="00B322C5" w:rsidRDefault="001D772A" w:rsidP="001D772A">
      <w:pPr>
        <w:ind w:firstLine="0"/>
        <w:contextualSpacing/>
        <w:jc w:val="center"/>
        <w:rPr>
          <w:rFonts w:cs="Arial"/>
          <w:szCs w:val="24"/>
        </w:rPr>
      </w:pPr>
    </w:p>
    <w:p w14:paraId="445C43C0"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22A005E0" w14:textId="6F318759" w:rsidR="001D772A" w:rsidRDefault="001D772A" w:rsidP="001D772A">
      <w:pPr>
        <w:ind w:firstLine="0"/>
        <w:contextualSpacing/>
        <w:jc w:val="center"/>
      </w:pPr>
      <w:r>
        <w:rPr>
          <w:rFonts w:cs="Arial"/>
          <w:b/>
          <w:bCs/>
          <w:szCs w:val="24"/>
        </w:rPr>
        <w:t>Do CIATA ao CTM</w:t>
      </w:r>
      <w:r w:rsidR="00B74A7B">
        <w:rPr>
          <w:rFonts w:cs="Arial"/>
          <w:b/>
          <w:bCs/>
          <w:szCs w:val="24"/>
        </w:rPr>
        <w:t xml:space="preserve">: </w:t>
      </w:r>
      <w:r w:rsidR="00B056D9">
        <w:rPr>
          <w:rFonts w:cs="Arial"/>
          <w:b/>
          <w:bCs/>
          <w:szCs w:val="24"/>
        </w:rPr>
        <w:t>Georreferenciamento de Cadastros Descritivos</w:t>
      </w:r>
    </w:p>
    <w:p w14:paraId="700E3624" w14:textId="77777777" w:rsidR="001D772A" w:rsidRPr="00B322C5" w:rsidRDefault="001D772A" w:rsidP="001D772A">
      <w:pPr>
        <w:ind w:firstLine="0"/>
        <w:contextualSpacing/>
        <w:jc w:val="center"/>
        <w:rPr>
          <w:rFonts w:cs="Arial"/>
          <w:szCs w:val="24"/>
        </w:rPr>
      </w:pPr>
    </w:p>
    <w:p w14:paraId="6C400620" w14:textId="77777777" w:rsidR="001D772A" w:rsidRPr="00B322C5" w:rsidRDefault="001D772A" w:rsidP="001D772A">
      <w:pPr>
        <w:contextualSpacing/>
        <w:jc w:val="center"/>
        <w:rPr>
          <w:rFonts w:cs="Arial"/>
          <w:szCs w:val="24"/>
        </w:rPr>
      </w:pPr>
    </w:p>
    <w:p w14:paraId="4FB1E032" w14:textId="77777777" w:rsidR="001D772A" w:rsidRPr="00B322C5" w:rsidRDefault="001D772A" w:rsidP="001D772A">
      <w:pPr>
        <w:contextualSpacing/>
        <w:jc w:val="center"/>
        <w:rPr>
          <w:rFonts w:cs="Arial"/>
          <w:szCs w:val="24"/>
        </w:rPr>
      </w:pPr>
    </w:p>
    <w:p w14:paraId="75F2BD8B" w14:textId="77777777" w:rsidR="001D772A" w:rsidRPr="00B322C5" w:rsidRDefault="001D772A" w:rsidP="001D772A">
      <w:pPr>
        <w:contextualSpacing/>
        <w:jc w:val="center"/>
        <w:rPr>
          <w:rFonts w:cs="Arial"/>
          <w:szCs w:val="24"/>
        </w:rPr>
      </w:pPr>
    </w:p>
    <w:p w14:paraId="7C5E8676" w14:textId="77777777" w:rsidR="001D772A" w:rsidRPr="00B322C5" w:rsidRDefault="001D772A" w:rsidP="001D772A">
      <w:pPr>
        <w:contextualSpacing/>
        <w:jc w:val="center"/>
        <w:rPr>
          <w:rFonts w:cs="Arial"/>
          <w:szCs w:val="24"/>
        </w:rPr>
      </w:pPr>
    </w:p>
    <w:p w14:paraId="51595E91" w14:textId="77777777" w:rsidR="001D772A" w:rsidRPr="00B322C5" w:rsidRDefault="001D772A" w:rsidP="001D772A">
      <w:pPr>
        <w:contextualSpacing/>
        <w:jc w:val="center"/>
        <w:rPr>
          <w:rFonts w:cs="Arial"/>
          <w:szCs w:val="24"/>
        </w:rPr>
      </w:pPr>
    </w:p>
    <w:p w14:paraId="6C8DCAB2" w14:textId="77777777" w:rsidR="001D772A" w:rsidRPr="00B322C5" w:rsidRDefault="001D772A" w:rsidP="001D772A">
      <w:pPr>
        <w:contextualSpacing/>
        <w:jc w:val="center"/>
        <w:rPr>
          <w:rFonts w:cs="Arial"/>
          <w:szCs w:val="24"/>
        </w:rPr>
      </w:pPr>
    </w:p>
    <w:p w14:paraId="16A60FB2" w14:textId="77777777" w:rsidR="001D772A" w:rsidRPr="00B322C5" w:rsidRDefault="001D772A" w:rsidP="001D772A">
      <w:pPr>
        <w:contextualSpacing/>
        <w:jc w:val="center"/>
        <w:rPr>
          <w:rFonts w:cs="Arial"/>
          <w:szCs w:val="24"/>
        </w:rPr>
      </w:pPr>
    </w:p>
    <w:p w14:paraId="7BB4CB0B" w14:textId="77777777" w:rsidR="001D772A" w:rsidRPr="00B322C5" w:rsidRDefault="001D772A" w:rsidP="001D772A">
      <w:pPr>
        <w:contextualSpacing/>
        <w:jc w:val="center"/>
        <w:rPr>
          <w:rFonts w:cs="Arial"/>
          <w:szCs w:val="24"/>
        </w:rPr>
      </w:pPr>
    </w:p>
    <w:p w14:paraId="61DE6BB7" w14:textId="77777777" w:rsidR="001D772A" w:rsidRPr="00B322C5" w:rsidRDefault="001D772A" w:rsidP="001D772A">
      <w:pPr>
        <w:contextualSpacing/>
        <w:jc w:val="center"/>
        <w:rPr>
          <w:rFonts w:cs="Arial"/>
          <w:szCs w:val="24"/>
        </w:rPr>
      </w:pPr>
    </w:p>
    <w:p w14:paraId="2CD73C19" w14:textId="77777777" w:rsidR="001D772A" w:rsidRPr="00B322C5" w:rsidRDefault="001D772A" w:rsidP="001D772A">
      <w:pPr>
        <w:contextualSpacing/>
        <w:jc w:val="center"/>
        <w:rPr>
          <w:rFonts w:cs="Arial"/>
          <w:szCs w:val="24"/>
        </w:rPr>
      </w:pPr>
    </w:p>
    <w:p w14:paraId="58296525" w14:textId="77777777" w:rsidR="001D772A" w:rsidRPr="00B322C5" w:rsidRDefault="001D772A" w:rsidP="001D772A">
      <w:pPr>
        <w:contextualSpacing/>
        <w:jc w:val="center"/>
        <w:rPr>
          <w:rFonts w:cs="Arial"/>
          <w:szCs w:val="24"/>
        </w:rPr>
      </w:pPr>
    </w:p>
    <w:p w14:paraId="471A2305"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50BE43D8" w14:textId="77777777" w:rsidR="001D772A" w:rsidRPr="00B322C5" w:rsidRDefault="001D772A" w:rsidP="001D772A">
      <w:pPr>
        <w:ind w:firstLine="0"/>
        <w:contextualSpacing/>
        <w:jc w:val="center"/>
        <w:rPr>
          <w:rFonts w:cs="Arial"/>
          <w:szCs w:val="24"/>
        </w:rPr>
      </w:pPr>
      <w:r>
        <w:rPr>
          <w:rFonts w:cs="Arial"/>
          <w:szCs w:val="24"/>
        </w:rPr>
        <w:t>2025</w:t>
      </w:r>
    </w:p>
    <w:p w14:paraId="2E3D84D2" w14:textId="77777777" w:rsidR="001D772A" w:rsidRPr="00B322C5" w:rsidRDefault="001D772A" w:rsidP="001D772A">
      <w:pPr>
        <w:ind w:firstLine="0"/>
        <w:contextualSpacing/>
        <w:jc w:val="center"/>
        <w:rPr>
          <w:rFonts w:cs="Arial"/>
          <w:szCs w:val="24"/>
        </w:rPr>
        <w:sectPr w:rsidR="001D772A" w:rsidRPr="00B322C5" w:rsidSect="001D772A">
          <w:pgSz w:w="11906" w:h="16838" w:code="9"/>
          <w:pgMar w:top="1701" w:right="1134" w:bottom="1134" w:left="1701" w:header="709" w:footer="709" w:gutter="0"/>
          <w:cols w:space="708"/>
          <w:docGrid w:linePitch="360"/>
        </w:sectPr>
      </w:pPr>
    </w:p>
    <w:p w14:paraId="091D2D7B" w14:textId="77777777" w:rsidR="001D772A" w:rsidRPr="00B322C5" w:rsidRDefault="001D772A" w:rsidP="001D772A">
      <w:pPr>
        <w:pStyle w:val="Ttulo"/>
      </w:pPr>
      <w:r w:rsidRPr="00B322C5">
        <w:lastRenderedPageBreak/>
        <w:t>RESUMO</w:t>
      </w:r>
    </w:p>
    <w:p w14:paraId="3F667C35" w14:textId="77777777" w:rsidR="001D772A" w:rsidRPr="00B322C5" w:rsidRDefault="001D772A" w:rsidP="001D772A">
      <w:pPr>
        <w:ind w:firstLine="0"/>
        <w:contextualSpacing/>
        <w:jc w:val="center"/>
        <w:rPr>
          <w:rFonts w:cs="Arial"/>
          <w:szCs w:val="24"/>
        </w:rPr>
      </w:pPr>
    </w:p>
    <w:p w14:paraId="59B7E3C1" w14:textId="77777777" w:rsidR="001D772A" w:rsidRPr="00B322C5" w:rsidRDefault="001D772A" w:rsidP="001D772A">
      <w:pPr>
        <w:spacing w:line="240" w:lineRule="auto"/>
        <w:contextualSpacing/>
        <w:rPr>
          <w:rFonts w:cs="Arial"/>
          <w:szCs w:val="24"/>
        </w:rPr>
      </w:pPr>
      <w:r>
        <w:rPr>
          <w:rFonts w:cs="Arial"/>
          <w:szCs w:val="24"/>
        </w:rPr>
        <w:t xml:space="preserve">.  </w:t>
      </w:r>
    </w:p>
    <w:p w14:paraId="7EA94F88" w14:textId="77777777" w:rsidR="001D772A" w:rsidRPr="00B322C5" w:rsidRDefault="001D772A" w:rsidP="001D772A">
      <w:pPr>
        <w:spacing w:line="240" w:lineRule="auto"/>
        <w:contextualSpacing/>
        <w:rPr>
          <w:rFonts w:cs="Arial"/>
          <w:szCs w:val="24"/>
        </w:rPr>
      </w:pPr>
      <w:r w:rsidRPr="00B322C5">
        <w:rPr>
          <w:rFonts w:cs="Arial"/>
          <w:szCs w:val="24"/>
        </w:rPr>
        <w:t xml:space="preserve"> </w:t>
      </w:r>
    </w:p>
    <w:p w14:paraId="405D0E3D" w14:textId="77777777" w:rsidR="001D772A" w:rsidRPr="00B322C5" w:rsidRDefault="001D772A" w:rsidP="001D772A">
      <w:pPr>
        <w:spacing w:line="240" w:lineRule="auto"/>
        <w:contextualSpacing/>
        <w:rPr>
          <w:rFonts w:cs="Arial"/>
          <w:szCs w:val="24"/>
        </w:rPr>
      </w:pPr>
    </w:p>
    <w:p w14:paraId="68445234" w14:textId="75783E0B" w:rsidR="00AC4FEF" w:rsidRPr="00A92AF2" w:rsidRDefault="00AC4FEF" w:rsidP="001D772A">
      <w:pPr>
        <w:spacing w:line="240" w:lineRule="auto"/>
        <w:ind w:firstLine="0"/>
        <w:contextualSpacing/>
        <w:rPr>
          <w:rFonts w:cs="Arial"/>
          <w:b/>
          <w:szCs w:val="24"/>
        </w:rPr>
      </w:pPr>
      <w:proofErr w:type="gramStart"/>
      <w:r w:rsidRPr="00A92AF2">
        <w:rPr>
          <w:rFonts w:cs="Arial"/>
          <w:b/>
          <w:szCs w:val="24"/>
        </w:rPr>
        <w:t>Palavras chave</w:t>
      </w:r>
      <w:proofErr w:type="gramEnd"/>
    </w:p>
    <w:p w14:paraId="5F1F9383" w14:textId="77777777" w:rsidR="00AC4FEF" w:rsidRPr="00A92AF2" w:rsidRDefault="00AC4FEF" w:rsidP="001D772A">
      <w:pPr>
        <w:spacing w:line="240" w:lineRule="auto"/>
        <w:ind w:firstLine="0"/>
        <w:contextualSpacing/>
        <w:rPr>
          <w:rFonts w:cs="Arial"/>
          <w:b/>
          <w:szCs w:val="24"/>
        </w:rPr>
      </w:pPr>
    </w:p>
    <w:p w14:paraId="4CF8217C" w14:textId="0668801A" w:rsidR="001D772A" w:rsidRPr="00B24CE3" w:rsidRDefault="0034756F" w:rsidP="00AC4FEF">
      <w:r w:rsidRPr="00B24CE3">
        <w:t xml:space="preserve">CIATA, </w:t>
      </w:r>
      <w:r w:rsidR="0042088B">
        <w:t xml:space="preserve">CNEFE, </w:t>
      </w:r>
      <w:commentRangeStart w:id="0"/>
      <w:r w:rsidRPr="00B24CE3">
        <w:rPr>
          <w:i/>
          <w:iCs/>
        </w:rPr>
        <w:t>Fit-For-</w:t>
      </w:r>
      <w:proofErr w:type="spellStart"/>
      <w:r w:rsidRPr="00B24CE3">
        <w:rPr>
          <w:i/>
          <w:iCs/>
        </w:rPr>
        <w:t>Purpose</w:t>
      </w:r>
      <w:proofErr w:type="spellEnd"/>
      <w:r w:rsidRPr="00B24CE3">
        <w:rPr>
          <w:i/>
          <w:iCs/>
        </w:rPr>
        <w:t xml:space="preserve">-Land </w:t>
      </w:r>
      <w:proofErr w:type="spellStart"/>
      <w:r w:rsidRPr="00B24CE3">
        <w:rPr>
          <w:i/>
          <w:iCs/>
        </w:rPr>
        <w:t>Administration</w:t>
      </w:r>
      <w:commentRangeEnd w:id="0"/>
      <w:proofErr w:type="spellEnd"/>
      <w:r w:rsidR="00160061" w:rsidRPr="00B24CE3">
        <w:rPr>
          <w:rStyle w:val="Refdecomentrio"/>
          <w:i/>
          <w:iCs/>
        </w:rPr>
        <w:commentReference w:id="0"/>
      </w:r>
      <w:r w:rsidR="003F0FB4">
        <w:rPr>
          <w:i/>
          <w:iCs/>
        </w:rPr>
        <w:t>,</w:t>
      </w:r>
      <w:r w:rsidR="003F0FB4" w:rsidRPr="00570EBF">
        <w:t xml:space="preserve">, </w:t>
      </w:r>
      <w:r w:rsidR="00F56C09" w:rsidRPr="00570EBF">
        <w:t>Georreferenciamento</w:t>
      </w:r>
      <w:r w:rsidR="00B24CE3">
        <w:t xml:space="preserve">, </w:t>
      </w:r>
      <w:r w:rsidR="003F0FB4" w:rsidRPr="00570EBF">
        <w:t>CTM, Cadas</w:t>
      </w:r>
      <w:r w:rsidR="003F0FB4">
        <w:t>tro</w:t>
      </w:r>
      <w:ins w:id="1" w:author="Marco Aurélio Barbiero" w:date="2025-02-21T07:24:00Z">
        <w:r w:rsidR="00B24CE3">
          <w:t>.</w:t>
        </w:r>
      </w:ins>
    </w:p>
    <w:p w14:paraId="66297E64" w14:textId="77777777" w:rsidR="001D772A" w:rsidRPr="00B24CE3" w:rsidRDefault="001D772A" w:rsidP="001D772A">
      <w:pPr>
        <w:spacing w:line="240" w:lineRule="auto"/>
        <w:contextualSpacing/>
        <w:rPr>
          <w:rFonts w:cs="Arial"/>
          <w:szCs w:val="24"/>
        </w:rPr>
      </w:pPr>
    </w:p>
    <w:p w14:paraId="60E2B531" w14:textId="77777777" w:rsidR="001D772A" w:rsidRPr="00B24CE3" w:rsidRDefault="001D772A" w:rsidP="001D772A">
      <w:pPr>
        <w:spacing w:line="240" w:lineRule="auto"/>
        <w:contextualSpacing/>
        <w:rPr>
          <w:rFonts w:cs="Arial"/>
          <w:szCs w:val="24"/>
        </w:rPr>
      </w:pPr>
    </w:p>
    <w:p w14:paraId="744E0418" w14:textId="77777777" w:rsidR="001D772A" w:rsidRPr="00B24CE3" w:rsidRDefault="001D772A" w:rsidP="001D772A">
      <w:pPr>
        <w:spacing w:line="240" w:lineRule="auto"/>
        <w:contextualSpacing/>
        <w:rPr>
          <w:rFonts w:cs="Arial"/>
          <w:szCs w:val="24"/>
        </w:rPr>
      </w:pPr>
    </w:p>
    <w:p w14:paraId="7000111D" w14:textId="77777777" w:rsidR="001D772A" w:rsidRPr="00B24CE3" w:rsidRDefault="001D772A" w:rsidP="001D772A">
      <w:pPr>
        <w:spacing w:line="240" w:lineRule="auto"/>
        <w:contextualSpacing/>
        <w:rPr>
          <w:rFonts w:cs="Arial"/>
          <w:szCs w:val="24"/>
        </w:rPr>
      </w:pPr>
    </w:p>
    <w:p w14:paraId="4D9D843D" w14:textId="77777777" w:rsidR="001D772A" w:rsidRPr="00B24CE3" w:rsidRDefault="001D772A" w:rsidP="001D772A">
      <w:pPr>
        <w:spacing w:line="240" w:lineRule="auto"/>
        <w:contextualSpacing/>
        <w:rPr>
          <w:rFonts w:cs="Arial"/>
          <w:szCs w:val="24"/>
        </w:rPr>
      </w:pPr>
    </w:p>
    <w:p w14:paraId="2EE6F7FF" w14:textId="77777777" w:rsidR="001D772A" w:rsidRPr="00B24CE3" w:rsidRDefault="001D772A" w:rsidP="001D772A">
      <w:pPr>
        <w:spacing w:line="240" w:lineRule="auto"/>
        <w:contextualSpacing/>
        <w:rPr>
          <w:rFonts w:cs="Arial"/>
          <w:szCs w:val="24"/>
        </w:rPr>
      </w:pPr>
    </w:p>
    <w:p w14:paraId="6DC4B153" w14:textId="77777777" w:rsidR="001D772A" w:rsidRPr="00B24CE3" w:rsidRDefault="001D772A" w:rsidP="001D772A">
      <w:pPr>
        <w:spacing w:line="240" w:lineRule="auto"/>
        <w:contextualSpacing/>
        <w:rPr>
          <w:rFonts w:cs="Arial"/>
          <w:szCs w:val="24"/>
        </w:rPr>
      </w:pPr>
    </w:p>
    <w:p w14:paraId="2DD3A621" w14:textId="77777777" w:rsidR="001D772A" w:rsidRPr="00B24CE3" w:rsidRDefault="001D772A" w:rsidP="001D772A">
      <w:pPr>
        <w:spacing w:line="240" w:lineRule="auto"/>
        <w:contextualSpacing/>
        <w:rPr>
          <w:rFonts w:cs="Arial"/>
          <w:szCs w:val="24"/>
        </w:rPr>
      </w:pPr>
    </w:p>
    <w:p w14:paraId="2B9905E6" w14:textId="77777777" w:rsidR="001D772A" w:rsidRPr="00B24CE3" w:rsidRDefault="001D772A" w:rsidP="001D772A">
      <w:pPr>
        <w:spacing w:line="240" w:lineRule="auto"/>
        <w:contextualSpacing/>
        <w:rPr>
          <w:rFonts w:cs="Arial"/>
          <w:szCs w:val="24"/>
        </w:rPr>
      </w:pPr>
    </w:p>
    <w:p w14:paraId="28840E17" w14:textId="77777777" w:rsidR="001D772A" w:rsidRPr="00B24CE3" w:rsidRDefault="001D772A" w:rsidP="001D772A">
      <w:pPr>
        <w:spacing w:line="240" w:lineRule="auto"/>
        <w:contextualSpacing/>
        <w:rPr>
          <w:rFonts w:cs="Arial"/>
          <w:szCs w:val="24"/>
        </w:rPr>
      </w:pPr>
    </w:p>
    <w:p w14:paraId="6D1D5168" w14:textId="77777777" w:rsidR="001D772A" w:rsidRPr="00B24CE3" w:rsidRDefault="001D772A" w:rsidP="001D772A">
      <w:pPr>
        <w:spacing w:line="240" w:lineRule="auto"/>
        <w:contextualSpacing/>
        <w:rPr>
          <w:rFonts w:cs="Arial"/>
          <w:szCs w:val="24"/>
        </w:rPr>
      </w:pPr>
    </w:p>
    <w:p w14:paraId="18C906CF" w14:textId="77777777" w:rsidR="001D772A" w:rsidRPr="00B24CE3" w:rsidRDefault="001D772A" w:rsidP="001D772A">
      <w:pPr>
        <w:spacing w:line="240" w:lineRule="auto"/>
        <w:contextualSpacing/>
        <w:rPr>
          <w:rFonts w:cs="Arial"/>
          <w:szCs w:val="24"/>
        </w:rPr>
      </w:pPr>
    </w:p>
    <w:p w14:paraId="7316E8C5" w14:textId="77777777" w:rsidR="001D772A" w:rsidRPr="00B24CE3" w:rsidRDefault="001D772A" w:rsidP="001D772A">
      <w:pPr>
        <w:spacing w:line="240" w:lineRule="auto"/>
        <w:contextualSpacing/>
        <w:rPr>
          <w:rFonts w:cs="Arial"/>
          <w:szCs w:val="24"/>
        </w:rPr>
      </w:pPr>
    </w:p>
    <w:p w14:paraId="50ECC8E6" w14:textId="77777777" w:rsidR="001D772A" w:rsidRPr="00B24CE3" w:rsidRDefault="001D772A" w:rsidP="001D772A">
      <w:pPr>
        <w:spacing w:line="240" w:lineRule="auto"/>
        <w:contextualSpacing/>
        <w:rPr>
          <w:rFonts w:cs="Arial"/>
          <w:szCs w:val="24"/>
        </w:rPr>
      </w:pPr>
    </w:p>
    <w:p w14:paraId="26E3F8CC" w14:textId="77777777" w:rsidR="001D772A" w:rsidRPr="00B24CE3" w:rsidRDefault="001D772A" w:rsidP="001D772A">
      <w:pPr>
        <w:spacing w:line="240" w:lineRule="auto"/>
        <w:contextualSpacing/>
        <w:rPr>
          <w:rFonts w:cs="Arial"/>
          <w:szCs w:val="24"/>
        </w:rPr>
      </w:pPr>
    </w:p>
    <w:p w14:paraId="12CC6A67" w14:textId="77777777" w:rsidR="001D772A" w:rsidRPr="00B24CE3" w:rsidRDefault="001D772A" w:rsidP="001D772A">
      <w:pPr>
        <w:spacing w:line="240" w:lineRule="auto"/>
        <w:contextualSpacing/>
        <w:rPr>
          <w:rFonts w:cs="Arial"/>
          <w:szCs w:val="24"/>
        </w:rPr>
      </w:pPr>
    </w:p>
    <w:p w14:paraId="471A9F0D" w14:textId="77777777" w:rsidR="001D772A" w:rsidRPr="00B24CE3" w:rsidRDefault="001D772A" w:rsidP="001D772A">
      <w:pPr>
        <w:spacing w:line="240" w:lineRule="auto"/>
        <w:contextualSpacing/>
        <w:rPr>
          <w:rFonts w:cs="Arial"/>
          <w:szCs w:val="24"/>
        </w:rPr>
      </w:pPr>
    </w:p>
    <w:p w14:paraId="635480F3" w14:textId="77777777" w:rsidR="001D772A" w:rsidRPr="00B24CE3" w:rsidRDefault="001D772A" w:rsidP="001D772A">
      <w:pPr>
        <w:spacing w:line="240" w:lineRule="auto"/>
        <w:contextualSpacing/>
        <w:rPr>
          <w:rFonts w:cs="Arial"/>
          <w:szCs w:val="24"/>
        </w:rPr>
      </w:pPr>
    </w:p>
    <w:p w14:paraId="3BE3D234" w14:textId="77777777" w:rsidR="001D772A" w:rsidRPr="00B24CE3" w:rsidRDefault="001D772A" w:rsidP="001D772A">
      <w:pPr>
        <w:spacing w:line="240" w:lineRule="auto"/>
        <w:contextualSpacing/>
        <w:rPr>
          <w:rFonts w:cs="Arial"/>
          <w:szCs w:val="24"/>
        </w:rPr>
      </w:pPr>
    </w:p>
    <w:p w14:paraId="2E03EC42" w14:textId="77777777" w:rsidR="001D772A" w:rsidRPr="00B24CE3" w:rsidRDefault="001D772A" w:rsidP="001D772A">
      <w:pPr>
        <w:spacing w:line="240" w:lineRule="auto"/>
        <w:contextualSpacing/>
        <w:rPr>
          <w:rFonts w:cs="Arial"/>
          <w:szCs w:val="24"/>
        </w:rPr>
      </w:pPr>
    </w:p>
    <w:p w14:paraId="678B71DF" w14:textId="77777777" w:rsidR="001D772A" w:rsidRPr="00B24CE3" w:rsidRDefault="001D772A" w:rsidP="001D772A">
      <w:pPr>
        <w:spacing w:line="240" w:lineRule="auto"/>
        <w:contextualSpacing/>
        <w:rPr>
          <w:rFonts w:cs="Arial"/>
          <w:szCs w:val="24"/>
        </w:rPr>
      </w:pPr>
    </w:p>
    <w:p w14:paraId="6B9C664E" w14:textId="77777777" w:rsidR="001D772A" w:rsidRPr="00B24CE3" w:rsidRDefault="001D772A" w:rsidP="001D772A">
      <w:pPr>
        <w:spacing w:line="240" w:lineRule="auto"/>
        <w:contextualSpacing/>
        <w:rPr>
          <w:rFonts w:cs="Arial"/>
          <w:szCs w:val="24"/>
        </w:rPr>
      </w:pPr>
    </w:p>
    <w:p w14:paraId="6A0DA68F" w14:textId="77777777" w:rsidR="001D772A" w:rsidRPr="00B24CE3" w:rsidRDefault="001D772A" w:rsidP="001D772A">
      <w:pPr>
        <w:spacing w:line="240" w:lineRule="auto"/>
        <w:contextualSpacing/>
        <w:rPr>
          <w:rFonts w:cs="Arial"/>
          <w:szCs w:val="24"/>
        </w:rPr>
      </w:pPr>
    </w:p>
    <w:p w14:paraId="28BBAF44" w14:textId="77777777" w:rsidR="001D772A" w:rsidRPr="00B24CE3" w:rsidRDefault="001D772A" w:rsidP="001D772A">
      <w:pPr>
        <w:spacing w:line="240" w:lineRule="auto"/>
        <w:contextualSpacing/>
        <w:rPr>
          <w:rFonts w:cs="Arial"/>
          <w:szCs w:val="24"/>
        </w:rPr>
      </w:pPr>
    </w:p>
    <w:p w14:paraId="433F8C16" w14:textId="77777777" w:rsidR="001D772A" w:rsidRPr="00B24CE3" w:rsidRDefault="001D772A" w:rsidP="001D772A">
      <w:pPr>
        <w:spacing w:line="240" w:lineRule="auto"/>
        <w:contextualSpacing/>
        <w:rPr>
          <w:rFonts w:cs="Arial"/>
          <w:szCs w:val="24"/>
        </w:rPr>
      </w:pPr>
    </w:p>
    <w:p w14:paraId="77EDED4C" w14:textId="77777777" w:rsidR="001D772A" w:rsidRPr="00B24CE3" w:rsidRDefault="001D772A" w:rsidP="001D772A">
      <w:pPr>
        <w:spacing w:line="240" w:lineRule="auto"/>
        <w:contextualSpacing/>
        <w:rPr>
          <w:rFonts w:cs="Arial"/>
          <w:szCs w:val="24"/>
        </w:rPr>
      </w:pPr>
    </w:p>
    <w:p w14:paraId="7DB57D7C" w14:textId="77777777" w:rsidR="001D772A" w:rsidRPr="00B24CE3" w:rsidRDefault="001D772A" w:rsidP="001D772A">
      <w:pPr>
        <w:spacing w:line="240" w:lineRule="auto"/>
        <w:contextualSpacing/>
        <w:rPr>
          <w:rFonts w:cs="Arial"/>
          <w:szCs w:val="24"/>
        </w:rPr>
      </w:pPr>
    </w:p>
    <w:p w14:paraId="369BE812" w14:textId="77777777" w:rsidR="001D772A" w:rsidRPr="00B24CE3" w:rsidRDefault="001D772A" w:rsidP="001D772A">
      <w:pPr>
        <w:spacing w:line="240" w:lineRule="auto"/>
        <w:contextualSpacing/>
        <w:rPr>
          <w:rFonts w:cs="Arial"/>
          <w:szCs w:val="24"/>
        </w:rPr>
      </w:pPr>
    </w:p>
    <w:p w14:paraId="1622D548" w14:textId="77777777" w:rsidR="001D772A" w:rsidRPr="00B24CE3" w:rsidRDefault="001D772A" w:rsidP="001D772A">
      <w:pPr>
        <w:spacing w:line="240" w:lineRule="auto"/>
        <w:contextualSpacing/>
        <w:rPr>
          <w:rFonts w:cs="Arial"/>
          <w:szCs w:val="24"/>
        </w:rPr>
      </w:pPr>
    </w:p>
    <w:p w14:paraId="515CDD5C" w14:textId="77777777" w:rsidR="001D772A" w:rsidRPr="00B24CE3" w:rsidRDefault="001D772A" w:rsidP="001D772A">
      <w:pPr>
        <w:spacing w:line="240" w:lineRule="auto"/>
        <w:contextualSpacing/>
        <w:rPr>
          <w:rFonts w:cs="Arial"/>
          <w:szCs w:val="24"/>
        </w:rPr>
      </w:pPr>
    </w:p>
    <w:p w14:paraId="72A4E0B8" w14:textId="77777777" w:rsidR="001D772A" w:rsidRPr="00B24CE3" w:rsidRDefault="001D772A" w:rsidP="001D772A">
      <w:pPr>
        <w:spacing w:line="240" w:lineRule="auto"/>
        <w:contextualSpacing/>
        <w:rPr>
          <w:rFonts w:cs="Arial"/>
          <w:szCs w:val="24"/>
        </w:rPr>
      </w:pPr>
    </w:p>
    <w:p w14:paraId="3A4DEBEE" w14:textId="77777777" w:rsidR="001D772A" w:rsidRPr="00B24CE3" w:rsidRDefault="001D772A" w:rsidP="001D772A">
      <w:pPr>
        <w:spacing w:line="240" w:lineRule="auto"/>
        <w:contextualSpacing/>
        <w:rPr>
          <w:rFonts w:cs="Arial"/>
          <w:szCs w:val="24"/>
        </w:rPr>
      </w:pPr>
    </w:p>
    <w:p w14:paraId="5A60D151" w14:textId="77777777" w:rsidR="001D772A" w:rsidRPr="00B24CE3" w:rsidRDefault="001D772A" w:rsidP="001D772A">
      <w:pPr>
        <w:spacing w:line="240" w:lineRule="auto"/>
        <w:contextualSpacing/>
        <w:rPr>
          <w:rFonts w:cs="Arial"/>
          <w:szCs w:val="24"/>
        </w:rPr>
        <w:sectPr w:rsidR="001D772A" w:rsidRPr="00B24CE3" w:rsidSect="001D772A">
          <w:pgSz w:w="11906" w:h="16838" w:code="9"/>
          <w:pgMar w:top="1701" w:right="1134" w:bottom="1134" w:left="1701" w:header="709" w:footer="709" w:gutter="0"/>
          <w:cols w:space="708"/>
          <w:docGrid w:linePitch="360"/>
        </w:sectPr>
      </w:pPr>
    </w:p>
    <w:p w14:paraId="4F4AF1AF" w14:textId="77777777" w:rsidR="001D772A" w:rsidRPr="00B322C5" w:rsidRDefault="001D772A" w:rsidP="001D772A">
      <w:pPr>
        <w:pStyle w:val="Ttulo"/>
        <w:rPr>
          <w:rStyle w:val="nfaseIntensa"/>
          <w:i w:val="0"/>
          <w:iCs w:val="0"/>
          <w:color w:val="auto"/>
        </w:rPr>
      </w:pPr>
      <w:r w:rsidRPr="00B322C5">
        <w:rPr>
          <w:rStyle w:val="nfaseIntensa"/>
          <w:i w:val="0"/>
          <w:iCs w:val="0"/>
          <w:color w:val="auto"/>
        </w:rPr>
        <w:lastRenderedPageBreak/>
        <w:t>SUMÁRIO</w:t>
      </w:r>
    </w:p>
    <w:p w14:paraId="09269793" w14:textId="77777777" w:rsidR="001D772A" w:rsidRPr="00B322C5" w:rsidRDefault="001D772A" w:rsidP="001D772A"/>
    <w:p w14:paraId="02B66DCC" w14:textId="53312DC8" w:rsidR="00212D3B"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B322C5">
        <w:rPr>
          <w:rFonts w:cs="Arial"/>
          <w:szCs w:val="24"/>
        </w:rPr>
        <w:fldChar w:fldCharType="begin"/>
      </w:r>
      <w:r w:rsidRPr="00B322C5">
        <w:rPr>
          <w:rFonts w:cs="Arial"/>
          <w:szCs w:val="24"/>
        </w:rPr>
        <w:instrText xml:space="preserve"> TOC \o "1-7" \h \z \u </w:instrText>
      </w:r>
      <w:r w:rsidRPr="00B322C5">
        <w:rPr>
          <w:rFonts w:cs="Arial"/>
          <w:szCs w:val="24"/>
        </w:rPr>
        <w:fldChar w:fldCharType="separate"/>
      </w:r>
      <w:hyperlink w:anchor="_Toc192078418" w:history="1">
        <w:r w:rsidR="00212D3B" w:rsidRPr="00197D1B">
          <w:rPr>
            <w:rStyle w:val="Hyperlink"/>
            <w:noProof/>
            <w14:scene3d>
              <w14:camera w14:prst="orthographicFront"/>
              <w14:lightRig w14:rig="threePt" w14:dir="t">
                <w14:rot w14:lat="0" w14:lon="0" w14:rev="0"/>
              </w14:lightRig>
            </w14:scene3d>
          </w:rPr>
          <w:t>1</w:t>
        </w:r>
        <w:r w:rsidR="00212D3B">
          <w:rPr>
            <w:rFonts w:asciiTheme="minorHAnsi" w:eastAsiaTheme="minorEastAsia" w:hAnsiTheme="minorHAnsi"/>
            <w:b w:val="0"/>
            <w:caps w:val="0"/>
            <w:noProof/>
            <w:kern w:val="2"/>
            <w:szCs w:val="24"/>
            <w:lang w:eastAsia="pt-BR"/>
            <w14:ligatures w14:val="standardContextual"/>
          </w:rPr>
          <w:tab/>
        </w:r>
        <w:r w:rsidR="00212D3B" w:rsidRPr="00197D1B">
          <w:rPr>
            <w:rStyle w:val="Hyperlink"/>
            <w:noProof/>
          </w:rPr>
          <w:t>Introdução</w:t>
        </w:r>
        <w:r w:rsidR="00212D3B">
          <w:rPr>
            <w:noProof/>
            <w:webHidden/>
          </w:rPr>
          <w:tab/>
        </w:r>
        <w:r w:rsidR="00212D3B">
          <w:rPr>
            <w:noProof/>
            <w:webHidden/>
          </w:rPr>
          <w:fldChar w:fldCharType="begin"/>
        </w:r>
        <w:r w:rsidR="00212D3B">
          <w:rPr>
            <w:noProof/>
            <w:webHidden/>
          </w:rPr>
          <w:instrText xml:space="preserve"> PAGEREF _Toc192078418 \h </w:instrText>
        </w:r>
        <w:r w:rsidR="00212D3B">
          <w:rPr>
            <w:noProof/>
            <w:webHidden/>
          </w:rPr>
        </w:r>
        <w:r w:rsidR="00212D3B">
          <w:rPr>
            <w:noProof/>
            <w:webHidden/>
          </w:rPr>
          <w:fldChar w:fldCharType="separate"/>
        </w:r>
        <w:r w:rsidR="00212D3B">
          <w:rPr>
            <w:noProof/>
            <w:webHidden/>
          </w:rPr>
          <w:t>6</w:t>
        </w:r>
        <w:r w:rsidR="00212D3B">
          <w:rPr>
            <w:noProof/>
            <w:webHidden/>
          </w:rPr>
          <w:fldChar w:fldCharType="end"/>
        </w:r>
      </w:hyperlink>
    </w:p>
    <w:p w14:paraId="2B9ED1B3" w14:textId="10E36641"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19" w:history="1">
        <w:r w:rsidRPr="00197D1B">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Justificativa da pesquisa</w:t>
        </w:r>
        <w:r>
          <w:rPr>
            <w:noProof/>
            <w:webHidden/>
          </w:rPr>
          <w:tab/>
        </w:r>
        <w:r>
          <w:rPr>
            <w:noProof/>
            <w:webHidden/>
          </w:rPr>
          <w:fldChar w:fldCharType="begin"/>
        </w:r>
        <w:r>
          <w:rPr>
            <w:noProof/>
            <w:webHidden/>
          </w:rPr>
          <w:instrText xml:space="preserve"> PAGEREF _Toc192078419 \h </w:instrText>
        </w:r>
        <w:r>
          <w:rPr>
            <w:noProof/>
            <w:webHidden/>
          </w:rPr>
        </w:r>
        <w:r>
          <w:rPr>
            <w:noProof/>
            <w:webHidden/>
          </w:rPr>
          <w:fldChar w:fldCharType="separate"/>
        </w:r>
        <w:r>
          <w:rPr>
            <w:noProof/>
            <w:webHidden/>
          </w:rPr>
          <w:t>9</w:t>
        </w:r>
        <w:r>
          <w:rPr>
            <w:noProof/>
            <w:webHidden/>
          </w:rPr>
          <w:fldChar w:fldCharType="end"/>
        </w:r>
      </w:hyperlink>
    </w:p>
    <w:p w14:paraId="06DF886A" w14:textId="57921A40"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20" w:history="1">
        <w:r w:rsidRPr="00197D1B">
          <w:rPr>
            <w:rStyle w:val="Hyperlink"/>
            <w:noProof/>
          </w:rPr>
          <w:t>2.1.1</w:t>
        </w:r>
        <w:r>
          <w:rPr>
            <w:rFonts w:asciiTheme="minorHAnsi" w:eastAsiaTheme="minorEastAsia" w:hAnsiTheme="minorHAnsi"/>
            <w:b w:val="0"/>
            <w:noProof/>
            <w:kern w:val="2"/>
            <w:szCs w:val="24"/>
            <w:lang w:eastAsia="pt-BR"/>
            <w14:ligatures w14:val="standardContextual"/>
          </w:rPr>
          <w:tab/>
        </w:r>
        <w:r w:rsidRPr="00197D1B">
          <w:rPr>
            <w:rStyle w:val="Hyperlink"/>
            <w:noProof/>
          </w:rPr>
          <w:t>Objetivos</w:t>
        </w:r>
        <w:r>
          <w:rPr>
            <w:noProof/>
            <w:webHidden/>
          </w:rPr>
          <w:tab/>
        </w:r>
        <w:r>
          <w:rPr>
            <w:noProof/>
            <w:webHidden/>
          </w:rPr>
          <w:fldChar w:fldCharType="begin"/>
        </w:r>
        <w:r>
          <w:rPr>
            <w:noProof/>
            <w:webHidden/>
          </w:rPr>
          <w:instrText xml:space="preserve"> PAGEREF _Toc192078420 \h </w:instrText>
        </w:r>
        <w:r>
          <w:rPr>
            <w:noProof/>
            <w:webHidden/>
          </w:rPr>
        </w:r>
        <w:r>
          <w:rPr>
            <w:noProof/>
            <w:webHidden/>
          </w:rPr>
          <w:fldChar w:fldCharType="separate"/>
        </w:r>
        <w:r>
          <w:rPr>
            <w:noProof/>
            <w:webHidden/>
          </w:rPr>
          <w:t>9</w:t>
        </w:r>
        <w:r>
          <w:rPr>
            <w:noProof/>
            <w:webHidden/>
          </w:rPr>
          <w:fldChar w:fldCharType="end"/>
        </w:r>
      </w:hyperlink>
    </w:p>
    <w:p w14:paraId="48810075" w14:textId="6C418DE4"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1" w:history="1">
        <w:r w:rsidRPr="00197D1B">
          <w:rPr>
            <w:rStyle w:val="Hyperlink"/>
            <w:noProof/>
          </w:rPr>
          <w:t>2.1.1.1</w:t>
        </w:r>
        <w:r>
          <w:rPr>
            <w:rFonts w:asciiTheme="minorHAnsi" w:eastAsiaTheme="minorEastAsia" w:hAnsiTheme="minorHAnsi"/>
            <w:i w:val="0"/>
            <w:noProof/>
            <w:kern w:val="2"/>
            <w:szCs w:val="24"/>
            <w:lang w:eastAsia="pt-BR"/>
            <w14:ligatures w14:val="standardContextual"/>
          </w:rPr>
          <w:tab/>
        </w:r>
        <w:r w:rsidRPr="00197D1B">
          <w:rPr>
            <w:rStyle w:val="Hyperlink"/>
            <w:noProof/>
          </w:rPr>
          <w:t>Objetivo geral</w:t>
        </w:r>
        <w:r>
          <w:rPr>
            <w:noProof/>
            <w:webHidden/>
          </w:rPr>
          <w:tab/>
        </w:r>
        <w:r>
          <w:rPr>
            <w:noProof/>
            <w:webHidden/>
          </w:rPr>
          <w:fldChar w:fldCharType="begin"/>
        </w:r>
        <w:r>
          <w:rPr>
            <w:noProof/>
            <w:webHidden/>
          </w:rPr>
          <w:instrText xml:space="preserve"> PAGEREF _Toc192078421 \h </w:instrText>
        </w:r>
        <w:r>
          <w:rPr>
            <w:noProof/>
            <w:webHidden/>
          </w:rPr>
        </w:r>
        <w:r>
          <w:rPr>
            <w:noProof/>
            <w:webHidden/>
          </w:rPr>
          <w:fldChar w:fldCharType="separate"/>
        </w:r>
        <w:r>
          <w:rPr>
            <w:noProof/>
            <w:webHidden/>
          </w:rPr>
          <w:t>9</w:t>
        </w:r>
        <w:r>
          <w:rPr>
            <w:noProof/>
            <w:webHidden/>
          </w:rPr>
          <w:fldChar w:fldCharType="end"/>
        </w:r>
      </w:hyperlink>
    </w:p>
    <w:p w14:paraId="17FB59F4" w14:textId="28B2CEBF"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2" w:history="1">
        <w:r w:rsidRPr="00197D1B">
          <w:rPr>
            <w:rStyle w:val="Hyperlink"/>
            <w:rFonts w:cs="Arial"/>
            <w:noProof/>
          </w:rPr>
          <w:t>2.1.1.2</w:t>
        </w:r>
        <w:r>
          <w:rPr>
            <w:rFonts w:asciiTheme="minorHAnsi" w:eastAsiaTheme="minorEastAsia" w:hAnsiTheme="minorHAnsi"/>
            <w:i w:val="0"/>
            <w:noProof/>
            <w:kern w:val="2"/>
            <w:szCs w:val="24"/>
            <w:lang w:eastAsia="pt-BR"/>
            <w14:ligatures w14:val="standardContextual"/>
          </w:rPr>
          <w:tab/>
        </w:r>
        <w:r w:rsidRPr="00197D1B">
          <w:rPr>
            <w:rStyle w:val="Hyperlink"/>
            <w:noProof/>
          </w:rPr>
          <w:t>Objetivos específicos</w:t>
        </w:r>
        <w:r>
          <w:rPr>
            <w:noProof/>
            <w:webHidden/>
          </w:rPr>
          <w:tab/>
        </w:r>
        <w:r>
          <w:rPr>
            <w:noProof/>
            <w:webHidden/>
          </w:rPr>
          <w:fldChar w:fldCharType="begin"/>
        </w:r>
        <w:r>
          <w:rPr>
            <w:noProof/>
            <w:webHidden/>
          </w:rPr>
          <w:instrText xml:space="preserve"> PAGEREF _Toc192078422 \h </w:instrText>
        </w:r>
        <w:r>
          <w:rPr>
            <w:noProof/>
            <w:webHidden/>
          </w:rPr>
        </w:r>
        <w:r>
          <w:rPr>
            <w:noProof/>
            <w:webHidden/>
          </w:rPr>
          <w:fldChar w:fldCharType="separate"/>
        </w:r>
        <w:r>
          <w:rPr>
            <w:noProof/>
            <w:webHidden/>
          </w:rPr>
          <w:t>9</w:t>
        </w:r>
        <w:r>
          <w:rPr>
            <w:noProof/>
            <w:webHidden/>
          </w:rPr>
          <w:fldChar w:fldCharType="end"/>
        </w:r>
      </w:hyperlink>
    </w:p>
    <w:p w14:paraId="20B6AA21" w14:textId="7213651C"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23" w:history="1">
        <w:r w:rsidRPr="00197D1B">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fundamentação teórica</w:t>
        </w:r>
        <w:r>
          <w:rPr>
            <w:noProof/>
            <w:webHidden/>
          </w:rPr>
          <w:tab/>
        </w:r>
        <w:r>
          <w:rPr>
            <w:noProof/>
            <w:webHidden/>
          </w:rPr>
          <w:fldChar w:fldCharType="begin"/>
        </w:r>
        <w:r>
          <w:rPr>
            <w:noProof/>
            <w:webHidden/>
          </w:rPr>
          <w:instrText xml:space="preserve"> PAGEREF _Toc192078423 \h </w:instrText>
        </w:r>
        <w:r>
          <w:rPr>
            <w:noProof/>
            <w:webHidden/>
          </w:rPr>
        </w:r>
        <w:r>
          <w:rPr>
            <w:noProof/>
            <w:webHidden/>
          </w:rPr>
          <w:fldChar w:fldCharType="separate"/>
        </w:r>
        <w:r>
          <w:rPr>
            <w:noProof/>
            <w:webHidden/>
          </w:rPr>
          <w:t>11</w:t>
        </w:r>
        <w:r>
          <w:rPr>
            <w:noProof/>
            <w:webHidden/>
          </w:rPr>
          <w:fldChar w:fldCharType="end"/>
        </w:r>
      </w:hyperlink>
    </w:p>
    <w:p w14:paraId="1AA96837" w14:textId="6CDCF579"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24" w:history="1">
        <w:r w:rsidRPr="00197D1B">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197D1B">
          <w:rPr>
            <w:rStyle w:val="Hyperlink"/>
            <w:noProof/>
          </w:rPr>
          <w:t>O CIATA</w:t>
        </w:r>
        <w:r>
          <w:rPr>
            <w:noProof/>
            <w:webHidden/>
          </w:rPr>
          <w:tab/>
        </w:r>
        <w:r>
          <w:rPr>
            <w:noProof/>
            <w:webHidden/>
          </w:rPr>
          <w:fldChar w:fldCharType="begin"/>
        </w:r>
        <w:r>
          <w:rPr>
            <w:noProof/>
            <w:webHidden/>
          </w:rPr>
          <w:instrText xml:space="preserve"> PAGEREF _Toc192078424 \h </w:instrText>
        </w:r>
        <w:r>
          <w:rPr>
            <w:noProof/>
            <w:webHidden/>
          </w:rPr>
        </w:r>
        <w:r>
          <w:rPr>
            <w:noProof/>
            <w:webHidden/>
          </w:rPr>
          <w:fldChar w:fldCharType="separate"/>
        </w:r>
        <w:r>
          <w:rPr>
            <w:noProof/>
            <w:webHidden/>
          </w:rPr>
          <w:t>11</w:t>
        </w:r>
        <w:r>
          <w:rPr>
            <w:noProof/>
            <w:webHidden/>
          </w:rPr>
          <w:fldChar w:fldCharType="end"/>
        </w:r>
      </w:hyperlink>
    </w:p>
    <w:p w14:paraId="700FD09B" w14:textId="6D09ABCA"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25" w:history="1">
        <w:r w:rsidRPr="00197D1B">
          <w:rPr>
            <w:rStyle w:val="Hyperlink"/>
            <w:noProof/>
          </w:rPr>
          <w:t>3.1.1</w:t>
        </w:r>
        <w:r>
          <w:rPr>
            <w:rFonts w:asciiTheme="minorHAnsi" w:eastAsiaTheme="minorEastAsia" w:hAnsiTheme="minorHAnsi"/>
            <w:b w:val="0"/>
            <w:noProof/>
            <w:kern w:val="2"/>
            <w:szCs w:val="24"/>
            <w:lang w:eastAsia="pt-BR"/>
            <w14:ligatures w14:val="standardContextual"/>
          </w:rPr>
          <w:tab/>
        </w:r>
        <w:r w:rsidRPr="00197D1B">
          <w:rPr>
            <w:rStyle w:val="Hyperlink"/>
            <w:noProof/>
          </w:rPr>
          <w:t>Modelo conceitual do CIATA</w:t>
        </w:r>
        <w:r>
          <w:rPr>
            <w:noProof/>
            <w:webHidden/>
          </w:rPr>
          <w:tab/>
        </w:r>
        <w:r>
          <w:rPr>
            <w:noProof/>
            <w:webHidden/>
          </w:rPr>
          <w:fldChar w:fldCharType="begin"/>
        </w:r>
        <w:r>
          <w:rPr>
            <w:noProof/>
            <w:webHidden/>
          </w:rPr>
          <w:instrText xml:space="preserve"> PAGEREF _Toc192078425 \h </w:instrText>
        </w:r>
        <w:r>
          <w:rPr>
            <w:noProof/>
            <w:webHidden/>
          </w:rPr>
        </w:r>
        <w:r>
          <w:rPr>
            <w:noProof/>
            <w:webHidden/>
          </w:rPr>
          <w:fldChar w:fldCharType="separate"/>
        </w:r>
        <w:r>
          <w:rPr>
            <w:noProof/>
            <w:webHidden/>
          </w:rPr>
          <w:t>12</w:t>
        </w:r>
        <w:r>
          <w:rPr>
            <w:noProof/>
            <w:webHidden/>
          </w:rPr>
          <w:fldChar w:fldCharType="end"/>
        </w:r>
      </w:hyperlink>
    </w:p>
    <w:p w14:paraId="29C2C737" w14:textId="47613BD3"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26" w:history="1">
        <w:r w:rsidRPr="00197D1B">
          <w:rPr>
            <w:rStyle w:val="Hyperlink"/>
            <w:noProof/>
          </w:rPr>
          <w:t>3.1.2</w:t>
        </w:r>
        <w:r>
          <w:rPr>
            <w:rFonts w:asciiTheme="minorHAnsi" w:eastAsiaTheme="minorEastAsia" w:hAnsiTheme="minorHAnsi"/>
            <w:b w:val="0"/>
            <w:noProof/>
            <w:kern w:val="2"/>
            <w:szCs w:val="24"/>
            <w:lang w:eastAsia="pt-BR"/>
            <w14:ligatures w14:val="standardContextual"/>
          </w:rPr>
          <w:tab/>
        </w:r>
        <w:r w:rsidRPr="00197D1B">
          <w:rPr>
            <w:rStyle w:val="Hyperlink"/>
            <w:noProof/>
          </w:rPr>
          <w:t>Contexto Histórico e Tecnológico do CIATA</w:t>
        </w:r>
        <w:r>
          <w:rPr>
            <w:noProof/>
            <w:webHidden/>
          </w:rPr>
          <w:tab/>
        </w:r>
        <w:r>
          <w:rPr>
            <w:noProof/>
            <w:webHidden/>
          </w:rPr>
          <w:fldChar w:fldCharType="begin"/>
        </w:r>
        <w:r>
          <w:rPr>
            <w:noProof/>
            <w:webHidden/>
          </w:rPr>
          <w:instrText xml:space="preserve"> PAGEREF _Toc192078426 \h </w:instrText>
        </w:r>
        <w:r>
          <w:rPr>
            <w:noProof/>
            <w:webHidden/>
          </w:rPr>
        </w:r>
        <w:r>
          <w:rPr>
            <w:noProof/>
            <w:webHidden/>
          </w:rPr>
          <w:fldChar w:fldCharType="separate"/>
        </w:r>
        <w:r>
          <w:rPr>
            <w:noProof/>
            <w:webHidden/>
          </w:rPr>
          <w:t>12</w:t>
        </w:r>
        <w:r>
          <w:rPr>
            <w:noProof/>
            <w:webHidden/>
          </w:rPr>
          <w:fldChar w:fldCharType="end"/>
        </w:r>
      </w:hyperlink>
    </w:p>
    <w:p w14:paraId="30615B07" w14:textId="740F7C56"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7" w:history="1">
        <w:r w:rsidRPr="00197D1B">
          <w:rPr>
            <w:rStyle w:val="Hyperlink"/>
            <w:noProof/>
          </w:rPr>
          <w:t>3.1.2.1</w:t>
        </w:r>
        <w:r>
          <w:rPr>
            <w:rFonts w:asciiTheme="minorHAnsi" w:eastAsiaTheme="minorEastAsia" w:hAnsiTheme="minorHAnsi"/>
            <w:i w:val="0"/>
            <w:noProof/>
            <w:kern w:val="2"/>
            <w:szCs w:val="24"/>
            <w:lang w:eastAsia="pt-BR"/>
            <w14:ligatures w14:val="standardContextual"/>
          </w:rPr>
          <w:tab/>
        </w:r>
        <w:r w:rsidRPr="00197D1B">
          <w:rPr>
            <w:rStyle w:val="Hyperlink"/>
            <w:noProof/>
          </w:rPr>
          <w:t>Custo dos equipamentos</w:t>
        </w:r>
        <w:r>
          <w:rPr>
            <w:noProof/>
            <w:webHidden/>
          </w:rPr>
          <w:tab/>
        </w:r>
        <w:r>
          <w:rPr>
            <w:noProof/>
            <w:webHidden/>
          </w:rPr>
          <w:fldChar w:fldCharType="begin"/>
        </w:r>
        <w:r>
          <w:rPr>
            <w:noProof/>
            <w:webHidden/>
          </w:rPr>
          <w:instrText xml:space="preserve"> PAGEREF _Toc192078427 \h </w:instrText>
        </w:r>
        <w:r>
          <w:rPr>
            <w:noProof/>
            <w:webHidden/>
          </w:rPr>
        </w:r>
        <w:r>
          <w:rPr>
            <w:noProof/>
            <w:webHidden/>
          </w:rPr>
          <w:fldChar w:fldCharType="separate"/>
        </w:r>
        <w:r>
          <w:rPr>
            <w:noProof/>
            <w:webHidden/>
          </w:rPr>
          <w:t>13</w:t>
        </w:r>
        <w:r>
          <w:rPr>
            <w:noProof/>
            <w:webHidden/>
          </w:rPr>
          <w:fldChar w:fldCharType="end"/>
        </w:r>
      </w:hyperlink>
    </w:p>
    <w:p w14:paraId="21EDF16A" w14:textId="5CE9E1BF"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8" w:history="1">
        <w:r w:rsidRPr="00197D1B">
          <w:rPr>
            <w:rStyle w:val="Hyperlink"/>
            <w:noProof/>
          </w:rPr>
          <w:t>3.1.2.2</w:t>
        </w:r>
        <w:r>
          <w:rPr>
            <w:rFonts w:asciiTheme="minorHAnsi" w:eastAsiaTheme="minorEastAsia" w:hAnsiTheme="minorHAnsi"/>
            <w:i w:val="0"/>
            <w:noProof/>
            <w:kern w:val="2"/>
            <w:szCs w:val="24"/>
            <w:lang w:eastAsia="pt-BR"/>
            <w14:ligatures w14:val="standardContextual"/>
          </w:rPr>
          <w:tab/>
        </w:r>
        <w:r w:rsidRPr="00197D1B">
          <w:rPr>
            <w:rStyle w:val="Hyperlink"/>
            <w:noProof/>
          </w:rPr>
          <w:t>Memória secundária LIMITADA</w:t>
        </w:r>
        <w:r>
          <w:rPr>
            <w:noProof/>
            <w:webHidden/>
          </w:rPr>
          <w:tab/>
        </w:r>
        <w:r>
          <w:rPr>
            <w:noProof/>
            <w:webHidden/>
          </w:rPr>
          <w:fldChar w:fldCharType="begin"/>
        </w:r>
        <w:r>
          <w:rPr>
            <w:noProof/>
            <w:webHidden/>
          </w:rPr>
          <w:instrText xml:space="preserve"> PAGEREF _Toc192078428 \h </w:instrText>
        </w:r>
        <w:r>
          <w:rPr>
            <w:noProof/>
            <w:webHidden/>
          </w:rPr>
        </w:r>
        <w:r>
          <w:rPr>
            <w:noProof/>
            <w:webHidden/>
          </w:rPr>
          <w:fldChar w:fldCharType="separate"/>
        </w:r>
        <w:r>
          <w:rPr>
            <w:noProof/>
            <w:webHidden/>
          </w:rPr>
          <w:t>13</w:t>
        </w:r>
        <w:r>
          <w:rPr>
            <w:noProof/>
            <w:webHidden/>
          </w:rPr>
          <w:fldChar w:fldCharType="end"/>
        </w:r>
      </w:hyperlink>
    </w:p>
    <w:p w14:paraId="40532921" w14:textId="376219E5"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9" w:history="1">
        <w:r w:rsidRPr="00197D1B">
          <w:rPr>
            <w:rStyle w:val="Hyperlink"/>
            <w:noProof/>
          </w:rPr>
          <w:t>3.1.2.3</w:t>
        </w:r>
        <w:r>
          <w:rPr>
            <w:rFonts w:asciiTheme="minorHAnsi" w:eastAsiaTheme="minorEastAsia" w:hAnsiTheme="minorHAnsi"/>
            <w:i w:val="0"/>
            <w:noProof/>
            <w:kern w:val="2"/>
            <w:szCs w:val="24"/>
            <w:lang w:eastAsia="pt-BR"/>
            <w14:ligatures w14:val="standardContextual"/>
          </w:rPr>
          <w:tab/>
        </w:r>
        <w:r w:rsidRPr="00197D1B">
          <w:rPr>
            <w:rStyle w:val="Hyperlink"/>
            <w:noProof/>
          </w:rPr>
          <w:t>Linguagens de programação Pré-SGBDs</w:t>
        </w:r>
        <w:r>
          <w:rPr>
            <w:noProof/>
            <w:webHidden/>
          </w:rPr>
          <w:tab/>
        </w:r>
        <w:r>
          <w:rPr>
            <w:noProof/>
            <w:webHidden/>
          </w:rPr>
          <w:fldChar w:fldCharType="begin"/>
        </w:r>
        <w:r>
          <w:rPr>
            <w:noProof/>
            <w:webHidden/>
          </w:rPr>
          <w:instrText xml:space="preserve"> PAGEREF _Toc192078429 \h </w:instrText>
        </w:r>
        <w:r>
          <w:rPr>
            <w:noProof/>
            <w:webHidden/>
          </w:rPr>
        </w:r>
        <w:r>
          <w:rPr>
            <w:noProof/>
            <w:webHidden/>
          </w:rPr>
          <w:fldChar w:fldCharType="separate"/>
        </w:r>
        <w:r>
          <w:rPr>
            <w:noProof/>
            <w:webHidden/>
          </w:rPr>
          <w:t>14</w:t>
        </w:r>
        <w:r>
          <w:rPr>
            <w:noProof/>
            <w:webHidden/>
          </w:rPr>
          <w:fldChar w:fldCharType="end"/>
        </w:r>
      </w:hyperlink>
    </w:p>
    <w:p w14:paraId="515DA49D" w14:textId="0B460B74"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0" w:history="1">
        <w:r w:rsidRPr="00197D1B">
          <w:rPr>
            <w:rStyle w:val="Hyperlink"/>
            <w:noProof/>
            <w:lang w:val="en-US"/>
          </w:rPr>
          <w:t>3.1.3</w:t>
        </w:r>
        <w:r>
          <w:rPr>
            <w:rFonts w:asciiTheme="minorHAnsi" w:eastAsiaTheme="minorEastAsia" w:hAnsiTheme="minorHAnsi"/>
            <w:b w:val="0"/>
            <w:noProof/>
            <w:kern w:val="2"/>
            <w:szCs w:val="24"/>
            <w:lang w:eastAsia="pt-BR"/>
            <w14:ligatures w14:val="standardContextual"/>
          </w:rPr>
          <w:tab/>
        </w:r>
        <w:r w:rsidRPr="00197D1B">
          <w:rPr>
            <w:rStyle w:val="Hyperlink"/>
            <w:noProof/>
            <w:lang w:val="en-US"/>
          </w:rPr>
          <w:t>O CIATA e o Fit-For-Purpose Land Administration – FFP-LA</w:t>
        </w:r>
        <w:r>
          <w:rPr>
            <w:noProof/>
            <w:webHidden/>
          </w:rPr>
          <w:tab/>
        </w:r>
        <w:r>
          <w:rPr>
            <w:noProof/>
            <w:webHidden/>
          </w:rPr>
          <w:fldChar w:fldCharType="begin"/>
        </w:r>
        <w:r>
          <w:rPr>
            <w:noProof/>
            <w:webHidden/>
          </w:rPr>
          <w:instrText xml:space="preserve"> PAGEREF _Toc192078430 \h </w:instrText>
        </w:r>
        <w:r>
          <w:rPr>
            <w:noProof/>
            <w:webHidden/>
          </w:rPr>
        </w:r>
        <w:r>
          <w:rPr>
            <w:noProof/>
            <w:webHidden/>
          </w:rPr>
          <w:fldChar w:fldCharType="separate"/>
        </w:r>
        <w:r>
          <w:rPr>
            <w:noProof/>
            <w:webHidden/>
          </w:rPr>
          <w:t>15</w:t>
        </w:r>
        <w:r>
          <w:rPr>
            <w:noProof/>
            <w:webHidden/>
          </w:rPr>
          <w:fldChar w:fldCharType="end"/>
        </w:r>
      </w:hyperlink>
    </w:p>
    <w:p w14:paraId="1080FBC5" w14:textId="1C919F61"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1" w:history="1">
        <w:r w:rsidRPr="00197D1B">
          <w:rPr>
            <w:rStyle w:val="Hyperlink"/>
            <w:noProof/>
          </w:rPr>
          <w:t>3.1.4</w:t>
        </w:r>
        <w:r>
          <w:rPr>
            <w:rFonts w:asciiTheme="minorHAnsi" w:eastAsiaTheme="minorEastAsia" w:hAnsiTheme="minorHAnsi"/>
            <w:b w:val="0"/>
            <w:noProof/>
            <w:kern w:val="2"/>
            <w:szCs w:val="24"/>
            <w:lang w:eastAsia="pt-BR"/>
            <w14:ligatures w14:val="standardContextual"/>
          </w:rPr>
          <w:tab/>
        </w:r>
        <w:r w:rsidRPr="00197D1B">
          <w:rPr>
            <w:rStyle w:val="Hyperlink"/>
            <w:noProof/>
          </w:rPr>
          <w:t>O CIATA e o LADM</w:t>
        </w:r>
        <w:r>
          <w:rPr>
            <w:noProof/>
            <w:webHidden/>
          </w:rPr>
          <w:tab/>
        </w:r>
        <w:r>
          <w:rPr>
            <w:noProof/>
            <w:webHidden/>
          </w:rPr>
          <w:fldChar w:fldCharType="begin"/>
        </w:r>
        <w:r>
          <w:rPr>
            <w:noProof/>
            <w:webHidden/>
          </w:rPr>
          <w:instrText xml:space="preserve"> PAGEREF _Toc192078431 \h </w:instrText>
        </w:r>
        <w:r>
          <w:rPr>
            <w:noProof/>
            <w:webHidden/>
          </w:rPr>
        </w:r>
        <w:r>
          <w:rPr>
            <w:noProof/>
            <w:webHidden/>
          </w:rPr>
          <w:fldChar w:fldCharType="separate"/>
        </w:r>
        <w:r>
          <w:rPr>
            <w:noProof/>
            <w:webHidden/>
          </w:rPr>
          <w:t>16</w:t>
        </w:r>
        <w:r>
          <w:rPr>
            <w:noProof/>
            <w:webHidden/>
          </w:rPr>
          <w:fldChar w:fldCharType="end"/>
        </w:r>
      </w:hyperlink>
    </w:p>
    <w:p w14:paraId="3F477B26" w14:textId="5DEAEFB3"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2" w:history="1">
        <w:r w:rsidRPr="00197D1B">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197D1B">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_Toc192078432 \h </w:instrText>
        </w:r>
        <w:r>
          <w:rPr>
            <w:noProof/>
            <w:webHidden/>
          </w:rPr>
        </w:r>
        <w:r>
          <w:rPr>
            <w:noProof/>
            <w:webHidden/>
          </w:rPr>
          <w:fldChar w:fldCharType="separate"/>
        </w:r>
        <w:r>
          <w:rPr>
            <w:noProof/>
            <w:webHidden/>
          </w:rPr>
          <w:t>20</w:t>
        </w:r>
        <w:r>
          <w:rPr>
            <w:noProof/>
            <w:webHidden/>
          </w:rPr>
          <w:fldChar w:fldCharType="end"/>
        </w:r>
      </w:hyperlink>
    </w:p>
    <w:p w14:paraId="344C3EB1" w14:textId="504F40D8"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3" w:history="1">
        <w:r w:rsidRPr="00197D1B">
          <w:rPr>
            <w:rStyle w:val="Hyperlink"/>
            <w:noProof/>
          </w:rPr>
          <w:t>3.1.6</w:t>
        </w:r>
        <w:r>
          <w:rPr>
            <w:rFonts w:asciiTheme="minorHAnsi" w:eastAsiaTheme="minorEastAsia" w:hAnsiTheme="minorHAnsi"/>
            <w:b w:val="0"/>
            <w:noProof/>
            <w:kern w:val="2"/>
            <w:szCs w:val="24"/>
            <w:lang w:eastAsia="pt-BR"/>
            <w14:ligatures w14:val="standardContextual"/>
          </w:rPr>
          <w:tab/>
        </w:r>
        <w:r w:rsidRPr="00197D1B">
          <w:rPr>
            <w:rStyle w:val="Hyperlink"/>
            <w:noProof/>
          </w:rPr>
          <w:t>Presença do CIATA nos cadastros imobiliários</w:t>
        </w:r>
        <w:r>
          <w:rPr>
            <w:noProof/>
            <w:webHidden/>
          </w:rPr>
          <w:tab/>
        </w:r>
        <w:r>
          <w:rPr>
            <w:noProof/>
            <w:webHidden/>
          </w:rPr>
          <w:fldChar w:fldCharType="begin"/>
        </w:r>
        <w:r>
          <w:rPr>
            <w:noProof/>
            <w:webHidden/>
          </w:rPr>
          <w:instrText xml:space="preserve"> PAGEREF _Toc192078433 \h </w:instrText>
        </w:r>
        <w:r>
          <w:rPr>
            <w:noProof/>
            <w:webHidden/>
          </w:rPr>
        </w:r>
        <w:r>
          <w:rPr>
            <w:noProof/>
            <w:webHidden/>
          </w:rPr>
          <w:fldChar w:fldCharType="separate"/>
        </w:r>
        <w:r>
          <w:rPr>
            <w:noProof/>
            <w:webHidden/>
          </w:rPr>
          <w:t>23</w:t>
        </w:r>
        <w:r>
          <w:rPr>
            <w:noProof/>
            <w:webHidden/>
          </w:rPr>
          <w:fldChar w:fldCharType="end"/>
        </w:r>
      </w:hyperlink>
    </w:p>
    <w:p w14:paraId="6C0DD6A1" w14:textId="6DECB423"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4" w:history="1">
        <w:r w:rsidRPr="00197D1B">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197D1B">
          <w:rPr>
            <w:rStyle w:val="Hyperlink"/>
            <w:noProof/>
            <w:lang w:eastAsia="pt-BR"/>
          </w:rPr>
          <w:t>CIATA e imageamento</w:t>
        </w:r>
        <w:r>
          <w:rPr>
            <w:noProof/>
            <w:webHidden/>
          </w:rPr>
          <w:tab/>
        </w:r>
        <w:r>
          <w:rPr>
            <w:noProof/>
            <w:webHidden/>
          </w:rPr>
          <w:fldChar w:fldCharType="begin"/>
        </w:r>
        <w:r>
          <w:rPr>
            <w:noProof/>
            <w:webHidden/>
          </w:rPr>
          <w:instrText xml:space="preserve"> PAGEREF _Toc192078434 \h </w:instrText>
        </w:r>
        <w:r>
          <w:rPr>
            <w:noProof/>
            <w:webHidden/>
          </w:rPr>
        </w:r>
        <w:r>
          <w:rPr>
            <w:noProof/>
            <w:webHidden/>
          </w:rPr>
          <w:fldChar w:fldCharType="separate"/>
        </w:r>
        <w:r>
          <w:rPr>
            <w:noProof/>
            <w:webHidden/>
          </w:rPr>
          <w:t>24</w:t>
        </w:r>
        <w:r>
          <w:rPr>
            <w:noProof/>
            <w:webHidden/>
          </w:rPr>
          <w:fldChar w:fldCharType="end"/>
        </w:r>
      </w:hyperlink>
    </w:p>
    <w:p w14:paraId="69EFBF85" w14:textId="23D160CC"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5" w:history="1">
        <w:r w:rsidRPr="00197D1B">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197D1B">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_Toc192078435 \h </w:instrText>
        </w:r>
        <w:r>
          <w:rPr>
            <w:noProof/>
            <w:webHidden/>
          </w:rPr>
        </w:r>
        <w:r>
          <w:rPr>
            <w:noProof/>
            <w:webHidden/>
          </w:rPr>
          <w:fldChar w:fldCharType="separate"/>
        </w:r>
        <w:r>
          <w:rPr>
            <w:noProof/>
            <w:webHidden/>
          </w:rPr>
          <w:t>25</w:t>
        </w:r>
        <w:r>
          <w:rPr>
            <w:noProof/>
            <w:webHidden/>
          </w:rPr>
          <w:fldChar w:fldCharType="end"/>
        </w:r>
      </w:hyperlink>
    </w:p>
    <w:p w14:paraId="2D9333D9" w14:textId="0ACD180A"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6" w:history="1">
        <w:r w:rsidRPr="00197D1B">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197D1B">
          <w:rPr>
            <w:rStyle w:val="Hyperlink"/>
            <w:noProof/>
            <w:lang w:eastAsia="pt-BR"/>
          </w:rPr>
          <w:t xml:space="preserve">CNEFE - </w:t>
        </w:r>
        <w:r w:rsidRPr="00197D1B">
          <w:rPr>
            <w:rStyle w:val="Hyperlink"/>
            <w:noProof/>
          </w:rPr>
          <w:t>Cadastro Nacional de Endereços para Fins Estatísticos</w:t>
        </w:r>
        <w:r>
          <w:rPr>
            <w:noProof/>
            <w:webHidden/>
          </w:rPr>
          <w:tab/>
        </w:r>
        <w:r>
          <w:rPr>
            <w:noProof/>
            <w:webHidden/>
          </w:rPr>
          <w:fldChar w:fldCharType="begin"/>
        </w:r>
        <w:r>
          <w:rPr>
            <w:noProof/>
            <w:webHidden/>
          </w:rPr>
          <w:instrText xml:space="preserve"> PAGEREF _Toc192078436 \h </w:instrText>
        </w:r>
        <w:r>
          <w:rPr>
            <w:noProof/>
            <w:webHidden/>
          </w:rPr>
        </w:r>
        <w:r>
          <w:rPr>
            <w:noProof/>
            <w:webHidden/>
          </w:rPr>
          <w:fldChar w:fldCharType="separate"/>
        </w:r>
        <w:r>
          <w:rPr>
            <w:noProof/>
            <w:webHidden/>
          </w:rPr>
          <w:t>27</w:t>
        </w:r>
        <w:r>
          <w:rPr>
            <w:noProof/>
            <w:webHidden/>
          </w:rPr>
          <w:fldChar w:fldCharType="end"/>
        </w:r>
      </w:hyperlink>
    </w:p>
    <w:p w14:paraId="0338E035" w14:textId="7455D0C2"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7" w:history="1">
        <w:r w:rsidRPr="00197D1B">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197D1B">
          <w:rPr>
            <w:rStyle w:val="Hyperlink"/>
            <w:noProof/>
          </w:rPr>
          <w:t>Sistemas de Informação Geográfica (SIG).</w:t>
        </w:r>
        <w:r>
          <w:rPr>
            <w:noProof/>
            <w:webHidden/>
          </w:rPr>
          <w:tab/>
        </w:r>
        <w:r>
          <w:rPr>
            <w:noProof/>
            <w:webHidden/>
          </w:rPr>
          <w:fldChar w:fldCharType="begin"/>
        </w:r>
        <w:r>
          <w:rPr>
            <w:noProof/>
            <w:webHidden/>
          </w:rPr>
          <w:instrText xml:space="preserve"> PAGEREF _Toc192078437 \h </w:instrText>
        </w:r>
        <w:r>
          <w:rPr>
            <w:noProof/>
            <w:webHidden/>
          </w:rPr>
        </w:r>
        <w:r>
          <w:rPr>
            <w:noProof/>
            <w:webHidden/>
          </w:rPr>
          <w:fldChar w:fldCharType="separate"/>
        </w:r>
        <w:r>
          <w:rPr>
            <w:noProof/>
            <w:webHidden/>
          </w:rPr>
          <w:t>33</w:t>
        </w:r>
        <w:r>
          <w:rPr>
            <w:noProof/>
            <w:webHidden/>
          </w:rPr>
          <w:fldChar w:fldCharType="end"/>
        </w:r>
      </w:hyperlink>
    </w:p>
    <w:p w14:paraId="37FDF299" w14:textId="1080D229"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8" w:history="1">
        <w:r w:rsidRPr="00197D1B">
          <w:rPr>
            <w:rStyle w:val="Hyperlink"/>
            <w:rFonts w:eastAsia="Times New Roman"/>
            <w:noProof/>
            <w:lang w:eastAsia="pt-BR"/>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197D1B">
          <w:rPr>
            <w:rStyle w:val="Hyperlink"/>
            <w:rFonts w:eastAsia="Times New Roman"/>
            <w:noProof/>
            <w:lang w:eastAsia="pt-BR"/>
          </w:rPr>
          <w:t>BANCOS DE DADOS CONVENCIONAIS E BANCOS DE DADOS GEOGRÁFICOS</w:t>
        </w:r>
        <w:r>
          <w:rPr>
            <w:noProof/>
            <w:webHidden/>
          </w:rPr>
          <w:tab/>
        </w:r>
        <w:r>
          <w:rPr>
            <w:noProof/>
            <w:webHidden/>
          </w:rPr>
          <w:fldChar w:fldCharType="begin"/>
        </w:r>
        <w:r>
          <w:rPr>
            <w:noProof/>
            <w:webHidden/>
          </w:rPr>
          <w:instrText xml:space="preserve"> PAGEREF _Toc192078438 \h </w:instrText>
        </w:r>
        <w:r>
          <w:rPr>
            <w:noProof/>
            <w:webHidden/>
          </w:rPr>
        </w:r>
        <w:r>
          <w:rPr>
            <w:noProof/>
            <w:webHidden/>
          </w:rPr>
          <w:fldChar w:fldCharType="separate"/>
        </w:r>
        <w:r>
          <w:rPr>
            <w:noProof/>
            <w:webHidden/>
          </w:rPr>
          <w:t>34</w:t>
        </w:r>
        <w:r>
          <w:rPr>
            <w:noProof/>
            <w:webHidden/>
          </w:rPr>
          <w:fldChar w:fldCharType="end"/>
        </w:r>
      </w:hyperlink>
    </w:p>
    <w:p w14:paraId="2450AAE8" w14:textId="7515B80F"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9" w:history="1">
        <w:r w:rsidRPr="00197D1B">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197D1B">
          <w:rPr>
            <w:rStyle w:val="Hyperlink"/>
            <w:noProof/>
          </w:rPr>
          <w:t>Cadastro Imobiliário e Georreferenciamento.</w:t>
        </w:r>
        <w:r>
          <w:rPr>
            <w:noProof/>
            <w:webHidden/>
          </w:rPr>
          <w:tab/>
        </w:r>
        <w:r>
          <w:rPr>
            <w:noProof/>
            <w:webHidden/>
          </w:rPr>
          <w:fldChar w:fldCharType="begin"/>
        </w:r>
        <w:r>
          <w:rPr>
            <w:noProof/>
            <w:webHidden/>
          </w:rPr>
          <w:instrText xml:space="preserve"> PAGEREF _Toc192078439 \h </w:instrText>
        </w:r>
        <w:r>
          <w:rPr>
            <w:noProof/>
            <w:webHidden/>
          </w:rPr>
        </w:r>
        <w:r>
          <w:rPr>
            <w:noProof/>
            <w:webHidden/>
          </w:rPr>
          <w:fldChar w:fldCharType="separate"/>
        </w:r>
        <w:r>
          <w:rPr>
            <w:noProof/>
            <w:webHidden/>
          </w:rPr>
          <w:t>34</w:t>
        </w:r>
        <w:r>
          <w:rPr>
            <w:noProof/>
            <w:webHidden/>
          </w:rPr>
          <w:fldChar w:fldCharType="end"/>
        </w:r>
      </w:hyperlink>
    </w:p>
    <w:p w14:paraId="45B95029" w14:textId="2FAF08AF"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40" w:history="1">
        <w:r w:rsidRPr="00197D1B">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Metodologia da pesquisa</w:t>
        </w:r>
        <w:r>
          <w:rPr>
            <w:noProof/>
            <w:webHidden/>
          </w:rPr>
          <w:tab/>
        </w:r>
        <w:r>
          <w:rPr>
            <w:noProof/>
            <w:webHidden/>
          </w:rPr>
          <w:fldChar w:fldCharType="begin"/>
        </w:r>
        <w:r>
          <w:rPr>
            <w:noProof/>
            <w:webHidden/>
          </w:rPr>
          <w:instrText xml:space="preserve"> PAGEREF _Toc192078440 \h </w:instrText>
        </w:r>
        <w:r>
          <w:rPr>
            <w:noProof/>
            <w:webHidden/>
          </w:rPr>
        </w:r>
        <w:r>
          <w:rPr>
            <w:noProof/>
            <w:webHidden/>
          </w:rPr>
          <w:fldChar w:fldCharType="separate"/>
        </w:r>
        <w:r>
          <w:rPr>
            <w:noProof/>
            <w:webHidden/>
          </w:rPr>
          <w:t>36</w:t>
        </w:r>
        <w:r>
          <w:rPr>
            <w:noProof/>
            <w:webHidden/>
          </w:rPr>
          <w:fldChar w:fldCharType="end"/>
        </w:r>
      </w:hyperlink>
    </w:p>
    <w:p w14:paraId="7145127A" w14:textId="19151DE7"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1" w:history="1">
        <w:r w:rsidRPr="00197D1B">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197D1B">
          <w:rPr>
            <w:rStyle w:val="Hyperlink"/>
            <w:noProof/>
          </w:rPr>
          <w:t>Etapas</w:t>
        </w:r>
        <w:r>
          <w:rPr>
            <w:noProof/>
            <w:webHidden/>
          </w:rPr>
          <w:tab/>
        </w:r>
        <w:r>
          <w:rPr>
            <w:noProof/>
            <w:webHidden/>
          </w:rPr>
          <w:fldChar w:fldCharType="begin"/>
        </w:r>
        <w:r>
          <w:rPr>
            <w:noProof/>
            <w:webHidden/>
          </w:rPr>
          <w:instrText xml:space="preserve"> PAGEREF _Toc192078441 \h </w:instrText>
        </w:r>
        <w:r>
          <w:rPr>
            <w:noProof/>
            <w:webHidden/>
          </w:rPr>
        </w:r>
        <w:r>
          <w:rPr>
            <w:noProof/>
            <w:webHidden/>
          </w:rPr>
          <w:fldChar w:fldCharType="separate"/>
        </w:r>
        <w:r>
          <w:rPr>
            <w:noProof/>
            <w:webHidden/>
          </w:rPr>
          <w:t>36</w:t>
        </w:r>
        <w:r>
          <w:rPr>
            <w:noProof/>
            <w:webHidden/>
          </w:rPr>
          <w:fldChar w:fldCharType="end"/>
        </w:r>
      </w:hyperlink>
    </w:p>
    <w:p w14:paraId="01E2CD82" w14:textId="7D982634"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2" w:history="1">
        <w:r w:rsidRPr="00197D1B">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197D1B">
          <w:rPr>
            <w:rStyle w:val="Hyperlink"/>
            <w:noProof/>
          </w:rPr>
          <w:t>cronograma</w:t>
        </w:r>
        <w:r>
          <w:rPr>
            <w:noProof/>
            <w:webHidden/>
          </w:rPr>
          <w:tab/>
        </w:r>
        <w:r>
          <w:rPr>
            <w:noProof/>
            <w:webHidden/>
          </w:rPr>
          <w:fldChar w:fldCharType="begin"/>
        </w:r>
        <w:r>
          <w:rPr>
            <w:noProof/>
            <w:webHidden/>
          </w:rPr>
          <w:instrText xml:space="preserve"> PAGEREF _Toc192078442 \h </w:instrText>
        </w:r>
        <w:r>
          <w:rPr>
            <w:noProof/>
            <w:webHidden/>
          </w:rPr>
        </w:r>
        <w:r>
          <w:rPr>
            <w:noProof/>
            <w:webHidden/>
          </w:rPr>
          <w:fldChar w:fldCharType="separate"/>
        </w:r>
        <w:r>
          <w:rPr>
            <w:noProof/>
            <w:webHidden/>
          </w:rPr>
          <w:t>37</w:t>
        </w:r>
        <w:r>
          <w:rPr>
            <w:noProof/>
            <w:webHidden/>
          </w:rPr>
          <w:fldChar w:fldCharType="end"/>
        </w:r>
      </w:hyperlink>
    </w:p>
    <w:p w14:paraId="74F29903" w14:textId="6CC2BA64"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43" w:history="1">
        <w:r w:rsidRPr="00197D1B">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Desenvolvimento do Protótipo</w:t>
        </w:r>
        <w:r>
          <w:rPr>
            <w:noProof/>
            <w:webHidden/>
          </w:rPr>
          <w:tab/>
        </w:r>
        <w:r>
          <w:rPr>
            <w:noProof/>
            <w:webHidden/>
          </w:rPr>
          <w:fldChar w:fldCharType="begin"/>
        </w:r>
        <w:r>
          <w:rPr>
            <w:noProof/>
            <w:webHidden/>
          </w:rPr>
          <w:instrText xml:space="preserve"> PAGEREF _Toc192078443 \h </w:instrText>
        </w:r>
        <w:r>
          <w:rPr>
            <w:noProof/>
            <w:webHidden/>
          </w:rPr>
        </w:r>
        <w:r>
          <w:rPr>
            <w:noProof/>
            <w:webHidden/>
          </w:rPr>
          <w:fldChar w:fldCharType="separate"/>
        </w:r>
        <w:r>
          <w:rPr>
            <w:noProof/>
            <w:webHidden/>
          </w:rPr>
          <w:t>38</w:t>
        </w:r>
        <w:r>
          <w:rPr>
            <w:noProof/>
            <w:webHidden/>
          </w:rPr>
          <w:fldChar w:fldCharType="end"/>
        </w:r>
      </w:hyperlink>
    </w:p>
    <w:p w14:paraId="19E50F6A" w14:textId="402B598B"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4" w:history="1">
        <w:r w:rsidRPr="00197D1B">
          <w:rPr>
            <w:rStyle w:val="Hyperlink"/>
            <w:noProof/>
            <w14:scene3d>
              <w14:camera w14:prst="orthographicFront"/>
              <w14:lightRig w14:rig="threePt" w14:dir="t">
                <w14:rot w14:lat="0" w14:lon="0" w14:rev="0"/>
              </w14:lightRig>
            </w14:scene3d>
          </w:rPr>
          <w:t>5.1</w:t>
        </w:r>
        <w:r>
          <w:rPr>
            <w:rFonts w:asciiTheme="minorHAnsi" w:eastAsiaTheme="minorEastAsia" w:hAnsiTheme="minorHAnsi"/>
            <w:caps w:val="0"/>
            <w:noProof/>
            <w:kern w:val="2"/>
            <w:szCs w:val="24"/>
            <w:lang w:eastAsia="pt-BR"/>
            <w14:ligatures w14:val="standardContextual"/>
          </w:rPr>
          <w:tab/>
        </w:r>
        <w:r w:rsidRPr="00197D1B">
          <w:rPr>
            <w:rStyle w:val="Hyperlink"/>
            <w:noProof/>
          </w:rPr>
          <w:t>Arquitetura do sistema.</w:t>
        </w:r>
        <w:r>
          <w:rPr>
            <w:noProof/>
            <w:webHidden/>
          </w:rPr>
          <w:tab/>
        </w:r>
        <w:r>
          <w:rPr>
            <w:noProof/>
            <w:webHidden/>
          </w:rPr>
          <w:fldChar w:fldCharType="begin"/>
        </w:r>
        <w:r>
          <w:rPr>
            <w:noProof/>
            <w:webHidden/>
          </w:rPr>
          <w:instrText xml:space="preserve"> PAGEREF _Toc192078444 \h </w:instrText>
        </w:r>
        <w:r>
          <w:rPr>
            <w:noProof/>
            <w:webHidden/>
          </w:rPr>
        </w:r>
        <w:r>
          <w:rPr>
            <w:noProof/>
            <w:webHidden/>
          </w:rPr>
          <w:fldChar w:fldCharType="separate"/>
        </w:r>
        <w:r>
          <w:rPr>
            <w:noProof/>
            <w:webHidden/>
          </w:rPr>
          <w:t>38</w:t>
        </w:r>
        <w:r>
          <w:rPr>
            <w:noProof/>
            <w:webHidden/>
          </w:rPr>
          <w:fldChar w:fldCharType="end"/>
        </w:r>
      </w:hyperlink>
    </w:p>
    <w:p w14:paraId="038D21B7" w14:textId="2CB9F886"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5" w:history="1">
        <w:r w:rsidRPr="00197D1B">
          <w:rPr>
            <w:rStyle w:val="Hyperlink"/>
            <w:noProof/>
            <w14:scene3d>
              <w14:camera w14:prst="orthographicFront"/>
              <w14:lightRig w14:rig="threePt" w14:dir="t">
                <w14:rot w14:lat="0" w14:lon="0" w14:rev="0"/>
              </w14:lightRig>
            </w14:scene3d>
          </w:rPr>
          <w:t>5.2</w:t>
        </w:r>
        <w:r>
          <w:rPr>
            <w:rFonts w:asciiTheme="minorHAnsi" w:eastAsiaTheme="minorEastAsia" w:hAnsiTheme="minorHAnsi"/>
            <w:caps w:val="0"/>
            <w:noProof/>
            <w:kern w:val="2"/>
            <w:szCs w:val="24"/>
            <w:lang w:eastAsia="pt-BR"/>
            <w14:ligatures w14:val="standardContextual"/>
          </w:rPr>
          <w:tab/>
        </w:r>
        <w:r w:rsidRPr="00197D1B">
          <w:rPr>
            <w:rStyle w:val="Hyperlink"/>
            <w:noProof/>
          </w:rPr>
          <w:t>Implementação do Banco de Dados Textual.</w:t>
        </w:r>
        <w:r>
          <w:rPr>
            <w:noProof/>
            <w:webHidden/>
          </w:rPr>
          <w:tab/>
        </w:r>
        <w:r>
          <w:rPr>
            <w:noProof/>
            <w:webHidden/>
          </w:rPr>
          <w:fldChar w:fldCharType="begin"/>
        </w:r>
        <w:r>
          <w:rPr>
            <w:noProof/>
            <w:webHidden/>
          </w:rPr>
          <w:instrText xml:space="preserve"> PAGEREF _Toc192078445 \h </w:instrText>
        </w:r>
        <w:r>
          <w:rPr>
            <w:noProof/>
            <w:webHidden/>
          </w:rPr>
        </w:r>
        <w:r>
          <w:rPr>
            <w:noProof/>
            <w:webHidden/>
          </w:rPr>
          <w:fldChar w:fldCharType="separate"/>
        </w:r>
        <w:r>
          <w:rPr>
            <w:noProof/>
            <w:webHidden/>
          </w:rPr>
          <w:t>38</w:t>
        </w:r>
        <w:r>
          <w:rPr>
            <w:noProof/>
            <w:webHidden/>
          </w:rPr>
          <w:fldChar w:fldCharType="end"/>
        </w:r>
      </w:hyperlink>
    </w:p>
    <w:p w14:paraId="5853128A" w14:textId="08C34AF4"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6" w:history="1">
        <w:r w:rsidRPr="00197D1B">
          <w:rPr>
            <w:rStyle w:val="Hyperlink"/>
            <w:noProof/>
            <w14:scene3d>
              <w14:camera w14:prst="orthographicFront"/>
              <w14:lightRig w14:rig="threePt" w14:dir="t">
                <w14:rot w14:lat="0" w14:lon="0" w14:rev="0"/>
              </w14:lightRig>
            </w14:scene3d>
          </w:rPr>
          <w:t>5.3</w:t>
        </w:r>
        <w:r>
          <w:rPr>
            <w:rFonts w:asciiTheme="minorHAnsi" w:eastAsiaTheme="minorEastAsia" w:hAnsiTheme="minorHAnsi"/>
            <w:caps w:val="0"/>
            <w:noProof/>
            <w:kern w:val="2"/>
            <w:szCs w:val="24"/>
            <w:lang w:eastAsia="pt-BR"/>
            <w14:ligatures w14:val="standardContextual"/>
          </w:rPr>
          <w:tab/>
        </w:r>
        <w:r w:rsidRPr="00197D1B">
          <w:rPr>
            <w:rStyle w:val="Hyperlink"/>
            <w:noProof/>
          </w:rPr>
          <w:t>Desenvolvimento da Interface de usuário.</w:t>
        </w:r>
        <w:r>
          <w:rPr>
            <w:noProof/>
            <w:webHidden/>
          </w:rPr>
          <w:tab/>
        </w:r>
        <w:r>
          <w:rPr>
            <w:noProof/>
            <w:webHidden/>
          </w:rPr>
          <w:fldChar w:fldCharType="begin"/>
        </w:r>
        <w:r>
          <w:rPr>
            <w:noProof/>
            <w:webHidden/>
          </w:rPr>
          <w:instrText xml:space="preserve"> PAGEREF _Toc192078446 \h </w:instrText>
        </w:r>
        <w:r>
          <w:rPr>
            <w:noProof/>
            <w:webHidden/>
          </w:rPr>
        </w:r>
        <w:r>
          <w:rPr>
            <w:noProof/>
            <w:webHidden/>
          </w:rPr>
          <w:fldChar w:fldCharType="separate"/>
        </w:r>
        <w:r>
          <w:rPr>
            <w:noProof/>
            <w:webHidden/>
          </w:rPr>
          <w:t>38</w:t>
        </w:r>
        <w:r>
          <w:rPr>
            <w:noProof/>
            <w:webHidden/>
          </w:rPr>
          <w:fldChar w:fldCharType="end"/>
        </w:r>
      </w:hyperlink>
    </w:p>
    <w:p w14:paraId="05FB26A8" w14:textId="5A6DEC18"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7" w:history="1">
        <w:r w:rsidRPr="00197D1B">
          <w:rPr>
            <w:rStyle w:val="Hyperlink"/>
            <w:noProof/>
            <w14:scene3d>
              <w14:camera w14:prst="orthographicFront"/>
              <w14:lightRig w14:rig="threePt" w14:dir="t">
                <w14:rot w14:lat="0" w14:lon="0" w14:rev="0"/>
              </w14:lightRig>
            </w14:scene3d>
          </w:rPr>
          <w:t>5.4</w:t>
        </w:r>
        <w:r>
          <w:rPr>
            <w:rFonts w:asciiTheme="minorHAnsi" w:eastAsiaTheme="minorEastAsia" w:hAnsiTheme="minorHAnsi"/>
            <w:caps w:val="0"/>
            <w:noProof/>
            <w:kern w:val="2"/>
            <w:szCs w:val="24"/>
            <w:lang w:eastAsia="pt-BR"/>
            <w14:ligatures w14:val="standardContextual"/>
          </w:rPr>
          <w:tab/>
        </w:r>
        <w:r w:rsidRPr="00197D1B">
          <w:rPr>
            <w:rStyle w:val="Hyperlink"/>
            <w:noProof/>
          </w:rPr>
          <w:t>Integração com sistemas de georreferencIamento.</w:t>
        </w:r>
        <w:r>
          <w:rPr>
            <w:noProof/>
            <w:webHidden/>
          </w:rPr>
          <w:tab/>
        </w:r>
        <w:r>
          <w:rPr>
            <w:noProof/>
            <w:webHidden/>
          </w:rPr>
          <w:fldChar w:fldCharType="begin"/>
        </w:r>
        <w:r>
          <w:rPr>
            <w:noProof/>
            <w:webHidden/>
          </w:rPr>
          <w:instrText xml:space="preserve"> PAGEREF _Toc192078447 \h </w:instrText>
        </w:r>
        <w:r>
          <w:rPr>
            <w:noProof/>
            <w:webHidden/>
          </w:rPr>
        </w:r>
        <w:r>
          <w:rPr>
            <w:noProof/>
            <w:webHidden/>
          </w:rPr>
          <w:fldChar w:fldCharType="separate"/>
        </w:r>
        <w:r>
          <w:rPr>
            <w:noProof/>
            <w:webHidden/>
          </w:rPr>
          <w:t>38</w:t>
        </w:r>
        <w:r>
          <w:rPr>
            <w:noProof/>
            <w:webHidden/>
          </w:rPr>
          <w:fldChar w:fldCharType="end"/>
        </w:r>
      </w:hyperlink>
    </w:p>
    <w:p w14:paraId="0F06AB70" w14:textId="41A59B79"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8" w:history="1">
        <w:r w:rsidRPr="00197D1B">
          <w:rPr>
            <w:rStyle w:val="Hyperlink"/>
            <w:noProof/>
            <w14:scene3d>
              <w14:camera w14:prst="orthographicFront"/>
              <w14:lightRig w14:rig="threePt" w14:dir="t">
                <w14:rot w14:lat="0" w14:lon="0" w14:rev="0"/>
              </w14:lightRig>
            </w14:scene3d>
          </w:rPr>
          <w:t>5.5</w:t>
        </w:r>
        <w:r>
          <w:rPr>
            <w:rFonts w:asciiTheme="minorHAnsi" w:eastAsiaTheme="minorEastAsia" w:hAnsiTheme="minorHAnsi"/>
            <w:caps w:val="0"/>
            <w:noProof/>
            <w:kern w:val="2"/>
            <w:szCs w:val="24"/>
            <w:lang w:eastAsia="pt-BR"/>
            <w14:ligatures w14:val="standardContextual"/>
          </w:rPr>
          <w:tab/>
        </w:r>
        <w:r w:rsidRPr="00197D1B">
          <w:rPr>
            <w:rStyle w:val="Hyperlink"/>
            <w:noProof/>
          </w:rPr>
          <w:t>Resultados e Discussão:</w:t>
        </w:r>
        <w:r>
          <w:rPr>
            <w:noProof/>
            <w:webHidden/>
          </w:rPr>
          <w:tab/>
        </w:r>
        <w:r>
          <w:rPr>
            <w:noProof/>
            <w:webHidden/>
          </w:rPr>
          <w:fldChar w:fldCharType="begin"/>
        </w:r>
        <w:r>
          <w:rPr>
            <w:noProof/>
            <w:webHidden/>
          </w:rPr>
          <w:instrText xml:space="preserve"> PAGEREF _Toc192078448 \h </w:instrText>
        </w:r>
        <w:r>
          <w:rPr>
            <w:noProof/>
            <w:webHidden/>
          </w:rPr>
        </w:r>
        <w:r>
          <w:rPr>
            <w:noProof/>
            <w:webHidden/>
          </w:rPr>
          <w:fldChar w:fldCharType="separate"/>
        </w:r>
        <w:r>
          <w:rPr>
            <w:noProof/>
            <w:webHidden/>
          </w:rPr>
          <w:t>38</w:t>
        </w:r>
        <w:r>
          <w:rPr>
            <w:noProof/>
            <w:webHidden/>
          </w:rPr>
          <w:fldChar w:fldCharType="end"/>
        </w:r>
      </w:hyperlink>
    </w:p>
    <w:p w14:paraId="0DEBA834" w14:textId="6DDCD88F"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49" w:history="1">
        <w:r w:rsidRPr="00197D1B">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bibliografia</w:t>
        </w:r>
        <w:r>
          <w:rPr>
            <w:noProof/>
            <w:webHidden/>
          </w:rPr>
          <w:tab/>
        </w:r>
        <w:r>
          <w:rPr>
            <w:noProof/>
            <w:webHidden/>
          </w:rPr>
          <w:fldChar w:fldCharType="begin"/>
        </w:r>
        <w:r>
          <w:rPr>
            <w:noProof/>
            <w:webHidden/>
          </w:rPr>
          <w:instrText xml:space="preserve"> PAGEREF _Toc192078449 \h </w:instrText>
        </w:r>
        <w:r>
          <w:rPr>
            <w:noProof/>
            <w:webHidden/>
          </w:rPr>
        </w:r>
        <w:r>
          <w:rPr>
            <w:noProof/>
            <w:webHidden/>
          </w:rPr>
          <w:fldChar w:fldCharType="separate"/>
        </w:r>
        <w:r>
          <w:rPr>
            <w:noProof/>
            <w:webHidden/>
          </w:rPr>
          <w:t>39</w:t>
        </w:r>
        <w:r>
          <w:rPr>
            <w:noProof/>
            <w:webHidden/>
          </w:rPr>
          <w:fldChar w:fldCharType="end"/>
        </w:r>
      </w:hyperlink>
    </w:p>
    <w:p w14:paraId="090660D3" w14:textId="24A0956E" w:rsidR="001D772A" w:rsidRPr="00B322C5" w:rsidRDefault="001D772A" w:rsidP="001D772A">
      <w:pPr>
        <w:rPr>
          <w:rFonts w:cs="Arial"/>
          <w:szCs w:val="24"/>
        </w:rPr>
      </w:pPr>
      <w:r w:rsidRPr="00B322C5">
        <w:rPr>
          <w:rFonts w:cs="Arial"/>
          <w:szCs w:val="24"/>
        </w:rPr>
        <w:fldChar w:fldCharType="end"/>
      </w:r>
    </w:p>
    <w:p w14:paraId="54BD3486" w14:textId="77777777" w:rsidR="001D772A" w:rsidRPr="007C7115" w:rsidRDefault="001D772A" w:rsidP="000B085C">
      <w:pPr>
        <w:pStyle w:val="Ttulo1"/>
      </w:pPr>
      <w:r w:rsidRPr="00B322C5">
        <w:br w:type="page"/>
      </w:r>
      <w:bookmarkStart w:id="2" w:name="_Toc192078418"/>
      <w:r w:rsidRPr="007C7115">
        <w:lastRenderedPageBreak/>
        <w:t>Introdução</w:t>
      </w:r>
      <w:bookmarkEnd w:id="2"/>
    </w:p>
    <w:p w14:paraId="7994E985" w14:textId="4111853C" w:rsidR="001D772A" w:rsidRDefault="001114BA" w:rsidP="0039774F">
      <w:r>
        <w:t>Segundo</w:t>
      </w:r>
      <w:r w:rsidR="0039774F" w:rsidRPr="0039774F">
        <w:t xml:space="preserve"> uma pesquisa do IBGE</w:t>
      </w:r>
      <w:r w:rsidR="00341B46">
        <w:rPr>
          <w:rStyle w:val="Refdenotaderodap"/>
        </w:rPr>
        <w:footnoteReference w:id="1"/>
      </w:r>
      <w:r w:rsidR="00E5707B">
        <w:t>, em 2019</w:t>
      </w:r>
      <w:r w:rsidR="0039774F" w:rsidRPr="0039774F">
        <w:t xml:space="preserve">, 79% dos municípios brasileiros </w:t>
      </w:r>
      <w:r w:rsidR="00FC72FD" w:rsidRPr="0039774F">
        <w:t>possu</w:t>
      </w:r>
      <w:r w:rsidR="00FC72FD">
        <w:t>íam</w:t>
      </w:r>
      <w:r w:rsidR="0039774F" w:rsidRPr="0039774F">
        <w:t xml:space="preserve"> apenas cadastros urbanos descritivos, apesar das amplas possibilidades oferecidas pela implementação do georreferenciamento nos cadastros imobiliários urbanos. Um georreferenciamento eficaz possibilita, por exemplo, a criação de um cadastro territorial multifinalitário, que serve como base para o desenvolvimento de ferramentas voltadas para a gestão eficiente dos territórios.</w:t>
      </w:r>
    </w:p>
    <w:p w14:paraId="1BED68EA" w14:textId="6D81D86B" w:rsidR="00AC438D" w:rsidRPr="00AC438D" w:rsidRDefault="00AC438D" w:rsidP="00AC438D">
      <w:commentRangeStart w:id="3"/>
      <w:r w:rsidRPr="00AC438D">
        <w:t>De acordo com</w:t>
      </w:r>
      <w:del w:id="4" w:author="Carlos" w:date="2025-03-09T08:35:00Z">
        <w:r w:rsidRPr="00984BD9" w:rsidDel="00950215">
          <w:rPr>
            <w:vanish/>
          </w:rPr>
          <w:delText xml:space="preserve"> </w:delText>
        </w:r>
        <w:r w:rsidR="006311A1" w:rsidRPr="00984BD9" w:rsidDel="00950215">
          <w:rPr>
            <w:rFonts w:cs="Arial"/>
            <w:vanish/>
            <w:szCs w:val="24"/>
          </w:rPr>
          <w:fldChar w:fldCharType="begin"/>
        </w:r>
        <w:r w:rsidR="006311A1" w:rsidRPr="00984BD9" w:rsidDel="00950215">
          <w:rPr>
            <w:rFonts w:cs="Arial"/>
            <w:vanish/>
            <w:szCs w:val="24"/>
          </w:rPr>
          <w:del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delInstrText>
        </w:r>
        <w:r w:rsidR="006311A1" w:rsidRPr="00984BD9" w:rsidDel="00950215">
          <w:rPr>
            <w:rFonts w:cs="Arial"/>
            <w:vanish/>
            <w:szCs w:val="24"/>
          </w:rPr>
          <w:fldChar w:fldCharType="separate"/>
        </w:r>
        <w:r w:rsidR="006311A1" w:rsidRPr="00984BD9" w:rsidDel="00950215">
          <w:rPr>
            <w:rFonts w:cs="Arial"/>
            <w:vanish/>
          </w:rPr>
          <w:delText xml:space="preserve">(Cunha </w:delText>
        </w:r>
        <w:r w:rsidR="006311A1" w:rsidRPr="00984BD9" w:rsidDel="00950215">
          <w:rPr>
            <w:rFonts w:cs="Arial"/>
            <w:i/>
            <w:iCs/>
            <w:vanish/>
          </w:rPr>
          <w:delText>et al.</w:delText>
        </w:r>
        <w:r w:rsidR="006311A1" w:rsidRPr="00984BD9" w:rsidDel="00950215">
          <w:rPr>
            <w:rFonts w:cs="Arial"/>
            <w:vanish/>
          </w:rPr>
          <w:delText>, 2019)</w:delText>
        </w:r>
        <w:r w:rsidR="006311A1" w:rsidRPr="00984BD9" w:rsidDel="00950215">
          <w:rPr>
            <w:rFonts w:cs="Arial"/>
            <w:vanish/>
            <w:szCs w:val="24"/>
          </w:rPr>
          <w:fldChar w:fldCharType="end"/>
        </w:r>
      </w:del>
      <w:commentRangeEnd w:id="3"/>
      <w:r w:rsidR="00950215">
        <w:rPr>
          <w:rFonts w:cs="Arial"/>
          <w:szCs w:val="24"/>
        </w:rPr>
        <w:fldChar w:fldCharType="begin"/>
      </w:r>
      <w:r w:rsidR="00950215">
        <w:rPr>
          <w:rFonts w:cs="Arial"/>
          <w:szCs w:val="24"/>
        </w:rPr>
        <w: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950215">
        <w:rPr>
          <w:rFonts w:cs="Arial"/>
          <w:szCs w:val="24"/>
        </w:rPr>
        <w:fldChar w:fldCharType="separate"/>
      </w:r>
      <w:r w:rsidR="00950215">
        <w:rPr>
          <w:rFonts w:cs="Arial"/>
        </w:rPr>
        <w:t xml:space="preserve"> </w:t>
      </w:r>
      <w:r w:rsidR="00950215" w:rsidRPr="006311A1">
        <w:rPr>
          <w:rFonts w:cs="Arial"/>
        </w:rPr>
        <w:t xml:space="preserve">Cunha </w:t>
      </w:r>
      <w:r w:rsidR="00950215" w:rsidRPr="006311A1">
        <w:rPr>
          <w:rFonts w:cs="Arial"/>
          <w:i/>
          <w:iCs/>
        </w:rPr>
        <w:t>et al.</w:t>
      </w:r>
      <w:r w:rsidR="00950215" w:rsidRPr="006311A1">
        <w:rPr>
          <w:rFonts w:cs="Arial"/>
        </w:rPr>
        <w:t xml:space="preserve"> </w:t>
      </w:r>
      <w:r w:rsidR="00950215">
        <w:rPr>
          <w:rFonts w:cs="Arial"/>
        </w:rPr>
        <w:t>(</w:t>
      </w:r>
      <w:r w:rsidR="00950215" w:rsidRPr="006311A1">
        <w:rPr>
          <w:rFonts w:cs="Arial"/>
        </w:rPr>
        <w:t>2019)</w:t>
      </w:r>
      <w:r w:rsidR="00950215">
        <w:rPr>
          <w:rFonts w:cs="Arial"/>
          <w:szCs w:val="24"/>
        </w:rPr>
        <w:fldChar w:fldCharType="end"/>
      </w:r>
      <w:r w:rsidR="00950215">
        <w:rPr>
          <w:rStyle w:val="Refdecomentrio"/>
        </w:rPr>
        <w:commentReference w:id="3"/>
      </w:r>
      <w:r w:rsidR="006311A1">
        <w:rPr>
          <w:rFonts w:cs="Arial"/>
          <w:szCs w:val="24"/>
        </w:rPr>
        <w:t xml:space="preserve">, </w:t>
      </w:r>
      <w:r w:rsidR="00692F44">
        <w:rPr>
          <w:rFonts w:cs="Arial"/>
          <w:szCs w:val="24"/>
        </w:rPr>
        <w:t xml:space="preserve"> </w:t>
      </w:r>
      <w:r w:rsidRPr="00AC438D">
        <w:t xml:space="preserve">a organização dos primeiros cadastros fiscais imobiliários nos municípios brasileiros teve início com a Constituição de 1946, que concedeu maior autonomia aos municípios na arrecadação de tributos, especialmente o IPTU. Posteriormente, a Constituição </w:t>
      </w:r>
      <w:r w:rsidR="00950215">
        <w:t xml:space="preserve">da República Federativa do Brasil </w:t>
      </w:r>
      <w:r w:rsidRPr="00AC438D">
        <w:t>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25C553F8" w:rsidR="001D772A" w:rsidRDefault="00533B1A" w:rsidP="00533B1A">
      <w:r w:rsidRPr="00533B1A">
        <w:t>Diversos fatores contribuem para essa ausência: falta de mão de obra qualificada, elevados custos de georreferenciamento e falta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217C8F8" w14:textId="53891CC2" w:rsidR="00AE0602" w:rsidRDefault="00CA30C0" w:rsidP="001D772A">
      <w:r w:rsidRPr="00CA30C0">
        <w:t>Em termos de custos, todo o processo de</w:t>
      </w:r>
      <w:commentRangeStart w:id="5"/>
      <w:commentRangeStart w:id="6"/>
      <w:commentRangeEnd w:id="5"/>
      <w:r w:rsidR="00181CF7">
        <w:rPr>
          <w:rStyle w:val="Refdecomentrio"/>
        </w:rPr>
        <w:commentReference w:id="5"/>
      </w:r>
      <w:commentRangeEnd w:id="6"/>
      <w:r w:rsidR="00402610">
        <w:rPr>
          <w:rStyle w:val="Refdecomentrio"/>
        </w:rPr>
        <w:commentReference w:id="6"/>
      </w:r>
      <w:r w:rsidRPr="00CA30C0">
        <w:t xml:space="preserve"> </w:t>
      </w:r>
      <w:r w:rsidR="00897691">
        <w:t>l</w:t>
      </w:r>
      <w:r w:rsidR="00897691" w:rsidRPr="00897691">
        <w:t xml:space="preserve">evantamento </w:t>
      </w:r>
      <w:r w:rsidR="00897691">
        <w:t>g</w:t>
      </w:r>
      <w:r w:rsidR="00897691" w:rsidRPr="00897691">
        <w:t>eorreferenciado</w:t>
      </w:r>
      <w:r w:rsidR="00897691">
        <w:t>,</w:t>
      </w:r>
      <w:r w:rsidRPr="00CA30C0">
        <w:t xml:space="preserve">  elaboração do memorial descritivo, </w:t>
      </w:r>
      <w:r w:rsidR="00A337BA">
        <w:t xml:space="preserve">preparação dos dados, </w:t>
      </w:r>
      <w:r w:rsidRPr="00CA30C0">
        <w:t>análise</w:t>
      </w:r>
      <w:r w:rsidR="00931ADE">
        <w:t xml:space="preserve"> e</w:t>
      </w:r>
      <w:r w:rsidRPr="00CA30C0">
        <w:t xml:space="preserve"> conferência e </w:t>
      </w:r>
      <w:r w:rsidR="006505F3">
        <w:t>cone</w:t>
      </w:r>
      <w:r w:rsidR="004E7BD7">
        <w:t xml:space="preserve">xão com o Cadastro Territorial </w:t>
      </w:r>
      <w:r w:rsidRPr="00CA30C0">
        <w:t xml:space="preserve">pode facilmente alcançar valores na casa de um milhão de reais para um município </w:t>
      </w:r>
      <w:r w:rsidR="00181CF7">
        <w:t xml:space="preserve">de </w:t>
      </w:r>
      <w:r w:rsidR="00AC438D">
        <w:t>pequeno</w:t>
      </w:r>
      <w:r w:rsidR="00181CF7">
        <w:t xml:space="preserve"> porte</w:t>
      </w:r>
      <w:r w:rsidR="00AC438D">
        <w:t xml:space="preserve"> </w:t>
      </w:r>
      <w:r w:rsidR="00357EE4">
        <w:fldChar w:fldCharType="begin"/>
      </w:r>
      <w:r w:rsidR="00357EE4">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fldChar w:fldCharType="separate"/>
      </w:r>
      <w:r w:rsidR="00357EE4" w:rsidRPr="00357EE4">
        <w:rPr>
          <w:rFonts w:cs="Arial"/>
        </w:rPr>
        <w:t>(PNCP, 2025)</w:t>
      </w:r>
      <w:r w:rsidR="00357EE4">
        <w:fldChar w:fldCharType="end"/>
      </w:r>
      <w:r w:rsidRPr="00CA30C0">
        <w:t>.</w:t>
      </w:r>
      <w:r w:rsidR="00D76BF0">
        <w:t xml:space="preserve"> </w:t>
      </w:r>
    </w:p>
    <w:p w14:paraId="24E16B92" w14:textId="127AE962" w:rsidR="003C23F5" w:rsidRDefault="003C23F5" w:rsidP="001D772A">
      <w:r>
        <w:lastRenderedPageBreak/>
        <w:t>Ess</w:t>
      </w:r>
      <w:r w:rsidR="00CE7C00">
        <w:t>e custo é significativo já que</w:t>
      </w:r>
      <w:r w:rsidR="00E76A5C">
        <w:t>,</w:t>
      </w:r>
      <w:r w:rsidR="00CE7C00">
        <w:t xml:space="preserve"> </w:t>
      </w:r>
      <w:r w:rsidR="001C43E3">
        <w:t xml:space="preserve">segundo estudo técnico da </w:t>
      </w:r>
      <w:r w:rsidR="006D05E7">
        <w:t>Confe</w:t>
      </w:r>
      <w:r w:rsidR="00BA2198">
        <w:t xml:space="preserve">deração Nacional do Municípios - </w:t>
      </w:r>
      <w:r w:rsidR="001C43E3">
        <w:t>CNM</w:t>
      </w:r>
      <w:r w:rsidR="00CC792A">
        <w:t xml:space="preserve">, </w:t>
      </w:r>
      <w:r w:rsidR="00E62F38">
        <w:t>4</w:t>
      </w:r>
      <w:r w:rsidR="00CC792A">
        <w:t>8% dos</w:t>
      </w:r>
      <w:r w:rsidR="001C43E3">
        <w:t xml:space="preserve"> </w:t>
      </w:r>
      <w:r w:rsidR="00CE7C00">
        <w:t xml:space="preserve">municípios </w:t>
      </w:r>
      <w:r w:rsidR="00181CF7">
        <w:t xml:space="preserve">de </w:t>
      </w:r>
      <w:r w:rsidR="00CE7C00">
        <w:t>pequeno</w:t>
      </w:r>
      <w:r w:rsidR="00181CF7">
        <w:t xml:space="preserve"> porte</w:t>
      </w:r>
      <w:r w:rsidR="0039291D">
        <w:rPr>
          <w:rStyle w:val="Refdenotaderodap"/>
        </w:rPr>
        <w:footnoteReference w:id="2"/>
      </w:r>
      <w:r w:rsidR="00CE7C00">
        <w:t xml:space="preserve"> </w:t>
      </w:r>
      <w:r w:rsidR="00A138E2">
        <w:t>apresenta</w:t>
      </w:r>
      <w:r w:rsidR="00FB5B43">
        <w:t>ra</w:t>
      </w:r>
      <w:r w:rsidR="00A138E2">
        <w:t xml:space="preserve">m déficit </w:t>
      </w:r>
      <w:r w:rsidR="0070120E">
        <w:t>no resultado primário de 2023</w:t>
      </w:r>
      <w:r w:rsidR="00E76A5C">
        <w:t xml:space="preserve"> </w:t>
      </w:r>
      <w:r w:rsidR="00E76A5C">
        <w:fldChar w:fldCharType="begin"/>
      </w:r>
      <w:r w:rsidR="00E76A5C">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fldChar w:fldCharType="separate"/>
      </w:r>
      <w:r w:rsidR="00E76A5C" w:rsidRPr="00E76A5C">
        <w:rPr>
          <w:rFonts w:cs="Arial"/>
        </w:rPr>
        <w:t>(CNM, 2024)</w:t>
      </w:r>
      <w:r w:rsidR="00E76A5C">
        <w:fldChar w:fldCharType="end"/>
      </w:r>
      <w:r w:rsidR="0067455F">
        <w:t>.</w:t>
      </w:r>
      <w:r w:rsidR="007A3214">
        <w:t xml:space="preserve"> </w:t>
      </w:r>
      <w:r w:rsidR="0049185F">
        <w:t xml:space="preserve">As Receitas Brutas desses municípios </w:t>
      </w:r>
      <w:r w:rsidR="00A3453D">
        <w:t xml:space="preserve">também são muito baixas. </w:t>
      </w:r>
      <w:r w:rsidR="00470CF9">
        <w:t xml:space="preserve">A </w:t>
      </w:r>
      <w:r w:rsidR="00196B65">
        <w:fldChar w:fldCharType="begin"/>
      </w:r>
      <w:r w:rsidR="00196B65">
        <w:instrText xml:space="preserve"> REF _Ref191649667 \h </w:instrText>
      </w:r>
      <w:r w:rsidR="00196B65">
        <w:fldChar w:fldCharType="separate"/>
      </w:r>
      <w:r w:rsidR="00196B65">
        <w:t xml:space="preserve">Tabela </w:t>
      </w:r>
      <w:r w:rsidR="00196B65">
        <w:rPr>
          <w:noProof/>
        </w:rPr>
        <w:t>1</w:t>
      </w:r>
      <w:r w:rsidR="00196B65">
        <w:fldChar w:fldCharType="end"/>
      </w:r>
      <w:r w:rsidR="00196B65">
        <w:t xml:space="preserve"> </w:t>
      </w:r>
      <w:r w:rsidR="00470CF9">
        <w:t xml:space="preserve">mostra </w:t>
      </w:r>
      <w:r w:rsidR="006F3B7F">
        <w:t>uma estatística básica d</w:t>
      </w:r>
      <w:r w:rsidR="00470CF9">
        <w:t xml:space="preserve">os valores das Receitas Correntes </w:t>
      </w:r>
      <w:r w:rsidR="00B02F9D">
        <w:t xml:space="preserve">dos municípios </w:t>
      </w:r>
      <w:r w:rsidR="00181CF7">
        <w:t xml:space="preserve">de pequeno porte no </w:t>
      </w:r>
      <w:r w:rsidR="009B0090">
        <w:t>Brasil</w:t>
      </w:r>
      <w:r w:rsidR="008B471B">
        <w:t xml:space="preserve">. </w:t>
      </w:r>
      <w:r w:rsidR="00DE3CF0">
        <w:t>Apesar das discrepâncias</w:t>
      </w:r>
      <w:r w:rsidR="00CE59F9">
        <w:t xml:space="preserve"> indicadas pelo </w:t>
      </w:r>
      <w:r w:rsidR="00C30CE2" w:rsidRPr="00C30CE2">
        <w:rPr>
          <w:b/>
          <w:bCs/>
        </w:rPr>
        <w:t>d</w:t>
      </w:r>
      <w:r w:rsidR="00CE59F9" w:rsidRPr="00C30CE2">
        <w:rPr>
          <w:b/>
          <w:bCs/>
        </w:rPr>
        <w:t xml:space="preserve">esvio </w:t>
      </w:r>
      <w:r w:rsidR="00C30CE2" w:rsidRPr="00C30CE2">
        <w:rPr>
          <w:b/>
          <w:bCs/>
        </w:rPr>
        <w:t>p</w:t>
      </w:r>
      <w:r w:rsidR="00CE59F9" w:rsidRPr="00C30CE2">
        <w:rPr>
          <w:b/>
          <w:bCs/>
        </w:rPr>
        <w:t>adrão</w:t>
      </w:r>
      <w:r w:rsidR="00DE3CF0">
        <w:t xml:space="preserve">, </w:t>
      </w:r>
      <w:r w:rsidR="00792A98">
        <w:t xml:space="preserve">nota-se que a </w:t>
      </w:r>
      <w:r w:rsidR="00792A98" w:rsidRPr="00C30CE2">
        <w:rPr>
          <w:b/>
          <w:bCs/>
        </w:rPr>
        <w:t>média</w:t>
      </w:r>
      <w:r w:rsidR="00792A98">
        <w:t xml:space="preserve"> dos orçamentos desses municípios está </w:t>
      </w:r>
      <w:r w:rsidR="00F5623D">
        <w:t xml:space="preserve">abaixo de </w:t>
      </w:r>
      <w:r w:rsidR="00EF3E47">
        <w:t>80</w:t>
      </w:r>
      <w:r w:rsidR="00F5623D">
        <w:t xml:space="preserve"> milhões.</w:t>
      </w:r>
    </w:p>
    <w:p w14:paraId="0BEA35F6" w14:textId="1D10EFB1" w:rsidR="00AC438D" w:rsidRPr="00B364E5" w:rsidRDefault="00B364E5" w:rsidP="00B364E5">
      <w:r w:rsidRPr="00B364E5">
        <w:t xml:space="preserve">Nesses municípios, a contribuição das receitas próprias, especialmente do Imposto Predial e Territorial Urbano – IPTU, não constitui uma fonte significativa de recursos, conforme ilustrado na </w:t>
      </w:r>
      <w:r>
        <w:fldChar w:fldCharType="begin"/>
      </w:r>
      <w:r>
        <w:instrText xml:space="preserve"> REF _Ref191649667 \h </w:instrText>
      </w:r>
      <w:r>
        <w:fldChar w:fldCharType="separate"/>
      </w:r>
      <w:r>
        <w:t xml:space="preserve">Tabela </w:t>
      </w:r>
      <w:r>
        <w:rPr>
          <w:noProof/>
        </w:rPr>
        <w:t>1</w:t>
      </w:r>
      <w:r>
        <w:fldChar w:fldCharType="end"/>
      </w:r>
      <w:r w:rsidRPr="00B364E5">
        <w:t>. De modo geral, trata-se de municípios com um número reduzido de domicílios (</w:t>
      </w:r>
      <w:r>
        <w:fldChar w:fldCharType="begin"/>
      </w:r>
      <w:r>
        <w:instrText xml:space="preserve"> REF _Ref191649667 \h </w:instrText>
      </w:r>
      <w:r>
        <w:fldChar w:fldCharType="separate"/>
      </w:r>
      <w:r>
        <w:t xml:space="preserve">Tabela </w:t>
      </w:r>
      <w:r>
        <w:rPr>
          <w:noProof/>
        </w:rPr>
        <w:t>1</w:t>
      </w:r>
      <w:r>
        <w:fldChar w:fldCharType="end"/>
      </w:r>
      <w:r w:rsidRPr="00B364E5">
        <w:t>), sendo possível que muitos desses ainda estejam isentos do pagamento do imposto.</w:t>
      </w:r>
    </w:p>
    <w:p w14:paraId="5D7F600E" w14:textId="507F1098" w:rsidR="00E8487E" w:rsidRDefault="00E8487E" w:rsidP="00145C4C">
      <w:pPr>
        <w:pStyle w:val="Legenda"/>
      </w:pPr>
      <w:bookmarkStart w:id="7" w:name="_Ref191649667"/>
      <w:bookmarkStart w:id="8" w:name="_Ref191818641"/>
      <w:r>
        <w:t xml:space="preserve">Tabela </w:t>
      </w:r>
      <w:fldSimple w:instr=" SEQ Tabela \* ARABIC ">
        <w:r w:rsidR="00E345F1">
          <w:rPr>
            <w:noProof/>
          </w:rPr>
          <w:t>1</w:t>
        </w:r>
      </w:fldSimple>
      <w:bookmarkEnd w:id="7"/>
      <w:r>
        <w:t>:</w:t>
      </w:r>
      <w:r w:rsidR="006F3B7F">
        <w:t>Estatística básica dos v</w:t>
      </w:r>
      <w:r>
        <w:t>alores de Receitas Correntes</w:t>
      </w:r>
      <w:r w:rsidR="006F3B7F">
        <w:t>, arrecadação do IPTU e quantidade de domicílios</w:t>
      </w:r>
      <w:r>
        <w:t xml:space="preserve"> de pequenos municípios</w:t>
      </w:r>
      <w:r w:rsidR="00F5623D">
        <w:t xml:space="preserve"> em 2023</w:t>
      </w:r>
      <w:bookmarkEnd w:id="8"/>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FF7598" w:rsidRDefault="00F04DD9" w:rsidP="00AE0602">
            <w:pPr>
              <w:keepLines/>
              <w:ind w:firstLine="0"/>
              <w:jc w:val="center"/>
            </w:pPr>
            <w:r>
              <w:t>Função</w:t>
            </w:r>
          </w:p>
        </w:tc>
        <w:tc>
          <w:tcPr>
            <w:tcW w:w="2792" w:type="dxa"/>
          </w:tcPr>
          <w:p w14:paraId="148931CB" w14:textId="6B8E96B2" w:rsidR="00F04DD9" w:rsidRPr="00FF7598"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Receita</w:t>
            </w:r>
            <w:r w:rsidR="002D3499">
              <w:t>s Correntes</w:t>
            </w:r>
          </w:p>
        </w:tc>
        <w:tc>
          <w:tcPr>
            <w:tcW w:w="2311" w:type="dxa"/>
          </w:tcPr>
          <w:p w14:paraId="2CCE6A1D" w14:textId="1255ED0C"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IPTU</w:t>
            </w:r>
            <w:r w:rsidR="00803B92">
              <w:rPr>
                <w:rStyle w:val="Refdenotaderodap"/>
              </w:rPr>
              <w:footnoteReference w:id="3"/>
            </w:r>
          </w:p>
        </w:tc>
        <w:tc>
          <w:tcPr>
            <w:tcW w:w="1695" w:type="dxa"/>
          </w:tcPr>
          <w:p w14:paraId="153C2C7E" w14:textId="501E4A5B"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t>Qtd</w:t>
            </w:r>
            <w:proofErr w:type="spellEnd"/>
            <w:r>
              <w:t xml:space="preserve"> Domicílios</w:t>
            </w:r>
          </w:p>
        </w:tc>
      </w:tr>
      <w:tr w:rsidR="00F04DD9"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Default="00F04DD9" w:rsidP="00AE0602">
            <w:pPr>
              <w:keepLines/>
              <w:ind w:firstLine="0"/>
            </w:pPr>
            <w:r w:rsidRPr="00693BAC">
              <w:t>Média</w:t>
            </w:r>
          </w:p>
        </w:tc>
        <w:tc>
          <w:tcPr>
            <w:tcW w:w="2792" w:type="dxa"/>
          </w:tcPr>
          <w:p w14:paraId="59F06501" w14:textId="7CC5C082" w:rsidR="00F04DD9"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EF3E47">
              <w:t>R$ 79.499.356,82</w:t>
            </w:r>
          </w:p>
        </w:tc>
        <w:tc>
          <w:tcPr>
            <w:tcW w:w="2311" w:type="dxa"/>
          </w:tcPr>
          <w:p w14:paraId="10ED2FA3" w14:textId="67D6800A"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R$ 1.385.952,96</w:t>
            </w:r>
          </w:p>
        </w:tc>
        <w:tc>
          <w:tcPr>
            <w:tcW w:w="1695" w:type="dxa"/>
          </w:tcPr>
          <w:p w14:paraId="77BD8001" w14:textId="57D10ABE"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4491</w:t>
            </w:r>
          </w:p>
        </w:tc>
      </w:tr>
      <w:tr w:rsidR="00F04DD9"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Default="00F04DD9" w:rsidP="00AE0602">
            <w:pPr>
              <w:keepLines/>
              <w:ind w:firstLine="0"/>
            </w:pPr>
            <w:r w:rsidRPr="00B65854">
              <w:t>Desvio padrão</w:t>
            </w:r>
          </w:p>
        </w:tc>
        <w:tc>
          <w:tcPr>
            <w:tcW w:w="2792" w:type="dxa"/>
          </w:tcPr>
          <w:p w14:paraId="6EE6DAEC" w14:textId="40D81F9B" w:rsidR="00F04DD9"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A32AFC">
              <w:t>72.029.820</w:t>
            </w:r>
          </w:p>
        </w:tc>
        <w:tc>
          <w:tcPr>
            <w:tcW w:w="2311" w:type="dxa"/>
          </w:tcPr>
          <w:p w14:paraId="54C7E7DD" w14:textId="14570459" w:rsidR="00F04DD9" w:rsidRPr="00B65854"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F3063">
              <w:t>4.063.861</w:t>
            </w:r>
          </w:p>
        </w:tc>
        <w:tc>
          <w:tcPr>
            <w:tcW w:w="1695" w:type="dxa"/>
          </w:tcPr>
          <w:p w14:paraId="3F70D050" w14:textId="7F3A074B" w:rsidR="00F04DD9" w:rsidRPr="00B65854"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t>3681</w:t>
            </w:r>
          </w:p>
        </w:tc>
      </w:tr>
      <w:tr w:rsidR="00F04DD9"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Default="00F04DD9" w:rsidP="00AE0602">
            <w:pPr>
              <w:keepLines/>
              <w:ind w:firstLine="0"/>
            </w:pPr>
            <w:r w:rsidRPr="00693BAC">
              <w:t>Mediana</w:t>
            </w:r>
          </w:p>
        </w:tc>
        <w:tc>
          <w:tcPr>
            <w:tcW w:w="2792" w:type="dxa"/>
          </w:tcPr>
          <w:p w14:paraId="7AAFE2F8" w14:textId="3D7CC82E" w:rsidR="00F04DD9"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CA26EB">
              <w:t>R$ 56.873.078,05</w:t>
            </w:r>
          </w:p>
        </w:tc>
        <w:tc>
          <w:tcPr>
            <w:tcW w:w="2311" w:type="dxa"/>
          </w:tcPr>
          <w:p w14:paraId="08C26E7E" w14:textId="571DB0B6"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R$ 229.282,76</w:t>
            </w:r>
          </w:p>
        </w:tc>
        <w:tc>
          <w:tcPr>
            <w:tcW w:w="1695" w:type="dxa"/>
          </w:tcPr>
          <w:p w14:paraId="6A9D5DFC" w14:textId="63813344"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3261</w:t>
            </w:r>
          </w:p>
        </w:tc>
      </w:tr>
      <w:tr w:rsidR="000370A1"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Default="000370A1" w:rsidP="000370A1">
            <w:pPr>
              <w:keepLines/>
              <w:ind w:firstLine="0"/>
            </w:pPr>
            <w:r w:rsidRPr="00693BAC">
              <w:t>Mínimo</w:t>
            </w:r>
          </w:p>
        </w:tc>
        <w:tc>
          <w:tcPr>
            <w:tcW w:w="2792" w:type="dxa"/>
          </w:tcPr>
          <w:p w14:paraId="52354203" w14:textId="64CC39B3" w:rsidR="000370A1"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CA26EB">
              <w:t>R$ 1.255.153,37</w:t>
            </w:r>
            <w:r w:rsidR="007B3110">
              <w:rPr>
                <w:rStyle w:val="Refdenotaderodap"/>
              </w:rPr>
              <w:footnoteReference w:id="4"/>
            </w:r>
          </w:p>
        </w:tc>
        <w:tc>
          <w:tcPr>
            <w:tcW w:w="2311" w:type="dxa"/>
          </w:tcPr>
          <w:p w14:paraId="4B6165E8" w14:textId="1A5954AD" w:rsidR="000370A1" w:rsidRPr="00693BAC"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5D0560">
              <w:t xml:space="preserve"> R$ 15,34</w:t>
            </w:r>
            <w:r w:rsidR="009A44DA">
              <w:rPr>
                <w:rStyle w:val="Refdenotaderodap"/>
              </w:rPr>
              <w:footnoteReference w:id="5"/>
            </w:r>
            <w:r w:rsidRPr="005D0560">
              <w:t xml:space="preserve"> </w:t>
            </w:r>
          </w:p>
        </w:tc>
        <w:tc>
          <w:tcPr>
            <w:tcW w:w="1695" w:type="dxa"/>
          </w:tcPr>
          <w:p w14:paraId="2F1A9A88" w14:textId="0C28AE80" w:rsidR="000370A1" w:rsidRPr="00693BAC"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t>322</w:t>
            </w:r>
            <w:r>
              <w:rPr>
                <w:rStyle w:val="Refdenotaderodap"/>
              </w:rPr>
              <w:footnoteReference w:id="6"/>
            </w:r>
          </w:p>
        </w:tc>
      </w:tr>
      <w:tr w:rsidR="000370A1" w:rsidRPr="006F539A"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Default="000370A1" w:rsidP="000370A1">
            <w:pPr>
              <w:keepLines/>
              <w:ind w:firstLine="0"/>
            </w:pPr>
            <w:r w:rsidRPr="00693BAC">
              <w:t>Máximo</w:t>
            </w:r>
          </w:p>
        </w:tc>
        <w:tc>
          <w:tcPr>
            <w:tcW w:w="2792" w:type="dxa"/>
          </w:tcPr>
          <w:p w14:paraId="79BC96AC" w14:textId="43355342" w:rsidR="000370A1" w:rsidRPr="006F539A"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0F5D7F">
              <w:t>R$ 1.968.647.258,58</w:t>
            </w:r>
            <w:r w:rsidR="00054D32">
              <w:rPr>
                <w:rStyle w:val="Refdenotaderodap"/>
              </w:rPr>
              <w:footnoteReference w:id="7"/>
            </w:r>
          </w:p>
        </w:tc>
        <w:tc>
          <w:tcPr>
            <w:tcW w:w="2311" w:type="dxa"/>
          </w:tcPr>
          <w:p w14:paraId="03219BEE" w14:textId="61EA10FB" w:rsidR="000370A1" w:rsidRPr="00693BAC"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5D0560">
              <w:t xml:space="preserve"> R$ 79.725.004,99</w:t>
            </w:r>
            <w:r w:rsidR="00E85E4C">
              <w:rPr>
                <w:rStyle w:val="Refdenotaderodap"/>
              </w:rPr>
              <w:footnoteReference w:id="8"/>
            </w:r>
            <w:r w:rsidRPr="005D0560">
              <w:t xml:space="preserve"> </w:t>
            </w:r>
          </w:p>
        </w:tc>
        <w:tc>
          <w:tcPr>
            <w:tcW w:w="1695" w:type="dxa"/>
          </w:tcPr>
          <w:p w14:paraId="6B800CDF" w14:textId="2DC82820" w:rsidR="000370A1" w:rsidRPr="00693BAC"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25</w:t>
            </w:r>
            <w:r w:rsidR="00B364E5">
              <w:t>.</w:t>
            </w:r>
            <w:r w:rsidRPr="001C1381">
              <w:t>193</w:t>
            </w:r>
            <w:r>
              <w:rPr>
                <w:rStyle w:val="Refdenotaderodap"/>
              </w:rPr>
              <w:footnoteReference w:id="9"/>
            </w:r>
          </w:p>
        </w:tc>
      </w:tr>
      <w:tr w:rsidR="00F04DD9" w:rsidRPr="0068511E"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FF7598" w:rsidRDefault="00F04DD9" w:rsidP="00AE0602">
            <w:pPr>
              <w:keepLines/>
              <w:ind w:firstLine="0"/>
            </w:pPr>
            <w:r w:rsidRPr="00693BAC">
              <w:t>Contagem</w:t>
            </w:r>
          </w:p>
        </w:tc>
        <w:tc>
          <w:tcPr>
            <w:tcW w:w="2792" w:type="dxa"/>
            <w:shd w:val="clear" w:color="auto" w:fill="FFFFFF" w:themeFill="background1"/>
          </w:tcPr>
          <w:p w14:paraId="255284E6" w14:textId="1570391A" w:rsidR="00F04DD9" w:rsidRPr="0068511E"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A32AFC">
              <w:t>4.827</w:t>
            </w:r>
          </w:p>
        </w:tc>
        <w:tc>
          <w:tcPr>
            <w:tcW w:w="2311" w:type="dxa"/>
            <w:shd w:val="clear" w:color="auto" w:fill="FFFFFF" w:themeFill="background1"/>
          </w:tcPr>
          <w:p w14:paraId="4AF15CAD" w14:textId="7CDDC6AD" w:rsidR="00F04DD9" w:rsidRPr="00693BAC"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D0F1E">
              <w:t>4.827</w:t>
            </w:r>
          </w:p>
        </w:tc>
        <w:tc>
          <w:tcPr>
            <w:tcW w:w="1695" w:type="dxa"/>
            <w:shd w:val="clear" w:color="auto" w:fill="FFFFFF" w:themeFill="background1"/>
          </w:tcPr>
          <w:p w14:paraId="5B054BFF" w14:textId="2FD1D6B1" w:rsidR="00F04DD9" w:rsidRPr="00693BAC"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1C1381">
              <w:t>4</w:t>
            </w:r>
            <w:r w:rsidR="00FD394E">
              <w:t>.</w:t>
            </w:r>
            <w:r w:rsidRPr="001C1381">
              <w:t>827</w:t>
            </w:r>
          </w:p>
        </w:tc>
      </w:tr>
    </w:tbl>
    <w:p w14:paraId="28DF5422" w14:textId="1F6C6F4D" w:rsidR="00A3453D" w:rsidRDefault="00B663D9" w:rsidP="00145C4C">
      <w:pPr>
        <w:pStyle w:val="Legenda"/>
      </w:pPr>
      <w:r>
        <w:t>Fonte</w:t>
      </w:r>
      <w:r w:rsidR="001C1381">
        <w:t>s</w:t>
      </w:r>
      <w:r>
        <w:t>:</w:t>
      </w:r>
      <w:r w:rsidR="00A019D7">
        <w:fldChar w:fldCharType="begin"/>
      </w:r>
      <w:r w:rsidR="00A019D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fldChar w:fldCharType="separate"/>
      </w:r>
      <w:r w:rsidR="00A019D7" w:rsidRPr="00A019D7">
        <w:rPr>
          <w:rFonts w:cs="Arial"/>
        </w:rPr>
        <w:t>(SISCONFI/STN, 2023)</w:t>
      </w:r>
      <w:r w:rsidR="00A019D7">
        <w:fldChar w:fldCharType="end"/>
      </w:r>
      <w:r w:rsidR="006F3B7F">
        <w:fldChar w:fldCharType="begin"/>
      </w:r>
      <w:r w:rsidR="006F3B7F">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fldChar w:fldCharType="separate"/>
      </w:r>
      <w:r w:rsidR="006F3B7F" w:rsidRPr="006F3B7F">
        <w:rPr>
          <w:rFonts w:cs="Arial"/>
        </w:rPr>
        <w:t>(IBGE, 2022)</w:t>
      </w:r>
      <w:r w:rsidR="006F3B7F">
        <w:fldChar w:fldCharType="end"/>
      </w:r>
      <w:r>
        <w:t>. Elaboração: Autores</w:t>
      </w:r>
    </w:p>
    <w:p w14:paraId="52182BFC" w14:textId="12278C7E" w:rsidR="0049185F" w:rsidRDefault="00E64816" w:rsidP="00E64816">
      <w:r w:rsidRPr="00E64816">
        <w:t xml:space="preserve">Outro aspecto relevante na criação de um </w:t>
      </w:r>
      <w:commentRangeStart w:id="9"/>
      <w:r w:rsidRPr="00E64816">
        <w:t xml:space="preserve">Cadastro Técnico Municipal </w:t>
      </w:r>
      <w:commentRangeEnd w:id="9"/>
      <w:r w:rsidR="00181CF7">
        <w:rPr>
          <w:rStyle w:val="Refdecomentrio"/>
        </w:rPr>
        <w:commentReference w:id="9"/>
      </w:r>
      <w:r w:rsidRPr="00E64816">
        <w:t xml:space="preserve">(CTM) é a necessidade de </w:t>
      </w:r>
      <w:commentRangeStart w:id="10"/>
      <w:r w:rsidRPr="00E64816">
        <w:t>mão de obra qualificada</w:t>
      </w:r>
      <w:commentRangeEnd w:id="10"/>
      <w:r w:rsidR="00181CF7">
        <w:rPr>
          <w:rStyle w:val="Refdecomentrio"/>
        </w:rPr>
        <w:commentReference w:id="10"/>
      </w:r>
      <w:r w:rsidRPr="00E64816">
        <w:t>. Embora a maioria das prefeituras disponha de engenheiros em seus quadros, nem todos os profissionais possuem os conhecimentos necessários para a implementação do cadastro.</w:t>
      </w:r>
    </w:p>
    <w:p w14:paraId="1826BC0C" w14:textId="76B8BEEF" w:rsidR="00367551" w:rsidRDefault="00763978" w:rsidP="001D772A">
      <w:commentRangeStart w:id="11"/>
      <w:r>
        <w:t>Pode ser</w:t>
      </w:r>
      <w:r w:rsidR="00686F5C" w:rsidRPr="00686F5C">
        <w:t xml:space="preserve"> viável contratar empresas especializadas em georreferenciamento, </w:t>
      </w:r>
      <w:r w:rsidR="008E0997">
        <w:t xml:space="preserve">mas </w:t>
      </w:r>
      <w:r w:rsidR="00686F5C" w:rsidRPr="00686F5C">
        <w:t>essa medida não soluciona a questão da integração dos dados ao cadastro, tarefa que deve ser realizada por profissionais qualificados</w:t>
      </w:r>
      <w:commentRangeEnd w:id="11"/>
      <w:r w:rsidR="002759D3">
        <w:rPr>
          <w:rStyle w:val="Refdecomentrio"/>
        </w:rPr>
        <w:commentReference w:id="11"/>
      </w:r>
      <w:r w:rsidR="00686F5C" w:rsidRPr="00686F5C">
        <w:t xml:space="preserve">. Além disso, é necessário </w:t>
      </w:r>
      <w:r w:rsidR="00686F5C" w:rsidRPr="00686F5C">
        <w:lastRenderedPageBreak/>
        <w:t>considerar o custo associado à adaptação dos sistemas informatizados para que possam armazenar, processar e exibir as informações geográficas adequadamente.</w:t>
      </w:r>
    </w:p>
    <w:p w14:paraId="704A0FA7" w14:textId="4713A150" w:rsidR="007342A0" w:rsidRDefault="00511ACD" w:rsidP="001D772A">
      <w:r>
        <w:t xml:space="preserve">Sobre </w:t>
      </w:r>
      <w:r w:rsidR="00FA08D2">
        <w:t>a adaptação dos sistemas</w:t>
      </w:r>
      <w:r w:rsidR="00425C04">
        <w:t>, ainda que esteja fora do escopo deste trabalho</w:t>
      </w:r>
      <w:r w:rsidR="00A01432">
        <w:t>,</w:t>
      </w:r>
      <w:r w:rsidR="00FA08D2">
        <w:t xml:space="preserve"> há muito a se </w:t>
      </w:r>
      <w:r w:rsidR="00A01432">
        <w:t xml:space="preserve">discutir. </w:t>
      </w:r>
      <w:r w:rsidR="001723D3">
        <w:t>Por muito tempo, os</w:t>
      </w:r>
      <w:r w:rsidR="00892BAD">
        <w:t xml:space="preserve"> desenvolvedores de software </w:t>
      </w:r>
      <w:r w:rsidR="001723D3">
        <w:t xml:space="preserve">abordaram </w:t>
      </w:r>
      <w:r w:rsidR="00D614EF">
        <w:t>o problema do cadastro das mais variadas formas</w:t>
      </w:r>
      <w:r w:rsidR="00760BEA">
        <w:t xml:space="preserve"> usando todo tipo de </w:t>
      </w:r>
      <w:r w:rsidR="00B450C4">
        <w:t>estrutura de dados</w:t>
      </w:r>
      <w:r w:rsidR="00D614EF">
        <w:t xml:space="preserve">. </w:t>
      </w:r>
      <w:commentRangeStart w:id="12"/>
      <w:r w:rsidR="007342A0">
        <w:t>Nas</w:t>
      </w:r>
      <w:r w:rsidR="00D614EF">
        <w:t xml:space="preserve"> visitas às prefeituras </w:t>
      </w:r>
      <w:r w:rsidR="00916036">
        <w:t>foram encontrados</w:t>
      </w:r>
      <w:r w:rsidR="009D6E12">
        <w:t xml:space="preserve"> </w:t>
      </w:r>
      <w:commentRangeEnd w:id="12"/>
      <w:r w:rsidR="002759D3">
        <w:rPr>
          <w:rStyle w:val="Refdecomentrio"/>
        </w:rPr>
        <w:commentReference w:id="12"/>
      </w:r>
      <w:r w:rsidR="009D6E12">
        <w:t>alguns</w:t>
      </w:r>
      <w:r w:rsidR="00916036">
        <w:t xml:space="preserve"> sistemas completos </w:t>
      </w:r>
      <w:r w:rsidR="009D6E12">
        <w:t xml:space="preserve">muito bem </w:t>
      </w:r>
      <w:del w:id="13" w:author="Carlos" w:date="2025-03-09T08:53:00Z">
        <w:r w:rsidR="004F15B1" w:rsidDel="002759D3">
          <w:delText>construídos</w:delText>
        </w:r>
      </w:del>
      <w:ins w:id="14" w:author="Carlos" w:date="2025-03-09T08:53:00Z">
        <w:r w:rsidR="002759D3">
          <w:t>desenvolvidos</w:t>
        </w:r>
      </w:ins>
      <w:r w:rsidR="009D6E12">
        <w:t xml:space="preserve">, mas a maioria </w:t>
      </w:r>
      <w:r w:rsidR="00ED0064">
        <w:t>desses</w:t>
      </w:r>
      <w:r w:rsidR="009D6E12">
        <w:t xml:space="preserve"> cadastros </w:t>
      </w:r>
      <w:r w:rsidR="00615F30">
        <w:t>tinham</w:t>
      </w:r>
      <w:r w:rsidR="004B6125">
        <w:t xml:space="preserve"> como objetivo apenas </w:t>
      </w:r>
      <w:r w:rsidR="004F15B1">
        <w:t>resolver os problemas de tributação</w:t>
      </w:r>
      <w:r w:rsidR="00ED0064">
        <w:t xml:space="preserve">. </w:t>
      </w:r>
      <w:r w:rsidR="00615F30">
        <w:t xml:space="preserve">Na verdade, </w:t>
      </w:r>
      <w:commentRangeStart w:id="15"/>
      <w:r w:rsidR="00615F30">
        <w:t>t</w:t>
      </w:r>
      <w:r w:rsidR="00ED0064">
        <w:t xml:space="preserve">odos os </w:t>
      </w:r>
      <w:r w:rsidR="00261A33">
        <w:t xml:space="preserve">13 </w:t>
      </w:r>
      <w:r w:rsidR="00ED0064">
        <w:t>sistemas</w:t>
      </w:r>
      <w:r w:rsidR="00261A33">
        <w:t xml:space="preserve"> analisado</w:t>
      </w:r>
      <w:r w:rsidR="00615F30">
        <w:t>s</w:t>
      </w:r>
      <w:commentRangeEnd w:id="15"/>
      <w:r w:rsidR="002759D3">
        <w:rPr>
          <w:rStyle w:val="Refdecomentrio"/>
        </w:rPr>
        <w:commentReference w:id="15"/>
      </w:r>
      <w:r w:rsidR="00ED0064">
        <w:t xml:space="preserve">, mesmo os mais </w:t>
      </w:r>
      <w:r w:rsidR="00261A33">
        <w:t>sofisticados</w:t>
      </w:r>
      <w:r w:rsidR="004F15B1">
        <w:t xml:space="preserve">, </w:t>
      </w:r>
      <w:r w:rsidR="00261A33">
        <w:t>eram</w:t>
      </w:r>
      <w:r w:rsidR="00A572B2">
        <w:t xml:space="preserve"> baseados no Manual </w:t>
      </w:r>
      <w:r w:rsidR="00E457B7">
        <w:t>do Cadastro Imobiliário do Projeto CIATA</w:t>
      </w:r>
      <w:r w:rsidR="00395130">
        <w:fldChar w:fldCharType="begin"/>
      </w:r>
      <w:r w:rsidR="00395130">
        <w:instrText xml:space="preserve"> ADDIN ZOTERO_ITEM CSL_CITATION {"citationID":"3VD9taan","properties":{"formattedCitation":"(MF-CIATA,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395130">
        <w:fldChar w:fldCharType="separate"/>
      </w:r>
      <w:r w:rsidR="00395130" w:rsidRPr="00395130">
        <w:rPr>
          <w:rFonts w:cs="Arial"/>
        </w:rPr>
        <w:t>(MF-CIATA, 1979)</w:t>
      </w:r>
      <w:r w:rsidR="00395130">
        <w:fldChar w:fldCharType="end"/>
      </w:r>
      <w:r w:rsidR="00E457B7">
        <w:t>.</w:t>
      </w:r>
      <w:r w:rsidR="009844D1">
        <w:t xml:space="preserve"> </w:t>
      </w:r>
      <w:r w:rsidR="00EB7C14">
        <w:t>Por mais importante que tenha sido o CIATA para a criação de uma cultura de cadastro imobiliário no Brasil</w:t>
      </w:r>
      <w:r w:rsidR="00226FF2">
        <w:t xml:space="preserve">, não é possível ignorar a sua </w:t>
      </w:r>
      <w:r w:rsidR="004B4699">
        <w:t>precariedade em comparação</w:t>
      </w:r>
      <w:r w:rsidR="00AB7F6A">
        <w:t xml:space="preserve"> com os sistemas mais modernos (ver</w:t>
      </w:r>
      <w:r w:rsidR="00B71905">
        <w:t xml:space="preserve"> item</w:t>
      </w:r>
      <w:r w:rsidR="00AB7F6A">
        <w:t xml:space="preserve"> </w:t>
      </w:r>
      <w:r w:rsidR="00B71905">
        <w:fldChar w:fldCharType="begin"/>
      </w:r>
      <w:r w:rsidR="00B71905">
        <w:instrText xml:space="preserve"> REF _Ref191671060 \r \h </w:instrText>
      </w:r>
      <w:r w:rsidR="00B71905">
        <w:fldChar w:fldCharType="separate"/>
      </w:r>
      <w:r w:rsidR="00B71905">
        <w:t>2.1.2</w:t>
      </w:r>
      <w:r w:rsidR="00B71905">
        <w:fldChar w:fldCharType="end"/>
      </w:r>
      <w:r w:rsidR="00B71905">
        <w:t>)</w:t>
      </w:r>
      <w:r w:rsidR="00AB7F6A">
        <w:t>.</w:t>
      </w:r>
    </w:p>
    <w:p w14:paraId="693C218D" w14:textId="1F71B110" w:rsidR="00D8248A" w:rsidRDefault="003D13AC" w:rsidP="001D772A">
      <w:commentRangeStart w:id="16"/>
      <w:r>
        <w:t xml:space="preserve">Apenas como </w:t>
      </w:r>
      <w:r w:rsidR="00CC3DC4">
        <w:t xml:space="preserve">referência anedótica, nos cadastros municipais </w:t>
      </w:r>
      <w:r w:rsidR="00FC4CA0">
        <w:t xml:space="preserve">das </w:t>
      </w:r>
      <w:r w:rsidR="00103709">
        <w:t>prefeituras</w:t>
      </w:r>
      <w:r w:rsidR="00FC4CA0">
        <w:t xml:space="preserve"> </w:t>
      </w:r>
      <w:r w:rsidR="00103709">
        <w:t xml:space="preserve">visitadas </w:t>
      </w:r>
      <w:r w:rsidR="00CC3DC4">
        <w:t xml:space="preserve">havia </w:t>
      </w:r>
      <w:r w:rsidR="00023F1B">
        <w:t xml:space="preserve">lotes </w:t>
      </w:r>
      <w:r w:rsidR="00D222DE">
        <w:t xml:space="preserve">registrados </w:t>
      </w:r>
      <w:r w:rsidR="00023F1B">
        <w:t>com o endereço “Rua sem denominação, s/n”</w:t>
      </w:r>
      <w:r w:rsidR="00B12DB7">
        <w:t xml:space="preserve">. Em </w:t>
      </w:r>
      <w:r w:rsidR="00285597">
        <w:t>uma</w:t>
      </w:r>
      <w:r w:rsidR="00B12DB7">
        <w:t xml:space="preserve"> </w:t>
      </w:r>
      <w:r w:rsidR="00103709">
        <w:t xml:space="preserve">das </w:t>
      </w:r>
      <w:r w:rsidR="00B12DB7">
        <w:t>prefeitura</w:t>
      </w:r>
      <w:r w:rsidR="00103709">
        <w:t>s</w:t>
      </w:r>
      <w:r w:rsidR="008A56D5">
        <w:t xml:space="preserve">, </w:t>
      </w:r>
      <w:r w:rsidR="00B12DB7">
        <w:t>os carnês de IPTU eram impressos e</w:t>
      </w:r>
      <w:r w:rsidR="00D222DE">
        <w:t xml:space="preserve">, posteriormente, </w:t>
      </w:r>
      <w:r w:rsidR="00A30AC3">
        <w:t>era feita uma triagem para ver</w:t>
      </w:r>
      <w:r w:rsidR="00D222DE">
        <w:t>ificar</w:t>
      </w:r>
      <w:r w:rsidR="00A30AC3">
        <w:t xml:space="preserve"> quais estavam certos. Em outra, </w:t>
      </w:r>
      <w:r w:rsidR="00B86295">
        <w:t>o proprietário atual do imóvel só podia ser determinado a partir d</w:t>
      </w:r>
      <w:r w:rsidR="00FC4CA0">
        <w:t xml:space="preserve">as informações contidas no </w:t>
      </w:r>
      <w:r w:rsidR="00B86295">
        <w:t>atributo “Observações”.</w:t>
      </w:r>
      <w:r w:rsidR="00AB7F6A">
        <w:t xml:space="preserve"> </w:t>
      </w:r>
      <w:commentRangeEnd w:id="16"/>
      <w:r w:rsidR="002759D3">
        <w:rPr>
          <w:rStyle w:val="Refdecomentrio"/>
        </w:rPr>
        <w:commentReference w:id="16"/>
      </w:r>
    </w:p>
    <w:p w14:paraId="6495D797" w14:textId="4E2161D0" w:rsidR="00E96561" w:rsidRDefault="00314DB7" w:rsidP="00314DB7">
      <w:commentRangeStart w:id="17"/>
      <w:r w:rsidRPr="00314DB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commentRangeEnd w:id="17"/>
      <w:r w:rsidR="002759D3">
        <w:rPr>
          <w:rStyle w:val="Refdecomentrio"/>
        </w:rPr>
        <w:commentReference w:id="17"/>
      </w:r>
    </w:p>
    <w:p w14:paraId="13C604D0" w14:textId="21329416" w:rsidR="001D772A" w:rsidRDefault="00944B4B" w:rsidP="001D772A">
      <w:pPr>
        <w:rPr>
          <w:ins w:id="18" w:author="Marco Aurélio Barbiero" w:date="2025-02-20T22:01:00Z"/>
          <w:rFonts w:cs="Arial"/>
          <w:szCs w:val="24"/>
        </w:rPr>
      </w:pPr>
      <w:r>
        <w:rPr>
          <w:rFonts w:cs="Arial"/>
          <w:szCs w:val="24"/>
        </w:rPr>
        <w:t xml:space="preserve">Uma solução desse tipo </w:t>
      </w:r>
      <w:r w:rsidR="006C3310">
        <w:rPr>
          <w:rFonts w:cs="Arial"/>
          <w:szCs w:val="24"/>
        </w:rPr>
        <w:t xml:space="preserve">estaria </w:t>
      </w:r>
      <w:r w:rsidR="001D772A" w:rsidRPr="00F22CB0">
        <w:rPr>
          <w:rFonts w:cs="Arial"/>
          <w:szCs w:val="24"/>
        </w:rPr>
        <w:t xml:space="preserve">em consonância com os preceitos do </w:t>
      </w:r>
      <w:proofErr w:type="spellStart"/>
      <w:r w:rsidR="001D772A" w:rsidRPr="00160061">
        <w:rPr>
          <w:rFonts w:cs="Arial"/>
          <w:i/>
          <w:szCs w:val="24"/>
        </w:rPr>
        <w:t>fit</w:t>
      </w:r>
      <w:proofErr w:type="spellEnd"/>
      <w:r w:rsidR="001D772A" w:rsidRPr="00160061">
        <w:rPr>
          <w:rFonts w:cs="Arial"/>
          <w:i/>
          <w:szCs w:val="24"/>
        </w:rPr>
        <w:t>-for-</w:t>
      </w:r>
      <w:proofErr w:type="spellStart"/>
      <w:r w:rsidR="001D772A" w:rsidRPr="00160061">
        <w:rPr>
          <w:rFonts w:cs="Arial"/>
          <w:i/>
          <w:szCs w:val="24"/>
        </w:rPr>
        <w:t>purpose</w:t>
      </w:r>
      <w:proofErr w:type="spellEnd"/>
      <w:r w:rsidR="001D772A" w:rsidRPr="00F22CB0">
        <w:rPr>
          <w:rFonts w:cs="Arial"/>
          <w:szCs w:val="24"/>
        </w:rPr>
        <w:t xml:space="preserve"> </w:t>
      </w:r>
      <w:r w:rsidR="001D772A" w:rsidRPr="00160061">
        <w:rPr>
          <w:rFonts w:cs="Arial"/>
          <w:i/>
          <w:szCs w:val="24"/>
        </w:rPr>
        <w:t xml:space="preserve">for </w:t>
      </w:r>
      <w:proofErr w:type="spellStart"/>
      <w:r w:rsidR="001D772A" w:rsidRPr="00160061">
        <w:rPr>
          <w:rFonts w:cs="Arial"/>
          <w:i/>
          <w:szCs w:val="24"/>
        </w:rPr>
        <w:t>land</w:t>
      </w:r>
      <w:proofErr w:type="spellEnd"/>
      <w:r w:rsidR="001D772A" w:rsidRPr="00160061">
        <w:rPr>
          <w:rFonts w:cs="Arial"/>
          <w:i/>
          <w:szCs w:val="24"/>
        </w:rPr>
        <w:t xml:space="preserve"> </w:t>
      </w:r>
      <w:proofErr w:type="spellStart"/>
      <w:r w:rsidR="001D772A" w:rsidRPr="00160061">
        <w:rPr>
          <w:rFonts w:cs="Arial"/>
          <w:i/>
          <w:szCs w:val="24"/>
        </w:rPr>
        <w:t>administration</w:t>
      </w:r>
      <w:proofErr w:type="spellEnd"/>
      <w:r w:rsidR="001D772A">
        <w:rPr>
          <w:rFonts w:cs="Arial"/>
          <w:szCs w:val="24"/>
        </w:rPr>
        <w:t xml:space="preserve">, que </w:t>
      </w:r>
      <w:r w:rsidR="001D772A" w:rsidRPr="00560695">
        <w:rPr>
          <w:rFonts w:cs="Arial"/>
          <w:szCs w:val="24"/>
        </w:rPr>
        <w:t xml:space="preserve">propõe sistemas de administração de terras </w:t>
      </w:r>
      <w:r w:rsidR="001D772A">
        <w:rPr>
          <w:rFonts w:cs="Arial"/>
          <w:szCs w:val="24"/>
        </w:rPr>
        <w:t>mais</w:t>
      </w:r>
      <w:r w:rsidR="001D772A" w:rsidRPr="00560695">
        <w:rPr>
          <w:rFonts w:cs="Arial"/>
          <w:szCs w:val="24"/>
        </w:rPr>
        <w:t xml:space="preserve"> flexíveis e adaptáveis às necessidades específicas de cada país ou região</w:t>
      </w:r>
      <w:r w:rsidR="001D772A">
        <w:rPr>
          <w:rFonts w:cs="Arial"/>
          <w:szCs w:val="24"/>
        </w:rPr>
        <w:t xml:space="preserve"> </w:t>
      </w:r>
      <w:r w:rsidR="001D772A">
        <w:rPr>
          <w:rFonts w:cs="Arial"/>
          <w:szCs w:val="24"/>
        </w:rPr>
        <w:fldChar w:fldCharType="begin"/>
      </w:r>
      <w:r w:rsidR="001D772A">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Pr>
          <w:rFonts w:cs="Arial"/>
          <w:szCs w:val="24"/>
        </w:rPr>
        <w:fldChar w:fldCharType="separate"/>
      </w:r>
      <w:r w:rsidR="001D772A" w:rsidRPr="004F0F3C">
        <w:rPr>
          <w:rFonts w:cs="Arial"/>
        </w:rPr>
        <w:t>(Enemark; McLaren; Lemmen, 2021)</w:t>
      </w:r>
      <w:r w:rsidR="001D772A">
        <w:rPr>
          <w:rFonts w:cs="Arial"/>
          <w:szCs w:val="24"/>
        </w:rPr>
        <w:fldChar w:fldCharType="end"/>
      </w:r>
      <w:r w:rsidR="0096721C">
        <w:rPr>
          <w:rFonts w:cs="Arial"/>
          <w:szCs w:val="24"/>
        </w:rPr>
        <w:t>.</w:t>
      </w:r>
    </w:p>
    <w:p w14:paraId="0284B89D" w14:textId="3B05EFB6" w:rsidR="00282E26" w:rsidRDefault="00282E26">
      <w:pPr>
        <w:rPr>
          <w:rFonts w:cs="Arial"/>
          <w:szCs w:val="24"/>
        </w:rPr>
      </w:pPr>
      <w:r>
        <w:rPr>
          <w:rFonts w:cs="Arial"/>
          <w:szCs w:val="24"/>
        </w:rPr>
        <w:br w:type="page"/>
      </w:r>
    </w:p>
    <w:p w14:paraId="6DC9F68D" w14:textId="77777777" w:rsidR="00E71C58" w:rsidRDefault="00E71C58" w:rsidP="001D772A">
      <w:pPr>
        <w:rPr>
          <w:rFonts w:cs="Arial"/>
          <w:szCs w:val="24"/>
        </w:rPr>
      </w:pPr>
    </w:p>
    <w:p w14:paraId="50EB4385" w14:textId="77777777" w:rsidR="00FD5223" w:rsidRDefault="00FD5223" w:rsidP="00282E26">
      <w:pPr>
        <w:pStyle w:val="Ttulo1"/>
      </w:pPr>
      <w:bookmarkStart w:id="19" w:name="_Toc192078419"/>
      <w:r w:rsidRPr="007C7115">
        <w:t>Justificativa da pesquisa</w:t>
      </w:r>
      <w:bookmarkEnd w:id="19"/>
    </w:p>
    <w:p w14:paraId="456A5BDB" w14:textId="495FF137" w:rsidR="00EB7ED1" w:rsidRDefault="00EB7ED1" w:rsidP="00EB7ED1">
      <w:r>
        <w:t xml:space="preserve">A maioria dos municípios do Brasil dispõe apenas de cadastros </w:t>
      </w:r>
      <w:r w:rsidR="00F23433">
        <w:t>urbanos alfanuméricos convencionais</w:t>
      </w:r>
      <w:r>
        <w:t xml:space="preserve">, que consistem em registros baseados em descrições </w:t>
      </w:r>
      <w:del w:id="20" w:author="Carlos" w:date="2025-03-09T08:57:00Z">
        <w:r w:rsidDel="002759D3">
          <w:delText>escritas</w:delText>
        </w:r>
      </w:del>
      <w:ins w:id="21" w:author="Carlos" w:date="2025-03-09T08:57:00Z">
        <w:r w:rsidR="002759D3">
          <w:t>alfanuméricas</w:t>
        </w:r>
      </w:ins>
      <w:r>
        <w:t xml:space="preserve">, sem a incorporação de informações georreferenciadas. Essa limitação representa um obstáculo para a eficiência da administração pública, uma vez que o georreferenciamento — processo que associa </w:t>
      </w:r>
      <w:del w:id="22" w:author="Carlos" w:date="2025-03-09T08:58:00Z">
        <w:r w:rsidDel="002759D3">
          <w:delText xml:space="preserve">dados </w:delText>
        </w:r>
      </w:del>
      <w:ins w:id="23" w:author="Carlos" w:date="2025-03-09T08:58:00Z">
        <w:r w:rsidR="002759D3">
          <w:t xml:space="preserve">objetos </w:t>
        </w:r>
      </w:ins>
      <w:r>
        <w:t xml:space="preserve">espaciais a coordenadas </w:t>
      </w:r>
      <w:commentRangeStart w:id="24"/>
      <w:r>
        <w:t>geográficas</w:t>
      </w:r>
      <w:commentRangeEnd w:id="24"/>
      <w:r w:rsidR="002759D3">
        <w:rPr>
          <w:rStyle w:val="Refdecomentrio"/>
        </w:rPr>
        <w:commentReference w:id="24"/>
      </w:r>
      <w:r>
        <w:t xml:space="preserve"> — é fundamental para o planejamento urbano, a gestão de recursos e a tomada de decisões estratégicas.</w:t>
      </w:r>
    </w:p>
    <w:p w14:paraId="2DE06F66" w14:textId="746D4F5A" w:rsidR="00E74BC9" w:rsidRDefault="00E74BC9" w:rsidP="00EB7ED1">
      <w:del w:id="25" w:author="Carlos" w:date="2025-03-09T09:00:00Z">
        <w:r w:rsidDel="002759D3">
          <w:delText xml:space="preserve">. </w:delText>
        </w:r>
      </w:del>
      <w:r>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Default="00EB7ED1" w:rsidP="00EB7ED1">
      <w:r>
        <w:t xml:space="preserve">Nos municípios que utilizam </w:t>
      </w:r>
      <w:r w:rsidR="00160061">
        <w:t xml:space="preserve">apenas </w:t>
      </w:r>
      <w:r>
        <w:t xml:space="preserve">cadastros </w:t>
      </w:r>
      <w:r w:rsidR="00160061">
        <w:t>alfanuméricos</w:t>
      </w:r>
      <w:r>
        <w:t xml:space="preserve">, os dados frequentemente estão </w:t>
      </w:r>
      <w:commentRangeStart w:id="26"/>
      <w:r>
        <w:t>incorretos ou incompletos</w:t>
      </w:r>
      <w:commentRangeEnd w:id="26"/>
      <w:r w:rsidR="008743D9">
        <w:rPr>
          <w:rStyle w:val="Refdecomentrio"/>
        </w:rPr>
        <w:commentReference w:id="26"/>
      </w:r>
      <w:r>
        <w:t xml:space="preserve">,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Default="00B240CE" w:rsidP="00EB7ED1">
      <w:r>
        <w:t>Nesse contexto, fica evidente a necessidade de uma</w:t>
      </w:r>
      <w:r w:rsidR="00241C79">
        <w:t xml:space="preserve"> ferramenta que permita</w:t>
      </w:r>
      <w:r>
        <w:t>:</w:t>
      </w:r>
    </w:p>
    <w:p w14:paraId="64E20FE2" w14:textId="69BC1425" w:rsidR="00B240CE" w:rsidRDefault="00FD1174" w:rsidP="00710CEE">
      <w:pPr>
        <w:pStyle w:val="PargrafodaLista"/>
        <w:numPr>
          <w:ilvl w:val="0"/>
          <w:numId w:val="8"/>
        </w:numPr>
      </w:pPr>
      <w:r>
        <w:t xml:space="preserve">Identificar de forma visual os erros </w:t>
      </w:r>
      <w:r w:rsidR="00C95449">
        <w:t>presentes no cadastro descritivo;</w:t>
      </w:r>
    </w:p>
    <w:p w14:paraId="51A0C618" w14:textId="035C8A3C" w:rsidR="00C95449" w:rsidRDefault="00EA2794" w:rsidP="00710CEE">
      <w:pPr>
        <w:pStyle w:val="PargrafodaLista"/>
        <w:numPr>
          <w:ilvl w:val="0"/>
          <w:numId w:val="8"/>
        </w:numPr>
      </w:pPr>
      <w:r>
        <w:t>Criar objetos geográficos</w:t>
      </w:r>
      <w:r w:rsidR="008A2E47">
        <w:t xml:space="preserve"> </w:t>
      </w:r>
      <w:r w:rsidR="000E746D">
        <w:t>em escala</w:t>
      </w:r>
      <w:r w:rsidR="00D30FBA">
        <w:t xml:space="preserve"> a partir dos dados textuais,</w:t>
      </w:r>
      <w:r>
        <w:t xml:space="preserve"> que possam ser georreferencia</w:t>
      </w:r>
      <w:r w:rsidR="008A2E47">
        <w:t>dos</w:t>
      </w:r>
      <w:r w:rsidR="00F2680F">
        <w:t xml:space="preserve"> </w:t>
      </w:r>
      <w:r w:rsidR="00F038AA">
        <w:t xml:space="preserve">com uma precisão </w:t>
      </w:r>
      <w:r w:rsidR="00572615">
        <w:t>razoável</w:t>
      </w:r>
      <w:r w:rsidR="000D6BC7">
        <w:t xml:space="preserve">, custo baixo e </w:t>
      </w:r>
      <w:r w:rsidR="00674D32">
        <w:t>de forma automatizada.</w:t>
      </w:r>
      <w:r w:rsidR="000D6BC7">
        <w:t xml:space="preserve"> </w:t>
      </w:r>
    </w:p>
    <w:p w14:paraId="6C8A351B" w14:textId="772FEB56" w:rsidR="00FD5223" w:rsidRDefault="00FD5223" w:rsidP="000B458E">
      <w:pPr>
        <w:pStyle w:val="Ttulo3"/>
      </w:pPr>
      <w:bookmarkStart w:id="27" w:name="_Toc192078420"/>
      <w:r w:rsidRPr="007C7115">
        <w:t>Objetivos</w:t>
      </w:r>
      <w:bookmarkEnd w:id="27"/>
      <w:r w:rsidRPr="007C7115">
        <w:t xml:space="preserve"> </w:t>
      </w:r>
    </w:p>
    <w:p w14:paraId="7D38E20D" w14:textId="48F49ABA" w:rsidR="00CF263A" w:rsidDel="008743D9" w:rsidRDefault="00CF263A" w:rsidP="00CF263A">
      <w:pPr>
        <w:pStyle w:val="Ttulo4"/>
        <w:rPr>
          <w:del w:id="28" w:author="Carlos" w:date="2025-03-09T09:03:00Z"/>
        </w:rPr>
      </w:pPr>
      <w:bookmarkStart w:id="29" w:name="_Toc192078421"/>
      <w:del w:id="30" w:author="Carlos" w:date="2025-03-09T09:03:00Z">
        <w:r w:rsidDel="008743D9">
          <w:delText>Objetivo geral</w:delText>
        </w:r>
        <w:bookmarkEnd w:id="29"/>
      </w:del>
    </w:p>
    <w:p w14:paraId="7F6D8CEE" w14:textId="3FCBD108" w:rsidR="008743D9" w:rsidRPr="00FD3599" w:rsidRDefault="008743D9" w:rsidP="008743D9">
      <w:pPr>
        <w:rPr>
          <w:moveTo w:id="31" w:author="Carlos" w:date="2025-03-09T09:04:00Z"/>
          <w:rFonts w:cs="Arial"/>
          <w:szCs w:val="24"/>
        </w:rPr>
      </w:pPr>
      <w:ins w:id="32" w:author="Carlos" w:date="2025-03-09T09:03:00Z">
        <w:r>
          <w:rPr>
            <w:rFonts w:cs="Arial"/>
            <w:szCs w:val="24"/>
          </w:rPr>
          <w:t xml:space="preserve">O objetivo geral desta pesquisa é </w:t>
        </w:r>
      </w:ins>
      <w:del w:id="33" w:author="Carlos" w:date="2025-03-09T09:03:00Z">
        <w:r w:rsidR="002E4487" w:rsidDel="008743D9">
          <w:rPr>
            <w:rFonts w:cs="Arial"/>
            <w:szCs w:val="24"/>
          </w:rPr>
          <w:delText>D</w:delText>
        </w:r>
        <w:r w:rsidR="002E4487" w:rsidRPr="00F22CB0" w:rsidDel="008743D9">
          <w:rPr>
            <w:rFonts w:cs="Arial"/>
            <w:szCs w:val="24"/>
          </w:rPr>
          <w:delText xml:space="preserve">esenvolver </w:delText>
        </w:r>
      </w:del>
      <w:ins w:id="34" w:author="Carlos" w:date="2025-03-09T09:03:00Z">
        <w:r>
          <w:rPr>
            <w:rFonts w:cs="Arial"/>
            <w:szCs w:val="24"/>
          </w:rPr>
          <w:t>d</w:t>
        </w:r>
        <w:r w:rsidRPr="00F22CB0">
          <w:rPr>
            <w:rFonts w:cs="Arial"/>
            <w:szCs w:val="24"/>
          </w:rPr>
          <w:t xml:space="preserve">esenvolver </w:t>
        </w:r>
      </w:ins>
      <w:r w:rsidR="002E4487" w:rsidRPr="00F22CB0">
        <w:rPr>
          <w:rFonts w:cs="Arial"/>
          <w:szCs w:val="24"/>
        </w:rPr>
        <w:t xml:space="preserve">uma metodologia para converter </w:t>
      </w:r>
      <w:r w:rsidR="002E4487">
        <w:rPr>
          <w:rFonts w:cs="Arial"/>
          <w:szCs w:val="24"/>
        </w:rPr>
        <w:t xml:space="preserve">as </w:t>
      </w:r>
      <w:r w:rsidR="002E4487" w:rsidRPr="00F22CB0">
        <w:rPr>
          <w:rFonts w:cs="Arial"/>
          <w:szCs w:val="24"/>
        </w:rPr>
        <w:t xml:space="preserve">descrições alfanuméricas de um cadastro em objetos geográficos e </w:t>
      </w:r>
      <w:proofErr w:type="spellStart"/>
      <w:r w:rsidR="002E4487" w:rsidRPr="00F22CB0">
        <w:rPr>
          <w:rFonts w:cs="Arial"/>
          <w:szCs w:val="24"/>
        </w:rPr>
        <w:t>georreferenciá-los</w:t>
      </w:r>
      <w:ins w:id="35" w:author="Carlos" w:date="2025-03-09T09:03:00Z">
        <w:r>
          <w:rPr>
            <w:rFonts w:cs="Arial"/>
            <w:szCs w:val="24"/>
          </w:rPr>
          <w:t>.</w:t>
        </w:r>
      </w:ins>
      <w:del w:id="36" w:author="Carlos" w:date="2025-03-09T09:03:00Z">
        <w:r w:rsidR="002E4487" w:rsidRPr="00F22CB0" w:rsidDel="008743D9">
          <w:rPr>
            <w:rFonts w:cs="Arial"/>
            <w:szCs w:val="24"/>
          </w:rPr>
          <w:delText>,</w:delText>
        </w:r>
      </w:del>
      <w:ins w:id="37" w:author="Carlos" w:date="2025-03-09T09:04:00Z">
        <w:r>
          <w:rPr>
            <w:rFonts w:cs="Arial"/>
            <w:szCs w:val="24"/>
          </w:rPr>
          <w:t>Tendo</w:t>
        </w:r>
        <w:proofErr w:type="spellEnd"/>
        <w:r>
          <w:rPr>
            <w:rFonts w:cs="Arial"/>
            <w:szCs w:val="24"/>
          </w:rPr>
          <w:t xml:space="preserve"> como </w:t>
        </w:r>
      </w:ins>
      <w:moveToRangeStart w:id="38" w:author="Carlos" w:date="2025-03-09T09:04:00Z" w:name="move192403476"/>
      <w:moveTo w:id="39" w:author="Carlos" w:date="2025-03-09T09:04:00Z">
        <w:del w:id="40" w:author="Carlos" w:date="2025-03-09T09:04:00Z">
          <w:r w:rsidDel="008743D9">
            <w:delText>O</w:delText>
          </w:r>
        </w:del>
      </w:moveTo>
      <w:ins w:id="41" w:author="Carlos" w:date="2025-03-09T09:04:00Z">
        <w:r>
          <w:t>o</w:t>
        </w:r>
      </w:ins>
      <w:moveTo w:id="42" w:author="Carlos" w:date="2025-03-09T09:04:00Z">
        <w:r>
          <w:t>bjetivos específicos</w:t>
        </w:r>
      </w:moveTo>
    </w:p>
    <w:moveToRangeEnd w:id="38"/>
    <w:p w14:paraId="2D55AD19" w14:textId="5FDC5FF9" w:rsidR="00554D58" w:rsidRPr="00554D58" w:rsidDel="008743D9" w:rsidRDefault="00554D58" w:rsidP="00554D58">
      <w:pPr>
        <w:rPr>
          <w:del w:id="43" w:author="Carlos" w:date="2025-03-09T09:04:00Z"/>
        </w:rPr>
      </w:pPr>
    </w:p>
    <w:p w14:paraId="63F948B5" w14:textId="373468C6" w:rsidR="00FD5223" w:rsidRPr="00FD3599" w:rsidDel="008743D9" w:rsidRDefault="00FD3599">
      <w:pPr>
        <w:rPr>
          <w:moveFrom w:id="44" w:author="Carlos" w:date="2025-03-09T09:04:00Z"/>
          <w:rFonts w:cs="Arial"/>
          <w:szCs w:val="24"/>
        </w:rPr>
        <w:pPrChange w:id="45" w:author="Carlos" w:date="2025-03-09T09:04:00Z">
          <w:pPr>
            <w:pStyle w:val="Ttulo4"/>
          </w:pPr>
        </w:pPrChange>
      </w:pPr>
      <w:bookmarkStart w:id="46" w:name="_Toc192078422"/>
      <w:moveFromRangeStart w:id="47" w:author="Carlos" w:date="2025-03-09T09:04:00Z" w:name="move192403476"/>
      <w:moveFrom w:id="48" w:author="Carlos" w:date="2025-03-09T09:04:00Z">
        <w:r w:rsidDel="008743D9">
          <w:t>Objetivos específicos</w:t>
        </w:r>
        <w:bookmarkEnd w:id="46"/>
      </w:moveFrom>
    </w:p>
    <w:moveFromRangeEnd w:id="47"/>
    <w:p w14:paraId="0D244D50" w14:textId="0DE700B1" w:rsidR="00FD5223" w:rsidRDefault="0003394F" w:rsidP="00710CEE">
      <w:pPr>
        <w:pStyle w:val="PargrafodaLista"/>
        <w:numPr>
          <w:ilvl w:val="0"/>
          <w:numId w:val="7"/>
        </w:numPr>
      </w:pPr>
      <w:r>
        <w:t>R</w:t>
      </w:r>
      <w:r w:rsidR="00FD5223" w:rsidRPr="00985D37">
        <w:t xml:space="preserve">ealizar o reconhecimento óptico de caracteres (OCR) dos manuais do CIATA para gerar documentos PDF indexáveis; </w:t>
      </w:r>
    </w:p>
    <w:p w14:paraId="44B6BD52" w14:textId="7212386D" w:rsidR="00FD5223" w:rsidRDefault="00FD5223" w:rsidP="00710CEE">
      <w:pPr>
        <w:pStyle w:val="PargrafodaLista"/>
        <w:numPr>
          <w:ilvl w:val="0"/>
          <w:numId w:val="7"/>
        </w:numPr>
      </w:pPr>
      <w:r w:rsidRPr="00985D37">
        <w:lastRenderedPageBreak/>
        <w:t xml:space="preserve">Definir o conjunto mínimo de atributos textuais necessários para a criação de imagens representativas da distribuição da malha de lotes urbanas; </w:t>
      </w:r>
    </w:p>
    <w:p w14:paraId="3189C2AA" w14:textId="400B9B4B" w:rsidR="00FD5223" w:rsidRPr="007C7115" w:rsidRDefault="00FD5223" w:rsidP="00710CEE">
      <w:pPr>
        <w:pStyle w:val="PargrafodaLista"/>
        <w:numPr>
          <w:ilvl w:val="0"/>
          <w:numId w:val="7"/>
        </w:numPr>
      </w:pPr>
      <w:r w:rsidRPr="00985D37">
        <w:t>Identificar métodos que permitam validar e complementar dados das bases alfanuméricas.</w:t>
      </w:r>
    </w:p>
    <w:p w14:paraId="094C9246" w14:textId="77777777" w:rsidR="00822C8B" w:rsidRDefault="00822C8B">
      <w:pPr>
        <w:rPr>
          <w:rFonts w:eastAsiaTheme="majorEastAsia" w:cstheme="majorBidi"/>
          <w:b/>
          <w:caps/>
          <w:szCs w:val="32"/>
        </w:rPr>
      </w:pPr>
      <w:r>
        <w:br w:type="page"/>
      </w:r>
    </w:p>
    <w:p w14:paraId="2EB34E52" w14:textId="32A1EEA2" w:rsidR="001D772A" w:rsidRDefault="006F2A4B" w:rsidP="000B085C">
      <w:pPr>
        <w:pStyle w:val="Ttulo1"/>
      </w:pPr>
      <w:bookmarkStart w:id="49" w:name="_Toc192078423"/>
      <w:r>
        <w:lastRenderedPageBreak/>
        <w:t>fundamentação teórica</w:t>
      </w:r>
      <w:bookmarkEnd w:id="49"/>
    </w:p>
    <w:p w14:paraId="2FD06074" w14:textId="0587EC36" w:rsidR="001D772A" w:rsidRDefault="001D772A" w:rsidP="001D772A">
      <w:commentRangeStart w:id="50"/>
      <w:r>
        <w:t xml:space="preserve">Para que o georreferenciamento simplificado proposto </w:t>
      </w:r>
      <w:r w:rsidR="00C972D9">
        <w:t>neste</w:t>
      </w:r>
      <w:r>
        <w:t xml:space="preserve"> p</w:t>
      </w:r>
      <w:r w:rsidR="00FA2ADE">
        <w:t xml:space="preserve">rojeto </w:t>
      </w:r>
      <w:r>
        <w:t>chegue a bom termo é necessário que o cadastro descritivo tenha algumas características:</w:t>
      </w:r>
    </w:p>
    <w:p w14:paraId="6811129D" w14:textId="661167FD" w:rsidR="001D772A" w:rsidRDefault="001D772A" w:rsidP="001D772A">
      <w:r>
        <w:t xml:space="preserve">- </w:t>
      </w:r>
      <w:r w:rsidR="00FA2ADE">
        <w:t>Exista</w:t>
      </w:r>
      <w:r>
        <w:t xml:space="preserve"> um atributo que permita identificar a quadra em que o endereço está alocado;</w:t>
      </w:r>
    </w:p>
    <w:p w14:paraId="7203EE05" w14:textId="5EAB261B" w:rsidR="001D772A" w:rsidRDefault="001D772A" w:rsidP="001D772A">
      <w:r>
        <w:t xml:space="preserve">- </w:t>
      </w:r>
      <w:r w:rsidR="00FA2ADE">
        <w:t>Exista</w:t>
      </w:r>
      <w:r>
        <w:t xml:space="preserve"> um atributo contendo a dimensão da testada do lote (</w:t>
      </w:r>
      <w:r w:rsidRPr="00E26782">
        <w:t>largura do lote voltada para a rua</w:t>
      </w:r>
      <w:r>
        <w:t>)</w:t>
      </w:r>
      <w:r w:rsidR="007A61C6">
        <w:t>.</w:t>
      </w:r>
    </w:p>
    <w:p w14:paraId="58949A5D" w14:textId="165DAC70" w:rsidR="00DD4774" w:rsidRDefault="00FA2ADE" w:rsidP="001D772A">
      <w:r>
        <w:t xml:space="preserve">- </w:t>
      </w:r>
      <w:r w:rsidR="0061733B">
        <w:t xml:space="preserve">A profundidade do </w:t>
      </w:r>
      <w:r w:rsidR="008F0072">
        <w:t xml:space="preserve">lote </w:t>
      </w:r>
      <w:r w:rsidR="0079778D">
        <w:t xml:space="preserve">é opcional, mas melhora consideravelmente a </w:t>
      </w:r>
      <w:r w:rsidR="00437D8C">
        <w:t>precisão do</w:t>
      </w:r>
      <w:r w:rsidR="0079778D">
        <w:t xml:space="preserve"> </w:t>
      </w:r>
      <w:r w:rsidR="00401F9D">
        <w:t>polígono gerado</w:t>
      </w:r>
      <w:r w:rsidR="00437D8C">
        <w:t>.</w:t>
      </w:r>
    </w:p>
    <w:p w14:paraId="600D58AA" w14:textId="77777777" w:rsidR="00287CAA" w:rsidRDefault="001D772A" w:rsidP="001D772A">
      <w:r>
        <w:t>Essas características são facilmente encontradas em cadastros imobiliários criados com base no Projeto CIATA.</w:t>
      </w:r>
      <w:r w:rsidR="00175E7E">
        <w:t xml:space="preserve"> </w:t>
      </w:r>
      <w:r w:rsidR="00175E7E" w:rsidRPr="00175E7E">
        <w:t>Em especial, a forma como as parcelas são identificadas</w:t>
      </w:r>
      <w:r w:rsidR="000F03B4">
        <w:t xml:space="preserve"> </w:t>
      </w:r>
      <w:r w:rsidR="00980099">
        <w:t>no projeto original</w:t>
      </w:r>
      <w:r w:rsidR="00175E7E" w:rsidRPr="00175E7E">
        <w:t xml:space="preserve">, em uma sequência de caracteres representando distrito, setor, quadra, lote, unidade e edificação (DD.SS.QQQ.LLLL.UUU-EEE) </w:t>
      </w:r>
      <w:r w:rsidR="00777ACD">
        <w:fldChar w:fldCharType="begin"/>
      </w:r>
      <w:r w:rsidR="00777ACD">
        <w:instrText xml:space="preserve"> ADDIN ZOTERO_ITEM CSL_CITATION {"citationID":"2l38Lsdc","properties":{"formattedCitation":"(Amorim,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777ACD">
        <w:fldChar w:fldCharType="separate"/>
      </w:r>
      <w:r w:rsidR="00777ACD" w:rsidRPr="00777ACD">
        <w:rPr>
          <w:rFonts w:cs="Arial"/>
        </w:rPr>
        <w:t>(Amorim, 2018)</w:t>
      </w:r>
      <w:r w:rsidR="00777ACD">
        <w:fldChar w:fldCharType="end"/>
      </w:r>
      <w:r w:rsidR="00175E7E" w:rsidRPr="00175E7E">
        <w:t>, é muito conveniente para a conversão de alguns cadastros textuais incompletos para cadastros georreferenciados.</w:t>
      </w:r>
      <w:commentRangeEnd w:id="50"/>
      <w:r w:rsidR="008743D9">
        <w:rPr>
          <w:rStyle w:val="Refdecomentrio"/>
        </w:rPr>
        <w:commentReference w:id="50"/>
      </w:r>
    </w:p>
    <w:p w14:paraId="1BCF1F9E" w14:textId="7018E9DB" w:rsidR="001D772A" w:rsidRPr="00287CAA" w:rsidRDefault="00287CAA" w:rsidP="00287CAA">
      <w:commentRangeStart w:id="51"/>
      <w:r w:rsidRPr="00287CAA">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AC5F17">
        <w:fldChar w:fldCharType="begin"/>
      </w:r>
      <w:r w:rsidR="00AC5F17">
        <w:instrText xml:space="preserve"> ADDIN ZOTERO_ITEM CSL_CITATION {"citationID":"jBDXvGR8","properties":{"formattedCitation":"(Amorim,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AC5F17">
        <w:fldChar w:fldCharType="separate"/>
      </w:r>
      <w:r w:rsidR="00AC5F17" w:rsidRPr="00AC5F17">
        <w:rPr>
          <w:rFonts w:cs="Arial"/>
        </w:rPr>
        <w:t>(Amorim, 2018)</w:t>
      </w:r>
      <w:r w:rsidR="00AC5F17">
        <w:fldChar w:fldCharType="end"/>
      </w:r>
      <w:r w:rsidRPr="00287CAA">
        <w:t>, revela-se extremamente conveniente para a conversão de alguns cadastros textuais incompletos em cadastros georreferenciados.</w:t>
      </w:r>
    </w:p>
    <w:p w14:paraId="78A8F1C1" w14:textId="4D44E6B4" w:rsidR="00FC66AC" w:rsidRDefault="00FC66AC" w:rsidP="001D772A">
      <w:r w:rsidRPr="00FC66AC">
        <w:t xml:space="preserve">Também é relevante analisar as possibilidades abertas pela publicação, pelo IBGE, do Cadastro Nacional de Endereços para Fins Estatísticos - CNEFE.  </w:t>
      </w:r>
      <w:commentRangeEnd w:id="51"/>
      <w:r w:rsidR="008743D9">
        <w:rPr>
          <w:rStyle w:val="Refdecomentrio"/>
        </w:rPr>
        <w:commentReference w:id="51"/>
      </w:r>
    </w:p>
    <w:p w14:paraId="73FCB627" w14:textId="77777777" w:rsidR="001D772A" w:rsidRDefault="001D772A" w:rsidP="000B085C">
      <w:pPr>
        <w:pStyle w:val="Ttulo2"/>
      </w:pPr>
      <w:bookmarkStart w:id="52" w:name="_Toc192078424"/>
      <w:r>
        <w:t>O CIATA</w:t>
      </w:r>
      <w:bookmarkEnd w:id="52"/>
    </w:p>
    <w:p w14:paraId="40E4FA7E" w14:textId="50CA9087" w:rsidR="001D772A" w:rsidRPr="00B322C5" w:rsidRDefault="001D772A" w:rsidP="001D772A">
      <w:r w:rsidRPr="00B322C5">
        <w:t xml:space="preserve">O Projeto CIATA (Convênio de Incentivo ao Aperfeiçoamento Técnico) </w:t>
      </w:r>
      <w:r w:rsidR="00707768">
        <w:fldChar w:fldCharType="begin"/>
      </w:r>
      <w:r w:rsidR="00707768">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fldChar w:fldCharType="separate"/>
      </w:r>
      <w:r w:rsidR="00707768" w:rsidRPr="00707768">
        <w:rPr>
          <w:rFonts w:cs="Arial"/>
        </w:rPr>
        <w:t>(MF-CIATA, 1979)</w:t>
      </w:r>
      <w:r w:rsidR="00707768">
        <w:fldChar w:fldCharType="end"/>
      </w:r>
      <w:r w:rsidR="00707768">
        <w:t xml:space="preserve"> </w:t>
      </w:r>
      <w:r w:rsidRPr="00B322C5">
        <w:t>é considerado a primeira iniciativa de criação de uma metodologia de organização de cadastros urbanos do Brasil. Mais do que uma simples modelagem dos dados</w:t>
      </w:r>
      <w:ins w:id="53" w:author="Carlos" w:date="2025-03-09T09:07:00Z">
        <w:r w:rsidR="008743D9">
          <w:t>,</w:t>
        </w:r>
      </w:ins>
      <w:r w:rsidRPr="00B322C5">
        <w:t xml:space="preserve"> o projeto lançou as bases para o desenvolvimento de quase todos os cadastros automatizados atuais. Pode-se dizer que, guardadas as diferenças tecnológicas de cada época, o CIATA foi um precursor do LADM (ISO 19.152 - </w:t>
      </w:r>
      <w:r w:rsidRPr="007E2FD5">
        <w:rPr>
          <w:i/>
        </w:rPr>
        <w:t xml:space="preserve">Land </w:t>
      </w:r>
      <w:proofErr w:type="spellStart"/>
      <w:r w:rsidRPr="007E2FD5">
        <w:rPr>
          <w:i/>
        </w:rPr>
        <w:t>Administration</w:t>
      </w:r>
      <w:proofErr w:type="spellEnd"/>
      <w:r w:rsidRPr="007E2FD5">
        <w:rPr>
          <w:i/>
        </w:rPr>
        <w:t xml:space="preserve"> Domain Model</w:t>
      </w:r>
      <w:r w:rsidRPr="00B322C5">
        <w:t xml:space="preserve">). </w:t>
      </w:r>
    </w:p>
    <w:p w14:paraId="2B6A8539" w14:textId="7381D494" w:rsidR="001D772A" w:rsidRPr="00B322C5" w:rsidRDefault="001D772A" w:rsidP="001D772A">
      <w:r w:rsidRPr="00B322C5">
        <w:lastRenderedPageBreak/>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t xml:space="preserve"> </w:t>
      </w:r>
      <w:r>
        <w:fldChar w:fldCharType="begin"/>
      </w:r>
      <w:r>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fldChar w:fldCharType="separate"/>
      </w:r>
      <w:r w:rsidRPr="00415508">
        <w:rPr>
          <w:rFonts w:cs="Arial"/>
        </w:rPr>
        <w:t>(Silva, 2023)</w:t>
      </w:r>
      <w:r>
        <w:fldChar w:fldCharType="end"/>
      </w:r>
      <w:r w:rsidR="007E2FD5">
        <w:t>.</w:t>
      </w:r>
    </w:p>
    <w:p w14:paraId="3085A031" w14:textId="005A5C28" w:rsidR="001D772A" w:rsidRPr="00B322C5" w:rsidRDefault="001D772A" w:rsidP="001D772A">
      <w:r w:rsidRPr="00B322C5">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t xml:space="preserve"> </w:t>
      </w:r>
      <w:r w:rsidR="006311A1">
        <w:fldChar w:fldCharType="begin"/>
      </w:r>
      <w:r w:rsidR="006311A1">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86123D">
        <w:t>.</w:t>
      </w:r>
    </w:p>
    <w:p w14:paraId="10E890F6" w14:textId="7E0B34E1" w:rsidR="001D772A" w:rsidRPr="00B322C5" w:rsidRDefault="001D772A" w:rsidP="000B458E">
      <w:pPr>
        <w:pStyle w:val="Ttulo3"/>
        <w:rPr>
          <w:rFonts w:eastAsiaTheme="minorHAnsi"/>
        </w:rPr>
      </w:pPr>
      <w:bookmarkStart w:id="54" w:name="_Toc183090298"/>
      <w:bookmarkStart w:id="55" w:name="_Toc192078425"/>
      <w:r w:rsidRPr="00B322C5">
        <w:t xml:space="preserve">Modelo </w:t>
      </w:r>
      <w:r w:rsidRPr="00467B9C">
        <w:t>conceitual</w:t>
      </w:r>
      <w:bookmarkEnd w:id="54"/>
      <w:r>
        <w:t xml:space="preserve"> </w:t>
      </w:r>
      <w:r w:rsidR="00A35335">
        <w:t>d</w:t>
      </w:r>
      <w:r>
        <w:t xml:space="preserve">o </w:t>
      </w:r>
      <w:r w:rsidR="00A35335">
        <w:t>CIATA</w:t>
      </w:r>
      <w:bookmarkEnd w:id="55"/>
    </w:p>
    <w:p w14:paraId="450DDD8C" w14:textId="506E8E23" w:rsidR="001D772A" w:rsidRPr="00B322C5" w:rsidRDefault="001D772A" w:rsidP="001D772A">
      <w:pPr>
        <w:rPr>
          <w:rFonts w:cs="Arial"/>
        </w:rPr>
      </w:pPr>
      <w:r w:rsidRPr="00B322C5">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7E2FD5">
        <w:rPr>
          <w:i/>
        </w:rPr>
        <w:t>Execução</w:t>
      </w:r>
      <w:r w:rsidRPr="00B322C5">
        <w:t xml:space="preserve"> e </w:t>
      </w:r>
      <w:r w:rsidRPr="007E2FD5">
        <w:rPr>
          <w:i/>
        </w:rPr>
        <w:t>Implantação</w:t>
      </w:r>
      <w:r w:rsidRPr="00B322C5">
        <w:t xml:space="preserve">. Na fase de </w:t>
      </w:r>
      <w:r w:rsidRPr="00A473CD">
        <w:rPr>
          <w:i/>
        </w:rPr>
        <w:t>Execução</w:t>
      </w:r>
      <w:r w:rsidRPr="00B322C5">
        <w:t xml:space="preserve">, o SERPRO realizava a setorização fiscal, levantamento cadastral, avaliação de imóveis e tratamento da informação. Na fase de </w:t>
      </w:r>
      <w:r w:rsidRPr="00A473CD">
        <w:rPr>
          <w:i/>
        </w:rPr>
        <w:t>Implantação</w:t>
      </w:r>
      <w:r w:rsidRPr="00B322C5">
        <w:t>, o projeto repassava rotinas para a prefeitura, incluindo atualização cadastral, tratamento e lançamento</w:t>
      </w:r>
      <w:r w:rsidR="006311A1">
        <w:t xml:space="preserve"> </w:t>
      </w:r>
      <w:r w:rsidR="006311A1">
        <w:fldChar w:fldCharType="begin"/>
      </w:r>
      <w:r w:rsidR="006311A1">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A76E9F" w:rsidRPr="00CB60B7">
        <w:rPr>
          <w:rFonts w:cs="Arial"/>
        </w:rPr>
        <w:t>.</w:t>
      </w:r>
    </w:p>
    <w:p w14:paraId="3FF915D5" w14:textId="77777777" w:rsidR="001D772A" w:rsidRPr="00B322C5" w:rsidRDefault="001D772A" w:rsidP="001D772A">
      <w:r w:rsidRPr="00B322C5">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Default="001D772A" w:rsidP="001D772A">
      <w:r w:rsidRPr="00B322C5">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B322C5" w:rsidRDefault="004409CC" w:rsidP="000B458E">
      <w:pPr>
        <w:pStyle w:val="Ttulo3"/>
      </w:pPr>
      <w:bookmarkStart w:id="56" w:name="_Toc183090299"/>
      <w:bookmarkStart w:id="57" w:name="_Ref191671060"/>
      <w:bookmarkStart w:id="58" w:name="_Toc192078426"/>
      <w:r w:rsidRPr="00B322C5">
        <w:t>C</w:t>
      </w:r>
      <w:r w:rsidR="00C77235">
        <w:t>ontext</w:t>
      </w:r>
      <w:r w:rsidR="00AE4395">
        <w:t xml:space="preserve">o </w:t>
      </w:r>
      <w:r w:rsidRPr="00B322C5">
        <w:t>H</w:t>
      </w:r>
      <w:r w:rsidR="00AE4395">
        <w:t>istórico e</w:t>
      </w:r>
      <w:r w:rsidRPr="00B322C5">
        <w:t xml:space="preserve"> T</w:t>
      </w:r>
      <w:bookmarkEnd w:id="56"/>
      <w:r w:rsidR="00AE4395">
        <w:t xml:space="preserve">ecnológico do </w:t>
      </w:r>
      <w:r>
        <w:t>CIATA</w:t>
      </w:r>
      <w:bookmarkEnd w:id="57"/>
      <w:bookmarkEnd w:id="58"/>
    </w:p>
    <w:p w14:paraId="3E904560" w14:textId="77777777" w:rsidR="004409CC" w:rsidRPr="00B322C5" w:rsidRDefault="004409CC" w:rsidP="004409CC">
      <w:r w:rsidRPr="00B322C5">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B322C5" w:rsidRDefault="004409CC" w:rsidP="004409CC">
      <w:pPr>
        <w:pStyle w:val="Ttulo4"/>
      </w:pPr>
      <w:bookmarkStart w:id="59" w:name="_Toc183090300"/>
      <w:bookmarkStart w:id="60" w:name="_Toc192078427"/>
      <w:r w:rsidRPr="00B322C5">
        <w:lastRenderedPageBreak/>
        <w:t>Custo dos equipamentos</w:t>
      </w:r>
      <w:bookmarkEnd w:id="59"/>
      <w:bookmarkEnd w:id="60"/>
    </w:p>
    <w:p w14:paraId="1E2060A7" w14:textId="59B4E71E" w:rsidR="004409CC" w:rsidRPr="00B322C5" w:rsidRDefault="004409CC" w:rsidP="004409CC">
      <w:r w:rsidRPr="00B322C5">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A473CD">
        <w:rPr>
          <w:i/>
        </w:rPr>
        <w:t>leasing</w:t>
      </w:r>
      <w:r w:rsidRPr="00B322C5">
        <w:t xml:space="preserve"> junto a fabricantes como IBM, Burroughs e outros</w:t>
      </w:r>
      <w:r w:rsidR="00EF16A2">
        <w:t xml:space="preserve"> </w:t>
      </w:r>
      <w:r w:rsidRPr="00EF16A2">
        <w:fldChar w:fldCharType="begin"/>
      </w:r>
      <w:r w:rsidR="00782F3C" w:rsidRPr="00EF16A2">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EF16A2">
        <w:fldChar w:fldCharType="separate"/>
      </w:r>
      <w:r w:rsidRPr="00EF16A2">
        <w:t>(</w:t>
      </w:r>
      <w:r w:rsidRPr="00CB60B7">
        <w:rPr>
          <w:i/>
          <w:iCs/>
        </w:rPr>
        <w:t>Ceruzzi, 2003</w:t>
      </w:r>
      <w:r w:rsidRPr="00EF16A2">
        <w:t>)</w:t>
      </w:r>
      <w:r w:rsidRPr="00EF16A2">
        <w:fldChar w:fldCharType="end"/>
      </w:r>
      <w:r w:rsidR="0065367E" w:rsidRPr="00EF16A2">
        <w:t>.</w:t>
      </w:r>
    </w:p>
    <w:p w14:paraId="5B28A588" w14:textId="77777777" w:rsidR="004409CC" w:rsidRPr="00B322C5" w:rsidRDefault="004409CC" w:rsidP="004409CC">
      <w:r w:rsidRPr="00B322C5">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B322C5" w:rsidRDefault="004409CC" w:rsidP="004409CC">
      <w:pPr>
        <w:rPr>
          <w:rFonts w:cs="Arial"/>
          <w:szCs w:val="24"/>
        </w:rPr>
      </w:pPr>
      <w:r w:rsidRPr="00B322C5">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B322C5" w:rsidRDefault="004409CC" w:rsidP="004409CC">
      <w:pPr>
        <w:pStyle w:val="Ttulo4"/>
      </w:pPr>
      <w:bookmarkStart w:id="61" w:name="_Toc183090301"/>
      <w:bookmarkStart w:id="62" w:name="_Toc192078428"/>
      <w:r w:rsidRPr="00B322C5">
        <w:t>Memória secundária LIMITADA</w:t>
      </w:r>
      <w:bookmarkEnd w:id="61"/>
      <w:bookmarkEnd w:id="62"/>
    </w:p>
    <w:p w14:paraId="1433C525" w14:textId="77777777" w:rsidR="004409CC" w:rsidRPr="00B322C5" w:rsidRDefault="004409CC" w:rsidP="004409CC">
      <w:pPr>
        <w:rPr>
          <w:rFonts w:cs="Arial"/>
          <w:szCs w:val="24"/>
        </w:rPr>
      </w:pPr>
      <w:r w:rsidRPr="00B322C5">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B322C5" w:rsidRDefault="004409CC" w:rsidP="004409CC">
      <w:pPr>
        <w:rPr>
          <w:rFonts w:cs="Arial"/>
          <w:szCs w:val="24"/>
        </w:rPr>
      </w:pPr>
      <w:r w:rsidRPr="00B322C5">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B322C5" w:rsidRDefault="004409CC" w:rsidP="004409CC">
      <w:pPr>
        <w:rPr>
          <w:rFonts w:cs="Arial"/>
          <w:szCs w:val="24"/>
        </w:rPr>
      </w:pPr>
      <w:r w:rsidRPr="00B322C5">
        <w:rPr>
          <w:rFonts w:cs="Arial"/>
          <w:szCs w:val="24"/>
        </w:rPr>
        <w:t>Essa necessidade de economizar armazenamento, somada às características das linguagens de programação da época, definiu a estrutura de dados do CIATA.</w:t>
      </w:r>
    </w:p>
    <w:p w14:paraId="35933D56" w14:textId="2A64B31D" w:rsidR="004409CC" w:rsidRPr="00B322C5" w:rsidRDefault="00FE67E3" w:rsidP="00FE67E3">
      <w:r w:rsidRPr="00FE67E3">
        <w:t xml:space="preserve">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w:t>
      </w:r>
      <w:r w:rsidRPr="00FE67E3">
        <w:lastRenderedPageBreak/>
        <w:t>endereço, entre outros. A chave geralmente não possui referência a nenhum atributo da tabela ou externo a ela.</w:t>
      </w:r>
    </w:p>
    <w:p w14:paraId="6CA4E9C0" w14:textId="5280B126" w:rsidR="004409CC" w:rsidRDefault="00FD3047" w:rsidP="00FD3047">
      <w:r w:rsidRPr="00FD3047">
        <w:t xml:space="preserve">Devido à necessidade de economizar espaço nos registros na época, a criação de identificadores únicos que gastassem bytes extras era inviável. </w:t>
      </w:r>
      <w:r>
        <w:t>Dessa forma</w:t>
      </w:r>
      <w:r w:rsidRPr="00FD3047">
        <w:t xml:space="preserve">, </w:t>
      </w:r>
      <w:r>
        <w:t xml:space="preserve">surgiu </w:t>
      </w:r>
      <w:r w:rsidRPr="00FD3047">
        <w:t>uma das principais características do CIATA</w:t>
      </w:r>
      <w:r>
        <w:t>, que</w:t>
      </w:r>
      <w:r w:rsidRPr="00FD3047">
        <w:t xml:space="preserve"> é o uso de atributos reais, organizados de forma hierárquica para formar uma chave com semântica, onde cada parte da chave possui também uma informação relevante (</w:t>
      </w:r>
      <w:commentRangeStart w:id="63"/>
      <w:r w:rsidRPr="00FD3047">
        <w:t>Figura 1</w:t>
      </w:r>
      <w:commentRangeEnd w:id="63"/>
      <w:r w:rsidR="00D50A5F">
        <w:rPr>
          <w:rStyle w:val="Refdecomentrio"/>
        </w:rPr>
        <w:commentReference w:id="63"/>
      </w:r>
      <w:r w:rsidRPr="00FD3047">
        <w:t xml:space="preserve"> e Figura 2).</w:t>
      </w:r>
    </w:p>
    <w:p w14:paraId="172D3DAF" w14:textId="1617369B" w:rsidR="000B0A53" w:rsidRPr="000B0A53" w:rsidRDefault="005E2697" w:rsidP="005E2697">
      <w:r w:rsidRPr="005E2697">
        <w:t>Observa-se</w:t>
      </w:r>
      <w:r>
        <w:t xml:space="preserve"> nessas figuras</w:t>
      </w:r>
      <w:r w:rsidRPr="005E2697">
        <w:t xml:space="preserve"> que a formação da chave </w:t>
      </w:r>
      <w:r w:rsidRPr="005E2697">
        <w:rPr>
          <w:i/>
        </w:rPr>
        <w:t>per se</w:t>
      </w:r>
      <w:r w:rsidRPr="005E2697">
        <w:t xml:space="preserve"> incorporava dados que referenciavam atributos como distrito, setor, quadra e lote. Embora essa técnica seja considerada obsoleta nos dias atuais, ela era comum na época da implementação do CIATA.</w:t>
      </w:r>
    </w:p>
    <w:p w14:paraId="39E01EA4" w14:textId="77777777" w:rsidR="00B44974" w:rsidRPr="00B322C5" w:rsidRDefault="00B44974" w:rsidP="004409CC">
      <w:pPr>
        <w:rPr>
          <w:rFonts w:cs="Arial"/>
          <w:szCs w:val="24"/>
        </w:rPr>
      </w:pPr>
    </w:p>
    <w:p w14:paraId="0DA85EF8" w14:textId="4A46737F" w:rsidR="004409CC" w:rsidRPr="00B322C5" w:rsidRDefault="004409CC" w:rsidP="00145C4C">
      <w:pPr>
        <w:pStyle w:val="Legenda"/>
      </w:pPr>
      <w:bookmarkStart w:id="64" w:name="_Ref182853867"/>
      <w:r w:rsidRPr="00B322C5">
        <w:t xml:space="preserve">Figura </w:t>
      </w:r>
      <w:fldSimple w:instr=" SEQ Figura \* ARABIC ">
        <w:r w:rsidR="00CA2BE0">
          <w:rPr>
            <w:noProof/>
          </w:rPr>
          <w:t>1</w:t>
        </w:r>
      </w:fldSimple>
      <w:bookmarkEnd w:id="64"/>
      <w:r w:rsidRPr="00B322C5">
        <w:t>:Formação da chave do imóvel no CIATA</w:t>
      </w:r>
    </w:p>
    <w:tbl>
      <w:tblPr>
        <w:tblStyle w:val="TabeladeGrade5Escura-nfase11"/>
        <w:tblW w:w="4815" w:type="dxa"/>
        <w:jc w:val="center"/>
        <w:tblLook w:val="04A0" w:firstRow="1" w:lastRow="0" w:firstColumn="1" w:lastColumn="0" w:noHBand="0" w:noVBand="1"/>
      </w:tblPr>
      <w:tblGrid>
        <w:gridCol w:w="1413"/>
        <w:gridCol w:w="1701"/>
        <w:gridCol w:w="1941"/>
      </w:tblGrid>
      <w:tr w:rsidR="00152210" w:rsidRPr="00E8682C" w14:paraId="77A601ED" w14:textId="77777777" w:rsidTr="00452C1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E8682C" w:rsidRDefault="00D43CB3" w:rsidP="00950215">
            <w:pPr>
              <w:ind w:firstLine="0"/>
              <w:jc w:val="left"/>
              <w:rPr>
                <w:rFonts w:ascii="Times New Roman" w:eastAsia="Times New Roman" w:hAnsi="Times New Roman" w:cs="Times New Roman"/>
                <w:sz w:val="20"/>
                <w:szCs w:val="24"/>
                <w:lang w:eastAsia="pt-BR"/>
              </w:rPr>
            </w:pPr>
            <w:r>
              <w:t>Posição</w:t>
            </w:r>
          </w:p>
        </w:tc>
        <w:tc>
          <w:tcPr>
            <w:tcW w:w="1701" w:type="dxa"/>
            <w:noWrap/>
            <w:hideMark/>
          </w:tcPr>
          <w:p w14:paraId="09F1BBD8" w14:textId="3CF8B35F" w:rsidR="00152210" w:rsidRPr="00E8682C" w:rsidRDefault="00D43CB3"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t>Tamanho</w:t>
            </w:r>
          </w:p>
        </w:tc>
        <w:tc>
          <w:tcPr>
            <w:tcW w:w="1701" w:type="dxa"/>
          </w:tcPr>
          <w:p w14:paraId="19C00C56" w14:textId="2B970538" w:rsidR="00152210" w:rsidRPr="00E8682C" w:rsidRDefault="00152210"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w:t>
            </w:r>
            <w:r w:rsidR="00D43CB3">
              <w:t>Descrição</w:t>
            </w:r>
          </w:p>
        </w:tc>
      </w:tr>
      <w:tr w:rsidR="00152210" w:rsidRPr="00E8682C" w14:paraId="1DB02790"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13233B" w:rsidRDefault="00D43CB3" w:rsidP="00950215">
            <w:pPr>
              <w:ind w:firstLine="0"/>
              <w:jc w:val="left"/>
              <w:rPr>
                <w:rFonts w:ascii="Times New Roman" w:eastAsia="Times New Roman" w:hAnsi="Times New Roman" w:cs="Times New Roman"/>
                <w:sz w:val="22"/>
                <w:szCs w:val="20"/>
                <w:lang w:eastAsia="pt-BR"/>
              </w:rPr>
            </w:pPr>
            <w:r>
              <w:rPr>
                <w:sz w:val="22"/>
                <w:szCs w:val="20"/>
              </w:rPr>
              <w:t>1</w:t>
            </w:r>
          </w:p>
        </w:tc>
        <w:tc>
          <w:tcPr>
            <w:tcW w:w="1701" w:type="dxa"/>
            <w:noWrap/>
            <w:hideMark/>
          </w:tcPr>
          <w:p w14:paraId="6C6FEF38" w14:textId="226C3421" w:rsidR="00152210" w:rsidRPr="00ED3309"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701" w:type="dxa"/>
          </w:tcPr>
          <w:p w14:paraId="3648B0B7" w14:textId="07E2B42C" w:rsidR="00152210" w:rsidRPr="00E8682C"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Distrito</w:t>
            </w:r>
          </w:p>
        </w:tc>
      </w:tr>
      <w:tr w:rsidR="00152210" w:rsidRPr="00E8682C" w14:paraId="4C85E9F4" w14:textId="77777777" w:rsidTr="00452C19">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13233B" w:rsidRDefault="0005334F" w:rsidP="00950215">
            <w:pPr>
              <w:ind w:firstLine="0"/>
              <w:jc w:val="left"/>
              <w:rPr>
                <w:rFonts w:ascii="Times New Roman" w:eastAsia="Times New Roman" w:hAnsi="Times New Roman" w:cs="Times New Roman"/>
                <w:sz w:val="22"/>
                <w:szCs w:val="20"/>
                <w:lang w:eastAsia="pt-BR"/>
              </w:rPr>
            </w:pPr>
            <w:r>
              <w:rPr>
                <w:sz w:val="22"/>
                <w:szCs w:val="20"/>
              </w:rPr>
              <w:t>3</w:t>
            </w:r>
          </w:p>
        </w:tc>
        <w:tc>
          <w:tcPr>
            <w:tcW w:w="1701" w:type="dxa"/>
            <w:noWrap/>
            <w:hideMark/>
          </w:tcPr>
          <w:p w14:paraId="024840CD" w14:textId="74C0DA90" w:rsidR="00152210" w:rsidRPr="00ED3309" w:rsidRDefault="00D43CB3"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701" w:type="dxa"/>
          </w:tcPr>
          <w:p w14:paraId="28EAA342" w14:textId="2F587791" w:rsidR="00152210"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Setor</w:t>
            </w:r>
          </w:p>
        </w:tc>
      </w:tr>
      <w:tr w:rsidR="00152210" w:rsidRPr="00E8682C" w14:paraId="7D2D776A"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13233B" w:rsidRDefault="0005334F" w:rsidP="00950215">
            <w:pPr>
              <w:ind w:firstLine="0"/>
              <w:jc w:val="left"/>
              <w:rPr>
                <w:rFonts w:ascii="Times New Roman" w:eastAsia="Times New Roman" w:hAnsi="Times New Roman" w:cs="Times New Roman"/>
                <w:sz w:val="22"/>
                <w:szCs w:val="20"/>
                <w:lang w:eastAsia="pt-BR"/>
              </w:rPr>
            </w:pPr>
            <w:r>
              <w:rPr>
                <w:sz w:val="22"/>
                <w:szCs w:val="20"/>
              </w:rPr>
              <w:t>5</w:t>
            </w:r>
          </w:p>
        </w:tc>
        <w:tc>
          <w:tcPr>
            <w:tcW w:w="1701" w:type="dxa"/>
            <w:noWrap/>
            <w:hideMark/>
          </w:tcPr>
          <w:p w14:paraId="1B3F9020" w14:textId="5E99C028" w:rsidR="00152210" w:rsidRPr="00ED3309"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701" w:type="dxa"/>
          </w:tcPr>
          <w:p w14:paraId="4D3B7612" w14:textId="76916F7A" w:rsidR="00152210" w:rsidRPr="00E8682C"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Quadra/Logradouro</w:t>
            </w:r>
          </w:p>
        </w:tc>
      </w:tr>
      <w:tr w:rsidR="00152210" w:rsidRPr="00E8682C" w14:paraId="2E279119" w14:textId="77777777" w:rsidTr="00452C19">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13233B" w:rsidRDefault="00123A0E" w:rsidP="00950215">
            <w:pPr>
              <w:ind w:firstLine="0"/>
              <w:jc w:val="left"/>
              <w:rPr>
                <w:rFonts w:ascii="Times New Roman" w:eastAsia="Times New Roman" w:hAnsi="Times New Roman" w:cs="Times New Roman"/>
                <w:sz w:val="22"/>
                <w:szCs w:val="20"/>
                <w:lang w:eastAsia="pt-BR"/>
              </w:rPr>
            </w:pPr>
            <w:r>
              <w:rPr>
                <w:sz w:val="22"/>
                <w:szCs w:val="20"/>
              </w:rPr>
              <w:t>8</w:t>
            </w:r>
          </w:p>
        </w:tc>
        <w:tc>
          <w:tcPr>
            <w:tcW w:w="1701" w:type="dxa"/>
            <w:noWrap/>
            <w:hideMark/>
          </w:tcPr>
          <w:p w14:paraId="5D41A902" w14:textId="21E682D0" w:rsidR="00152210" w:rsidRPr="00ED3309"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701" w:type="dxa"/>
          </w:tcPr>
          <w:p w14:paraId="3AFD9AC7" w14:textId="5E9C8531" w:rsidR="00152210" w:rsidRPr="00E8682C"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Lote/UI</w:t>
            </w:r>
          </w:p>
        </w:tc>
      </w:tr>
      <w:tr w:rsidR="00152210" w:rsidRPr="00E8682C" w14:paraId="17C4D8C3"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13233B" w:rsidRDefault="00123A0E" w:rsidP="00950215">
            <w:pPr>
              <w:ind w:firstLine="0"/>
              <w:jc w:val="left"/>
              <w:rPr>
                <w:rFonts w:ascii="Times New Roman" w:eastAsia="Times New Roman" w:hAnsi="Times New Roman" w:cs="Times New Roman"/>
                <w:sz w:val="22"/>
                <w:szCs w:val="20"/>
                <w:lang w:eastAsia="pt-BR"/>
              </w:rPr>
            </w:pPr>
            <w:r>
              <w:rPr>
                <w:sz w:val="22"/>
                <w:szCs w:val="20"/>
              </w:rPr>
              <w:t>11</w:t>
            </w:r>
          </w:p>
        </w:tc>
        <w:tc>
          <w:tcPr>
            <w:tcW w:w="1701" w:type="dxa"/>
            <w:noWrap/>
          </w:tcPr>
          <w:p w14:paraId="0430D699" w14:textId="7C3EB117" w:rsidR="00152210" w:rsidRPr="00ED3309"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4</w:t>
            </w:r>
          </w:p>
        </w:tc>
        <w:tc>
          <w:tcPr>
            <w:tcW w:w="1701" w:type="dxa"/>
          </w:tcPr>
          <w:p w14:paraId="4339B440" w14:textId="0970597D" w:rsidR="00152210" w:rsidRPr="00E8682C"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UI</w:t>
            </w:r>
          </w:p>
        </w:tc>
      </w:tr>
    </w:tbl>
    <w:p w14:paraId="23B63BD1" w14:textId="77777777" w:rsidR="004409CC" w:rsidRPr="00B322C5" w:rsidRDefault="004409CC" w:rsidP="00145C4C">
      <w:pPr>
        <w:pStyle w:val="Legenda"/>
      </w:pPr>
    </w:p>
    <w:p w14:paraId="21218111" w14:textId="09459EFE" w:rsidR="004409CC" w:rsidRPr="00B322C5" w:rsidRDefault="004409CC" w:rsidP="00145C4C">
      <w:pPr>
        <w:pStyle w:val="Legenda"/>
      </w:pPr>
      <w:bookmarkStart w:id="65" w:name="_Ref182853822"/>
      <w:r w:rsidRPr="00B322C5">
        <w:t xml:space="preserve">Figura </w:t>
      </w:r>
      <w:fldSimple w:instr=" SEQ Figura \* ARABIC ">
        <w:r w:rsidR="00CA2BE0">
          <w:rPr>
            <w:noProof/>
          </w:rPr>
          <w:t>2</w:t>
        </w:r>
      </w:fldSimple>
      <w:r w:rsidRPr="00B322C5">
        <w:t>:Trecho do manual do CIATA</w:t>
      </w:r>
      <w:bookmarkEnd w:id="65"/>
    </w:p>
    <w:tbl>
      <w:tblPr>
        <w:tblStyle w:val="Tabelacomgrade"/>
        <w:tblW w:w="0" w:type="auto"/>
        <w:tblLook w:val="04A0" w:firstRow="1" w:lastRow="0" w:firstColumn="1" w:lastColumn="0" w:noHBand="0" w:noVBand="1"/>
      </w:tblPr>
      <w:tblGrid>
        <w:gridCol w:w="9061"/>
      </w:tblGrid>
      <w:tr w:rsidR="004409CC" w:rsidRPr="00B322C5" w14:paraId="345DE445" w14:textId="77777777" w:rsidTr="00160061">
        <w:tc>
          <w:tcPr>
            <w:tcW w:w="9061" w:type="dxa"/>
          </w:tcPr>
          <w:p w14:paraId="1D612F3C" w14:textId="186FBF3B" w:rsidR="004409CC" w:rsidRPr="00B322C5" w:rsidRDefault="005E14F4" w:rsidP="00160061">
            <w:pPr>
              <w:ind w:firstLine="0"/>
              <w:rPr>
                <w:rFonts w:cs="Arial"/>
                <w:szCs w:val="24"/>
              </w:rPr>
            </w:pPr>
            <w:r w:rsidRPr="00B322C5">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110AEBE2" w14:textId="77777777" w:rsidR="004409CC" w:rsidRPr="00B322C5" w:rsidRDefault="004409CC" w:rsidP="004409CC">
      <w:pPr>
        <w:rPr>
          <w:rFonts w:cs="Arial"/>
          <w:szCs w:val="24"/>
        </w:rPr>
      </w:pPr>
      <w:r w:rsidRPr="00B322C5">
        <w:rPr>
          <w:rFonts w:cs="Arial"/>
          <w:szCs w:val="24"/>
        </w:rPr>
        <w:t>A escassez de memória secundária também definiu outros aspectos dos campos:</w:t>
      </w:r>
    </w:p>
    <w:p w14:paraId="6B07F525" w14:textId="77777777" w:rsidR="004409CC" w:rsidRPr="00B322C5" w:rsidRDefault="004409CC" w:rsidP="004409CC">
      <w:pPr>
        <w:rPr>
          <w:rFonts w:cs="Arial"/>
          <w:szCs w:val="24"/>
        </w:rPr>
      </w:pPr>
      <w:r w:rsidRPr="00B322C5">
        <w:rPr>
          <w:rFonts w:cs="Arial"/>
          <w:szCs w:val="24"/>
        </w:rPr>
        <w:t>Uso de campos de tamanho fixo;</w:t>
      </w:r>
    </w:p>
    <w:p w14:paraId="2B54878D" w14:textId="77777777" w:rsidR="004409CC" w:rsidRPr="00B322C5" w:rsidRDefault="004409CC" w:rsidP="004409CC">
      <w:pPr>
        <w:rPr>
          <w:rFonts w:cs="Arial"/>
          <w:szCs w:val="24"/>
        </w:rPr>
      </w:pPr>
      <w:r w:rsidRPr="00B322C5">
        <w:rPr>
          <w:rFonts w:cs="Arial"/>
          <w:szCs w:val="24"/>
        </w:rPr>
        <w:t>Uso de códigos em vez de descrições;</w:t>
      </w:r>
    </w:p>
    <w:p w14:paraId="64E0F07B" w14:textId="77777777" w:rsidR="004409CC" w:rsidRPr="00B322C5" w:rsidRDefault="004409CC" w:rsidP="004409CC">
      <w:pPr>
        <w:rPr>
          <w:rFonts w:cs="Arial"/>
          <w:szCs w:val="24"/>
        </w:rPr>
      </w:pPr>
      <w:r w:rsidRPr="00B322C5">
        <w:rPr>
          <w:rFonts w:cs="Arial"/>
          <w:szCs w:val="24"/>
        </w:rPr>
        <w:t>Ausência de formatação.</w:t>
      </w:r>
    </w:p>
    <w:p w14:paraId="24768ABB" w14:textId="77777777" w:rsidR="004409CC" w:rsidRPr="00B322C5" w:rsidRDefault="004409CC" w:rsidP="004409CC">
      <w:pPr>
        <w:pStyle w:val="Ttulo4"/>
      </w:pPr>
      <w:bookmarkStart w:id="66" w:name="_Toc183090302"/>
      <w:bookmarkStart w:id="67" w:name="_Toc192078429"/>
      <w:r w:rsidRPr="00B322C5">
        <w:t xml:space="preserve">Linguagens de programação </w:t>
      </w:r>
      <w:proofErr w:type="spellStart"/>
      <w:r w:rsidRPr="00B322C5">
        <w:t>Pré-SGBDs</w:t>
      </w:r>
      <w:bookmarkEnd w:id="66"/>
      <w:bookmarkEnd w:id="67"/>
      <w:proofErr w:type="spellEnd"/>
    </w:p>
    <w:p w14:paraId="72B4FEEC" w14:textId="77777777" w:rsidR="004409CC" w:rsidRPr="00B322C5" w:rsidRDefault="004409CC" w:rsidP="004409CC">
      <w:r w:rsidRPr="00B322C5">
        <w:t xml:space="preserve">As linguagens de programação dominantes na época em que o CIATA foi definido eram COBOL, LISP e FORTRAN. Nenhuma dessas linguagens possuía </w:t>
      </w:r>
      <w:r w:rsidRPr="00B322C5">
        <w:lastRenderedPageBreak/>
        <w:t>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B322C5" w:rsidRDefault="004409CC" w:rsidP="004409CC">
      <w:r w:rsidRPr="00B322C5">
        <w:t>A limitação no tratamento de dados dessas linguagens só foi resolvida de forma satisfatória com o surgimento dos Sistemas Gerenciadores de Bancos de Dados (</w:t>
      </w:r>
      <w:proofErr w:type="spellStart"/>
      <w:r w:rsidRPr="00B322C5">
        <w:t>SGBDs</w:t>
      </w:r>
      <w:proofErr w:type="spellEnd"/>
      <w:r w:rsidRPr="00B322C5">
        <w:t xml:space="preserve">) no final da década de 1960. Contudo, os </w:t>
      </w:r>
      <w:proofErr w:type="spellStart"/>
      <w:r w:rsidRPr="00B322C5">
        <w:t>SGBDs</w:t>
      </w:r>
      <w:proofErr w:type="spellEnd"/>
      <w:r w:rsidRPr="00B322C5">
        <w:t xml:space="preserve"> só se tornaram populares e acessíveis a partir de meados da década de 1980. Antes disso, os programas tratavam os dados como grandes blocos de bytes, que podiam ser interpretados apenas como valores numéricos ou cadeias de caracteres.</w:t>
      </w:r>
    </w:p>
    <w:p w14:paraId="5A88677D" w14:textId="77777777" w:rsidR="004409CC" w:rsidRPr="00B322C5" w:rsidRDefault="004409CC" w:rsidP="004409CC">
      <w:r w:rsidRPr="00B322C5">
        <w:t xml:space="preserve">Por ser um projeto anterior à popularização dos </w:t>
      </w:r>
      <w:proofErr w:type="spellStart"/>
      <w:r w:rsidRPr="00B322C5">
        <w:t>SGBDs</w:t>
      </w:r>
      <w:proofErr w:type="spellEnd"/>
      <w:r w:rsidRPr="00B322C5">
        <w:t xml:space="preserve">, o modelo de dados do CIATA apresentava uma </w:t>
      </w:r>
      <w:r w:rsidRPr="00B44974">
        <w:rPr>
          <w:color w:val="FF0000"/>
          <w:rPrChange w:id="68" w:author="Carlos" w:date="2025-02-20T15:57:00Z">
            <w:rPr/>
          </w:rPrChange>
        </w:rPr>
        <w:t xml:space="preserve">estrutura monolítica </w:t>
      </w:r>
      <w:r w:rsidRPr="00B322C5">
        <w:t>e bastante rígida. É provável que as primeiras versões do projeto utilizassem um único arquivo para armazenar todas as informações sobre os imóveis.</w:t>
      </w:r>
    </w:p>
    <w:p w14:paraId="3DF70CC3" w14:textId="77777777" w:rsidR="004409CC" w:rsidRPr="00B322C5" w:rsidRDefault="004409CC" w:rsidP="004409CC">
      <w:r w:rsidRPr="00B322C5">
        <w:t>A ausência de um SGBD também dificultava a implementação de campos multivalorados. Inserir informações de vários proprietários para um mesmo imóvel, por exemplo, era uma operação complexa. As alternativas incluíam desperdiçar valiosa memória secundária, reservando espaço adicional para vários proprietários, ou gerenciar, via programação, um arquivo separado para a lista de proprietários.</w:t>
      </w:r>
    </w:p>
    <w:p w14:paraId="680596E5" w14:textId="466E0756" w:rsidR="001D772A" w:rsidRPr="00AF480A" w:rsidRDefault="00A35335" w:rsidP="000B458E">
      <w:pPr>
        <w:pStyle w:val="Ttulo3"/>
        <w:rPr>
          <w:lang w:val="en-US"/>
        </w:rPr>
      </w:pPr>
      <w:bookmarkStart w:id="69" w:name="_Toc192078430"/>
      <w:r>
        <w:rPr>
          <w:lang w:val="en-US"/>
        </w:rPr>
        <w:t xml:space="preserve">O </w:t>
      </w:r>
      <w:r w:rsidR="001D772A" w:rsidRPr="00AF480A">
        <w:rPr>
          <w:lang w:val="en-US"/>
        </w:rPr>
        <w:t xml:space="preserve">CIATA </w:t>
      </w:r>
      <w:r w:rsidR="00104F9F">
        <w:rPr>
          <w:lang w:val="en-US"/>
        </w:rPr>
        <w:t xml:space="preserve">e o </w:t>
      </w:r>
      <w:r w:rsidR="00104F9F" w:rsidRPr="00D50A5F">
        <w:rPr>
          <w:i/>
          <w:lang w:val="en-US"/>
          <w:rPrChange w:id="70" w:author="Carlos" w:date="2025-03-09T09:15:00Z">
            <w:rPr>
              <w:lang w:val="en-US"/>
            </w:rPr>
          </w:rPrChange>
        </w:rPr>
        <w:t>Fit</w:t>
      </w:r>
      <w:r w:rsidR="001D772A" w:rsidRPr="00D50A5F">
        <w:rPr>
          <w:i/>
          <w:lang w:val="en-US"/>
          <w:rPrChange w:id="71" w:author="Carlos" w:date="2025-03-09T09:15:00Z">
            <w:rPr>
              <w:lang w:val="en-US"/>
            </w:rPr>
          </w:rPrChange>
        </w:rPr>
        <w:t>-F</w:t>
      </w:r>
      <w:r w:rsidR="00104F9F" w:rsidRPr="00D50A5F">
        <w:rPr>
          <w:i/>
          <w:lang w:val="en-US"/>
          <w:rPrChange w:id="72" w:author="Carlos" w:date="2025-03-09T09:15:00Z">
            <w:rPr>
              <w:lang w:val="en-US"/>
            </w:rPr>
          </w:rPrChange>
        </w:rPr>
        <w:t>or</w:t>
      </w:r>
      <w:r w:rsidR="001D772A" w:rsidRPr="00D50A5F">
        <w:rPr>
          <w:i/>
          <w:lang w:val="en-US"/>
          <w:rPrChange w:id="73" w:author="Carlos" w:date="2025-03-09T09:15:00Z">
            <w:rPr>
              <w:lang w:val="en-US"/>
            </w:rPr>
          </w:rPrChange>
        </w:rPr>
        <w:t>-P</w:t>
      </w:r>
      <w:r w:rsidR="00104F9F" w:rsidRPr="00D50A5F">
        <w:rPr>
          <w:i/>
          <w:lang w:val="en-US"/>
          <w:rPrChange w:id="74" w:author="Carlos" w:date="2025-03-09T09:15:00Z">
            <w:rPr>
              <w:lang w:val="en-US"/>
            </w:rPr>
          </w:rPrChange>
        </w:rPr>
        <w:t>urpose</w:t>
      </w:r>
      <w:r w:rsidR="00104F9F">
        <w:rPr>
          <w:lang w:val="en-US"/>
        </w:rPr>
        <w:t xml:space="preserve"> </w:t>
      </w:r>
      <w:commentRangeStart w:id="75"/>
      <w:r w:rsidR="001D772A" w:rsidRPr="00D50A5F">
        <w:rPr>
          <w:i/>
          <w:lang w:val="en-US"/>
          <w:rPrChange w:id="76" w:author="Carlos" w:date="2025-03-09T09:15:00Z">
            <w:rPr>
              <w:lang w:val="en-US"/>
            </w:rPr>
          </w:rPrChange>
        </w:rPr>
        <w:t>L</w:t>
      </w:r>
      <w:r w:rsidR="00104F9F" w:rsidRPr="00D50A5F">
        <w:rPr>
          <w:i/>
          <w:lang w:val="en-US"/>
          <w:rPrChange w:id="77" w:author="Carlos" w:date="2025-03-09T09:15:00Z">
            <w:rPr>
              <w:lang w:val="en-US"/>
            </w:rPr>
          </w:rPrChange>
        </w:rPr>
        <w:t>and</w:t>
      </w:r>
      <w:r w:rsidR="001D772A" w:rsidRPr="00D50A5F">
        <w:rPr>
          <w:i/>
          <w:lang w:val="en-US"/>
          <w:rPrChange w:id="78" w:author="Carlos" w:date="2025-03-09T09:15:00Z">
            <w:rPr>
              <w:lang w:val="en-US"/>
            </w:rPr>
          </w:rPrChange>
        </w:rPr>
        <w:t xml:space="preserve"> A</w:t>
      </w:r>
      <w:r w:rsidR="00CF288B" w:rsidRPr="00D50A5F">
        <w:rPr>
          <w:i/>
          <w:lang w:val="en-US"/>
          <w:rPrChange w:id="79" w:author="Carlos" w:date="2025-03-09T09:15:00Z">
            <w:rPr>
              <w:lang w:val="en-US"/>
            </w:rPr>
          </w:rPrChange>
        </w:rPr>
        <w:t>dministration</w:t>
      </w:r>
      <w:r w:rsidR="001D772A">
        <w:rPr>
          <w:lang w:val="en-US"/>
        </w:rPr>
        <w:t xml:space="preserve"> </w:t>
      </w:r>
      <w:commentRangeEnd w:id="75"/>
      <w:r w:rsidR="00D50A5F">
        <w:rPr>
          <w:rStyle w:val="Refdecomentrio"/>
          <w:rFonts w:eastAsiaTheme="minorHAnsi" w:cstheme="minorBidi"/>
          <w:b w:val="0"/>
        </w:rPr>
        <w:commentReference w:id="75"/>
      </w:r>
      <w:r w:rsidR="001D772A">
        <w:rPr>
          <w:lang w:val="en-US"/>
        </w:rPr>
        <w:t>– FFP-LA</w:t>
      </w:r>
      <w:bookmarkEnd w:id="69"/>
    </w:p>
    <w:p w14:paraId="397AC2CE" w14:textId="438D7144" w:rsidR="001D772A" w:rsidRDefault="001D772A" w:rsidP="001D772A">
      <w:r>
        <w:t xml:space="preserve">O conceito de </w:t>
      </w:r>
      <w:r w:rsidR="00CF288B" w:rsidRPr="001A2A8A">
        <w:rPr>
          <w:i/>
        </w:rPr>
        <w:t>Fit-For-</w:t>
      </w:r>
      <w:proofErr w:type="spellStart"/>
      <w:r w:rsidR="00CF288B" w:rsidRPr="001A2A8A">
        <w:rPr>
          <w:i/>
        </w:rPr>
        <w:t>Purpose</w:t>
      </w:r>
      <w:proofErr w:type="spellEnd"/>
      <w:r>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Default="001D772A" w:rsidP="001D772A">
      <w:r>
        <w:t xml:space="preserve">Diferentemente das abordagens tradicionais, que frequentemente impõem padrões técnicos rígidos e dispendiosos, o </w:t>
      </w:r>
      <w:commentRangeStart w:id="80"/>
      <w:r w:rsidR="00E14E65" w:rsidRPr="00E14E65">
        <w:t>Fit-For-</w:t>
      </w:r>
      <w:proofErr w:type="spellStart"/>
      <w:r w:rsidR="00E14E65" w:rsidRPr="00E14E65">
        <w:t>Purpose</w:t>
      </w:r>
      <w:proofErr w:type="spellEnd"/>
      <w:r w:rsidR="00E14E65" w:rsidRPr="00E14E65">
        <w:t xml:space="preserve"> </w:t>
      </w:r>
      <w:commentRangeEnd w:id="80"/>
      <w:r w:rsidR="00D50A5F">
        <w:rPr>
          <w:rStyle w:val="Refdecomentrio"/>
        </w:rPr>
        <w:commentReference w:id="80"/>
      </w:r>
      <w:r>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Default="001D772A" w:rsidP="001D772A">
      <w:r>
        <w:t xml:space="preserve">Essa abordagem oferece um caminho promissor para superar os desafios recorrentes na implantação de um cadastro territorial funcional, como a escassez de recursos financeiros e de capacidade técnica. Ela permite que municípios adotem </w:t>
      </w:r>
      <w:r>
        <w:lastRenderedPageBreak/>
        <w:t xml:space="preserve">soluções graduais e incrementais, iniciando o cadastro com informações básicas e representações espaciais menos precisas, com a perspectiva de aprimoramento contínuo ao longo do </w:t>
      </w:r>
      <w:r w:rsidRPr="000A731D">
        <w:t>tempo</w:t>
      </w:r>
      <w:r w:rsidR="000A731D" w:rsidRPr="000A731D">
        <w:t xml:space="preserve"> </w:t>
      </w:r>
      <w:r w:rsidRPr="000A731D">
        <w:t>(</w:t>
      </w:r>
      <w:proofErr w:type="spellStart"/>
      <w:r w:rsidRPr="000A731D">
        <w:t>Enemark</w:t>
      </w:r>
      <w:proofErr w:type="spellEnd"/>
      <w:r w:rsidRPr="000A731D">
        <w:t xml:space="preserve">; McLaren; </w:t>
      </w:r>
      <w:proofErr w:type="spellStart"/>
      <w:r w:rsidRPr="000A731D">
        <w:t>Lemmen</w:t>
      </w:r>
      <w:proofErr w:type="spellEnd"/>
      <w:r w:rsidRPr="000A731D">
        <w:t>, 2021)</w:t>
      </w:r>
      <w:r w:rsidR="000A731D" w:rsidRPr="000A731D">
        <w:t>.</w:t>
      </w:r>
    </w:p>
    <w:p w14:paraId="69C48E81" w14:textId="02537644" w:rsidR="001D772A" w:rsidRDefault="001D772A" w:rsidP="001D772A">
      <w:r>
        <w:t xml:space="preserve">Ao relacionar o CIATA com o conceito de </w:t>
      </w:r>
      <w:r w:rsidR="00E14E65" w:rsidRPr="001A2A8A">
        <w:rPr>
          <w:i/>
        </w:rPr>
        <w:t>Fit-For-</w:t>
      </w:r>
      <w:proofErr w:type="spellStart"/>
      <w:r w:rsidR="00E14E65" w:rsidRPr="001A2A8A">
        <w:rPr>
          <w:i/>
        </w:rPr>
        <w:t>Purpose</w:t>
      </w:r>
      <w:proofErr w:type="spellEnd"/>
      <w:r>
        <w:t>, é possível identificar algumas características em comum:</w:t>
      </w:r>
    </w:p>
    <w:p w14:paraId="349BED2A" w14:textId="77777777" w:rsidR="001D772A" w:rsidRDefault="001D772A" w:rsidP="001D772A">
      <w:r>
        <w:t xml:space="preserve">- </w:t>
      </w:r>
      <w:r w:rsidRPr="001A2A8A">
        <w:rPr>
          <w:b/>
        </w:rPr>
        <w:t>Foco na finalidade:</w:t>
      </w:r>
      <w:r>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Default="001D772A" w:rsidP="001D772A">
      <w:r>
        <w:t xml:space="preserve">- </w:t>
      </w:r>
      <w:r w:rsidRPr="001A2A8A">
        <w:rPr>
          <w:b/>
        </w:rPr>
        <w:t>Flexibilidade:</w:t>
      </w:r>
      <w:r>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Default="001D772A" w:rsidP="001D772A">
      <w:r w:rsidRPr="001A2A8A">
        <w:rPr>
          <w:b/>
        </w:rPr>
        <w:t>- Melhoria incremental:</w:t>
      </w:r>
      <w:r>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funcionalidades, incluindo sua integração como uma camada dentro de um Cadastro Territorial Multifinalitário (CTM).</w:t>
      </w:r>
    </w:p>
    <w:p w14:paraId="0B6A9CEA" w14:textId="275FDDC9" w:rsidR="001D772A" w:rsidRPr="00B322C5" w:rsidRDefault="001D772A" w:rsidP="000B458E">
      <w:pPr>
        <w:pStyle w:val="Ttulo3"/>
      </w:pPr>
      <w:bookmarkStart w:id="81" w:name="_Toc183090305"/>
      <w:bookmarkStart w:id="82" w:name="_Toc192078431"/>
      <w:r w:rsidRPr="00B322C5">
        <w:t xml:space="preserve">O CIATA </w:t>
      </w:r>
      <w:r w:rsidR="00E14E65">
        <w:t>e o</w:t>
      </w:r>
      <w:r w:rsidRPr="00B322C5">
        <w:t xml:space="preserve"> LADM</w:t>
      </w:r>
      <w:bookmarkEnd w:id="81"/>
      <w:bookmarkEnd w:id="82"/>
    </w:p>
    <w:p w14:paraId="14126120" w14:textId="77777777" w:rsidR="001D772A" w:rsidRPr="00B322C5" w:rsidRDefault="001D772A" w:rsidP="001D772A">
      <w:pPr>
        <w:rPr>
          <w:lang w:eastAsia="pt-BR"/>
        </w:rPr>
      </w:pPr>
      <w:r w:rsidRPr="00B322C5">
        <w:rPr>
          <w:lang w:eastAsia="pt-BR"/>
        </w:rPr>
        <w:t xml:space="preserve">O LADM, sigla para </w:t>
      </w:r>
      <w:r w:rsidRPr="00B322C5">
        <w:rPr>
          <w:i/>
          <w:iCs/>
          <w:lang w:eastAsia="pt-BR"/>
        </w:rPr>
        <w:t xml:space="preserve">Land </w:t>
      </w:r>
      <w:proofErr w:type="spellStart"/>
      <w:r w:rsidRPr="00B322C5">
        <w:rPr>
          <w:i/>
          <w:iCs/>
          <w:lang w:eastAsia="pt-BR"/>
        </w:rPr>
        <w:t>Administration</w:t>
      </w:r>
      <w:proofErr w:type="spellEnd"/>
      <w:r w:rsidRPr="00B322C5">
        <w:rPr>
          <w:i/>
          <w:iCs/>
          <w:lang w:eastAsia="pt-BR"/>
        </w:rPr>
        <w:t xml:space="preserve"> Domain Model</w:t>
      </w:r>
      <w:r w:rsidRPr="00B322C5">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B322C5" w:rsidRDefault="001D772A" w:rsidP="001D772A">
      <w:pPr>
        <w:rPr>
          <w:lang w:eastAsia="pt-BR"/>
        </w:rPr>
      </w:pPr>
      <w:r w:rsidRPr="00B322C5">
        <w:rPr>
          <w:lang w:eastAsia="pt-BR"/>
        </w:rPr>
        <w:t>A contribuição mais visível do LADM é o conjunto de diagramas UML (</w:t>
      </w:r>
      <w:proofErr w:type="spellStart"/>
      <w:r w:rsidRPr="00B43D81">
        <w:rPr>
          <w:i/>
          <w:lang w:eastAsia="pt-BR"/>
        </w:rPr>
        <w:t>Unified</w:t>
      </w:r>
      <w:proofErr w:type="spellEnd"/>
      <w:r w:rsidRPr="00B43D81">
        <w:rPr>
          <w:i/>
          <w:lang w:eastAsia="pt-BR"/>
        </w:rPr>
        <w:t xml:space="preserve"> </w:t>
      </w:r>
      <w:proofErr w:type="spellStart"/>
      <w:r w:rsidRPr="00B43D81">
        <w:rPr>
          <w:i/>
          <w:lang w:eastAsia="pt-BR"/>
        </w:rPr>
        <w:t>Modeling</w:t>
      </w:r>
      <w:proofErr w:type="spellEnd"/>
      <w:r w:rsidRPr="00B43D81">
        <w:rPr>
          <w:i/>
          <w:lang w:eastAsia="pt-BR"/>
        </w:rPr>
        <w:t xml:space="preserve"> </w:t>
      </w:r>
      <w:proofErr w:type="spellStart"/>
      <w:r w:rsidRPr="00B43D81">
        <w:rPr>
          <w:i/>
          <w:lang w:eastAsia="pt-BR"/>
        </w:rPr>
        <w:t>Language</w:t>
      </w:r>
      <w:proofErr w:type="spellEnd"/>
      <w:r w:rsidRPr="00B322C5">
        <w:rPr>
          <w:lang w:eastAsia="pt-BR"/>
        </w:rPr>
        <w:t xml:space="preserve">) que apresenta as classes e os atributos mais relevantes de um sistema de cadastro. </w:t>
      </w:r>
      <w:r>
        <w:rPr>
          <w:lang w:eastAsia="pt-BR"/>
        </w:rPr>
        <w:t>C</w:t>
      </w:r>
      <w:r w:rsidRPr="00B322C5">
        <w:rPr>
          <w:lang w:eastAsia="pt-BR"/>
        </w:rPr>
        <w:t xml:space="preserve">lasses são estruturas que definem o modelo de dados de um </w:t>
      </w:r>
      <w:r w:rsidRPr="00B322C5">
        <w:rPr>
          <w:lang w:eastAsia="pt-BR"/>
        </w:rPr>
        <w:lastRenderedPageBreak/>
        <w:t>objeto, enquanto os atributos são variáveis associadas às classes, responsáveis por descrever as características específicas de cada objeto.</w:t>
      </w:r>
    </w:p>
    <w:p w14:paraId="3F7B9EA6" w14:textId="77777777" w:rsidR="001D772A" w:rsidRPr="00B322C5" w:rsidRDefault="001D772A" w:rsidP="001D772A">
      <w:pPr>
        <w:rPr>
          <w:lang w:eastAsia="pt-BR"/>
        </w:rPr>
      </w:pPr>
      <w:r w:rsidRPr="00B322C5">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B322C5" w:rsidRDefault="001D772A" w:rsidP="001D772A">
      <w:pPr>
        <w:rPr>
          <w:lang w:eastAsia="pt-BR"/>
        </w:rPr>
      </w:pPr>
      <w:r w:rsidRPr="00B322C5">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B322C5" w:rsidRDefault="001D772A" w:rsidP="001D772A">
      <w:pPr>
        <w:rPr>
          <w:lang w:eastAsia="pt-BR"/>
        </w:rPr>
      </w:pPr>
      <w:r w:rsidRPr="00B322C5">
        <w:rPr>
          <w:lang w:eastAsia="pt-BR"/>
        </w:rPr>
        <w:t xml:space="preserve">A </w:t>
      </w:r>
      <w:r w:rsidRPr="00B322C5">
        <w:rPr>
          <w:lang w:eastAsia="pt-BR"/>
        </w:rPr>
        <w:fldChar w:fldCharType="begin"/>
      </w:r>
      <w:r w:rsidRPr="00B322C5">
        <w:rPr>
          <w:lang w:eastAsia="pt-BR"/>
        </w:rPr>
        <w:instrText xml:space="preserve"> REF _Ref184328056 \h </w:instrText>
      </w:r>
      <w:r w:rsidRPr="00B322C5">
        <w:rPr>
          <w:lang w:eastAsia="pt-BR"/>
        </w:rPr>
      </w:r>
      <w:r w:rsidRPr="00B322C5">
        <w:rPr>
          <w:lang w:eastAsia="pt-BR"/>
        </w:rPr>
        <w:fldChar w:fldCharType="separate"/>
      </w:r>
      <w:r w:rsidRPr="00B322C5">
        <w:t>Figura 4</w:t>
      </w:r>
      <w:r w:rsidRPr="00B322C5">
        <w:rPr>
          <w:lang w:eastAsia="pt-BR"/>
        </w:rPr>
        <w:fldChar w:fldCharType="end"/>
      </w:r>
      <w:r w:rsidRPr="00B322C5">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B322C5">
        <w:rPr>
          <w:lang w:eastAsia="pt-BR"/>
        </w:rPr>
        <w:t>0..</w:t>
      </w:r>
      <w:proofErr w:type="gramEnd"/>
      <w:r w:rsidRPr="00B322C5">
        <w:rPr>
          <w:lang w:eastAsia="pt-BR"/>
        </w:rPr>
        <w:t xml:space="preserve">*’. Essa notação indica que um logradouro pode estar associado a vários lotes, enquanto um lote estará associado a apenas um logradouro </w:t>
      </w:r>
      <w:r w:rsidR="00CD76ED">
        <w:rPr>
          <w:lang w:eastAsia="pt-BR"/>
        </w:rPr>
        <w:fldChar w:fldCharType="begin"/>
      </w:r>
      <w:r w:rsidR="00CD76ED">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Pr>
          <w:lang w:eastAsia="pt-BR"/>
        </w:rPr>
        <w:fldChar w:fldCharType="separate"/>
      </w:r>
      <w:r w:rsidR="00CD76ED" w:rsidRPr="00CD76ED">
        <w:rPr>
          <w:rFonts w:cs="Arial"/>
        </w:rPr>
        <w:t>(IBM RS Architect Std 7.5.5, 2021)</w:t>
      </w:r>
      <w:r w:rsidR="00CD76ED">
        <w:rPr>
          <w:lang w:eastAsia="pt-BR"/>
        </w:rPr>
        <w:fldChar w:fldCharType="end"/>
      </w:r>
      <w:r w:rsidR="00707F9D">
        <w:rPr>
          <w:lang w:eastAsia="pt-BR"/>
        </w:rPr>
        <w:t>.</w:t>
      </w:r>
    </w:p>
    <w:p w14:paraId="736D93FA" w14:textId="1F6C2A61" w:rsidR="001D772A" w:rsidRPr="00B322C5" w:rsidRDefault="001D772A" w:rsidP="00145C4C">
      <w:pPr>
        <w:pStyle w:val="Legenda"/>
      </w:pPr>
      <w:bookmarkStart w:id="83" w:name="_Ref184328056"/>
      <w:r w:rsidRPr="00B322C5">
        <w:t xml:space="preserve">Figura </w:t>
      </w:r>
      <w:fldSimple w:instr=" SEQ Figura \* ARABIC ">
        <w:r w:rsidR="00CA2BE0">
          <w:rPr>
            <w:noProof/>
          </w:rPr>
          <w:t>3</w:t>
        </w:r>
      </w:fldSimple>
      <w:bookmarkEnd w:id="83"/>
      <w:r w:rsidRPr="00B322C5">
        <w:t>: Exemplo de diagrama UML</w:t>
      </w:r>
    </w:p>
    <w:tbl>
      <w:tblPr>
        <w:tblStyle w:val="Tabelacomgrade"/>
        <w:tblW w:w="0" w:type="auto"/>
        <w:tblLook w:val="04A0" w:firstRow="1" w:lastRow="0" w:firstColumn="1" w:lastColumn="0" w:noHBand="0" w:noVBand="1"/>
      </w:tblPr>
      <w:tblGrid>
        <w:gridCol w:w="9061"/>
      </w:tblGrid>
      <w:tr w:rsidR="001D772A" w:rsidRPr="00B322C5" w14:paraId="2E9C3258" w14:textId="77777777" w:rsidTr="00160061">
        <w:tc>
          <w:tcPr>
            <w:tcW w:w="9061" w:type="dxa"/>
          </w:tcPr>
          <w:p w14:paraId="4DD2E4B1" w14:textId="77777777" w:rsidR="001D772A" w:rsidRPr="00B322C5" w:rsidRDefault="001D772A" w:rsidP="00160061">
            <w:pPr>
              <w:ind w:firstLine="0"/>
              <w:rPr>
                <w:lang w:eastAsia="pt-BR"/>
              </w:rPr>
            </w:pPr>
            <w:r w:rsidRPr="00B322C5">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39441DDB" w14:textId="77777777" w:rsidR="001D772A" w:rsidRPr="00B322C5" w:rsidRDefault="001D772A" w:rsidP="001D772A">
      <w:pPr>
        <w:rPr>
          <w:lang w:eastAsia="pt-BR"/>
        </w:rPr>
      </w:pPr>
    </w:p>
    <w:p w14:paraId="053A23C4" w14:textId="7EA03B46" w:rsidR="001D772A" w:rsidRPr="00B322C5" w:rsidRDefault="00552DE3" w:rsidP="001D772A">
      <w:pPr>
        <w:rPr>
          <w:lang w:eastAsia="pt-BR"/>
        </w:rPr>
      </w:pPr>
      <w:r w:rsidRPr="00552DE3">
        <w:rPr>
          <w:lang w:eastAsia="pt-BR"/>
        </w:rPr>
        <w:t>Em termos gerais</w:t>
      </w:r>
      <w:r>
        <w:rPr>
          <w:lang w:eastAsia="pt-BR"/>
        </w:rPr>
        <w:t xml:space="preserve">, </w:t>
      </w:r>
      <w:r w:rsidR="001D772A" w:rsidRPr="00B322C5">
        <w:rPr>
          <w:lang w:eastAsia="pt-BR"/>
        </w:rPr>
        <w:t xml:space="preserve">o LADM separa as classes em três pacotes e um </w:t>
      </w:r>
      <w:proofErr w:type="spellStart"/>
      <w:r w:rsidR="001D772A" w:rsidRPr="00B322C5">
        <w:rPr>
          <w:lang w:eastAsia="pt-BR"/>
        </w:rPr>
        <w:t>subpacote</w:t>
      </w:r>
      <w:proofErr w:type="spellEnd"/>
      <w:r w:rsidR="001D772A" w:rsidRPr="00B322C5">
        <w:rPr>
          <w:lang w:eastAsia="pt-BR"/>
        </w:rPr>
        <w:t xml:space="preserve"> </w:t>
      </w:r>
      <w:r w:rsidR="001D772A" w:rsidRPr="00B322C5">
        <w:rPr>
          <w:lang w:eastAsia="pt-BR"/>
        </w:rPr>
        <w:fldChar w:fldCharType="begin"/>
      </w:r>
      <w:r w:rsidR="00777ACD">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B322C5">
        <w:rPr>
          <w:lang w:eastAsia="pt-BR"/>
        </w:rPr>
        <w:fldChar w:fldCharType="separate"/>
      </w:r>
      <w:r w:rsidR="001D772A" w:rsidRPr="00B322C5">
        <w:rPr>
          <w:rFonts w:cs="Arial"/>
        </w:rPr>
        <w:t>(</w:t>
      </w:r>
      <w:proofErr w:type="spellStart"/>
      <w:r w:rsidR="001D772A" w:rsidRPr="00B322C5">
        <w:rPr>
          <w:rFonts w:cs="Arial"/>
        </w:rPr>
        <w:t>Panchiniak</w:t>
      </w:r>
      <w:proofErr w:type="spellEnd"/>
      <w:r w:rsidR="001D772A" w:rsidRPr="00B322C5">
        <w:rPr>
          <w:rFonts w:cs="Arial"/>
        </w:rPr>
        <w:t>, 2017)</w:t>
      </w:r>
      <w:r w:rsidR="001D772A" w:rsidRPr="00B322C5">
        <w:rPr>
          <w:lang w:eastAsia="pt-BR"/>
        </w:rPr>
        <w:fldChar w:fldCharType="end"/>
      </w:r>
      <w:r w:rsidR="001D772A" w:rsidRPr="00B322C5">
        <w:rPr>
          <w:lang w:eastAsia="pt-BR"/>
        </w:rPr>
        <w:t>:</w:t>
      </w:r>
    </w:p>
    <w:p w14:paraId="227ADB70" w14:textId="77777777" w:rsidR="001D772A" w:rsidRPr="00B322C5" w:rsidRDefault="001D772A" w:rsidP="001D772A">
      <w:pPr>
        <w:rPr>
          <w:lang w:eastAsia="pt-BR"/>
        </w:rPr>
      </w:pPr>
      <w:proofErr w:type="spellStart"/>
      <w:r w:rsidRPr="00B322C5">
        <w:rPr>
          <w:b/>
          <w:bCs/>
          <w:lang w:eastAsia="pt-BR"/>
        </w:rPr>
        <w:t>Party</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Este pacote representa as pessoas, grupos e/ou organizações relacionadas às unidades espaciais. As classes neste pacote incluem </w:t>
      </w:r>
      <w:proofErr w:type="spellStart"/>
      <w:r w:rsidRPr="00B322C5">
        <w:rPr>
          <w:lang w:eastAsia="pt-BR"/>
        </w:rPr>
        <w:t>LA_Party</w:t>
      </w:r>
      <w:proofErr w:type="spellEnd"/>
      <w:r w:rsidRPr="00B322C5">
        <w:rPr>
          <w:lang w:eastAsia="pt-BR"/>
        </w:rPr>
        <w:t xml:space="preserve">, </w:t>
      </w:r>
      <w:proofErr w:type="spellStart"/>
      <w:r w:rsidRPr="00B322C5">
        <w:rPr>
          <w:lang w:eastAsia="pt-BR"/>
        </w:rPr>
        <w:t>LA_GroupParty</w:t>
      </w:r>
      <w:proofErr w:type="spellEnd"/>
      <w:r w:rsidRPr="00B322C5">
        <w:rPr>
          <w:lang w:eastAsia="pt-BR"/>
        </w:rPr>
        <w:t xml:space="preserve"> e </w:t>
      </w:r>
      <w:proofErr w:type="spellStart"/>
      <w:r w:rsidRPr="00B322C5">
        <w:rPr>
          <w:lang w:eastAsia="pt-BR"/>
        </w:rPr>
        <w:t>LA_PartyMember</w:t>
      </w:r>
      <w:proofErr w:type="spellEnd"/>
      <w:r w:rsidRPr="00B322C5">
        <w:rPr>
          <w:lang w:eastAsia="pt-BR"/>
        </w:rPr>
        <w:t>;</w:t>
      </w:r>
    </w:p>
    <w:p w14:paraId="5E412B3B" w14:textId="77777777" w:rsidR="001D772A" w:rsidRPr="00B322C5" w:rsidRDefault="001D772A" w:rsidP="001D772A">
      <w:pPr>
        <w:rPr>
          <w:lang w:eastAsia="pt-BR"/>
        </w:rPr>
      </w:pPr>
      <w:proofErr w:type="spellStart"/>
      <w:r w:rsidRPr="00B322C5">
        <w:rPr>
          <w:b/>
          <w:bCs/>
          <w:lang w:eastAsia="pt-BR"/>
        </w:rPr>
        <w:lastRenderedPageBreak/>
        <w:t>Administrative</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pacote que lida com os direitos, deveres e restrições aos quais cada unidade está sujeita. Ele inclui classes como LA_RRR (com suas especializações </w:t>
      </w:r>
      <w:proofErr w:type="spellStart"/>
      <w:r w:rsidRPr="00B322C5">
        <w:rPr>
          <w:lang w:eastAsia="pt-BR"/>
        </w:rPr>
        <w:t>LA_</w:t>
      </w:r>
      <w:r w:rsidRPr="00B322C5">
        <w:rPr>
          <w:b/>
          <w:bCs/>
          <w:lang w:eastAsia="pt-BR"/>
        </w:rPr>
        <w:t>R</w:t>
      </w:r>
      <w:r w:rsidRPr="00B322C5">
        <w:rPr>
          <w:lang w:eastAsia="pt-BR"/>
        </w:rPr>
        <w:t>ight</w:t>
      </w:r>
      <w:proofErr w:type="spellEnd"/>
      <w:r w:rsidRPr="00B322C5">
        <w:rPr>
          <w:lang w:eastAsia="pt-BR"/>
        </w:rPr>
        <w:t xml:space="preserve">, </w:t>
      </w:r>
      <w:proofErr w:type="spellStart"/>
      <w:r w:rsidRPr="00B322C5">
        <w:rPr>
          <w:lang w:eastAsia="pt-BR"/>
        </w:rPr>
        <w:t>LA_</w:t>
      </w:r>
      <w:r w:rsidRPr="00B322C5">
        <w:rPr>
          <w:b/>
          <w:bCs/>
          <w:lang w:eastAsia="pt-BR"/>
        </w:rPr>
        <w:t>R</w:t>
      </w:r>
      <w:r w:rsidRPr="00B322C5">
        <w:rPr>
          <w:lang w:eastAsia="pt-BR"/>
        </w:rPr>
        <w:t>estriction</w:t>
      </w:r>
      <w:proofErr w:type="spellEnd"/>
      <w:r w:rsidRPr="00B322C5">
        <w:rPr>
          <w:lang w:eastAsia="pt-BR"/>
        </w:rPr>
        <w:t xml:space="preserve"> e </w:t>
      </w:r>
      <w:proofErr w:type="spellStart"/>
      <w:r w:rsidRPr="00B322C5">
        <w:rPr>
          <w:lang w:eastAsia="pt-BR"/>
        </w:rPr>
        <w:t>LA_</w:t>
      </w:r>
      <w:r w:rsidRPr="00B322C5">
        <w:rPr>
          <w:b/>
          <w:bCs/>
          <w:lang w:eastAsia="pt-BR"/>
        </w:rPr>
        <w:t>R</w:t>
      </w:r>
      <w:r w:rsidRPr="00B322C5">
        <w:rPr>
          <w:lang w:eastAsia="pt-BR"/>
        </w:rPr>
        <w:t>esponsability</w:t>
      </w:r>
      <w:proofErr w:type="spellEnd"/>
      <w:r w:rsidRPr="00B322C5">
        <w:rPr>
          <w:lang w:eastAsia="pt-BR"/>
        </w:rPr>
        <w:t xml:space="preserve">), </w:t>
      </w:r>
      <w:proofErr w:type="spellStart"/>
      <w:r w:rsidRPr="00B322C5">
        <w:rPr>
          <w:lang w:eastAsia="pt-BR"/>
        </w:rPr>
        <w:t>LA_BAUnit</w:t>
      </w:r>
      <w:proofErr w:type="spellEnd"/>
      <w:r w:rsidRPr="00B322C5">
        <w:rPr>
          <w:lang w:eastAsia="pt-BR"/>
        </w:rPr>
        <w:t xml:space="preserve"> e </w:t>
      </w:r>
      <w:proofErr w:type="spellStart"/>
      <w:r w:rsidRPr="00B322C5">
        <w:rPr>
          <w:lang w:eastAsia="pt-BR"/>
        </w:rPr>
        <w:t>LA_AdministrativeSource</w:t>
      </w:r>
      <w:proofErr w:type="spellEnd"/>
      <w:r w:rsidRPr="00B322C5">
        <w:rPr>
          <w:lang w:eastAsia="pt-BR"/>
        </w:rPr>
        <w:t>;</w:t>
      </w:r>
    </w:p>
    <w:p w14:paraId="05246495" w14:textId="77777777" w:rsidR="001D772A" w:rsidRPr="00B322C5" w:rsidRDefault="001D772A" w:rsidP="001D772A">
      <w:pPr>
        <w:rPr>
          <w:lang w:eastAsia="pt-BR"/>
        </w:rPr>
      </w:pPr>
      <w:proofErr w:type="spellStart"/>
      <w:r w:rsidRPr="00B322C5">
        <w:rPr>
          <w:b/>
          <w:bCs/>
          <w:lang w:eastAsia="pt-BR"/>
        </w:rPr>
        <w:t>Spatial</w:t>
      </w:r>
      <w:proofErr w:type="spellEnd"/>
      <w:r w:rsidRPr="00B322C5">
        <w:rPr>
          <w:b/>
          <w:bCs/>
          <w:lang w:eastAsia="pt-BR"/>
        </w:rPr>
        <w:t xml:space="preserve"> Unit </w:t>
      </w:r>
      <w:proofErr w:type="spellStart"/>
      <w:r w:rsidRPr="00B322C5">
        <w:rPr>
          <w:b/>
          <w:bCs/>
          <w:lang w:eastAsia="pt-BR"/>
        </w:rPr>
        <w:t>Packet</w:t>
      </w:r>
      <w:proofErr w:type="spellEnd"/>
      <w:r w:rsidRPr="00B322C5">
        <w:rPr>
          <w:lang w:eastAsia="pt-BR"/>
        </w:rPr>
        <w:t xml:space="preserve">: Este pacote representa as unidades espaciais, como parcelas, edifícios e redes de infraestrutura. Aqui aparecem as classes </w:t>
      </w:r>
      <w:proofErr w:type="spellStart"/>
      <w:r w:rsidRPr="00B322C5">
        <w:rPr>
          <w:lang w:eastAsia="pt-BR"/>
        </w:rPr>
        <w:t>LA_SpatialUnit</w:t>
      </w:r>
      <w:proofErr w:type="spellEnd"/>
      <w:r w:rsidRPr="00B322C5">
        <w:rPr>
          <w:lang w:eastAsia="pt-BR"/>
        </w:rPr>
        <w:t xml:space="preserve">, </w:t>
      </w:r>
      <w:proofErr w:type="spellStart"/>
      <w:r w:rsidRPr="00B322C5">
        <w:rPr>
          <w:lang w:eastAsia="pt-BR"/>
        </w:rPr>
        <w:t>LA_SpatialUnitGroup</w:t>
      </w:r>
      <w:proofErr w:type="spellEnd"/>
      <w:r w:rsidRPr="00B322C5">
        <w:rPr>
          <w:lang w:eastAsia="pt-BR"/>
        </w:rPr>
        <w:t xml:space="preserve">, </w:t>
      </w:r>
      <w:proofErr w:type="spellStart"/>
      <w:r w:rsidRPr="00B322C5">
        <w:rPr>
          <w:lang w:eastAsia="pt-BR"/>
        </w:rPr>
        <w:t>LA_Level</w:t>
      </w:r>
      <w:proofErr w:type="spellEnd"/>
      <w:r w:rsidRPr="00B322C5">
        <w:rPr>
          <w:lang w:eastAsia="pt-BR"/>
        </w:rPr>
        <w:t xml:space="preserve"> e outras.</w:t>
      </w:r>
    </w:p>
    <w:p w14:paraId="60335C0D" w14:textId="77777777" w:rsidR="001D772A" w:rsidRPr="00B011CC" w:rsidRDefault="001D772A" w:rsidP="001D772A">
      <w:pPr>
        <w:rPr>
          <w:lang w:eastAsia="pt-BR"/>
        </w:rPr>
      </w:pPr>
      <w:proofErr w:type="spellStart"/>
      <w:r w:rsidRPr="00B322C5">
        <w:rPr>
          <w:b/>
          <w:bCs/>
          <w:lang w:eastAsia="pt-BR"/>
        </w:rPr>
        <w:t>Surveying</w:t>
      </w:r>
      <w:proofErr w:type="spellEnd"/>
      <w:r w:rsidRPr="00B322C5">
        <w:rPr>
          <w:b/>
          <w:bCs/>
          <w:lang w:eastAsia="pt-BR"/>
        </w:rPr>
        <w:t xml:space="preserve"> </w:t>
      </w:r>
      <w:proofErr w:type="spellStart"/>
      <w:r w:rsidRPr="00B322C5">
        <w:rPr>
          <w:b/>
          <w:bCs/>
          <w:lang w:eastAsia="pt-BR"/>
        </w:rPr>
        <w:t>and</w:t>
      </w:r>
      <w:proofErr w:type="spellEnd"/>
      <w:r w:rsidRPr="00B322C5">
        <w:rPr>
          <w:b/>
          <w:bCs/>
          <w:lang w:eastAsia="pt-BR"/>
        </w:rPr>
        <w:t xml:space="preserve"> </w:t>
      </w:r>
      <w:proofErr w:type="spellStart"/>
      <w:r w:rsidRPr="00B322C5">
        <w:rPr>
          <w:b/>
          <w:bCs/>
          <w:lang w:eastAsia="pt-BR"/>
        </w:rPr>
        <w:t>Representation</w:t>
      </w:r>
      <w:proofErr w:type="spellEnd"/>
      <w:r w:rsidRPr="00B322C5">
        <w:rPr>
          <w:b/>
          <w:bCs/>
          <w:lang w:eastAsia="pt-BR"/>
        </w:rPr>
        <w:t xml:space="preserve"> </w:t>
      </w:r>
      <w:proofErr w:type="spellStart"/>
      <w:r w:rsidRPr="00B322C5">
        <w:rPr>
          <w:b/>
          <w:bCs/>
          <w:lang w:eastAsia="pt-BR"/>
        </w:rPr>
        <w:t>SubPacket</w:t>
      </w:r>
      <w:proofErr w:type="spellEnd"/>
      <w:r w:rsidRPr="00B322C5">
        <w:rPr>
          <w:lang w:eastAsia="pt-BR"/>
        </w:rPr>
        <w:t xml:space="preserve">: Este </w:t>
      </w:r>
      <w:proofErr w:type="spellStart"/>
      <w:r w:rsidRPr="00B322C5">
        <w:rPr>
          <w:lang w:eastAsia="pt-BR"/>
        </w:rPr>
        <w:t>subpacote</w:t>
      </w:r>
      <w:proofErr w:type="spellEnd"/>
      <w:r w:rsidRPr="00B322C5">
        <w:rPr>
          <w:lang w:eastAsia="pt-BR"/>
        </w:rPr>
        <w:t xml:space="preserve">, dentro do </w:t>
      </w:r>
      <w:proofErr w:type="spellStart"/>
      <w:r w:rsidRPr="00B322C5">
        <w:rPr>
          <w:lang w:eastAsia="pt-BR"/>
        </w:rPr>
        <w:t>Spatial</w:t>
      </w:r>
      <w:proofErr w:type="spellEnd"/>
      <w:r w:rsidRPr="00B322C5">
        <w:rPr>
          <w:lang w:eastAsia="pt-BR"/>
        </w:rPr>
        <w:t xml:space="preserve"> Unit </w:t>
      </w:r>
      <w:proofErr w:type="spellStart"/>
      <w:r w:rsidRPr="00B322C5">
        <w:rPr>
          <w:lang w:eastAsia="pt-BR"/>
        </w:rPr>
        <w:t>Packet</w:t>
      </w:r>
      <w:proofErr w:type="spellEnd"/>
      <w:r w:rsidRPr="00B322C5">
        <w:rPr>
          <w:lang w:eastAsia="pt-BR"/>
        </w:rPr>
        <w:t xml:space="preserve">, é responsável pelas representações geométricas das unidades espaciais e correções topológicas por meio de sistemas de informação geográfica associados a bancos de dados. </w:t>
      </w:r>
      <w:r w:rsidRPr="00B011CC">
        <w:rPr>
          <w:lang w:eastAsia="pt-BR"/>
        </w:rPr>
        <w:t xml:space="preserve">Ele inclui classes como </w:t>
      </w:r>
      <w:proofErr w:type="spellStart"/>
      <w:r w:rsidRPr="00B011CC">
        <w:rPr>
          <w:lang w:eastAsia="pt-BR"/>
        </w:rPr>
        <w:t>LA_Point</w:t>
      </w:r>
      <w:proofErr w:type="spellEnd"/>
      <w:r w:rsidRPr="00B011CC">
        <w:rPr>
          <w:lang w:eastAsia="pt-BR"/>
        </w:rPr>
        <w:t xml:space="preserve">, </w:t>
      </w:r>
      <w:proofErr w:type="spellStart"/>
      <w:r w:rsidRPr="00B011CC">
        <w:rPr>
          <w:lang w:eastAsia="pt-BR"/>
        </w:rPr>
        <w:t>LA_SpatialSource</w:t>
      </w:r>
      <w:proofErr w:type="spellEnd"/>
      <w:r w:rsidRPr="00B011CC">
        <w:rPr>
          <w:lang w:eastAsia="pt-BR"/>
        </w:rPr>
        <w:t xml:space="preserve">, </w:t>
      </w:r>
      <w:proofErr w:type="spellStart"/>
      <w:r w:rsidRPr="00B011CC">
        <w:rPr>
          <w:lang w:eastAsia="pt-BR"/>
        </w:rPr>
        <w:t>LA_BoundaryFaceString</w:t>
      </w:r>
      <w:proofErr w:type="spellEnd"/>
      <w:r w:rsidRPr="00B011CC">
        <w:rPr>
          <w:lang w:eastAsia="pt-BR"/>
        </w:rPr>
        <w:t xml:space="preserve"> e </w:t>
      </w:r>
      <w:proofErr w:type="spellStart"/>
      <w:r w:rsidRPr="00B011CC">
        <w:rPr>
          <w:lang w:eastAsia="pt-BR"/>
        </w:rPr>
        <w:t>LA_BoundaryFace</w:t>
      </w:r>
      <w:proofErr w:type="spellEnd"/>
      <w:r w:rsidRPr="00B011CC">
        <w:rPr>
          <w:lang w:eastAsia="pt-BR"/>
        </w:rPr>
        <w:t>.</w:t>
      </w:r>
    </w:p>
    <w:p w14:paraId="2D5F5A35" w14:textId="38E3A633" w:rsidR="001D772A" w:rsidRPr="00B322C5" w:rsidRDefault="001D772A" w:rsidP="001D772A">
      <w:pPr>
        <w:rPr>
          <w:lang w:eastAsia="pt-BR"/>
        </w:rPr>
      </w:pPr>
      <w:r>
        <w:rPr>
          <w:lang w:eastAsia="pt-BR"/>
        </w:rPr>
        <w:t xml:space="preserve">A </w:t>
      </w:r>
      <w:r>
        <w:rPr>
          <w:lang w:eastAsia="pt-BR"/>
        </w:rPr>
        <w:fldChar w:fldCharType="begin"/>
      </w:r>
      <w:r>
        <w:rPr>
          <w:lang w:eastAsia="pt-BR"/>
        </w:rPr>
        <w:instrText xml:space="preserve"> REF _Ref184370336 \h </w:instrText>
      </w:r>
      <w:r>
        <w:rPr>
          <w:lang w:eastAsia="pt-BR"/>
        </w:rPr>
      </w:r>
      <w:r>
        <w:rPr>
          <w:lang w:eastAsia="pt-BR"/>
        </w:rPr>
        <w:fldChar w:fldCharType="separate"/>
      </w:r>
      <w:r>
        <w:t xml:space="preserve">Figura </w:t>
      </w:r>
      <w:r>
        <w:rPr>
          <w:noProof/>
        </w:rPr>
        <w:t>5</w:t>
      </w:r>
      <w:r>
        <w:rPr>
          <w:lang w:eastAsia="pt-BR"/>
        </w:rPr>
        <w:fldChar w:fldCharType="end"/>
      </w:r>
      <w:r>
        <w:rPr>
          <w:lang w:eastAsia="pt-BR"/>
        </w:rPr>
        <w:t xml:space="preserve"> mostra a associação entre as classes básicas da LADM. O prefixo LA_ indica que a classe é padronizada </w:t>
      </w:r>
      <w:r w:rsidR="00E00A9E">
        <w:rPr>
          <w:lang w:eastAsia="pt-BR"/>
        </w:rPr>
        <w:fldChar w:fldCharType="begin"/>
      </w:r>
      <w:r w:rsidR="00E00A9E">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Pr>
          <w:lang w:eastAsia="pt-BR"/>
        </w:rPr>
        <w:fldChar w:fldCharType="separate"/>
      </w:r>
      <w:r w:rsidR="00E00A9E" w:rsidRPr="00E00A9E">
        <w:rPr>
          <w:rFonts w:cs="Arial"/>
        </w:rPr>
        <w:t xml:space="preserve">(Kalogianni </w:t>
      </w:r>
      <w:r w:rsidR="00E00A9E" w:rsidRPr="00E00A9E">
        <w:rPr>
          <w:rFonts w:cs="Arial"/>
          <w:i/>
          <w:iCs/>
        </w:rPr>
        <w:t>et al.</w:t>
      </w:r>
      <w:r w:rsidR="00E00A9E" w:rsidRPr="00E00A9E">
        <w:rPr>
          <w:rFonts w:cs="Arial"/>
        </w:rPr>
        <w:t>, 2024)</w:t>
      </w:r>
      <w:r w:rsidR="00E00A9E">
        <w:rPr>
          <w:lang w:eastAsia="pt-BR"/>
        </w:rPr>
        <w:fldChar w:fldCharType="end"/>
      </w:r>
      <w:r w:rsidR="00E00A9E">
        <w:rPr>
          <w:lang w:eastAsia="pt-BR"/>
        </w:rPr>
        <w:t>.</w:t>
      </w:r>
    </w:p>
    <w:p w14:paraId="3E1463EB" w14:textId="6E812FB3" w:rsidR="001D772A" w:rsidRDefault="001D772A" w:rsidP="00145C4C">
      <w:pPr>
        <w:pStyle w:val="Legenda"/>
      </w:pPr>
      <w:bookmarkStart w:id="84" w:name="_Ref184370336"/>
      <w:commentRangeStart w:id="85"/>
      <w:r>
        <w:t xml:space="preserve">Figura </w:t>
      </w:r>
      <w:fldSimple w:instr=" SEQ Figura \* ARABIC ">
        <w:r w:rsidR="00CA2BE0">
          <w:rPr>
            <w:noProof/>
          </w:rPr>
          <w:t>4</w:t>
        </w:r>
      </w:fldSimple>
      <w:bookmarkEnd w:id="84"/>
      <w:r>
        <w:t>: Classes básicas (pacotes) do LADM</w:t>
      </w:r>
      <w:commentRangeEnd w:id="85"/>
      <w:r w:rsidR="009136FD">
        <w:rPr>
          <w:rStyle w:val="Refdecomentrio"/>
          <w:iCs w:val="0"/>
        </w:rPr>
        <w:commentReference w:id="85"/>
      </w:r>
    </w:p>
    <w:tbl>
      <w:tblPr>
        <w:tblStyle w:val="Tabelacomgrade"/>
        <w:tblW w:w="0" w:type="auto"/>
        <w:tblLook w:val="04A0" w:firstRow="1" w:lastRow="0" w:firstColumn="1" w:lastColumn="0" w:noHBand="0" w:noVBand="1"/>
      </w:tblPr>
      <w:tblGrid>
        <w:gridCol w:w="9061"/>
      </w:tblGrid>
      <w:tr w:rsidR="001D772A" w:rsidRPr="00B322C5" w14:paraId="44C28174" w14:textId="77777777" w:rsidTr="00160061">
        <w:tc>
          <w:tcPr>
            <w:tcW w:w="9061" w:type="dxa"/>
          </w:tcPr>
          <w:p w14:paraId="2F49FED8" w14:textId="77777777" w:rsidR="001D772A" w:rsidRPr="00B322C5" w:rsidRDefault="001D772A" w:rsidP="00160061">
            <w:pPr>
              <w:ind w:firstLine="0"/>
              <w:rPr>
                <w:lang w:eastAsia="pt-BR"/>
              </w:rPr>
            </w:pPr>
            <w:r w:rsidRPr="00B322C5">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4ED28F0" w14:textId="77777777" w:rsidR="001D772A" w:rsidRPr="00B322C5" w:rsidRDefault="001D772A" w:rsidP="001D772A">
      <w:pPr>
        <w:rPr>
          <w:lang w:eastAsia="pt-BR"/>
        </w:rPr>
      </w:pPr>
    </w:p>
    <w:p w14:paraId="49486B4F" w14:textId="06CA2947" w:rsidR="001D772A" w:rsidRDefault="001D772A" w:rsidP="001D772A">
      <w:pPr>
        <w:rPr>
          <w:lang w:eastAsia="pt-BR"/>
        </w:rPr>
      </w:pPr>
      <w:r w:rsidRPr="00B322C5">
        <w:rPr>
          <w:lang w:eastAsia="pt-BR"/>
        </w:rPr>
        <w:t xml:space="preserve">O LADM apresenta fortes influências do modelo relacional </w:t>
      </w:r>
      <w:commentRangeStart w:id="86"/>
      <w:r w:rsidRPr="00B322C5">
        <w:rPr>
          <w:lang w:eastAsia="pt-BR"/>
        </w:rPr>
        <w:t xml:space="preserve">proposto por Edgar </w:t>
      </w:r>
      <w:proofErr w:type="spellStart"/>
      <w:r w:rsidRPr="00B322C5">
        <w:rPr>
          <w:lang w:eastAsia="pt-BR"/>
        </w:rPr>
        <w:t>Codd</w:t>
      </w:r>
      <w:commentRangeEnd w:id="86"/>
      <w:proofErr w:type="spellEnd"/>
      <w:r w:rsidR="009136FD">
        <w:rPr>
          <w:rStyle w:val="Refdecomentrio"/>
        </w:rPr>
        <w:commentReference w:id="86"/>
      </w:r>
      <w:r w:rsidR="00CB2CE2">
        <w:rPr>
          <w:lang w:eastAsia="pt-BR"/>
        </w:rPr>
        <w:t xml:space="preserve"> </w:t>
      </w:r>
      <w:r w:rsidR="00E322C8">
        <w:rPr>
          <w:lang w:eastAsia="pt-BR"/>
        </w:rPr>
        <w:fldChar w:fldCharType="begin"/>
      </w:r>
      <w:r w:rsidR="00F142A0">
        <w:rPr>
          <w:lang w:eastAsia="pt-BR"/>
        </w:rPr>
        <w:instrText xml:space="preserve"> ADDIN ZOTERO_ITEM CSL_CITATION {"citationID":"EpDBx06d","properties":{"formattedCitation":"(Date, 2004)","plainCitation":"(Date, 2004)","dontUpdate":true,"noteIndex":0},"citationItems":[{"id":"1fI04omz/rhoyjOwQ","uris":["http://zotero.org/users/local/P1GuXq80/items/LMQ2HAQT"],"itemData":{"id":"HOHTBVxn/QK8MKYDP","type":"book","edition":"8.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Pr>
          <w:lang w:eastAsia="pt-BR"/>
        </w:rPr>
        <w:fldChar w:fldCharType="separate"/>
      </w:r>
      <w:r w:rsidR="00E322C8" w:rsidRPr="00E322C8">
        <w:rPr>
          <w:rFonts w:cs="Arial"/>
        </w:rPr>
        <w:t>(</w:t>
      </w:r>
      <w:r w:rsidR="00F11B66">
        <w:rPr>
          <w:rFonts w:cs="Arial"/>
        </w:rPr>
        <w:t xml:space="preserve">citado por </w:t>
      </w:r>
      <w:r w:rsidR="00E322C8" w:rsidRPr="00E322C8">
        <w:rPr>
          <w:rFonts w:cs="Arial"/>
        </w:rPr>
        <w:t>Date, 2004)</w:t>
      </w:r>
      <w:r w:rsidR="00E322C8">
        <w:rPr>
          <w:lang w:eastAsia="pt-BR"/>
        </w:rPr>
        <w:fldChar w:fldCharType="end"/>
      </w:r>
      <w:r w:rsidRPr="00B322C5">
        <w:rPr>
          <w:lang w:eastAsia="pt-BR"/>
        </w:rPr>
        <w:t>, no qual cada classe ou objeto é modelado em uma estrutura de dados separada</w:t>
      </w:r>
      <w:r>
        <w:rPr>
          <w:lang w:eastAsia="pt-BR"/>
        </w:rPr>
        <w:t>, conforme se verifica na norma ISO 19152/2012</w:t>
      </w:r>
      <w:r w:rsidRPr="00B322C5">
        <w:rPr>
          <w:lang w:eastAsia="pt-BR"/>
        </w:rPr>
        <w:t>. Por outro lado, o CIATA foi predominantemente implementado utilizando um único arquivo como base</w:t>
      </w:r>
      <w:r>
        <w:rPr>
          <w:lang w:eastAsia="pt-BR"/>
        </w:rPr>
        <w:t>. S</w:t>
      </w:r>
      <w:r w:rsidRPr="00B322C5">
        <w:rPr>
          <w:lang w:eastAsia="pt-BR"/>
        </w:rPr>
        <w:t xml:space="preserve">uas definições de dados - ou pelo menos uma pista delas </w:t>
      </w:r>
      <w:r>
        <w:rPr>
          <w:lang w:eastAsia="pt-BR"/>
        </w:rPr>
        <w:t>– encontram-se</w:t>
      </w:r>
      <w:r w:rsidRPr="00B322C5">
        <w:rPr>
          <w:lang w:eastAsia="pt-BR"/>
        </w:rPr>
        <w:t xml:space="preserve"> no Manual do Cadastro Imobiliário. Assim, uma comparação direta e detalhada entre as duas tecnologias não é viável. No entanto, é possível analisar os campos da definição do CIATA e adaptá-los aos padrões do LADM. </w:t>
      </w:r>
    </w:p>
    <w:p w14:paraId="7A4993BB" w14:textId="77777777" w:rsidR="001D772A" w:rsidRDefault="001D772A" w:rsidP="001D772A">
      <w:pPr>
        <w:rPr>
          <w:lang w:eastAsia="pt-BR"/>
        </w:rPr>
      </w:pPr>
      <w:r>
        <w:rPr>
          <w:lang w:eastAsia="pt-BR"/>
        </w:rPr>
        <w:t xml:space="preserve">A </w:t>
      </w:r>
      <w:r>
        <w:rPr>
          <w:lang w:eastAsia="pt-BR"/>
        </w:rPr>
        <w:fldChar w:fldCharType="begin"/>
      </w:r>
      <w:r>
        <w:rPr>
          <w:lang w:eastAsia="pt-BR"/>
        </w:rPr>
        <w:instrText xml:space="preserve"> REF _Ref184571121 \h </w:instrText>
      </w:r>
      <w:r>
        <w:rPr>
          <w:lang w:eastAsia="pt-BR"/>
        </w:rPr>
      </w:r>
      <w:r>
        <w:rPr>
          <w:lang w:eastAsia="pt-BR"/>
        </w:rPr>
        <w:fldChar w:fldCharType="separate"/>
      </w:r>
      <w:r>
        <w:t xml:space="preserve">Figura </w:t>
      </w:r>
      <w:r>
        <w:rPr>
          <w:noProof/>
        </w:rPr>
        <w:t>6</w:t>
      </w:r>
      <w:r>
        <w:rPr>
          <w:lang w:eastAsia="pt-BR"/>
        </w:rPr>
        <w:fldChar w:fldCharType="end"/>
      </w:r>
      <w:r>
        <w:rPr>
          <w:lang w:eastAsia="pt-BR"/>
        </w:rPr>
        <w:t xml:space="preserve"> mostra uma sugestão de diagrama de classes para os dados do Projeto CIATA. Todos os campos do diagrama foram extraídos do Boletim de </w:t>
      </w:r>
      <w:r>
        <w:rPr>
          <w:lang w:eastAsia="pt-BR"/>
        </w:rPr>
        <w:lastRenderedPageBreak/>
        <w:t xml:space="preserve">Cadastro Imobiliário (BCI) e são armazenados em um único registro. Os seis primeiros campos compõem a chave da Unidade Imobiliária (ID_BCI). </w:t>
      </w:r>
      <w:r w:rsidRPr="00DD4A00">
        <w:rPr>
          <w:lang w:eastAsia="pt-BR"/>
        </w:rPr>
        <w:t>O Boletim de Logradouros (BL), mencionado no Manual do Cadastro Imobiliário, não possui função de validação; ele serve apenas como uma lista de nomes de logradouros.</w:t>
      </w:r>
    </w:p>
    <w:p w14:paraId="73B56B8F" w14:textId="785AAAC5" w:rsidR="001D772A" w:rsidRDefault="001D772A" w:rsidP="00145C4C">
      <w:pPr>
        <w:pStyle w:val="Legenda"/>
      </w:pPr>
      <w:bookmarkStart w:id="87" w:name="_Ref184571121"/>
      <w:r>
        <w:t xml:space="preserve">Figura </w:t>
      </w:r>
      <w:fldSimple w:instr=" SEQ Figura \* ARABIC ">
        <w:r w:rsidR="00CA2BE0">
          <w:rPr>
            <w:noProof/>
          </w:rPr>
          <w:t>5</w:t>
        </w:r>
      </w:fldSimple>
      <w:bookmarkEnd w:id="87"/>
      <w:r>
        <w:t>:</w:t>
      </w:r>
      <w:r w:rsidRPr="00077925">
        <w:t>Diagrama de classes Simplificado do CIATA</w:t>
      </w:r>
    </w:p>
    <w:tbl>
      <w:tblPr>
        <w:tblStyle w:val="Tabelacomgrade"/>
        <w:tblW w:w="0" w:type="auto"/>
        <w:tblLook w:val="04A0" w:firstRow="1" w:lastRow="0" w:firstColumn="1" w:lastColumn="0" w:noHBand="0" w:noVBand="1"/>
      </w:tblPr>
      <w:tblGrid>
        <w:gridCol w:w="9061"/>
      </w:tblGrid>
      <w:tr w:rsidR="001D772A" w14:paraId="31362478" w14:textId="77777777" w:rsidTr="00160061">
        <w:tc>
          <w:tcPr>
            <w:tcW w:w="9061" w:type="dxa"/>
          </w:tcPr>
          <w:p w14:paraId="11EC4C41" w14:textId="77777777" w:rsidR="001D772A" w:rsidRDefault="001D772A" w:rsidP="00160061">
            <w:pPr>
              <w:ind w:firstLine="0"/>
              <w:rPr>
                <w:lang w:eastAsia="pt-BR"/>
              </w:rPr>
            </w:pPr>
            <w:r w:rsidRPr="008505AC">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0521D4AE" w14:textId="157B8AF9" w:rsidR="001D772A" w:rsidRDefault="001D772A" w:rsidP="001D772A">
      <w:pPr>
        <w:rPr>
          <w:lang w:eastAsia="pt-BR"/>
        </w:rPr>
      </w:pPr>
      <w:r w:rsidRPr="00254168">
        <w:rPr>
          <w:lang w:eastAsia="pt-BR"/>
        </w:rPr>
        <w:t xml:space="preserve">Para registrar os dados da Unidade Imobiliária do CIATA no modelo LADM, é necessário criar uma classe externa, conforme ilustrado na </w:t>
      </w:r>
      <w:r>
        <w:rPr>
          <w:lang w:eastAsia="pt-BR"/>
        </w:rPr>
        <w:fldChar w:fldCharType="begin"/>
      </w:r>
      <w:r>
        <w:rPr>
          <w:lang w:eastAsia="pt-BR"/>
        </w:rPr>
        <w:instrText xml:space="preserve"> REF _Ref184572123 \h </w:instrText>
      </w:r>
      <w:r>
        <w:rPr>
          <w:lang w:eastAsia="pt-BR"/>
        </w:rPr>
      </w:r>
      <w:r>
        <w:rPr>
          <w:lang w:eastAsia="pt-BR"/>
        </w:rPr>
        <w:fldChar w:fldCharType="separate"/>
      </w:r>
      <w:r>
        <w:t xml:space="preserve">Figura </w:t>
      </w:r>
      <w:r>
        <w:rPr>
          <w:noProof/>
        </w:rPr>
        <w:t>7</w:t>
      </w:r>
      <w:r>
        <w:rPr>
          <w:lang w:eastAsia="pt-BR"/>
        </w:rPr>
        <w:fldChar w:fldCharType="end"/>
      </w:r>
      <w:r>
        <w:rPr>
          <w:lang w:eastAsia="pt-BR"/>
        </w:rPr>
        <w:t xml:space="preserve">. A associação entre as classes é realizada pelos atributos </w:t>
      </w:r>
      <w:proofErr w:type="spellStart"/>
      <w:r w:rsidRPr="000C5B05">
        <w:rPr>
          <w:i/>
          <w:iCs/>
          <w:lang w:eastAsia="pt-BR"/>
        </w:rPr>
        <w:t>LA_SpatialUnit.extAdressID</w:t>
      </w:r>
      <w:proofErr w:type="spellEnd"/>
      <w:r>
        <w:rPr>
          <w:lang w:eastAsia="pt-BR"/>
        </w:rPr>
        <w:t xml:space="preserve"> e </w:t>
      </w:r>
      <w:r w:rsidRPr="002D7B2E">
        <w:rPr>
          <w:lang w:eastAsia="pt-BR"/>
        </w:rPr>
        <w:t>CIATA_BOLETIM_CADASTRO_IMOBILIÁRIO</w:t>
      </w:r>
      <w:r>
        <w:rPr>
          <w:lang w:eastAsia="pt-BR"/>
        </w:rPr>
        <w:t xml:space="preserve">.ID_BCI, </w:t>
      </w:r>
      <w:r w:rsidRPr="00644D93">
        <w:rPr>
          <w:lang w:eastAsia="pt-BR"/>
        </w:rPr>
        <w:t>que é formado pela concatenação dos seis primeiros campos da classe</w:t>
      </w:r>
      <w:r>
        <w:rPr>
          <w:lang w:eastAsia="pt-BR"/>
        </w:rPr>
        <w:t xml:space="preserve"> </w:t>
      </w:r>
      <w:r w:rsidRPr="004F277E">
        <w:rPr>
          <w:lang w:eastAsia="pt-BR"/>
        </w:rPr>
        <w:t>CIATA_BOLETIM_CADASTRO_</w:t>
      </w:r>
      <w:r w:rsidR="00E67507">
        <w:rPr>
          <w:lang w:eastAsia="pt-BR"/>
        </w:rPr>
        <w:t>-</w:t>
      </w:r>
      <w:r w:rsidRPr="004F277E">
        <w:rPr>
          <w:lang w:eastAsia="pt-BR"/>
        </w:rPr>
        <w:t>IMOBILIÁRIO</w:t>
      </w:r>
      <w:r>
        <w:rPr>
          <w:lang w:eastAsia="pt-BR"/>
        </w:rPr>
        <w:t>. O modelo ISO 19152 permite a criação de novas classes como forma de adaptação às normas locais.</w:t>
      </w:r>
    </w:p>
    <w:p w14:paraId="5DF79AF4" w14:textId="157373B0" w:rsidR="00170ED9" w:rsidRDefault="002C7C53" w:rsidP="002C7C53">
      <w:pPr>
        <w:rPr>
          <w:lang w:eastAsia="pt-BR"/>
        </w:rPr>
      </w:pPr>
      <w:r w:rsidRPr="002C7C53">
        <w:t xml:space="preserve">A </w:t>
      </w:r>
      <w:r>
        <w:fldChar w:fldCharType="begin"/>
      </w:r>
      <w:r>
        <w:instrText xml:space="preserve"> REF _Ref192077634 \h </w:instrText>
      </w:r>
      <w:r>
        <w:fldChar w:fldCharType="separate"/>
      </w:r>
      <w:r>
        <w:t xml:space="preserve">Tabela </w:t>
      </w:r>
      <w:r>
        <w:rPr>
          <w:noProof/>
        </w:rPr>
        <w:t>2</w:t>
      </w:r>
      <w:r>
        <w:fldChar w:fldCharType="end"/>
      </w:r>
      <w:r>
        <w:t xml:space="preserve"> </w:t>
      </w:r>
      <w:r w:rsidRPr="002C7C53">
        <w:t>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Pr>
          <w:lang w:eastAsia="pt-BR"/>
        </w:rPr>
        <w:t xml:space="preserve"> </w:t>
      </w:r>
      <w:r w:rsidR="00C77CCE">
        <w:rPr>
          <w:lang w:eastAsia="pt-BR"/>
        </w:rPr>
        <w:t xml:space="preserve"> </w:t>
      </w:r>
    </w:p>
    <w:p w14:paraId="771FBA99" w14:textId="1A621E71" w:rsidR="001D772A" w:rsidRDefault="001D772A" w:rsidP="00145C4C">
      <w:pPr>
        <w:pStyle w:val="Legenda"/>
      </w:pPr>
      <w:bookmarkStart w:id="88" w:name="_Ref184572123"/>
      <w:r>
        <w:lastRenderedPageBreak/>
        <w:t xml:space="preserve">Figura </w:t>
      </w:r>
      <w:fldSimple w:instr=" SEQ Figura \* ARABIC ">
        <w:r w:rsidR="00CA2BE0">
          <w:rPr>
            <w:noProof/>
          </w:rPr>
          <w:t>6</w:t>
        </w:r>
      </w:fldSimple>
      <w:bookmarkEnd w:id="88"/>
      <w:r>
        <w:t xml:space="preserve">: Associação </w:t>
      </w:r>
      <w:proofErr w:type="spellStart"/>
      <w:r>
        <w:t>LA_SpatialUnit</w:t>
      </w:r>
      <w:proofErr w:type="spellEnd"/>
      <w:r>
        <w:t xml:space="preserve"> e CIATA</w:t>
      </w:r>
    </w:p>
    <w:tbl>
      <w:tblPr>
        <w:tblStyle w:val="Tabelacomgrade"/>
        <w:tblW w:w="0" w:type="auto"/>
        <w:tblLook w:val="04A0" w:firstRow="1" w:lastRow="0" w:firstColumn="1" w:lastColumn="0" w:noHBand="0" w:noVBand="1"/>
      </w:tblPr>
      <w:tblGrid>
        <w:gridCol w:w="9061"/>
      </w:tblGrid>
      <w:tr w:rsidR="001D772A" w14:paraId="06FA2FD6" w14:textId="77777777" w:rsidTr="00160061">
        <w:tc>
          <w:tcPr>
            <w:tcW w:w="9061" w:type="dxa"/>
          </w:tcPr>
          <w:p w14:paraId="1746821C" w14:textId="749F2A75" w:rsidR="001D772A" w:rsidRDefault="003246FD" w:rsidP="00160061">
            <w:pPr>
              <w:ind w:firstLine="0"/>
              <w:rPr>
                <w:lang w:eastAsia="pt-BR"/>
              </w:rPr>
            </w:pPr>
            <w:r w:rsidRPr="00D323D4">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4709D90B" w14:textId="77777777" w:rsidR="001D772A" w:rsidRPr="00B322C5" w:rsidRDefault="001D772A" w:rsidP="001D772A">
      <w:pPr>
        <w:rPr>
          <w:lang w:eastAsia="pt-BR"/>
        </w:rPr>
      </w:pPr>
    </w:p>
    <w:p w14:paraId="5FD84C97" w14:textId="59547EC1" w:rsidR="001D772A" w:rsidRDefault="001D772A" w:rsidP="00145C4C">
      <w:pPr>
        <w:pStyle w:val="Legenda"/>
      </w:pPr>
      <w:bookmarkStart w:id="89" w:name="_Ref192077634"/>
      <w:commentRangeStart w:id="90"/>
      <w:r>
        <w:t xml:space="preserve">Tabela </w:t>
      </w:r>
      <w:fldSimple w:instr=" SEQ Tabela \* ARABIC ">
        <w:r w:rsidR="00E345F1">
          <w:rPr>
            <w:noProof/>
          </w:rPr>
          <w:t>2</w:t>
        </w:r>
      </w:fldSimple>
      <w:bookmarkEnd w:id="89"/>
      <w:r>
        <w:t xml:space="preserve">: </w:t>
      </w:r>
      <w:r w:rsidRPr="00364476">
        <w:t>Comparando CIATA e LADM: Contextos e Propósitos Distintos</w:t>
      </w:r>
      <w:commentRangeEnd w:id="90"/>
      <w:r w:rsidR="009136FD">
        <w:rPr>
          <w:rStyle w:val="Refdecomentrio"/>
          <w:iCs w:val="0"/>
        </w:rPr>
        <w:commentReference w:id="90"/>
      </w:r>
    </w:p>
    <w:tbl>
      <w:tblPr>
        <w:tblStyle w:val="TabeladeGrade5Escura-nfase11"/>
        <w:tblW w:w="0" w:type="auto"/>
        <w:tblLook w:val="04A0" w:firstRow="1" w:lastRow="0" w:firstColumn="1" w:lastColumn="0" w:noHBand="0" w:noVBand="1"/>
      </w:tblPr>
      <w:tblGrid>
        <w:gridCol w:w="1964"/>
        <w:gridCol w:w="3406"/>
        <w:gridCol w:w="3691"/>
      </w:tblGrid>
      <w:tr w:rsidR="001D772A" w:rsidRPr="00B322C5"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Característica</w:t>
            </w:r>
          </w:p>
        </w:tc>
        <w:tc>
          <w:tcPr>
            <w:tcW w:w="0" w:type="auto"/>
            <w:hideMark/>
          </w:tcPr>
          <w:p w14:paraId="64B9A6EC"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CIATA</w:t>
            </w:r>
          </w:p>
        </w:tc>
        <w:tc>
          <w:tcPr>
            <w:tcW w:w="0" w:type="auto"/>
            <w:hideMark/>
          </w:tcPr>
          <w:p w14:paraId="41459D7A"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LADM</w:t>
            </w:r>
          </w:p>
        </w:tc>
      </w:tr>
      <w:tr w:rsidR="001D772A" w:rsidRPr="00B322C5"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Origem</w:t>
            </w:r>
          </w:p>
        </w:tc>
        <w:tc>
          <w:tcPr>
            <w:tcW w:w="0" w:type="auto"/>
            <w:hideMark/>
          </w:tcPr>
          <w:p w14:paraId="0524A02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Iniciativa do governo brasileiro nas décadas de 1970 e 1980.</w:t>
            </w:r>
          </w:p>
        </w:tc>
        <w:tc>
          <w:tcPr>
            <w:tcW w:w="0" w:type="auto"/>
            <w:hideMark/>
          </w:tcPr>
          <w:p w14:paraId="6920DF6B"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Modelo conceitual internacional desenvolvido pela FIG e ISO.</w:t>
            </w:r>
          </w:p>
        </w:tc>
      </w:tr>
      <w:tr w:rsidR="001D772A" w:rsidRPr="00B322C5"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Âmbito</w:t>
            </w:r>
          </w:p>
        </w:tc>
        <w:tc>
          <w:tcPr>
            <w:tcW w:w="0" w:type="auto"/>
            <w:hideMark/>
          </w:tcPr>
          <w:p w14:paraId="05E4F9F0"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Administração territorial em geral, aplicável a diferentes países e contextos.</w:t>
            </w:r>
          </w:p>
        </w:tc>
      </w:tr>
      <w:tr w:rsidR="001D772A" w:rsidRPr="00B322C5"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Objetivo</w:t>
            </w:r>
          </w:p>
        </w:tc>
        <w:tc>
          <w:tcPr>
            <w:tcW w:w="0" w:type="auto"/>
            <w:hideMark/>
          </w:tcPr>
          <w:p w14:paraId="6CB23F01"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B322C5">
              <w:rPr>
                <w:rFonts w:eastAsia="Times New Roman" w:cs="Arial"/>
                <w:szCs w:val="24"/>
                <w:lang w:eastAsia="pt-BR"/>
              </w:rPr>
              <w:t>Fornecer</w:t>
            </w:r>
            <w:proofErr w:type="spellEnd"/>
            <w:r w:rsidRPr="00B322C5">
              <w:rPr>
                <w:rFonts w:eastAsia="Times New Roman" w:cs="Arial"/>
                <w:szCs w:val="24"/>
                <w:lang w:eastAsia="pt-BR"/>
              </w:rPr>
              <w:t xml:space="preserve"> um modelo padrão para a administração de terras, promovendo interoperabilidade.</w:t>
            </w:r>
          </w:p>
        </w:tc>
      </w:tr>
      <w:tr w:rsidR="001D772A" w:rsidRPr="00B322C5"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Metodologia</w:t>
            </w:r>
          </w:p>
        </w:tc>
        <w:tc>
          <w:tcPr>
            <w:tcW w:w="0" w:type="auto"/>
            <w:hideMark/>
          </w:tcPr>
          <w:p w14:paraId="0D55E63F"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Baseado em um modelo conceitual que define objetos e relacionamentos padronizados.</w:t>
            </w:r>
          </w:p>
        </w:tc>
      </w:tr>
      <w:tr w:rsidR="001D772A" w:rsidRPr="00B322C5"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Tecnologia</w:t>
            </w:r>
          </w:p>
        </w:tc>
        <w:tc>
          <w:tcPr>
            <w:tcW w:w="0" w:type="auto"/>
            <w:hideMark/>
          </w:tcPr>
          <w:p w14:paraId="2C732E13"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Independente de tecnologia, podendo ser implementado com diferentes ferramentas.</w:t>
            </w:r>
          </w:p>
        </w:tc>
      </w:tr>
      <w:tr w:rsidR="001D772A" w:rsidRPr="00B322C5"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Implementação</w:t>
            </w:r>
          </w:p>
        </w:tc>
        <w:tc>
          <w:tcPr>
            <w:tcW w:w="0" w:type="auto"/>
            <w:hideMark/>
          </w:tcPr>
          <w:p w14:paraId="6BC78B7A"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Descontinuado em 1981, com a perda de financiamento.</w:t>
            </w:r>
          </w:p>
        </w:tc>
        <w:tc>
          <w:tcPr>
            <w:tcW w:w="0" w:type="auto"/>
            <w:hideMark/>
          </w:tcPr>
          <w:p w14:paraId="613EAB46"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Em constante desenvolvimento e aprimoramento, com ampla adoção internacional.</w:t>
            </w:r>
          </w:p>
        </w:tc>
      </w:tr>
    </w:tbl>
    <w:p w14:paraId="384D595F" w14:textId="77777777" w:rsidR="00AF175A" w:rsidRDefault="00AF175A" w:rsidP="000B458E">
      <w:pPr>
        <w:pStyle w:val="Ttulo3"/>
        <w:rPr>
          <w:rFonts w:eastAsia="Times New Roman"/>
          <w:lang w:eastAsia="pt-BR"/>
        </w:rPr>
      </w:pPr>
      <w:bookmarkStart w:id="91" w:name="_Toc183090307"/>
      <w:bookmarkStart w:id="92" w:name="_Toc192078432"/>
      <w:r w:rsidRPr="00B322C5">
        <w:rPr>
          <w:rFonts w:eastAsia="Times New Roman"/>
          <w:lang w:eastAsia="pt-BR"/>
        </w:rPr>
        <w:t>Ciata e o CTM</w:t>
      </w:r>
      <w:bookmarkEnd w:id="91"/>
      <w:bookmarkEnd w:id="92"/>
    </w:p>
    <w:p w14:paraId="17C3617E" w14:textId="0A5773F7" w:rsidR="00A0431C" w:rsidRDefault="00B96AFA" w:rsidP="00B96AFA">
      <w:pPr>
        <w:rPr>
          <w:lang w:eastAsia="pt-BR"/>
        </w:rPr>
      </w:pPr>
      <w:r w:rsidRPr="00B96AFA">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B96AFA">
        <w:rPr>
          <w:lang w:eastAsia="pt-BR"/>
        </w:rPr>
        <w:lastRenderedPageBreak/>
        <w:t>cadastro.</w:t>
      </w:r>
      <w:r>
        <w:rPr>
          <w:lang w:eastAsia="pt-BR"/>
        </w:rPr>
        <w:t xml:space="preserve"> </w:t>
      </w:r>
      <w:r w:rsidR="00AF475B">
        <w:rPr>
          <w:lang w:eastAsia="pt-BR"/>
        </w:rPr>
        <w:t xml:space="preserve">A </w:t>
      </w:r>
      <w:r w:rsidR="00F147C0">
        <w:rPr>
          <w:lang w:eastAsia="pt-BR"/>
        </w:rPr>
        <w:fldChar w:fldCharType="begin"/>
      </w:r>
      <w:r w:rsidR="00F147C0">
        <w:rPr>
          <w:lang w:eastAsia="pt-BR"/>
        </w:rPr>
        <w:instrText xml:space="preserve"> REF _Ref191479803 \h </w:instrText>
      </w:r>
      <w:r w:rsidR="00F147C0">
        <w:rPr>
          <w:lang w:eastAsia="pt-BR"/>
        </w:rPr>
      </w:r>
      <w:r w:rsidR="00F147C0">
        <w:rPr>
          <w:lang w:eastAsia="pt-BR"/>
        </w:rPr>
        <w:fldChar w:fldCharType="separate"/>
      </w:r>
      <w:r w:rsidR="00F147C0">
        <w:t xml:space="preserve">Tabela </w:t>
      </w:r>
      <w:r w:rsidR="00F147C0">
        <w:rPr>
          <w:noProof/>
        </w:rPr>
        <w:t>3</w:t>
      </w:r>
      <w:r w:rsidR="00F147C0">
        <w:rPr>
          <w:lang w:eastAsia="pt-BR"/>
        </w:rPr>
        <w:fldChar w:fldCharType="end"/>
      </w:r>
      <w:r w:rsidR="00AF475B">
        <w:rPr>
          <w:lang w:eastAsia="pt-BR"/>
        </w:rPr>
        <w:fldChar w:fldCharType="begin"/>
      </w:r>
      <w:r w:rsidR="00AF475B">
        <w:rPr>
          <w:lang w:eastAsia="pt-BR"/>
        </w:rPr>
        <w:instrText xml:space="preserve"> REF _Ref191479803 \h </w:instrText>
      </w:r>
      <w:r w:rsidR="00AF475B">
        <w:rPr>
          <w:lang w:eastAsia="pt-BR"/>
        </w:rPr>
      </w:r>
      <w:r w:rsidR="00AF475B">
        <w:rPr>
          <w:lang w:eastAsia="pt-BR"/>
        </w:rPr>
        <w:fldChar w:fldCharType="end"/>
      </w:r>
      <w:r w:rsidR="00AF475B">
        <w:rPr>
          <w:lang w:eastAsia="pt-BR"/>
        </w:rPr>
        <w:t xml:space="preserve"> apresenta um comparativo entre as características dos dois modelos.</w:t>
      </w:r>
    </w:p>
    <w:p w14:paraId="2A3F0A3D" w14:textId="3D694E7B" w:rsidR="00AF475B" w:rsidRDefault="00AF475B" w:rsidP="00145C4C">
      <w:pPr>
        <w:pStyle w:val="Legenda"/>
      </w:pPr>
      <w:bookmarkStart w:id="93" w:name="_Ref191479803"/>
      <w:r>
        <w:t xml:space="preserve">Tabela </w:t>
      </w:r>
      <w:fldSimple w:instr=" SEQ Tabela \* ARABIC ">
        <w:r w:rsidR="00E345F1">
          <w:rPr>
            <w:noProof/>
          </w:rPr>
          <w:t>3</w:t>
        </w:r>
      </w:fldSimple>
      <w:bookmarkEnd w:id="93"/>
      <w:r>
        <w:t xml:space="preserve">: </w:t>
      </w:r>
      <w:r w:rsidRPr="00EF431D">
        <w:t xml:space="preserve">Comparação entre o CIATA e o </w:t>
      </w:r>
      <w:r>
        <w:t>CTM</w:t>
      </w:r>
    </w:p>
    <w:tbl>
      <w:tblPr>
        <w:tblStyle w:val="TabeladeGrade5Escura-nfase11"/>
        <w:tblW w:w="0" w:type="auto"/>
        <w:tblLook w:val="04A0" w:firstRow="1" w:lastRow="0" w:firstColumn="1" w:lastColumn="0" w:noHBand="0" w:noVBand="1"/>
      </w:tblPr>
      <w:tblGrid>
        <w:gridCol w:w="1803"/>
        <w:gridCol w:w="3443"/>
        <w:gridCol w:w="3815"/>
      </w:tblGrid>
      <w:tr w:rsidR="00AF475B" w:rsidRPr="00B322C5" w14:paraId="1869FD98" w14:textId="77777777" w:rsidTr="00950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Característica</w:t>
            </w:r>
          </w:p>
        </w:tc>
        <w:tc>
          <w:tcPr>
            <w:tcW w:w="0" w:type="auto"/>
            <w:hideMark/>
          </w:tcPr>
          <w:p w14:paraId="5FF584CF" w14:textId="77777777" w:rsidR="00AF475B" w:rsidRPr="00B322C5"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CIATA</w:t>
            </w:r>
          </w:p>
        </w:tc>
        <w:tc>
          <w:tcPr>
            <w:tcW w:w="0" w:type="auto"/>
            <w:hideMark/>
          </w:tcPr>
          <w:p w14:paraId="68F4F50E" w14:textId="77777777" w:rsidR="00AF475B" w:rsidRPr="00B322C5"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CTM</w:t>
            </w:r>
          </w:p>
        </w:tc>
      </w:tr>
      <w:tr w:rsidR="00AF475B" w:rsidRPr="00B322C5" w14:paraId="332554CA"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Objetivo</w:t>
            </w:r>
          </w:p>
        </w:tc>
        <w:tc>
          <w:tcPr>
            <w:tcW w:w="0" w:type="auto"/>
            <w:hideMark/>
          </w:tcPr>
          <w:p w14:paraId="6A6966D9"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B322C5" w14:paraId="75B1F064"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Abrangência</w:t>
            </w:r>
          </w:p>
        </w:tc>
        <w:tc>
          <w:tcPr>
            <w:tcW w:w="0" w:type="auto"/>
            <w:hideMark/>
          </w:tcPr>
          <w:p w14:paraId="3FF23E51"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B322C5" w14:paraId="13E84FA8"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Metodologia</w:t>
            </w:r>
          </w:p>
        </w:tc>
        <w:tc>
          <w:tcPr>
            <w:tcW w:w="0" w:type="auto"/>
            <w:hideMark/>
          </w:tcPr>
          <w:p w14:paraId="733A27E8"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B322C5" w14:paraId="4D560F26"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w:t>
            </w:r>
          </w:p>
        </w:tc>
        <w:tc>
          <w:tcPr>
            <w:tcW w:w="0" w:type="auto"/>
            <w:hideMark/>
          </w:tcPr>
          <w:p w14:paraId="2B155CD3"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B322C5" w14:paraId="1E2DD953"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Padronização</w:t>
            </w:r>
          </w:p>
        </w:tc>
        <w:tc>
          <w:tcPr>
            <w:tcW w:w="0" w:type="auto"/>
            <w:hideMark/>
          </w:tcPr>
          <w:p w14:paraId="23FAD3AF"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Busca padronizar o cadastro em nível nacional, utilizando modelos como o LADM.</w:t>
            </w:r>
          </w:p>
        </w:tc>
      </w:tr>
      <w:tr w:rsidR="00AF475B" w:rsidRPr="00B322C5" w14:paraId="61A6B2FC"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Tecnologia</w:t>
            </w:r>
          </w:p>
        </w:tc>
        <w:tc>
          <w:tcPr>
            <w:tcW w:w="0" w:type="auto"/>
            <w:hideMark/>
          </w:tcPr>
          <w:p w14:paraId="200651AA"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 tecnologias modernas, como SIG e Geotecnologias.</w:t>
            </w:r>
          </w:p>
        </w:tc>
      </w:tr>
      <w:tr w:rsidR="00AF475B" w:rsidRPr="00B322C5" w14:paraId="07DF1414"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Foco</w:t>
            </w:r>
          </w:p>
        </w:tc>
        <w:tc>
          <w:tcPr>
            <w:tcW w:w="0" w:type="auto"/>
            <w:hideMark/>
          </w:tcPr>
          <w:p w14:paraId="0AD9357C"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 xml:space="preserve">Abordagem </w:t>
            </w:r>
            <w:proofErr w:type="spellStart"/>
            <w:r w:rsidRPr="00B322C5">
              <w:rPr>
                <w:rFonts w:ascii="Times New Roman" w:eastAsia="Times New Roman" w:hAnsi="Times New Roman" w:cs="Times New Roman"/>
                <w:szCs w:val="24"/>
                <w:lang w:eastAsia="pt-BR"/>
              </w:rPr>
              <w:t>multifinalitária</w:t>
            </w:r>
            <w:proofErr w:type="spellEnd"/>
            <w:r w:rsidRPr="00B322C5">
              <w:rPr>
                <w:rFonts w:ascii="Times New Roman" w:eastAsia="Times New Roman" w:hAnsi="Times New Roman" w:cs="Times New Roman"/>
                <w:szCs w:val="24"/>
                <w:lang w:eastAsia="pt-BR"/>
              </w:rPr>
              <w:t>, com foco na gestão territorial e no desenvolvimento urbano sustentável.</w:t>
            </w:r>
          </w:p>
        </w:tc>
      </w:tr>
      <w:tr w:rsidR="00AF475B" w:rsidRPr="00B322C5" w14:paraId="3ED5B938"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Legado</w:t>
            </w:r>
          </w:p>
        </w:tc>
        <w:tc>
          <w:tcPr>
            <w:tcW w:w="0" w:type="auto"/>
            <w:hideMark/>
          </w:tcPr>
          <w:p w14:paraId="0E33FFB8"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B322C5" w14:paraId="2D407116"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Desafios</w:t>
            </w:r>
          </w:p>
        </w:tc>
        <w:tc>
          <w:tcPr>
            <w:tcW w:w="0" w:type="auto"/>
            <w:hideMark/>
          </w:tcPr>
          <w:p w14:paraId="3F40254C"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Default="004B6B1E" w:rsidP="00B96AFA">
      <w:pPr>
        <w:rPr>
          <w:lang w:eastAsia="pt-BR"/>
        </w:rPr>
      </w:pPr>
      <w:r w:rsidRPr="004B6B1E">
        <w:rPr>
          <w:lang w:eastAsia="pt-BR"/>
        </w:rPr>
        <w:t>O Cadastro Territorial Multifinalitário (CTM) é um sistema de informação baseado na parcela</w:t>
      </w:r>
      <w:r>
        <w:rPr>
          <w:lang w:eastAsia="pt-BR"/>
        </w:rPr>
        <w:t>, geralmente um lote</w:t>
      </w:r>
      <w:r w:rsidRPr="004B6B1E">
        <w:rPr>
          <w:lang w:eastAsia="pt-BR"/>
        </w:rPr>
        <w:t>, onde diferentes conjuntos temáticos de dados se relacionam para possibilitar múltiplos usos</w:t>
      </w:r>
      <w:r>
        <w:rPr>
          <w:lang w:eastAsia="pt-BR"/>
        </w:rPr>
        <w:t>.</w:t>
      </w:r>
    </w:p>
    <w:p w14:paraId="585A866E" w14:textId="772964E5" w:rsidR="004B6B1E" w:rsidRDefault="004B6B1E" w:rsidP="00B96AFA">
      <w:pPr>
        <w:rPr>
          <w:rFonts w:cs="Arial"/>
          <w:lang w:eastAsia="pt-BR"/>
        </w:rPr>
      </w:pPr>
      <w:r w:rsidRPr="006C63A6">
        <w:rPr>
          <w:color w:val="FF0000"/>
          <w:lang w:eastAsia="pt-BR"/>
          <w:rPrChange w:id="94" w:author="Carlos" w:date="2025-03-09T09:23:00Z">
            <w:rPr>
              <w:lang w:eastAsia="pt-BR"/>
            </w:rPr>
          </w:rPrChange>
        </w:rPr>
        <w:t xml:space="preserve">Segundo </w:t>
      </w:r>
      <w:r w:rsidRPr="006C63A6">
        <w:rPr>
          <w:rFonts w:cs="Arial"/>
          <w:color w:val="FF0000"/>
          <w:lang w:eastAsia="pt-BR"/>
          <w:rPrChange w:id="95" w:author="Carlos" w:date="2025-03-09T09:23:00Z">
            <w:rPr>
              <w:rFonts w:cs="Arial"/>
              <w:lang w:eastAsia="pt-BR"/>
            </w:rPr>
          </w:rPrChange>
        </w:rPr>
        <w:t xml:space="preserve">(Silva, 2023), </w:t>
      </w:r>
      <w:r>
        <w:rPr>
          <w:rFonts w:cs="Arial"/>
          <w:lang w:eastAsia="pt-BR"/>
        </w:rPr>
        <w:t>“</w:t>
      </w:r>
      <w:r w:rsidRPr="004B6B1E">
        <w:rPr>
          <w:rFonts w:cs="Arial"/>
          <w:lang w:eastAsia="pt-BR"/>
        </w:rPr>
        <w:t xml:space="preserve">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4B6B1E">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r>
        <w:rPr>
          <w:rFonts w:cs="Arial"/>
          <w:lang w:eastAsia="pt-BR"/>
        </w:rPr>
        <w:t>”</w:t>
      </w:r>
    </w:p>
    <w:p w14:paraId="350C04E7" w14:textId="783EA2D9" w:rsidR="0058095A" w:rsidRDefault="0058095A" w:rsidP="0058095A">
      <w:pPr>
        <w:rPr>
          <w:lang w:eastAsia="pt-BR"/>
        </w:rPr>
      </w:pPr>
      <w:commentRangeStart w:id="96"/>
      <w:commentRangeStart w:id="97"/>
      <w:r w:rsidRPr="0058095A">
        <w:rPr>
          <w:lang w:eastAsia="pt-BR"/>
        </w:rPr>
        <w:t>Os temas de um CTM estão interligados entre si e ao cadastro territorial por meio de suas coordenadas geográficas. Dessa forma, o georreferenciamento das parcelas do CT é imprescindível para o desenvolvimento de um CTM.</w:t>
      </w:r>
      <w:commentRangeEnd w:id="96"/>
      <w:r>
        <w:rPr>
          <w:rStyle w:val="Refdecomentrio"/>
        </w:rPr>
        <w:commentReference w:id="96"/>
      </w:r>
      <w:commentRangeEnd w:id="97"/>
      <w:r w:rsidR="002C6DD5">
        <w:rPr>
          <w:rStyle w:val="Refdecomentrio"/>
        </w:rPr>
        <w:commentReference w:id="97"/>
      </w:r>
    </w:p>
    <w:p w14:paraId="356CF566" w14:textId="4CE4A21C" w:rsidR="0058095A" w:rsidRDefault="0058095A" w:rsidP="0058095A">
      <w:pPr>
        <w:rPr>
          <w:lang w:eastAsia="pt-BR"/>
        </w:rPr>
      </w:pPr>
      <w:r>
        <w:rPr>
          <w:lang w:eastAsia="pt-BR"/>
        </w:rPr>
        <w:t>O CIATA, no entanto, não previu o armazenamento das coordenadas geográficas dos lotes</w:t>
      </w:r>
      <w:r w:rsidR="004E326E">
        <w:rPr>
          <w:lang w:eastAsia="pt-BR"/>
        </w:rPr>
        <w:t xml:space="preserve"> e, assim, a conexão com as camadas temáticas só pode ser feita através da inclusão do atributo “Inscrição Cadastral” no CTM. </w:t>
      </w:r>
    </w:p>
    <w:p w14:paraId="1A8B10B4" w14:textId="5F8B5E7C" w:rsidR="00212F4A" w:rsidRDefault="00212F4A" w:rsidP="0058095A">
      <w:pPr>
        <w:rPr>
          <w:lang w:eastAsia="pt-BR"/>
        </w:rPr>
      </w:pPr>
      <w:r>
        <w:rPr>
          <w:lang w:eastAsia="pt-BR"/>
        </w:rPr>
        <w:t xml:space="preserve">Na </w:t>
      </w:r>
      <w:r>
        <w:rPr>
          <w:lang w:eastAsia="pt-BR"/>
        </w:rPr>
        <w:fldChar w:fldCharType="begin"/>
      </w:r>
      <w:r>
        <w:rPr>
          <w:lang w:eastAsia="pt-BR"/>
        </w:rPr>
        <w:instrText xml:space="preserve"> REF _Ref191477230 \h </w:instrText>
      </w:r>
      <w:r>
        <w:rPr>
          <w:lang w:eastAsia="pt-BR"/>
        </w:rPr>
      </w:r>
      <w:r>
        <w:rPr>
          <w:lang w:eastAsia="pt-BR"/>
        </w:rPr>
        <w:fldChar w:fldCharType="separate"/>
      </w:r>
      <w:r w:rsidR="00603026">
        <w:t xml:space="preserve">Figura </w:t>
      </w:r>
      <w:r w:rsidR="00603026">
        <w:rPr>
          <w:noProof/>
        </w:rPr>
        <w:t>8</w:t>
      </w:r>
      <w:r>
        <w:rPr>
          <w:lang w:eastAsia="pt-BR"/>
        </w:rPr>
        <w:fldChar w:fldCharType="end"/>
      </w:r>
      <w:r>
        <w:rPr>
          <w:lang w:eastAsia="pt-BR"/>
        </w:rPr>
        <w:t xml:space="preserve"> </w:t>
      </w:r>
      <w:r w:rsidR="00B22C90">
        <w:rPr>
          <w:lang w:eastAsia="pt-BR"/>
        </w:rPr>
        <w:t xml:space="preserve">é apresentada uma possível modelagem original do CIATA desenhada segundo as definições do </w:t>
      </w:r>
      <w:proofErr w:type="spellStart"/>
      <w:r w:rsidR="00B22C90" w:rsidRPr="00B22C90">
        <w:rPr>
          <w:i/>
          <w:iCs/>
          <w:lang w:eastAsia="pt-BR"/>
        </w:rPr>
        <w:t>Object</w:t>
      </w:r>
      <w:proofErr w:type="spellEnd"/>
      <w:r w:rsidR="00B22C90" w:rsidRPr="00B22C90">
        <w:rPr>
          <w:i/>
          <w:iCs/>
          <w:lang w:eastAsia="pt-BR"/>
        </w:rPr>
        <w:t xml:space="preserve"> </w:t>
      </w:r>
      <w:proofErr w:type="spellStart"/>
      <w:r w:rsidR="00B22C90" w:rsidRPr="00B22C90">
        <w:rPr>
          <w:i/>
          <w:iCs/>
          <w:lang w:eastAsia="pt-BR"/>
        </w:rPr>
        <w:t>Modeling</w:t>
      </w:r>
      <w:proofErr w:type="spellEnd"/>
      <w:r w:rsidR="00B22C90" w:rsidRPr="00B22C90">
        <w:rPr>
          <w:i/>
          <w:iCs/>
          <w:lang w:eastAsia="pt-BR"/>
        </w:rPr>
        <w:t xml:space="preserve"> </w:t>
      </w:r>
      <w:proofErr w:type="spellStart"/>
      <w:r w:rsidR="00B22C90" w:rsidRPr="00B22C90">
        <w:rPr>
          <w:i/>
          <w:iCs/>
          <w:lang w:eastAsia="pt-BR"/>
        </w:rPr>
        <w:t>Technique</w:t>
      </w:r>
      <w:proofErr w:type="spellEnd"/>
      <w:r w:rsidR="00B22C90" w:rsidRPr="00B22C90">
        <w:rPr>
          <w:i/>
          <w:iCs/>
          <w:lang w:eastAsia="pt-BR"/>
        </w:rPr>
        <w:t xml:space="preserve"> for </w:t>
      </w:r>
      <w:proofErr w:type="spellStart"/>
      <w:r w:rsidR="00B22C90" w:rsidRPr="00B22C90">
        <w:rPr>
          <w:i/>
          <w:iCs/>
          <w:lang w:eastAsia="pt-BR"/>
        </w:rPr>
        <w:t>Geographic</w:t>
      </w:r>
      <w:proofErr w:type="spellEnd"/>
      <w:r w:rsidR="00B22C90" w:rsidRPr="00B22C90">
        <w:rPr>
          <w:i/>
          <w:iCs/>
          <w:lang w:eastAsia="pt-BR"/>
        </w:rPr>
        <w:t xml:space="preserve"> </w:t>
      </w:r>
      <w:proofErr w:type="spellStart"/>
      <w:r w:rsidR="00B22C90" w:rsidRPr="00B22C90">
        <w:rPr>
          <w:i/>
          <w:iCs/>
          <w:lang w:eastAsia="pt-BR"/>
        </w:rPr>
        <w:t>Applications</w:t>
      </w:r>
      <w:proofErr w:type="spellEnd"/>
      <w:r w:rsidR="00B22C90" w:rsidRPr="00B22C90">
        <w:rPr>
          <w:lang w:eastAsia="pt-BR"/>
        </w:rPr>
        <w:t xml:space="preserve"> - OMT-G</w:t>
      </w:r>
      <w:r w:rsidR="00B22C90">
        <w:rPr>
          <w:lang w:eastAsia="pt-BR"/>
        </w:rPr>
        <w:t>,</w:t>
      </w:r>
      <w:r w:rsidR="00B22C90" w:rsidRPr="00B22C90">
        <w:rPr>
          <w:lang w:eastAsia="pt-BR"/>
        </w:rPr>
        <w:t xml:space="preserve"> um modelo de dados para o projeto de sistemas e aplicações de bancos de dados geográficos</w:t>
      </w:r>
      <w:r w:rsidR="00B22C90">
        <w:rPr>
          <w:lang w:eastAsia="pt-BR"/>
        </w:rPr>
        <w:t xml:space="preserve">. </w:t>
      </w:r>
      <w:r w:rsidR="00603026">
        <w:rPr>
          <w:lang w:eastAsia="pt-BR"/>
        </w:rPr>
        <w:t xml:space="preserve">O que se nota na </w:t>
      </w:r>
      <w:r w:rsidR="00603026">
        <w:rPr>
          <w:lang w:eastAsia="pt-BR"/>
        </w:rPr>
        <w:fldChar w:fldCharType="begin"/>
      </w:r>
      <w:r w:rsidR="00603026">
        <w:rPr>
          <w:lang w:eastAsia="pt-BR"/>
        </w:rPr>
        <w:instrText xml:space="preserve"> REF _Ref191477230 \h </w:instrText>
      </w:r>
      <w:r w:rsidR="00603026">
        <w:rPr>
          <w:lang w:eastAsia="pt-BR"/>
        </w:rPr>
      </w:r>
      <w:r w:rsidR="00603026">
        <w:rPr>
          <w:lang w:eastAsia="pt-BR"/>
        </w:rPr>
        <w:fldChar w:fldCharType="separate"/>
      </w:r>
      <w:r w:rsidR="00603026">
        <w:t xml:space="preserve">Figura </w:t>
      </w:r>
      <w:r w:rsidR="00603026">
        <w:rPr>
          <w:noProof/>
        </w:rPr>
        <w:t>8</w:t>
      </w:r>
      <w:r w:rsidR="00603026">
        <w:rPr>
          <w:lang w:eastAsia="pt-BR"/>
        </w:rPr>
        <w:fldChar w:fldCharType="end"/>
      </w:r>
      <w:r w:rsidR="00603026">
        <w:rPr>
          <w:lang w:eastAsia="pt-BR"/>
        </w:rPr>
        <w:t xml:space="preserve"> é a ausência de classes georreferenciadas (ver legenda na </w:t>
      </w:r>
      <w:r w:rsidR="00603026">
        <w:rPr>
          <w:lang w:eastAsia="pt-BR"/>
        </w:rPr>
        <w:fldChar w:fldCharType="begin"/>
      </w:r>
      <w:r w:rsidR="00603026">
        <w:rPr>
          <w:lang w:eastAsia="pt-BR"/>
        </w:rPr>
        <w:instrText xml:space="preserve"> REF _Ref191478284 \h </w:instrText>
      </w:r>
      <w:r w:rsidR="00603026">
        <w:rPr>
          <w:lang w:eastAsia="pt-BR"/>
        </w:rPr>
      </w:r>
      <w:r w:rsidR="00603026">
        <w:rPr>
          <w:lang w:eastAsia="pt-BR"/>
        </w:rPr>
        <w:fldChar w:fldCharType="separate"/>
      </w:r>
      <w:r w:rsidR="00603026">
        <w:t xml:space="preserve">Figura </w:t>
      </w:r>
      <w:r w:rsidR="00603026">
        <w:rPr>
          <w:noProof/>
        </w:rPr>
        <w:t>7</w:t>
      </w:r>
      <w:r w:rsidR="00603026">
        <w:rPr>
          <w:lang w:eastAsia="pt-BR"/>
        </w:rPr>
        <w:fldChar w:fldCharType="end"/>
      </w:r>
      <w:r w:rsidR="00603026">
        <w:rPr>
          <w:lang w:eastAsia="pt-BR"/>
        </w:rPr>
        <w:t>).</w:t>
      </w:r>
    </w:p>
    <w:p w14:paraId="1860FCF0" w14:textId="416DF83A" w:rsidR="00603026" w:rsidRDefault="00603026" w:rsidP="00145C4C">
      <w:pPr>
        <w:pStyle w:val="Legenda"/>
      </w:pPr>
      <w:bookmarkStart w:id="98" w:name="_Ref191478284"/>
      <w:r>
        <w:t xml:space="preserve">Figura </w:t>
      </w:r>
      <w:fldSimple w:instr=" SEQ Figura \* ARABIC ">
        <w:r w:rsidR="00CA2BE0">
          <w:rPr>
            <w:noProof/>
          </w:rPr>
          <w:t>7</w:t>
        </w:r>
      </w:fldSimple>
      <w:bookmarkEnd w:id="98"/>
      <w:r>
        <w:t>: Legenda de classes do OMT-G</w:t>
      </w:r>
    </w:p>
    <w:tbl>
      <w:tblPr>
        <w:tblStyle w:val="Tabelacomgrade"/>
        <w:tblW w:w="0" w:type="auto"/>
        <w:tblLook w:val="04A0" w:firstRow="1" w:lastRow="0" w:firstColumn="1" w:lastColumn="0" w:noHBand="0" w:noVBand="1"/>
      </w:tblPr>
      <w:tblGrid>
        <w:gridCol w:w="9061"/>
      </w:tblGrid>
      <w:tr w:rsidR="00603026" w14:paraId="2CE895A6" w14:textId="77777777" w:rsidTr="00603026">
        <w:tc>
          <w:tcPr>
            <w:tcW w:w="9061" w:type="dxa"/>
          </w:tcPr>
          <w:p w14:paraId="1B2671CD" w14:textId="21210432" w:rsidR="00603026" w:rsidRDefault="0042050C" w:rsidP="00603026">
            <w:pPr>
              <w:ind w:firstLine="0"/>
              <w:jc w:val="center"/>
              <w:rPr>
                <w:lang w:eastAsia="pt-BR"/>
              </w:rPr>
            </w:pPr>
            <w:r w:rsidRPr="00603026">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8"/>
                          <a:stretch>
                            <a:fillRect/>
                          </a:stretch>
                        </pic:blipFill>
                        <pic:spPr>
                          <a:xfrm>
                            <a:off x="0" y="0"/>
                            <a:ext cx="5125614" cy="1428460"/>
                          </a:xfrm>
                          <a:prstGeom prst="rect">
                            <a:avLst/>
                          </a:prstGeom>
                        </pic:spPr>
                      </pic:pic>
                    </a:graphicData>
                  </a:graphic>
                </wp:inline>
              </w:drawing>
            </w:r>
          </w:p>
        </w:tc>
      </w:tr>
    </w:tbl>
    <w:p w14:paraId="23D9F22E" w14:textId="77777777" w:rsidR="00603026" w:rsidRDefault="00603026" w:rsidP="0058095A">
      <w:pPr>
        <w:rPr>
          <w:lang w:eastAsia="pt-BR"/>
        </w:rPr>
      </w:pPr>
    </w:p>
    <w:p w14:paraId="4E24EB09" w14:textId="4C26D9E5" w:rsidR="00F734C8" w:rsidRDefault="00F734C8" w:rsidP="00145C4C">
      <w:pPr>
        <w:pStyle w:val="Legenda"/>
      </w:pPr>
      <w:bookmarkStart w:id="99" w:name="_Ref191477230"/>
      <w:r>
        <w:t xml:space="preserve">Figura </w:t>
      </w:r>
      <w:fldSimple w:instr=" SEQ Figura \* ARABIC ">
        <w:r w:rsidR="00CA2BE0">
          <w:rPr>
            <w:noProof/>
          </w:rPr>
          <w:t>8</w:t>
        </w:r>
      </w:fldSimple>
      <w:bookmarkEnd w:id="99"/>
      <w:r w:rsidRPr="00AE3146">
        <w:t>: Modelagem de dados original do CIATA</w:t>
      </w:r>
    </w:p>
    <w:tbl>
      <w:tblPr>
        <w:tblStyle w:val="Tabelacomgrade"/>
        <w:tblW w:w="0" w:type="auto"/>
        <w:tblLook w:val="04A0" w:firstRow="1" w:lastRow="0" w:firstColumn="1" w:lastColumn="0" w:noHBand="0" w:noVBand="1"/>
      </w:tblPr>
      <w:tblGrid>
        <w:gridCol w:w="9061"/>
      </w:tblGrid>
      <w:tr w:rsidR="00A0431C" w14:paraId="3A1443F7" w14:textId="77777777" w:rsidTr="00A0431C">
        <w:tc>
          <w:tcPr>
            <w:tcW w:w="9061" w:type="dxa"/>
          </w:tcPr>
          <w:p w14:paraId="028B6E54" w14:textId="017845A8" w:rsidR="00A0431C" w:rsidRDefault="00A0394D" w:rsidP="00A0431C">
            <w:pPr>
              <w:ind w:firstLine="0"/>
              <w:rPr>
                <w:lang w:eastAsia="pt-BR"/>
              </w:rPr>
            </w:pPr>
            <w:r w:rsidRPr="00212F4A">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9"/>
                          <a:stretch>
                            <a:fillRect/>
                          </a:stretch>
                        </pic:blipFill>
                        <pic:spPr>
                          <a:xfrm>
                            <a:off x="0" y="0"/>
                            <a:ext cx="5760085" cy="3032760"/>
                          </a:xfrm>
                          <a:prstGeom prst="rect">
                            <a:avLst/>
                          </a:prstGeom>
                        </pic:spPr>
                      </pic:pic>
                    </a:graphicData>
                  </a:graphic>
                </wp:inline>
              </w:drawing>
            </w:r>
          </w:p>
        </w:tc>
      </w:tr>
    </w:tbl>
    <w:p w14:paraId="0E5C112A" w14:textId="77777777" w:rsidR="00A0431C" w:rsidRDefault="00A0431C" w:rsidP="00A0431C">
      <w:pPr>
        <w:rPr>
          <w:lang w:eastAsia="pt-BR"/>
        </w:rPr>
      </w:pPr>
    </w:p>
    <w:p w14:paraId="2E61105E" w14:textId="02A118C1" w:rsidR="00603026" w:rsidRPr="00A0431C" w:rsidRDefault="00603026" w:rsidP="00A0431C">
      <w:pPr>
        <w:rPr>
          <w:lang w:eastAsia="pt-BR"/>
        </w:rPr>
      </w:pPr>
      <w:r>
        <w:rPr>
          <w:lang w:eastAsia="pt-BR"/>
        </w:rPr>
        <w:lastRenderedPageBreak/>
        <w:t xml:space="preserve">Já a </w:t>
      </w:r>
      <w:r>
        <w:rPr>
          <w:lang w:eastAsia="pt-BR"/>
        </w:rPr>
        <w:fldChar w:fldCharType="begin"/>
      </w:r>
      <w:r>
        <w:rPr>
          <w:lang w:eastAsia="pt-BR"/>
        </w:rPr>
        <w:instrText xml:space="preserve"> REF _Ref191478455 \h </w:instrText>
      </w:r>
      <w:r>
        <w:rPr>
          <w:lang w:eastAsia="pt-BR"/>
        </w:rPr>
      </w:r>
      <w:r>
        <w:rPr>
          <w:lang w:eastAsia="pt-BR"/>
        </w:rPr>
        <w:fldChar w:fldCharType="separate"/>
      </w:r>
      <w:r>
        <w:t xml:space="preserve">Figura </w:t>
      </w:r>
      <w:r>
        <w:rPr>
          <w:noProof/>
        </w:rPr>
        <w:t>9</w:t>
      </w:r>
      <w:r>
        <w:rPr>
          <w:lang w:eastAsia="pt-BR"/>
        </w:rPr>
        <w:fldChar w:fldCharType="end"/>
      </w:r>
      <w:r>
        <w:rPr>
          <w:lang w:eastAsia="pt-BR"/>
        </w:rPr>
        <w:t xml:space="preserve"> </w:t>
      </w:r>
      <w:r w:rsidR="000B458E" w:rsidRPr="000B458E">
        <w:rPr>
          <w:lang w:eastAsia="pt-BR"/>
        </w:rPr>
        <w:t xml:space="preserve">apresenta uma das possíveis formas de conexão entre o CT/CIATA e o CTM. Nessa proposta, as classes do CIATA continuam sendo do tipo convencional, e a chave </w:t>
      </w:r>
      <w:r w:rsidR="000B458E">
        <w:rPr>
          <w:lang w:eastAsia="pt-BR"/>
        </w:rPr>
        <w:t>“</w:t>
      </w:r>
      <w:proofErr w:type="spellStart"/>
      <w:r w:rsidR="000B458E" w:rsidRPr="000B458E">
        <w:rPr>
          <w:lang w:eastAsia="pt-BR"/>
        </w:rPr>
        <w:t>InscriçãoCadastral</w:t>
      </w:r>
      <w:proofErr w:type="spellEnd"/>
      <w:r w:rsidR="000B458E">
        <w:rPr>
          <w:lang w:eastAsia="pt-BR"/>
        </w:rPr>
        <w:t>”</w:t>
      </w:r>
      <w:r w:rsidR="000B458E" w:rsidRPr="000B458E">
        <w:rPr>
          <w:lang w:eastAsia="pt-BR"/>
        </w:rPr>
        <w:t xml:space="preserve"> do “</w:t>
      </w:r>
      <w:proofErr w:type="spellStart"/>
      <w:r w:rsidR="000B458E" w:rsidRPr="000B458E">
        <w:rPr>
          <w:lang w:eastAsia="pt-BR"/>
        </w:rPr>
        <w:t>BoletimCadastroImobiliario</w:t>
      </w:r>
      <w:proofErr w:type="spellEnd"/>
      <w:r w:rsidR="000B458E" w:rsidRPr="000B458E">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078A0CD5" w14:textId="1D7BD673" w:rsidR="00F734C8" w:rsidRDefault="00F734C8" w:rsidP="00145C4C">
      <w:pPr>
        <w:pStyle w:val="Legenda"/>
      </w:pPr>
      <w:bookmarkStart w:id="100" w:name="_Ref191478455"/>
      <w:r>
        <w:t xml:space="preserve">Figura </w:t>
      </w:r>
      <w:fldSimple w:instr=" SEQ Figura \* ARABIC ">
        <w:r w:rsidR="00CA2BE0">
          <w:rPr>
            <w:noProof/>
          </w:rPr>
          <w:t>9</w:t>
        </w:r>
      </w:fldSimple>
      <w:bookmarkEnd w:id="100"/>
      <w:r>
        <w:t>:</w:t>
      </w:r>
      <w:r w:rsidRPr="00A27D0C">
        <w:t>: Modelagem de dados CIATA</w:t>
      </w:r>
      <w:r w:rsidR="00EC70E6">
        <w:t xml:space="preserve"> x CTM</w:t>
      </w:r>
    </w:p>
    <w:tbl>
      <w:tblPr>
        <w:tblStyle w:val="Tabelacomgrade"/>
        <w:tblW w:w="9287" w:type="dxa"/>
        <w:tblLook w:val="04A0" w:firstRow="1" w:lastRow="0" w:firstColumn="1" w:lastColumn="0" w:noHBand="0" w:noVBand="1"/>
      </w:tblPr>
      <w:tblGrid>
        <w:gridCol w:w="9287"/>
      </w:tblGrid>
      <w:tr w:rsidR="00A0431C" w14:paraId="47DF5BB2" w14:textId="77777777" w:rsidTr="00F734C8">
        <w:trPr>
          <w:trHeight w:val="6132"/>
        </w:trPr>
        <w:tc>
          <w:tcPr>
            <w:tcW w:w="9287" w:type="dxa"/>
          </w:tcPr>
          <w:p w14:paraId="1A72F9A1" w14:textId="6718F736" w:rsidR="00A0431C" w:rsidRDefault="005D28B4" w:rsidP="00AF175A">
            <w:pPr>
              <w:ind w:firstLine="0"/>
              <w:rPr>
                <w:lang w:eastAsia="pt-BR"/>
              </w:rPr>
            </w:pPr>
            <w:r w:rsidRPr="00EC70E6">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20"/>
                          <a:stretch>
                            <a:fillRect/>
                          </a:stretch>
                        </pic:blipFill>
                        <pic:spPr>
                          <a:xfrm>
                            <a:off x="0" y="0"/>
                            <a:ext cx="5760085" cy="5506720"/>
                          </a:xfrm>
                          <a:prstGeom prst="rect">
                            <a:avLst/>
                          </a:prstGeom>
                        </pic:spPr>
                      </pic:pic>
                    </a:graphicData>
                  </a:graphic>
                </wp:inline>
              </w:drawing>
            </w:r>
          </w:p>
        </w:tc>
      </w:tr>
    </w:tbl>
    <w:p w14:paraId="0BF02BAF" w14:textId="77777777" w:rsidR="00F117C6" w:rsidRDefault="00F117C6" w:rsidP="000B458E">
      <w:pPr>
        <w:pStyle w:val="Ttulo3"/>
      </w:pPr>
      <w:bookmarkStart w:id="101" w:name="_Toc192078433"/>
      <w:r>
        <w:t xml:space="preserve">Presença do CIATA nos </w:t>
      </w:r>
      <w:r w:rsidRPr="000B458E">
        <w:t>cadastros</w:t>
      </w:r>
      <w:r>
        <w:t xml:space="preserve"> imobiliários</w:t>
      </w:r>
      <w:bookmarkEnd w:id="101"/>
    </w:p>
    <w:p w14:paraId="63114555" w14:textId="28CE6DA1" w:rsidR="00DC25F4" w:rsidRDefault="00D41B29" w:rsidP="00C31571">
      <w:r>
        <w:t xml:space="preserve">Foi preciso </w:t>
      </w:r>
      <w:r w:rsidR="00F52B34">
        <w:t xml:space="preserve">verificar se as </w:t>
      </w:r>
      <w:r>
        <w:t xml:space="preserve">prefeituras ainda </w:t>
      </w:r>
      <w:r w:rsidR="00EB3AD9">
        <w:t>usam aplicações de cadastro baseadas no padrão CIATA.</w:t>
      </w:r>
      <w:r>
        <w:t xml:space="preserve"> </w:t>
      </w:r>
    </w:p>
    <w:p w14:paraId="275BB2B0" w14:textId="7F7E1C78" w:rsidR="00C31571" w:rsidRDefault="00EB3AD9" w:rsidP="00C31571">
      <w:r>
        <w:t xml:space="preserve">Para isso foram </w:t>
      </w:r>
      <w:r w:rsidR="00C13961">
        <w:t xml:space="preserve">feitas quatro </w:t>
      </w:r>
      <w:r w:rsidR="00867DC2">
        <w:t>pesquisas diferentes:</w:t>
      </w:r>
      <w:r w:rsidR="00D565F3">
        <w:t xml:space="preserve"> </w:t>
      </w:r>
    </w:p>
    <w:p w14:paraId="03E2D146" w14:textId="16944B54" w:rsidR="00C31571" w:rsidRDefault="00C31571" w:rsidP="00C31571">
      <w:r>
        <w:t>- Visita à treze prefeituras;</w:t>
      </w:r>
    </w:p>
    <w:p w14:paraId="2F831AE9" w14:textId="77777777" w:rsidR="00C31571" w:rsidRDefault="00C31571" w:rsidP="00C31571">
      <w:r>
        <w:lastRenderedPageBreak/>
        <w:t>- Análise visual de cinquenta e sete imagens de carnês de IPTU disponíveis na Internet;</w:t>
      </w:r>
    </w:p>
    <w:p w14:paraId="13AD608F" w14:textId="411B1BF6" w:rsidR="00867DC2" w:rsidRDefault="00867DC2" w:rsidP="00C31571">
      <w:r>
        <w:t xml:space="preserve">- Consulta </w:t>
      </w:r>
      <w:r w:rsidR="00AC07DD">
        <w:t xml:space="preserve">às bases de dados do </w:t>
      </w:r>
      <w:proofErr w:type="spellStart"/>
      <w:r w:rsidR="00AC07DD" w:rsidRPr="00BD4B02">
        <w:rPr>
          <w:i/>
        </w:rPr>
        <w:t>CadUrb</w:t>
      </w:r>
      <w:proofErr w:type="spellEnd"/>
      <w:r w:rsidR="00AC07DD">
        <w:t>;</w:t>
      </w:r>
    </w:p>
    <w:p w14:paraId="53AC2420" w14:textId="77777777" w:rsidR="00C31571" w:rsidRDefault="00C31571" w:rsidP="00C31571">
      <w:r>
        <w:t xml:space="preserve">- Consultas na Internet através do </w:t>
      </w:r>
      <w:r w:rsidRPr="000C5B05">
        <w:rPr>
          <w:i/>
          <w:iCs/>
        </w:rPr>
        <w:t>Google Custom Search</w:t>
      </w:r>
      <w:r>
        <w:t xml:space="preserve"> (GCS) buscando os termos "IPTU", “SETOR”, "QUADRA" e "LOTE" nos 5570 municípios do Brasil.</w:t>
      </w:r>
    </w:p>
    <w:p w14:paraId="0DF2C468" w14:textId="5CC1457C" w:rsidR="00C31571" w:rsidRDefault="00C31571" w:rsidP="00C31571">
      <w:r>
        <w:t xml:space="preserve">As </w:t>
      </w:r>
      <w:r w:rsidR="00D365A3">
        <w:t xml:space="preserve">três </w:t>
      </w:r>
      <w:r>
        <w:t xml:space="preserve">primeiras pesquisas visavam obter informações para validar a pesquisa </w:t>
      </w:r>
      <w:r w:rsidR="00D365A3">
        <w:t xml:space="preserve">com o </w:t>
      </w:r>
      <w:r w:rsidR="00D565F3" w:rsidRPr="00BD4B02">
        <w:rPr>
          <w:i/>
        </w:rPr>
        <w:t xml:space="preserve">Google </w:t>
      </w:r>
      <w:proofErr w:type="spellStart"/>
      <w:r w:rsidR="00D365A3" w:rsidRPr="00BD4B02">
        <w:rPr>
          <w:i/>
        </w:rPr>
        <w:t>Custon</w:t>
      </w:r>
      <w:proofErr w:type="spellEnd"/>
      <w:r w:rsidR="00D365A3" w:rsidRPr="00BD4B02">
        <w:rPr>
          <w:i/>
        </w:rPr>
        <w:t xml:space="preserve"> Search</w:t>
      </w:r>
      <w:r>
        <w:t>.</w:t>
      </w:r>
    </w:p>
    <w:p w14:paraId="7870232D" w14:textId="35658906" w:rsidR="00C31571" w:rsidRDefault="00C31571" w:rsidP="00C31571">
      <w:r>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C31571" w:rsidRDefault="006A7550" w:rsidP="00C31571">
      <w:r>
        <w:t xml:space="preserve">No caso da pesquisa do GCS deve-se destacar que </w:t>
      </w:r>
      <w:r w:rsidR="007066A6">
        <w:t xml:space="preserve">municípios que não possuem página na Internet ou não disponibilizam carnês do IPTU </w:t>
      </w:r>
      <w:r w:rsidR="00CA1C71">
        <w:t xml:space="preserve">nesse canal </w:t>
      </w:r>
      <w:r w:rsidR="003D1D8E">
        <w:t xml:space="preserve">resultaram </w:t>
      </w:r>
      <w:r w:rsidR="00956D1B">
        <w:t xml:space="preserve">negativo para </w:t>
      </w:r>
      <w:r w:rsidR="00DE0F70">
        <w:t>‘</w:t>
      </w:r>
      <w:r w:rsidR="00956D1B">
        <w:t>Padrão Ciata</w:t>
      </w:r>
      <w:r w:rsidR="00DE0F70">
        <w:t>’</w:t>
      </w:r>
      <w:r w:rsidR="00956D1B">
        <w:t xml:space="preserve">. Assim, é muito provável que </w:t>
      </w:r>
      <w:r w:rsidR="00710CEE">
        <w:t>os resultados positivos estejam subdimensionados.</w:t>
      </w:r>
    </w:p>
    <w:p w14:paraId="30FBF234" w14:textId="39E1F5A8" w:rsidR="00F117C6" w:rsidRDefault="001F0707" w:rsidP="00145C4C">
      <w:pPr>
        <w:pStyle w:val="Legenda"/>
      </w:pPr>
      <w:r>
        <w:t xml:space="preserve">Tabela </w:t>
      </w:r>
      <w:fldSimple w:instr=" SEQ Tabela \* ARABIC ">
        <w:r w:rsidR="00E345F1">
          <w:rPr>
            <w:noProof/>
          </w:rPr>
          <w:t>4</w:t>
        </w:r>
      </w:fldSimple>
      <w:r>
        <w:t xml:space="preserve">: </w:t>
      </w:r>
      <w:r w:rsidRPr="00F56246">
        <w:t>Resultados das pesquisas de ad</w:t>
      </w:r>
      <w:r>
        <w:t>e</w:t>
      </w:r>
      <w:r w:rsidRPr="00F56246">
        <w:t>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E8682C"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E8682C"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Com </w:t>
            </w:r>
            <w:proofErr w:type="spellStart"/>
            <w:r w:rsidRPr="00E8682C">
              <w:rPr>
                <w:rFonts w:ascii="Times New Roman" w:eastAsia="Times New Roman" w:hAnsi="Times New Roman" w:cs="Times New Roman"/>
                <w:szCs w:val="24"/>
                <w:lang w:eastAsia="pt-BR"/>
              </w:rPr>
              <w:t>Geo</w:t>
            </w:r>
            <w:proofErr w:type="spellEnd"/>
          </w:p>
        </w:tc>
        <w:tc>
          <w:tcPr>
            <w:tcW w:w="2320" w:type="dxa"/>
            <w:gridSpan w:val="2"/>
            <w:noWrap/>
            <w:hideMark/>
          </w:tcPr>
          <w:p w14:paraId="60DB394C"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Padrão CIATA</w:t>
            </w:r>
          </w:p>
        </w:tc>
      </w:tr>
      <w:tr w:rsidR="00F117C6" w:rsidRPr="00E8682C"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E8682C" w:rsidRDefault="00F117C6" w:rsidP="00160061">
            <w:pPr>
              <w:ind w:firstLine="0"/>
              <w:jc w:val="left"/>
              <w:rPr>
                <w:rFonts w:ascii="Times New Roman" w:eastAsia="Times New Roman" w:hAnsi="Times New Roman" w:cs="Times New Roman"/>
                <w:szCs w:val="24"/>
                <w:lang w:eastAsia="pt-BR"/>
              </w:rPr>
            </w:pPr>
            <w:proofErr w:type="spellStart"/>
            <w:r w:rsidRPr="00E8682C">
              <w:rPr>
                <w:rFonts w:ascii="Times New Roman" w:eastAsia="Times New Roman" w:hAnsi="Times New Roman" w:cs="Times New Roman"/>
                <w:szCs w:val="24"/>
                <w:lang w:eastAsia="pt-BR"/>
              </w:rPr>
              <w:t>CadUrb</w:t>
            </w:r>
            <w:proofErr w:type="spellEnd"/>
          </w:p>
        </w:tc>
        <w:tc>
          <w:tcPr>
            <w:tcW w:w="763" w:type="dxa"/>
            <w:noWrap/>
            <w:hideMark/>
          </w:tcPr>
          <w:p w14:paraId="13D0CE26"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67%</w:t>
            </w:r>
          </w:p>
        </w:tc>
      </w:tr>
      <w:tr w:rsidR="00F117C6" w:rsidRPr="00E8682C"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53%</w:t>
            </w:r>
          </w:p>
        </w:tc>
      </w:tr>
    </w:tbl>
    <w:p w14:paraId="6B85ED5E" w14:textId="77777777" w:rsidR="00F117C6" w:rsidRDefault="00F117C6" w:rsidP="006D7421">
      <w:pPr>
        <w:rPr>
          <w:lang w:eastAsia="pt-BR"/>
        </w:rPr>
      </w:pPr>
    </w:p>
    <w:p w14:paraId="101EDE79" w14:textId="77777777" w:rsidR="00722588" w:rsidRDefault="00722588" w:rsidP="000B458E">
      <w:pPr>
        <w:pStyle w:val="Ttulo3"/>
        <w:rPr>
          <w:lang w:eastAsia="pt-BR"/>
        </w:rPr>
      </w:pPr>
      <w:bookmarkStart w:id="102" w:name="_Toc183090308"/>
      <w:bookmarkStart w:id="103" w:name="_Toc192078434"/>
      <w:r w:rsidRPr="00B322C5">
        <w:rPr>
          <w:lang w:eastAsia="pt-BR"/>
        </w:rPr>
        <w:t>CIATA e imageamento</w:t>
      </w:r>
      <w:bookmarkEnd w:id="102"/>
      <w:bookmarkEnd w:id="103"/>
      <w:r w:rsidRPr="00B322C5">
        <w:rPr>
          <w:lang w:eastAsia="pt-BR"/>
        </w:rPr>
        <w:t xml:space="preserve"> </w:t>
      </w:r>
    </w:p>
    <w:p w14:paraId="0B497BE3" w14:textId="1EDBE58A" w:rsidR="00722588" w:rsidRDefault="00722588" w:rsidP="00722588">
      <w:pPr>
        <w:rPr>
          <w:lang w:eastAsia="pt-BR"/>
        </w:rPr>
      </w:pPr>
      <w:r>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Pr>
          <w:lang w:eastAsia="pt-BR"/>
        </w:rPr>
        <w:fldChar w:fldCharType="begin"/>
      </w:r>
      <w:r w:rsidR="00782F3C">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Pr>
          <w:lang w:eastAsia="pt-BR"/>
        </w:rPr>
        <w:fldChar w:fldCharType="separate"/>
      </w:r>
      <w:r w:rsidR="00782F3C" w:rsidRPr="00782F3C">
        <w:rPr>
          <w:rFonts w:cs="Arial"/>
        </w:rPr>
        <w:t>(MF-CIATA, 1979)</w:t>
      </w:r>
      <w:r w:rsidR="00782F3C">
        <w:rPr>
          <w:lang w:eastAsia="pt-BR"/>
        </w:rPr>
        <w:fldChar w:fldCharType="end"/>
      </w:r>
    </w:p>
    <w:p w14:paraId="1D226239" w14:textId="77777777" w:rsidR="00722588" w:rsidRDefault="00722588" w:rsidP="00722588">
      <w:pPr>
        <w:ind w:left="851" w:firstLine="0"/>
      </w:pPr>
      <w:r>
        <w:rPr>
          <w:lang w:eastAsia="pt-BR"/>
        </w:rPr>
        <w:t>“</w:t>
      </w:r>
      <w:r w:rsidRPr="004363F9">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Default="00722588" w:rsidP="00722588">
      <w:pPr>
        <w:ind w:left="851" w:firstLine="0"/>
      </w:pPr>
      <w:r>
        <w:t>E que:</w:t>
      </w:r>
    </w:p>
    <w:p w14:paraId="7B523DFB" w14:textId="77777777" w:rsidR="00722588" w:rsidRDefault="00722588" w:rsidP="00722588">
      <w:pPr>
        <w:pStyle w:val="Citao"/>
      </w:pPr>
      <w:r>
        <w:lastRenderedPageBreak/>
        <w:t>“</w:t>
      </w:r>
      <w:r w:rsidRPr="004363F9">
        <w:rPr>
          <w:i/>
          <w:iCs/>
        </w:rPr>
        <w:t>Caso não exista nenhuma planta da área urbana que sirva de base será necessário executar, a partir de um croqui à mão livre em campo, a planta da área urbana do Município</w:t>
      </w:r>
      <w:r w:rsidRPr="005D4C41">
        <w:t>.</w:t>
      </w:r>
      <w:r>
        <w:t>”</w:t>
      </w:r>
    </w:p>
    <w:p w14:paraId="1D20C989" w14:textId="77777777" w:rsidR="00722588" w:rsidRDefault="00722588" w:rsidP="00722588">
      <w:pPr>
        <w:rPr>
          <w:lang w:eastAsia="pt-BR"/>
        </w:rPr>
      </w:pPr>
      <w:r w:rsidRPr="00BB764E">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Default="00722588" w:rsidP="00722588">
      <w:pPr>
        <w:rPr>
          <w:lang w:eastAsia="pt-BR"/>
        </w:rPr>
      </w:pPr>
      <w:r>
        <w:rPr>
          <w:lang w:eastAsia="pt-BR"/>
        </w:rPr>
        <w:t>Como</w:t>
      </w:r>
      <w:r w:rsidRPr="0009165C">
        <w:rPr>
          <w:lang w:eastAsia="pt-BR"/>
        </w:rPr>
        <w:t xml:space="preserve"> a quadra geralmente </w:t>
      </w:r>
      <w:r>
        <w:rPr>
          <w:lang w:eastAsia="pt-BR"/>
        </w:rPr>
        <w:t xml:space="preserve">é </w:t>
      </w:r>
      <w:r w:rsidRPr="0009165C">
        <w:rPr>
          <w:lang w:eastAsia="pt-BR"/>
        </w:rPr>
        <w:t>delimitada por logradouros que formam área</w:t>
      </w:r>
      <w:r>
        <w:rPr>
          <w:lang w:eastAsia="pt-BR"/>
        </w:rPr>
        <w:t xml:space="preserve">s </w:t>
      </w:r>
      <w:r w:rsidRPr="0009165C">
        <w:rPr>
          <w:lang w:eastAsia="pt-BR"/>
        </w:rPr>
        <w:t>fechada</w:t>
      </w:r>
      <w:r>
        <w:rPr>
          <w:lang w:eastAsia="pt-BR"/>
        </w:rPr>
        <w:t>s</w:t>
      </w:r>
      <w:r w:rsidRPr="0009165C">
        <w:rPr>
          <w:lang w:eastAsia="pt-BR"/>
        </w:rPr>
        <w:t xml:space="preserve">, </w:t>
      </w:r>
      <w:r>
        <w:rPr>
          <w:lang w:eastAsia="pt-BR"/>
        </w:rPr>
        <w:t xml:space="preserve">ela </w:t>
      </w:r>
      <w:r w:rsidRPr="0009165C">
        <w:rPr>
          <w:lang w:eastAsia="pt-BR"/>
        </w:rPr>
        <w:t>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Default="00722588" w:rsidP="00722588">
      <w:pPr>
        <w:rPr>
          <w:lang w:eastAsia="pt-BR"/>
        </w:rPr>
      </w:pPr>
      <w:r>
        <w:rPr>
          <w:lang w:eastAsia="pt-BR"/>
        </w:rPr>
        <w:t>Para que essa conexão possa ser feita é preciso que os logradouros que delimitam as quadras sejam identificados tanto no cadastro quanto nas imagens de satélite, caso contrário corre-se o risco de falsas correlações. E</w:t>
      </w:r>
      <w:r w:rsidRPr="00A03331">
        <w:rPr>
          <w:lang w:eastAsia="pt-BR"/>
        </w:rPr>
        <w:t>mbora fornecedores como Google e ESRI já identifiquem os logradouros em suas imagens</w:t>
      </w:r>
      <w:r>
        <w:rPr>
          <w:lang w:eastAsia="pt-BR"/>
        </w:rPr>
        <w:t>,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w:t>
      </w:r>
      <w:r w:rsidRPr="00161A04">
        <w:rPr>
          <w:lang w:eastAsia="pt-BR"/>
        </w:rPr>
        <w:t>, utilizando consultas aos bancos de dados e complementando as informações faltantes</w:t>
      </w:r>
      <w:r>
        <w:rPr>
          <w:lang w:eastAsia="pt-BR"/>
        </w:rPr>
        <w:t xml:space="preserve"> manualmente</w:t>
      </w:r>
      <w:r w:rsidRPr="00161A04">
        <w:rPr>
          <w:lang w:eastAsia="pt-BR"/>
        </w:rPr>
        <w:t>.</w:t>
      </w:r>
      <w:r>
        <w:rPr>
          <w:lang w:eastAsia="pt-BR"/>
        </w:rPr>
        <w:t xml:space="preserve"> </w:t>
      </w:r>
    </w:p>
    <w:p w14:paraId="7777C04B" w14:textId="274496D6" w:rsidR="00722588" w:rsidRDefault="00722588" w:rsidP="000B458E">
      <w:pPr>
        <w:pStyle w:val="Ttulo3"/>
        <w:rPr>
          <w:lang w:eastAsia="pt-BR"/>
        </w:rPr>
      </w:pPr>
      <w:bookmarkStart w:id="104" w:name="_Ref191278478"/>
      <w:bookmarkStart w:id="105" w:name="_Ref191278485"/>
      <w:bookmarkStart w:id="106" w:name="_Toc192078435"/>
      <w:r>
        <w:rPr>
          <w:lang w:eastAsia="pt-BR"/>
        </w:rPr>
        <w:t xml:space="preserve">CIATA </w:t>
      </w:r>
      <w:r w:rsidR="002B5096">
        <w:rPr>
          <w:lang w:eastAsia="pt-BR"/>
        </w:rPr>
        <w:t>e a Lei Geral de Proteção de Dados</w:t>
      </w:r>
      <w:r>
        <w:rPr>
          <w:lang w:eastAsia="pt-BR"/>
        </w:rPr>
        <w:t xml:space="preserve"> (LGPD)</w:t>
      </w:r>
      <w:bookmarkEnd w:id="104"/>
      <w:bookmarkEnd w:id="105"/>
      <w:bookmarkEnd w:id="106"/>
    </w:p>
    <w:p w14:paraId="39C58E90" w14:textId="6D79BA68" w:rsidR="00BA5EDD" w:rsidRDefault="00BA5EDD" w:rsidP="006B691A">
      <w:pPr>
        <w:rPr>
          <w:lang w:eastAsia="pt-BR"/>
        </w:rPr>
      </w:pPr>
      <w:r>
        <w:rPr>
          <w:lang w:eastAsia="pt-BR"/>
        </w:rPr>
        <w:t>É muito pro</w:t>
      </w:r>
      <w:r w:rsidR="000576C3">
        <w:rPr>
          <w:lang w:eastAsia="pt-BR"/>
        </w:rPr>
        <w:t xml:space="preserve">vável que as informações do cadastro textual estejam em um formato </w:t>
      </w:r>
      <w:r w:rsidR="00764928">
        <w:rPr>
          <w:lang w:eastAsia="pt-BR"/>
        </w:rPr>
        <w:t>específico para o aplicativo de cadastro</w:t>
      </w:r>
      <w:r w:rsidR="000576C3">
        <w:rPr>
          <w:lang w:eastAsia="pt-BR"/>
        </w:rPr>
        <w:t xml:space="preserve">, </w:t>
      </w:r>
      <w:r w:rsidR="00764928">
        <w:rPr>
          <w:lang w:eastAsia="pt-BR"/>
        </w:rPr>
        <w:t xml:space="preserve">o </w:t>
      </w:r>
      <w:r w:rsidR="000576C3">
        <w:rPr>
          <w:lang w:eastAsia="pt-BR"/>
        </w:rPr>
        <w:t xml:space="preserve">que não permite uma manipulação eficaz. </w:t>
      </w:r>
      <w:r w:rsidR="00877EA8">
        <w:rPr>
          <w:lang w:eastAsia="pt-BR"/>
        </w:rPr>
        <w:t xml:space="preserve">Assim, será necessário importar os dados para um gerenciador de banco de dados </w:t>
      </w:r>
      <w:r w:rsidR="0004028E">
        <w:rPr>
          <w:lang w:eastAsia="pt-BR"/>
        </w:rPr>
        <w:t>que possua ferramentas de consulta como SQL</w:t>
      </w:r>
      <w:r w:rsidR="000A4135">
        <w:rPr>
          <w:lang w:eastAsia="pt-BR"/>
        </w:rPr>
        <w:t xml:space="preserve"> </w:t>
      </w:r>
      <w:r w:rsidR="00764928">
        <w:rPr>
          <w:lang w:eastAsia="pt-BR"/>
        </w:rPr>
        <w:t xml:space="preserve">ou </w:t>
      </w:r>
      <w:r w:rsidR="00303A57">
        <w:rPr>
          <w:lang w:eastAsia="pt-BR"/>
        </w:rPr>
        <w:t>um</w:t>
      </w:r>
      <w:r w:rsidR="000A4135">
        <w:rPr>
          <w:lang w:eastAsia="pt-BR"/>
        </w:rPr>
        <w:t xml:space="preserve"> </w:t>
      </w:r>
      <w:r w:rsidR="00AC4EC8">
        <w:rPr>
          <w:lang w:eastAsia="pt-BR"/>
        </w:rPr>
        <w:t>visualizador gráfico</w:t>
      </w:r>
      <w:r w:rsidR="00001139">
        <w:rPr>
          <w:lang w:eastAsia="pt-BR"/>
        </w:rPr>
        <w:t>.</w:t>
      </w:r>
      <w:r w:rsidR="0004028E">
        <w:rPr>
          <w:lang w:eastAsia="pt-BR"/>
        </w:rPr>
        <w:t xml:space="preserve"> </w:t>
      </w:r>
    </w:p>
    <w:p w14:paraId="4C5F19BE" w14:textId="24D9F3AE" w:rsidR="0004028E" w:rsidRDefault="00303A57" w:rsidP="006B691A">
      <w:pPr>
        <w:rPr>
          <w:lang w:eastAsia="pt-BR"/>
        </w:rPr>
      </w:pPr>
      <w:r>
        <w:rPr>
          <w:lang w:eastAsia="pt-BR"/>
        </w:rPr>
        <w:t>Nesse caso, a</w:t>
      </w:r>
      <w:r w:rsidR="0004028E">
        <w:rPr>
          <w:lang w:eastAsia="pt-BR"/>
        </w:rPr>
        <w:t xml:space="preserve"> primeira pergunta a ser respondida</w:t>
      </w:r>
      <w:r w:rsidR="00C917BA">
        <w:rPr>
          <w:lang w:eastAsia="pt-BR"/>
        </w:rPr>
        <w:t xml:space="preserve"> é: “Quem é o proprietário dos dados do cadastro imobiliário?”.</w:t>
      </w:r>
    </w:p>
    <w:p w14:paraId="34995D80" w14:textId="470C3121" w:rsidR="006B691A" w:rsidRDefault="006B691A" w:rsidP="006B691A">
      <w:pPr>
        <w:rPr>
          <w:lang w:eastAsia="pt-BR"/>
        </w:rPr>
      </w:pPr>
      <w:r>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Default="006B691A" w:rsidP="006B691A">
      <w:pPr>
        <w:rPr>
          <w:lang w:eastAsia="pt-BR"/>
        </w:rPr>
      </w:pPr>
      <w:r>
        <w:rPr>
          <w:lang w:eastAsia="pt-BR"/>
        </w:rPr>
        <w:lastRenderedPageBreak/>
        <w:t xml:space="preserve">É o que diz o </w:t>
      </w:r>
      <w:r w:rsidRPr="002C6DD5">
        <w:rPr>
          <w:i/>
          <w:lang w:eastAsia="pt-BR"/>
        </w:rPr>
        <w:t>Código Tributário Brasileiro</w:t>
      </w:r>
      <w:r w:rsidR="001E3702">
        <w:rPr>
          <w:lang w:eastAsia="pt-BR"/>
        </w:rPr>
        <w:t xml:space="preserve"> </w:t>
      </w:r>
      <w:r w:rsidR="001E3702">
        <w:rPr>
          <w:lang w:eastAsia="pt-BR"/>
        </w:rPr>
        <w:fldChar w:fldCharType="begin"/>
      </w:r>
      <w:r w:rsidR="001E3702">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Pr>
          <w:lang w:eastAsia="pt-BR"/>
        </w:rPr>
        <w:fldChar w:fldCharType="separate"/>
      </w:r>
      <w:r w:rsidR="001E3702" w:rsidRPr="001E3702">
        <w:rPr>
          <w:rFonts w:cs="Arial"/>
        </w:rPr>
        <w:t>(CTN, 1966)</w:t>
      </w:r>
      <w:r w:rsidR="001E3702">
        <w:rPr>
          <w:lang w:eastAsia="pt-BR"/>
        </w:rPr>
        <w:fldChar w:fldCharType="end"/>
      </w:r>
      <w:r>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Default="006B691A" w:rsidP="006B691A">
      <w:pPr>
        <w:rPr>
          <w:lang w:eastAsia="pt-BR"/>
        </w:rPr>
      </w:pPr>
      <w:r>
        <w:rPr>
          <w:lang w:eastAsia="pt-BR"/>
        </w:rPr>
        <w:t>O Artigo 113, §2º</w:t>
      </w:r>
      <w:r w:rsidR="00E33F39">
        <w:rPr>
          <w:lang w:eastAsia="pt-BR"/>
        </w:rPr>
        <w:t xml:space="preserve"> do CTN</w:t>
      </w:r>
      <w:r>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Pr>
          <w:lang w:eastAsia="pt-BR"/>
        </w:rPr>
        <w:t xml:space="preserve"> do CTN</w:t>
      </w:r>
      <w:r>
        <w:rPr>
          <w:lang w:eastAsia="pt-BR"/>
        </w:rPr>
        <w:t>).</w:t>
      </w:r>
    </w:p>
    <w:p w14:paraId="59F41987" w14:textId="77777777" w:rsidR="006B691A" w:rsidRDefault="006B691A" w:rsidP="006B691A">
      <w:pPr>
        <w:rPr>
          <w:lang w:eastAsia="pt-BR"/>
        </w:rPr>
      </w:pPr>
      <w:r>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Default="006B691A" w:rsidP="006B691A">
      <w:pPr>
        <w:rPr>
          <w:lang w:eastAsia="pt-BR"/>
        </w:rPr>
      </w:pPr>
      <w:r>
        <w:rPr>
          <w:lang w:eastAsia="pt-BR"/>
        </w:rPr>
        <w:t>A Lei Geral de Proteção de Dados</w:t>
      </w:r>
      <w:r w:rsidR="00660690">
        <w:rPr>
          <w:lang w:eastAsia="pt-BR"/>
        </w:rPr>
        <w:t xml:space="preserve"> </w:t>
      </w:r>
      <w:r w:rsidR="00582C6F">
        <w:rPr>
          <w:lang w:eastAsia="pt-BR"/>
        </w:rPr>
        <w:fldChar w:fldCharType="begin"/>
      </w:r>
      <w:r w:rsidR="00582C6F">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Pr>
          <w:lang w:eastAsia="pt-BR"/>
        </w:rPr>
        <w:fldChar w:fldCharType="separate"/>
      </w:r>
      <w:r w:rsidR="00582C6F" w:rsidRPr="00582C6F">
        <w:rPr>
          <w:rFonts w:cs="Arial"/>
        </w:rPr>
        <w:t>(LGPD, 2018)</w:t>
      </w:r>
      <w:r w:rsidR="00582C6F">
        <w:rPr>
          <w:lang w:eastAsia="pt-BR"/>
        </w:rPr>
        <w:fldChar w:fldCharType="end"/>
      </w:r>
      <w:r>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Default="006B691A" w:rsidP="006B691A">
      <w:pPr>
        <w:rPr>
          <w:lang w:eastAsia="pt-BR"/>
        </w:rPr>
      </w:pPr>
      <w:r>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Default="006B691A" w:rsidP="006B691A">
      <w:pPr>
        <w:rPr>
          <w:lang w:eastAsia="pt-BR"/>
        </w:rPr>
      </w:pPr>
      <w:r>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Default="006B691A" w:rsidP="006B691A">
      <w:pPr>
        <w:rPr>
          <w:lang w:eastAsia="pt-BR"/>
        </w:rPr>
      </w:pPr>
      <w:r>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Pr>
          <w:lang w:eastAsia="pt-BR"/>
        </w:rPr>
        <w:lastRenderedPageBreak/>
        <w:t>formato solicitado pela prefeitura, sendo devida apenas a justa indenização pelo trabalho necessário à conversão para o formato exigido.</w:t>
      </w:r>
    </w:p>
    <w:p w14:paraId="0A2F7BC1" w14:textId="037A58B5" w:rsidR="00040805" w:rsidRDefault="00040805" w:rsidP="00EF6908">
      <w:pPr>
        <w:pStyle w:val="Ttulo2"/>
      </w:pPr>
      <w:bookmarkStart w:id="107" w:name="_Toc192078436"/>
      <w:r w:rsidRPr="00040805">
        <w:rPr>
          <w:lang w:eastAsia="pt-BR"/>
        </w:rPr>
        <w:t xml:space="preserve">CNEFE </w:t>
      </w:r>
      <w:r>
        <w:rPr>
          <w:lang w:eastAsia="pt-BR"/>
        </w:rPr>
        <w:t xml:space="preserve">- </w:t>
      </w:r>
      <w:r w:rsidRPr="004500A5">
        <w:t>Cadastro Nacional de Endereços para Fins Estatísticos</w:t>
      </w:r>
      <w:bookmarkEnd w:id="107"/>
      <w:r>
        <w:t xml:space="preserve"> </w:t>
      </w:r>
    </w:p>
    <w:p w14:paraId="073BBC88" w14:textId="382C91B7" w:rsidR="007C5FB6" w:rsidRPr="007C5FB6" w:rsidRDefault="007C5FB6" w:rsidP="007C5FB6">
      <w:r>
        <w:t xml:space="preserve">Segundo </w:t>
      </w:r>
      <w:r w:rsidR="00835242">
        <w:t>o sítio do IBGE na Internet:</w:t>
      </w:r>
    </w:p>
    <w:p w14:paraId="1113F49C" w14:textId="570B8FA9" w:rsidR="001D0A5A" w:rsidRPr="000D3009" w:rsidRDefault="00835242" w:rsidP="000A3527">
      <w:pPr>
        <w:pStyle w:val="Citao"/>
        <w:rPr>
          <w:i/>
          <w:iCs/>
          <w:lang w:eastAsia="pt-BR"/>
        </w:rPr>
      </w:pPr>
      <w:r w:rsidRPr="000D3009">
        <w:rPr>
          <w:i/>
          <w:iCs/>
          <w:lang w:eastAsia="pt-BR"/>
        </w:rPr>
        <w:t>“</w:t>
      </w:r>
      <w:r w:rsidR="000C2D2D" w:rsidRPr="000D3009">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0D3009" w:rsidRDefault="000C2D2D" w:rsidP="000A3527">
      <w:pPr>
        <w:pStyle w:val="Citao"/>
        <w:rPr>
          <w:i/>
          <w:iCs/>
          <w:lang w:eastAsia="pt-BR"/>
        </w:rPr>
      </w:pPr>
      <w:r w:rsidRPr="000D3009">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0D3009" w:rsidRDefault="000C2D2D" w:rsidP="000A3527">
      <w:pPr>
        <w:pStyle w:val="Citao"/>
        <w:rPr>
          <w:i/>
          <w:iCs/>
          <w:lang w:eastAsia="pt-BR"/>
        </w:rPr>
      </w:pPr>
      <w:r w:rsidRPr="000D3009">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Default="000C2D2D" w:rsidP="000A3527">
      <w:pPr>
        <w:pStyle w:val="Citao"/>
        <w:rPr>
          <w:i/>
          <w:iCs/>
          <w:lang w:eastAsia="pt-BR"/>
        </w:rPr>
      </w:pPr>
      <w:r w:rsidRPr="000D3009">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0D3009">
        <w:rPr>
          <w:i/>
          <w:iCs/>
          <w:lang w:eastAsia="pt-BR"/>
        </w:rPr>
        <w:t>”</w:t>
      </w:r>
    </w:p>
    <w:p w14:paraId="5EE8CAD5" w14:textId="59F098FE" w:rsidR="00BA6401" w:rsidRPr="003B7F16" w:rsidRDefault="00B06A8D" w:rsidP="00B06A8D">
      <w:pPr>
        <w:rPr>
          <w:lang w:eastAsia="pt-BR"/>
        </w:rPr>
      </w:pPr>
      <w:r w:rsidRPr="00B06A8D">
        <w:t xml:space="preserve">O CNEFE é resultado da coleta de coordenadas geográficas dos endereços no Brasil, inicialmente realizada durante os Censos. Embora a precisão dos pontos seja limitada, ela é adequada para a localização de estabelecimentos e residências. A </w:t>
      </w:r>
      <w:r>
        <w:fldChar w:fldCharType="begin"/>
      </w:r>
      <w:r>
        <w:instrText xml:space="preserve"> REF _Ref192059238 \h </w:instrText>
      </w:r>
      <w:r>
        <w:fldChar w:fldCharType="separate"/>
      </w:r>
      <w:r>
        <w:t xml:space="preserve">Figura </w:t>
      </w:r>
      <w:r>
        <w:rPr>
          <w:noProof/>
        </w:rPr>
        <w:t>10</w:t>
      </w:r>
      <w:r>
        <w:fldChar w:fldCharType="end"/>
      </w:r>
      <w:r>
        <w:t xml:space="preserve"> </w:t>
      </w:r>
      <w:r w:rsidRPr="00B06A8D">
        <w:t xml:space="preserve">ilustra a distribuição dos pontos coletados sobre uma imagem de satélite. Pode-se observar que as coordenadas fornecem </w:t>
      </w:r>
      <w:r w:rsidR="00E42F87">
        <w:t>a localização aproximada</w:t>
      </w:r>
      <w:r w:rsidRPr="00B06A8D">
        <w:t xml:space="preserve"> do acesso ao imóvel, no logradouro correspondente à testada do imóvel.</w:t>
      </w:r>
    </w:p>
    <w:p w14:paraId="4ACEE00F" w14:textId="18585C37" w:rsidR="00CA2BE0" w:rsidRDefault="00CA2BE0" w:rsidP="00145C4C">
      <w:pPr>
        <w:pStyle w:val="Legenda"/>
      </w:pPr>
      <w:bookmarkStart w:id="108" w:name="_Ref192059238"/>
      <w:r>
        <w:lastRenderedPageBreak/>
        <w:t xml:space="preserve">Figura </w:t>
      </w:r>
      <w:fldSimple w:instr=" SEQ Figura \* ARABIC ">
        <w:r>
          <w:rPr>
            <w:noProof/>
          </w:rPr>
          <w:t>10</w:t>
        </w:r>
      </w:fldSimple>
      <w:bookmarkEnd w:id="108"/>
      <w:r>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14:paraId="5E789578" w14:textId="77777777" w:rsidTr="00CA2BE0">
        <w:tc>
          <w:tcPr>
            <w:tcW w:w="8210" w:type="dxa"/>
          </w:tcPr>
          <w:p w14:paraId="5C2A512A" w14:textId="0A05562B" w:rsidR="007A7CC7" w:rsidRDefault="008553FE" w:rsidP="00D13C4A">
            <w:pPr>
              <w:pStyle w:val="Citao"/>
              <w:ind w:left="-109"/>
              <w:jc w:val="right"/>
              <w:rPr>
                <w:lang w:eastAsia="pt-BR"/>
              </w:rPr>
            </w:pPr>
            <w:r w:rsidRPr="008553FE">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21"/>
                          <a:stretch>
                            <a:fillRect/>
                          </a:stretch>
                        </pic:blipFill>
                        <pic:spPr>
                          <a:xfrm>
                            <a:off x="0" y="0"/>
                            <a:ext cx="5121722" cy="5332617"/>
                          </a:xfrm>
                          <a:prstGeom prst="rect">
                            <a:avLst/>
                          </a:prstGeom>
                        </pic:spPr>
                      </pic:pic>
                    </a:graphicData>
                  </a:graphic>
                </wp:inline>
              </w:drawing>
            </w:r>
          </w:p>
        </w:tc>
      </w:tr>
    </w:tbl>
    <w:p w14:paraId="216B1CFF" w14:textId="1FD85EFD" w:rsidR="007A7CC7" w:rsidRPr="007A7CC7" w:rsidRDefault="007A7CC7" w:rsidP="000A3527">
      <w:pPr>
        <w:pStyle w:val="Citao"/>
        <w:rPr>
          <w:lang w:eastAsia="pt-BR"/>
        </w:rPr>
      </w:pPr>
    </w:p>
    <w:p w14:paraId="0EC7F91F" w14:textId="392E8CB4" w:rsidR="00D66274" w:rsidRDefault="00631DE8" w:rsidP="00D65C59">
      <w:pPr>
        <w:rPr>
          <w:lang w:eastAsia="pt-BR"/>
        </w:rPr>
      </w:pPr>
      <w:r>
        <w:rPr>
          <w:lang w:eastAsia="pt-BR"/>
        </w:rPr>
        <w:t>CIATA e CNEFE</w:t>
      </w:r>
      <w:r w:rsidR="003A2536">
        <w:rPr>
          <w:lang w:eastAsia="pt-BR"/>
        </w:rPr>
        <w:t xml:space="preserve"> apresentam atributos </w:t>
      </w:r>
      <w:r w:rsidR="00B10381">
        <w:rPr>
          <w:lang w:eastAsia="pt-BR"/>
        </w:rPr>
        <w:t xml:space="preserve">com funções </w:t>
      </w:r>
      <w:r w:rsidR="003A2536">
        <w:rPr>
          <w:lang w:eastAsia="pt-BR"/>
        </w:rPr>
        <w:t xml:space="preserve">semelhantes que, embora não sejam coincidentes em seu conteúdo, formam uma estrutura bastante harmônica. </w:t>
      </w:r>
      <w:r w:rsidR="00AF557B">
        <w:rPr>
          <w:lang w:eastAsia="pt-BR"/>
        </w:rPr>
        <w:t xml:space="preserve">Em tese, </w:t>
      </w:r>
      <w:r w:rsidR="00627ED4">
        <w:rPr>
          <w:lang w:eastAsia="pt-BR"/>
        </w:rPr>
        <w:t>a concatenação dos atributos</w:t>
      </w:r>
      <w:r w:rsidR="003A2536">
        <w:rPr>
          <w:lang w:eastAsia="pt-BR"/>
        </w:rPr>
        <w:t xml:space="preserve"> </w:t>
      </w:r>
      <w:r w:rsidR="009B1B2B">
        <w:rPr>
          <w:lang w:eastAsia="pt-BR"/>
        </w:rPr>
        <w:t>[</w:t>
      </w:r>
      <w:r w:rsidR="009B1B2B" w:rsidRPr="009B1B2B">
        <w:rPr>
          <w:lang w:eastAsia="pt-BR"/>
        </w:rPr>
        <w:t>NOM_TIPO_SEGLOGR</w:t>
      </w:r>
      <w:r w:rsidR="009B1B2B">
        <w:rPr>
          <w:lang w:eastAsia="pt-BR"/>
        </w:rPr>
        <w:t>] + [</w:t>
      </w:r>
      <w:r w:rsidR="009B1B2B" w:rsidRPr="009B1B2B">
        <w:rPr>
          <w:lang w:eastAsia="pt-BR"/>
        </w:rPr>
        <w:t>NOM_TITULO_SEGLOGR</w:t>
      </w:r>
      <w:r w:rsidR="009B1B2B">
        <w:rPr>
          <w:lang w:eastAsia="pt-BR"/>
        </w:rPr>
        <w:t>]</w:t>
      </w:r>
      <w:r w:rsidR="00AF2647">
        <w:rPr>
          <w:lang w:eastAsia="pt-BR"/>
        </w:rPr>
        <w:t xml:space="preserve"> + [</w:t>
      </w:r>
      <w:r w:rsidR="00AF2647" w:rsidRPr="00AF2647">
        <w:rPr>
          <w:lang w:eastAsia="pt-BR"/>
        </w:rPr>
        <w:t>NOM_SEGLOGR</w:t>
      </w:r>
      <w:r w:rsidR="00AF2647">
        <w:rPr>
          <w:lang w:eastAsia="pt-BR"/>
        </w:rPr>
        <w:t xml:space="preserve">] </w:t>
      </w:r>
      <w:r w:rsidR="00F14CD8">
        <w:rPr>
          <w:lang w:eastAsia="pt-BR"/>
        </w:rPr>
        <w:t>+ [</w:t>
      </w:r>
      <w:r w:rsidR="00F14CD8" w:rsidRPr="00F14CD8">
        <w:rPr>
          <w:lang w:eastAsia="pt-BR"/>
        </w:rPr>
        <w:t>NUM_ENDERECO</w:t>
      </w:r>
      <w:r w:rsidR="00F14CD8">
        <w:rPr>
          <w:lang w:eastAsia="pt-BR"/>
        </w:rPr>
        <w:t xml:space="preserve">] </w:t>
      </w:r>
      <w:r w:rsidR="001D6FE5">
        <w:rPr>
          <w:lang w:eastAsia="pt-BR"/>
        </w:rPr>
        <w:t xml:space="preserve">da base de dados CNEFE </w:t>
      </w:r>
      <w:r w:rsidR="003A2536">
        <w:rPr>
          <w:lang w:eastAsia="pt-BR"/>
        </w:rPr>
        <w:t>pode ser conectad</w:t>
      </w:r>
      <w:r w:rsidR="001D6FE5">
        <w:rPr>
          <w:lang w:eastAsia="pt-BR"/>
        </w:rPr>
        <w:t>a</w:t>
      </w:r>
      <w:r w:rsidR="006E0BD8">
        <w:rPr>
          <w:lang w:eastAsia="pt-BR"/>
        </w:rPr>
        <w:t xml:space="preserve"> </w:t>
      </w:r>
      <w:r w:rsidR="00B06A77">
        <w:rPr>
          <w:lang w:eastAsia="pt-BR"/>
        </w:rPr>
        <w:t>à concatenação dos</w:t>
      </w:r>
      <w:r w:rsidR="006E0BD8">
        <w:rPr>
          <w:lang w:eastAsia="pt-BR"/>
        </w:rPr>
        <w:t xml:space="preserve"> atributo</w:t>
      </w:r>
      <w:r w:rsidR="00B06A77">
        <w:rPr>
          <w:lang w:eastAsia="pt-BR"/>
        </w:rPr>
        <w:t>s</w:t>
      </w:r>
      <w:r w:rsidR="006E0BD8">
        <w:rPr>
          <w:lang w:eastAsia="pt-BR"/>
        </w:rPr>
        <w:t xml:space="preserve"> [</w:t>
      </w:r>
      <w:r w:rsidR="00955E93" w:rsidRPr="00955E93">
        <w:rPr>
          <w:lang w:eastAsia="pt-BR"/>
        </w:rPr>
        <w:t>NUM_ENDERECO</w:t>
      </w:r>
      <w:r w:rsidR="006E0BD8">
        <w:rPr>
          <w:lang w:eastAsia="pt-BR"/>
        </w:rPr>
        <w:t>]</w:t>
      </w:r>
      <w:r w:rsidR="00955E93">
        <w:rPr>
          <w:lang w:eastAsia="pt-BR"/>
        </w:rPr>
        <w:t xml:space="preserve"> + [</w:t>
      </w:r>
      <w:proofErr w:type="spellStart"/>
      <w:r w:rsidR="00955E93" w:rsidRPr="00955E93">
        <w:rPr>
          <w:lang w:eastAsia="pt-BR"/>
        </w:rPr>
        <w:t>nrEndereco</w:t>
      </w:r>
      <w:proofErr w:type="spellEnd"/>
      <w:r w:rsidR="00955E93">
        <w:rPr>
          <w:lang w:eastAsia="pt-BR"/>
        </w:rPr>
        <w:t>] + [</w:t>
      </w:r>
      <w:proofErr w:type="spellStart"/>
      <w:r w:rsidR="00730E95" w:rsidRPr="00730E95">
        <w:rPr>
          <w:lang w:eastAsia="pt-BR"/>
        </w:rPr>
        <w:t>complementoEndereco</w:t>
      </w:r>
      <w:proofErr w:type="spellEnd"/>
      <w:r w:rsidR="00955E93">
        <w:rPr>
          <w:lang w:eastAsia="pt-BR"/>
        </w:rPr>
        <w:t>]</w:t>
      </w:r>
      <w:r w:rsidR="006E0BD8">
        <w:rPr>
          <w:lang w:eastAsia="pt-BR"/>
        </w:rPr>
        <w:t xml:space="preserve"> do CIATA</w:t>
      </w:r>
      <w:r w:rsidR="003A2536">
        <w:rPr>
          <w:lang w:eastAsia="pt-BR"/>
        </w:rPr>
        <w:t xml:space="preserve"> para permitir uma geolocalização aproximada</w:t>
      </w:r>
      <w:r w:rsidR="00166A8E">
        <w:rPr>
          <w:lang w:eastAsia="pt-BR"/>
        </w:rPr>
        <w:t xml:space="preserve"> e o tamanho do terreno</w:t>
      </w:r>
      <w:r w:rsidR="003A2536">
        <w:rPr>
          <w:lang w:eastAsia="pt-BR"/>
        </w:rPr>
        <w:t>.</w:t>
      </w:r>
      <w:r w:rsidR="00D65C59">
        <w:rPr>
          <w:lang w:eastAsia="pt-BR"/>
        </w:rPr>
        <w:t xml:space="preserve"> </w:t>
      </w:r>
    </w:p>
    <w:p w14:paraId="5579DC49" w14:textId="6380E184" w:rsidR="00031EDD" w:rsidRDefault="00031EDD" w:rsidP="00031EDD">
      <w:pPr>
        <w:rPr>
          <w:lang w:eastAsia="pt-BR"/>
        </w:rPr>
      </w:pPr>
      <w:r>
        <w:rPr>
          <w:lang w:eastAsia="pt-BR"/>
        </w:rPr>
        <w:t xml:space="preserve">A </w:t>
      </w:r>
      <w:r>
        <w:rPr>
          <w:lang w:eastAsia="pt-BR"/>
        </w:rPr>
        <w:fldChar w:fldCharType="begin"/>
      </w:r>
      <w:r>
        <w:rPr>
          <w:lang w:eastAsia="pt-BR"/>
        </w:rPr>
        <w:instrText xml:space="preserve"> REF _Ref191973167 \h </w:instrText>
      </w:r>
      <w:r>
        <w:rPr>
          <w:lang w:eastAsia="pt-BR"/>
        </w:rPr>
      </w:r>
      <w:r>
        <w:rPr>
          <w:lang w:eastAsia="pt-BR"/>
        </w:rPr>
        <w:fldChar w:fldCharType="separate"/>
      </w:r>
      <w:r>
        <w:t xml:space="preserve">Tabela </w:t>
      </w:r>
      <w:r>
        <w:rPr>
          <w:noProof/>
        </w:rPr>
        <w:t>5</w:t>
      </w:r>
      <w:r>
        <w:rPr>
          <w:lang w:eastAsia="pt-BR"/>
        </w:rPr>
        <w:fldChar w:fldCharType="end"/>
      </w:r>
      <w:r>
        <w:rPr>
          <w:lang w:eastAsia="pt-BR"/>
        </w:rPr>
        <w:t xml:space="preserve"> apresenta atributos </w:t>
      </w:r>
      <w:r w:rsidR="008E0B67">
        <w:rPr>
          <w:lang w:eastAsia="pt-BR"/>
        </w:rPr>
        <w:t xml:space="preserve">do CNEFE </w:t>
      </w:r>
      <w:r>
        <w:rPr>
          <w:lang w:eastAsia="pt-BR"/>
        </w:rPr>
        <w:t>importantes para o presente trabalho</w:t>
      </w:r>
      <w:r w:rsidR="00166A8E">
        <w:rPr>
          <w:lang w:eastAsia="pt-BR"/>
        </w:rPr>
        <w:t xml:space="preserve"> e a </w:t>
      </w:r>
      <w:r w:rsidR="00F7739E">
        <w:rPr>
          <w:lang w:eastAsia="pt-BR"/>
        </w:rPr>
        <w:fldChar w:fldCharType="begin"/>
      </w:r>
      <w:r w:rsidR="00F7739E">
        <w:rPr>
          <w:lang w:eastAsia="pt-BR"/>
        </w:rPr>
        <w:instrText xml:space="preserve"> REF _Ref191994451 \h </w:instrText>
      </w:r>
      <w:r w:rsidR="00F7739E">
        <w:rPr>
          <w:lang w:eastAsia="pt-BR"/>
        </w:rPr>
      </w:r>
      <w:r w:rsidR="00F7739E">
        <w:rPr>
          <w:lang w:eastAsia="pt-BR"/>
        </w:rPr>
        <w:fldChar w:fldCharType="separate"/>
      </w:r>
      <w:r w:rsidR="00F7739E">
        <w:t xml:space="preserve">Tabela </w:t>
      </w:r>
      <w:r w:rsidR="00F7739E">
        <w:rPr>
          <w:noProof/>
        </w:rPr>
        <w:t>6</w:t>
      </w:r>
      <w:r w:rsidR="00F7739E">
        <w:rPr>
          <w:lang w:eastAsia="pt-BR"/>
        </w:rPr>
        <w:fldChar w:fldCharType="end"/>
      </w:r>
      <w:r w:rsidR="00F7739E">
        <w:rPr>
          <w:lang w:eastAsia="pt-BR"/>
        </w:rPr>
        <w:t>, os atributos do CIATA</w:t>
      </w:r>
      <w:r>
        <w:rPr>
          <w:lang w:eastAsia="pt-BR"/>
        </w:rPr>
        <w:t xml:space="preserve">. </w:t>
      </w:r>
    </w:p>
    <w:p w14:paraId="3F04BB61" w14:textId="42309FC9" w:rsidR="00031EDD" w:rsidRDefault="00031EDD" w:rsidP="00145C4C">
      <w:pPr>
        <w:pStyle w:val="Legenda"/>
      </w:pPr>
      <w:bookmarkStart w:id="109" w:name="_Ref191973167"/>
      <w:r>
        <w:t xml:space="preserve">Tabela </w:t>
      </w:r>
      <w:fldSimple w:instr=" SEQ Tabela \* ARABIC ">
        <w:r w:rsidR="00E345F1">
          <w:rPr>
            <w:noProof/>
          </w:rPr>
          <w:t>5</w:t>
        </w:r>
      </w:fldSimple>
      <w:bookmarkEnd w:id="109"/>
      <w:r>
        <w:t>:</w:t>
      </w:r>
      <w:r w:rsidRPr="00BE75E8">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E8682C" w14:paraId="4E249188"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E8682C" w:rsidRDefault="00031EDD" w:rsidP="00950215">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023B5DC9" w14:textId="77777777" w:rsidR="00031EDD" w:rsidRPr="00E8682C" w:rsidRDefault="00031EDD"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3A89A8FC" w14:textId="77777777" w:rsidR="00031EDD" w:rsidRPr="00E8682C" w:rsidRDefault="00031EDD"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031EDD" w:rsidRPr="00E8682C" w14:paraId="68B246EE"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13233B" w:rsidRDefault="00031EDD" w:rsidP="00950215">
            <w:pPr>
              <w:ind w:firstLine="0"/>
              <w:jc w:val="left"/>
              <w:rPr>
                <w:sz w:val="22"/>
                <w:szCs w:val="20"/>
              </w:rPr>
            </w:pPr>
            <w:r w:rsidRPr="009D13BE">
              <w:rPr>
                <w:sz w:val="22"/>
                <w:szCs w:val="20"/>
              </w:rPr>
              <w:t>COD_SETOR</w:t>
            </w:r>
          </w:p>
        </w:tc>
        <w:tc>
          <w:tcPr>
            <w:tcW w:w="1770" w:type="dxa"/>
            <w:noWrap/>
          </w:tcPr>
          <w:p w14:paraId="6F2059DF"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Setor Censitário</w:t>
            </w:r>
          </w:p>
        </w:tc>
        <w:tc>
          <w:tcPr>
            <w:tcW w:w="2770" w:type="dxa"/>
          </w:tcPr>
          <w:p w14:paraId="4724C54F" w14:textId="77777777" w:rsidR="00031EDD" w:rsidRPr="00053BC5"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27236">
              <w:rPr>
                <w:rFonts w:ascii="Aptos Narrow" w:eastAsia="Times New Roman" w:hAnsi="Aptos Narrow" w:cs="Times New Roman"/>
                <w:color w:val="000000"/>
                <w:sz w:val="22"/>
                <w:lang w:eastAsia="pt-BR"/>
              </w:rPr>
              <w:t>431410005050017P</w:t>
            </w:r>
          </w:p>
        </w:tc>
      </w:tr>
      <w:tr w:rsidR="00031EDD" w:rsidRPr="00E8682C" w14:paraId="15B6E8E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13233B" w:rsidRDefault="00031EDD" w:rsidP="00950215">
            <w:pPr>
              <w:ind w:firstLine="0"/>
              <w:jc w:val="left"/>
              <w:rPr>
                <w:sz w:val="22"/>
                <w:szCs w:val="20"/>
              </w:rPr>
            </w:pPr>
            <w:r w:rsidRPr="00EE425C">
              <w:rPr>
                <w:sz w:val="22"/>
                <w:szCs w:val="20"/>
              </w:rPr>
              <w:lastRenderedPageBreak/>
              <w:t>NUM_QUADRA</w:t>
            </w:r>
          </w:p>
        </w:tc>
        <w:tc>
          <w:tcPr>
            <w:tcW w:w="1770" w:type="dxa"/>
            <w:noWrap/>
          </w:tcPr>
          <w:p w14:paraId="3FF0AC5A"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quadra no setor</w:t>
            </w:r>
          </w:p>
        </w:tc>
        <w:tc>
          <w:tcPr>
            <w:tcW w:w="2770" w:type="dxa"/>
          </w:tcPr>
          <w:p w14:paraId="0F10E1E6" w14:textId="3D43EEA7" w:rsidR="00031EDD" w:rsidRPr="00053BC5" w:rsidRDefault="00286609" w:rsidP="00950215">
            <w:pPr>
              <w:tabs>
                <w:tab w:val="left" w:pos="645"/>
              </w:tabs>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w:t>
            </w:r>
            <w:r w:rsidR="00031EDD">
              <w:rPr>
                <w:rFonts w:ascii="Aptos Narrow" w:eastAsia="Times New Roman" w:hAnsi="Aptos Narrow" w:cs="Times New Roman"/>
                <w:color w:val="000000"/>
                <w:sz w:val="22"/>
                <w:lang w:eastAsia="pt-BR"/>
              </w:rPr>
              <w:t>3</w:t>
            </w:r>
          </w:p>
        </w:tc>
      </w:tr>
      <w:tr w:rsidR="00031EDD" w:rsidRPr="00E8682C" w14:paraId="6C51C75C"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NOM_TIPO_SEGLOGR</w:t>
            </w:r>
          </w:p>
        </w:tc>
        <w:tc>
          <w:tcPr>
            <w:tcW w:w="1770" w:type="dxa"/>
            <w:noWrap/>
            <w:hideMark/>
          </w:tcPr>
          <w:p w14:paraId="5D0399D7"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Tipo</w:t>
            </w:r>
          </w:p>
        </w:tc>
        <w:tc>
          <w:tcPr>
            <w:tcW w:w="2770" w:type="dxa"/>
          </w:tcPr>
          <w:p w14:paraId="6E31C630" w14:textId="77777777" w:rsidR="00031EDD" w:rsidRPr="00053BC5"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rua, avenida, </w:t>
            </w:r>
            <w:proofErr w:type="gramStart"/>
            <w:r w:rsidRPr="00053BC5">
              <w:rPr>
                <w:rFonts w:ascii="Aptos Narrow" w:eastAsia="Times New Roman" w:hAnsi="Aptos Narrow" w:cs="Times New Roman"/>
                <w:color w:val="000000"/>
                <w:sz w:val="22"/>
                <w:lang w:eastAsia="pt-BR"/>
              </w:rPr>
              <w:t>igarapé, etc.</w:t>
            </w:r>
            <w:proofErr w:type="gramEnd"/>
          </w:p>
          <w:p w14:paraId="068D0DA9" w14:textId="77777777" w:rsidR="00031EDD" w:rsidRPr="00E8682C"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  etc.</w:t>
            </w:r>
          </w:p>
        </w:tc>
      </w:tr>
      <w:tr w:rsidR="00031EDD" w:rsidRPr="00E8682C" w14:paraId="3A05A170"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 xml:space="preserve">NOM_TITULO_SEGLOGR </w:t>
            </w:r>
          </w:p>
        </w:tc>
        <w:tc>
          <w:tcPr>
            <w:tcW w:w="1770" w:type="dxa"/>
            <w:noWrap/>
            <w:hideMark/>
          </w:tcPr>
          <w:p w14:paraId="528E332E"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13233B">
              <w:rPr>
                <w:sz w:val="22"/>
                <w:szCs w:val="20"/>
              </w:rPr>
              <w:t>Título</w:t>
            </w:r>
          </w:p>
        </w:tc>
        <w:tc>
          <w:tcPr>
            <w:tcW w:w="2770" w:type="dxa"/>
          </w:tcPr>
          <w:p w14:paraId="344E46FA" w14:textId="77777777" w:rsidR="00031EDD"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general, santa, professor,</w:t>
            </w:r>
            <w:r>
              <w:rPr>
                <w:rFonts w:ascii="Aptos Narrow" w:eastAsia="Times New Roman" w:hAnsi="Aptos Narrow" w:cs="Times New Roman"/>
                <w:color w:val="000000"/>
                <w:sz w:val="22"/>
                <w:lang w:eastAsia="pt-BR"/>
              </w:rPr>
              <w:t xml:space="preserve"> </w:t>
            </w:r>
            <w:proofErr w:type="spellStart"/>
            <w:r>
              <w:rPr>
                <w:rFonts w:ascii="Aptos Narrow" w:eastAsia="Times New Roman" w:hAnsi="Aptos Narrow" w:cs="Times New Roman"/>
                <w:color w:val="000000"/>
                <w:sz w:val="22"/>
                <w:lang w:eastAsia="pt-BR"/>
              </w:rPr>
              <w:t>etc</w:t>
            </w:r>
            <w:proofErr w:type="spellEnd"/>
          </w:p>
        </w:tc>
      </w:tr>
      <w:tr w:rsidR="00031EDD" w:rsidRPr="00E8682C" w14:paraId="00C5A5F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NOM_SEGLOGR</w:t>
            </w:r>
          </w:p>
        </w:tc>
        <w:tc>
          <w:tcPr>
            <w:tcW w:w="1770" w:type="dxa"/>
            <w:noWrap/>
            <w:hideMark/>
          </w:tcPr>
          <w:p w14:paraId="2FEBB335"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Logradouro</w:t>
            </w:r>
          </w:p>
        </w:tc>
        <w:tc>
          <w:tcPr>
            <w:tcW w:w="2770" w:type="dxa"/>
          </w:tcPr>
          <w:p w14:paraId="0046CDD4" w14:textId="77777777" w:rsidR="00031EDD" w:rsidRPr="00392A1F"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392A1F">
              <w:rPr>
                <w:rFonts w:ascii="Aptos Narrow" w:eastAsia="Times New Roman" w:hAnsi="Aptos Narrow" w:cs="Times New Roman"/>
                <w:color w:val="000000"/>
                <w:sz w:val="22"/>
                <w:lang w:eastAsia="pt-BR"/>
              </w:rPr>
              <w:t xml:space="preserve">"Pedro Pinto", "Afonso </w:t>
            </w:r>
          </w:p>
          <w:p w14:paraId="3752DBC3" w14:textId="77777777" w:rsidR="00031EDD" w:rsidRPr="00E8682C"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392A1F">
              <w:rPr>
                <w:rFonts w:ascii="Aptos Narrow" w:eastAsia="Times New Roman" w:hAnsi="Aptos Narrow" w:cs="Times New Roman"/>
                <w:color w:val="000000"/>
                <w:sz w:val="22"/>
                <w:lang w:eastAsia="pt-BR"/>
              </w:rPr>
              <w:t>Pena", etc.</w:t>
            </w:r>
          </w:p>
        </w:tc>
      </w:tr>
      <w:tr w:rsidR="00031EDD" w:rsidRPr="00E8682C" w14:paraId="173E3715"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NUM_ENDERECO</w:t>
            </w:r>
          </w:p>
        </w:tc>
        <w:tc>
          <w:tcPr>
            <w:tcW w:w="1770" w:type="dxa"/>
            <w:noWrap/>
            <w:hideMark/>
          </w:tcPr>
          <w:p w14:paraId="70056F6D"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AF0667">
              <w:rPr>
                <w:sz w:val="22"/>
                <w:szCs w:val="20"/>
              </w:rPr>
              <w:t>Número</w:t>
            </w:r>
          </w:p>
        </w:tc>
        <w:tc>
          <w:tcPr>
            <w:tcW w:w="2770" w:type="dxa"/>
          </w:tcPr>
          <w:p w14:paraId="1B90A608" w14:textId="77777777" w:rsidR="00031EDD" w:rsidRPr="00E8682C"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“237”, “46”, etc.</w:t>
            </w:r>
          </w:p>
        </w:tc>
      </w:tr>
      <w:tr w:rsidR="00031EDD" w:rsidRPr="00E8682C" w14:paraId="3B67D45D"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NOM_COMP_ELEM1</w:t>
            </w:r>
          </w:p>
        </w:tc>
        <w:tc>
          <w:tcPr>
            <w:tcW w:w="1770" w:type="dxa"/>
            <w:noWrap/>
          </w:tcPr>
          <w:p w14:paraId="035CEBE3"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Complemento</w:t>
            </w:r>
          </w:p>
        </w:tc>
        <w:tc>
          <w:tcPr>
            <w:tcW w:w="2770" w:type="dxa"/>
          </w:tcPr>
          <w:p w14:paraId="1ED218D1" w14:textId="77777777" w:rsidR="00031EDD" w:rsidRPr="00AF066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apartamento, casa, sobra</w:t>
            </w:r>
          </w:p>
          <w:p w14:paraId="7D0EC9FC" w14:textId="77777777" w:rsidR="00031EDD" w:rsidRPr="00E8682C"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do, etc.</w:t>
            </w:r>
          </w:p>
        </w:tc>
      </w:tr>
      <w:tr w:rsidR="00031EDD" w:rsidRPr="00E8682C" w14:paraId="63CF7A0C"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13233B" w:rsidRDefault="00031EDD" w:rsidP="00950215">
            <w:pPr>
              <w:ind w:firstLine="0"/>
              <w:jc w:val="left"/>
              <w:rPr>
                <w:rFonts w:ascii="Times New Roman" w:eastAsia="Times New Roman" w:hAnsi="Times New Roman" w:cs="Times New Roman"/>
                <w:sz w:val="22"/>
                <w:szCs w:val="20"/>
                <w:lang w:eastAsia="pt-BR"/>
              </w:rPr>
            </w:pPr>
            <w:bookmarkStart w:id="110" w:name="_Hlk191972604"/>
            <w:r w:rsidRPr="0013233B">
              <w:rPr>
                <w:sz w:val="22"/>
                <w:szCs w:val="20"/>
              </w:rPr>
              <w:t>VAL_COMP_ELEM1</w:t>
            </w:r>
          </w:p>
        </w:tc>
        <w:tc>
          <w:tcPr>
            <w:tcW w:w="1770" w:type="dxa"/>
            <w:noWrap/>
          </w:tcPr>
          <w:p w14:paraId="656EC86A"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Valor do complemento</w:t>
            </w:r>
          </w:p>
        </w:tc>
        <w:tc>
          <w:tcPr>
            <w:tcW w:w="2770" w:type="dxa"/>
          </w:tcPr>
          <w:p w14:paraId="660B8A8F" w14:textId="77777777" w:rsidR="00031EDD" w:rsidRPr="00E8682C"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3F437F">
              <w:rPr>
                <w:rFonts w:ascii="Aptos Narrow" w:eastAsia="Times New Roman" w:hAnsi="Aptos Narrow" w:cs="Times New Roman"/>
                <w:color w:val="000000"/>
                <w:sz w:val="22"/>
                <w:lang w:eastAsia="pt-BR"/>
              </w:rPr>
              <w:t>“1, “A-1”, etc..</w:t>
            </w:r>
          </w:p>
        </w:tc>
      </w:tr>
      <w:tr w:rsidR="00031EDD" w:rsidRPr="00E8682C" w14:paraId="3CD081AF"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CEP</w:t>
            </w:r>
          </w:p>
        </w:tc>
        <w:tc>
          <w:tcPr>
            <w:tcW w:w="1770" w:type="dxa"/>
            <w:noWrap/>
          </w:tcPr>
          <w:p w14:paraId="2E2E80C0"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D35C37">
              <w:rPr>
                <w:sz w:val="22"/>
                <w:szCs w:val="20"/>
              </w:rPr>
              <w:t>CEP - Cód. de Ende</w:t>
            </w:r>
            <w:r>
              <w:rPr>
                <w:sz w:val="22"/>
                <w:szCs w:val="20"/>
              </w:rPr>
              <w:t>r</w:t>
            </w:r>
            <w:r w:rsidRPr="00D35C37">
              <w:rPr>
                <w:sz w:val="22"/>
                <w:szCs w:val="20"/>
              </w:rPr>
              <w:t>eçamento Postal</w:t>
            </w:r>
          </w:p>
        </w:tc>
        <w:tc>
          <w:tcPr>
            <w:tcW w:w="2770" w:type="dxa"/>
          </w:tcPr>
          <w:p w14:paraId="490E188C" w14:textId="77777777" w:rsidR="00031EDD" w:rsidRPr="00D35C37" w:rsidRDefault="00031EDD" w:rsidP="00950215">
            <w:pPr>
              <w:ind w:firstLine="0"/>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D35C37">
              <w:rPr>
                <w:rFonts w:ascii="Aptos Narrow" w:eastAsia="Times New Roman" w:hAnsi="Aptos Narrow" w:cs="Times New Roman"/>
                <w:sz w:val="22"/>
                <w:lang w:eastAsia="pt-BR"/>
              </w:rPr>
              <w:t>“31270-400”, “30493-175”</w:t>
            </w:r>
          </w:p>
        </w:tc>
      </w:tr>
      <w:tr w:rsidR="00031EDD" w:rsidRPr="00E8682C" w14:paraId="18B78698"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Pr>
                <w:sz w:val="22"/>
                <w:szCs w:val="20"/>
              </w:rPr>
              <w:t>LATITUDE</w:t>
            </w:r>
          </w:p>
        </w:tc>
        <w:tc>
          <w:tcPr>
            <w:tcW w:w="1770" w:type="dxa"/>
            <w:noWrap/>
          </w:tcPr>
          <w:p w14:paraId="33915E7E"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 xml:space="preserve">Latitude da coordenada </w:t>
            </w:r>
          </w:p>
        </w:tc>
        <w:tc>
          <w:tcPr>
            <w:tcW w:w="2770" w:type="dxa"/>
          </w:tcPr>
          <w:p w14:paraId="6AE2C54A" w14:textId="77777777" w:rsidR="00031EDD" w:rsidRPr="00E8682C"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E347E">
              <w:rPr>
                <w:rFonts w:ascii="Aptos Narrow" w:eastAsia="Times New Roman" w:hAnsi="Aptos Narrow" w:cs="Times New Roman"/>
                <w:color w:val="000000"/>
                <w:sz w:val="22"/>
                <w:lang w:eastAsia="pt-BR"/>
              </w:rPr>
              <w:t>-28.258268</w:t>
            </w:r>
          </w:p>
        </w:tc>
      </w:tr>
      <w:tr w:rsidR="00031EDD" w:rsidRPr="00E8682C" w14:paraId="3DCD54B8"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Pr>
                <w:sz w:val="22"/>
                <w:szCs w:val="20"/>
              </w:rPr>
              <w:t>LONGITUDE</w:t>
            </w:r>
          </w:p>
        </w:tc>
        <w:tc>
          <w:tcPr>
            <w:tcW w:w="1770" w:type="dxa"/>
            <w:noWrap/>
          </w:tcPr>
          <w:p w14:paraId="1E96DF06"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Longitude da coordenada</w:t>
            </w:r>
          </w:p>
        </w:tc>
        <w:tc>
          <w:tcPr>
            <w:tcW w:w="2770" w:type="dxa"/>
          </w:tcPr>
          <w:p w14:paraId="1CF6A965" w14:textId="77777777" w:rsidR="00031EDD" w:rsidRPr="00D35C3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AE347E">
              <w:rPr>
                <w:rFonts w:ascii="Aptos Narrow" w:eastAsia="Times New Roman" w:hAnsi="Aptos Narrow" w:cs="Times New Roman"/>
                <w:color w:val="000000"/>
                <w:sz w:val="22"/>
                <w:lang w:eastAsia="pt-BR"/>
              </w:rPr>
              <w:t>-52</w:t>
            </w:r>
            <w:r>
              <w:rPr>
                <w:rFonts w:ascii="Aptos Narrow" w:eastAsia="Times New Roman" w:hAnsi="Aptos Narrow" w:cs="Times New Roman"/>
                <w:color w:val="000000"/>
                <w:sz w:val="22"/>
                <w:lang w:eastAsia="pt-BR"/>
              </w:rPr>
              <w:t>.</w:t>
            </w:r>
            <w:r w:rsidRPr="00AE347E">
              <w:rPr>
                <w:rFonts w:ascii="Aptos Narrow" w:eastAsia="Times New Roman" w:hAnsi="Aptos Narrow" w:cs="Times New Roman"/>
                <w:color w:val="000000"/>
                <w:sz w:val="22"/>
                <w:lang w:eastAsia="pt-BR"/>
              </w:rPr>
              <w:t>420621</w:t>
            </w:r>
          </w:p>
        </w:tc>
      </w:tr>
      <w:tr w:rsidR="001253CB" w:rsidRPr="00E8682C" w14:paraId="74001F19"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Default="001253CB" w:rsidP="00950215">
            <w:pPr>
              <w:ind w:firstLine="0"/>
              <w:jc w:val="left"/>
              <w:rPr>
                <w:sz w:val="22"/>
                <w:szCs w:val="20"/>
              </w:rPr>
            </w:pPr>
            <w:r>
              <w:rPr>
                <w:sz w:val="22"/>
                <w:szCs w:val="20"/>
              </w:rPr>
              <w:t>NUM_FACE</w:t>
            </w:r>
          </w:p>
        </w:tc>
        <w:tc>
          <w:tcPr>
            <w:tcW w:w="1770" w:type="dxa"/>
            <w:noWrap/>
          </w:tcPr>
          <w:p w14:paraId="5C1F5A85" w14:textId="39B1017A" w:rsidR="001253CB" w:rsidRDefault="00286609"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face na quadra</w:t>
            </w:r>
          </w:p>
        </w:tc>
        <w:tc>
          <w:tcPr>
            <w:tcW w:w="2770" w:type="dxa"/>
          </w:tcPr>
          <w:p w14:paraId="39E07BF4" w14:textId="5692653C" w:rsidR="001253CB" w:rsidRPr="00AE347E" w:rsidRDefault="00286609"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2</w:t>
            </w:r>
          </w:p>
        </w:tc>
      </w:tr>
    </w:tbl>
    <w:bookmarkEnd w:id="110"/>
    <w:p w14:paraId="0937E632" w14:textId="1E8BF4E3" w:rsidR="00031EDD" w:rsidRDefault="00031EDD" w:rsidP="00145C4C">
      <w:pPr>
        <w:pStyle w:val="Legenda"/>
        <w:rPr>
          <w:lang w:eastAsia="pt-BR"/>
        </w:rPr>
      </w:pPr>
      <w:r>
        <w:rPr>
          <w:lang w:eastAsia="pt-BR"/>
        </w:rPr>
        <w:t>Fonte:</w:t>
      </w:r>
      <w:r w:rsidRPr="0058053C">
        <w:rPr>
          <w:lang w:eastAsia="pt-BR"/>
        </w:rPr>
        <w:t xml:space="preserve"> </w:t>
      </w:r>
      <w:r w:rsidRPr="00061E0C">
        <w:rPr>
          <w:lang w:eastAsia="pt-BR"/>
        </w:rPr>
        <w:fldChar w:fldCharType="begin"/>
      </w:r>
      <w:r w:rsidRPr="00061E0C">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061E0C">
        <w:rPr>
          <w:lang w:eastAsia="pt-BR"/>
        </w:rPr>
        <w:fldChar w:fldCharType="separate"/>
      </w:r>
      <w:r w:rsidRPr="00061E0C">
        <w:rPr>
          <w:rFonts w:cs="Arial"/>
          <w:sz w:val="24"/>
        </w:rPr>
        <w:t>(Macedo, 2023)</w:t>
      </w:r>
      <w:r w:rsidRPr="00061E0C">
        <w:rPr>
          <w:lang w:eastAsia="pt-BR"/>
        </w:rPr>
        <w:fldChar w:fldCharType="end"/>
      </w:r>
      <w:r>
        <w:rPr>
          <w:lang w:eastAsia="pt-BR"/>
        </w:rPr>
        <w:t>. Adaptação: Autor</w:t>
      </w:r>
      <w:r w:rsidR="00654AD9">
        <w:rPr>
          <w:lang w:eastAsia="pt-BR"/>
        </w:rPr>
        <w:t>es</w:t>
      </w:r>
    </w:p>
    <w:p w14:paraId="5F850B97" w14:textId="77777777" w:rsidR="00730E95" w:rsidRDefault="00730E95" w:rsidP="00730E95">
      <w:pPr>
        <w:rPr>
          <w:lang w:eastAsia="pt-BR"/>
        </w:rPr>
      </w:pPr>
    </w:p>
    <w:p w14:paraId="71C882F3" w14:textId="674C2000" w:rsidR="00E345F1" w:rsidRDefault="00E345F1" w:rsidP="00145C4C">
      <w:pPr>
        <w:pStyle w:val="Legenda"/>
      </w:pPr>
      <w:bookmarkStart w:id="111" w:name="_Ref191994451"/>
      <w:r>
        <w:t xml:space="preserve">Tabela </w:t>
      </w:r>
      <w:fldSimple w:instr=" SEQ Tabela \* ARABIC ">
        <w:r>
          <w:rPr>
            <w:noProof/>
          </w:rPr>
          <w:t>6</w:t>
        </w:r>
      </w:fldSimple>
      <w:bookmarkEnd w:id="111"/>
      <w:r>
        <w:t>:</w:t>
      </w:r>
      <w:r w:rsidRPr="00A555E9">
        <w:t>Principais atributos d</w:t>
      </w:r>
      <w:r>
        <w:t>o CIATA utilizados no projeto</w:t>
      </w:r>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E8682C" w14:paraId="3F34AA17"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E8682C" w:rsidRDefault="00730E95" w:rsidP="00950215">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229CEDCB" w14:textId="77777777" w:rsidR="00730E95" w:rsidRPr="00E8682C"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795B50B8" w14:textId="77777777" w:rsidR="00730E95" w:rsidRPr="00E8682C"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4D061C" w:rsidRPr="00E8682C" w14:paraId="6DEC20B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45238" w:rsidRDefault="00E55D23" w:rsidP="00950215">
            <w:pPr>
              <w:ind w:firstLine="0"/>
              <w:jc w:val="left"/>
              <w:rPr>
                <w:sz w:val="22"/>
                <w:szCs w:val="20"/>
              </w:rPr>
            </w:pPr>
            <w:proofErr w:type="spellStart"/>
            <w:r w:rsidRPr="00E55D23">
              <w:rPr>
                <w:sz w:val="22"/>
                <w:szCs w:val="20"/>
              </w:rPr>
              <w:t>InscricaoCadastral</w:t>
            </w:r>
            <w:proofErr w:type="spellEnd"/>
          </w:p>
        </w:tc>
        <w:tc>
          <w:tcPr>
            <w:tcW w:w="1770" w:type="dxa"/>
            <w:noWrap/>
          </w:tcPr>
          <w:p w14:paraId="43876286" w14:textId="457FC241" w:rsidR="004D061C" w:rsidRDefault="00E55D23"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Identificação da UI</w:t>
            </w:r>
          </w:p>
        </w:tc>
        <w:tc>
          <w:tcPr>
            <w:tcW w:w="2770" w:type="dxa"/>
          </w:tcPr>
          <w:p w14:paraId="3BDB7A35" w14:textId="3FC2CA84" w:rsidR="004D061C" w:rsidRPr="00E27236"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13</w:t>
            </w:r>
            <w:r w:rsidR="0013558B">
              <w:rPr>
                <w:rFonts w:ascii="Aptos Narrow" w:eastAsia="Times New Roman" w:hAnsi="Aptos Narrow" w:cs="Times New Roman"/>
                <w:color w:val="000000"/>
                <w:sz w:val="22"/>
                <w:lang w:eastAsia="pt-BR"/>
              </w:rPr>
              <w:t>.25.001.012.0054</w:t>
            </w:r>
          </w:p>
        </w:tc>
      </w:tr>
      <w:tr w:rsidR="00730E95" w:rsidRPr="00E8682C" w14:paraId="61C2A462"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13233B" w:rsidRDefault="00645238" w:rsidP="00950215">
            <w:pPr>
              <w:ind w:firstLine="0"/>
              <w:jc w:val="left"/>
              <w:rPr>
                <w:sz w:val="22"/>
                <w:szCs w:val="20"/>
              </w:rPr>
            </w:pPr>
            <w:proofErr w:type="spellStart"/>
            <w:r w:rsidRPr="00645238">
              <w:rPr>
                <w:sz w:val="22"/>
                <w:szCs w:val="20"/>
              </w:rPr>
              <w:t>nmLogradouro</w:t>
            </w:r>
            <w:proofErr w:type="spellEnd"/>
          </w:p>
        </w:tc>
        <w:tc>
          <w:tcPr>
            <w:tcW w:w="1770" w:type="dxa"/>
            <w:noWrap/>
          </w:tcPr>
          <w:p w14:paraId="325A2EE4" w14:textId="63C26895" w:rsidR="00730E95" w:rsidRPr="00ED3309" w:rsidRDefault="009462A3"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Nome do logradouro</w:t>
            </w:r>
          </w:p>
        </w:tc>
        <w:tc>
          <w:tcPr>
            <w:tcW w:w="2770" w:type="dxa"/>
          </w:tcPr>
          <w:p w14:paraId="48C5A7C9" w14:textId="1B7347C9" w:rsidR="00730E95" w:rsidRPr="00053BC5" w:rsidRDefault="002C50DE"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Rua Capitão Araújo</w:t>
            </w:r>
          </w:p>
        </w:tc>
      </w:tr>
      <w:tr w:rsidR="00730E95" w:rsidRPr="00E8682C" w14:paraId="780F93E4"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13233B" w:rsidRDefault="00670673" w:rsidP="00950215">
            <w:pPr>
              <w:ind w:firstLine="0"/>
              <w:jc w:val="left"/>
              <w:rPr>
                <w:sz w:val="22"/>
                <w:szCs w:val="20"/>
              </w:rPr>
            </w:pPr>
            <w:proofErr w:type="spellStart"/>
            <w:r w:rsidRPr="00670673">
              <w:rPr>
                <w:sz w:val="22"/>
                <w:szCs w:val="20"/>
              </w:rPr>
              <w:t>nrEndereco</w:t>
            </w:r>
            <w:proofErr w:type="spellEnd"/>
          </w:p>
        </w:tc>
        <w:tc>
          <w:tcPr>
            <w:tcW w:w="1770" w:type="dxa"/>
            <w:noWrap/>
          </w:tcPr>
          <w:p w14:paraId="5BB185D7" w14:textId="61AA49FF" w:rsidR="00730E95" w:rsidRPr="00ED3309" w:rsidRDefault="007F5AAC"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Número do endereço</w:t>
            </w:r>
          </w:p>
        </w:tc>
        <w:tc>
          <w:tcPr>
            <w:tcW w:w="2770" w:type="dxa"/>
          </w:tcPr>
          <w:p w14:paraId="44688052" w14:textId="6455B554" w:rsidR="00730E95" w:rsidRPr="00053BC5" w:rsidRDefault="002C50DE"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551</w:t>
            </w:r>
          </w:p>
        </w:tc>
      </w:tr>
      <w:tr w:rsidR="00730E95" w:rsidRPr="00E8682C" w14:paraId="348BCAB4"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13233B" w:rsidRDefault="00670673" w:rsidP="00950215">
            <w:pPr>
              <w:ind w:firstLine="0"/>
              <w:jc w:val="left"/>
              <w:rPr>
                <w:rFonts w:ascii="Times New Roman" w:eastAsia="Times New Roman" w:hAnsi="Times New Roman" w:cs="Times New Roman"/>
                <w:sz w:val="22"/>
                <w:szCs w:val="20"/>
                <w:lang w:eastAsia="pt-BR"/>
              </w:rPr>
            </w:pPr>
            <w:proofErr w:type="spellStart"/>
            <w:r w:rsidRPr="00670673">
              <w:rPr>
                <w:sz w:val="22"/>
                <w:szCs w:val="20"/>
              </w:rPr>
              <w:t>complementoEndereco</w:t>
            </w:r>
            <w:proofErr w:type="spellEnd"/>
          </w:p>
        </w:tc>
        <w:tc>
          <w:tcPr>
            <w:tcW w:w="1770" w:type="dxa"/>
            <w:noWrap/>
            <w:hideMark/>
          </w:tcPr>
          <w:p w14:paraId="6A46063E" w14:textId="66F8C902" w:rsidR="00730E95" w:rsidRPr="00ED3309"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Pr>
                <w:sz w:val="22"/>
                <w:szCs w:val="20"/>
              </w:rPr>
              <w:t>Complemento do endereço</w:t>
            </w:r>
          </w:p>
        </w:tc>
        <w:tc>
          <w:tcPr>
            <w:tcW w:w="2770" w:type="dxa"/>
          </w:tcPr>
          <w:p w14:paraId="5C9E00A6" w14:textId="35C78D4E" w:rsidR="00730E95" w:rsidRPr="00E8682C"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Pr>
                <w:rFonts w:ascii="Aptos Narrow" w:eastAsia="Times New Roman" w:hAnsi="Aptos Narrow" w:cs="Times New Roman"/>
                <w:color w:val="000000"/>
                <w:sz w:val="22"/>
                <w:lang w:eastAsia="pt-BR"/>
              </w:rPr>
              <w:t>Ap</w:t>
            </w:r>
            <w:proofErr w:type="spellEnd"/>
            <w:r w:rsidR="00465841">
              <w:rPr>
                <w:rFonts w:ascii="Aptos Narrow" w:eastAsia="Times New Roman" w:hAnsi="Aptos Narrow" w:cs="Times New Roman"/>
                <w:color w:val="000000"/>
                <w:sz w:val="22"/>
                <w:lang w:eastAsia="pt-BR"/>
              </w:rPr>
              <w:t xml:space="preserve"> </w:t>
            </w:r>
            <w:r>
              <w:rPr>
                <w:rFonts w:ascii="Aptos Narrow" w:eastAsia="Times New Roman" w:hAnsi="Aptos Narrow" w:cs="Times New Roman"/>
                <w:color w:val="000000"/>
                <w:sz w:val="22"/>
                <w:lang w:eastAsia="pt-BR"/>
              </w:rPr>
              <w:t>102</w:t>
            </w:r>
          </w:p>
        </w:tc>
      </w:tr>
      <w:tr w:rsidR="00730E95" w:rsidRPr="00E8682C" w14:paraId="464BD632"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13233B" w:rsidRDefault="00670673" w:rsidP="00950215">
            <w:pPr>
              <w:ind w:firstLine="0"/>
              <w:jc w:val="left"/>
              <w:rPr>
                <w:rFonts w:ascii="Times New Roman" w:eastAsia="Times New Roman" w:hAnsi="Times New Roman" w:cs="Times New Roman"/>
                <w:sz w:val="22"/>
                <w:szCs w:val="20"/>
                <w:lang w:eastAsia="pt-BR"/>
              </w:rPr>
            </w:pPr>
            <w:proofErr w:type="spellStart"/>
            <w:r w:rsidRPr="00670673">
              <w:rPr>
                <w:sz w:val="22"/>
                <w:szCs w:val="20"/>
              </w:rPr>
              <w:t>idQuadra</w:t>
            </w:r>
            <w:proofErr w:type="spellEnd"/>
          </w:p>
        </w:tc>
        <w:tc>
          <w:tcPr>
            <w:tcW w:w="1770" w:type="dxa"/>
            <w:noWrap/>
            <w:hideMark/>
          </w:tcPr>
          <w:p w14:paraId="0D5B6EC4" w14:textId="5DCCA40F" w:rsidR="00730E95" w:rsidRPr="00ED3309" w:rsidRDefault="00730E95"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sidRPr="009462A3">
              <w:rPr>
                <w:sz w:val="22"/>
                <w:szCs w:val="20"/>
              </w:rPr>
              <w:t>Número da quadra no setor</w:t>
            </w:r>
          </w:p>
        </w:tc>
        <w:tc>
          <w:tcPr>
            <w:tcW w:w="2770" w:type="dxa"/>
          </w:tcPr>
          <w:p w14:paraId="07B5034A" w14:textId="30B4298E" w:rsidR="00730E95"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w:t>
            </w:r>
          </w:p>
        </w:tc>
      </w:tr>
      <w:tr w:rsidR="00730E95" w:rsidRPr="00E8682C" w14:paraId="101E361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13233B" w:rsidRDefault="00DD1E62" w:rsidP="00950215">
            <w:pPr>
              <w:ind w:firstLine="0"/>
              <w:jc w:val="left"/>
              <w:rPr>
                <w:rFonts w:ascii="Times New Roman" w:eastAsia="Times New Roman" w:hAnsi="Times New Roman" w:cs="Times New Roman"/>
                <w:sz w:val="22"/>
                <w:szCs w:val="20"/>
                <w:lang w:eastAsia="pt-BR"/>
              </w:rPr>
            </w:pPr>
            <w:proofErr w:type="spellStart"/>
            <w:r w:rsidRPr="00DD1E62">
              <w:rPr>
                <w:sz w:val="22"/>
                <w:szCs w:val="20"/>
              </w:rPr>
              <w:t>dimTestada</w:t>
            </w:r>
            <w:proofErr w:type="spellEnd"/>
          </w:p>
        </w:tc>
        <w:tc>
          <w:tcPr>
            <w:tcW w:w="1770" w:type="dxa"/>
            <w:noWrap/>
            <w:hideMark/>
          </w:tcPr>
          <w:p w14:paraId="4D71C866" w14:textId="2AEC0755" w:rsidR="00730E95" w:rsidRPr="00ED3309"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0047C7">
              <w:rPr>
                <w:sz w:val="22"/>
                <w:szCs w:val="20"/>
              </w:rPr>
              <w:t>Largura do terreno</w:t>
            </w:r>
          </w:p>
        </w:tc>
        <w:tc>
          <w:tcPr>
            <w:tcW w:w="2770" w:type="dxa"/>
          </w:tcPr>
          <w:p w14:paraId="29D5F4D4" w14:textId="6844FE24" w:rsidR="00730E95" w:rsidRPr="00E8682C"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12,5 metros</w:t>
            </w:r>
          </w:p>
        </w:tc>
      </w:tr>
      <w:tr w:rsidR="00730E95" w:rsidRPr="00E8682C" w14:paraId="6002DBA1"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13233B" w:rsidRDefault="00DD1E62" w:rsidP="00950215">
            <w:pPr>
              <w:ind w:firstLine="0"/>
              <w:jc w:val="left"/>
              <w:rPr>
                <w:rFonts w:ascii="Times New Roman" w:eastAsia="Times New Roman" w:hAnsi="Times New Roman" w:cs="Times New Roman"/>
                <w:sz w:val="22"/>
                <w:szCs w:val="20"/>
                <w:lang w:eastAsia="pt-BR"/>
              </w:rPr>
            </w:pPr>
            <w:proofErr w:type="spellStart"/>
            <w:r w:rsidRPr="00DD1E62">
              <w:rPr>
                <w:sz w:val="22"/>
                <w:szCs w:val="20"/>
              </w:rPr>
              <w:t>dimProfundidade</w:t>
            </w:r>
            <w:proofErr w:type="spellEnd"/>
          </w:p>
        </w:tc>
        <w:tc>
          <w:tcPr>
            <w:tcW w:w="1770" w:type="dxa"/>
            <w:noWrap/>
            <w:hideMark/>
          </w:tcPr>
          <w:p w14:paraId="42956869" w14:textId="2B411EC6" w:rsidR="00730E95" w:rsidRPr="00ED3309"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Profundidade do terreno</w:t>
            </w:r>
          </w:p>
        </w:tc>
        <w:tc>
          <w:tcPr>
            <w:tcW w:w="2770" w:type="dxa"/>
          </w:tcPr>
          <w:p w14:paraId="78D35F7B" w14:textId="5480A547" w:rsidR="00730E95" w:rsidRPr="00E8682C"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30 metros</w:t>
            </w:r>
          </w:p>
        </w:tc>
      </w:tr>
    </w:tbl>
    <w:p w14:paraId="2D41DF38" w14:textId="4EFE6AD7" w:rsidR="00730E95" w:rsidRPr="00730E95" w:rsidRDefault="00793B3C" w:rsidP="00145C4C">
      <w:pPr>
        <w:pStyle w:val="Legenda"/>
        <w:rPr>
          <w:lang w:eastAsia="pt-BR"/>
        </w:rPr>
      </w:pPr>
      <w:r>
        <w:rPr>
          <w:lang w:eastAsia="pt-BR"/>
        </w:rPr>
        <w:t>Fonte:</w:t>
      </w:r>
      <w:r>
        <w:rPr>
          <w:lang w:eastAsia="pt-BR"/>
        </w:rPr>
        <w:fldChar w:fldCharType="begin"/>
      </w:r>
      <w:r>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Pr>
          <w:lang w:eastAsia="pt-BR"/>
        </w:rPr>
        <w:fldChar w:fldCharType="separate"/>
      </w:r>
      <w:r w:rsidRPr="00793B3C">
        <w:rPr>
          <w:rFonts w:cs="Arial"/>
          <w:sz w:val="24"/>
        </w:rPr>
        <w:t>(MF-CIATA, 1979)</w:t>
      </w:r>
      <w:r>
        <w:rPr>
          <w:lang w:eastAsia="pt-BR"/>
        </w:rPr>
        <w:fldChar w:fldCharType="end"/>
      </w:r>
      <w:r w:rsidR="00654AD9">
        <w:rPr>
          <w:lang w:eastAsia="pt-BR"/>
        </w:rPr>
        <w:t>.</w:t>
      </w:r>
      <w:r w:rsidR="00E14DB4">
        <w:rPr>
          <w:lang w:eastAsia="pt-BR"/>
        </w:rPr>
        <w:t xml:space="preserve"> </w:t>
      </w:r>
      <w:r w:rsidR="00654AD9">
        <w:rPr>
          <w:lang w:eastAsia="pt-BR"/>
        </w:rPr>
        <w:t>Elaboração</w:t>
      </w:r>
      <w:r w:rsidR="00E14DB4">
        <w:rPr>
          <w:lang w:eastAsia="pt-BR"/>
        </w:rPr>
        <w:t>: Autor</w:t>
      </w:r>
      <w:r w:rsidR="00654AD9">
        <w:rPr>
          <w:lang w:eastAsia="pt-BR"/>
        </w:rPr>
        <w:t>es</w:t>
      </w:r>
    </w:p>
    <w:p w14:paraId="2895CA33" w14:textId="289C5690" w:rsidR="00B10381" w:rsidRDefault="008E63BA" w:rsidP="009A0BA0">
      <w:pPr>
        <w:rPr>
          <w:rFonts w:cs="Arial"/>
          <w:lang w:eastAsia="pt-BR"/>
        </w:rPr>
      </w:pPr>
      <w:r>
        <w:rPr>
          <w:lang w:eastAsia="pt-BR"/>
        </w:rPr>
        <w:t xml:space="preserve">Obviamente que, sendo produtores de dados sem hierarquia ou </w:t>
      </w:r>
      <w:r w:rsidR="000B29FD">
        <w:rPr>
          <w:lang w:eastAsia="pt-BR"/>
        </w:rPr>
        <w:t xml:space="preserve">coordenação entre si, prefeituras e IBGE não produziriam valores </w:t>
      </w:r>
      <w:r w:rsidR="00CD6581">
        <w:rPr>
          <w:lang w:eastAsia="pt-BR"/>
        </w:rPr>
        <w:t xml:space="preserve">completamente </w:t>
      </w:r>
      <w:r w:rsidR="000B29FD">
        <w:rPr>
          <w:lang w:eastAsia="pt-BR"/>
        </w:rPr>
        <w:t>coincidentes</w:t>
      </w:r>
      <w:r w:rsidR="009A0BA0">
        <w:rPr>
          <w:lang w:eastAsia="pt-BR"/>
        </w:rPr>
        <w:t>,</w:t>
      </w:r>
      <w:r w:rsidR="00CD6581">
        <w:rPr>
          <w:lang w:eastAsia="pt-BR"/>
        </w:rPr>
        <w:t xml:space="preserve"> </w:t>
      </w:r>
      <w:r w:rsidR="009A0BA0">
        <w:rPr>
          <w:lang w:eastAsia="pt-BR"/>
        </w:rPr>
        <w:t>c</w:t>
      </w:r>
      <w:r w:rsidR="00CD6581">
        <w:rPr>
          <w:lang w:eastAsia="pt-BR"/>
        </w:rPr>
        <w:t xml:space="preserve">omo explica </w:t>
      </w:r>
      <w:r w:rsidR="00B10381" w:rsidRPr="002A5A84">
        <w:rPr>
          <w:rFonts w:cs="Arial"/>
          <w:lang w:eastAsia="pt-BR"/>
        </w:rPr>
        <w:t>(Macedo, 2023)</w:t>
      </w:r>
      <w:r w:rsidR="00B10381">
        <w:rPr>
          <w:rFonts w:cs="Arial"/>
          <w:lang w:eastAsia="pt-BR"/>
        </w:rPr>
        <w:t>:</w:t>
      </w:r>
    </w:p>
    <w:p w14:paraId="157AE17E" w14:textId="77777777" w:rsidR="00B10381" w:rsidRPr="00BF1260" w:rsidRDefault="00B10381" w:rsidP="00B10381">
      <w:pPr>
        <w:pStyle w:val="Citao"/>
        <w:rPr>
          <w:rFonts w:cs="Arial"/>
          <w:i/>
          <w:iCs/>
          <w:lang w:eastAsia="pt-BR"/>
        </w:rPr>
      </w:pPr>
      <w:r w:rsidRPr="00BF1260">
        <w:rPr>
          <w:rFonts w:cs="Arial"/>
          <w:i/>
          <w:iCs/>
          <w:lang w:eastAsia="pt-BR"/>
        </w:rPr>
        <w:t xml:space="preserve">“O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w:t>
      </w:r>
      <w:r w:rsidRPr="00BF1260">
        <w:rPr>
          <w:rFonts w:cs="Arial"/>
          <w:i/>
          <w:iCs/>
          <w:lang w:eastAsia="pt-BR"/>
        </w:rPr>
        <w:lastRenderedPageBreak/>
        <w:t>Geográficos (BDG), propiciando a armazenagem de uma coleção de dados coerentes e estruturados, visando permitir processamentos posteriores.</w:t>
      </w:r>
    </w:p>
    <w:p w14:paraId="262965E2" w14:textId="77777777" w:rsidR="00B10381" w:rsidRPr="00BF1260" w:rsidRDefault="00B10381" w:rsidP="00B10381">
      <w:pPr>
        <w:pStyle w:val="Citao"/>
        <w:rPr>
          <w:rFonts w:cs="Arial"/>
          <w:i/>
          <w:iCs/>
          <w:lang w:eastAsia="pt-BR"/>
        </w:rPr>
      </w:pPr>
      <w:r w:rsidRPr="00BF1260">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BF1260">
        <w:rPr>
          <w:rFonts w:cs="Arial"/>
          <w:i/>
          <w:iCs/>
          <w:lang w:eastAsia="pt-BR"/>
        </w:rPr>
        <w:t>contra-domínio</w:t>
      </w:r>
      <w:proofErr w:type="spellEnd"/>
      <w:r w:rsidRPr="00BF1260">
        <w:rPr>
          <w:rFonts w:cs="Arial"/>
          <w:i/>
          <w:iCs/>
          <w:lang w:eastAsia="pt-BR"/>
        </w:rPr>
        <w:t xml:space="preserve"> não necessariamente igual</w:t>
      </w:r>
      <w:r>
        <w:rPr>
          <w:rFonts w:cs="Arial"/>
          <w:i/>
          <w:iCs/>
          <w:lang w:eastAsia="pt-BR"/>
        </w:rPr>
        <w:t xml:space="preserve"> </w:t>
      </w:r>
      <w:r>
        <w:rPr>
          <w:rFonts w:cs="Arial"/>
          <w:i/>
          <w:iCs/>
          <w:lang w:eastAsia="pt-BR"/>
        </w:rPr>
        <w:fldChar w:fldCharType="begin"/>
      </w:r>
      <w:r>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Pr>
          <w:rFonts w:cs="Arial"/>
          <w:i/>
          <w:iCs/>
          <w:lang w:eastAsia="pt-BR"/>
        </w:rPr>
        <w:fldChar w:fldCharType="separate"/>
      </w:r>
      <w:r w:rsidRPr="00CF1F5A">
        <w:rPr>
          <w:rFonts w:cs="Arial"/>
        </w:rPr>
        <w:t>(Coelho, 2010)</w:t>
      </w:r>
      <w:r>
        <w:rPr>
          <w:rFonts w:cs="Arial"/>
          <w:i/>
          <w:iCs/>
          <w:lang w:eastAsia="pt-BR"/>
        </w:rPr>
        <w:fldChar w:fldCharType="end"/>
      </w:r>
      <w:r w:rsidRPr="00BF1260">
        <w:rPr>
          <w:rFonts w:cs="Arial"/>
          <w:i/>
          <w:iCs/>
          <w:lang w:eastAsia="pt-BR"/>
        </w:rPr>
        <w:t>.</w:t>
      </w:r>
    </w:p>
    <w:p w14:paraId="1D36510A" w14:textId="77777777" w:rsidR="00B10381" w:rsidRPr="00BF1260" w:rsidRDefault="00B10381" w:rsidP="00B10381">
      <w:pPr>
        <w:pStyle w:val="Citao"/>
        <w:rPr>
          <w:rFonts w:cs="Arial"/>
          <w:i/>
          <w:iCs/>
          <w:lang w:eastAsia="pt-BR"/>
        </w:rPr>
      </w:pPr>
      <w:r w:rsidRPr="00BF1260">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BF1260">
        <w:rPr>
          <w:rFonts w:cs="Arial"/>
          <w:i/>
          <w:iCs/>
          <w:lang w:eastAsia="pt-BR"/>
        </w:rPr>
        <w:t>strings</w:t>
      </w:r>
      <w:proofErr w:type="spellEnd"/>
      <w:r w:rsidRPr="00BF1260">
        <w:rPr>
          <w:rFonts w:cs="Arial"/>
          <w:i/>
          <w:iCs/>
          <w:lang w:eastAsia="pt-BR"/>
        </w:rPr>
        <w:t xml:space="preserve"> (cadeia de caracteres) que nomeiam/identificam a feição. </w:t>
      </w:r>
    </w:p>
    <w:p w14:paraId="47CFC07A" w14:textId="77777777" w:rsidR="00B10381" w:rsidRPr="00BF1260" w:rsidRDefault="00B10381" w:rsidP="00B10381">
      <w:pPr>
        <w:pStyle w:val="Citao"/>
        <w:rPr>
          <w:rFonts w:cs="Arial"/>
          <w:i/>
          <w:iCs/>
          <w:lang w:eastAsia="pt-BR"/>
        </w:rPr>
      </w:pPr>
      <w:r w:rsidRPr="00BF1260">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BF1260" w:rsidRDefault="00B10381" w:rsidP="00B10381">
      <w:pPr>
        <w:pStyle w:val="Citao"/>
        <w:rPr>
          <w:rFonts w:cs="Arial"/>
          <w:i/>
          <w:iCs/>
          <w:lang w:eastAsia="pt-BR"/>
        </w:rPr>
      </w:pPr>
      <w:r w:rsidRPr="00BF1260">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BF1260">
        <w:rPr>
          <w:rFonts w:cs="Arial"/>
          <w:i/>
          <w:iCs/>
          <w:lang w:eastAsia="pt-BR"/>
        </w:rPr>
        <w:t>string</w:t>
      </w:r>
      <w:proofErr w:type="spellEnd"/>
      <w:r w:rsidRPr="00BF1260">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18C49FA1" w14:textId="77777777" w:rsidR="00B10381" w:rsidRPr="00BF1260" w:rsidRDefault="00B10381" w:rsidP="00B10381">
      <w:pPr>
        <w:pStyle w:val="Citao"/>
        <w:rPr>
          <w:rFonts w:cs="Arial"/>
          <w:i/>
          <w:iCs/>
          <w:lang w:eastAsia="pt-BR"/>
        </w:rPr>
      </w:pPr>
      <w:r w:rsidRPr="00BF1260">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BF1260">
        <w:rPr>
          <w:rFonts w:cs="Arial"/>
          <w:i/>
          <w:iCs/>
          <w:lang w:eastAsia="pt-BR"/>
        </w:rPr>
        <w:t>strings</w:t>
      </w:r>
      <w:proofErr w:type="spellEnd"/>
      <w:r w:rsidRPr="00BF1260">
        <w:rPr>
          <w:rFonts w:cs="Arial"/>
          <w:i/>
          <w:iCs/>
          <w:lang w:eastAsia="pt-BR"/>
        </w:rPr>
        <w:t xml:space="preserve"> que representam a mesma feição. Essas </w:t>
      </w:r>
      <w:r w:rsidRPr="00BF1260">
        <w:rPr>
          <w:rFonts w:cs="Arial"/>
          <w:i/>
          <w:iCs/>
          <w:lang w:eastAsia="pt-BR"/>
        </w:rPr>
        <w:lastRenderedPageBreak/>
        <w:t>dificuldades poderiam ser mais bem geridas se existisse uma norma governamental que estabelecesse diretrizes e protocolos para a utilização de uma dada informação gerada por um único produtor de dado.</w:t>
      </w:r>
    </w:p>
    <w:p w14:paraId="4A2C93BE" w14:textId="77777777" w:rsidR="00B10381" w:rsidRPr="00BF1260" w:rsidRDefault="00B10381" w:rsidP="00B10381">
      <w:pPr>
        <w:pStyle w:val="Citao"/>
        <w:rPr>
          <w:rFonts w:cs="Arial"/>
          <w:i/>
          <w:iCs/>
          <w:lang w:eastAsia="pt-BR"/>
        </w:rPr>
      </w:pPr>
      <w:r w:rsidRPr="00BF1260">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BF1260">
        <w:rPr>
          <w:rFonts w:cs="Arial"/>
          <w:i/>
          <w:iCs/>
          <w:lang w:eastAsia="pt-BR"/>
        </w:rPr>
        <w:t>CadÚnico</w:t>
      </w:r>
      <w:proofErr w:type="spellEnd"/>
      <w:r w:rsidRPr="00BF1260">
        <w:rPr>
          <w:rFonts w:cs="Arial"/>
          <w:i/>
          <w:iCs/>
          <w:lang w:eastAsia="pt-BR"/>
        </w:rPr>
        <w:t>) criado para atender Programas Sociais do Governo Federal.</w:t>
      </w:r>
    </w:p>
    <w:p w14:paraId="2B2CB8F7" w14:textId="77777777" w:rsidR="00B10381" w:rsidRPr="00BF1260" w:rsidRDefault="00B10381" w:rsidP="00B10381">
      <w:pPr>
        <w:pStyle w:val="Citao"/>
        <w:rPr>
          <w:rFonts w:cs="Arial"/>
          <w:i/>
          <w:iCs/>
          <w:lang w:eastAsia="pt-BR"/>
        </w:rPr>
      </w:pPr>
      <w:r w:rsidRPr="00BF1260">
        <w:rPr>
          <w:rFonts w:cs="Arial"/>
          <w:i/>
          <w:iCs/>
          <w:lang w:eastAsia="pt-BR"/>
        </w:rPr>
        <w:t xml:space="preserve">O BDG do </w:t>
      </w:r>
      <w:proofErr w:type="spellStart"/>
      <w:r w:rsidRPr="00BF1260">
        <w:rPr>
          <w:rFonts w:cs="Arial"/>
          <w:i/>
          <w:iCs/>
          <w:lang w:eastAsia="pt-BR"/>
        </w:rPr>
        <w:t>CadÚnico</w:t>
      </w:r>
      <w:proofErr w:type="spellEnd"/>
      <w:r w:rsidRPr="00BF1260">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BF1260">
        <w:rPr>
          <w:rFonts w:cs="Arial"/>
          <w:i/>
          <w:iCs/>
          <w:lang w:eastAsia="pt-BR"/>
        </w:rPr>
        <w:t>strings</w:t>
      </w:r>
      <w:proofErr w:type="spellEnd"/>
      <w:r w:rsidRPr="00BF1260">
        <w:rPr>
          <w:rFonts w:cs="Arial"/>
          <w:i/>
          <w:iCs/>
          <w:lang w:eastAsia="pt-BR"/>
        </w:rPr>
        <w:t>.</w:t>
      </w:r>
    </w:p>
    <w:p w14:paraId="6DC0A682" w14:textId="77777777" w:rsidR="00B10381" w:rsidRPr="00BF1260" w:rsidRDefault="00B10381" w:rsidP="00B10381">
      <w:pPr>
        <w:pStyle w:val="Citao"/>
        <w:rPr>
          <w:i/>
          <w:iCs/>
          <w:lang w:eastAsia="pt-BR"/>
        </w:rPr>
      </w:pPr>
      <w:r w:rsidRPr="00BF1260">
        <w:rPr>
          <w:rFonts w:cs="Arial"/>
          <w:i/>
          <w:iCs/>
          <w:lang w:eastAsia="pt-BR"/>
        </w:rPr>
        <w:t xml:space="preserve">No caso particular do endereço, este possui uma série de atributos que precisam ser considerados para a criação de uma </w:t>
      </w:r>
      <w:proofErr w:type="spellStart"/>
      <w:r w:rsidRPr="00BF1260">
        <w:rPr>
          <w:rFonts w:cs="Arial"/>
          <w:i/>
          <w:iCs/>
          <w:lang w:eastAsia="pt-BR"/>
        </w:rPr>
        <w:t>string</w:t>
      </w:r>
      <w:proofErr w:type="spellEnd"/>
      <w:r w:rsidRPr="00BF1260">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Default="00D65C59" w:rsidP="00B10381">
      <w:pPr>
        <w:rPr>
          <w:lang w:eastAsia="pt-BR"/>
        </w:rPr>
      </w:pPr>
      <w:r>
        <w:rPr>
          <w:lang w:eastAsia="pt-BR"/>
        </w:rPr>
        <w:t xml:space="preserve">Já existem iniciativas para integrar endereços textuais com os dados georreferenciados do CNEFE. O documento </w:t>
      </w:r>
      <w:r w:rsidR="008563CA">
        <w:rPr>
          <w:lang w:eastAsia="pt-BR"/>
        </w:rPr>
        <w:t>já citado</w:t>
      </w:r>
      <w:r w:rsidR="00865BE0">
        <w:rPr>
          <w:lang w:eastAsia="pt-BR"/>
        </w:rPr>
        <w:t>,</w:t>
      </w:r>
      <w:r w:rsidR="008563CA">
        <w:rPr>
          <w:lang w:eastAsia="pt-BR"/>
        </w:rPr>
        <w:t xml:space="preserve"> </w:t>
      </w:r>
      <w:r>
        <w:rPr>
          <w:lang w:eastAsia="pt-BR"/>
        </w:rPr>
        <w:t xml:space="preserve">“Integração do Cadastro Único com Cadastro Nacional de Endereços para Fins Estatístico através da modelagem de um banco de dados espacial” </w:t>
      </w:r>
      <w:r>
        <w:rPr>
          <w:lang w:eastAsia="pt-BR"/>
        </w:rPr>
        <w:fldChar w:fldCharType="begin"/>
      </w:r>
      <w:r>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Pr>
          <w:lang w:eastAsia="pt-BR"/>
        </w:rPr>
        <w:fldChar w:fldCharType="separate"/>
      </w:r>
      <w:r w:rsidRPr="00F0430F">
        <w:rPr>
          <w:rFonts w:cs="Arial"/>
        </w:rPr>
        <w:t>(Macedo, 2023)</w:t>
      </w:r>
      <w:r>
        <w:rPr>
          <w:lang w:eastAsia="pt-BR"/>
        </w:rPr>
        <w:fldChar w:fldCharType="end"/>
      </w:r>
      <w:r>
        <w:rPr>
          <w:lang w:eastAsia="pt-BR"/>
        </w:rPr>
        <w:t>, por exemplo, oferece um arcabouço técnico bastante completo sobre como conectar as informações de diferentes bancos de dados.</w:t>
      </w:r>
      <w:r w:rsidR="001C7052">
        <w:rPr>
          <w:lang w:eastAsia="pt-BR"/>
        </w:rPr>
        <w:t xml:space="preserve"> </w:t>
      </w:r>
    </w:p>
    <w:p w14:paraId="71178E84" w14:textId="4945DAFE" w:rsidR="00D66274" w:rsidRDefault="00421E42" w:rsidP="00421E42">
      <w:pPr>
        <w:rPr>
          <w:lang w:eastAsia="pt-BR"/>
        </w:rPr>
      </w:pPr>
      <w:r w:rsidRPr="00421E42">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Default="009B56A5" w:rsidP="000C2D2D">
      <w:pPr>
        <w:rPr>
          <w:lang w:eastAsia="pt-BR"/>
        </w:rPr>
      </w:pPr>
      <w:r>
        <w:rPr>
          <w:lang w:eastAsia="pt-BR"/>
        </w:rPr>
        <w:lastRenderedPageBreak/>
        <w:t xml:space="preserve">Como a </w:t>
      </w:r>
      <w:r w:rsidR="00DF15E6">
        <w:rPr>
          <w:lang w:eastAsia="pt-BR"/>
        </w:rPr>
        <w:t>conexão entre endereços das duas bases pode ser excessivamente comple</w:t>
      </w:r>
      <w:r w:rsidR="00394279">
        <w:rPr>
          <w:lang w:eastAsia="pt-BR"/>
        </w:rPr>
        <w:t>xa, deve-se explorar outras possibilidades.</w:t>
      </w:r>
      <w:r w:rsidR="007A7CC7">
        <w:rPr>
          <w:lang w:eastAsia="pt-BR"/>
        </w:rPr>
        <w:t xml:space="preserve"> </w:t>
      </w:r>
      <w:r w:rsidR="00CA6862">
        <w:rPr>
          <w:lang w:eastAsia="pt-BR"/>
        </w:rPr>
        <w:t xml:space="preserve">Há pelo menos mais duas abordagens </w:t>
      </w:r>
      <w:r w:rsidR="00754711">
        <w:rPr>
          <w:lang w:eastAsia="pt-BR"/>
        </w:rPr>
        <w:t>que podem ser utilizada</w:t>
      </w:r>
      <w:r w:rsidR="00204021">
        <w:rPr>
          <w:lang w:eastAsia="pt-BR"/>
        </w:rPr>
        <w:t xml:space="preserve">s </w:t>
      </w:r>
      <w:r w:rsidR="003B154B">
        <w:rPr>
          <w:lang w:eastAsia="pt-BR"/>
        </w:rPr>
        <w:t xml:space="preserve">no projeto: correlação entre as quadras e correlação </w:t>
      </w:r>
      <w:r w:rsidR="000D1075">
        <w:rPr>
          <w:lang w:eastAsia="pt-BR"/>
        </w:rPr>
        <w:t>entre os nomes de logradouros</w:t>
      </w:r>
      <w:r w:rsidR="00742B91">
        <w:rPr>
          <w:lang w:eastAsia="pt-BR"/>
        </w:rPr>
        <w:t>.</w:t>
      </w:r>
    </w:p>
    <w:p w14:paraId="0308CDD3" w14:textId="77777777" w:rsidR="009166B6" w:rsidRDefault="009166B6" w:rsidP="009166B6">
      <w:r w:rsidRPr="00136515">
        <w:t>Na Figura 10,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5B947A21" w:rsidR="00606B43" w:rsidRDefault="00606B43" w:rsidP="00145C4C">
      <w:pPr>
        <w:pStyle w:val="Legenda"/>
      </w:pPr>
      <w:bookmarkStart w:id="112" w:name="_Ref192056355"/>
      <w:r>
        <w:t xml:space="preserve">Figura </w:t>
      </w:r>
      <w:fldSimple w:instr=" SEQ Figura \* ARABIC ">
        <w:r w:rsidR="00CA2BE0">
          <w:rPr>
            <w:noProof/>
          </w:rPr>
          <w:t>11</w:t>
        </w:r>
      </w:fldSimple>
      <w:bookmarkEnd w:id="112"/>
      <w:r>
        <w:t>:</w:t>
      </w:r>
      <w:r w:rsidRPr="00F32EDA">
        <w:t>Agrupamento de endereços por logradouro</w:t>
      </w:r>
    </w:p>
    <w:tbl>
      <w:tblPr>
        <w:tblStyle w:val="Tabelacomgrade"/>
        <w:tblW w:w="0" w:type="auto"/>
        <w:tblLook w:val="04A0" w:firstRow="1" w:lastRow="0" w:firstColumn="1" w:lastColumn="0" w:noHBand="0" w:noVBand="1"/>
      </w:tblPr>
      <w:tblGrid>
        <w:gridCol w:w="9061"/>
      </w:tblGrid>
      <w:tr w:rsidR="0029392C" w14:paraId="6FC8CA2C" w14:textId="77777777" w:rsidTr="0029392C">
        <w:tc>
          <w:tcPr>
            <w:tcW w:w="9061" w:type="dxa"/>
          </w:tcPr>
          <w:p w14:paraId="61D97E22" w14:textId="3861196F" w:rsidR="0029392C" w:rsidRDefault="00F3010F" w:rsidP="00F3010F">
            <w:pPr>
              <w:ind w:firstLine="0"/>
              <w:jc w:val="center"/>
              <w:rPr>
                <w:lang w:eastAsia="pt-BR"/>
              </w:rPr>
            </w:pPr>
            <w:r w:rsidRPr="00F3010F">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22"/>
                          <a:stretch>
                            <a:fillRect/>
                          </a:stretch>
                        </pic:blipFill>
                        <pic:spPr>
                          <a:xfrm>
                            <a:off x="0" y="0"/>
                            <a:ext cx="4887007" cy="4353533"/>
                          </a:xfrm>
                          <a:prstGeom prst="rect">
                            <a:avLst/>
                          </a:prstGeom>
                        </pic:spPr>
                      </pic:pic>
                    </a:graphicData>
                  </a:graphic>
                </wp:inline>
              </w:drawing>
            </w:r>
          </w:p>
        </w:tc>
      </w:tr>
    </w:tbl>
    <w:p w14:paraId="2347130F" w14:textId="77777777" w:rsidR="003B1B7F" w:rsidRDefault="003B1B7F" w:rsidP="000C2D2D">
      <w:pPr>
        <w:rPr>
          <w:lang w:eastAsia="pt-BR"/>
        </w:rPr>
      </w:pPr>
    </w:p>
    <w:p w14:paraId="7674DEEE" w14:textId="033434C1" w:rsidR="00BC5A52" w:rsidRPr="00136515" w:rsidRDefault="00136515" w:rsidP="00136515">
      <w:r w:rsidRPr="00136515">
        <w:t>A metodologia descrita na Figura 11 baseia-se na correlação entre a identificação de quadra nas duas bases de dados. Esta abordagem proporciona a melhor correspondência entre os atributos das referidas bases.</w:t>
      </w:r>
    </w:p>
    <w:p w14:paraId="7CBF2B7D" w14:textId="0AD7C1C7" w:rsidR="00B762AE" w:rsidRDefault="00B762AE" w:rsidP="00145C4C">
      <w:pPr>
        <w:pStyle w:val="Legenda"/>
      </w:pPr>
      <w:bookmarkStart w:id="113" w:name="_Ref192056800"/>
      <w:r>
        <w:lastRenderedPageBreak/>
        <w:t xml:space="preserve">Figura </w:t>
      </w:r>
      <w:fldSimple w:instr=" SEQ Figura \* ARABIC ">
        <w:r w:rsidR="00CA2BE0">
          <w:rPr>
            <w:noProof/>
          </w:rPr>
          <w:t>12</w:t>
        </w:r>
      </w:fldSimple>
      <w:bookmarkEnd w:id="113"/>
      <w:r>
        <w:t>:</w:t>
      </w:r>
      <w:r w:rsidRPr="00122314">
        <w:t xml:space="preserve">Agrupamento de endereços por </w:t>
      </w:r>
      <w:r>
        <w:t>quadras</w:t>
      </w:r>
    </w:p>
    <w:tbl>
      <w:tblPr>
        <w:tblStyle w:val="Tabelacomgrade"/>
        <w:tblW w:w="0" w:type="auto"/>
        <w:tblLook w:val="04A0" w:firstRow="1" w:lastRow="0" w:firstColumn="1" w:lastColumn="0" w:noHBand="0" w:noVBand="1"/>
      </w:tblPr>
      <w:tblGrid>
        <w:gridCol w:w="9061"/>
      </w:tblGrid>
      <w:tr w:rsidR="00227C8E" w14:paraId="72275531" w14:textId="77777777" w:rsidTr="00227C8E">
        <w:tc>
          <w:tcPr>
            <w:tcW w:w="9061" w:type="dxa"/>
          </w:tcPr>
          <w:p w14:paraId="70EDE998" w14:textId="3143AB58" w:rsidR="00227C8E" w:rsidRDefault="002068E4" w:rsidP="002068E4">
            <w:pPr>
              <w:ind w:firstLine="0"/>
              <w:jc w:val="center"/>
              <w:rPr>
                <w:lang w:eastAsia="pt-BR"/>
              </w:rPr>
            </w:pPr>
            <w:r w:rsidRPr="002068E4">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23"/>
                          <a:stretch>
                            <a:fillRect/>
                          </a:stretch>
                        </pic:blipFill>
                        <pic:spPr>
                          <a:xfrm>
                            <a:off x="0" y="0"/>
                            <a:ext cx="4791744" cy="4410691"/>
                          </a:xfrm>
                          <a:prstGeom prst="rect">
                            <a:avLst/>
                          </a:prstGeom>
                        </pic:spPr>
                      </pic:pic>
                    </a:graphicData>
                  </a:graphic>
                </wp:inline>
              </w:drawing>
            </w:r>
          </w:p>
        </w:tc>
      </w:tr>
    </w:tbl>
    <w:p w14:paraId="7130ABC4" w14:textId="77777777" w:rsidR="00227C8E" w:rsidRDefault="00227C8E" w:rsidP="000C2D2D">
      <w:pPr>
        <w:rPr>
          <w:lang w:eastAsia="pt-BR"/>
        </w:rPr>
      </w:pPr>
    </w:p>
    <w:p w14:paraId="3BA63162" w14:textId="77777777" w:rsidR="00560078" w:rsidRDefault="00560078" w:rsidP="00560078">
      <w:pPr>
        <w:pStyle w:val="Ttulo2"/>
      </w:pPr>
      <w:bookmarkStart w:id="114" w:name="_Toc192078437"/>
      <w:r w:rsidRPr="007C7115">
        <w:t>Sistemas de Informação Geográfica (SIG).</w:t>
      </w:r>
      <w:bookmarkEnd w:id="114"/>
      <w:r w:rsidRPr="007C7115">
        <w:t xml:space="preserve"> </w:t>
      </w:r>
    </w:p>
    <w:p w14:paraId="71C158E9" w14:textId="77777777" w:rsidR="00560078" w:rsidRDefault="00560078" w:rsidP="00560078">
      <w:r>
        <w:t xml:space="preserve">Um Sistema de Informação Geográfica (SIG), em inglês </w:t>
      </w:r>
      <w:proofErr w:type="spellStart"/>
      <w:r w:rsidRPr="006C63A6">
        <w:rPr>
          <w:i/>
          <w:rPrChange w:id="115" w:author="Carlos" w:date="2025-03-09T09:28:00Z">
            <w:rPr/>
          </w:rPrChange>
        </w:rPr>
        <w:t>Geographic</w:t>
      </w:r>
      <w:proofErr w:type="spellEnd"/>
      <w:r w:rsidRPr="006C63A6">
        <w:rPr>
          <w:i/>
          <w:rPrChange w:id="116" w:author="Carlos" w:date="2025-03-09T09:28:00Z">
            <w:rPr/>
          </w:rPrChange>
        </w:rPr>
        <w:t xml:space="preserve"> </w:t>
      </w:r>
      <w:proofErr w:type="spellStart"/>
      <w:r w:rsidRPr="006C63A6">
        <w:rPr>
          <w:i/>
          <w:rPrChange w:id="117" w:author="Carlos" w:date="2025-03-09T09:28:00Z">
            <w:rPr/>
          </w:rPrChange>
        </w:rPr>
        <w:t>Information</w:t>
      </w:r>
      <w:proofErr w:type="spellEnd"/>
      <w:r w:rsidRPr="006C63A6">
        <w:rPr>
          <w:i/>
          <w:rPrChange w:id="118" w:author="Carlos" w:date="2025-03-09T09:28:00Z">
            <w:rPr/>
          </w:rPrChange>
        </w:rPr>
        <w:t xml:space="preserve"> System</w:t>
      </w:r>
      <w:r>
        <w:t xml:space="preserve"> (GIS), consiste em um conjunto de ferramentas computacionais para Geoprocessamento no qual permite manipular e integrar dados de diversas fontes, podendo ser criado um banco de dados digital com informações georreferenciadas </w:t>
      </w:r>
      <w:r>
        <w:fldChar w:fldCharType="begin"/>
      </w:r>
      <w:r>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fldChar w:fldCharType="separate"/>
      </w:r>
      <w:r w:rsidRPr="00F142A0">
        <w:rPr>
          <w:rFonts w:cs="Arial"/>
        </w:rPr>
        <w:t>(Câmara; Davis, 2001)</w:t>
      </w:r>
      <w:r>
        <w:fldChar w:fldCharType="end"/>
      </w:r>
    </w:p>
    <w:p w14:paraId="217CDA75" w14:textId="77777777" w:rsidR="00560078" w:rsidRDefault="00560078" w:rsidP="00560078">
      <w:r w:rsidRPr="006C63A6">
        <w:rPr>
          <w:color w:val="FF0000"/>
          <w:rPrChange w:id="119" w:author="Carlos" w:date="2025-03-09T09:28:00Z">
            <w:rPr/>
          </w:rPrChange>
        </w:rPr>
        <w:t xml:space="preserve">Segundo </w:t>
      </w:r>
      <w:r w:rsidRPr="006C63A6">
        <w:rPr>
          <w:color w:val="FF0000"/>
          <w:rPrChange w:id="120" w:author="Carlos" w:date="2025-03-09T09:28:00Z">
            <w:rPr/>
          </w:rPrChange>
        </w:rPr>
        <w:fldChar w:fldCharType="begin"/>
      </w:r>
      <w:r w:rsidRPr="006C63A6">
        <w:rPr>
          <w:color w:val="FF0000"/>
          <w:rPrChange w:id="121" w:author="Carlos" w:date="2025-03-09T09:28:00Z">
            <w:rPr/>
          </w:rPrChange>
        </w:rPr>
        <w:instrText xml:space="preserve"> ADDIN ZOTERO_ITEM CSL_CITATION {"citationID":"6Erb5vR6","properties":{"formattedCitation":"(Fitz, 2008)","plainCitation":"(Fitz, 2008)","noteIndex":0},"citationItems":[{"id":175,"uris":["http://zotero.org/users/15531986/items/D2PD2SUG"],"itemData":{"id":175,"type":"book","event-place":"São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6C63A6">
        <w:rPr>
          <w:color w:val="FF0000"/>
          <w:rPrChange w:id="122" w:author="Carlos" w:date="2025-03-09T09:28:00Z">
            <w:rPr/>
          </w:rPrChange>
        </w:rPr>
        <w:fldChar w:fldCharType="separate"/>
      </w:r>
      <w:r w:rsidRPr="006C63A6">
        <w:rPr>
          <w:rFonts w:cs="Arial"/>
          <w:color w:val="FF0000"/>
          <w:rPrChange w:id="123" w:author="Carlos" w:date="2025-03-09T09:28:00Z">
            <w:rPr>
              <w:rFonts w:cs="Arial"/>
            </w:rPr>
          </w:rPrChange>
        </w:rPr>
        <w:t>(Fitz, 2008)</w:t>
      </w:r>
      <w:r w:rsidRPr="006C63A6">
        <w:rPr>
          <w:color w:val="FF0000"/>
          <w:rPrChange w:id="124" w:author="Carlos" w:date="2025-03-09T09:28:00Z">
            <w:rPr/>
          </w:rPrChange>
        </w:rPr>
        <w:fldChar w:fldCharType="end"/>
      </w:r>
      <w:r>
        <w:t xml:space="preserve"> os </w:t>
      </w:r>
      <w:proofErr w:type="spellStart"/>
      <w:r>
        <w:t>SIGs</w:t>
      </w:r>
      <w:proofErr w:type="spellEnd"/>
      <w:r>
        <w:t xml:space="preserve"> “são sistemas computacionais que possuem programas especiais para a coleta, o armazenamento, o processamento e a análise digital de dados georreferenciados visando à produção de informação espacial”.</w:t>
      </w:r>
    </w:p>
    <w:p w14:paraId="4DD57F10" w14:textId="77777777" w:rsidR="00560078" w:rsidRDefault="00560078" w:rsidP="00560078">
      <w:r w:rsidRPr="006C63A6">
        <w:rPr>
          <w:color w:val="FF0000"/>
          <w:rPrChange w:id="125" w:author="Carlos" w:date="2025-03-09T09:28:00Z">
            <w:rPr/>
          </w:rPrChange>
        </w:rPr>
        <w:t xml:space="preserve">Para </w:t>
      </w:r>
      <w:r w:rsidRPr="006C63A6">
        <w:rPr>
          <w:color w:val="FF0000"/>
          <w:rPrChange w:id="126" w:author="Carlos" w:date="2025-03-09T09:28:00Z">
            <w:rPr/>
          </w:rPrChange>
        </w:rPr>
        <w:fldChar w:fldCharType="begin"/>
      </w:r>
      <w:r w:rsidRPr="006C63A6">
        <w:rPr>
          <w:color w:val="FF0000"/>
          <w:rPrChange w:id="127" w:author="Carlos" w:date="2025-03-09T09:28:00Z">
            <w:rPr/>
          </w:rPrChange>
        </w:rPr>
        <w:instrText xml:space="preserve"> ADDIN ZOTERO_ITEM CSL_CITATION {"citationID":"gNIIn0SP","properties":{"formattedCitation":"(Bossler, 2016)","plainCitation":"(Bossler, 2016)","noteIndex":0},"citationItems":[{"id":176,"uris":["http://zotero.org/users/15531986/items/A8N7XAMM"],"itemData":{"id":176,"type":"book","number-of-pages":"288","publisher":"Íthala","title":"QGIS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6C63A6">
        <w:rPr>
          <w:color w:val="FF0000"/>
          <w:rPrChange w:id="128" w:author="Carlos" w:date="2025-03-09T09:28:00Z">
            <w:rPr/>
          </w:rPrChange>
        </w:rPr>
        <w:fldChar w:fldCharType="separate"/>
      </w:r>
      <w:r w:rsidRPr="006C63A6">
        <w:rPr>
          <w:rFonts w:cs="Arial"/>
          <w:color w:val="FF0000"/>
          <w:rPrChange w:id="129" w:author="Carlos" w:date="2025-03-09T09:28:00Z">
            <w:rPr>
              <w:rFonts w:cs="Arial"/>
            </w:rPr>
          </w:rPrChange>
        </w:rPr>
        <w:t>(</w:t>
      </w:r>
      <w:proofErr w:type="spellStart"/>
      <w:r w:rsidRPr="006C63A6">
        <w:rPr>
          <w:rFonts w:cs="Arial"/>
          <w:color w:val="FF0000"/>
          <w:rPrChange w:id="130" w:author="Carlos" w:date="2025-03-09T09:28:00Z">
            <w:rPr>
              <w:rFonts w:cs="Arial"/>
            </w:rPr>
          </w:rPrChange>
        </w:rPr>
        <w:t>Bossler</w:t>
      </w:r>
      <w:proofErr w:type="spellEnd"/>
      <w:r w:rsidRPr="006C63A6">
        <w:rPr>
          <w:rFonts w:cs="Arial"/>
          <w:color w:val="FF0000"/>
          <w:rPrChange w:id="131" w:author="Carlos" w:date="2025-03-09T09:28:00Z">
            <w:rPr>
              <w:rFonts w:cs="Arial"/>
            </w:rPr>
          </w:rPrChange>
        </w:rPr>
        <w:t>, 2016)</w:t>
      </w:r>
      <w:r w:rsidRPr="006C63A6">
        <w:rPr>
          <w:color w:val="FF0000"/>
          <w:rPrChange w:id="132" w:author="Carlos" w:date="2025-03-09T09:28:00Z">
            <w:rPr/>
          </w:rPrChange>
        </w:rPr>
        <w:fldChar w:fldCharType="end"/>
      </w:r>
      <w:r>
        <w:t xml:space="preserve"> os </w:t>
      </w:r>
      <w:proofErr w:type="spellStart"/>
      <w:r>
        <w:t>SIGs</w:t>
      </w:r>
      <w:proofErr w:type="spellEnd"/>
      <w:r>
        <w:t xml:space="preserve"> “são programas de computador destinados a trabalhar matematicamente as informações geográficas e alfanuméricas para gerar informações baseadas em algoritmos pré-definidos”.</w:t>
      </w:r>
      <w:r>
        <w:tab/>
      </w:r>
    </w:p>
    <w:p w14:paraId="12786A5F" w14:textId="77777777" w:rsidR="00560078" w:rsidRDefault="00560078" w:rsidP="00560078">
      <w:r>
        <w:t xml:space="preserve">A utilização de um SIG pode oferecer vantagens ao usuário devido os dados, uma vez inseridos no sistema, serem processados e manipulados com relativa rapidez. O sistema ainda permite fazer diferentes análises das informações com a </w:t>
      </w:r>
      <w:r>
        <w:lastRenderedPageBreak/>
        <w:t xml:space="preserve">utilização de ferramentas matemáticas e estatísticas, e até mesmo auxiliar em tomada de decisão </w:t>
      </w:r>
      <w:r>
        <w:fldChar w:fldCharType="begin"/>
      </w:r>
      <w:r>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fldChar w:fldCharType="separate"/>
      </w:r>
      <w:r w:rsidRPr="00F35C13">
        <w:rPr>
          <w:rFonts w:cs="Arial"/>
        </w:rPr>
        <w:t>(Hanada; Gonçalves, 2007)</w:t>
      </w:r>
      <w:r>
        <w:fldChar w:fldCharType="end"/>
      </w:r>
      <w:r>
        <w:t>.</w:t>
      </w:r>
    </w:p>
    <w:p w14:paraId="30958505" w14:textId="77777777" w:rsidR="00560078" w:rsidRDefault="00560078" w:rsidP="00560078">
      <w:r>
        <w:t xml:space="preserve">Os </w:t>
      </w:r>
      <w:proofErr w:type="spellStart"/>
      <w:r>
        <w:t>SIGs</w:t>
      </w:r>
      <w:proofErr w:type="spellEnd"/>
      <w:r>
        <w:t xml:space="preserve"> são utilizados pelas mais diversas áreas de conhecimento, tanto nas áreas sociais e humanas quanto em áreas de exatas e biológicas. Cada usuário manipula os dados lidando com conceitos de suas respectivas disciplinas </w:t>
      </w:r>
      <w:r>
        <w:fldChar w:fldCharType="begin"/>
      </w:r>
      <w:r>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fldChar w:fldCharType="separate"/>
      </w:r>
      <w:r w:rsidRPr="00F35C13">
        <w:rPr>
          <w:rFonts w:cs="Arial"/>
        </w:rPr>
        <w:t>(Câmara; Monteiro, 2001)</w:t>
      </w:r>
      <w:r>
        <w:fldChar w:fldCharType="end"/>
      </w:r>
      <w:r>
        <w:t>.</w:t>
      </w:r>
    </w:p>
    <w:p w14:paraId="731CE7BB" w14:textId="77777777" w:rsidR="00560078" w:rsidRDefault="00560078" w:rsidP="00560078">
      <w:r>
        <w:t>Neste projeto o sistema SIG será muito importante para validar, selecionar e visualizar os dados obtidos das prefeituras e do CNEFE. Também será usado nas etapas intermediárias do processo de prototipação do aplicativo de conversão.</w:t>
      </w:r>
    </w:p>
    <w:p w14:paraId="7830DD5B" w14:textId="35230D2C" w:rsidR="001E24F2" w:rsidRPr="001E24F2" w:rsidRDefault="001E24F2" w:rsidP="000B085C">
      <w:pPr>
        <w:pStyle w:val="Ttulo2"/>
        <w:rPr>
          <w:rFonts w:eastAsia="Times New Roman"/>
          <w:lang w:eastAsia="pt-BR"/>
        </w:rPr>
      </w:pPr>
      <w:bookmarkStart w:id="133" w:name="_Toc192078438"/>
      <w:r w:rsidRPr="001E24F2">
        <w:rPr>
          <w:rFonts w:eastAsia="Times New Roman"/>
          <w:lang w:eastAsia="pt-BR"/>
        </w:rPr>
        <w:t xml:space="preserve">BANCOS DE DADOS </w:t>
      </w:r>
      <w:r w:rsidR="009136FD">
        <w:rPr>
          <w:rFonts w:eastAsia="Times New Roman"/>
          <w:lang w:eastAsia="pt-BR"/>
        </w:rPr>
        <w:t xml:space="preserve">CONVENCIONAIS </w:t>
      </w:r>
      <w:r w:rsidR="002E2CD6">
        <w:rPr>
          <w:rFonts w:eastAsia="Times New Roman"/>
          <w:lang w:eastAsia="pt-BR"/>
        </w:rPr>
        <w:t>E BANCOS DE DADOS GEO</w:t>
      </w:r>
      <w:r w:rsidR="009136FD">
        <w:rPr>
          <w:rFonts w:eastAsia="Times New Roman"/>
          <w:lang w:eastAsia="pt-BR"/>
        </w:rPr>
        <w:t>GRÁFICOS</w:t>
      </w:r>
      <w:bookmarkEnd w:id="133"/>
    </w:p>
    <w:p w14:paraId="05A8DA82" w14:textId="1946C449" w:rsidR="001E24F2" w:rsidRPr="001E24F2" w:rsidRDefault="001E24F2" w:rsidP="001E24F2">
      <w:pPr>
        <w:rPr>
          <w:lang w:eastAsia="pt-BR"/>
        </w:rPr>
      </w:pPr>
      <w:commentRangeStart w:id="134"/>
      <w:r w:rsidRPr="001E24F2">
        <w:rPr>
          <w:lang w:eastAsia="pt-BR"/>
        </w:rPr>
        <w:t xml:space="preserve">A rigor, todas as informações, sejam texto, imagens, sons ou </w:t>
      </w:r>
      <w:r w:rsidRPr="00D262DD">
        <w:rPr>
          <w:lang w:eastAsia="pt-BR"/>
        </w:rPr>
        <w:t>dados geo</w:t>
      </w:r>
      <w:r w:rsidR="00D262DD" w:rsidRPr="00D262DD">
        <w:rPr>
          <w:lang w:eastAsia="pt-BR"/>
        </w:rPr>
        <w:t>gráficos</w:t>
      </w:r>
      <w:r w:rsidRPr="00D262DD">
        <w:rPr>
          <w:lang w:eastAsia="pt-BR"/>
        </w:rPr>
        <w:t xml:space="preserve"> são armazenadas nos </w:t>
      </w:r>
      <w:proofErr w:type="spellStart"/>
      <w:r w:rsidRPr="00D262DD">
        <w:rPr>
          <w:lang w:eastAsia="pt-BR"/>
        </w:rPr>
        <w:t>SGBDs</w:t>
      </w:r>
      <w:proofErr w:type="spellEnd"/>
      <w:r w:rsidRPr="00D262DD">
        <w:rPr>
          <w:lang w:eastAsia="pt-BR"/>
        </w:rPr>
        <w:t xml:space="preserve"> de uma forma única: uma sequên</w:t>
      </w:r>
      <w:r w:rsidRPr="001E24F2">
        <w:rPr>
          <w:lang w:eastAsia="pt-BR"/>
        </w:rPr>
        <w:t>cia de bits. O que muda é a capacidade que a ferramenta possui de realizar operações sobre os dados armazenados e converter para um formato legível.</w:t>
      </w:r>
      <w:commentRangeEnd w:id="134"/>
      <w:r w:rsidR="006C63A6">
        <w:rPr>
          <w:rStyle w:val="Refdecomentrio"/>
        </w:rPr>
        <w:commentReference w:id="134"/>
      </w:r>
    </w:p>
    <w:p w14:paraId="369FD108" w14:textId="1A068312" w:rsidR="00AF175A" w:rsidRDefault="00560078" w:rsidP="00560078">
      <w:pPr>
        <w:rPr>
          <w:lang w:eastAsia="pt-BR"/>
        </w:rPr>
      </w:pPr>
      <w:r w:rsidRPr="00560078">
        <w:t xml:space="preserve">É viável armazenar dados geográficos em qualquer Sistema de Gerenciamento de Banco de Dados (SGBD) textual, desde que esses dados sejam codificados em um formato como o </w:t>
      </w:r>
      <w:proofErr w:type="spellStart"/>
      <w:r w:rsidRPr="00560078">
        <w:t>GeoJSON</w:t>
      </w:r>
      <w:proofErr w:type="spellEnd"/>
      <w:r w:rsidRPr="00560078">
        <w:t>.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Default="002E2CD6" w:rsidP="000B085C">
      <w:pPr>
        <w:pStyle w:val="Ttulo2"/>
      </w:pPr>
      <w:bookmarkStart w:id="135" w:name="_Toc192078439"/>
      <w:r w:rsidRPr="007C7115">
        <w:t>Cadastro Imobiliário e Georreferenciamento.</w:t>
      </w:r>
      <w:bookmarkEnd w:id="135"/>
      <w:r w:rsidRPr="007C7115">
        <w:t xml:space="preserve"> </w:t>
      </w:r>
    </w:p>
    <w:p w14:paraId="596EB771" w14:textId="6F7BB78F" w:rsidR="00BB1156" w:rsidRDefault="00BB1156" w:rsidP="00BB1156">
      <w:r>
        <w:t xml:space="preserve">Uma das operações mais importantes </w:t>
      </w:r>
      <w:r w:rsidR="00BD6A63">
        <w:t xml:space="preserve">nesse trabalho é o </w:t>
      </w:r>
      <w:commentRangeStart w:id="136"/>
      <w:r w:rsidR="00BD6A63">
        <w:t xml:space="preserve">registro das imagens </w:t>
      </w:r>
      <w:commentRangeEnd w:id="136"/>
      <w:r w:rsidR="006C63A6">
        <w:rPr>
          <w:rStyle w:val="Refdecomentrio"/>
        </w:rPr>
        <w:commentReference w:id="136"/>
      </w:r>
      <w:r w:rsidR="00BD6A63">
        <w:t>geradas a partir dos dados textuais do CIATA.</w:t>
      </w:r>
    </w:p>
    <w:p w14:paraId="0AA4D70D" w14:textId="6DAD7F51" w:rsidR="00BD6A63" w:rsidRDefault="00BD6A63" w:rsidP="00BD6A63">
      <w:commentRangeStart w:id="137"/>
      <w:r>
        <w:t>O registro de uma imagem, compreende uma transformação geométrica que</w:t>
      </w:r>
      <w:r w:rsidR="008C1AC1">
        <w:t xml:space="preserve"> </w:t>
      </w:r>
      <w:r>
        <w:t>relaciona coordenadas de imagem (linha e coluna) com coordenadas de um</w:t>
      </w:r>
      <w:r w:rsidR="008C1AC1">
        <w:t xml:space="preserve"> </w:t>
      </w:r>
      <w:r>
        <w:t>sistema de referência.</w:t>
      </w:r>
      <w:commentRangeEnd w:id="137"/>
      <w:r w:rsidR="00714E91">
        <w:rPr>
          <w:rStyle w:val="Refdecomentrio"/>
        </w:rPr>
        <w:commentReference w:id="137"/>
      </w:r>
      <w:r>
        <w:t xml:space="preserve"> Outros termos comuns para a designação do procedimento</w:t>
      </w:r>
      <w:r w:rsidR="008C1AC1">
        <w:t xml:space="preserve"> </w:t>
      </w:r>
      <w:r>
        <w:t xml:space="preserve">de </w:t>
      </w:r>
      <w:r w:rsidRPr="00714E91">
        <w:rPr>
          <w:color w:val="FF0000"/>
          <w:rPrChange w:id="138" w:author="Carlos" w:date="2025-03-09T09:32:00Z">
            <w:rPr/>
          </w:rPrChange>
        </w:rPr>
        <w:t>registro</w:t>
      </w:r>
      <w:r>
        <w:t xml:space="preserve"> são geocodificação e georreferenciamento. É importante, contudo,</w:t>
      </w:r>
      <w:r w:rsidR="008C1AC1">
        <w:t xml:space="preserve"> </w:t>
      </w:r>
      <w:r>
        <w:t xml:space="preserve">fazer uma distinção clara entre registro e correção geométrica. </w:t>
      </w:r>
      <w:commentRangeStart w:id="139"/>
      <w:r>
        <w:t>O processo de</w:t>
      </w:r>
      <w:r w:rsidR="00D547DF">
        <w:t xml:space="preserve"> </w:t>
      </w:r>
      <w:r>
        <w:t>correção geométrica de imagens elimina as distorções geométricas sistemáticas</w:t>
      </w:r>
      <w:r w:rsidR="00D547DF">
        <w:t xml:space="preserve"> </w:t>
      </w:r>
      <w:r>
        <w:t>introduzidas na etapa de aquisição das imagens, enquanto o registro apenas usa</w:t>
      </w:r>
      <w:r w:rsidR="00D547DF">
        <w:t xml:space="preserve"> </w:t>
      </w:r>
      <w:r>
        <w:t>transformações geométricas simples - usualmente transformações polinomiais -</w:t>
      </w:r>
      <w:r w:rsidR="00CC4EFD">
        <w:t xml:space="preserve"> </w:t>
      </w:r>
      <w:r>
        <w:t xml:space="preserve">para estabelecer um </w:t>
      </w:r>
      <w:r>
        <w:lastRenderedPageBreak/>
        <w:t>mapeamento entre coordenadas de imagem e coordenadas</w:t>
      </w:r>
      <w:r w:rsidR="00CC4EFD">
        <w:t xml:space="preserve"> </w:t>
      </w:r>
      <w:r>
        <w:t>geográficas. Por isso</w:t>
      </w:r>
      <w:r w:rsidR="007D2AD0">
        <w:t>,</w:t>
      </w:r>
      <w:r>
        <w:t xml:space="preserve"> sugere-se que o registro seja sempre utilizado como uma</w:t>
      </w:r>
      <w:r w:rsidR="007D2AD0">
        <w:t xml:space="preserve"> </w:t>
      </w:r>
      <w:r>
        <w:t>técnica que busca refinar a qualidade geométrica de imagens com correção</w:t>
      </w:r>
      <w:r w:rsidR="007D2AD0">
        <w:t xml:space="preserve"> </w:t>
      </w:r>
      <w:r>
        <w:t xml:space="preserve">geométrica de sistema </w:t>
      </w:r>
      <w:r w:rsidR="00F63144">
        <w:fldChar w:fldCharType="begin"/>
      </w:r>
      <w:r w:rsidR="00F63144">
        <w:instrText xml:space="preserve"> ADDIN ZOTERO_ITEM CSL_CITATION {"citationID":"5OZNFvV4","properties":{"formattedCitation":"(INPE,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fldChar w:fldCharType="separate"/>
      </w:r>
      <w:r w:rsidR="00F63144" w:rsidRPr="00F63144">
        <w:rPr>
          <w:rFonts w:cs="Arial"/>
        </w:rPr>
        <w:t>(INPE, 2012)</w:t>
      </w:r>
      <w:r w:rsidR="00F63144">
        <w:fldChar w:fldCharType="end"/>
      </w:r>
      <w:commentRangeEnd w:id="139"/>
      <w:r w:rsidR="00714E91">
        <w:rPr>
          <w:rStyle w:val="Refdecomentrio"/>
        </w:rPr>
        <w:commentReference w:id="139"/>
      </w:r>
      <w:r>
        <w:t>.</w:t>
      </w:r>
    </w:p>
    <w:p w14:paraId="7A544CD8" w14:textId="450C07AE" w:rsidR="00BD6A63" w:rsidRDefault="00BD6A63" w:rsidP="00BD6A63">
      <w:r>
        <w:t xml:space="preserve">O </w:t>
      </w:r>
      <w:r w:rsidRPr="00714E91">
        <w:rPr>
          <w:color w:val="FF0000"/>
          <w:rPrChange w:id="140" w:author="Carlos" w:date="2025-03-09T09:33:00Z">
            <w:rPr/>
          </w:rPrChange>
        </w:rPr>
        <w:t>registro</w:t>
      </w:r>
      <w:r>
        <w:t xml:space="preserve"> é uma operação necessária para se fazer a integração de uma</w:t>
      </w:r>
      <w:r w:rsidR="007D2AD0">
        <w:t xml:space="preserve"> </w:t>
      </w:r>
      <w:r>
        <w:t>imagem à base de dados existente num SIG. Há muitos anos os projetos na</w:t>
      </w:r>
      <w:r w:rsidR="00F118D9">
        <w:t xml:space="preserve"> </w:t>
      </w:r>
      <w:r>
        <w:t>área de sensoriamento remoto pressupõem que as imagens possam ser</w:t>
      </w:r>
      <w:r w:rsidR="00F118D9">
        <w:t xml:space="preserve"> </w:t>
      </w:r>
      <w:r>
        <w:t>integradas aos dados extraídos de mapas existentes ou às medições de certas</w:t>
      </w:r>
      <w:r w:rsidR="00F118D9">
        <w:t xml:space="preserve"> </w:t>
      </w:r>
      <w:r>
        <w:t>grandezas feitas diretamente no terreno. O registro também é importante</w:t>
      </w:r>
      <w:r w:rsidR="00F118D9">
        <w:t xml:space="preserve"> </w:t>
      </w:r>
      <w:r>
        <w:t>para se combinar imagens de sensores diferentes sobre uma mesma área</w:t>
      </w:r>
      <w:r w:rsidR="00624F9E">
        <w:t xml:space="preserve"> </w:t>
      </w:r>
      <w:r w:rsidR="00624F9E" w:rsidRPr="00624F9E">
        <w:t xml:space="preserve">ou para se realizar estudos </w:t>
      </w:r>
      <w:proofErr w:type="spellStart"/>
      <w:r w:rsidR="00624F9E" w:rsidRPr="00624F9E">
        <w:t>multi-temporais</w:t>
      </w:r>
      <w:proofErr w:type="spellEnd"/>
      <w:r w:rsidR="00624F9E" w:rsidRPr="00624F9E">
        <w:t xml:space="preserve">, caso em que se usam imagens tomadas em épocas distintas </w:t>
      </w:r>
      <w:r w:rsidR="00F63144">
        <w:fldChar w:fldCharType="begin"/>
      </w:r>
      <w:r w:rsidR="00F63144">
        <w:instrText xml:space="preserve"> ADDIN ZOTERO_ITEM CSL_CITATION {"citationID":"4fRgoscd","properties":{"formattedCitation":"(INPE,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fldChar w:fldCharType="separate"/>
      </w:r>
      <w:r w:rsidR="00F63144" w:rsidRPr="00F63144">
        <w:rPr>
          <w:rFonts w:cs="Arial"/>
        </w:rPr>
        <w:t>(INPE, 2012)</w:t>
      </w:r>
      <w:r w:rsidR="00F63144">
        <w:fldChar w:fldCharType="end"/>
      </w:r>
      <w:r w:rsidR="00624F9E" w:rsidRPr="00624F9E">
        <w:t>.</w:t>
      </w:r>
    </w:p>
    <w:p w14:paraId="637A70BF" w14:textId="15A6589D" w:rsidR="004F1F2D" w:rsidRDefault="004F1F2D" w:rsidP="00BD6A63">
      <w:r>
        <w:t>N</w:t>
      </w:r>
      <w:r w:rsidR="008F5AF9">
        <w:t xml:space="preserve">o presente projeto </w:t>
      </w:r>
      <w:commentRangeStart w:id="141"/>
      <w:r w:rsidR="008F5AF9">
        <w:t>buscaremos</w:t>
      </w:r>
      <w:commentRangeEnd w:id="141"/>
      <w:r w:rsidR="00714E91">
        <w:rPr>
          <w:rStyle w:val="Refdecomentrio"/>
        </w:rPr>
        <w:commentReference w:id="141"/>
      </w:r>
      <w:r w:rsidR="008F5AF9">
        <w:t xml:space="preserve"> a automatização do registro usando as coordenadas oferecidas pelo </w:t>
      </w:r>
      <w:commentRangeStart w:id="142"/>
      <w:r w:rsidR="008F5AF9">
        <w:t xml:space="preserve">CNEFE. </w:t>
      </w:r>
      <w:commentRangeEnd w:id="142"/>
      <w:r w:rsidR="003F44E8">
        <w:rPr>
          <w:rStyle w:val="Refdecomentrio"/>
        </w:rPr>
        <w:commentReference w:id="142"/>
      </w:r>
    </w:p>
    <w:p w14:paraId="3F3DFBAC" w14:textId="47ECB95F" w:rsidR="00966DB2" w:rsidRDefault="00966DB2">
      <w:r>
        <w:br w:type="page"/>
      </w:r>
    </w:p>
    <w:p w14:paraId="10A4BE9C" w14:textId="79111357" w:rsidR="001D772A" w:rsidRPr="007C7115" w:rsidRDefault="00406037" w:rsidP="000B085C">
      <w:pPr>
        <w:pStyle w:val="Ttulo1"/>
      </w:pPr>
      <w:bookmarkStart w:id="143" w:name="_Toc192078440"/>
      <w:commentRangeStart w:id="144"/>
      <w:r>
        <w:lastRenderedPageBreak/>
        <w:t>M</w:t>
      </w:r>
      <w:r w:rsidR="001D772A" w:rsidRPr="007C7115">
        <w:t>etodologia</w:t>
      </w:r>
      <w:r w:rsidR="005E6C0C">
        <w:t xml:space="preserve"> da pesquisa</w:t>
      </w:r>
      <w:bookmarkEnd w:id="143"/>
      <w:commentRangeEnd w:id="144"/>
      <w:r w:rsidR="00714E91">
        <w:rPr>
          <w:rStyle w:val="Refdecomentrio"/>
          <w:rFonts w:eastAsiaTheme="minorHAnsi" w:cstheme="minorBidi"/>
          <w:b w:val="0"/>
          <w:caps w:val="0"/>
        </w:rPr>
        <w:commentReference w:id="144"/>
      </w:r>
    </w:p>
    <w:p w14:paraId="2B0DFEDA" w14:textId="14A9C911" w:rsidR="000C3264" w:rsidRDefault="000C3264" w:rsidP="000B085C">
      <w:pPr>
        <w:pStyle w:val="Ttulo2"/>
      </w:pPr>
      <w:bookmarkStart w:id="145" w:name="_Toc192078441"/>
      <w:commentRangeStart w:id="146"/>
      <w:r>
        <w:t>Etapas</w:t>
      </w:r>
      <w:bookmarkEnd w:id="145"/>
      <w:commentRangeEnd w:id="146"/>
      <w:r w:rsidR="003F44E8">
        <w:rPr>
          <w:rStyle w:val="Refdecomentrio"/>
          <w:rFonts w:eastAsiaTheme="minorHAnsi" w:cstheme="minorBidi"/>
          <w:caps w:val="0"/>
        </w:rPr>
        <w:commentReference w:id="146"/>
      </w:r>
      <w:r w:rsidR="00AE7CE0" w:rsidRPr="00AE7CE0">
        <w:t xml:space="preserve"> </w:t>
      </w:r>
    </w:p>
    <w:p w14:paraId="27A2D8A6" w14:textId="0C552C34" w:rsidR="00142315" w:rsidRPr="00D510B9" w:rsidRDefault="004705B8" w:rsidP="00D510B9">
      <w:pPr>
        <w:pStyle w:val="Tpico"/>
      </w:pPr>
      <w:commentRangeStart w:id="147"/>
      <w:commentRangeStart w:id="148"/>
      <w:r w:rsidRPr="00D510B9">
        <w:t>Obter</w:t>
      </w:r>
      <w:r w:rsidR="00AE7CE0" w:rsidRPr="00D510B9">
        <w:t xml:space="preserve"> </w:t>
      </w:r>
      <w:r w:rsidR="00886862" w:rsidRPr="00D510B9">
        <w:t xml:space="preserve">dados </w:t>
      </w:r>
      <w:r w:rsidR="001C7536" w:rsidRPr="00D510B9">
        <w:t xml:space="preserve">dos lotes </w:t>
      </w:r>
      <w:r w:rsidR="00AE7CE0" w:rsidRPr="00D510B9">
        <w:t>d</w:t>
      </w:r>
      <w:r w:rsidR="000652FD" w:rsidRPr="00D510B9">
        <w:t>e</w:t>
      </w:r>
      <w:r w:rsidR="00AE7CE0" w:rsidRPr="00D510B9">
        <w:t xml:space="preserve"> municípios</w:t>
      </w:r>
      <w:r w:rsidR="00FE4605" w:rsidRPr="00D510B9">
        <w:t xml:space="preserve"> </w:t>
      </w:r>
      <w:r w:rsidR="00BF25F9" w:rsidRPr="00D510B9">
        <w:t>parceiros</w:t>
      </w:r>
      <w:commentRangeEnd w:id="147"/>
      <w:r w:rsidR="003F44E8">
        <w:rPr>
          <w:rStyle w:val="Refdecomentrio"/>
          <w:b w:val="0"/>
          <w:bCs w:val="0"/>
        </w:rPr>
        <w:commentReference w:id="147"/>
      </w:r>
    </w:p>
    <w:p w14:paraId="07F0D598" w14:textId="2B2C818D" w:rsidR="00AE7CE0" w:rsidRDefault="00204CC0" w:rsidP="00142315">
      <w:r>
        <w:t>Obter a</w:t>
      </w:r>
      <w:r w:rsidR="00194975">
        <w:t xml:space="preserve"> identificação do lote e da quadra, logradouro, número, </w:t>
      </w:r>
      <w:r w:rsidR="00AD78D8">
        <w:t xml:space="preserve">largura do lote (testada) e outras dimensões </w:t>
      </w:r>
      <w:r w:rsidR="000E79A9">
        <w:t>disponíveis</w:t>
      </w:r>
      <w:r w:rsidR="002C25A8">
        <w:t xml:space="preserve">. </w:t>
      </w:r>
      <w:r w:rsidR="00A00B59">
        <w:t xml:space="preserve">A lista completa dos atributos necessários para a geração de </w:t>
      </w:r>
      <w:r w:rsidR="001F5617">
        <w:t xml:space="preserve">imagens de quadras </w:t>
      </w:r>
      <w:r w:rsidR="00A00B59">
        <w:t xml:space="preserve">está na </w:t>
      </w:r>
      <w:r w:rsidR="00461A90">
        <w:fldChar w:fldCharType="begin"/>
      </w:r>
      <w:r w:rsidR="00461A90">
        <w:instrText xml:space="preserve"> REF _Ref191994451 \h </w:instrText>
      </w:r>
      <w:r w:rsidR="00461A90">
        <w:fldChar w:fldCharType="separate"/>
      </w:r>
      <w:r w:rsidR="00461A90">
        <w:t xml:space="preserve">Tabela </w:t>
      </w:r>
      <w:r w:rsidR="00461A90">
        <w:rPr>
          <w:noProof/>
        </w:rPr>
        <w:t>6</w:t>
      </w:r>
      <w:r w:rsidR="00461A90">
        <w:fldChar w:fldCharType="end"/>
      </w:r>
    </w:p>
    <w:p w14:paraId="56BF484A" w14:textId="1D71D901" w:rsidR="00A0431C" w:rsidRDefault="00D119BF" w:rsidP="00D119BF">
      <w:r w:rsidRPr="00D119BF">
        <w:t>Atualmente, os aplicativos de cadastro geralmente utilizam uma estrutura de dados composta por múltiplas classes ou tabelas. Para este estudo, entretanto, a estrutura ideal para importação consiste em uma única tabela que contém exclusivamente os dados necessários para a criação dos objetos geométricos, conforme o esquema apresentado na Tabela 4.</w:t>
      </w:r>
    </w:p>
    <w:p w14:paraId="6028D2BC" w14:textId="596C468C" w:rsidR="00A54FA2" w:rsidRDefault="00E14A2B" w:rsidP="00A54FA2">
      <w:r>
        <w:t xml:space="preserve">Considerando o que foi discutido no </w:t>
      </w:r>
      <w:r w:rsidR="003A40E7">
        <w:t xml:space="preserve">item </w:t>
      </w:r>
      <w:r w:rsidR="00572BC5">
        <w:fldChar w:fldCharType="begin"/>
      </w:r>
      <w:r w:rsidR="00572BC5">
        <w:instrText xml:space="preserve"> REF _Ref191278478 \r \h </w:instrText>
      </w:r>
      <w:r w:rsidR="00572BC5">
        <w:fldChar w:fldCharType="separate"/>
      </w:r>
      <w:r w:rsidR="00572BC5">
        <w:t>2.1.8</w:t>
      </w:r>
      <w:r w:rsidR="00572BC5">
        <w:fldChar w:fldCharType="end"/>
      </w:r>
      <w:r w:rsidR="00572BC5">
        <w:t xml:space="preserve"> </w:t>
      </w:r>
      <w:r w:rsidR="00572BC5">
        <w:fldChar w:fldCharType="begin"/>
      </w:r>
      <w:r w:rsidR="00572BC5">
        <w:instrText xml:space="preserve"> REF _Ref191278485 \h </w:instrText>
      </w:r>
      <w:r w:rsidR="00572BC5">
        <w:fldChar w:fldCharType="separate"/>
      </w:r>
      <w:r w:rsidR="00572BC5">
        <w:rPr>
          <w:lang w:eastAsia="pt-BR"/>
        </w:rPr>
        <w:t>CIATA e a Lei Geral de Proteção de Dados (LGPD)</w:t>
      </w:r>
      <w:r w:rsidR="00572BC5">
        <w:fldChar w:fldCharType="end"/>
      </w:r>
      <w:r w:rsidR="009E5815">
        <w:t xml:space="preserve"> </w:t>
      </w:r>
      <w:r w:rsidR="008A366A">
        <w:t xml:space="preserve">a prefeitura pode obter os dados do sistema de cadastro </w:t>
      </w:r>
      <w:r w:rsidR="00F923D2">
        <w:t>em um formato</w:t>
      </w:r>
      <w:r w:rsidR="00DD2140">
        <w:t xml:space="preserve"> de arquivo</w:t>
      </w:r>
      <w:r w:rsidR="00F923D2">
        <w:t xml:space="preserve"> não-proprietário</w:t>
      </w:r>
      <w:r w:rsidR="00DD2140">
        <w:t>,</w:t>
      </w:r>
      <w:r w:rsidR="00F923D2">
        <w:t xml:space="preserve"> como XML, JSON ou CSV</w:t>
      </w:r>
      <w:r w:rsidR="00FD4278">
        <w:rPr>
          <w:rStyle w:val="Refdenotaderodap"/>
        </w:rPr>
        <w:footnoteReference w:id="10"/>
      </w:r>
      <w:r w:rsidR="00496560">
        <w:t xml:space="preserve">. </w:t>
      </w:r>
      <w:r w:rsidR="008826C5">
        <w:t>Para importação em um banco de dados a preferência é por arquivos CSV</w:t>
      </w:r>
      <w:r w:rsidR="004D09B3">
        <w:t>.</w:t>
      </w:r>
    </w:p>
    <w:p w14:paraId="1628CA7A" w14:textId="01460652" w:rsidR="003809CD" w:rsidRPr="007C7115" w:rsidRDefault="00A05F79" w:rsidP="00D510B9">
      <w:pPr>
        <w:pStyle w:val="Tpico"/>
      </w:pPr>
      <w:commentRangeStart w:id="149"/>
      <w:r>
        <w:t xml:space="preserve">Definir e povoar um banco de dados relacional </w:t>
      </w:r>
      <w:r w:rsidR="00591CEC">
        <w:t>com os dados dos imóveis</w:t>
      </w:r>
      <w:r w:rsidR="00EB271B">
        <w:t>.</w:t>
      </w:r>
      <w:commentRangeEnd w:id="149"/>
      <w:r w:rsidR="003F44E8">
        <w:rPr>
          <w:rStyle w:val="Refdecomentrio"/>
          <w:b w:val="0"/>
          <w:bCs w:val="0"/>
        </w:rPr>
        <w:commentReference w:id="149"/>
      </w:r>
    </w:p>
    <w:p w14:paraId="34B418AC" w14:textId="18DD6A5C" w:rsidR="00E50C2A" w:rsidRDefault="00591CEC" w:rsidP="00D510B9">
      <w:pPr>
        <w:pStyle w:val="Tpico"/>
      </w:pPr>
      <w:r>
        <w:t>Selecionar</w:t>
      </w:r>
      <w:r w:rsidR="006F0CA0">
        <w:t xml:space="preserve"> um conjunto ótimo de informações </w:t>
      </w:r>
      <w:r w:rsidR="00AE7CE0" w:rsidRPr="007C7115">
        <w:t>cadastrais</w:t>
      </w:r>
      <w:r w:rsidR="00EB271B">
        <w:t>.</w:t>
      </w:r>
    </w:p>
    <w:p w14:paraId="3D3ECF8E" w14:textId="5774047F" w:rsidR="00AE7CE0" w:rsidRDefault="006F0CA0" w:rsidP="00E50C2A">
      <w:del w:id="150" w:author="Carlos" w:date="2025-03-09T09:38:00Z">
        <w:r w:rsidDel="003F44E8">
          <w:delText xml:space="preserve"> </w:delText>
        </w:r>
      </w:del>
      <w:r w:rsidR="00390D42">
        <w:t xml:space="preserve">Criar um conjunto de </w:t>
      </w:r>
      <w:r>
        <w:t xml:space="preserve">quadras retangulares </w:t>
      </w:r>
      <w:r w:rsidR="00770B33">
        <w:t>com pelo menos um endereço em cada logradouro</w:t>
      </w:r>
      <w:r w:rsidR="00390D42">
        <w:t xml:space="preserve">. Esse conjunto </w:t>
      </w:r>
      <w:r w:rsidR="007E08CD">
        <w:t xml:space="preserve">virtual </w:t>
      </w:r>
      <w:r w:rsidR="00FD630C">
        <w:t>será cham</w:t>
      </w:r>
      <w:r w:rsidR="00EB271B">
        <w:t>a</w:t>
      </w:r>
      <w:r w:rsidR="00FD630C">
        <w:t xml:space="preserve">do de </w:t>
      </w:r>
      <w:proofErr w:type="spellStart"/>
      <w:r w:rsidR="00EB271B">
        <w:t>Reta</w:t>
      </w:r>
      <w:r w:rsidR="00FD630C">
        <w:t>ngópolis</w:t>
      </w:r>
      <w:proofErr w:type="spellEnd"/>
    </w:p>
    <w:p w14:paraId="3192C377" w14:textId="2C69E73C" w:rsidR="00175A94" w:rsidRDefault="00CB1BB2" w:rsidP="00D510B9">
      <w:pPr>
        <w:pStyle w:val="Tpico"/>
      </w:pPr>
      <w:r>
        <w:t xml:space="preserve">Extrair dos dados </w:t>
      </w:r>
      <w:r w:rsidR="0069391A">
        <w:t xml:space="preserve">textuais os logradouros que compõem cada quadra e a ordem </w:t>
      </w:r>
      <w:r w:rsidR="003809CD">
        <w:t>deles.</w:t>
      </w:r>
    </w:p>
    <w:p w14:paraId="4D2170C3" w14:textId="16EFD111" w:rsidR="00D34F38" w:rsidRDefault="00D34F38" w:rsidP="00D510B9">
      <w:pPr>
        <w:pStyle w:val="Tpico"/>
      </w:pPr>
      <w:r w:rsidRPr="007C7115">
        <w:t>Desenvolv</w:t>
      </w:r>
      <w:r>
        <w:t>er um protótipo para testes</w:t>
      </w:r>
      <w:r w:rsidRPr="007C7115">
        <w:t>.</w:t>
      </w:r>
    </w:p>
    <w:p w14:paraId="12955B46" w14:textId="2C60BBED" w:rsidR="007A407B" w:rsidRPr="007C7115" w:rsidRDefault="007A407B" w:rsidP="00D510B9">
      <w:pPr>
        <w:pStyle w:val="Tpico"/>
      </w:pPr>
      <w:r>
        <w:t>Testar protótipo com dados se</w:t>
      </w:r>
      <w:r w:rsidR="00E715E4">
        <w:t xml:space="preserve">lecionados </w:t>
      </w:r>
      <w:r w:rsidR="00F31A68">
        <w:t>(</w:t>
      </w:r>
      <w:proofErr w:type="spellStart"/>
      <w:r w:rsidR="00E715E4">
        <w:t>Retangópolis</w:t>
      </w:r>
      <w:proofErr w:type="spellEnd"/>
      <w:r w:rsidR="00E715E4">
        <w:t>).</w:t>
      </w:r>
    </w:p>
    <w:p w14:paraId="2DAD624A" w14:textId="237213E5" w:rsidR="00AE7CE0" w:rsidRPr="007C7115" w:rsidRDefault="00770B33" w:rsidP="00D510B9">
      <w:pPr>
        <w:pStyle w:val="Tpico"/>
      </w:pPr>
      <w:r>
        <w:t xml:space="preserve">Gerar </w:t>
      </w:r>
      <w:r w:rsidR="00093203">
        <w:t xml:space="preserve">imagem das quadras com </w:t>
      </w:r>
      <w:r w:rsidR="00175A94">
        <w:t>lados</w:t>
      </w:r>
      <w:r w:rsidR="00093203">
        <w:t xml:space="preserve"> proporcionais ao</w:t>
      </w:r>
      <w:r w:rsidR="009A5D39">
        <w:t xml:space="preserve"> </w:t>
      </w:r>
      <w:r w:rsidR="00175A94">
        <w:t>tamanho dos</w:t>
      </w:r>
      <w:r w:rsidR="009A5D39">
        <w:t xml:space="preserve"> </w:t>
      </w:r>
      <w:r w:rsidR="00093203">
        <w:t>imóveis cadastrados</w:t>
      </w:r>
      <w:r w:rsidR="00AE7CE0" w:rsidRPr="007C7115">
        <w:t xml:space="preserve">. </w:t>
      </w:r>
    </w:p>
    <w:p w14:paraId="6FA07357" w14:textId="7E9B5D5E" w:rsidR="00AE7CE0" w:rsidRPr="007C7115" w:rsidRDefault="00C74867" w:rsidP="00D510B9">
      <w:pPr>
        <w:pStyle w:val="Tpico"/>
      </w:pPr>
      <w:r>
        <w:t>Identificar e corrigir falhas do</w:t>
      </w:r>
      <w:r w:rsidR="00D97A6F">
        <w:t>s dados textuais no banco de dados.</w:t>
      </w:r>
    </w:p>
    <w:p w14:paraId="3881FF64" w14:textId="517A8EA6" w:rsidR="00AE7CE0" w:rsidRPr="007C7115" w:rsidRDefault="007C0C77" w:rsidP="00D510B9">
      <w:pPr>
        <w:pStyle w:val="Tpico"/>
      </w:pPr>
      <w:r>
        <w:t xml:space="preserve">Testar o protótipo </w:t>
      </w:r>
      <w:r w:rsidR="009B766F">
        <w:t>com dados completos do BD</w:t>
      </w:r>
      <w:r w:rsidR="00AE7CE0" w:rsidRPr="007C7115">
        <w:t xml:space="preserve">. </w:t>
      </w:r>
    </w:p>
    <w:p w14:paraId="6E2F79C4" w14:textId="128AC376" w:rsidR="00AE7CE0" w:rsidRPr="007C7115" w:rsidRDefault="001F26C1" w:rsidP="00D510B9">
      <w:pPr>
        <w:pStyle w:val="Tpico"/>
      </w:pPr>
      <w:r>
        <w:lastRenderedPageBreak/>
        <w:t>Associar as quadras com imagens georreferenciadas</w:t>
      </w:r>
      <w:r w:rsidR="00681316">
        <w:t xml:space="preserve"> (</w:t>
      </w:r>
      <w:r w:rsidR="006864D1">
        <w:t>registrar imagens das quadras)</w:t>
      </w:r>
      <w:r w:rsidR="00AE7CE0" w:rsidRPr="007C7115">
        <w:t xml:space="preserve">. </w:t>
      </w:r>
    </w:p>
    <w:p w14:paraId="2E5F3742" w14:textId="56617478" w:rsidR="00AE7CE0" w:rsidRPr="007C7115" w:rsidRDefault="001F26C1" w:rsidP="00D510B9">
      <w:pPr>
        <w:pStyle w:val="Tpico"/>
      </w:pPr>
      <w:r>
        <w:t xml:space="preserve">Disponibilizar </w:t>
      </w:r>
      <w:r w:rsidR="00AA1ABB">
        <w:t xml:space="preserve">o aplicativo na Internet para </w:t>
      </w:r>
      <w:r w:rsidR="00F5054C">
        <w:t xml:space="preserve">testes e </w:t>
      </w:r>
      <w:r w:rsidR="00AA1ABB">
        <w:t xml:space="preserve">validação </w:t>
      </w:r>
      <w:r w:rsidR="00F5054C">
        <w:t>por prefeituras</w:t>
      </w:r>
      <w:r w:rsidR="00AE7CE0" w:rsidRPr="007C7115">
        <w:t>.</w:t>
      </w:r>
      <w:commentRangeEnd w:id="148"/>
      <w:r w:rsidR="003F44E8">
        <w:rPr>
          <w:rStyle w:val="Refdecomentrio"/>
          <w:b w:val="0"/>
          <w:bCs w:val="0"/>
        </w:rPr>
        <w:commentReference w:id="148"/>
      </w:r>
    </w:p>
    <w:p w14:paraId="44DEFFD3" w14:textId="0FDE0FDC" w:rsidR="001D772A" w:rsidRDefault="00AE7CE0" w:rsidP="000B085C">
      <w:pPr>
        <w:pStyle w:val="Ttulo2"/>
      </w:pPr>
      <w:bookmarkStart w:id="151" w:name="_Toc192078442"/>
      <w:commentRangeStart w:id="152"/>
      <w:r>
        <w:t>cronograma</w:t>
      </w:r>
      <w:bookmarkEnd w:id="151"/>
      <w:commentRangeEnd w:id="152"/>
      <w:r w:rsidR="003F44E8">
        <w:rPr>
          <w:rStyle w:val="Refdecomentrio"/>
          <w:rFonts w:eastAsiaTheme="minorHAnsi" w:cstheme="minorBidi"/>
          <w:caps w:val="0"/>
        </w:rPr>
        <w:commentReference w:id="152"/>
      </w:r>
      <w:r w:rsidR="001D772A" w:rsidRPr="007C7115">
        <w:t xml:space="preserve"> </w:t>
      </w:r>
    </w:p>
    <w:tbl>
      <w:tblPr>
        <w:tblStyle w:val="Tabelacomgrade"/>
        <w:tblW w:w="0" w:type="auto"/>
        <w:tblLook w:val="04A0" w:firstRow="1" w:lastRow="0" w:firstColumn="1" w:lastColumn="0" w:noHBand="0" w:noVBand="1"/>
      </w:tblPr>
      <w:tblGrid>
        <w:gridCol w:w="2405"/>
        <w:gridCol w:w="6656"/>
      </w:tblGrid>
      <w:tr w:rsidR="00905276" w14:paraId="30A1D606" w14:textId="77777777" w:rsidTr="001467D8">
        <w:tc>
          <w:tcPr>
            <w:tcW w:w="2405" w:type="dxa"/>
          </w:tcPr>
          <w:p w14:paraId="53EEBB61" w14:textId="028EBF95" w:rsidR="00905276" w:rsidRDefault="00531D9D" w:rsidP="00287745">
            <w:pPr>
              <w:ind w:firstLine="0"/>
            </w:pPr>
            <w:r>
              <w:t>Abril/2025</w:t>
            </w:r>
          </w:p>
        </w:tc>
        <w:tc>
          <w:tcPr>
            <w:tcW w:w="6656" w:type="dxa"/>
          </w:tcPr>
          <w:p w14:paraId="36DB463D" w14:textId="77777777" w:rsidR="00C360B0" w:rsidRDefault="008F1FAE" w:rsidP="00287745">
            <w:pPr>
              <w:ind w:firstLine="0"/>
            </w:pPr>
            <w:r>
              <w:t xml:space="preserve">Apresentação do projeto de pesquisa com </w:t>
            </w:r>
            <w:r w:rsidR="00F20C8C">
              <w:t>resultados do estudo</w:t>
            </w:r>
            <w:r>
              <w:t xml:space="preserve"> sobre </w:t>
            </w:r>
            <w:r w:rsidR="001467D8">
              <w:t>a influência do CIATA nos cadastros urbanos municipais atuais</w:t>
            </w:r>
            <w:r w:rsidR="00F20C8C">
              <w:t>.</w:t>
            </w:r>
            <w:r w:rsidR="00A92CBE">
              <w:t xml:space="preserve"> </w:t>
            </w:r>
          </w:p>
          <w:p w14:paraId="089754EE" w14:textId="142A53BD" w:rsidR="00905276" w:rsidRDefault="00A92CBE" w:rsidP="00287745">
            <w:pPr>
              <w:ind w:firstLine="0"/>
            </w:pPr>
            <w:r>
              <w:t>Textualização dos manuais do CIATA.</w:t>
            </w:r>
          </w:p>
        </w:tc>
      </w:tr>
      <w:tr w:rsidR="00905276" w14:paraId="2E44550D" w14:textId="77777777" w:rsidTr="001467D8">
        <w:tc>
          <w:tcPr>
            <w:tcW w:w="2405" w:type="dxa"/>
          </w:tcPr>
          <w:p w14:paraId="4B9C7A6C" w14:textId="00A97435" w:rsidR="00905276" w:rsidRDefault="000F24C2" w:rsidP="00287745">
            <w:pPr>
              <w:ind w:firstLine="0"/>
            </w:pPr>
            <w:r>
              <w:t>Maio/2025</w:t>
            </w:r>
          </w:p>
        </w:tc>
        <w:tc>
          <w:tcPr>
            <w:tcW w:w="6656" w:type="dxa"/>
          </w:tcPr>
          <w:p w14:paraId="50D222FE" w14:textId="198E5B95" w:rsidR="00306949" w:rsidRDefault="007D08EF" w:rsidP="00287745">
            <w:pPr>
              <w:ind w:firstLine="0"/>
            </w:pPr>
            <w:r>
              <w:t>Obte</w:t>
            </w:r>
            <w:r w:rsidR="0049204F">
              <w:t>nção de uma</w:t>
            </w:r>
            <w:r>
              <w:t xml:space="preserve"> amostra </w:t>
            </w:r>
            <w:r w:rsidR="009E560D">
              <w:t>de um cadastro municipal.</w:t>
            </w:r>
          </w:p>
          <w:p w14:paraId="4D115DB2" w14:textId="7E2F8382" w:rsidR="00905276" w:rsidRDefault="00A97489" w:rsidP="00287745">
            <w:pPr>
              <w:ind w:firstLine="0"/>
            </w:pPr>
            <w:r>
              <w:t>Desenvolvimento e teste do protótipo</w:t>
            </w:r>
            <w:r w:rsidR="00297C1F">
              <w:t>.</w:t>
            </w:r>
          </w:p>
        </w:tc>
      </w:tr>
      <w:tr w:rsidR="00905276" w14:paraId="2301C020" w14:textId="77777777" w:rsidTr="001467D8">
        <w:tc>
          <w:tcPr>
            <w:tcW w:w="2405" w:type="dxa"/>
          </w:tcPr>
          <w:p w14:paraId="201CA7FB" w14:textId="77777777" w:rsidR="00905276" w:rsidRDefault="00643AB2" w:rsidP="00287745">
            <w:pPr>
              <w:ind w:firstLine="0"/>
            </w:pPr>
            <w:r>
              <w:t>Junho/2025</w:t>
            </w:r>
          </w:p>
          <w:p w14:paraId="0E7F8FF8" w14:textId="198229FC" w:rsidR="00A16C5F" w:rsidRDefault="00A16C5F" w:rsidP="00287745">
            <w:pPr>
              <w:ind w:firstLine="0"/>
            </w:pPr>
            <w:r>
              <w:t>Julho/2025</w:t>
            </w:r>
          </w:p>
        </w:tc>
        <w:tc>
          <w:tcPr>
            <w:tcW w:w="6656" w:type="dxa"/>
          </w:tcPr>
          <w:p w14:paraId="0B7B3BD7" w14:textId="5E2F89FC" w:rsidR="00CE2888" w:rsidRDefault="00CE2888" w:rsidP="00287745">
            <w:pPr>
              <w:ind w:firstLine="0"/>
            </w:pPr>
            <w:r>
              <w:t xml:space="preserve">Obtenção de dados </w:t>
            </w:r>
            <w:r w:rsidR="00297C1F">
              <w:t>de cadastro de pelo menos dois municípios pequenos.</w:t>
            </w:r>
          </w:p>
          <w:p w14:paraId="4EC2D211" w14:textId="60CD5EDD" w:rsidR="00905276" w:rsidRDefault="005C72FB" w:rsidP="00287745">
            <w:pPr>
              <w:ind w:firstLine="0"/>
            </w:pPr>
            <w:r>
              <w:t>Teste com dados reais de cadastro</w:t>
            </w:r>
            <w:r w:rsidR="00297C1F">
              <w:t>.</w:t>
            </w:r>
          </w:p>
        </w:tc>
      </w:tr>
      <w:tr w:rsidR="00905276" w14:paraId="5F1C2745" w14:textId="77777777" w:rsidTr="001467D8">
        <w:tc>
          <w:tcPr>
            <w:tcW w:w="2405" w:type="dxa"/>
          </w:tcPr>
          <w:p w14:paraId="49869559" w14:textId="77777777" w:rsidR="00905276" w:rsidRDefault="00643AB2" w:rsidP="00287745">
            <w:pPr>
              <w:ind w:firstLine="0"/>
            </w:pPr>
            <w:r>
              <w:t>Agosto/2025</w:t>
            </w:r>
          </w:p>
          <w:p w14:paraId="24E5FE74" w14:textId="77777777" w:rsidR="00E97414" w:rsidRDefault="00E97414" w:rsidP="00287745">
            <w:pPr>
              <w:ind w:firstLine="0"/>
            </w:pPr>
            <w:r>
              <w:t>Setembro/2025</w:t>
            </w:r>
          </w:p>
          <w:p w14:paraId="15345F53" w14:textId="1F6C0D02" w:rsidR="00E97414" w:rsidRDefault="00E97414" w:rsidP="00287745">
            <w:pPr>
              <w:ind w:firstLine="0"/>
            </w:pPr>
            <w:r>
              <w:t>Outubro/2025</w:t>
            </w:r>
          </w:p>
        </w:tc>
        <w:tc>
          <w:tcPr>
            <w:tcW w:w="6656" w:type="dxa"/>
          </w:tcPr>
          <w:p w14:paraId="6D04BD62" w14:textId="25E12624" w:rsidR="00F762DA" w:rsidRDefault="00D6433A" w:rsidP="00287745">
            <w:pPr>
              <w:ind w:firstLine="0"/>
            </w:pPr>
            <w:r>
              <w:t>Melhorias e adaptações no aplicativo.</w:t>
            </w:r>
          </w:p>
          <w:p w14:paraId="505884B6" w14:textId="4125DA66" w:rsidR="00BB7D10" w:rsidRDefault="005878B5" w:rsidP="00287745">
            <w:pPr>
              <w:ind w:firstLine="0"/>
            </w:pPr>
            <w:r>
              <w:t>Desenvolvimento de uma v</w:t>
            </w:r>
            <w:r w:rsidR="00827B7D">
              <w:t>ersão</w:t>
            </w:r>
            <w:r w:rsidR="00BB7D10">
              <w:t xml:space="preserve"> do aplicativo</w:t>
            </w:r>
            <w:r w:rsidR="00827B7D">
              <w:t xml:space="preserve"> </w:t>
            </w:r>
            <w:r w:rsidR="00CE2888">
              <w:t>com</w:t>
            </w:r>
            <w:r w:rsidR="00827B7D">
              <w:t xml:space="preserve"> acesso aberto na Internet</w:t>
            </w:r>
            <w:r w:rsidR="00297C1F">
              <w:t>.</w:t>
            </w:r>
          </w:p>
          <w:p w14:paraId="1539A283" w14:textId="63A01745" w:rsidR="00E97414" w:rsidRDefault="00BB7D10" w:rsidP="00287745">
            <w:pPr>
              <w:ind w:firstLine="0"/>
            </w:pPr>
            <w:r>
              <w:t xml:space="preserve">Redação e revisão </w:t>
            </w:r>
            <w:r w:rsidR="000210F2">
              <w:t xml:space="preserve">do </w:t>
            </w:r>
            <w:commentRangeStart w:id="153"/>
            <w:r w:rsidR="000210F2">
              <w:t>TCC</w:t>
            </w:r>
            <w:commentRangeEnd w:id="153"/>
            <w:r w:rsidR="003F44E8">
              <w:rPr>
                <w:rStyle w:val="Refdecomentrio"/>
              </w:rPr>
              <w:commentReference w:id="153"/>
            </w:r>
            <w:r w:rsidR="000210F2">
              <w:t>.</w:t>
            </w:r>
          </w:p>
        </w:tc>
      </w:tr>
      <w:tr w:rsidR="00905276" w14:paraId="7681D9D7" w14:textId="77777777" w:rsidTr="001467D8">
        <w:tc>
          <w:tcPr>
            <w:tcW w:w="2405" w:type="dxa"/>
          </w:tcPr>
          <w:p w14:paraId="561B7E4C" w14:textId="10BA154D" w:rsidR="00905276" w:rsidRDefault="00BE1E91" w:rsidP="00287745">
            <w:pPr>
              <w:ind w:firstLine="0"/>
            </w:pPr>
            <w:r>
              <w:t>Novembro/2025</w:t>
            </w:r>
          </w:p>
        </w:tc>
        <w:tc>
          <w:tcPr>
            <w:tcW w:w="6656" w:type="dxa"/>
          </w:tcPr>
          <w:p w14:paraId="77C90997" w14:textId="0E936703" w:rsidR="00905276" w:rsidRDefault="00BE1E91" w:rsidP="00287745">
            <w:pPr>
              <w:ind w:firstLine="0"/>
            </w:pPr>
            <w:r>
              <w:t xml:space="preserve">Entrega do </w:t>
            </w:r>
            <w:r w:rsidRPr="003F44E8">
              <w:rPr>
                <w:color w:val="FF0000"/>
                <w:rPrChange w:id="154" w:author="Carlos" w:date="2025-03-09T09:42:00Z">
                  <w:rPr/>
                </w:rPrChange>
              </w:rPr>
              <w:t>TCC</w:t>
            </w:r>
          </w:p>
        </w:tc>
      </w:tr>
    </w:tbl>
    <w:p w14:paraId="7D7A7092" w14:textId="0C3F7A96" w:rsidR="00304210" w:rsidRDefault="00304210" w:rsidP="00CF388B"/>
    <w:p w14:paraId="7A4E855C" w14:textId="77777777" w:rsidR="00304210" w:rsidRDefault="00304210">
      <w:r>
        <w:br w:type="page"/>
      </w:r>
    </w:p>
    <w:p w14:paraId="1DAC383A" w14:textId="72F5DD96" w:rsidR="00304210" w:rsidRDefault="00304210" w:rsidP="00304210">
      <w:pPr>
        <w:pStyle w:val="Ttulo1"/>
      </w:pPr>
      <w:bookmarkStart w:id="155" w:name="_Toc192078443"/>
      <w:r w:rsidRPr="007C7115">
        <w:lastRenderedPageBreak/>
        <w:t xml:space="preserve">Desenvolvimento do </w:t>
      </w:r>
      <w:r w:rsidRPr="000B085C">
        <w:t>Protótipo</w:t>
      </w:r>
      <w:bookmarkEnd w:id="155"/>
    </w:p>
    <w:p w14:paraId="5C693511" w14:textId="5D3D8F38" w:rsidR="00CF388B" w:rsidRPr="00CF388B" w:rsidRDefault="00277ADC" w:rsidP="00CF388B">
      <w:pPr>
        <w:rPr>
          <w:rFonts w:eastAsiaTheme="majorEastAsia" w:cstheme="majorBidi"/>
          <w:caps/>
          <w:szCs w:val="26"/>
        </w:rPr>
      </w:pPr>
      <w:commentRangeStart w:id="156"/>
      <w:r w:rsidRPr="00277ADC">
        <w:t xml:space="preserve">Sempre é complicado listar tecnologias de informática em um trabalho acadêmico, pois surgem novas ferramentas constantemente. No entanto, neste trabalho serão utilizadas algumas ferramentas gratuitas </w:t>
      </w:r>
      <w:r w:rsidR="00A93B06" w:rsidRPr="00277ADC">
        <w:t>bem-conceituadas</w:t>
      </w:r>
      <w:r w:rsidRPr="00277ADC">
        <w:t xml:space="preserve"> entre técnicos e desenvolvedores.</w:t>
      </w:r>
      <w:commentRangeEnd w:id="156"/>
      <w:r w:rsidR="00125FD1">
        <w:rPr>
          <w:rStyle w:val="Refdecomentrio"/>
        </w:rPr>
        <w:commentReference w:id="156"/>
      </w:r>
    </w:p>
    <w:p w14:paraId="3358C769" w14:textId="3B70408D" w:rsidR="001D772A" w:rsidRDefault="001D772A" w:rsidP="000B085C">
      <w:pPr>
        <w:pStyle w:val="Ttulo2"/>
      </w:pPr>
      <w:bookmarkStart w:id="157" w:name="_Toc192078444"/>
      <w:commentRangeStart w:id="158"/>
      <w:r w:rsidRPr="007C7115">
        <w:t>Arquitetura do sistema.</w:t>
      </w:r>
      <w:bookmarkEnd w:id="157"/>
    </w:p>
    <w:p w14:paraId="05B738F2" w14:textId="1F8D5F90" w:rsidR="00BF25F9" w:rsidRDefault="00E83ABE" w:rsidP="00BF25F9">
      <w:r>
        <w:t>Banco de dados MySQL</w:t>
      </w:r>
    </w:p>
    <w:p w14:paraId="16FA4EA3" w14:textId="4AC44B40" w:rsidR="00E83ABE" w:rsidRDefault="00B323B6" w:rsidP="00BF25F9">
      <w:r>
        <w:t>Código em Javascript.</w:t>
      </w:r>
    </w:p>
    <w:p w14:paraId="5D8EFC1A" w14:textId="3E500360" w:rsidR="00B323B6" w:rsidRDefault="00B323B6" w:rsidP="00BF25F9">
      <w:r>
        <w:t xml:space="preserve">Visualização com </w:t>
      </w:r>
      <w:proofErr w:type="spellStart"/>
      <w:r>
        <w:t>Leaflet</w:t>
      </w:r>
      <w:proofErr w:type="spellEnd"/>
      <w:r>
        <w:t xml:space="preserve"> e Javascript</w:t>
      </w:r>
      <w:r w:rsidR="002C4311">
        <w:t>.</w:t>
      </w:r>
    </w:p>
    <w:p w14:paraId="0F6FF373" w14:textId="7DAF0497" w:rsidR="00B323B6" w:rsidRPr="00BF25F9" w:rsidRDefault="002C4311" w:rsidP="00BF25F9">
      <w:r>
        <w:t>Registro das imagens das quadras com QGIS.</w:t>
      </w:r>
    </w:p>
    <w:p w14:paraId="6FE6CE53" w14:textId="77777777" w:rsidR="001D772A" w:rsidRDefault="001D772A" w:rsidP="000B085C">
      <w:pPr>
        <w:pStyle w:val="Ttulo2"/>
      </w:pPr>
      <w:bookmarkStart w:id="159" w:name="_Toc192078445"/>
      <w:r w:rsidRPr="007C7115">
        <w:t>Implementação do Banco de Dados Textual.</w:t>
      </w:r>
      <w:bookmarkEnd w:id="159"/>
      <w:r w:rsidRPr="007C7115">
        <w:t xml:space="preserve"> </w:t>
      </w:r>
    </w:p>
    <w:p w14:paraId="4E17EC89" w14:textId="63403D82" w:rsidR="004B79CA" w:rsidRPr="004B79CA" w:rsidRDefault="004B79CA" w:rsidP="004B79CA">
      <w:r>
        <w:t>Definição dos atributos básicos</w:t>
      </w:r>
    </w:p>
    <w:p w14:paraId="3A8B6A53" w14:textId="59BA4C3C" w:rsidR="002C4311" w:rsidRPr="002C4311" w:rsidRDefault="00EB4273" w:rsidP="002C4311">
      <w:r>
        <w:t xml:space="preserve">Importação de </w:t>
      </w:r>
      <w:r w:rsidR="00183ED8">
        <w:t xml:space="preserve">arquivo </w:t>
      </w:r>
      <w:r w:rsidR="002C4311">
        <w:t xml:space="preserve">CSV </w:t>
      </w:r>
    </w:p>
    <w:p w14:paraId="0486356D" w14:textId="77777777" w:rsidR="001D772A" w:rsidRDefault="001D772A" w:rsidP="000B085C">
      <w:pPr>
        <w:pStyle w:val="Ttulo2"/>
      </w:pPr>
      <w:bookmarkStart w:id="160" w:name="_Toc192078446"/>
      <w:r w:rsidRPr="007C7115">
        <w:t>Desenvolvimento da Interface de usuário.</w:t>
      </w:r>
      <w:bookmarkEnd w:id="160"/>
    </w:p>
    <w:p w14:paraId="2060BE4A" w14:textId="44413264" w:rsidR="004B79CA" w:rsidRPr="004B79CA" w:rsidRDefault="00183ED8" w:rsidP="004B79CA">
      <w:r>
        <w:t xml:space="preserve">A interface será desenvolvida em Javascript e </w:t>
      </w:r>
      <w:proofErr w:type="spellStart"/>
      <w:r>
        <w:t>Leaflet</w:t>
      </w:r>
      <w:proofErr w:type="spellEnd"/>
    </w:p>
    <w:p w14:paraId="2BBC4009" w14:textId="633C9F71" w:rsidR="001D772A" w:rsidRDefault="001D772A" w:rsidP="000B085C">
      <w:pPr>
        <w:pStyle w:val="Ttulo2"/>
      </w:pPr>
      <w:bookmarkStart w:id="161" w:name="_Toc192078447"/>
      <w:r w:rsidRPr="007C7115">
        <w:t>Integração com sistemas de georreferenc</w:t>
      </w:r>
      <w:r w:rsidR="00B51B86">
        <w:t>I</w:t>
      </w:r>
      <w:r w:rsidRPr="007C7115">
        <w:t>amento.</w:t>
      </w:r>
      <w:bookmarkEnd w:id="161"/>
    </w:p>
    <w:p w14:paraId="4745CAB3" w14:textId="3EF42832" w:rsidR="00CD3764" w:rsidRPr="00CD3764" w:rsidRDefault="00CD3764" w:rsidP="00CD3764">
      <w:r>
        <w:t>O objetivo é que todas as tarefas de georreferenciamento sejam feitas na versão web.</w:t>
      </w:r>
    </w:p>
    <w:p w14:paraId="6FF15DE7" w14:textId="77777777" w:rsidR="001D772A" w:rsidRPr="007C7115" w:rsidRDefault="001D772A" w:rsidP="000B085C">
      <w:pPr>
        <w:pStyle w:val="Ttulo2"/>
      </w:pPr>
      <w:bookmarkStart w:id="162" w:name="_Toc192078448"/>
      <w:r w:rsidRPr="007C7115">
        <w:t>Resultados e Discussão:</w:t>
      </w:r>
      <w:bookmarkEnd w:id="162"/>
    </w:p>
    <w:p w14:paraId="19AC4F72" w14:textId="77777777" w:rsidR="001D772A" w:rsidRPr="007C7115" w:rsidRDefault="001D772A" w:rsidP="001D772A">
      <w:pPr>
        <w:rPr>
          <w:rFonts w:cs="Arial"/>
          <w:szCs w:val="24"/>
        </w:rPr>
      </w:pPr>
      <w:r w:rsidRPr="007C7115">
        <w:rPr>
          <w:rFonts w:cs="Arial"/>
          <w:szCs w:val="24"/>
        </w:rPr>
        <w:t>Apresentação do protótipo.</w:t>
      </w:r>
    </w:p>
    <w:p w14:paraId="02708AE1" w14:textId="77777777" w:rsidR="001D772A" w:rsidRPr="007C7115" w:rsidRDefault="001D772A" w:rsidP="00710CEE">
      <w:pPr>
        <w:numPr>
          <w:ilvl w:val="1"/>
          <w:numId w:val="5"/>
        </w:numPr>
        <w:rPr>
          <w:rFonts w:cs="Arial"/>
          <w:szCs w:val="24"/>
        </w:rPr>
      </w:pPr>
      <w:r w:rsidRPr="007C7115">
        <w:rPr>
          <w:rFonts w:cs="Arial"/>
          <w:szCs w:val="24"/>
        </w:rPr>
        <w:t>Análise da eficácia na geração de imagens dos municípios.</w:t>
      </w:r>
    </w:p>
    <w:p w14:paraId="55BBE106" w14:textId="3CF9A031" w:rsidR="001D772A" w:rsidRDefault="001D772A" w:rsidP="00710CEE">
      <w:pPr>
        <w:numPr>
          <w:ilvl w:val="1"/>
          <w:numId w:val="5"/>
        </w:numPr>
        <w:rPr>
          <w:rFonts w:cs="Arial"/>
          <w:szCs w:val="24"/>
        </w:rPr>
      </w:pPr>
      <w:r w:rsidRPr="007C7115">
        <w:rPr>
          <w:rFonts w:cs="Arial"/>
          <w:szCs w:val="24"/>
        </w:rPr>
        <w:t xml:space="preserve">Comparação com métodos tradicionais de </w:t>
      </w:r>
      <w:r w:rsidR="00695BA5">
        <w:rPr>
          <w:rFonts w:cs="Arial"/>
          <w:szCs w:val="24"/>
        </w:rPr>
        <w:t>georreferenciamento</w:t>
      </w:r>
      <w:r w:rsidR="004A7645">
        <w:rPr>
          <w:rFonts w:cs="Arial"/>
          <w:szCs w:val="24"/>
        </w:rPr>
        <w:t>.</w:t>
      </w:r>
    </w:p>
    <w:p w14:paraId="7DD11BE0" w14:textId="6D3593AB" w:rsidR="004A7645" w:rsidRDefault="00C600D5" w:rsidP="00710CEE">
      <w:pPr>
        <w:numPr>
          <w:ilvl w:val="1"/>
          <w:numId w:val="5"/>
        </w:numPr>
        <w:rPr>
          <w:rFonts w:cs="Arial"/>
          <w:szCs w:val="24"/>
        </w:rPr>
      </w:pPr>
      <w:r>
        <w:rPr>
          <w:rFonts w:cs="Arial"/>
          <w:szCs w:val="24"/>
        </w:rPr>
        <w:t>Métodos de i</w:t>
      </w:r>
      <w:r w:rsidR="004A7645">
        <w:rPr>
          <w:rFonts w:cs="Arial"/>
          <w:szCs w:val="24"/>
        </w:rPr>
        <w:t xml:space="preserve">ntegração com o </w:t>
      </w:r>
      <w:r w:rsidR="008763C6">
        <w:rPr>
          <w:rFonts w:cs="Arial"/>
          <w:szCs w:val="24"/>
        </w:rPr>
        <w:t>cadastro urbano existente.</w:t>
      </w:r>
      <w:commentRangeEnd w:id="158"/>
      <w:r w:rsidR="00125FD1">
        <w:rPr>
          <w:rStyle w:val="Refdecomentrio"/>
        </w:rPr>
        <w:commentReference w:id="158"/>
      </w:r>
    </w:p>
    <w:p w14:paraId="22C2B700" w14:textId="77777777" w:rsidR="001D772A" w:rsidRDefault="001D772A" w:rsidP="00D92797">
      <w:pPr>
        <w:pStyle w:val="Ttulo1"/>
        <w:pageBreakBefore/>
      </w:pPr>
      <w:bookmarkStart w:id="163" w:name="_Toc192078449"/>
      <w:commentRangeStart w:id="164"/>
      <w:r>
        <w:lastRenderedPageBreak/>
        <w:t>bibliografia</w:t>
      </w:r>
      <w:bookmarkEnd w:id="163"/>
      <w:commentRangeEnd w:id="164"/>
      <w:r w:rsidR="00721780">
        <w:rPr>
          <w:rStyle w:val="Refdecomentrio"/>
          <w:rFonts w:eastAsiaTheme="minorHAnsi" w:cstheme="minorBidi"/>
          <w:b w:val="0"/>
          <w:caps w:val="0"/>
        </w:rPr>
        <w:commentReference w:id="164"/>
      </w:r>
    </w:p>
    <w:p w14:paraId="048C39A3" w14:textId="77777777" w:rsidR="00E00A9E" w:rsidRPr="00E00A9E" w:rsidRDefault="001D772A" w:rsidP="00E00A9E">
      <w:pPr>
        <w:pStyle w:val="Bibliografia"/>
        <w:rPr>
          <w:rFonts w:cs="Arial"/>
        </w:rPr>
      </w:pPr>
      <w:r>
        <w:rPr>
          <w:rFonts w:cs="Arial"/>
          <w:szCs w:val="24"/>
        </w:rPr>
        <w:fldChar w:fldCharType="begin"/>
      </w:r>
      <w:r>
        <w:rPr>
          <w:rFonts w:cs="Arial"/>
          <w:szCs w:val="24"/>
        </w:rPr>
        <w:instrText xml:space="preserve"> ADDIN ZOTERO_BIBL {"uncited":[],"omitted":[],"custom":[]} CSL_BIBLIOGRAPHY </w:instrText>
      </w:r>
      <w:r>
        <w:rPr>
          <w:rFonts w:cs="Arial"/>
          <w:szCs w:val="24"/>
        </w:rPr>
        <w:fldChar w:fldCharType="separate"/>
      </w:r>
      <w:r w:rsidR="00E00A9E" w:rsidRPr="00E00A9E">
        <w:rPr>
          <w:rFonts w:cs="Arial"/>
        </w:rPr>
        <w:t>AMORIM, A. Cadastro e gestão territorial: uma visão luso-brasileira para a implementação de sistemas de informação cadastral nos municípios. [</w:t>
      </w:r>
      <w:r w:rsidR="00E00A9E" w:rsidRPr="00E00A9E">
        <w:rPr>
          <w:rFonts w:cs="Arial"/>
          <w:i/>
          <w:iCs/>
        </w:rPr>
        <w:t>S. l.</w:t>
      </w:r>
      <w:r w:rsidR="00E00A9E" w:rsidRPr="00E00A9E">
        <w:rPr>
          <w:rFonts w:cs="Arial"/>
        </w:rPr>
        <w:t xml:space="preserve">]: Editora UNESP Digital, 2018. </w:t>
      </w:r>
    </w:p>
    <w:p w14:paraId="128BCB6E" w14:textId="77777777" w:rsidR="00E00A9E" w:rsidRPr="00E00A9E" w:rsidRDefault="00E00A9E" w:rsidP="00E00A9E">
      <w:pPr>
        <w:pStyle w:val="Bibliografia"/>
        <w:rPr>
          <w:rFonts w:cs="Arial"/>
        </w:rPr>
      </w:pPr>
      <w:r w:rsidRPr="00E00A9E">
        <w:rPr>
          <w:rFonts w:cs="Arial"/>
        </w:rPr>
        <w:t>BOSSLER, R. C. QGIS do ABC ao XYZ. [</w:t>
      </w:r>
      <w:r w:rsidRPr="00E00A9E">
        <w:rPr>
          <w:rFonts w:cs="Arial"/>
          <w:i/>
          <w:iCs/>
        </w:rPr>
        <w:t>S. l.</w:t>
      </w:r>
      <w:r w:rsidRPr="00E00A9E">
        <w:rPr>
          <w:rFonts w:cs="Arial"/>
        </w:rPr>
        <w:t xml:space="preserve">]: Íthala, 2016. </w:t>
      </w:r>
    </w:p>
    <w:p w14:paraId="1807EAB1" w14:textId="77777777" w:rsidR="00E00A9E" w:rsidRPr="00E00A9E" w:rsidRDefault="00E00A9E" w:rsidP="00E00A9E">
      <w:pPr>
        <w:pStyle w:val="Bibliografia"/>
        <w:rPr>
          <w:rFonts w:cs="Arial"/>
        </w:rPr>
      </w:pPr>
      <w:r w:rsidRPr="00E00A9E">
        <w:rPr>
          <w:rFonts w:cs="Arial"/>
        </w:rPr>
        <w:t xml:space="preserve">CÂMARA, G.; DAVIS, C. Introdução. </w:t>
      </w:r>
      <w:r w:rsidRPr="00E00A9E">
        <w:rPr>
          <w:rFonts w:cs="Arial"/>
          <w:i/>
          <w:iCs/>
        </w:rPr>
        <w:t>In</w:t>
      </w:r>
      <w:r w:rsidRPr="00E00A9E">
        <w:rPr>
          <w:rFonts w:cs="Arial"/>
        </w:rPr>
        <w:t xml:space="preserve">: CÂMARA, G.; DAVIS, C.; MONTEIRO, A. M. V. (org.). Introdução à Ciência da Geoinformação. São Paulo: INPE, 2001. </w:t>
      </w:r>
    </w:p>
    <w:p w14:paraId="02C356D4" w14:textId="77777777" w:rsidR="00E00A9E" w:rsidRPr="00E00A9E" w:rsidRDefault="00E00A9E" w:rsidP="00E00A9E">
      <w:pPr>
        <w:pStyle w:val="Bibliografia"/>
        <w:rPr>
          <w:rFonts w:cs="Arial"/>
        </w:rPr>
      </w:pPr>
      <w:r w:rsidRPr="00E00A9E">
        <w:rPr>
          <w:rFonts w:cs="Arial"/>
        </w:rPr>
        <w:t xml:space="preserve">CÂMARA, G.; MONTEIRO, A. M. V. Conceitos básicos em ciência da geoinformação. </w:t>
      </w:r>
      <w:r w:rsidRPr="00E00A9E">
        <w:rPr>
          <w:rFonts w:cs="Arial"/>
          <w:i/>
          <w:iCs/>
        </w:rPr>
        <w:t>In</w:t>
      </w:r>
      <w:r w:rsidRPr="00E00A9E">
        <w:rPr>
          <w:rFonts w:cs="Arial"/>
        </w:rPr>
        <w:t xml:space="preserve">: CÂMARA, G.; DAVIS, C.; MONTEIRO, A. M. V. (org.). Introdução à ciência da geoinformação. São Paulo: INPE, 2001. </w:t>
      </w:r>
    </w:p>
    <w:p w14:paraId="1AE6C448" w14:textId="77777777" w:rsidR="00E00A9E" w:rsidRPr="00E00A9E" w:rsidRDefault="00E00A9E" w:rsidP="00E00A9E">
      <w:pPr>
        <w:pStyle w:val="Bibliografia"/>
        <w:rPr>
          <w:rFonts w:cs="Arial"/>
          <w:lang w:val="en-US"/>
        </w:rPr>
      </w:pPr>
      <w:r w:rsidRPr="00E00A9E">
        <w:rPr>
          <w:rFonts w:cs="Arial"/>
        </w:rPr>
        <w:t xml:space="preserve">CERUZZI, P. E. A history of modern computing. </w:t>
      </w:r>
      <w:r w:rsidRPr="00E00A9E">
        <w:rPr>
          <w:rFonts w:cs="Arial"/>
          <w:lang w:val="en-US"/>
        </w:rPr>
        <w:t xml:space="preserve">2nd eded. London, Eng. ; Cambridge, Mass: MIT Press, 2003. </w:t>
      </w:r>
    </w:p>
    <w:p w14:paraId="2204B9A7" w14:textId="77777777" w:rsidR="00E00A9E" w:rsidRPr="00E00A9E" w:rsidRDefault="00E00A9E" w:rsidP="00E00A9E">
      <w:pPr>
        <w:pStyle w:val="Bibliografia"/>
        <w:rPr>
          <w:rFonts w:cs="Arial"/>
        </w:rPr>
      </w:pPr>
      <w:r w:rsidRPr="00E00A9E">
        <w:rPr>
          <w:rFonts w:cs="Arial"/>
        </w:rPr>
        <w:t>CNM. Crise fiscal nos Municípios brasileiros. [</w:t>
      </w:r>
      <w:r w:rsidRPr="00E00A9E">
        <w:rPr>
          <w:rFonts w:cs="Arial"/>
          <w:i/>
          <w:iCs/>
        </w:rPr>
        <w:t>S. l.</w:t>
      </w:r>
      <w:r w:rsidRPr="00E00A9E">
        <w:rPr>
          <w:rFonts w:cs="Arial"/>
        </w:rPr>
        <w:t>]: CNM, 2024. Estudo Técnico. Disponível em: https://cnm.org.br/storage/biblioteca/2024/Estudos_tecnicos/202405_ET_CrisenosMunicipios_2023.pdf. Acesso em: 28 fev. 2025.</w:t>
      </w:r>
    </w:p>
    <w:p w14:paraId="2A530EB1" w14:textId="77777777" w:rsidR="00E00A9E" w:rsidRPr="00E00A9E" w:rsidRDefault="00E00A9E" w:rsidP="00E00A9E">
      <w:pPr>
        <w:pStyle w:val="Bibliografia"/>
        <w:rPr>
          <w:rFonts w:cs="Arial"/>
        </w:rPr>
      </w:pPr>
      <w:r w:rsidRPr="00E00A9E">
        <w:rPr>
          <w:rFonts w:cs="Arial"/>
        </w:rPr>
        <w:t>COELHO, V. B. N. Processamento de consultas em bancos de dados geográficos ambíguos. [</w:t>
      </w:r>
      <w:r w:rsidRPr="00E00A9E">
        <w:rPr>
          <w:rFonts w:cs="Arial"/>
          <w:i/>
          <w:iCs/>
        </w:rPr>
        <w:t>s. l.</w:t>
      </w:r>
      <w:r w:rsidRPr="00E00A9E">
        <w:rPr>
          <w:rFonts w:cs="Arial"/>
        </w:rPr>
        <w:t xml:space="preserve">], 2010. </w:t>
      </w:r>
    </w:p>
    <w:p w14:paraId="4F6759AB" w14:textId="77777777" w:rsidR="00E00A9E" w:rsidRPr="00E00A9E" w:rsidRDefault="00E00A9E" w:rsidP="00E00A9E">
      <w:pPr>
        <w:pStyle w:val="Bibliografia"/>
        <w:rPr>
          <w:rFonts w:cs="Arial"/>
        </w:rPr>
      </w:pPr>
      <w:r w:rsidRPr="00E00A9E">
        <w:rPr>
          <w:rFonts w:cs="Arial"/>
        </w:rPr>
        <w:t xml:space="preserve">CTN - LEI 5.172/1966. 25 out. 1966. Disponível em: https://www.camara.leg.br/proposicoesWeb/prop_mostrarintegra?codteor=290270. </w:t>
      </w:r>
    </w:p>
    <w:p w14:paraId="4AE7C5E5" w14:textId="77777777" w:rsidR="00E00A9E" w:rsidRPr="00E00A9E" w:rsidRDefault="00E00A9E" w:rsidP="00E00A9E">
      <w:pPr>
        <w:pStyle w:val="Bibliografia"/>
        <w:rPr>
          <w:rFonts w:cs="Arial"/>
        </w:rPr>
      </w:pPr>
      <w:r w:rsidRPr="00E00A9E">
        <w:rPr>
          <w:rFonts w:cs="Arial"/>
        </w:rPr>
        <w:t xml:space="preserve">CUNHA, E. </w:t>
      </w:r>
      <w:r w:rsidRPr="00E00A9E">
        <w:rPr>
          <w:rFonts w:cs="Arial"/>
          <w:i/>
          <w:iCs/>
        </w:rPr>
        <w:t>et al.</w:t>
      </w:r>
      <w:r w:rsidRPr="00E00A9E">
        <w:rPr>
          <w:rFonts w:cs="Arial"/>
        </w:rPr>
        <w:t xml:space="preserve"> O cadastro urbano no Brasil: histórico e evolução. Revista de Geografia e Ordenamento do Território, [</w:t>
      </w:r>
      <w:r w:rsidRPr="00E00A9E">
        <w:rPr>
          <w:rFonts w:cs="Arial"/>
          <w:i/>
          <w:iCs/>
        </w:rPr>
        <w:t>s. l.</w:t>
      </w:r>
      <w:r w:rsidRPr="00E00A9E">
        <w:rPr>
          <w:rFonts w:cs="Arial"/>
        </w:rPr>
        <w:t xml:space="preserve">], v. 0, n. 17, p. 55–74, 2019. </w:t>
      </w:r>
    </w:p>
    <w:p w14:paraId="389FB4B0" w14:textId="77777777" w:rsidR="00E00A9E" w:rsidRPr="00E00A9E" w:rsidRDefault="00E00A9E" w:rsidP="00E00A9E">
      <w:pPr>
        <w:pStyle w:val="Bibliografia"/>
        <w:rPr>
          <w:rFonts w:cs="Arial"/>
        </w:rPr>
      </w:pPr>
      <w:r w:rsidRPr="00E00A9E">
        <w:rPr>
          <w:rFonts w:cs="Arial"/>
        </w:rPr>
        <w:t xml:space="preserve">DATE, C. J. Introdução a sistemas de bancos de dados. 8. eded. Rio de Janeiro: Campus, 2004. </w:t>
      </w:r>
    </w:p>
    <w:p w14:paraId="61E39D40" w14:textId="77777777" w:rsidR="00E00A9E" w:rsidRPr="00E00A9E" w:rsidRDefault="00E00A9E" w:rsidP="00E00A9E">
      <w:pPr>
        <w:pStyle w:val="Bibliografia"/>
        <w:rPr>
          <w:rFonts w:cs="Arial"/>
        </w:rPr>
      </w:pPr>
      <w:r w:rsidRPr="00E00A9E">
        <w:rPr>
          <w:rFonts w:cs="Arial"/>
          <w:lang w:val="en-US"/>
        </w:rPr>
        <w:t xml:space="preserve">ENEMARK, S.; MCLAREN, R.; LEMMEN, C. Fit-for-Purpose Land Administration—Providing Secure Land Rights at Scale. </w:t>
      </w:r>
      <w:r w:rsidRPr="00E00A9E">
        <w:rPr>
          <w:rFonts w:cs="Arial"/>
        </w:rPr>
        <w:t>Land, [</w:t>
      </w:r>
      <w:r w:rsidRPr="00E00A9E">
        <w:rPr>
          <w:rFonts w:cs="Arial"/>
          <w:i/>
          <w:iCs/>
        </w:rPr>
        <w:t>s. l.</w:t>
      </w:r>
      <w:r w:rsidRPr="00E00A9E">
        <w:rPr>
          <w:rFonts w:cs="Arial"/>
        </w:rPr>
        <w:t xml:space="preserve">], v. 10, n. 9, p. 972, 2021. </w:t>
      </w:r>
    </w:p>
    <w:p w14:paraId="74148DDE" w14:textId="77777777" w:rsidR="00E00A9E" w:rsidRPr="00E00A9E" w:rsidRDefault="00E00A9E" w:rsidP="00E00A9E">
      <w:pPr>
        <w:pStyle w:val="Bibliografia"/>
        <w:rPr>
          <w:rFonts w:cs="Arial"/>
        </w:rPr>
      </w:pPr>
      <w:r w:rsidRPr="00E00A9E">
        <w:rPr>
          <w:rFonts w:cs="Arial"/>
        </w:rPr>
        <w:t xml:space="preserve">FITZ, P. R. Cartografia Básica. São Paulo: Oficina de Textos, 2008. </w:t>
      </w:r>
    </w:p>
    <w:p w14:paraId="539373E2" w14:textId="77777777" w:rsidR="00E00A9E" w:rsidRPr="00E00A9E" w:rsidRDefault="00E00A9E" w:rsidP="00E00A9E">
      <w:pPr>
        <w:pStyle w:val="Bibliografia"/>
        <w:rPr>
          <w:rFonts w:cs="Arial"/>
        </w:rPr>
      </w:pPr>
      <w:r w:rsidRPr="00E00A9E">
        <w:rPr>
          <w:rFonts w:cs="Arial"/>
        </w:rPr>
        <w:t xml:space="preserve">HANADA, E.; GONÇALVES, R. R. V. Introdução ao geoprocessamento: princípios básicos e aplicação. São Paulo: EMBRAPA, 2007. (Documentos 67). </w:t>
      </w:r>
    </w:p>
    <w:p w14:paraId="5AD19737" w14:textId="77777777" w:rsidR="00E00A9E" w:rsidRPr="00E00A9E" w:rsidRDefault="00E00A9E" w:rsidP="00E00A9E">
      <w:pPr>
        <w:pStyle w:val="Bibliografia"/>
        <w:rPr>
          <w:rFonts w:cs="Arial"/>
          <w:lang w:val="en-US"/>
        </w:rPr>
      </w:pPr>
      <w:r w:rsidRPr="00E00A9E">
        <w:rPr>
          <w:rFonts w:cs="Arial"/>
        </w:rPr>
        <w:t xml:space="preserve">IBGE. Censo 2022. , 2022. Disponível em: https://www.ibge.gov.br/estatisticas/downloads-estatisticas.html?caminho=Censos/Censo_Demografico_2022/. </w:t>
      </w:r>
      <w:r w:rsidRPr="00E00A9E">
        <w:rPr>
          <w:rFonts w:cs="Arial"/>
          <w:lang w:val="en-US"/>
        </w:rPr>
        <w:t>Acesso em: 2 mar. 2025.</w:t>
      </w:r>
    </w:p>
    <w:p w14:paraId="35A30B52" w14:textId="77777777" w:rsidR="00E00A9E" w:rsidRPr="00E00A9E" w:rsidRDefault="00E00A9E" w:rsidP="00E00A9E">
      <w:pPr>
        <w:pStyle w:val="Bibliografia"/>
        <w:rPr>
          <w:rFonts w:cs="Arial"/>
        </w:rPr>
      </w:pPr>
      <w:r w:rsidRPr="00E00A9E">
        <w:rPr>
          <w:rFonts w:cs="Arial"/>
          <w:lang w:val="en-US"/>
        </w:rPr>
        <w:t>RATIONAL SOFTWARE ARCHITECT STANDARD EDITION 7.5.5. [</w:t>
      </w:r>
      <w:r w:rsidRPr="00E00A9E">
        <w:rPr>
          <w:rFonts w:cs="Arial"/>
          <w:i/>
          <w:iCs/>
          <w:lang w:val="en-US"/>
        </w:rPr>
        <w:t>S. l.</w:t>
      </w:r>
      <w:r w:rsidRPr="00E00A9E">
        <w:rPr>
          <w:rFonts w:cs="Arial"/>
          <w:lang w:val="en-US"/>
        </w:rPr>
        <w:t xml:space="preserve">], 2021. </w:t>
      </w:r>
      <w:r w:rsidRPr="00E00A9E">
        <w:rPr>
          <w:rFonts w:cs="Arial"/>
        </w:rPr>
        <w:t xml:space="preserve">Disponível em: https://www.ibm.com/docs/pt-br/rsas/7.5.0?topic=diagrams-relationships-in-class. Acesso em: 6 dez. 2024. </w:t>
      </w:r>
    </w:p>
    <w:p w14:paraId="4AF629AC" w14:textId="77777777" w:rsidR="00E00A9E" w:rsidRPr="00E00A9E" w:rsidRDefault="00E00A9E" w:rsidP="00E00A9E">
      <w:pPr>
        <w:pStyle w:val="Bibliografia"/>
        <w:rPr>
          <w:rFonts w:cs="Arial"/>
        </w:rPr>
      </w:pPr>
      <w:r w:rsidRPr="00E00A9E">
        <w:rPr>
          <w:rFonts w:cs="Arial"/>
        </w:rPr>
        <w:lastRenderedPageBreak/>
        <w:t xml:space="preserve">INPE, I. N. de P. E.-. Ajuda do SPRING. São José dos Campos: Instituto Nacional de Pesquisas Espaciais – INPE, 2012. </w:t>
      </w:r>
    </w:p>
    <w:p w14:paraId="60A98000" w14:textId="77777777" w:rsidR="00E00A9E" w:rsidRPr="00E00A9E" w:rsidRDefault="00E00A9E" w:rsidP="00E00A9E">
      <w:pPr>
        <w:pStyle w:val="Bibliografia"/>
        <w:rPr>
          <w:rFonts w:cs="Arial"/>
          <w:lang w:val="en-US"/>
        </w:rPr>
      </w:pPr>
      <w:r w:rsidRPr="00E00A9E">
        <w:rPr>
          <w:rFonts w:cs="Arial"/>
          <w:lang w:val="en-US"/>
        </w:rPr>
        <w:t xml:space="preserve">KALOGIANNI, E. </w:t>
      </w:r>
      <w:r w:rsidRPr="00E00A9E">
        <w:rPr>
          <w:rFonts w:cs="Arial"/>
          <w:i/>
          <w:iCs/>
          <w:lang w:val="en-US"/>
        </w:rPr>
        <w:t>et al.</w:t>
      </w:r>
      <w:r w:rsidRPr="00E00A9E">
        <w:rPr>
          <w:rFonts w:cs="Arial"/>
          <w:lang w:val="en-US"/>
        </w:rPr>
        <w:t xml:space="preserve"> Refining the survey model of the LADM ISO 19152–2: Land registration. Land Use Policy, [</w:t>
      </w:r>
      <w:r w:rsidRPr="00E00A9E">
        <w:rPr>
          <w:rFonts w:cs="Arial"/>
          <w:i/>
          <w:iCs/>
          <w:lang w:val="en-US"/>
        </w:rPr>
        <w:t>s. l.</w:t>
      </w:r>
      <w:r w:rsidRPr="00E00A9E">
        <w:rPr>
          <w:rFonts w:cs="Arial"/>
          <w:lang w:val="en-US"/>
        </w:rPr>
        <w:t xml:space="preserve">], v. 141, p. 107125, 2024. </w:t>
      </w:r>
    </w:p>
    <w:p w14:paraId="61A07C01" w14:textId="77777777" w:rsidR="00E00A9E" w:rsidRPr="00E00A9E" w:rsidRDefault="00E00A9E" w:rsidP="00E00A9E">
      <w:pPr>
        <w:pStyle w:val="Bibliografia"/>
        <w:rPr>
          <w:rFonts w:cs="Arial"/>
        </w:rPr>
      </w:pPr>
      <w:r w:rsidRPr="00E00A9E">
        <w:rPr>
          <w:rFonts w:cs="Arial"/>
          <w:lang w:val="en-US"/>
        </w:rPr>
        <w:t>LGPD - LEI N</w:t>
      </w:r>
      <w:r w:rsidRPr="00E00A9E">
        <w:rPr>
          <w:rFonts w:cs="Arial"/>
          <w:vertAlign w:val="superscript"/>
          <w:lang w:val="en-US"/>
        </w:rPr>
        <w:t>o</w:t>
      </w:r>
      <w:r w:rsidRPr="00E00A9E">
        <w:rPr>
          <w:rFonts w:cs="Arial"/>
          <w:lang w:val="en-US"/>
        </w:rPr>
        <w:t xml:space="preserve"> 13.709/2018. </w:t>
      </w:r>
      <w:r w:rsidRPr="00E00A9E">
        <w:rPr>
          <w:rFonts w:cs="Arial"/>
        </w:rPr>
        <w:t xml:space="preserve">Congresso Nacional - Brasil. 14 ago. 2018. Disponível em: https://www2.camara.leg.br/legin/fed/lei/2018/lei-13709-14-agosto-2018-787077-publicacaooriginal-156212-pl.html. </w:t>
      </w:r>
    </w:p>
    <w:p w14:paraId="64C223CE" w14:textId="77777777" w:rsidR="00E00A9E" w:rsidRPr="00E00A9E" w:rsidRDefault="00E00A9E" w:rsidP="00E00A9E">
      <w:pPr>
        <w:pStyle w:val="Bibliografia"/>
        <w:rPr>
          <w:rFonts w:cs="Arial"/>
        </w:rPr>
      </w:pPr>
      <w:r w:rsidRPr="00E00A9E">
        <w:rPr>
          <w:rFonts w:cs="Arial"/>
        </w:rPr>
        <w:t>MACEDO, D. Integração do Cadastro Único com Cadastro Nacional de Endereços para Fins Estatístico através da modelagem de um banco de dados espacial. [</w:t>
      </w:r>
      <w:r w:rsidRPr="00E00A9E">
        <w:rPr>
          <w:rFonts w:cs="Arial"/>
          <w:i/>
          <w:iCs/>
        </w:rPr>
        <w:t>S. l.</w:t>
      </w:r>
      <w:r w:rsidRPr="00E00A9E">
        <w:rPr>
          <w:rFonts w:cs="Arial"/>
        </w:rPr>
        <w:t>]: mds.gov.br, 2023. Disponível em: https://aplicacoes.mds.gov.br/sagi/pesquisas/documentos/relatorio/relatorio_270.pdf. Acesso em: 3 mar. 2025.</w:t>
      </w:r>
    </w:p>
    <w:p w14:paraId="06E46FD4" w14:textId="77777777" w:rsidR="00E00A9E" w:rsidRPr="00E00A9E" w:rsidRDefault="00E00A9E" w:rsidP="00E00A9E">
      <w:pPr>
        <w:pStyle w:val="Bibliografia"/>
        <w:rPr>
          <w:rFonts w:cs="Arial"/>
        </w:rPr>
      </w:pPr>
      <w:r w:rsidRPr="00E00A9E">
        <w:rPr>
          <w:rFonts w:cs="Arial"/>
        </w:rPr>
        <w:t>MF-CIATA. Manual do Cadastro Imobiliário - CIATA. [</w:t>
      </w:r>
      <w:r w:rsidRPr="00E00A9E">
        <w:rPr>
          <w:rFonts w:cs="Arial"/>
          <w:i/>
          <w:iCs/>
        </w:rPr>
        <w:t>S. l.: s. n.</w:t>
      </w:r>
      <w:r w:rsidRPr="00E00A9E">
        <w:rPr>
          <w:rFonts w:cs="Arial"/>
        </w:rPr>
        <w:t xml:space="preserve">], 1979. </w:t>
      </w:r>
    </w:p>
    <w:p w14:paraId="04A2D144" w14:textId="77777777" w:rsidR="00E00A9E" w:rsidRPr="00E00A9E" w:rsidRDefault="00E00A9E" w:rsidP="00E00A9E">
      <w:pPr>
        <w:pStyle w:val="Bibliografia"/>
        <w:rPr>
          <w:rFonts w:cs="Arial"/>
        </w:rPr>
      </w:pPr>
      <w:r w:rsidRPr="00E00A9E">
        <w:rPr>
          <w:rFonts w:cs="Arial"/>
        </w:rPr>
        <w:t>PANCHINIAK, T. Discussão sobre modelos conceituais relacionados ao cadastro territorial: estudo de caso de Joinville. [</w:t>
      </w:r>
      <w:r w:rsidRPr="00E00A9E">
        <w:rPr>
          <w:rFonts w:cs="Arial"/>
          <w:i/>
          <w:iCs/>
        </w:rPr>
        <w:t>S. l.</w:t>
      </w:r>
      <w:r w:rsidRPr="00E00A9E">
        <w:rPr>
          <w:rFonts w:cs="Arial"/>
        </w:rPr>
        <w:t xml:space="preserve">], 2017. Disponível em: https://repositorio.ufsc.br/handle/123456789/189319. Acesso em: 2 dez. 2024. </w:t>
      </w:r>
    </w:p>
    <w:p w14:paraId="7542C87C" w14:textId="77777777" w:rsidR="00E00A9E" w:rsidRPr="00E00A9E" w:rsidRDefault="00E00A9E" w:rsidP="00E00A9E">
      <w:pPr>
        <w:pStyle w:val="Bibliografia"/>
        <w:rPr>
          <w:rFonts w:cs="Arial"/>
        </w:rPr>
      </w:pPr>
      <w:r w:rsidRPr="00E00A9E">
        <w:rPr>
          <w:rFonts w:cs="Arial"/>
        </w:rPr>
        <w:t>PORTAL NACIONAL DE CONTRATAÇÕES PÚBLICAS - PNCP. [</w:t>
      </w:r>
      <w:r w:rsidRPr="00E00A9E">
        <w:rPr>
          <w:rFonts w:cs="Arial"/>
          <w:i/>
          <w:iCs/>
        </w:rPr>
        <w:t>S. l.</w:t>
      </w:r>
      <w:r w:rsidRPr="00E00A9E">
        <w:rPr>
          <w:rFonts w:cs="Arial"/>
        </w:rPr>
        <w:t xml:space="preserve">], 2025. Disponível em: https://www.gov.br/pncp/pt-br. Acesso em: 21 fev. 2025. </w:t>
      </w:r>
    </w:p>
    <w:p w14:paraId="1E123263" w14:textId="77777777" w:rsidR="00E00A9E" w:rsidRPr="00E00A9E" w:rsidRDefault="00E00A9E" w:rsidP="00E00A9E">
      <w:pPr>
        <w:pStyle w:val="Bibliografia"/>
        <w:rPr>
          <w:rFonts w:cs="Arial"/>
        </w:rPr>
      </w:pPr>
      <w:r w:rsidRPr="00E00A9E">
        <w:rPr>
          <w:rFonts w:cs="Arial"/>
        </w:rPr>
        <w:t xml:space="preserve">SILVA, E. da. Cadastro Territorial Multifinalitário aplicado à gestão municipal. Florianópolis, SC: Ufsc, 2023. </w:t>
      </w:r>
    </w:p>
    <w:p w14:paraId="3B23C4D3" w14:textId="77777777" w:rsidR="00E00A9E" w:rsidRPr="00E00A9E" w:rsidRDefault="00E00A9E" w:rsidP="00E00A9E">
      <w:pPr>
        <w:pStyle w:val="Bibliografia"/>
        <w:rPr>
          <w:rFonts w:cs="Arial"/>
        </w:rPr>
      </w:pPr>
      <w:r w:rsidRPr="00E00A9E">
        <w:rPr>
          <w:rFonts w:cs="Arial"/>
        </w:rPr>
        <w:t>SISCONFI/STN. siconfi. , 2023. Disponível em: https://siconfi.tesouro.gov.br/siconfi/pages/public/sti/iframe_sti.jsf. Acesso em: 28 fev. 2025.</w:t>
      </w:r>
    </w:p>
    <w:p w14:paraId="6BDF6AFC" w14:textId="115BB3DA" w:rsidR="001D772A" w:rsidRPr="00B03A18" w:rsidRDefault="001D772A" w:rsidP="001D772A">
      <w:pPr>
        <w:rPr>
          <w:rFonts w:cs="Arial"/>
          <w:szCs w:val="24"/>
        </w:rPr>
      </w:pPr>
      <w:r>
        <w:rPr>
          <w:rFonts w:cs="Arial"/>
          <w:szCs w:val="24"/>
        </w:rPr>
        <w:fldChar w:fldCharType="end"/>
      </w:r>
    </w:p>
    <w:p w14:paraId="405395A3" w14:textId="6941CD25" w:rsidR="006C3575" w:rsidRDefault="006C3575" w:rsidP="001D772A"/>
    <w:p w14:paraId="7B0375EF" w14:textId="1136C0CC" w:rsidR="00812982" w:rsidRDefault="00812982" w:rsidP="00F926AE">
      <w:pPr>
        <w:ind w:firstLine="0"/>
      </w:pPr>
    </w:p>
    <w:sectPr w:rsidR="00812982"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arlos" w:date="2025-02-20T15:36:00Z" w:initials="C">
    <w:p w14:paraId="1D704FE1" w14:textId="0D3F2111" w:rsidR="00950215" w:rsidRDefault="00950215">
      <w:pPr>
        <w:pStyle w:val="Textodecomentrio"/>
      </w:pPr>
      <w:r>
        <w:rPr>
          <w:rStyle w:val="Refdecomentrio"/>
        </w:rPr>
        <w:annotationRef/>
      </w:r>
      <w:r>
        <w:t>CTM, etc.</w:t>
      </w:r>
    </w:p>
    <w:p w14:paraId="49E4311D" w14:textId="77777777" w:rsidR="00950215" w:rsidRDefault="00950215">
      <w:pPr>
        <w:pStyle w:val="Textodecomentrio"/>
      </w:pPr>
    </w:p>
  </w:comment>
  <w:comment w:id="3" w:author="Carlos" w:date="2025-03-09T08:33:00Z" w:initials="C">
    <w:p w14:paraId="11DBA8A4" w14:textId="129102B6" w:rsidR="00950215" w:rsidRDefault="00950215">
      <w:pPr>
        <w:pStyle w:val="Textodecomentrio"/>
      </w:pPr>
      <w:r>
        <w:rPr>
          <w:rStyle w:val="Refdecomentrio"/>
        </w:rPr>
        <w:annotationRef/>
      </w:r>
      <w:r>
        <w:t xml:space="preserve">Referência explicita não coloca parênteses: “de acordo com Cunha </w:t>
      </w:r>
      <w:r w:rsidRPr="00950215">
        <w:rPr>
          <w:i/>
        </w:rPr>
        <w:t>et al</w:t>
      </w:r>
      <w:r>
        <w:t xml:space="preserve">. (2019)...” se fosse uma referência implícita no final da frase colocaria: “... (CUNHA </w:t>
      </w:r>
      <w:r w:rsidRPr="00950215">
        <w:rPr>
          <w:i/>
        </w:rPr>
        <w:t>et al</w:t>
      </w:r>
      <w:r>
        <w:t>., 2019). Corrigir isso em todo o Texto...</w:t>
      </w:r>
    </w:p>
  </w:comment>
  <w:comment w:id="5" w:author="Carlos" w:date="2025-03-09T08:40:00Z" w:initials="C">
    <w:p w14:paraId="2AB6A45F" w14:textId="347FC06C" w:rsidR="00181CF7" w:rsidRDefault="00181CF7">
      <w:pPr>
        <w:pStyle w:val="Textodecomentrio"/>
      </w:pPr>
      <w:r>
        <w:rPr>
          <w:rStyle w:val="Refdecomentrio"/>
        </w:rPr>
        <w:annotationRef/>
      </w:r>
      <w:r>
        <w:t>Seria uma expressão do pessoal da TI?</w:t>
      </w:r>
    </w:p>
  </w:comment>
  <w:comment w:id="6" w:author="Marco Aurélio Barbiero" w:date="2025-03-09T21:53:00Z" w:initials="MB">
    <w:p w14:paraId="5156F67C" w14:textId="77777777" w:rsidR="00402610" w:rsidRDefault="00402610" w:rsidP="00402610">
      <w:pPr>
        <w:pStyle w:val="Textodecomentrio"/>
        <w:ind w:firstLine="0"/>
        <w:jc w:val="left"/>
      </w:pPr>
      <w:r>
        <w:rPr>
          <w:rStyle w:val="Refdecomentrio"/>
        </w:rPr>
        <w:annotationRef/>
      </w:r>
      <w:r>
        <w:t>É uma expressão usada pelo INCRA para o processo de registro e validação.</w:t>
      </w:r>
    </w:p>
  </w:comment>
  <w:comment w:id="9" w:author="Carlos" w:date="2025-03-09T08:49:00Z" w:initials="C">
    <w:p w14:paraId="5D0E76B2" w14:textId="47E3805E" w:rsidR="00181CF7" w:rsidRDefault="00181CF7">
      <w:pPr>
        <w:pStyle w:val="Textodecomentrio"/>
      </w:pPr>
      <w:r>
        <w:rPr>
          <w:rStyle w:val="Refdecomentrio"/>
        </w:rPr>
        <w:annotationRef/>
      </w:r>
      <w:r>
        <w:t>CUIDADO: hoje o termo que se utiliza é o Cadastro Territorial Multifinalitário para CTM, essa era uma definição antiga e que foi ultrapassada nas discussões.</w:t>
      </w:r>
    </w:p>
  </w:comment>
  <w:comment w:id="10" w:author="Carlos" w:date="2025-03-09T08:47:00Z" w:initials="C">
    <w:p w14:paraId="3C965DA6" w14:textId="315E4D67" w:rsidR="00181CF7" w:rsidRDefault="00181CF7" w:rsidP="00181CF7">
      <w:pPr>
        <w:pStyle w:val="Textodecomentrio"/>
      </w:pPr>
      <w:r>
        <w:rPr>
          <w:rStyle w:val="Refdecomentrio"/>
        </w:rPr>
        <w:annotationRef/>
      </w:r>
      <w:r>
        <w:t xml:space="preserve">Seria importante </w:t>
      </w:r>
      <w:r>
        <w:t>vc seguir a sequência das limitações das prefeituras: “</w:t>
      </w:r>
      <w:r w:rsidRPr="0003496E">
        <w:t xml:space="preserve">Há muitos motivos para essa ausência: falta de mão de obra qualificada, altos custos do georreferenciamento, </w:t>
      </w:r>
      <w:r>
        <w:t xml:space="preserve">incertezas quanto ao </w:t>
      </w:r>
      <w:r w:rsidRPr="0003496E">
        <w:t>retorno financeiro</w:t>
      </w:r>
      <w:r>
        <w:rPr>
          <w:rStyle w:val="Refdecomentrio"/>
        </w:rPr>
        <w:annotationRef/>
      </w:r>
      <w:r w:rsidRPr="0003496E">
        <w:t>, dificuldades</w:t>
      </w:r>
      <w:r>
        <w:rPr>
          <w:rStyle w:val="Refdecomentrio"/>
        </w:rPr>
        <w:annotationRef/>
      </w:r>
      <w:r w:rsidRPr="0003496E">
        <w:t xml:space="preserve"> políticas, entre outros</w:t>
      </w:r>
      <w:r>
        <w:t>”</w:t>
      </w:r>
      <w:r w:rsidRPr="0003496E">
        <w:t>.</w:t>
      </w:r>
      <w:r>
        <w:t xml:space="preserve"> Ajuste o parágrafo na introdução...</w:t>
      </w:r>
    </w:p>
  </w:comment>
  <w:comment w:id="11" w:author="Carlos" w:date="2025-03-09T08:51:00Z" w:initials="C">
    <w:p w14:paraId="4C9B2718" w14:textId="40EDE0DC" w:rsidR="002759D3" w:rsidRDefault="002759D3">
      <w:pPr>
        <w:pStyle w:val="Textodecomentrio"/>
      </w:pPr>
      <w:r>
        <w:rPr>
          <w:rStyle w:val="Refdecomentrio"/>
        </w:rPr>
        <w:annotationRef/>
      </w:r>
      <w:r>
        <w:t>Melhorar essa frase...</w:t>
      </w:r>
    </w:p>
  </w:comment>
  <w:comment w:id="12" w:author="Carlos" w:date="2025-03-09T08:52:00Z" w:initials="C">
    <w:p w14:paraId="3E1749EE" w14:textId="4827DC50" w:rsidR="002759D3" w:rsidRDefault="002759D3">
      <w:pPr>
        <w:pStyle w:val="Textodecomentrio"/>
      </w:pPr>
      <w:r>
        <w:rPr>
          <w:rStyle w:val="Refdecomentrio"/>
        </w:rPr>
        <w:annotationRef/>
      </w:r>
      <w:r>
        <w:t>Vc chegou a fazer visitas?</w:t>
      </w:r>
    </w:p>
  </w:comment>
  <w:comment w:id="15" w:author="Carlos" w:date="2025-03-09T08:53:00Z" w:initials="C">
    <w:p w14:paraId="272FC0D0" w14:textId="165AF278" w:rsidR="002759D3" w:rsidRDefault="002759D3">
      <w:pPr>
        <w:pStyle w:val="Textodecomentrio"/>
      </w:pPr>
      <w:r>
        <w:rPr>
          <w:rStyle w:val="Refdecomentrio"/>
        </w:rPr>
        <w:annotationRef/>
      </w:r>
      <w:r>
        <w:t>Acho que aqui estás misturando questões metodológicas na sua introdução.</w:t>
      </w:r>
    </w:p>
  </w:comment>
  <w:comment w:id="16" w:author="Carlos" w:date="2025-03-09T08:54:00Z" w:initials="C">
    <w:p w14:paraId="2B4B5751" w14:textId="60E2BC7C" w:rsidR="002759D3" w:rsidRDefault="002759D3">
      <w:pPr>
        <w:pStyle w:val="Textodecomentrio"/>
      </w:pPr>
      <w:r>
        <w:rPr>
          <w:rStyle w:val="Refdecomentrio"/>
        </w:rPr>
        <w:annotationRef/>
      </w:r>
      <w:r>
        <w:t>Essa frase já representa análise dos dados obtidos e não deveria estar na introdução... teria de discutir a realidade, não se aplica anedotas...</w:t>
      </w:r>
    </w:p>
  </w:comment>
  <w:comment w:id="17" w:author="Carlos" w:date="2025-03-09T08:56:00Z" w:initials="C">
    <w:p w14:paraId="013B4CCA" w14:textId="74D61BB3" w:rsidR="002759D3" w:rsidRDefault="002759D3">
      <w:pPr>
        <w:pStyle w:val="Textodecomentrio"/>
      </w:pPr>
      <w:r>
        <w:rPr>
          <w:rStyle w:val="Refdecomentrio"/>
        </w:rPr>
        <w:annotationRef/>
      </w:r>
      <w:r>
        <w:t>Excelente parágrafo.</w:t>
      </w:r>
    </w:p>
  </w:comment>
  <w:comment w:id="24" w:author="Carlos" w:date="2025-03-09T08:58:00Z" w:initials="C">
    <w:p w14:paraId="1D6109BC" w14:textId="14938713" w:rsidR="002759D3" w:rsidRDefault="002759D3">
      <w:pPr>
        <w:pStyle w:val="Textodecomentrio"/>
      </w:pPr>
      <w:r>
        <w:rPr>
          <w:rStyle w:val="Refdecomentrio"/>
        </w:rPr>
        <w:annotationRef/>
      </w:r>
      <w:r>
        <w:t>Poderia ser mais genérico: vinculadas a um referencial terrestre, pois se quiser ser específico não seria geográfica e sim “coordenadas geodésicas ou planas”.</w:t>
      </w:r>
    </w:p>
  </w:comment>
  <w:comment w:id="26" w:author="Carlos" w:date="2025-03-09T09:01:00Z" w:initials="C">
    <w:p w14:paraId="7445F7FD" w14:textId="19DBC9B6" w:rsidR="008743D9" w:rsidRDefault="008743D9">
      <w:pPr>
        <w:pStyle w:val="Textodecomentrio"/>
      </w:pPr>
      <w:r>
        <w:rPr>
          <w:rStyle w:val="Refdecomentrio"/>
        </w:rPr>
        <w:annotationRef/>
      </w:r>
      <w:r>
        <w:t>Isso mesmo, normalmente tendem a apresentar maiores inconsistências com a realidade...</w:t>
      </w:r>
    </w:p>
  </w:comment>
  <w:comment w:id="50" w:author="Carlos" w:date="2025-03-09T09:05:00Z" w:initials="C">
    <w:p w14:paraId="233A53CC" w14:textId="1071B529" w:rsidR="008743D9" w:rsidRDefault="008743D9">
      <w:pPr>
        <w:pStyle w:val="Textodecomentrio"/>
      </w:pPr>
      <w:r>
        <w:rPr>
          <w:rStyle w:val="Refdecomentrio"/>
        </w:rPr>
        <w:annotationRef/>
      </w:r>
      <w:r>
        <w:t>Acho que isso não representa referencial teórico, mas deveria compor sal seção de método.</w:t>
      </w:r>
    </w:p>
  </w:comment>
  <w:comment w:id="51" w:author="Carlos" w:date="2025-03-09T09:07:00Z" w:initials="C">
    <w:p w14:paraId="5005B815" w14:textId="6280AB32" w:rsidR="008743D9" w:rsidRDefault="008743D9">
      <w:pPr>
        <w:pStyle w:val="Textodecomentrio"/>
      </w:pPr>
      <w:r>
        <w:rPr>
          <w:rStyle w:val="Refdecomentrio"/>
        </w:rPr>
        <w:annotationRef/>
      </w:r>
      <w:r>
        <w:t>Método...</w:t>
      </w:r>
    </w:p>
  </w:comment>
  <w:comment w:id="63" w:author="Carlos" w:date="2025-03-09T09:12:00Z" w:initials="C">
    <w:p w14:paraId="376A952A" w14:textId="12D0D1B7" w:rsidR="00D50A5F" w:rsidRDefault="00D50A5F">
      <w:pPr>
        <w:pStyle w:val="Textodecomentrio"/>
      </w:pPr>
      <w:r>
        <w:rPr>
          <w:rStyle w:val="Refdecomentrio"/>
        </w:rPr>
        <w:annotationRef/>
      </w:r>
      <w:r>
        <w:t>Não seria uma Tabela?</w:t>
      </w:r>
    </w:p>
  </w:comment>
  <w:comment w:id="75" w:author="Carlos" w:date="2025-03-09T09:17:00Z" w:initials="C">
    <w:p w14:paraId="447B1964" w14:textId="566730A5" w:rsidR="00D50A5F" w:rsidRDefault="00D50A5F">
      <w:pPr>
        <w:pStyle w:val="Textodecomentrio"/>
      </w:pPr>
      <w:r>
        <w:rPr>
          <w:rStyle w:val="Refdecomentrio"/>
        </w:rPr>
        <w:annotationRef/>
      </w:r>
      <w:r>
        <w:t xml:space="preserve">Nesta seção </w:t>
      </w:r>
      <w:r>
        <w:t xml:space="preserve">vc não falou de </w:t>
      </w:r>
      <w:r>
        <w:t>LA... deveria retirar do título.</w:t>
      </w:r>
    </w:p>
  </w:comment>
  <w:comment w:id="80" w:author="Carlos" w:date="2025-03-09T09:16:00Z" w:initials="C">
    <w:p w14:paraId="0AA2146D" w14:textId="5274C752" w:rsidR="00D50A5F" w:rsidRDefault="00D50A5F">
      <w:pPr>
        <w:pStyle w:val="Textodecomentrio"/>
      </w:pPr>
      <w:r>
        <w:rPr>
          <w:rStyle w:val="Refdecomentrio"/>
        </w:rPr>
        <w:annotationRef/>
      </w:r>
      <w:r>
        <w:rPr>
          <w:rStyle w:val="Refdecomentrio"/>
        </w:rPr>
        <w:t>Toda expressão em outro idioma é importante ficar em destaque em itálico.</w:t>
      </w:r>
    </w:p>
  </w:comment>
  <w:comment w:id="85" w:author="Carlos" w:date="2025-02-20T16:03:00Z" w:initials="C">
    <w:p w14:paraId="02F84D5B" w14:textId="716717D7" w:rsidR="00950215" w:rsidRDefault="00950215">
      <w:pPr>
        <w:pStyle w:val="Textodecomentrio"/>
      </w:pPr>
      <w:r>
        <w:rPr>
          <w:rStyle w:val="Refdecomentrio"/>
        </w:rPr>
        <w:annotationRef/>
      </w:r>
      <w:r>
        <w:t>Explicar no texto as figuras.</w:t>
      </w:r>
    </w:p>
  </w:comment>
  <w:comment w:id="86" w:author="Carlos" w:date="2025-02-20T16:04:00Z" w:initials="C">
    <w:p w14:paraId="5247167C" w14:textId="6CF981E7" w:rsidR="00950215" w:rsidRDefault="00950215">
      <w:pPr>
        <w:pStyle w:val="Textodecomentrio"/>
      </w:pPr>
      <w:r>
        <w:rPr>
          <w:rStyle w:val="Refdecomentrio"/>
        </w:rPr>
        <w:annotationRef/>
      </w:r>
      <w:r>
        <w:t>Referenciar corretamente.</w:t>
      </w:r>
    </w:p>
  </w:comment>
  <w:comment w:id="90" w:author="Carlos" w:date="2025-02-20T16:05:00Z" w:initials="C">
    <w:p w14:paraId="604F4E32" w14:textId="0C7E3624" w:rsidR="00950215" w:rsidRDefault="00950215">
      <w:pPr>
        <w:pStyle w:val="Textodecomentrio"/>
      </w:pPr>
      <w:r>
        <w:rPr>
          <w:rStyle w:val="Refdecomentrio"/>
        </w:rPr>
        <w:annotationRef/>
      </w:r>
      <w:r>
        <w:t>Tabelas também precisam ser explicadas no texto.</w:t>
      </w:r>
    </w:p>
  </w:comment>
  <w:comment w:id="96" w:author="Marco Aurelio Barbiero" w:date="2025-02-26T14:52:00Z" w:initials="MA">
    <w:p w14:paraId="1F705905" w14:textId="77777777" w:rsidR="00950215" w:rsidRDefault="00950215" w:rsidP="0058095A">
      <w:pPr>
        <w:pStyle w:val="Textodecomentrio"/>
        <w:ind w:firstLine="0"/>
        <w:jc w:val="left"/>
      </w:pPr>
      <w:r>
        <w:rPr>
          <w:rStyle w:val="Refdecomentrio"/>
        </w:rPr>
        <w:annotationRef/>
      </w:r>
      <w:r>
        <w:t>Essa afirmação está correta?</w:t>
      </w:r>
    </w:p>
  </w:comment>
  <w:comment w:id="97" w:author="Carlos" w:date="2025-02-28T10:07:00Z" w:initials="C">
    <w:p w14:paraId="14F5A802" w14:textId="2E08B93C" w:rsidR="00950215" w:rsidRDefault="00950215">
      <w:pPr>
        <w:pStyle w:val="Textodecomentrio"/>
      </w:pPr>
      <w:r>
        <w:rPr>
          <w:rStyle w:val="Refdecomentrio"/>
        </w:rPr>
        <w:annotationRef/>
      </w:r>
      <w:r>
        <w:t>A parcela ou lote é a unidade de interligação dos cadastros, utilizando um referencial geodésico/cartográfico único.</w:t>
      </w:r>
    </w:p>
  </w:comment>
  <w:comment w:id="134" w:author="Carlos" w:date="2025-03-09T09:30:00Z" w:initials="C">
    <w:p w14:paraId="29EC6C99" w14:textId="666087E4" w:rsidR="006C63A6" w:rsidRDefault="006C63A6">
      <w:pPr>
        <w:pStyle w:val="Textodecomentrio"/>
      </w:pPr>
      <w:r>
        <w:rPr>
          <w:rStyle w:val="Refdecomentrio"/>
        </w:rPr>
        <w:annotationRef/>
      </w:r>
      <w:r>
        <w:t>Caberia uma frase inicial diferenciando esses dois modelos de banco de dados.</w:t>
      </w:r>
    </w:p>
  </w:comment>
  <w:comment w:id="136" w:author="Carlos" w:date="2025-03-09T09:30:00Z" w:initials="C">
    <w:p w14:paraId="3104AFD2" w14:textId="5F45A345" w:rsidR="006C63A6" w:rsidRDefault="006C63A6">
      <w:pPr>
        <w:pStyle w:val="Textodecomentrio"/>
      </w:pPr>
      <w:r>
        <w:rPr>
          <w:rStyle w:val="Refdecomentrio"/>
        </w:rPr>
        <w:annotationRef/>
      </w:r>
      <w:r>
        <w:t>Registro de imagens?</w:t>
      </w:r>
    </w:p>
  </w:comment>
  <w:comment w:id="137" w:author="Carlos" w:date="2025-03-09T09:31:00Z" w:initials="C">
    <w:p w14:paraId="1BC7527A" w14:textId="77777777" w:rsidR="00714E91" w:rsidRDefault="00714E91">
      <w:pPr>
        <w:pStyle w:val="Textodecomentrio"/>
      </w:pPr>
      <w:r>
        <w:rPr>
          <w:rStyle w:val="Refdecomentrio"/>
        </w:rPr>
        <w:annotationRef/>
      </w:r>
      <w:r>
        <w:t>Isso seria Correção geométrica e não registro de uma imagem.</w:t>
      </w:r>
    </w:p>
    <w:p w14:paraId="5FA5BE56" w14:textId="46B7FF3B" w:rsidR="00714E91" w:rsidRDefault="00714E91">
      <w:pPr>
        <w:pStyle w:val="Textodecomentrio"/>
      </w:pPr>
    </w:p>
  </w:comment>
  <w:comment w:id="139" w:author="Carlos" w:date="2025-03-09T09:32:00Z" w:initials="C">
    <w:p w14:paraId="2772A128" w14:textId="18FB6A64" w:rsidR="00714E91" w:rsidRDefault="00714E91">
      <w:pPr>
        <w:pStyle w:val="Textodecomentrio"/>
      </w:pPr>
      <w:r>
        <w:rPr>
          <w:rStyle w:val="Refdecomentrio"/>
        </w:rPr>
        <w:annotationRef/>
      </w:r>
      <w:r>
        <w:t>Deveria rever esses conceitos, pois nós aprendemos na disciplina de forma diferente... e o pessoal do INPE faz essa confusão.</w:t>
      </w:r>
    </w:p>
  </w:comment>
  <w:comment w:id="141" w:author="Carlos" w:date="2025-03-09T09:34:00Z" w:initials="C">
    <w:p w14:paraId="2FE52CDB" w14:textId="1F2FA798" w:rsidR="00714E91" w:rsidRDefault="00714E91">
      <w:pPr>
        <w:pStyle w:val="Textodecomentrio"/>
      </w:pPr>
      <w:r>
        <w:rPr>
          <w:rStyle w:val="Refdecomentrio"/>
        </w:rPr>
        <w:annotationRef/>
      </w:r>
      <w:r>
        <w:t>Usar a voz passiva... em todo texto.</w:t>
      </w:r>
    </w:p>
  </w:comment>
  <w:comment w:id="142" w:author="Carlos" w:date="2025-03-09T09:40:00Z" w:initials="C">
    <w:p w14:paraId="53DED99E" w14:textId="321C95D5" w:rsidR="003F44E8" w:rsidRDefault="003F44E8">
      <w:pPr>
        <w:pStyle w:val="Textodecomentrio"/>
      </w:pPr>
      <w:r>
        <w:rPr>
          <w:rStyle w:val="Refdecomentrio"/>
        </w:rPr>
        <w:annotationRef/>
      </w:r>
      <w:r>
        <w:t>Seu referencial está muito bom, o texto flui razoavelmente bem.</w:t>
      </w:r>
    </w:p>
  </w:comment>
  <w:comment w:id="144" w:author="Carlos" w:date="2025-03-09T09:35:00Z" w:initials="C">
    <w:p w14:paraId="4D49DF7E" w14:textId="2BA46879" w:rsidR="00714E91" w:rsidRDefault="00714E91">
      <w:pPr>
        <w:pStyle w:val="Textodecomentrio"/>
      </w:pPr>
      <w:r>
        <w:rPr>
          <w:rStyle w:val="Refdecomentrio"/>
        </w:rPr>
        <w:annotationRef/>
      </w:r>
      <w:r>
        <w:t>Acho que deveria iniciar pelo material/área de estudo e depois método. Acho que poderia ter uma frase introdutória para cada seção e subseção.</w:t>
      </w:r>
    </w:p>
  </w:comment>
  <w:comment w:id="146" w:author="Carlos" w:date="2025-03-09T09:36:00Z" w:initials="C">
    <w:p w14:paraId="7A372747" w14:textId="11671284" w:rsidR="003F44E8" w:rsidRDefault="003F44E8">
      <w:pPr>
        <w:pStyle w:val="Textodecomentrio"/>
      </w:pPr>
      <w:r>
        <w:rPr>
          <w:rStyle w:val="Refdecomentrio"/>
        </w:rPr>
        <w:annotationRef/>
      </w:r>
      <w:r>
        <w:t>Para que? Deveria aparecer uma frase introdutória.</w:t>
      </w:r>
    </w:p>
  </w:comment>
  <w:comment w:id="147" w:author="Carlos" w:date="2025-03-09T09:36:00Z" w:initials="C">
    <w:p w14:paraId="3FA0592A" w14:textId="4D9B9943" w:rsidR="003F44E8" w:rsidRDefault="003F44E8">
      <w:pPr>
        <w:pStyle w:val="Textodecomentrio"/>
      </w:pPr>
      <w:r>
        <w:rPr>
          <w:rStyle w:val="Refdecomentrio"/>
        </w:rPr>
        <w:annotationRef/>
      </w:r>
      <w:r>
        <w:t xml:space="preserve">Deveria ser subseção 4.1.1 para não perder a estrutura </w:t>
      </w:r>
      <w:r>
        <w:t>do documentos.</w:t>
      </w:r>
    </w:p>
  </w:comment>
  <w:comment w:id="149" w:author="Carlos" w:date="2025-03-09T09:37:00Z" w:initials="C">
    <w:p w14:paraId="22D02C55" w14:textId="74864799" w:rsidR="003F44E8" w:rsidRDefault="003F44E8">
      <w:pPr>
        <w:pStyle w:val="Textodecomentrio"/>
      </w:pPr>
      <w:r>
        <w:rPr>
          <w:rStyle w:val="Refdecomentrio"/>
        </w:rPr>
        <w:annotationRef/>
      </w:r>
      <w:r>
        <w:t xml:space="preserve">??? </w:t>
      </w:r>
      <w:r>
        <w:t>uma frase explicativa e estruturação 4.1.2</w:t>
      </w:r>
    </w:p>
  </w:comment>
  <w:comment w:id="148" w:author="Carlos" w:date="2025-03-09T09:38:00Z" w:initials="C">
    <w:p w14:paraId="78CB6B68" w14:textId="3AD47AF7" w:rsidR="003F44E8" w:rsidRDefault="003F44E8">
      <w:pPr>
        <w:pStyle w:val="Textodecomentrio"/>
      </w:pPr>
      <w:r>
        <w:rPr>
          <w:rStyle w:val="Refdecomentrio"/>
        </w:rPr>
        <w:annotationRef/>
      </w:r>
      <w:r>
        <w:t xml:space="preserve">Essa seção é a mais importante para qualificação, e </w:t>
      </w:r>
      <w:r>
        <w:t>vc deveria detalhar, fazer um fluxograma ilustrativo e explicar cada etapa... a banca por certo irá focar na sua metodologia.</w:t>
      </w:r>
    </w:p>
  </w:comment>
  <w:comment w:id="152" w:author="Carlos" w:date="2025-03-09T09:41:00Z" w:initials="C">
    <w:p w14:paraId="1490A1CB" w14:textId="52AE8B16" w:rsidR="003F44E8" w:rsidRDefault="003F44E8">
      <w:pPr>
        <w:pStyle w:val="Textodecomentrio"/>
      </w:pPr>
      <w:r>
        <w:rPr>
          <w:rStyle w:val="Refdecomentrio"/>
        </w:rPr>
        <w:annotationRef/>
      </w:r>
      <w:r>
        <w:t>Faz uma frase introdutória explicando como se desenvolverão as etapas.</w:t>
      </w:r>
    </w:p>
  </w:comment>
  <w:comment w:id="153" w:author="Carlos" w:date="2025-03-09T09:42:00Z" w:initials="C">
    <w:p w14:paraId="770DF97F" w14:textId="64871FD4" w:rsidR="003F44E8" w:rsidRDefault="003F44E8">
      <w:pPr>
        <w:pStyle w:val="Textodecomentrio"/>
      </w:pPr>
      <w:r>
        <w:rPr>
          <w:rStyle w:val="Refdecomentrio"/>
        </w:rPr>
        <w:annotationRef/>
      </w:r>
      <w:r>
        <w:t>Dissertação, pois é mestrado.</w:t>
      </w:r>
    </w:p>
  </w:comment>
  <w:comment w:id="156" w:author="Carlos" w:date="2025-03-09T09:42:00Z" w:initials="C">
    <w:p w14:paraId="250640E5" w14:textId="7525336C" w:rsidR="00125FD1" w:rsidRDefault="00125FD1">
      <w:pPr>
        <w:pStyle w:val="Textodecomentrio"/>
      </w:pPr>
      <w:r>
        <w:rPr>
          <w:rStyle w:val="Refdecomentrio"/>
        </w:rPr>
        <w:annotationRef/>
      </w:r>
      <w:r>
        <w:t>Isso que estou lhe dizendo para fazer em todas as seções anteriores, uma introdução para o leitor saber o que vem pela frente.</w:t>
      </w:r>
    </w:p>
  </w:comment>
  <w:comment w:id="158" w:author="Carlos" w:date="2025-03-09T09:44:00Z" w:initials="C">
    <w:p w14:paraId="308C44F4" w14:textId="06F4940E" w:rsidR="00125FD1" w:rsidRDefault="00125FD1">
      <w:pPr>
        <w:pStyle w:val="Textodecomentrio"/>
      </w:pPr>
      <w:r>
        <w:rPr>
          <w:rStyle w:val="Refdecomentrio"/>
        </w:rPr>
        <w:annotationRef/>
      </w:r>
      <w:r>
        <w:t xml:space="preserve">Isso é o detalhamento de sua metodologia... deveria levar para a subseção anterior... deve ser detalhado cada um desses tópicos apresentados, não tem como deixar só o nome Banco de dados MySQL, deveria ser: “ no escopo desta pesquisa optou-se (voz passiva, não somos nós) por utilizar uma banco de dados MySQL devido </w:t>
      </w:r>
      <w:r>
        <w:t>a...” (explicar a sua opção)</w:t>
      </w:r>
    </w:p>
  </w:comment>
  <w:comment w:id="164" w:author="Carlos" w:date="2025-03-09T09:47:00Z" w:initials="C">
    <w:p w14:paraId="544CB3F5" w14:textId="0AF45CB4" w:rsidR="00721780" w:rsidRDefault="00721780">
      <w:pPr>
        <w:pStyle w:val="Textodecomentrio"/>
      </w:pPr>
      <w:r>
        <w:rPr>
          <w:rStyle w:val="Refdecomentrio"/>
        </w:rPr>
        <w:annotationRef/>
      </w:r>
      <w:r>
        <w:t>Conferir se todas as referências no texto estão na lista e vice-versa.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E4311D" w15:done="1"/>
  <w15:commentEx w15:paraId="11DBA8A4" w15:done="0"/>
  <w15:commentEx w15:paraId="2AB6A45F" w15:done="0"/>
  <w15:commentEx w15:paraId="5156F67C" w15:paraIdParent="2AB6A45F" w15:done="0"/>
  <w15:commentEx w15:paraId="5D0E76B2" w15:done="0"/>
  <w15:commentEx w15:paraId="3C965DA6" w15:done="0"/>
  <w15:commentEx w15:paraId="4C9B2718" w15:done="0"/>
  <w15:commentEx w15:paraId="3E1749EE" w15:done="0"/>
  <w15:commentEx w15:paraId="272FC0D0" w15:done="0"/>
  <w15:commentEx w15:paraId="2B4B5751" w15:done="0"/>
  <w15:commentEx w15:paraId="013B4CCA" w15:done="0"/>
  <w15:commentEx w15:paraId="1D6109BC" w15:done="0"/>
  <w15:commentEx w15:paraId="7445F7FD" w15:done="0"/>
  <w15:commentEx w15:paraId="233A53CC" w15:done="0"/>
  <w15:commentEx w15:paraId="5005B815" w15:done="0"/>
  <w15:commentEx w15:paraId="376A952A" w15:done="0"/>
  <w15:commentEx w15:paraId="447B1964" w15:done="0"/>
  <w15:commentEx w15:paraId="0AA2146D" w15:done="0"/>
  <w15:commentEx w15:paraId="02F84D5B" w15:done="0"/>
  <w15:commentEx w15:paraId="5247167C" w15:done="0"/>
  <w15:commentEx w15:paraId="604F4E32" w15:done="0"/>
  <w15:commentEx w15:paraId="1F705905" w15:done="0"/>
  <w15:commentEx w15:paraId="14F5A802" w15:paraIdParent="1F705905" w15:done="0"/>
  <w15:commentEx w15:paraId="29EC6C99" w15:done="0"/>
  <w15:commentEx w15:paraId="3104AFD2" w15:done="0"/>
  <w15:commentEx w15:paraId="5FA5BE56" w15:done="0"/>
  <w15:commentEx w15:paraId="2772A128" w15:done="0"/>
  <w15:commentEx w15:paraId="2FE52CDB" w15:done="0"/>
  <w15:commentEx w15:paraId="53DED99E" w15:done="0"/>
  <w15:commentEx w15:paraId="4D49DF7E" w15:done="0"/>
  <w15:commentEx w15:paraId="7A372747" w15:done="0"/>
  <w15:commentEx w15:paraId="3FA0592A" w15:done="0"/>
  <w15:commentEx w15:paraId="22D02C55" w15:done="0"/>
  <w15:commentEx w15:paraId="78CB6B68" w15:done="0"/>
  <w15:commentEx w15:paraId="1490A1CB" w15:done="0"/>
  <w15:commentEx w15:paraId="770DF97F" w15:done="0"/>
  <w15:commentEx w15:paraId="250640E5" w15:done="0"/>
  <w15:commentEx w15:paraId="308C44F4" w15:done="0"/>
  <w15:commentEx w15:paraId="544CB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E4311D">
    <w16cex:extLst>
      <w16:ext w16:uri="{CE6994B0-6A32-4C9F-8C6B-6E91EDA988CE}">
        <cr:reactions xmlns:cr="http://schemas.microsoft.com/office/comments/2020/reactions">
          <cr:reaction reactionType="1">
            <cr:reactionInfo dateUtc="2025-02-21T10:24:52Z">
              <cr:user userId="f6f68d678cfe6957" userProvider="Windows Live" userName="Marco Aurélio Barbiero"/>
            </cr:reactionInfo>
          </cr:reaction>
        </cr:reactions>
      </w16:ext>
    </w16cex:extLst>
  </w16cex:commentExtensible>
  <w16cex:commentExtensible w16cex:durableId="11DBA8A4">
    <w16cex:extLst>
      <w16:ext w16:uri="{CE6994B0-6A32-4C9F-8C6B-6E91EDA988CE}">
        <cr:reactions xmlns:cr="http://schemas.microsoft.com/office/comments/2020/reactions">
          <cr:reaction reactionType="1">
            <cr:reactionInfo dateUtc="2025-03-09T19:22:11Z">
              <cr:user userId="f6f68d678cfe6957" userProvider="Windows Live" userName="Marco Aurélio Barbiero"/>
            </cr:reactionInfo>
          </cr:reaction>
        </cr:reactions>
      </w16:ext>
    </w16cex:extLst>
  </w16cex:commentExtensible>
  <w16cex:commentExtensible w16cex:durableId="2AB6A45F">
    <w16cex:extLst>
      <w16:ext w16:uri="{CE6994B0-6A32-4C9F-8C6B-6E91EDA988CE}">
        <cr:reactions xmlns:cr="http://schemas.microsoft.com/office/comments/2020/reactions">
          <cr:reaction reactionType="1">
            <cr:reactionInfo dateUtc="2025-03-10T00:53:45Z">
              <cr:user userId="f6f68d678cfe6957" userProvider="Windows Live" userName="Marco Aurélio Barbiero"/>
            </cr:reactionInfo>
          </cr:reaction>
        </cr:reactions>
      </w16:ext>
    </w16cex:extLst>
  </w16cex:commentExtensible>
  <w16cex:commentExtensible w16cex:durableId="65D077A0" w16cex:dateUtc="2025-03-10T00:53:00Z"/>
  <w16cex:commentExtensible w16cex:durableId="3885ED6D" w16cex:dateUtc="2025-02-26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E4311D" w16cid:durableId="49E4311D"/>
  <w16cid:commentId w16cid:paraId="11DBA8A4" w16cid:durableId="11DBA8A4"/>
  <w16cid:commentId w16cid:paraId="2AB6A45F" w16cid:durableId="2AB6A45F"/>
  <w16cid:commentId w16cid:paraId="5156F67C" w16cid:durableId="65D077A0"/>
  <w16cid:commentId w16cid:paraId="5D0E76B2" w16cid:durableId="5D0E76B2"/>
  <w16cid:commentId w16cid:paraId="3C965DA6" w16cid:durableId="3C965DA6"/>
  <w16cid:commentId w16cid:paraId="4C9B2718" w16cid:durableId="4C9B2718"/>
  <w16cid:commentId w16cid:paraId="3E1749EE" w16cid:durableId="3E1749EE"/>
  <w16cid:commentId w16cid:paraId="272FC0D0" w16cid:durableId="272FC0D0"/>
  <w16cid:commentId w16cid:paraId="2B4B5751" w16cid:durableId="2B4B5751"/>
  <w16cid:commentId w16cid:paraId="013B4CCA" w16cid:durableId="013B4CCA"/>
  <w16cid:commentId w16cid:paraId="1D6109BC" w16cid:durableId="1D6109BC"/>
  <w16cid:commentId w16cid:paraId="7445F7FD" w16cid:durableId="7445F7FD"/>
  <w16cid:commentId w16cid:paraId="233A53CC" w16cid:durableId="233A53CC"/>
  <w16cid:commentId w16cid:paraId="5005B815" w16cid:durableId="5005B815"/>
  <w16cid:commentId w16cid:paraId="376A952A" w16cid:durableId="376A952A"/>
  <w16cid:commentId w16cid:paraId="447B1964" w16cid:durableId="447B1964"/>
  <w16cid:commentId w16cid:paraId="0AA2146D" w16cid:durableId="0AA2146D"/>
  <w16cid:commentId w16cid:paraId="02F84D5B" w16cid:durableId="02F84D5B"/>
  <w16cid:commentId w16cid:paraId="5247167C" w16cid:durableId="5247167C"/>
  <w16cid:commentId w16cid:paraId="604F4E32" w16cid:durableId="604F4E32"/>
  <w16cid:commentId w16cid:paraId="1F705905" w16cid:durableId="3885ED6D"/>
  <w16cid:commentId w16cid:paraId="14F5A802" w16cid:durableId="14F5A802"/>
  <w16cid:commentId w16cid:paraId="29EC6C99" w16cid:durableId="29EC6C99"/>
  <w16cid:commentId w16cid:paraId="3104AFD2" w16cid:durableId="3104AFD2"/>
  <w16cid:commentId w16cid:paraId="5FA5BE56" w16cid:durableId="5FA5BE56"/>
  <w16cid:commentId w16cid:paraId="2772A128" w16cid:durableId="2772A128"/>
  <w16cid:commentId w16cid:paraId="2FE52CDB" w16cid:durableId="2FE52CDB"/>
  <w16cid:commentId w16cid:paraId="53DED99E" w16cid:durableId="53DED99E"/>
  <w16cid:commentId w16cid:paraId="4D49DF7E" w16cid:durableId="4D49DF7E"/>
  <w16cid:commentId w16cid:paraId="7A372747" w16cid:durableId="7A372747"/>
  <w16cid:commentId w16cid:paraId="3FA0592A" w16cid:durableId="3FA0592A"/>
  <w16cid:commentId w16cid:paraId="22D02C55" w16cid:durableId="22D02C55"/>
  <w16cid:commentId w16cid:paraId="78CB6B68" w16cid:durableId="78CB6B68"/>
  <w16cid:commentId w16cid:paraId="1490A1CB" w16cid:durableId="1490A1CB"/>
  <w16cid:commentId w16cid:paraId="770DF97F" w16cid:durableId="770DF97F"/>
  <w16cid:commentId w16cid:paraId="250640E5" w16cid:durableId="250640E5"/>
  <w16cid:commentId w16cid:paraId="308C44F4" w16cid:durableId="308C44F4"/>
  <w16cid:commentId w16cid:paraId="544CB3F5" w16cid:durableId="544CB3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C48AB" w14:textId="77777777" w:rsidR="00812478" w:rsidRPr="00B322C5" w:rsidRDefault="00812478" w:rsidP="00362BEC">
      <w:pPr>
        <w:spacing w:line="240" w:lineRule="auto"/>
      </w:pPr>
      <w:r w:rsidRPr="00B322C5">
        <w:separator/>
      </w:r>
    </w:p>
  </w:endnote>
  <w:endnote w:type="continuationSeparator" w:id="0">
    <w:p w14:paraId="36327CCC" w14:textId="77777777" w:rsidR="00812478" w:rsidRPr="00B322C5" w:rsidRDefault="00812478"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551205" w14:textId="77777777" w:rsidR="00812478" w:rsidRPr="00B322C5" w:rsidRDefault="00812478" w:rsidP="00802B3F">
      <w:pPr>
        <w:spacing w:line="240" w:lineRule="auto"/>
        <w:ind w:firstLine="0"/>
      </w:pPr>
      <w:r w:rsidRPr="00B322C5">
        <w:separator/>
      </w:r>
    </w:p>
  </w:footnote>
  <w:footnote w:type="continuationSeparator" w:id="0">
    <w:p w14:paraId="10403A6B" w14:textId="77777777" w:rsidR="00812478" w:rsidRPr="00B322C5" w:rsidRDefault="00812478" w:rsidP="00362BEC">
      <w:pPr>
        <w:spacing w:line="240" w:lineRule="auto"/>
      </w:pPr>
      <w:r w:rsidRPr="00B322C5">
        <w:continuationSeparator/>
      </w:r>
    </w:p>
  </w:footnote>
  <w:footnote w:id="1">
    <w:p w14:paraId="083D0217" w14:textId="77777777" w:rsidR="0061328A" w:rsidRDefault="00341B46" w:rsidP="0061328A">
      <w:pPr>
        <w:rPr>
          <w:rFonts w:cs="Arial"/>
          <w:szCs w:val="24"/>
        </w:rPr>
      </w:pPr>
      <w:r>
        <w:rPr>
          <w:rStyle w:val="Refdenotaderodap"/>
        </w:rPr>
        <w:footnoteRef/>
      </w:r>
      <w:r>
        <w:t xml:space="preserve"> </w:t>
      </w:r>
      <w:r w:rsidR="0061328A" w:rsidRPr="00951D42">
        <w:t xml:space="preserve">IBGE, </w:t>
      </w:r>
      <w:hyperlink r:id="rId1" w:history="1">
        <w:r w:rsidR="0061328A" w:rsidRPr="00951D42">
          <w:rPr>
            <w:rStyle w:val="Hyperlink"/>
            <w:sz w:val="16"/>
            <w:szCs w:val="16"/>
          </w:rPr>
          <w:t>https://ftp.ibge.gov.br/Perfil_Municipios/2019/Base_de_Dados/Base_MUNIC_2019_20210817.xlsx</w:t>
        </w:r>
      </w:hyperlink>
      <w:r w:rsidR="0061328A" w:rsidRPr="00951D42">
        <w:rPr>
          <w:rStyle w:val="refernciaChar"/>
          <w:sz w:val="16"/>
          <w:szCs w:val="16"/>
        </w:rPr>
        <w:t>, acesso</w:t>
      </w:r>
      <w:r w:rsidR="0061328A">
        <w:rPr>
          <w:rStyle w:val="refernciaChar"/>
          <w:sz w:val="16"/>
          <w:szCs w:val="16"/>
        </w:rPr>
        <w:t xml:space="preserve"> em 20/02/2025.</w:t>
      </w:r>
    </w:p>
    <w:p w14:paraId="727DBFF0" w14:textId="2785DBF0" w:rsidR="00341B46" w:rsidRDefault="00341B46">
      <w:pPr>
        <w:pStyle w:val="Textodenotaderodap"/>
      </w:pPr>
    </w:p>
  </w:footnote>
  <w:footnote w:id="2">
    <w:p w14:paraId="0369AA3C" w14:textId="3CDBCE17" w:rsidR="00950215" w:rsidRDefault="00950215" w:rsidP="00E64558">
      <w:pPr>
        <w:pStyle w:val="Textodenotaderodap"/>
        <w:ind w:firstLine="0"/>
      </w:pPr>
      <w:r>
        <w:rPr>
          <w:rStyle w:val="Refdenotaderodap"/>
        </w:rPr>
        <w:footnoteRef/>
      </w:r>
      <w:r>
        <w:t xml:space="preserve"> Segundo classificação da CNM, municípios com menos de 50 mil habitantes são considerados pequenos.</w:t>
      </w:r>
    </w:p>
  </w:footnote>
  <w:footnote w:id="3">
    <w:p w14:paraId="0573AA72" w14:textId="54A147BA" w:rsidR="00950215" w:rsidRDefault="00950215" w:rsidP="00C92709">
      <w:pPr>
        <w:pStyle w:val="Textodenotaderodap"/>
        <w:ind w:firstLine="0"/>
      </w:pPr>
      <w:r>
        <w:rPr>
          <w:rStyle w:val="Refdenotaderodap"/>
        </w:rPr>
        <w:footnoteRef/>
      </w:r>
      <w:r>
        <w:t xml:space="preserve"> 130 municípios não tinham uma conta para o IPTU em sua contabilidade em 2023.</w:t>
      </w:r>
    </w:p>
  </w:footnote>
  <w:footnote w:id="4">
    <w:p w14:paraId="09CE67CA" w14:textId="4F399F0E" w:rsidR="00950215" w:rsidRDefault="00950215" w:rsidP="00C92709">
      <w:pPr>
        <w:pStyle w:val="Textodenotaderodap"/>
        <w:ind w:firstLine="0"/>
      </w:pPr>
      <w:r>
        <w:rPr>
          <w:rStyle w:val="Refdenotaderodap"/>
        </w:rPr>
        <w:footnoteRef/>
      </w:r>
      <w:r>
        <w:t xml:space="preserve"> Miraselva - PR</w:t>
      </w:r>
    </w:p>
  </w:footnote>
  <w:footnote w:id="5">
    <w:p w14:paraId="70123002" w14:textId="27B2CE7A" w:rsidR="00950215" w:rsidRDefault="00950215" w:rsidP="00C92709">
      <w:pPr>
        <w:pStyle w:val="Textodenotaderodap"/>
        <w:ind w:firstLine="0"/>
      </w:pPr>
      <w:r>
        <w:rPr>
          <w:rStyle w:val="Refdenotaderodap"/>
        </w:rPr>
        <w:footnoteRef/>
      </w:r>
      <w:r>
        <w:t xml:space="preserve"> Parazinho - RN</w:t>
      </w:r>
    </w:p>
  </w:footnote>
  <w:footnote w:id="6">
    <w:p w14:paraId="0FBB0985" w14:textId="0C5D9D88" w:rsidR="00950215" w:rsidRDefault="00950215" w:rsidP="00C92709">
      <w:pPr>
        <w:pStyle w:val="Textodenotaderodap"/>
        <w:ind w:firstLine="0"/>
      </w:pPr>
      <w:r>
        <w:rPr>
          <w:rStyle w:val="Refdenotaderodap"/>
        </w:rPr>
        <w:footnoteRef/>
      </w:r>
      <w:r>
        <w:t xml:space="preserve"> Serra da Saudade - MG</w:t>
      </w:r>
    </w:p>
  </w:footnote>
  <w:footnote w:id="7">
    <w:p w14:paraId="6FC7DE4B" w14:textId="4B3F4C96" w:rsidR="00950215" w:rsidRDefault="00950215" w:rsidP="00C92709">
      <w:pPr>
        <w:pStyle w:val="Textodenotaderodap"/>
        <w:ind w:firstLine="0"/>
      </w:pPr>
      <w:r>
        <w:rPr>
          <w:rStyle w:val="Refdenotaderodap"/>
        </w:rPr>
        <w:footnoteRef/>
      </w:r>
      <w:r>
        <w:t xml:space="preserve"> Canaã dos Carajás - PA</w:t>
      </w:r>
    </w:p>
  </w:footnote>
  <w:footnote w:id="8">
    <w:p w14:paraId="6B9A6A76" w14:textId="745BCF2E" w:rsidR="00950215" w:rsidRDefault="00950215" w:rsidP="00C92709">
      <w:pPr>
        <w:pStyle w:val="Textodenotaderodap"/>
        <w:ind w:firstLine="0"/>
      </w:pPr>
      <w:r>
        <w:rPr>
          <w:rStyle w:val="Refdenotaderodap"/>
        </w:rPr>
        <w:footnoteRef/>
      </w:r>
      <w:r>
        <w:t xml:space="preserve"> Xangri-lá - RS</w:t>
      </w:r>
    </w:p>
  </w:footnote>
  <w:footnote w:id="9">
    <w:p w14:paraId="2C3F6C62" w14:textId="3BC54911" w:rsidR="00950215" w:rsidRDefault="00950215" w:rsidP="00C92709">
      <w:pPr>
        <w:pStyle w:val="Textodenotaderodap"/>
        <w:ind w:firstLine="0"/>
      </w:pPr>
      <w:r>
        <w:rPr>
          <w:rStyle w:val="Refdenotaderodap"/>
        </w:rPr>
        <w:footnoteRef/>
      </w:r>
      <w:r>
        <w:t xml:space="preserve"> Goianira – GO</w:t>
      </w:r>
    </w:p>
    <w:p w14:paraId="33A2FAB3" w14:textId="77777777" w:rsidR="00950215" w:rsidRDefault="00950215">
      <w:pPr>
        <w:pStyle w:val="Textodenotaderodap"/>
      </w:pPr>
    </w:p>
  </w:footnote>
  <w:footnote w:id="10">
    <w:p w14:paraId="0737F036" w14:textId="0E1EA1A7" w:rsidR="00950215" w:rsidRDefault="00950215" w:rsidP="00FD4278">
      <w:pPr>
        <w:pStyle w:val="Textodenotaderodap"/>
      </w:pPr>
      <w:r>
        <w:rPr>
          <w:rStyle w:val="Refdenotaderodap"/>
        </w:rPr>
        <w:footnoteRef/>
      </w:r>
      <w:r>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1769D8A3" w:rsidR="00950215" w:rsidRPr="00B322C5" w:rsidRDefault="00950215"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721780">
          <w:rPr>
            <w:rFonts w:cs="Arial"/>
            <w:noProof/>
            <w:sz w:val="20"/>
            <w:szCs w:val="20"/>
          </w:rPr>
          <w:t>39</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74B8083B"/>
    <w:multiLevelType w:val="multilevel"/>
    <w:tmpl w:val="D1F2E3F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7"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8"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491483670">
    <w:abstractNumId w:val="0"/>
  </w:num>
  <w:num w:numId="2" w16cid:durableId="1789280868">
    <w:abstractNumId w:val="7"/>
  </w:num>
  <w:num w:numId="3" w16cid:durableId="238249124">
    <w:abstractNumId w:val="8"/>
  </w:num>
  <w:num w:numId="4" w16cid:durableId="513306179">
    <w:abstractNumId w:val="6"/>
  </w:num>
  <w:num w:numId="5" w16cid:durableId="3112550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698617">
    <w:abstractNumId w:val="3"/>
  </w:num>
  <w:num w:numId="7" w16cid:durableId="829103765">
    <w:abstractNumId w:val="1"/>
  </w:num>
  <w:num w:numId="8" w16cid:durableId="882400149">
    <w:abstractNumId w:val="2"/>
  </w:num>
  <w:num w:numId="9" w16cid:durableId="1135755419">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rson w15:author="Marco Aurélio Barbiero">
    <w15:presenceInfo w15:providerId="Windows Live" w15:userId="f6f68d678cfe6957"/>
  </w15:person>
  <w15:person w15:author="Marco Aurelio Barbiero">
    <w15:presenceInfo w15:providerId="AD" w15:userId="S::marco.barbiero@rfb.gov.br::fcbae77b-80c9-4abc-a7d4-276a334ae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8D4"/>
    <w:rsid w:val="0000101A"/>
    <w:rsid w:val="00001139"/>
    <w:rsid w:val="000011FB"/>
    <w:rsid w:val="00001CFE"/>
    <w:rsid w:val="000023D4"/>
    <w:rsid w:val="0000291E"/>
    <w:rsid w:val="00002DBA"/>
    <w:rsid w:val="000035DC"/>
    <w:rsid w:val="000047C7"/>
    <w:rsid w:val="0000497B"/>
    <w:rsid w:val="00005DC6"/>
    <w:rsid w:val="00007062"/>
    <w:rsid w:val="000074AD"/>
    <w:rsid w:val="00010780"/>
    <w:rsid w:val="0001136E"/>
    <w:rsid w:val="00011703"/>
    <w:rsid w:val="0001209B"/>
    <w:rsid w:val="00013C55"/>
    <w:rsid w:val="000157F0"/>
    <w:rsid w:val="00015F02"/>
    <w:rsid w:val="0001704A"/>
    <w:rsid w:val="0001725F"/>
    <w:rsid w:val="000178A1"/>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70A1"/>
    <w:rsid w:val="000371BC"/>
    <w:rsid w:val="0004028E"/>
    <w:rsid w:val="00040805"/>
    <w:rsid w:val="000413B3"/>
    <w:rsid w:val="000414BC"/>
    <w:rsid w:val="00041DA1"/>
    <w:rsid w:val="00043DFA"/>
    <w:rsid w:val="00044336"/>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24"/>
    <w:rsid w:val="000576C3"/>
    <w:rsid w:val="000579AB"/>
    <w:rsid w:val="00057BDD"/>
    <w:rsid w:val="000605CC"/>
    <w:rsid w:val="00061E0C"/>
    <w:rsid w:val="00063547"/>
    <w:rsid w:val="000652FD"/>
    <w:rsid w:val="00067E1F"/>
    <w:rsid w:val="00070BC3"/>
    <w:rsid w:val="000716BC"/>
    <w:rsid w:val="000724E3"/>
    <w:rsid w:val="00072993"/>
    <w:rsid w:val="0007312F"/>
    <w:rsid w:val="000738EC"/>
    <w:rsid w:val="0007423E"/>
    <w:rsid w:val="00074EDE"/>
    <w:rsid w:val="00076092"/>
    <w:rsid w:val="00076101"/>
    <w:rsid w:val="00081866"/>
    <w:rsid w:val="00081CA1"/>
    <w:rsid w:val="000833B3"/>
    <w:rsid w:val="000837B9"/>
    <w:rsid w:val="00083B1B"/>
    <w:rsid w:val="00083B70"/>
    <w:rsid w:val="00083DE6"/>
    <w:rsid w:val="000846C9"/>
    <w:rsid w:val="0008552C"/>
    <w:rsid w:val="00086332"/>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3527"/>
    <w:rsid w:val="000A4135"/>
    <w:rsid w:val="000A65D9"/>
    <w:rsid w:val="000A6920"/>
    <w:rsid w:val="000A6C15"/>
    <w:rsid w:val="000A72E2"/>
    <w:rsid w:val="000A731D"/>
    <w:rsid w:val="000A7821"/>
    <w:rsid w:val="000A78C2"/>
    <w:rsid w:val="000B085C"/>
    <w:rsid w:val="000B0A53"/>
    <w:rsid w:val="000B1093"/>
    <w:rsid w:val="000B279C"/>
    <w:rsid w:val="000B29FD"/>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D2D"/>
    <w:rsid w:val="000C3264"/>
    <w:rsid w:val="000C380A"/>
    <w:rsid w:val="000C4DB9"/>
    <w:rsid w:val="000C4EAC"/>
    <w:rsid w:val="000C4FD5"/>
    <w:rsid w:val="000C511D"/>
    <w:rsid w:val="000C52EE"/>
    <w:rsid w:val="000C5B05"/>
    <w:rsid w:val="000C5B46"/>
    <w:rsid w:val="000C60AC"/>
    <w:rsid w:val="000C6AF2"/>
    <w:rsid w:val="000C72C4"/>
    <w:rsid w:val="000D0728"/>
    <w:rsid w:val="000D0A15"/>
    <w:rsid w:val="000D1075"/>
    <w:rsid w:val="000D163D"/>
    <w:rsid w:val="000D1AA1"/>
    <w:rsid w:val="000D1C41"/>
    <w:rsid w:val="000D22CF"/>
    <w:rsid w:val="000D3009"/>
    <w:rsid w:val="000D3933"/>
    <w:rsid w:val="000D4AFC"/>
    <w:rsid w:val="000D4E5C"/>
    <w:rsid w:val="000D5953"/>
    <w:rsid w:val="000D65A2"/>
    <w:rsid w:val="000D6BC7"/>
    <w:rsid w:val="000E2B78"/>
    <w:rsid w:val="000E2E05"/>
    <w:rsid w:val="000E2EA0"/>
    <w:rsid w:val="000E31AA"/>
    <w:rsid w:val="000E538D"/>
    <w:rsid w:val="000E5D70"/>
    <w:rsid w:val="000E7429"/>
    <w:rsid w:val="000E746D"/>
    <w:rsid w:val="000E79A9"/>
    <w:rsid w:val="000F03B4"/>
    <w:rsid w:val="000F03F8"/>
    <w:rsid w:val="000F1BEA"/>
    <w:rsid w:val="000F24C2"/>
    <w:rsid w:val="000F2D9D"/>
    <w:rsid w:val="000F2DF4"/>
    <w:rsid w:val="000F4B9D"/>
    <w:rsid w:val="000F5612"/>
    <w:rsid w:val="000F592A"/>
    <w:rsid w:val="000F5971"/>
    <w:rsid w:val="000F598C"/>
    <w:rsid w:val="000F5D7F"/>
    <w:rsid w:val="000F6027"/>
    <w:rsid w:val="001001D7"/>
    <w:rsid w:val="00100474"/>
    <w:rsid w:val="00100D7F"/>
    <w:rsid w:val="00101846"/>
    <w:rsid w:val="001029AB"/>
    <w:rsid w:val="00103709"/>
    <w:rsid w:val="0010436D"/>
    <w:rsid w:val="00104768"/>
    <w:rsid w:val="00104F9F"/>
    <w:rsid w:val="001057C2"/>
    <w:rsid w:val="00105A8A"/>
    <w:rsid w:val="001068B4"/>
    <w:rsid w:val="0011119B"/>
    <w:rsid w:val="001114BA"/>
    <w:rsid w:val="00111B65"/>
    <w:rsid w:val="00112BE7"/>
    <w:rsid w:val="00112D7A"/>
    <w:rsid w:val="00113329"/>
    <w:rsid w:val="00114B2B"/>
    <w:rsid w:val="00114C3D"/>
    <w:rsid w:val="001150C1"/>
    <w:rsid w:val="001160C3"/>
    <w:rsid w:val="00116BB1"/>
    <w:rsid w:val="0011799F"/>
    <w:rsid w:val="00117E34"/>
    <w:rsid w:val="00120B78"/>
    <w:rsid w:val="00121406"/>
    <w:rsid w:val="0012261A"/>
    <w:rsid w:val="00122D69"/>
    <w:rsid w:val="00123A0E"/>
    <w:rsid w:val="00124127"/>
    <w:rsid w:val="001253CB"/>
    <w:rsid w:val="00125FD1"/>
    <w:rsid w:val="00126936"/>
    <w:rsid w:val="00126C56"/>
    <w:rsid w:val="00126DBA"/>
    <w:rsid w:val="0012717F"/>
    <w:rsid w:val="00127E7A"/>
    <w:rsid w:val="00130FC0"/>
    <w:rsid w:val="001315CC"/>
    <w:rsid w:val="00131966"/>
    <w:rsid w:val="0013233B"/>
    <w:rsid w:val="00132448"/>
    <w:rsid w:val="00132513"/>
    <w:rsid w:val="00132B22"/>
    <w:rsid w:val="001343C5"/>
    <w:rsid w:val="00134A1A"/>
    <w:rsid w:val="00134CF0"/>
    <w:rsid w:val="0013558B"/>
    <w:rsid w:val="00135F6D"/>
    <w:rsid w:val="00136515"/>
    <w:rsid w:val="001368C2"/>
    <w:rsid w:val="00140736"/>
    <w:rsid w:val="001410C0"/>
    <w:rsid w:val="00142315"/>
    <w:rsid w:val="00143D9E"/>
    <w:rsid w:val="00144CE2"/>
    <w:rsid w:val="00145C4C"/>
    <w:rsid w:val="00145F7B"/>
    <w:rsid w:val="00146457"/>
    <w:rsid w:val="001467D8"/>
    <w:rsid w:val="00146DBC"/>
    <w:rsid w:val="00150CA4"/>
    <w:rsid w:val="001518A3"/>
    <w:rsid w:val="001518EF"/>
    <w:rsid w:val="00152210"/>
    <w:rsid w:val="001525F0"/>
    <w:rsid w:val="001526D0"/>
    <w:rsid w:val="00152D0C"/>
    <w:rsid w:val="0015340A"/>
    <w:rsid w:val="00154960"/>
    <w:rsid w:val="00157EAD"/>
    <w:rsid w:val="00160061"/>
    <w:rsid w:val="00160901"/>
    <w:rsid w:val="00160CF3"/>
    <w:rsid w:val="00160EC1"/>
    <w:rsid w:val="00161A04"/>
    <w:rsid w:val="0016369D"/>
    <w:rsid w:val="00165790"/>
    <w:rsid w:val="00166179"/>
    <w:rsid w:val="00166A8E"/>
    <w:rsid w:val="00167F53"/>
    <w:rsid w:val="0017014A"/>
    <w:rsid w:val="00170C52"/>
    <w:rsid w:val="00170ED9"/>
    <w:rsid w:val="001723D3"/>
    <w:rsid w:val="00172768"/>
    <w:rsid w:val="0017294A"/>
    <w:rsid w:val="00175A94"/>
    <w:rsid w:val="00175E7E"/>
    <w:rsid w:val="00176D09"/>
    <w:rsid w:val="001772F3"/>
    <w:rsid w:val="00177A5E"/>
    <w:rsid w:val="00177C59"/>
    <w:rsid w:val="001801CD"/>
    <w:rsid w:val="00180F01"/>
    <w:rsid w:val="001811BD"/>
    <w:rsid w:val="00181CB1"/>
    <w:rsid w:val="00181CF7"/>
    <w:rsid w:val="00181F7D"/>
    <w:rsid w:val="00181FFE"/>
    <w:rsid w:val="001820B6"/>
    <w:rsid w:val="00182954"/>
    <w:rsid w:val="00183B0D"/>
    <w:rsid w:val="00183ED8"/>
    <w:rsid w:val="00184736"/>
    <w:rsid w:val="001849BD"/>
    <w:rsid w:val="00184C1F"/>
    <w:rsid w:val="001856C0"/>
    <w:rsid w:val="00186073"/>
    <w:rsid w:val="00187F70"/>
    <w:rsid w:val="0019074D"/>
    <w:rsid w:val="00192079"/>
    <w:rsid w:val="00194975"/>
    <w:rsid w:val="0019569D"/>
    <w:rsid w:val="00196B65"/>
    <w:rsid w:val="00197FDF"/>
    <w:rsid w:val="001A0100"/>
    <w:rsid w:val="001A01C3"/>
    <w:rsid w:val="001A109A"/>
    <w:rsid w:val="001A1424"/>
    <w:rsid w:val="001A2180"/>
    <w:rsid w:val="001A2A8A"/>
    <w:rsid w:val="001A2C4E"/>
    <w:rsid w:val="001A3089"/>
    <w:rsid w:val="001A372B"/>
    <w:rsid w:val="001A4760"/>
    <w:rsid w:val="001A48DF"/>
    <w:rsid w:val="001A757A"/>
    <w:rsid w:val="001A76EB"/>
    <w:rsid w:val="001A7E1E"/>
    <w:rsid w:val="001B08C3"/>
    <w:rsid w:val="001B2806"/>
    <w:rsid w:val="001B3816"/>
    <w:rsid w:val="001B69C7"/>
    <w:rsid w:val="001B6E9A"/>
    <w:rsid w:val="001B7E7B"/>
    <w:rsid w:val="001C024D"/>
    <w:rsid w:val="001C1381"/>
    <w:rsid w:val="001C17BA"/>
    <w:rsid w:val="001C2DD7"/>
    <w:rsid w:val="001C33FA"/>
    <w:rsid w:val="001C3507"/>
    <w:rsid w:val="001C4296"/>
    <w:rsid w:val="001C43E3"/>
    <w:rsid w:val="001C58DC"/>
    <w:rsid w:val="001C69C7"/>
    <w:rsid w:val="001C7052"/>
    <w:rsid w:val="001C7349"/>
    <w:rsid w:val="001C7536"/>
    <w:rsid w:val="001D007E"/>
    <w:rsid w:val="001D0A5A"/>
    <w:rsid w:val="001D0A7D"/>
    <w:rsid w:val="001D1019"/>
    <w:rsid w:val="001D15C0"/>
    <w:rsid w:val="001D2207"/>
    <w:rsid w:val="001D25E5"/>
    <w:rsid w:val="001D51EA"/>
    <w:rsid w:val="001D52BD"/>
    <w:rsid w:val="001D55DE"/>
    <w:rsid w:val="001D59C3"/>
    <w:rsid w:val="001D5AC4"/>
    <w:rsid w:val="001D5D42"/>
    <w:rsid w:val="001D6B25"/>
    <w:rsid w:val="001D6CBB"/>
    <w:rsid w:val="001D6FD1"/>
    <w:rsid w:val="001D6FE5"/>
    <w:rsid w:val="001D772A"/>
    <w:rsid w:val="001E2422"/>
    <w:rsid w:val="001E24F2"/>
    <w:rsid w:val="001E2DF2"/>
    <w:rsid w:val="001E3702"/>
    <w:rsid w:val="001E4329"/>
    <w:rsid w:val="001E4DCC"/>
    <w:rsid w:val="001E7104"/>
    <w:rsid w:val="001E71B6"/>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FE5"/>
    <w:rsid w:val="00223499"/>
    <w:rsid w:val="00225519"/>
    <w:rsid w:val="00226FF2"/>
    <w:rsid w:val="00227B10"/>
    <w:rsid w:val="00227C8E"/>
    <w:rsid w:val="00227E56"/>
    <w:rsid w:val="00230D5E"/>
    <w:rsid w:val="00230E06"/>
    <w:rsid w:val="00232A44"/>
    <w:rsid w:val="002343D5"/>
    <w:rsid w:val="0023540A"/>
    <w:rsid w:val="0023605C"/>
    <w:rsid w:val="002367A5"/>
    <w:rsid w:val="00236E28"/>
    <w:rsid w:val="00237907"/>
    <w:rsid w:val="002408BA"/>
    <w:rsid w:val="00240D4D"/>
    <w:rsid w:val="002414FB"/>
    <w:rsid w:val="00241C79"/>
    <w:rsid w:val="0024360C"/>
    <w:rsid w:val="00243975"/>
    <w:rsid w:val="00243E24"/>
    <w:rsid w:val="00244872"/>
    <w:rsid w:val="0024523D"/>
    <w:rsid w:val="002455C9"/>
    <w:rsid w:val="00245CE3"/>
    <w:rsid w:val="00246A91"/>
    <w:rsid w:val="00246CFA"/>
    <w:rsid w:val="00246E76"/>
    <w:rsid w:val="0024760A"/>
    <w:rsid w:val="00247956"/>
    <w:rsid w:val="00247E14"/>
    <w:rsid w:val="00251C30"/>
    <w:rsid w:val="00252158"/>
    <w:rsid w:val="00252917"/>
    <w:rsid w:val="00254168"/>
    <w:rsid w:val="00254441"/>
    <w:rsid w:val="002549CA"/>
    <w:rsid w:val="002559E6"/>
    <w:rsid w:val="00255F09"/>
    <w:rsid w:val="002569FF"/>
    <w:rsid w:val="00256D34"/>
    <w:rsid w:val="00257872"/>
    <w:rsid w:val="00257FAA"/>
    <w:rsid w:val="00260347"/>
    <w:rsid w:val="002619DC"/>
    <w:rsid w:val="00261A33"/>
    <w:rsid w:val="00262108"/>
    <w:rsid w:val="002633C2"/>
    <w:rsid w:val="00264214"/>
    <w:rsid w:val="00265651"/>
    <w:rsid w:val="002658C8"/>
    <w:rsid w:val="00267342"/>
    <w:rsid w:val="00267B2A"/>
    <w:rsid w:val="00271201"/>
    <w:rsid w:val="00272777"/>
    <w:rsid w:val="00272851"/>
    <w:rsid w:val="00272A82"/>
    <w:rsid w:val="0027448A"/>
    <w:rsid w:val="002759D3"/>
    <w:rsid w:val="0027653C"/>
    <w:rsid w:val="00277ADC"/>
    <w:rsid w:val="00280535"/>
    <w:rsid w:val="00282E26"/>
    <w:rsid w:val="00283889"/>
    <w:rsid w:val="00284095"/>
    <w:rsid w:val="00284DE2"/>
    <w:rsid w:val="00285158"/>
    <w:rsid w:val="00285597"/>
    <w:rsid w:val="0028560A"/>
    <w:rsid w:val="00286609"/>
    <w:rsid w:val="00286C6C"/>
    <w:rsid w:val="00286FDA"/>
    <w:rsid w:val="00287252"/>
    <w:rsid w:val="00287745"/>
    <w:rsid w:val="00287837"/>
    <w:rsid w:val="00287CAA"/>
    <w:rsid w:val="00290F6E"/>
    <w:rsid w:val="002914B5"/>
    <w:rsid w:val="0029300B"/>
    <w:rsid w:val="0029350B"/>
    <w:rsid w:val="0029392C"/>
    <w:rsid w:val="00294038"/>
    <w:rsid w:val="002945FD"/>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C10F7"/>
    <w:rsid w:val="002C128E"/>
    <w:rsid w:val="002C145A"/>
    <w:rsid w:val="002C1B90"/>
    <w:rsid w:val="002C25A8"/>
    <w:rsid w:val="002C367A"/>
    <w:rsid w:val="002C3BA7"/>
    <w:rsid w:val="002C406F"/>
    <w:rsid w:val="002C4311"/>
    <w:rsid w:val="002C50DE"/>
    <w:rsid w:val="002C555F"/>
    <w:rsid w:val="002C5693"/>
    <w:rsid w:val="002C58D6"/>
    <w:rsid w:val="002C63E0"/>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B2E"/>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F0B"/>
    <w:rsid w:val="002F4215"/>
    <w:rsid w:val="002F4380"/>
    <w:rsid w:val="002F458A"/>
    <w:rsid w:val="002F4A5C"/>
    <w:rsid w:val="002F4A73"/>
    <w:rsid w:val="002F4B4A"/>
    <w:rsid w:val="002F5A94"/>
    <w:rsid w:val="002F600F"/>
    <w:rsid w:val="002F6CEF"/>
    <w:rsid w:val="002F6F1B"/>
    <w:rsid w:val="002F758C"/>
    <w:rsid w:val="00300301"/>
    <w:rsid w:val="00301A63"/>
    <w:rsid w:val="00301A96"/>
    <w:rsid w:val="00303281"/>
    <w:rsid w:val="00303A34"/>
    <w:rsid w:val="00303A57"/>
    <w:rsid w:val="00303FE5"/>
    <w:rsid w:val="00304210"/>
    <w:rsid w:val="00304C08"/>
    <w:rsid w:val="00305610"/>
    <w:rsid w:val="00305C37"/>
    <w:rsid w:val="00305D45"/>
    <w:rsid w:val="00306949"/>
    <w:rsid w:val="003107A1"/>
    <w:rsid w:val="00310835"/>
    <w:rsid w:val="00310BE7"/>
    <w:rsid w:val="00310C3A"/>
    <w:rsid w:val="00310E7B"/>
    <w:rsid w:val="00311780"/>
    <w:rsid w:val="00311AA6"/>
    <w:rsid w:val="00313137"/>
    <w:rsid w:val="003133C5"/>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292E"/>
    <w:rsid w:val="00332E68"/>
    <w:rsid w:val="00332EED"/>
    <w:rsid w:val="00333222"/>
    <w:rsid w:val="0033373A"/>
    <w:rsid w:val="00333E9A"/>
    <w:rsid w:val="00334889"/>
    <w:rsid w:val="0033503F"/>
    <w:rsid w:val="00335BEF"/>
    <w:rsid w:val="003403B4"/>
    <w:rsid w:val="00341406"/>
    <w:rsid w:val="00341597"/>
    <w:rsid w:val="00341B46"/>
    <w:rsid w:val="003437DF"/>
    <w:rsid w:val="00343FD4"/>
    <w:rsid w:val="00344102"/>
    <w:rsid w:val="003470D7"/>
    <w:rsid w:val="003473D8"/>
    <w:rsid w:val="00347421"/>
    <w:rsid w:val="0034756F"/>
    <w:rsid w:val="003505EE"/>
    <w:rsid w:val="00350942"/>
    <w:rsid w:val="00351F31"/>
    <w:rsid w:val="003536D2"/>
    <w:rsid w:val="003551F7"/>
    <w:rsid w:val="00355EB7"/>
    <w:rsid w:val="00357E86"/>
    <w:rsid w:val="00357EE4"/>
    <w:rsid w:val="00362BEC"/>
    <w:rsid w:val="0036362F"/>
    <w:rsid w:val="0036376B"/>
    <w:rsid w:val="00363C60"/>
    <w:rsid w:val="00365B7E"/>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8B0"/>
    <w:rsid w:val="003804C3"/>
    <w:rsid w:val="003809CD"/>
    <w:rsid w:val="00381FDA"/>
    <w:rsid w:val="00384095"/>
    <w:rsid w:val="00384447"/>
    <w:rsid w:val="0038493E"/>
    <w:rsid w:val="0038540C"/>
    <w:rsid w:val="003854EF"/>
    <w:rsid w:val="00385AD7"/>
    <w:rsid w:val="00385AF0"/>
    <w:rsid w:val="00385EAC"/>
    <w:rsid w:val="00385EB5"/>
    <w:rsid w:val="003860D2"/>
    <w:rsid w:val="00387BC7"/>
    <w:rsid w:val="00390D42"/>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9774F"/>
    <w:rsid w:val="003A0881"/>
    <w:rsid w:val="003A1A06"/>
    <w:rsid w:val="003A1B95"/>
    <w:rsid w:val="003A1C32"/>
    <w:rsid w:val="003A20AC"/>
    <w:rsid w:val="003A2178"/>
    <w:rsid w:val="003A2536"/>
    <w:rsid w:val="003A3D03"/>
    <w:rsid w:val="003A3EC5"/>
    <w:rsid w:val="003A40E7"/>
    <w:rsid w:val="003A418F"/>
    <w:rsid w:val="003A557B"/>
    <w:rsid w:val="003A5A8B"/>
    <w:rsid w:val="003A60A9"/>
    <w:rsid w:val="003A62A1"/>
    <w:rsid w:val="003A686A"/>
    <w:rsid w:val="003A735B"/>
    <w:rsid w:val="003B154B"/>
    <w:rsid w:val="003B1606"/>
    <w:rsid w:val="003B1B7F"/>
    <w:rsid w:val="003B2458"/>
    <w:rsid w:val="003B33C8"/>
    <w:rsid w:val="003B45C9"/>
    <w:rsid w:val="003B5BA7"/>
    <w:rsid w:val="003B5E3F"/>
    <w:rsid w:val="003B7F16"/>
    <w:rsid w:val="003B7FB6"/>
    <w:rsid w:val="003C064F"/>
    <w:rsid w:val="003C09EB"/>
    <w:rsid w:val="003C135A"/>
    <w:rsid w:val="003C1EFC"/>
    <w:rsid w:val="003C23F5"/>
    <w:rsid w:val="003C25E0"/>
    <w:rsid w:val="003C3206"/>
    <w:rsid w:val="003C4ABD"/>
    <w:rsid w:val="003C533C"/>
    <w:rsid w:val="003C76A8"/>
    <w:rsid w:val="003C791A"/>
    <w:rsid w:val="003D03B0"/>
    <w:rsid w:val="003D0D3E"/>
    <w:rsid w:val="003D13AC"/>
    <w:rsid w:val="003D1D8E"/>
    <w:rsid w:val="003D297B"/>
    <w:rsid w:val="003D52CC"/>
    <w:rsid w:val="003D5850"/>
    <w:rsid w:val="003D659F"/>
    <w:rsid w:val="003D6A1C"/>
    <w:rsid w:val="003E073E"/>
    <w:rsid w:val="003E0782"/>
    <w:rsid w:val="003E19CB"/>
    <w:rsid w:val="003E1B00"/>
    <w:rsid w:val="003E2100"/>
    <w:rsid w:val="003E2628"/>
    <w:rsid w:val="003E2B0C"/>
    <w:rsid w:val="003E343A"/>
    <w:rsid w:val="003E38AE"/>
    <w:rsid w:val="003E38C6"/>
    <w:rsid w:val="003E3C65"/>
    <w:rsid w:val="003E4920"/>
    <w:rsid w:val="003E4D8C"/>
    <w:rsid w:val="003E61D2"/>
    <w:rsid w:val="003E7F71"/>
    <w:rsid w:val="003F0019"/>
    <w:rsid w:val="003F03B7"/>
    <w:rsid w:val="003F076A"/>
    <w:rsid w:val="003F084B"/>
    <w:rsid w:val="003F0A90"/>
    <w:rsid w:val="003F0FB4"/>
    <w:rsid w:val="003F2F1C"/>
    <w:rsid w:val="003F30B1"/>
    <w:rsid w:val="003F3BE3"/>
    <w:rsid w:val="003F437F"/>
    <w:rsid w:val="003F44E8"/>
    <w:rsid w:val="003F4F2F"/>
    <w:rsid w:val="003F604B"/>
    <w:rsid w:val="003F6C7F"/>
    <w:rsid w:val="003F6E16"/>
    <w:rsid w:val="003F7486"/>
    <w:rsid w:val="003F7DFC"/>
    <w:rsid w:val="00400746"/>
    <w:rsid w:val="004010CC"/>
    <w:rsid w:val="00401F9D"/>
    <w:rsid w:val="00402610"/>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7BA"/>
    <w:rsid w:val="00413FAF"/>
    <w:rsid w:val="0041432D"/>
    <w:rsid w:val="00415508"/>
    <w:rsid w:val="00415BC0"/>
    <w:rsid w:val="00416469"/>
    <w:rsid w:val="004164B0"/>
    <w:rsid w:val="004170EB"/>
    <w:rsid w:val="004172E3"/>
    <w:rsid w:val="00417D30"/>
    <w:rsid w:val="0042050C"/>
    <w:rsid w:val="0042075A"/>
    <w:rsid w:val="0042088B"/>
    <w:rsid w:val="0042103E"/>
    <w:rsid w:val="00421573"/>
    <w:rsid w:val="00421CF8"/>
    <w:rsid w:val="00421E42"/>
    <w:rsid w:val="00423F71"/>
    <w:rsid w:val="004256E8"/>
    <w:rsid w:val="00425C04"/>
    <w:rsid w:val="00425FEC"/>
    <w:rsid w:val="0042692D"/>
    <w:rsid w:val="00426935"/>
    <w:rsid w:val="00427DDB"/>
    <w:rsid w:val="00427DF4"/>
    <w:rsid w:val="00430132"/>
    <w:rsid w:val="00431679"/>
    <w:rsid w:val="00432041"/>
    <w:rsid w:val="004327BF"/>
    <w:rsid w:val="00432A78"/>
    <w:rsid w:val="00432CBB"/>
    <w:rsid w:val="00432E4C"/>
    <w:rsid w:val="004331C8"/>
    <w:rsid w:val="0043352D"/>
    <w:rsid w:val="004340D6"/>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4FEB"/>
    <w:rsid w:val="004450D6"/>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7B9C"/>
    <w:rsid w:val="004705B8"/>
    <w:rsid w:val="0047082C"/>
    <w:rsid w:val="00470CF9"/>
    <w:rsid w:val="00470D17"/>
    <w:rsid w:val="004717D7"/>
    <w:rsid w:val="0047201B"/>
    <w:rsid w:val="0047292F"/>
    <w:rsid w:val="00473581"/>
    <w:rsid w:val="004746D8"/>
    <w:rsid w:val="004748C8"/>
    <w:rsid w:val="004775FC"/>
    <w:rsid w:val="00477616"/>
    <w:rsid w:val="00477CE1"/>
    <w:rsid w:val="00477D97"/>
    <w:rsid w:val="00477E77"/>
    <w:rsid w:val="00480999"/>
    <w:rsid w:val="00480C20"/>
    <w:rsid w:val="00482219"/>
    <w:rsid w:val="00482E60"/>
    <w:rsid w:val="00483433"/>
    <w:rsid w:val="004841A6"/>
    <w:rsid w:val="00485896"/>
    <w:rsid w:val="00485954"/>
    <w:rsid w:val="00487155"/>
    <w:rsid w:val="0048770D"/>
    <w:rsid w:val="004900AB"/>
    <w:rsid w:val="00490C85"/>
    <w:rsid w:val="0049185F"/>
    <w:rsid w:val="0049204F"/>
    <w:rsid w:val="004925F7"/>
    <w:rsid w:val="00492AF1"/>
    <w:rsid w:val="004935E4"/>
    <w:rsid w:val="0049389D"/>
    <w:rsid w:val="00494A73"/>
    <w:rsid w:val="00494C40"/>
    <w:rsid w:val="00495155"/>
    <w:rsid w:val="00496560"/>
    <w:rsid w:val="00496A96"/>
    <w:rsid w:val="004A0661"/>
    <w:rsid w:val="004A0CAB"/>
    <w:rsid w:val="004A0F99"/>
    <w:rsid w:val="004A13A8"/>
    <w:rsid w:val="004A151E"/>
    <w:rsid w:val="004A21D0"/>
    <w:rsid w:val="004A2967"/>
    <w:rsid w:val="004A4312"/>
    <w:rsid w:val="004A5751"/>
    <w:rsid w:val="004A60A9"/>
    <w:rsid w:val="004A61AE"/>
    <w:rsid w:val="004A6E28"/>
    <w:rsid w:val="004A6EE2"/>
    <w:rsid w:val="004A7645"/>
    <w:rsid w:val="004A78E7"/>
    <w:rsid w:val="004A7D3D"/>
    <w:rsid w:val="004A7DDB"/>
    <w:rsid w:val="004A7E25"/>
    <w:rsid w:val="004B14CF"/>
    <w:rsid w:val="004B2359"/>
    <w:rsid w:val="004B2530"/>
    <w:rsid w:val="004B37D6"/>
    <w:rsid w:val="004B40DB"/>
    <w:rsid w:val="004B4699"/>
    <w:rsid w:val="004B473D"/>
    <w:rsid w:val="004B4A1D"/>
    <w:rsid w:val="004B4F03"/>
    <w:rsid w:val="004B517D"/>
    <w:rsid w:val="004B586A"/>
    <w:rsid w:val="004B5A7C"/>
    <w:rsid w:val="004B6125"/>
    <w:rsid w:val="004B6849"/>
    <w:rsid w:val="004B684A"/>
    <w:rsid w:val="004B6B1E"/>
    <w:rsid w:val="004B79CA"/>
    <w:rsid w:val="004B7C52"/>
    <w:rsid w:val="004C3652"/>
    <w:rsid w:val="004C3713"/>
    <w:rsid w:val="004C4CBA"/>
    <w:rsid w:val="004C5602"/>
    <w:rsid w:val="004C6924"/>
    <w:rsid w:val="004C6C30"/>
    <w:rsid w:val="004C6D42"/>
    <w:rsid w:val="004C6D8D"/>
    <w:rsid w:val="004C6D95"/>
    <w:rsid w:val="004D05B4"/>
    <w:rsid w:val="004D061C"/>
    <w:rsid w:val="004D09B3"/>
    <w:rsid w:val="004D5376"/>
    <w:rsid w:val="004D55C9"/>
    <w:rsid w:val="004D7047"/>
    <w:rsid w:val="004D7B06"/>
    <w:rsid w:val="004E007D"/>
    <w:rsid w:val="004E08FB"/>
    <w:rsid w:val="004E15FE"/>
    <w:rsid w:val="004E16DA"/>
    <w:rsid w:val="004E31E5"/>
    <w:rsid w:val="004E326E"/>
    <w:rsid w:val="004E32F8"/>
    <w:rsid w:val="004E38C6"/>
    <w:rsid w:val="004E42A5"/>
    <w:rsid w:val="004E6435"/>
    <w:rsid w:val="004E64C1"/>
    <w:rsid w:val="004E7BD7"/>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CE"/>
    <w:rsid w:val="004F7548"/>
    <w:rsid w:val="0050088B"/>
    <w:rsid w:val="005032E8"/>
    <w:rsid w:val="00504424"/>
    <w:rsid w:val="0050452B"/>
    <w:rsid w:val="0050484C"/>
    <w:rsid w:val="0050492C"/>
    <w:rsid w:val="00504CFF"/>
    <w:rsid w:val="005072AB"/>
    <w:rsid w:val="0050747B"/>
    <w:rsid w:val="00507BDD"/>
    <w:rsid w:val="00511070"/>
    <w:rsid w:val="00511284"/>
    <w:rsid w:val="00511ACD"/>
    <w:rsid w:val="0051336E"/>
    <w:rsid w:val="0051398E"/>
    <w:rsid w:val="00513BA5"/>
    <w:rsid w:val="00514789"/>
    <w:rsid w:val="00514C0C"/>
    <w:rsid w:val="00515149"/>
    <w:rsid w:val="005160D3"/>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3B1A"/>
    <w:rsid w:val="005349A6"/>
    <w:rsid w:val="00534BD1"/>
    <w:rsid w:val="00536384"/>
    <w:rsid w:val="005404A3"/>
    <w:rsid w:val="00540648"/>
    <w:rsid w:val="005408D4"/>
    <w:rsid w:val="00541505"/>
    <w:rsid w:val="00541D1E"/>
    <w:rsid w:val="0054242F"/>
    <w:rsid w:val="0054245D"/>
    <w:rsid w:val="0054324A"/>
    <w:rsid w:val="00543CE6"/>
    <w:rsid w:val="00545F0C"/>
    <w:rsid w:val="00546154"/>
    <w:rsid w:val="005500F8"/>
    <w:rsid w:val="005513C1"/>
    <w:rsid w:val="00552C35"/>
    <w:rsid w:val="00552DE3"/>
    <w:rsid w:val="005531BE"/>
    <w:rsid w:val="005541BC"/>
    <w:rsid w:val="00554753"/>
    <w:rsid w:val="00554AAB"/>
    <w:rsid w:val="00554D58"/>
    <w:rsid w:val="0055512F"/>
    <w:rsid w:val="005562CC"/>
    <w:rsid w:val="005570FC"/>
    <w:rsid w:val="005579FC"/>
    <w:rsid w:val="00560078"/>
    <w:rsid w:val="00560082"/>
    <w:rsid w:val="00560695"/>
    <w:rsid w:val="005606C2"/>
    <w:rsid w:val="00560EE4"/>
    <w:rsid w:val="005610DB"/>
    <w:rsid w:val="005611EC"/>
    <w:rsid w:val="0056137B"/>
    <w:rsid w:val="00562FAD"/>
    <w:rsid w:val="00564768"/>
    <w:rsid w:val="00564BA9"/>
    <w:rsid w:val="00565163"/>
    <w:rsid w:val="005662A3"/>
    <w:rsid w:val="0056633C"/>
    <w:rsid w:val="005703F4"/>
    <w:rsid w:val="00570E8A"/>
    <w:rsid w:val="005712E6"/>
    <w:rsid w:val="0057198A"/>
    <w:rsid w:val="00572615"/>
    <w:rsid w:val="00572BC5"/>
    <w:rsid w:val="0057332E"/>
    <w:rsid w:val="00573399"/>
    <w:rsid w:val="00573496"/>
    <w:rsid w:val="00574445"/>
    <w:rsid w:val="00574F20"/>
    <w:rsid w:val="00576504"/>
    <w:rsid w:val="005768A9"/>
    <w:rsid w:val="0058053C"/>
    <w:rsid w:val="0058095A"/>
    <w:rsid w:val="00581092"/>
    <w:rsid w:val="005819E6"/>
    <w:rsid w:val="00581BFD"/>
    <w:rsid w:val="00582550"/>
    <w:rsid w:val="00582C6F"/>
    <w:rsid w:val="005838F7"/>
    <w:rsid w:val="00584784"/>
    <w:rsid w:val="00585E49"/>
    <w:rsid w:val="005862A3"/>
    <w:rsid w:val="005868AD"/>
    <w:rsid w:val="005878B5"/>
    <w:rsid w:val="00591CEC"/>
    <w:rsid w:val="00591D74"/>
    <w:rsid w:val="00592B5E"/>
    <w:rsid w:val="005949BA"/>
    <w:rsid w:val="00594C30"/>
    <w:rsid w:val="00594F58"/>
    <w:rsid w:val="0059549C"/>
    <w:rsid w:val="00596F22"/>
    <w:rsid w:val="00597922"/>
    <w:rsid w:val="005A0F2C"/>
    <w:rsid w:val="005A2E5A"/>
    <w:rsid w:val="005A3498"/>
    <w:rsid w:val="005A3F2E"/>
    <w:rsid w:val="005A47FF"/>
    <w:rsid w:val="005A506C"/>
    <w:rsid w:val="005A572F"/>
    <w:rsid w:val="005A7A9F"/>
    <w:rsid w:val="005B0877"/>
    <w:rsid w:val="005B16BF"/>
    <w:rsid w:val="005B16DE"/>
    <w:rsid w:val="005B21F5"/>
    <w:rsid w:val="005B2866"/>
    <w:rsid w:val="005B2946"/>
    <w:rsid w:val="005B3B56"/>
    <w:rsid w:val="005B44C4"/>
    <w:rsid w:val="005B4A5E"/>
    <w:rsid w:val="005B5164"/>
    <w:rsid w:val="005B599B"/>
    <w:rsid w:val="005B65FA"/>
    <w:rsid w:val="005B73BD"/>
    <w:rsid w:val="005B7E7F"/>
    <w:rsid w:val="005C1CB2"/>
    <w:rsid w:val="005C2B2A"/>
    <w:rsid w:val="005C347E"/>
    <w:rsid w:val="005C5134"/>
    <w:rsid w:val="005C5633"/>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A36"/>
    <w:rsid w:val="005E0B17"/>
    <w:rsid w:val="005E14F4"/>
    <w:rsid w:val="005E1508"/>
    <w:rsid w:val="005E1C89"/>
    <w:rsid w:val="005E1D60"/>
    <w:rsid w:val="005E2697"/>
    <w:rsid w:val="005E2851"/>
    <w:rsid w:val="005E2DD9"/>
    <w:rsid w:val="005E3159"/>
    <w:rsid w:val="005E3474"/>
    <w:rsid w:val="005E3EFC"/>
    <w:rsid w:val="005E5D5C"/>
    <w:rsid w:val="005E6C0C"/>
    <w:rsid w:val="005F0216"/>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5150"/>
    <w:rsid w:val="00606081"/>
    <w:rsid w:val="006060EB"/>
    <w:rsid w:val="0060651F"/>
    <w:rsid w:val="00606A9B"/>
    <w:rsid w:val="00606B43"/>
    <w:rsid w:val="006072B5"/>
    <w:rsid w:val="00607672"/>
    <w:rsid w:val="0061146D"/>
    <w:rsid w:val="006117E1"/>
    <w:rsid w:val="00611B15"/>
    <w:rsid w:val="00612006"/>
    <w:rsid w:val="0061328A"/>
    <w:rsid w:val="0061332B"/>
    <w:rsid w:val="00613708"/>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E6F"/>
    <w:rsid w:val="00627ED4"/>
    <w:rsid w:val="006310EC"/>
    <w:rsid w:val="006311A1"/>
    <w:rsid w:val="00631334"/>
    <w:rsid w:val="0063140A"/>
    <w:rsid w:val="00631685"/>
    <w:rsid w:val="00631DE8"/>
    <w:rsid w:val="006329E9"/>
    <w:rsid w:val="00633355"/>
    <w:rsid w:val="006341D0"/>
    <w:rsid w:val="00634627"/>
    <w:rsid w:val="00635721"/>
    <w:rsid w:val="0063599E"/>
    <w:rsid w:val="00635DB5"/>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505F3"/>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2AB"/>
    <w:rsid w:val="00664A61"/>
    <w:rsid w:val="00665253"/>
    <w:rsid w:val="006657FC"/>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40"/>
    <w:rsid w:val="00685F65"/>
    <w:rsid w:val="0068638F"/>
    <w:rsid w:val="006864D1"/>
    <w:rsid w:val="00686F5C"/>
    <w:rsid w:val="006871A2"/>
    <w:rsid w:val="0068738B"/>
    <w:rsid w:val="00690BF4"/>
    <w:rsid w:val="006914E1"/>
    <w:rsid w:val="00692F44"/>
    <w:rsid w:val="006931A0"/>
    <w:rsid w:val="0069391A"/>
    <w:rsid w:val="00693CC9"/>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EEC"/>
    <w:rsid w:val="006A49CE"/>
    <w:rsid w:val="006A49EF"/>
    <w:rsid w:val="006A5E91"/>
    <w:rsid w:val="006A65C2"/>
    <w:rsid w:val="006A7550"/>
    <w:rsid w:val="006A76AB"/>
    <w:rsid w:val="006B0061"/>
    <w:rsid w:val="006B0CD1"/>
    <w:rsid w:val="006B1D05"/>
    <w:rsid w:val="006B23E8"/>
    <w:rsid w:val="006B3834"/>
    <w:rsid w:val="006B42B8"/>
    <w:rsid w:val="006B4352"/>
    <w:rsid w:val="006B44F8"/>
    <w:rsid w:val="006B4D8E"/>
    <w:rsid w:val="006B50A0"/>
    <w:rsid w:val="006B5571"/>
    <w:rsid w:val="006B57CE"/>
    <w:rsid w:val="006B59DC"/>
    <w:rsid w:val="006B691A"/>
    <w:rsid w:val="006B71B5"/>
    <w:rsid w:val="006B754B"/>
    <w:rsid w:val="006B76C1"/>
    <w:rsid w:val="006B7E9F"/>
    <w:rsid w:val="006B7F88"/>
    <w:rsid w:val="006C0130"/>
    <w:rsid w:val="006C248F"/>
    <w:rsid w:val="006C2639"/>
    <w:rsid w:val="006C29A8"/>
    <w:rsid w:val="006C3310"/>
    <w:rsid w:val="006C351F"/>
    <w:rsid w:val="006C3575"/>
    <w:rsid w:val="006C51E6"/>
    <w:rsid w:val="006C5801"/>
    <w:rsid w:val="006C63A6"/>
    <w:rsid w:val="006C6C50"/>
    <w:rsid w:val="006C777D"/>
    <w:rsid w:val="006D05E7"/>
    <w:rsid w:val="006D19E5"/>
    <w:rsid w:val="006D2190"/>
    <w:rsid w:val="006D2B69"/>
    <w:rsid w:val="006D3111"/>
    <w:rsid w:val="006D3A9E"/>
    <w:rsid w:val="006D3D81"/>
    <w:rsid w:val="006D7421"/>
    <w:rsid w:val="006E0BD8"/>
    <w:rsid w:val="006E1E8B"/>
    <w:rsid w:val="006E2124"/>
    <w:rsid w:val="006E21F6"/>
    <w:rsid w:val="006E2432"/>
    <w:rsid w:val="006E2B26"/>
    <w:rsid w:val="006E3855"/>
    <w:rsid w:val="006E39DF"/>
    <w:rsid w:val="006E3D6D"/>
    <w:rsid w:val="006E437D"/>
    <w:rsid w:val="006E46F8"/>
    <w:rsid w:val="006E4F8A"/>
    <w:rsid w:val="006E5D3D"/>
    <w:rsid w:val="006E6835"/>
    <w:rsid w:val="006F0CA0"/>
    <w:rsid w:val="006F0E64"/>
    <w:rsid w:val="006F0FB8"/>
    <w:rsid w:val="006F1EF3"/>
    <w:rsid w:val="006F2A4B"/>
    <w:rsid w:val="006F2D6C"/>
    <w:rsid w:val="006F2E9A"/>
    <w:rsid w:val="006F3A85"/>
    <w:rsid w:val="006F3B7F"/>
    <w:rsid w:val="006F4179"/>
    <w:rsid w:val="006F4E7B"/>
    <w:rsid w:val="006F539A"/>
    <w:rsid w:val="006F5B0C"/>
    <w:rsid w:val="006F689F"/>
    <w:rsid w:val="006F6933"/>
    <w:rsid w:val="006F7BE0"/>
    <w:rsid w:val="006F7C99"/>
    <w:rsid w:val="007008F2"/>
    <w:rsid w:val="00700D93"/>
    <w:rsid w:val="0070120E"/>
    <w:rsid w:val="00701653"/>
    <w:rsid w:val="00703679"/>
    <w:rsid w:val="007036F2"/>
    <w:rsid w:val="00703855"/>
    <w:rsid w:val="007043B2"/>
    <w:rsid w:val="00704895"/>
    <w:rsid w:val="007054BA"/>
    <w:rsid w:val="00705D87"/>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4E91"/>
    <w:rsid w:val="00716DDD"/>
    <w:rsid w:val="0071751A"/>
    <w:rsid w:val="00717FF2"/>
    <w:rsid w:val="00720D70"/>
    <w:rsid w:val="00721329"/>
    <w:rsid w:val="00721780"/>
    <w:rsid w:val="00722588"/>
    <w:rsid w:val="007229BD"/>
    <w:rsid w:val="007231D1"/>
    <w:rsid w:val="007235A1"/>
    <w:rsid w:val="00723B3E"/>
    <w:rsid w:val="007241E6"/>
    <w:rsid w:val="00724452"/>
    <w:rsid w:val="00726B8E"/>
    <w:rsid w:val="00726E7A"/>
    <w:rsid w:val="00726E8E"/>
    <w:rsid w:val="00727307"/>
    <w:rsid w:val="00730E95"/>
    <w:rsid w:val="007336D8"/>
    <w:rsid w:val="007342A0"/>
    <w:rsid w:val="00734570"/>
    <w:rsid w:val="00734B7F"/>
    <w:rsid w:val="007350C8"/>
    <w:rsid w:val="007353FA"/>
    <w:rsid w:val="0073602B"/>
    <w:rsid w:val="007363BF"/>
    <w:rsid w:val="00736E59"/>
    <w:rsid w:val="00741439"/>
    <w:rsid w:val="00741B2A"/>
    <w:rsid w:val="00741BDB"/>
    <w:rsid w:val="00742191"/>
    <w:rsid w:val="00742B91"/>
    <w:rsid w:val="00742E1B"/>
    <w:rsid w:val="00742E9E"/>
    <w:rsid w:val="00744278"/>
    <w:rsid w:val="00745668"/>
    <w:rsid w:val="00745A93"/>
    <w:rsid w:val="00745D82"/>
    <w:rsid w:val="00747F80"/>
    <w:rsid w:val="00747FAD"/>
    <w:rsid w:val="00750832"/>
    <w:rsid w:val="007519A5"/>
    <w:rsid w:val="00751A5E"/>
    <w:rsid w:val="00751C9C"/>
    <w:rsid w:val="007525C5"/>
    <w:rsid w:val="00754711"/>
    <w:rsid w:val="0075507A"/>
    <w:rsid w:val="0075546A"/>
    <w:rsid w:val="00755AD0"/>
    <w:rsid w:val="00756032"/>
    <w:rsid w:val="00760BEA"/>
    <w:rsid w:val="00761018"/>
    <w:rsid w:val="00761C81"/>
    <w:rsid w:val="00762179"/>
    <w:rsid w:val="00763978"/>
    <w:rsid w:val="00763B5D"/>
    <w:rsid w:val="00764140"/>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703A"/>
    <w:rsid w:val="00777ACD"/>
    <w:rsid w:val="00777C05"/>
    <w:rsid w:val="0078023E"/>
    <w:rsid w:val="00780DF6"/>
    <w:rsid w:val="0078205C"/>
    <w:rsid w:val="007825AB"/>
    <w:rsid w:val="00782669"/>
    <w:rsid w:val="00782A8B"/>
    <w:rsid w:val="00782F3C"/>
    <w:rsid w:val="00783156"/>
    <w:rsid w:val="007833B9"/>
    <w:rsid w:val="00783E74"/>
    <w:rsid w:val="00784F2E"/>
    <w:rsid w:val="007852A9"/>
    <w:rsid w:val="00785719"/>
    <w:rsid w:val="0078573E"/>
    <w:rsid w:val="00785945"/>
    <w:rsid w:val="007864EF"/>
    <w:rsid w:val="0078654F"/>
    <w:rsid w:val="007865B2"/>
    <w:rsid w:val="0078712A"/>
    <w:rsid w:val="00790050"/>
    <w:rsid w:val="00792A98"/>
    <w:rsid w:val="00792F35"/>
    <w:rsid w:val="00793B3C"/>
    <w:rsid w:val="00793E28"/>
    <w:rsid w:val="0079454C"/>
    <w:rsid w:val="0079566A"/>
    <w:rsid w:val="00795E7F"/>
    <w:rsid w:val="00797478"/>
    <w:rsid w:val="0079778D"/>
    <w:rsid w:val="007A0F8D"/>
    <w:rsid w:val="007A2137"/>
    <w:rsid w:val="007A229A"/>
    <w:rsid w:val="007A2836"/>
    <w:rsid w:val="007A30CF"/>
    <w:rsid w:val="007A3214"/>
    <w:rsid w:val="007A3BD1"/>
    <w:rsid w:val="007A3E00"/>
    <w:rsid w:val="007A407B"/>
    <w:rsid w:val="007A45B8"/>
    <w:rsid w:val="007A4FC6"/>
    <w:rsid w:val="007A61C6"/>
    <w:rsid w:val="007A6CB3"/>
    <w:rsid w:val="007A7758"/>
    <w:rsid w:val="007A7CC7"/>
    <w:rsid w:val="007B115E"/>
    <w:rsid w:val="007B16CD"/>
    <w:rsid w:val="007B1E44"/>
    <w:rsid w:val="007B2F20"/>
    <w:rsid w:val="007B3110"/>
    <w:rsid w:val="007B421B"/>
    <w:rsid w:val="007B4582"/>
    <w:rsid w:val="007B4D6F"/>
    <w:rsid w:val="007B55F5"/>
    <w:rsid w:val="007B5B7C"/>
    <w:rsid w:val="007B5F01"/>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EF6"/>
    <w:rsid w:val="007E2FD5"/>
    <w:rsid w:val="007E3C39"/>
    <w:rsid w:val="007E4085"/>
    <w:rsid w:val="007E4093"/>
    <w:rsid w:val="007E4C5B"/>
    <w:rsid w:val="007E5174"/>
    <w:rsid w:val="007E5D3A"/>
    <w:rsid w:val="007E5E2E"/>
    <w:rsid w:val="007E5F51"/>
    <w:rsid w:val="007E7325"/>
    <w:rsid w:val="007E7521"/>
    <w:rsid w:val="007F025C"/>
    <w:rsid w:val="007F07E8"/>
    <w:rsid w:val="007F0B58"/>
    <w:rsid w:val="007F213D"/>
    <w:rsid w:val="007F2270"/>
    <w:rsid w:val="007F305D"/>
    <w:rsid w:val="007F310A"/>
    <w:rsid w:val="007F3357"/>
    <w:rsid w:val="007F44F9"/>
    <w:rsid w:val="007F4D44"/>
    <w:rsid w:val="007F4E6F"/>
    <w:rsid w:val="007F4E83"/>
    <w:rsid w:val="007F55F5"/>
    <w:rsid w:val="007F5AAC"/>
    <w:rsid w:val="007F6888"/>
    <w:rsid w:val="007F7F69"/>
    <w:rsid w:val="008006DB"/>
    <w:rsid w:val="008008DB"/>
    <w:rsid w:val="00800AA4"/>
    <w:rsid w:val="008011FA"/>
    <w:rsid w:val="00802B3F"/>
    <w:rsid w:val="008031DD"/>
    <w:rsid w:val="008033D3"/>
    <w:rsid w:val="00803B92"/>
    <w:rsid w:val="0080504D"/>
    <w:rsid w:val="0080516F"/>
    <w:rsid w:val="00805231"/>
    <w:rsid w:val="0080583E"/>
    <w:rsid w:val="00805EF9"/>
    <w:rsid w:val="00806DF7"/>
    <w:rsid w:val="00807985"/>
    <w:rsid w:val="00807D66"/>
    <w:rsid w:val="008114EB"/>
    <w:rsid w:val="00812478"/>
    <w:rsid w:val="00812573"/>
    <w:rsid w:val="00812982"/>
    <w:rsid w:val="00813ABB"/>
    <w:rsid w:val="008152BF"/>
    <w:rsid w:val="00817586"/>
    <w:rsid w:val="00817D73"/>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9C"/>
    <w:rsid w:val="00837AF2"/>
    <w:rsid w:val="00837C91"/>
    <w:rsid w:val="008400F1"/>
    <w:rsid w:val="008402F2"/>
    <w:rsid w:val="00841DDD"/>
    <w:rsid w:val="00842911"/>
    <w:rsid w:val="00844166"/>
    <w:rsid w:val="008448CD"/>
    <w:rsid w:val="00845174"/>
    <w:rsid w:val="00847066"/>
    <w:rsid w:val="0084724E"/>
    <w:rsid w:val="008478E7"/>
    <w:rsid w:val="00847C65"/>
    <w:rsid w:val="008500A2"/>
    <w:rsid w:val="00850274"/>
    <w:rsid w:val="008505AC"/>
    <w:rsid w:val="0085122A"/>
    <w:rsid w:val="00851749"/>
    <w:rsid w:val="008524A1"/>
    <w:rsid w:val="008525CD"/>
    <w:rsid w:val="0085304E"/>
    <w:rsid w:val="008535B6"/>
    <w:rsid w:val="00853B84"/>
    <w:rsid w:val="00853F37"/>
    <w:rsid w:val="00854223"/>
    <w:rsid w:val="008553FE"/>
    <w:rsid w:val="00855F3D"/>
    <w:rsid w:val="008563CA"/>
    <w:rsid w:val="008571ED"/>
    <w:rsid w:val="0085729E"/>
    <w:rsid w:val="00857657"/>
    <w:rsid w:val="00857CD7"/>
    <w:rsid w:val="0086123D"/>
    <w:rsid w:val="00862022"/>
    <w:rsid w:val="008623A5"/>
    <w:rsid w:val="00862E10"/>
    <w:rsid w:val="00863FCD"/>
    <w:rsid w:val="00865787"/>
    <w:rsid w:val="00865BE0"/>
    <w:rsid w:val="00866702"/>
    <w:rsid w:val="00866E3E"/>
    <w:rsid w:val="0086708E"/>
    <w:rsid w:val="00867959"/>
    <w:rsid w:val="00867DC2"/>
    <w:rsid w:val="00870531"/>
    <w:rsid w:val="00870681"/>
    <w:rsid w:val="00870AC3"/>
    <w:rsid w:val="008713BE"/>
    <w:rsid w:val="00871765"/>
    <w:rsid w:val="00871F54"/>
    <w:rsid w:val="00872634"/>
    <w:rsid w:val="0087389E"/>
    <w:rsid w:val="00873F0E"/>
    <w:rsid w:val="00873F76"/>
    <w:rsid w:val="008743D9"/>
    <w:rsid w:val="0087562E"/>
    <w:rsid w:val="008762B2"/>
    <w:rsid w:val="008763C6"/>
    <w:rsid w:val="00876D1B"/>
    <w:rsid w:val="00877297"/>
    <w:rsid w:val="00877EA8"/>
    <w:rsid w:val="00880663"/>
    <w:rsid w:val="0088191C"/>
    <w:rsid w:val="00881C00"/>
    <w:rsid w:val="008826C5"/>
    <w:rsid w:val="00883122"/>
    <w:rsid w:val="0088394C"/>
    <w:rsid w:val="00883C94"/>
    <w:rsid w:val="00885FFD"/>
    <w:rsid w:val="008863D2"/>
    <w:rsid w:val="00886862"/>
    <w:rsid w:val="00887CD8"/>
    <w:rsid w:val="00891D1F"/>
    <w:rsid w:val="0089208D"/>
    <w:rsid w:val="00892BAD"/>
    <w:rsid w:val="00892CCF"/>
    <w:rsid w:val="0089312F"/>
    <w:rsid w:val="00893421"/>
    <w:rsid w:val="00893E14"/>
    <w:rsid w:val="00893EA5"/>
    <w:rsid w:val="00894110"/>
    <w:rsid w:val="00894815"/>
    <w:rsid w:val="00895A88"/>
    <w:rsid w:val="008964E4"/>
    <w:rsid w:val="00897386"/>
    <w:rsid w:val="008973AD"/>
    <w:rsid w:val="00897691"/>
    <w:rsid w:val="008A1144"/>
    <w:rsid w:val="008A1A5B"/>
    <w:rsid w:val="008A2E47"/>
    <w:rsid w:val="008A31C7"/>
    <w:rsid w:val="008A33EC"/>
    <w:rsid w:val="008A34B5"/>
    <w:rsid w:val="008A366A"/>
    <w:rsid w:val="008A465A"/>
    <w:rsid w:val="008A4BEB"/>
    <w:rsid w:val="008A56D5"/>
    <w:rsid w:val="008A570A"/>
    <w:rsid w:val="008A604D"/>
    <w:rsid w:val="008A7452"/>
    <w:rsid w:val="008A79DA"/>
    <w:rsid w:val="008B1668"/>
    <w:rsid w:val="008B3228"/>
    <w:rsid w:val="008B3EB8"/>
    <w:rsid w:val="008B4575"/>
    <w:rsid w:val="008B471B"/>
    <w:rsid w:val="008B63DF"/>
    <w:rsid w:val="008B63E2"/>
    <w:rsid w:val="008B7824"/>
    <w:rsid w:val="008B7D1B"/>
    <w:rsid w:val="008C0970"/>
    <w:rsid w:val="008C0DB3"/>
    <w:rsid w:val="008C1AC1"/>
    <w:rsid w:val="008C2379"/>
    <w:rsid w:val="008C2576"/>
    <w:rsid w:val="008C26C6"/>
    <w:rsid w:val="008C3433"/>
    <w:rsid w:val="008C4B77"/>
    <w:rsid w:val="008D068E"/>
    <w:rsid w:val="008D0832"/>
    <w:rsid w:val="008D0E16"/>
    <w:rsid w:val="008D1AF2"/>
    <w:rsid w:val="008D2D1E"/>
    <w:rsid w:val="008D2FAD"/>
    <w:rsid w:val="008D34D5"/>
    <w:rsid w:val="008D35A2"/>
    <w:rsid w:val="008D4EC0"/>
    <w:rsid w:val="008D4F92"/>
    <w:rsid w:val="008D4FBE"/>
    <w:rsid w:val="008D6665"/>
    <w:rsid w:val="008D6A95"/>
    <w:rsid w:val="008E0224"/>
    <w:rsid w:val="008E0997"/>
    <w:rsid w:val="008E0B67"/>
    <w:rsid w:val="008E0D4C"/>
    <w:rsid w:val="008E3A54"/>
    <w:rsid w:val="008E3C9B"/>
    <w:rsid w:val="008E42F9"/>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3EA"/>
    <w:rsid w:val="008F67E2"/>
    <w:rsid w:val="008F745C"/>
    <w:rsid w:val="008F7588"/>
    <w:rsid w:val="008F77D0"/>
    <w:rsid w:val="00901680"/>
    <w:rsid w:val="0090371D"/>
    <w:rsid w:val="00903BD3"/>
    <w:rsid w:val="00905276"/>
    <w:rsid w:val="0090565F"/>
    <w:rsid w:val="009056DE"/>
    <w:rsid w:val="00905830"/>
    <w:rsid w:val="00905B80"/>
    <w:rsid w:val="00906214"/>
    <w:rsid w:val="00907095"/>
    <w:rsid w:val="0090717A"/>
    <w:rsid w:val="00910AAD"/>
    <w:rsid w:val="00910FB4"/>
    <w:rsid w:val="009115EB"/>
    <w:rsid w:val="0091170B"/>
    <w:rsid w:val="00913463"/>
    <w:rsid w:val="009136FD"/>
    <w:rsid w:val="00914DF8"/>
    <w:rsid w:val="00916036"/>
    <w:rsid w:val="009165CB"/>
    <w:rsid w:val="009166B6"/>
    <w:rsid w:val="009169AD"/>
    <w:rsid w:val="00916F5E"/>
    <w:rsid w:val="00917C18"/>
    <w:rsid w:val="00920D55"/>
    <w:rsid w:val="00921C61"/>
    <w:rsid w:val="00921F01"/>
    <w:rsid w:val="009220CC"/>
    <w:rsid w:val="0092255F"/>
    <w:rsid w:val="009232F9"/>
    <w:rsid w:val="009237F1"/>
    <w:rsid w:val="00923EF4"/>
    <w:rsid w:val="00924523"/>
    <w:rsid w:val="00924560"/>
    <w:rsid w:val="0092565D"/>
    <w:rsid w:val="009259A4"/>
    <w:rsid w:val="00927179"/>
    <w:rsid w:val="009272C1"/>
    <w:rsid w:val="00927B31"/>
    <w:rsid w:val="00927D64"/>
    <w:rsid w:val="00930E03"/>
    <w:rsid w:val="0093160D"/>
    <w:rsid w:val="00931ADE"/>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215"/>
    <w:rsid w:val="009504E9"/>
    <w:rsid w:val="0095153C"/>
    <w:rsid w:val="00951D42"/>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6750B"/>
    <w:rsid w:val="0097112A"/>
    <w:rsid w:val="009720AD"/>
    <w:rsid w:val="0097240F"/>
    <w:rsid w:val="00972675"/>
    <w:rsid w:val="00973344"/>
    <w:rsid w:val="00974E98"/>
    <w:rsid w:val="00975163"/>
    <w:rsid w:val="00975564"/>
    <w:rsid w:val="00976EF1"/>
    <w:rsid w:val="0097737C"/>
    <w:rsid w:val="00980099"/>
    <w:rsid w:val="009801FE"/>
    <w:rsid w:val="009821E0"/>
    <w:rsid w:val="00982723"/>
    <w:rsid w:val="00983C2C"/>
    <w:rsid w:val="00984321"/>
    <w:rsid w:val="009844D1"/>
    <w:rsid w:val="00984BD9"/>
    <w:rsid w:val="00984E0B"/>
    <w:rsid w:val="00985C88"/>
    <w:rsid w:val="00985D37"/>
    <w:rsid w:val="00990515"/>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1B2B"/>
    <w:rsid w:val="009B228C"/>
    <w:rsid w:val="009B275A"/>
    <w:rsid w:val="009B326A"/>
    <w:rsid w:val="009B3DC1"/>
    <w:rsid w:val="009B48B1"/>
    <w:rsid w:val="009B56A5"/>
    <w:rsid w:val="009B5748"/>
    <w:rsid w:val="009B59C9"/>
    <w:rsid w:val="009B5F48"/>
    <w:rsid w:val="009B766F"/>
    <w:rsid w:val="009C0EB0"/>
    <w:rsid w:val="009C37D6"/>
    <w:rsid w:val="009C3B48"/>
    <w:rsid w:val="009C5378"/>
    <w:rsid w:val="009C5EAE"/>
    <w:rsid w:val="009C67F9"/>
    <w:rsid w:val="009C6F1C"/>
    <w:rsid w:val="009C7178"/>
    <w:rsid w:val="009C73EF"/>
    <w:rsid w:val="009D074B"/>
    <w:rsid w:val="009D0A4A"/>
    <w:rsid w:val="009D13BE"/>
    <w:rsid w:val="009D16A1"/>
    <w:rsid w:val="009D29A7"/>
    <w:rsid w:val="009D46C0"/>
    <w:rsid w:val="009D6CCF"/>
    <w:rsid w:val="009D6E12"/>
    <w:rsid w:val="009E2749"/>
    <w:rsid w:val="009E2772"/>
    <w:rsid w:val="009E33D8"/>
    <w:rsid w:val="009E3860"/>
    <w:rsid w:val="009E4788"/>
    <w:rsid w:val="009E560D"/>
    <w:rsid w:val="009E5815"/>
    <w:rsid w:val="009E5A13"/>
    <w:rsid w:val="009F0D29"/>
    <w:rsid w:val="009F0F80"/>
    <w:rsid w:val="009F2124"/>
    <w:rsid w:val="009F22F9"/>
    <w:rsid w:val="009F5012"/>
    <w:rsid w:val="009F5DE5"/>
    <w:rsid w:val="009F60C0"/>
    <w:rsid w:val="009F73C8"/>
    <w:rsid w:val="009F78DA"/>
    <w:rsid w:val="00A00906"/>
    <w:rsid w:val="00A00B59"/>
    <w:rsid w:val="00A00BCD"/>
    <w:rsid w:val="00A011F3"/>
    <w:rsid w:val="00A01432"/>
    <w:rsid w:val="00A01845"/>
    <w:rsid w:val="00A019D7"/>
    <w:rsid w:val="00A01A19"/>
    <w:rsid w:val="00A01DAD"/>
    <w:rsid w:val="00A02366"/>
    <w:rsid w:val="00A02708"/>
    <w:rsid w:val="00A0306F"/>
    <w:rsid w:val="00A03331"/>
    <w:rsid w:val="00A0394D"/>
    <w:rsid w:val="00A0431C"/>
    <w:rsid w:val="00A059F3"/>
    <w:rsid w:val="00A05E0F"/>
    <w:rsid w:val="00A05F79"/>
    <w:rsid w:val="00A07330"/>
    <w:rsid w:val="00A100C9"/>
    <w:rsid w:val="00A1262A"/>
    <w:rsid w:val="00A13256"/>
    <w:rsid w:val="00A138E2"/>
    <w:rsid w:val="00A14B6F"/>
    <w:rsid w:val="00A14D3B"/>
    <w:rsid w:val="00A14E23"/>
    <w:rsid w:val="00A14F62"/>
    <w:rsid w:val="00A15AF0"/>
    <w:rsid w:val="00A15D20"/>
    <w:rsid w:val="00A16C5F"/>
    <w:rsid w:val="00A17114"/>
    <w:rsid w:val="00A171A7"/>
    <w:rsid w:val="00A174D8"/>
    <w:rsid w:val="00A1779F"/>
    <w:rsid w:val="00A21311"/>
    <w:rsid w:val="00A23CFD"/>
    <w:rsid w:val="00A24573"/>
    <w:rsid w:val="00A26284"/>
    <w:rsid w:val="00A2772C"/>
    <w:rsid w:val="00A277DA"/>
    <w:rsid w:val="00A27EAD"/>
    <w:rsid w:val="00A30AC3"/>
    <w:rsid w:val="00A30FDB"/>
    <w:rsid w:val="00A312F1"/>
    <w:rsid w:val="00A32507"/>
    <w:rsid w:val="00A32AFC"/>
    <w:rsid w:val="00A337BA"/>
    <w:rsid w:val="00A3453D"/>
    <w:rsid w:val="00A34593"/>
    <w:rsid w:val="00A351F4"/>
    <w:rsid w:val="00A35312"/>
    <w:rsid w:val="00A35335"/>
    <w:rsid w:val="00A36522"/>
    <w:rsid w:val="00A3691B"/>
    <w:rsid w:val="00A37CFE"/>
    <w:rsid w:val="00A37DC3"/>
    <w:rsid w:val="00A40192"/>
    <w:rsid w:val="00A405DC"/>
    <w:rsid w:val="00A41F77"/>
    <w:rsid w:val="00A4306D"/>
    <w:rsid w:val="00A431A8"/>
    <w:rsid w:val="00A43B35"/>
    <w:rsid w:val="00A43B98"/>
    <w:rsid w:val="00A43D0D"/>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34BD"/>
    <w:rsid w:val="00A643CA"/>
    <w:rsid w:val="00A66630"/>
    <w:rsid w:val="00A6717D"/>
    <w:rsid w:val="00A677A5"/>
    <w:rsid w:val="00A67831"/>
    <w:rsid w:val="00A70192"/>
    <w:rsid w:val="00A702E5"/>
    <w:rsid w:val="00A7098F"/>
    <w:rsid w:val="00A76DB3"/>
    <w:rsid w:val="00A76E9F"/>
    <w:rsid w:val="00A77B10"/>
    <w:rsid w:val="00A77D7D"/>
    <w:rsid w:val="00A81A34"/>
    <w:rsid w:val="00A825C1"/>
    <w:rsid w:val="00A840CD"/>
    <w:rsid w:val="00A840DF"/>
    <w:rsid w:val="00A85013"/>
    <w:rsid w:val="00A8582C"/>
    <w:rsid w:val="00A85A4D"/>
    <w:rsid w:val="00A86811"/>
    <w:rsid w:val="00A86C55"/>
    <w:rsid w:val="00A877BF"/>
    <w:rsid w:val="00A901F7"/>
    <w:rsid w:val="00A908F2"/>
    <w:rsid w:val="00A90E6C"/>
    <w:rsid w:val="00A92AF2"/>
    <w:rsid w:val="00A92CBE"/>
    <w:rsid w:val="00A9302F"/>
    <w:rsid w:val="00A93B06"/>
    <w:rsid w:val="00A940FB"/>
    <w:rsid w:val="00A947C8"/>
    <w:rsid w:val="00A9729E"/>
    <w:rsid w:val="00A97489"/>
    <w:rsid w:val="00A97A68"/>
    <w:rsid w:val="00AA0045"/>
    <w:rsid w:val="00AA02B0"/>
    <w:rsid w:val="00AA1ABB"/>
    <w:rsid w:val="00AA1B02"/>
    <w:rsid w:val="00AA1E75"/>
    <w:rsid w:val="00AA3082"/>
    <w:rsid w:val="00AA3478"/>
    <w:rsid w:val="00AA359D"/>
    <w:rsid w:val="00AA3671"/>
    <w:rsid w:val="00AA3785"/>
    <w:rsid w:val="00AA4DE7"/>
    <w:rsid w:val="00AA4F78"/>
    <w:rsid w:val="00AA558A"/>
    <w:rsid w:val="00AA5BFA"/>
    <w:rsid w:val="00AA5CAB"/>
    <w:rsid w:val="00AA68F7"/>
    <w:rsid w:val="00AA6AA3"/>
    <w:rsid w:val="00AA7001"/>
    <w:rsid w:val="00AA74A5"/>
    <w:rsid w:val="00AA7DF8"/>
    <w:rsid w:val="00AB14CA"/>
    <w:rsid w:val="00AB245D"/>
    <w:rsid w:val="00AB3A8C"/>
    <w:rsid w:val="00AB48BE"/>
    <w:rsid w:val="00AB64E4"/>
    <w:rsid w:val="00AB69BF"/>
    <w:rsid w:val="00AB7734"/>
    <w:rsid w:val="00AB7BD5"/>
    <w:rsid w:val="00AB7F6A"/>
    <w:rsid w:val="00AC07DD"/>
    <w:rsid w:val="00AC15A4"/>
    <w:rsid w:val="00AC1620"/>
    <w:rsid w:val="00AC16D6"/>
    <w:rsid w:val="00AC1CA6"/>
    <w:rsid w:val="00AC2113"/>
    <w:rsid w:val="00AC21C5"/>
    <w:rsid w:val="00AC438D"/>
    <w:rsid w:val="00AC4722"/>
    <w:rsid w:val="00AC4BB6"/>
    <w:rsid w:val="00AC4EC8"/>
    <w:rsid w:val="00AC4FEF"/>
    <w:rsid w:val="00AC5F17"/>
    <w:rsid w:val="00AC733F"/>
    <w:rsid w:val="00AC78D8"/>
    <w:rsid w:val="00AC7BE8"/>
    <w:rsid w:val="00AD0745"/>
    <w:rsid w:val="00AD08F9"/>
    <w:rsid w:val="00AD0CCD"/>
    <w:rsid w:val="00AD0CD5"/>
    <w:rsid w:val="00AD2421"/>
    <w:rsid w:val="00AD277F"/>
    <w:rsid w:val="00AD3607"/>
    <w:rsid w:val="00AD48C3"/>
    <w:rsid w:val="00AD48D8"/>
    <w:rsid w:val="00AD54C7"/>
    <w:rsid w:val="00AD641E"/>
    <w:rsid w:val="00AD78D8"/>
    <w:rsid w:val="00AD7DE7"/>
    <w:rsid w:val="00AD7E18"/>
    <w:rsid w:val="00AE0602"/>
    <w:rsid w:val="00AE1D07"/>
    <w:rsid w:val="00AE2446"/>
    <w:rsid w:val="00AE2C39"/>
    <w:rsid w:val="00AE347E"/>
    <w:rsid w:val="00AE4157"/>
    <w:rsid w:val="00AE4395"/>
    <w:rsid w:val="00AE4751"/>
    <w:rsid w:val="00AE47E3"/>
    <w:rsid w:val="00AE4BCE"/>
    <w:rsid w:val="00AE6112"/>
    <w:rsid w:val="00AE6A4C"/>
    <w:rsid w:val="00AE6C7C"/>
    <w:rsid w:val="00AE7AD9"/>
    <w:rsid w:val="00AE7B2E"/>
    <w:rsid w:val="00AE7CE0"/>
    <w:rsid w:val="00AF0080"/>
    <w:rsid w:val="00AF0224"/>
    <w:rsid w:val="00AF0667"/>
    <w:rsid w:val="00AF0956"/>
    <w:rsid w:val="00AF123B"/>
    <w:rsid w:val="00AF175A"/>
    <w:rsid w:val="00AF18BF"/>
    <w:rsid w:val="00AF2647"/>
    <w:rsid w:val="00AF2752"/>
    <w:rsid w:val="00AF29AB"/>
    <w:rsid w:val="00AF317B"/>
    <w:rsid w:val="00AF438F"/>
    <w:rsid w:val="00AF475B"/>
    <w:rsid w:val="00AF52F8"/>
    <w:rsid w:val="00AF5303"/>
    <w:rsid w:val="00AF539B"/>
    <w:rsid w:val="00AF557B"/>
    <w:rsid w:val="00AF5B4F"/>
    <w:rsid w:val="00AF627B"/>
    <w:rsid w:val="00AF650F"/>
    <w:rsid w:val="00B00812"/>
    <w:rsid w:val="00B00969"/>
    <w:rsid w:val="00B00B6D"/>
    <w:rsid w:val="00B01D48"/>
    <w:rsid w:val="00B0286F"/>
    <w:rsid w:val="00B02F41"/>
    <w:rsid w:val="00B02F9D"/>
    <w:rsid w:val="00B03201"/>
    <w:rsid w:val="00B03A18"/>
    <w:rsid w:val="00B04A38"/>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922"/>
    <w:rsid w:val="00B20D40"/>
    <w:rsid w:val="00B20E4B"/>
    <w:rsid w:val="00B21F7C"/>
    <w:rsid w:val="00B22780"/>
    <w:rsid w:val="00B227EB"/>
    <w:rsid w:val="00B22C90"/>
    <w:rsid w:val="00B22CDC"/>
    <w:rsid w:val="00B240CE"/>
    <w:rsid w:val="00B249B2"/>
    <w:rsid w:val="00B24CE3"/>
    <w:rsid w:val="00B25821"/>
    <w:rsid w:val="00B25C41"/>
    <w:rsid w:val="00B27AB8"/>
    <w:rsid w:val="00B304D7"/>
    <w:rsid w:val="00B30A9E"/>
    <w:rsid w:val="00B31296"/>
    <w:rsid w:val="00B322C5"/>
    <w:rsid w:val="00B323B6"/>
    <w:rsid w:val="00B324F0"/>
    <w:rsid w:val="00B327BD"/>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503B2"/>
    <w:rsid w:val="00B505A3"/>
    <w:rsid w:val="00B51B86"/>
    <w:rsid w:val="00B51FE0"/>
    <w:rsid w:val="00B52E7B"/>
    <w:rsid w:val="00B53641"/>
    <w:rsid w:val="00B53977"/>
    <w:rsid w:val="00B539C1"/>
    <w:rsid w:val="00B54B88"/>
    <w:rsid w:val="00B555E5"/>
    <w:rsid w:val="00B55810"/>
    <w:rsid w:val="00B575ED"/>
    <w:rsid w:val="00B6004C"/>
    <w:rsid w:val="00B61E38"/>
    <w:rsid w:val="00B62128"/>
    <w:rsid w:val="00B63024"/>
    <w:rsid w:val="00B632B5"/>
    <w:rsid w:val="00B633D5"/>
    <w:rsid w:val="00B638F0"/>
    <w:rsid w:val="00B64372"/>
    <w:rsid w:val="00B6470D"/>
    <w:rsid w:val="00B66198"/>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C1E"/>
    <w:rsid w:val="00B76E71"/>
    <w:rsid w:val="00B76FF5"/>
    <w:rsid w:val="00B77030"/>
    <w:rsid w:val="00B77AA4"/>
    <w:rsid w:val="00B77B46"/>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67D4"/>
    <w:rsid w:val="00B96AFA"/>
    <w:rsid w:val="00B97817"/>
    <w:rsid w:val="00BA1015"/>
    <w:rsid w:val="00BA1089"/>
    <w:rsid w:val="00BA18B5"/>
    <w:rsid w:val="00BA1B19"/>
    <w:rsid w:val="00BA1BED"/>
    <w:rsid w:val="00BA2198"/>
    <w:rsid w:val="00BA21D0"/>
    <w:rsid w:val="00BA2759"/>
    <w:rsid w:val="00BA2981"/>
    <w:rsid w:val="00BA3940"/>
    <w:rsid w:val="00BA4D27"/>
    <w:rsid w:val="00BA4FA5"/>
    <w:rsid w:val="00BA572D"/>
    <w:rsid w:val="00BA5EDD"/>
    <w:rsid w:val="00BA6401"/>
    <w:rsid w:val="00BA7B28"/>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5A52"/>
    <w:rsid w:val="00BC5D51"/>
    <w:rsid w:val="00BD0660"/>
    <w:rsid w:val="00BD06A7"/>
    <w:rsid w:val="00BD09C1"/>
    <w:rsid w:val="00BD1201"/>
    <w:rsid w:val="00BD1AAC"/>
    <w:rsid w:val="00BD25A1"/>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DF7"/>
    <w:rsid w:val="00BF39B7"/>
    <w:rsid w:val="00BF3B2E"/>
    <w:rsid w:val="00BF410C"/>
    <w:rsid w:val="00BF69F0"/>
    <w:rsid w:val="00BF6DAB"/>
    <w:rsid w:val="00BF70BE"/>
    <w:rsid w:val="00C00611"/>
    <w:rsid w:val="00C012B3"/>
    <w:rsid w:val="00C01426"/>
    <w:rsid w:val="00C01DD3"/>
    <w:rsid w:val="00C0297A"/>
    <w:rsid w:val="00C03E1B"/>
    <w:rsid w:val="00C102C9"/>
    <w:rsid w:val="00C10785"/>
    <w:rsid w:val="00C10F9E"/>
    <w:rsid w:val="00C10F9F"/>
    <w:rsid w:val="00C12367"/>
    <w:rsid w:val="00C12E4F"/>
    <w:rsid w:val="00C13961"/>
    <w:rsid w:val="00C13E8D"/>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52F5"/>
    <w:rsid w:val="00C25D08"/>
    <w:rsid w:val="00C2717A"/>
    <w:rsid w:val="00C2785D"/>
    <w:rsid w:val="00C307F9"/>
    <w:rsid w:val="00C30CE2"/>
    <w:rsid w:val="00C31188"/>
    <w:rsid w:val="00C31571"/>
    <w:rsid w:val="00C326DD"/>
    <w:rsid w:val="00C32A52"/>
    <w:rsid w:val="00C32E22"/>
    <w:rsid w:val="00C34202"/>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2300"/>
    <w:rsid w:val="00C62E20"/>
    <w:rsid w:val="00C630B3"/>
    <w:rsid w:val="00C64078"/>
    <w:rsid w:val="00C646B7"/>
    <w:rsid w:val="00C6478F"/>
    <w:rsid w:val="00C64C09"/>
    <w:rsid w:val="00C652B8"/>
    <w:rsid w:val="00C65435"/>
    <w:rsid w:val="00C6545E"/>
    <w:rsid w:val="00C65A6D"/>
    <w:rsid w:val="00C65E5D"/>
    <w:rsid w:val="00C66544"/>
    <w:rsid w:val="00C672A0"/>
    <w:rsid w:val="00C674BC"/>
    <w:rsid w:val="00C6770F"/>
    <w:rsid w:val="00C70594"/>
    <w:rsid w:val="00C7150E"/>
    <w:rsid w:val="00C72460"/>
    <w:rsid w:val="00C727FF"/>
    <w:rsid w:val="00C73037"/>
    <w:rsid w:val="00C73441"/>
    <w:rsid w:val="00C73844"/>
    <w:rsid w:val="00C74867"/>
    <w:rsid w:val="00C74E16"/>
    <w:rsid w:val="00C7553F"/>
    <w:rsid w:val="00C75812"/>
    <w:rsid w:val="00C760FA"/>
    <w:rsid w:val="00C76292"/>
    <w:rsid w:val="00C76451"/>
    <w:rsid w:val="00C7698A"/>
    <w:rsid w:val="00C77113"/>
    <w:rsid w:val="00C77235"/>
    <w:rsid w:val="00C77A2D"/>
    <w:rsid w:val="00C77CCE"/>
    <w:rsid w:val="00C77E6B"/>
    <w:rsid w:val="00C8687C"/>
    <w:rsid w:val="00C86AF0"/>
    <w:rsid w:val="00C871C5"/>
    <w:rsid w:val="00C871F3"/>
    <w:rsid w:val="00C901FA"/>
    <w:rsid w:val="00C917BA"/>
    <w:rsid w:val="00C91D45"/>
    <w:rsid w:val="00C92007"/>
    <w:rsid w:val="00C92709"/>
    <w:rsid w:val="00C929E5"/>
    <w:rsid w:val="00C932DF"/>
    <w:rsid w:val="00C94DC6"/>
    <w:rsid w:val="00C95192"/>
    <w:rsid w:val="00C95449"/>
    <w:rsid w:val="00C95457"/>
    <w:rsid w:val="00C9560A"/>
    <w:rsid w:val="00C9644C"/>
    <w:rsid w:val="00C965D0"/>
    <w:rsid w:val="00C96811"/>
    <w:rsid w:val="00C96B14"/>
    <w:rsid w:val="00C96DCD"/>
    <w:rsid w:val="00C972D9"/>
    <w:rsid w:val="00C977AD"/>
    <w:rsid w:val="00C97869"/>
    <w:rsid w:val="00CA10AE"/>
    <w:rsid w:val="00CA1A9F"/>
    <w:rsid w:val="00CA1C71"/>
    <w:rsid w:val="00CA1DC3"/>
    <w:rsid w:val="00CA26EB"/>
    <w:rsid w:val="00CA2906"/>
    <w:rsid w:val="00CA2BE0"/>
    <w:rsid w:val="00CA30C0"/>
    <w:rsid w:val="00CA37B6"/>
    <w:rsid w:val="00CA3FFE"/>
    <w:rsid w:val="00CA46B6"/>
    <w:rsid w:val="00CA51DC"/>
    <w:rsid w:val="00CA591D"/>
    <w:rsid w:val="00CA6862"/>
    <w:rsid w:val="00CA6B83"/>
    <w:rsid w:val="00CA7ED0"/>
    <w:rsid w:val="00CB0289"/>
    <w:rsid w:val="00CB1769"/>
    <w:rsid w:val="00CB19AB"/>
    <w:rsid w:val="00CB1BB2"/>
    <w:rsid w:val="00CB1E14"/>
    <w:rsid w:val="00CB2A3A"/>
    <w:rsid w:val="00CB2AF9"/>
    <w:rsid w:val="00CB2CE2"/>
    <w:rsid w:val="00CB3339"/>
    <w:rsid w:val="00CB60B7"/>
    <w:rsid w:val="00CC004D"/>
    <w:rsid w:val="00CC0514"/>
    <w:rsid w:val="00CC0E07"/>
    <w:rsid w:val="00CC204B"/>
    <w:rsid w:val="00CC2205"/>
    <w:rsid w:val="00CC2AC0"/>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53AB"/>
    <w:rsid w:val="00CD5ADF"/>
    <w:rsid w:val="00CD64F7"/>
    <w:rsid w:val="00CD6581"/>
    <w:rsid w:val="00CD6706"/>
    <w:rsid w:val="00CD76ED"/>
    <w:rsid w:val="00CD7B5C"/>
    <w:rsid w:val="00CE02B9"/>
    <w:rsid w:val="00CE0559"/>
    <w:rsid w:val="00CE0854"/>
    <w:rsid w:val="00CE0900"/>
    <w:rsid w:val="00CE12B8"/>
    <w:rsid w:val="00CE1B20"/>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3701"/>
    <w:rsid w:val="00CF3888"/>
    <w:rsid w:val="00CF388B"/>
    <w:rsid w:val="00CF3E8E"/>
    <w:rsid w:val="00CF498B"/>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05A"/>
    <w:rsid w:val="00D262DD"/>
    <w:rsid w:val="00D265FB"/>
    <w:rsid w:val="00D26E30"/>
    <w:rsid w:val="00D2704B"/>
    <w:rsid w:val="00D27140"/>
    <w:rsid w:val="00D27537"/>
    <w:rsid w:val="00D30FBA"/>
    <w:rsid w:val="00D323D4"/>
    <w:rsid w:val="00D32DCF"/>
    <w:rsid w:val="00D3347B"/>
    <w:rsid w:val="00D338E5"/>
    <w:rsid w:val="00D33B4D"/>
    <w:rsid w:val="00D34330"/>
    <w:rsid w:val="00D3441F"/>
    <w:rsid w:val="00D34F38"/>
    <w:rsid w:val="00D351B3"/>
    <w:rsid w:val="00D35A42"/>
    <w:rsid w:val="00D35C37"/>
    <w:rsid w:val="00D35E8C"/>
    <w:rsid w:val="00D365A3"/>
    <w:rsid w:val="00D37A0B"/>
    <w:rsid w:val="00D4001A"/>
    <w:rsid w:val="00D41013"/>
    <w:rsid w:val="00D41B29"/>
    <w:rsid w:val="00D42C5F"/>
    <w:rsid w:val="00D43291"/>
    <w:rsid w:val="00D43962"/>
    <w:rsid w:val="00D43CB3"/>
    <w:rsid w:val="00D450E8"/>
    <w:rsid w:val="00D46602"/>
    <w:rsid w:val="00D4677A"/>
    <w:rsid w:val="00D46D0E"/>
    <w:rsid w:val="00D47634"/>
    <w:rsid w:val="00D47B14"/>
    <w:rsid w:val="00D50A5F"/>
    <w:rsid w:val="00D50F35"/>
    <w:rsid w:val="00D510B9"/>
    <w:rsid w:val="00D5228C"/>
    <w:rsid w:val="00D5243D"/>
    <w:rsid w:val="00D533B2"/>
    <w:rsid w:val="00D545C4"/>
    <w:rsid w:val="00D547DF"/>
    <w:rsid w:val="00D54CE4"/>
    <w:rsid w:val="00D559B8"/>
    <w:rsid w:val="00D55D88"/>
    <w:rsid w:val="00D565F3"/>
    <w:rsid w:val="00D56A84"/>
    <w:rsid w:val="00D57832"/>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329"/>
    <w:rsid w:val="00D67DF6"/>
    <w:rsid w:val="00D71878"/>
    <w:rsid w:val="00D71C78"/>
    <w:rsid w:val="00D72173"/>
    <w:rsid w:val="00D7371A"/>
    <w:rsid w:val="00D7391B"/>
    <w:rsid w:val="00D76393"/>
    <w:rsid w:val="00D76BF0"/>
    <w:rsid w:val="00D76F2F"/>
    <w:rsid w:val="00D77041"/>
    <w:rsid w:val="00D7742D"/>
    <w:rsid w:val="00D80011"/>
    <w:rsid w:val="00D805E9"/>
    <w:rsid w:val="00D81151"/>
    <w:rsid w:val="00D8219E"/>
    <w:rsid w:val="00D8248A"/>
    <w:rsid w:val="00D826D2"/>
    <w:rsid w:val="00D85BFD"/>
    <w:rsid w:val="00D86048"/>
    <w:rsid w:val="00D867BE"/>
    <w:rsid w:val="00D902EE"/>
    <w:rsid w:val="00D912EF"/>
    <w:rsid w:val="00D92797"/>
    <w:rsid w:val="00D9282E"/>
    <w:rsid w:val="00D929CF"/>
    <w:rsid w:val="00D92D2C"/>
    <w:rsid w:val="00D92D60"/>
    <w:rsid w:val="00D96D2F"/>
    <w:rsid w:val="00D97085"/>
    <w:rsid w:val="00D9751D"/>
    <w:rsid w:val="00D97A6F"/>
    <w:rsid w:val="00D97BBC"/>
    <w:rsid w:val="00D97D5D"/>
    <w:rsid w:val="00D97FB1"/>
    <w:rsid w:val="00DA14F3"/>
    <w:rsid w:val="00DA55F2"/>
    <w:rsid w:val="00DA78A9"/>
    <w:rsid w:val="00DB038C"/>
    <w:rsid w:val="00DB11F2"/>
    <w:rsid w:val="00DB174D"/>
    <w:rsid w:val="00DB20CF"/>
    <w:rsid w:val="00DB2FD1"/>
    <w:rsid w:val="00DB4616"/>
    <w:rsid w:val="00DB5DAC"/>
    <w:rsid w:val="00DB607E"/>
    <w:rsid w:val="00DB639E"/>
    <w:rsid w:val="00DB727B"/>
    <w:rsid w:val="00DC049D"/>
    <w:rsid w:val="00DC0858"/>
    <w:rsid w:val="00DC25F4"/>
    <w:rsid w:val="00DC2720"/>
    <w:rsid w:val="00DC2ED5"/>
    <w:rsid w:val="00DC3C65"/>
    <w:rsid w:val="00DC3F24"/>
    <w:rsid w:val="00DC42BC"/>
    <w:rsid w:val="00DC4FD6"/>
    <w:rsid w:val="00DC5C8A"/>
    <w:rsid w:val="00DC63BD"/>
    <w:rsid w:val="00DC6FD4"/>
    <w:rsid w:val="00DC7703"/>
    <w:rsid w:val="00DD01B0"/>
    <w:rsid w:val="00DD10A3"/>
    <w:rsid w:val="00DD1DC2"/>
    <w:rsid w:val="00DD1E62"/>
    <w:rsid w:val="00DD2140"/>
    <w:rsid w:val="00DD2599"/>
    <w:rsid w:val="00DD390C"/>
    <w:rsid w:val="00DD3CEC"/>
    <w:rsid w:val="00DD3F03"/>
    <w:rsid w:val="00DD4201"/>
    <w:rsid w:val="00DD44B1"/>
    <w:rsid w:val="00DD4774"/>
    <w:rsid w:val="00DD4A00"/>
    <w:rsid w:val="00DD531E"/>
    <w:rsid w:val="00DD65EB"/>
    <w:rsid w:val="00DD66CB"/>
    <w:rsid w:val="00DD7F84"/>
    <w:rsid w:val="00DE0F70"/>
    <w:rsid w:val="00DE1022"/>
    <w:rsid w:val="00DE2390"/>
    <w:rsid w:val="00DE3CF0"/>
    <w:rsid w:val="00DE416B"/>
    <w:rsid w:val="00DE4C9C"/>
    <w:rsid w:val="00DE5A5D"/>
    <w:rsid w:val="00DE7655"/>
    <w:rsid w:val="00DF0A5C"/>
    <w:rsid w:val="00DF1426"/>
    <w:rsid w:val="00DF15E6"/>
    <w:rsid w:val="00DF1747"/>
    <w:rsid w:val="00DF3B2D"/>
    <w:rsid w:val="00DF4264"/>
    <w:rsid w:val="00DF42A3"/>
    <w:rsid w:val="00DF4AFC"/>
    <w:rsid w:val="00DF6A0A"/>
    <w:rsid w:val="00DF7D2F"/>
    <w:rsid w:val="00E008E3"/>
    <w:rsid w:val="00E00A9E"/>
    <w:rsid w:val="00E02303"/>
    <w:rsid w:val="00E03C8A"/>
    <w:rsid w:val="00E0424D"/>
    <w:rsid w:val="00E05EBC"/>
    <w:rsid w:val="00E063A4"/>
    <w:rsid w:val="00E068E4"/>
    <w:rsid w:val="00E075E3"/>
    <w:rsid w:val="00E07C69"/>
    <w:rsid w:val="00E103EF"/>
    <w:rsid w:val="00E1202E"/>
    <w:rsid w:val="00E128C2"/>
    <w:rsid w:val="00E139D8"/>
    <w:rsid w:val="00E14A2B"/>
    <w:rsid w:val="00E14CF8"/>
    <w:rsid w:val="00E14DB4"/>
    <w:rsid w:val="00E14E65"/>
    <w:rsid w:val="00E160A9"/>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5F87"/>
    <w:rsid w:val="00E36F1A"/>
    <w:rsid w:val="00E37719"/>
    <w:rsid w:val="00E37AAA"/>
    <w:rsid w:val="00E37C16"/>
    <w:rsid w:val="00E41940"/>
    <w:rsid w:val="00E42196"/>
    <w:rsid w:val="00E42C81"/>
    <w:rsid w:val="00E42F87"/>
    <w:rsid w:val="00E434F2"/>
    <w:rsid w:val="00E4414F"/>
    <w:rsid w:val="00E44D3D"/>
    <w:rsid w:val="00E457B7"/>
    <w:rsid w:val="00E457E1"/>
    <w:rsid w:val="00E473BB"/>
    <w:rsid w:val="00E504B9"/>
    <w:rsid w:val="00E50625"/>
    <w:rsid w:val="00E50C2A"/>
    <w:rsid w:val="00E511B3"/>
    <w:rsid w:val="00E521A7"/>
    <w:rsid w:val="00E52836"/>
    <w:rsid w:val="00E53126"/>
    <w:rsid w:val="00E54056"/>
    <w:rsid w:val="00E54329"/>
    <w:rsid w:val="00E55D23"/>
    <w:rsid w:val="00E55EC5"/>
    <w:rsid w:val="00E56E29"/>
    <w:rsid w:val="00E5707B"/>
    <w:rsid w:val="00E60722"/>
    <w:rsid w:val="00E619C8"/>
    <w:rsid w:val="00E622C1"/>
    <w:rsid w:val="00E626E2"/>
    <w:rsid w:val="00E62F38"/>
    <w:rsid w:val="00E63081"/>
    <w:rsid w:val="00E63B33"/>
    <w:rsid w:val="00E63B75"/>
    <w:rsid w:val="00E63F02"/>
    <w:rsid w:val="00E63F25"/>
    <w:rsid w:val="00E6414B"/>
    <w:rsid w:val="00E64558"/>
    <w:rsid w:val="00E64816"/>
    <w:rsid w:val="00E657D1"/>
    <w:rsid w:val="00E661D9"/>
    <w:rsid w:val="00E67314"/>
    <w:rsid w:val="00E674E0"/>
    <w:rsid w:val="00E67507"/>
    <w:rsid w:val="00E67A0F"/>
    <w:rsid w:val="00E70344"/>
    <w:rsid w:val="00E709F3"/>
    <w:rsid w:val="00E70FD4"/>
    <w:rsid w:val="00E714B9"/>
    <w:rsid w:val="00E715E4"/>
    <w:rsid w:val="00E71C58"/>
    <w:rsid w:val="00E733BB"/>
    <w:rsid w:val="00E73F64"/>
    <w:rsid w:val="00E74BC9"/>
    <w:rsid w:val="00E74D7A"/>
    <w:rsid w:val="00E7595B"/>
    <w:rsid w:val="00E76A5C"/>
    <w:rsid w:val="00E77221"/>
    <w:rsid w:val="00E77359"/>
    <w:rsid w:val="00E77991"/>
    <w:rsid w:val="00E779FD"/>
    <w:rsid w:val="00E80634"/>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3DE9"/>
    <w:rsid w:val="00E9447E"/>
    <w:rsid w:val="00E9606E"/>
    <w:rsid w:val="00E96561"/>
    <w:rsid w:val="00E97414"/>
    <w:rsid w:val="00E97591"/>
    <w:rsid w:val="00E9775E"/>
    <w:rsid w:val="00E97E6E"/>
    <w:rsid w:val="00EA0F57"/>
    <w:rsid w:val="00EA1500"/>
    <w:rsid w:val="00EA22FA"/>
    <w:rsid w:val="00EA2794"/>
    <w:rsid w:val="00EA3BF6"/>
    <w:rsid w:val="00EA3DB9"/>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E0532"/>
    <w:rsid w:val="00EE067B"/>
    <w:rsid w:val="00EE0935"/>
    <w:rsid w:val="00EE288D"/>
    <w:rsid w:val="00EE2E52"/>
    <w:rsid w:val="00EE311D"/>
    <w:rsid w:val="00EE425C"/>
    <w:rsid w:val="00EE4A04"/>
    <w:rsid w:val="00EE4B3E"/>
    <w:rsid w:val="00EE594D"/>
    <w:rsid w:val="00EE6632"/>
    <w:rsid w:val="00EE678F"/>
    <w:rsid w:val="00EE6B86"/>
    <w:rsid w:val="00EE77B5"/>
    <w:rsid w:val="00EE7B3E"/>
    <w:rsid w:val="00EF0259"/>
    <w:rsid w:val="00EF0323"/>
    <w:rsid w:val="00EF1160"/>
    <w:rsid w:val="00EF16A2"/>
    <w:rsid w:val="00EF2F99"/>
    <w:rsid w:val="00EF3119"/>
    <w:rsid w:val="00EF3E47"/>
    <w:rsid w:val="00EF4BF9"/>
    <w:rsid w:val="00EF4F50"/>
    <w:rsid w:val="00EF6908"/>
    <w:rsid w:val="00EF712E"/>
    <w:rsid w:val="00F0078E"/>
    <w:rsid w:val="00F00894"/>
    <w:rsid w:val="00F0196E"/>
    <w:rsid w:val="00F0236B"/>
    <w:rsid w:val="00F02382"/>
    <w:rsid w:val="00F038AA"/>
    <w:rsid w:val="00F03E8B"/>
    <w:rsid w:val="00F0430F"/>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47B"/>
    <w:rsid w:val="00F25A28"/>
    <w:rsid w:val="00F263C5"/>
    <w:rsid w:val="00F2680F"/>
    <w:rsid w:val="00F27251"/>
    <w:rsid w:val="00F2787D"/>
    <w:rsid w:val="00F3010F"/>
    <w:rsid w:val="00F311CC"/>
    <w:rsid w:val="00F31987"/>
    <w:rsid w:val="00F31A68"/>
    <w:rsid w:val="00F35186"/>
    <w:rsid w:val="00F353D2"/>
    <w:rsid w:val="00F35A54"/>
    <w:rsid w:val="00F35C13"/>
    <w:rsid w:val="00F36ECF"/>
    <w:rsid w:val="00F413B7"/>
    <w:rsid w:val="00F41C52"/>
    <w:rsid w:val="00F41F17"/>
    <w:rsid w:val="00F4201A"/>
    <w:rsid w:val="00F43417"/>
    <w:rsid w:val="00F43B8C"/>
    <w:rsid w:val="00F440A6"/>
    <w:rsid w:val="00F440DD"/>
    <w:rsid w:val="00F44E8D"/>
    <w:rsid w:val="00F44EA5"/>
    <w:rsid w:val="00F457AA"/>
    <w:rsid w:val="00F4677D"/>
    <w:rsid w:val="00F476DD"/>
    <w:rsid w:val="00F5054C"/>
    <w:rsid w:val="00F5062C"/>
    <w:rsid w:val="00F52B34"/>
    <w:rsid w:val="00F53118"/>
    <w:rsid w:val="00F533EF"/>
    <w:rsid w:val="00F5623D"/>
    <w:rsid w:val="00F56545"/>
    <w:rsid w:val="00F56C09"/>
    <w:rsid w:val="00F5707F"/>
    <w:rsid w:val="00F57D3D"/>
    <w:rsid w:val="00F60D73"/>
    <w:rsid w:val="00F60DB2"/>
    <w:rsid w:val="00F60F18"/>
    <w:rsid w:val="00F63144"/>
    <w:rsid w:val="00F6323F"/>
    <w:rsid w:val="00F637FF"/>
    <w:rsid w:val="00F6452F"/>
    <w:rsid w:val="00F646CA"/>
    <w:rsid w:val="00F64D38"/>
    <w:rsid w:val="00F64D78"/>
    <w:rsid w:val="00F65C00"/>
    <w:rsid w:val="00F65E6E"/>
    <w:rsid w:val="00F66C1F"/>
    <w:rsid w:val="00F70F5C"/>
    <w:rsid w:val="00F711D6"/>
    <w:rsid w:val="00F71A95"/>
    <w:rsid w:val="00F71AAA"/>
    <w:rsid w:val="00F71B54"/>
    <w:rsid w:val="00F71B65"/>
    <w:rsid w:val="00F7241C"/>
    <w:rsid w:val="00F72D9A"/>
    <w:rsid w:val="00F72F71"/>
    <w:rsid w:val="00F734C8"/>
    <w:rsid w:val="00F73938"/>
    <w:rsid w:val="00F73DC2"/>
    <w:rsid w:val="00F73EA5"/>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657B"/>
    <w:rsid w:val="00F87250"/>
    <w:rsid w:val="00F87885"/>
    <w:rsid w:val="00F87D46"/>
    <w:rsid w:val="00F87FB9"/>
    <w:rsid w:val="00F9088C"/>
    <w:rsid w:val="00F918E5"/>
    <w:rsid w:val="00F91AC2"/>
    <w:rsid w:val="00F91CE3"/>
    <w:rsid w:val="00F91E03"/>
    <w:rsid w:val="00F923BD"/>
    <w:rsid w:val="00F923D2"/>
    <w:rsid w:val="00F926AE"/>
    <w:rsid w:val="00F92781"/>
    <w:rsid w:val="00F92A88"/>
    <w:rsid w:val="00F92F10"/>
    <w:rsid w:val="00F92F25"/>
    <w:rsid w:val="00F93975"/>
    <w:rsid w:val="00F94A3D"/>
    <w:rsid w:val="00F95622"/>
    <w:rsid w:val="00F972A1"/>
    <w:rsid w:val="00FA08D2"/>
    <w:rsid w:val="00FA174F"/>
    <w:rsid w:val="00FA17EB"/>
    <w:rsid w:val="00FA1853"/>
    <w:rsid w:val="00FA18E6"/>
    <w:rsid w:val="00FA20F7"/>
    <w:rsid w:val="00FA2ADE"/>
    <w:rsid w:val="00FA398D"/>
    <w:rsid w:val="00FA5538"/>
    <w:rsid w:val="00FA564C"/>
    <w:rsid w:val="00FA589D"/>
    <w:rsid w:val="00FB00F9"/>
    <w:rsid w:val="00FB085C"/>
    <w:rsid w:val="00FB0988"/>
    <w:rsid w:val="00FB1BB3"/>
    <w:rsid w:val="00FB3F77"/>
    <w:rsid w:val="00FB5B43"/>
    <w:rsid w:val="00FB5D97"/>
    <w:rsid w:val="00FB610A"/>
    <w:rsid w:val="00FB6535"/>
    <w:rsid w:val="00FB6E3E"/>
    <w:rsid w:val="00FB6EF5"/>
    <w:rsid w:val="00FB7E11"/>
    <w:rsid w:val="00FC025E"/>
    <w:rsid w:val="00FC1164"/>
    <w:rsid w:val="00FC1852"/>
    <w:rsid w:val="00FC2B6C"/>
    <w:rsid w:val="00FC4063"/>
    <w:rsid w:val="00FC4496"/>
    <w:rsid w:val="00FC4610"/>
    <w:rsid w:val="00FC4CA0"/>
    <w:rsid w:val="00FC4EED"/>
    <w:rsid w:val="00FC617C"/>
    <w:rsid w:val="00FC66AC"/>
    <w:rsid w:val="00FC66DE"/>
    <w:rsid w:val="00FC714F"/>
    <w:rsid w:val="00FC72FD"/>
    <w:rsid w:val="00FC7968"/>
    <w:rsid w:val="00FD0FB0"/>
    <w:rsid w:val="00FD1174"/>
    <w:rsid w:val="00FD17C7"/>
    <w:rsid w:val="00FD1829"/>
    <w:rsid w:val="00FD3047"/>
    <w:rsid w:val="00FD3599"/>
    <w:rsid w:val="00FD394E"/>
    <w:rsid w:val="00FD4278"/>
    <w:rsid w:val="00FD4D07"/>
    <w:rsid w:val="00FD5223"/>
    <w:rsid w:val="00FD630C"/>
    <w:rsid w:val="00FE04EF"/>
    <w:rsid w:val="00FE0890"/>
    <w:rsid w:val="00FE156C"/>
    <w:rsid w:val="00FE2DCB"/>
    <w:rsid w:val="00FE2E84"/>
    <w:rsid w:val="00FE3E1C"/>
    <w:rsid w:val="00FE4605"/>
    <w:rsid w:val="00FE59AC"/>
    <w:rsid w:val="00FE671C"/>
    <w:rsid w:val="00FE67E3"/>
    <w:rsid w:val="00FE7E94"/>
    <w:rsid w:val="00FF02A3"/>
    <w:rsid w:val="00FF03D8"/>
    <w:rsid w:val="00FF14A1"/>
    <w:rsid w:val="00FF1C22"/>
    <w:rsid w:val="00FF266A"/>
    <w:rsid w:val="00FF2673"/>
    <w:rsid w:val="00FF42E2"/>
    <w:rsid w:val="00FF48E8"/>
    <w:rsid w:val="00FF4BAD"/>
    <w:rsid w:val="00FF5465"/>
    <w:rsid w:val="00FF5AF5"/>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E63F25"/>
    <w:pPr>
      <w:numPr>
        <w:ilvl w:val="1"/>
      </w:numPr>
      <w:outlineLvl w:val="1"/>
    </w:pPr>
    <w:rPr>
      <w:b w:val="0"/>
      <w:szCs w:val="26"/>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63F25"/>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 w:type="character" w:styleId="MenoPendente">
    <w:name w:val="Unresolved Mention"/>
    <w:basedOn w:val="Fontepargpadro"/>
    <w:uiPriority w:val="99"/>
    <w:semiHidden/>
    <w:unhideWhenUsed/>
    <w:rsid w:val="0095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tp.ibge.gov.br/Perfil_Municipios/2019/Base_de_Dados/Base_MUNIC_2019_20210817.xls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F2-C723-4564-880C-9917C4E2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40</Pages>
  <Words>15545</Words>
  <Characters>83946</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62</cp:revision>
  <cp:lastPrinted>2024-10-17T18:13:00Z</cp:lastPrinted>
  <dcterms:created xsi:type="dcterms:W3CDTF">2025-03-05T17:45:00Z</dcterms:created>
  <dcterms:modified xsi:type="dcterms:W3CDTF">2025-03-10T00:57:00Z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id="DVdxJGIM"/&gt;&lt;style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