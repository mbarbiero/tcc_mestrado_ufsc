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602C0F6C" w14:textId="77777777" w:rsidR="001D772A" w:rsidRPr="00693DE7" w:rsidRDefault="001D772A" w:rsidP="001D772A">
      <w:pPr>
        <w:ind w:firstLine="0"/>
        <w:contextualSpacing/>
        <w:jc w:val="center"/>
        <w:rPr>
          <w:rFonts w:cs="Arial"/>
          <w:szCs w:val="24"/>
        </w:rPr>
      </w:pPr>
    </w:p>
    <w:p w14:paraId="1558811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7F5D4DE8" w14:textId="77777777" w:rsidR="001D772A" w:rsidRPr="00693DE7" w:rsidRDefault="001D772A" w:rsidP="001D772A">
      <w:pPr>
        <w:ind w:firstLine="0"/>
        <w:contextualSpacing/>
        <w:jc w:val="center"/>
        <w:rPr>
          <w:rFonts w:cs="Arial"/>
          <w:szCs w:val="24"/>
        </w:rPr>
      </w:pPr>
    </w:p>
    <w:p w14:paraId="3982B578" w14:textId="77777777" w:rsidR="001D772A" w:rsidRPr="00693DE7" w:rsidRDefault="001D772A" w:rsidP="001D772A">
      <w:pPr>
        <w:ind w:firstLine="0"/>
        <w:contextualSpacing/>
        <w:jc w:val="center"/>
        <w:rPr>
          <w:rFonts w:cs="Arial"/>
          <w:szCs w:val="24"/>
        </w:rPr>
      </w:pPr>
    </w:p>
    <w:p w14:paraId="66787D8E"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0CB2ECEF"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proofErr w:type="gramStart"/>
      <w:r w:rsidRPr="00693DE7">
        <w:rPr>
          <w:rFonts w:cs="Arial"/>
          <w:b/>
          <w:szCs w:val="24"/>
        </w:rPr>
        <w:t>Palavras chave</w:t>
      </w:r>
      <w:proofErr w:type="gramEnd"/>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commentRangeStart w:id="0"/>
      <w:r w:rsidRPr="00693DE7">
        <w:rPr>
          <w:i/>
          <w:iCs/>
        </w:rPr>
        <w:t>Fit-For-</w:t>
      </w:r>
      <w:proofErr w:type="spellStart"/>
      <w:r w:rsidRPr="00693DE7">
        <w:rPr>
          <w:i/>
          <w:iCs/>
        </w:rPr>
        <w:t>Purpose</w:t>
      </w:r>
      <w:proofErr w:type="spellEnd"/>
      <w:r w:rsidRPr="00693DE7">
        <w:rPr>
          <w:i/>
          <w:iCs/>
        </w:rPr>
        <w:t xml:space="preserve">-Land </w:t>
      </w:r>
      <w:proofErr w:type="spellStart"/>
      <w:r w:rsidRPr="00693DE7">
        <w:rPr>
          <w:i/>
          <w:iCs/>
        </w:rPr>
        <w:t>Administration</w:t>
      </w:r>
      <w:commentRangeEnd w:id="0"/>
      <w:proofErr w:type="spellEnd"/>
      <w:r w:rsidR="00160061" w:rsidRPr="00693DE7">
        <w:rPr>
          <w:rStyle w:val="Refdecomentrio"/>
          <w:i/>
          <w:iCs/>
        </w:rPr>
        <w:commentReference w:id="0"/>
      </w:r>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ins w:id="1" w:author="Marco Aurélio Barbiero" w:date="2025-02-21T07:24:00Z">
        <w:r w:rsidR="00B24CE3" w:rsidRPr="00693DE7">
          <w:t>.</w:t>
        </w:r>
      </w:ins>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02B66DCC" w14:textId="53312DC8" w:rsidR="00212D3B" w:rsidRPr="00693DE7" w:rsidRDefault="001D772A">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078418" w:history="1">
        <w:r w:rsidR="00212D3B" w:rsidRPr="00693DE7">
          <w:rPr>
            <w:rStyle w:val="Hyperlink"/>
            <w14:scene3d>
              <w14:camera w14:prst="orthographicFront"/>
              <w14:lightRig w14:rig="threePt" w14:dir="t">
                <w14:rot w14:lat="0" w14:lon="0" w14:rev="0"/>
              </w14:lightRig>
            </w14:scene3d>
          </w:rPr>
          <w:t>1</w:t>
        </w:r>
        <w:r w:rsidR="00212D3B" w:rsidRPr="00693DE7">
          <w:rPr>
            <w:rFonts w:asciiTheme="minorHAnsi" w:eastAsiaTheme="minorEastAsia" w:hAnsiTheme="minorHAnsi"/>
            <w:b w:val="0"/>
            <w:caps w:val="0"/>
            <w:kern w:val="2"/>
            <w:szCs w:val="24"/>
            <w:lang w:eastAsia="pt-BR"/>
            <w14:ligatures w14:val="standardContextual"/>
          </w:rPr>
          <w:tab/>
        </w:r>
        <w:r w:rsidR="00212D3B" w:rsidRPr="00693DE7">
          <w:rPr>
            <w:rStyle w:val="Hyperlink"/>
          </w:rPr>
          <w:t>Introdução</w:t>
        </w:r>
        <w:r w:rsidR="00212D3B" w:rsidRPr="00693DE7">
          <w:rPr>
            <w:webHidden/>
          </w:rPr>
          <w:tab/>
        </w:r>
        <w:r w:rsidR="00212D3B" w:rsidRPr="00693DE7">
          <w:rPr>
            <w:webHidden/>
          </w:rPr>
          <w:fldChar w:fldCharType="begin"/>
        </w:r>
        <w:r w:rsidR="00212D3B" w:rsidRPr="00693DE7">
          <w:rPr>
            <w:webHidden/>
          </w:rPr>
          <w:instrText xml:space="preserve"> PAGEREF _Toc192078418 \h </w:instrText>
        </w:r>
        <w:r w:rsidR="00212D3B" w:rsidRPr="00693DE7">
          <w:rPr>
            <w:webHidden/>
          </w:rPr>
        </w:r>
        <w:r w:rsidR="00212D3B" w:rsidRPr="00693DE7">
          <w:rPr>
            <w:webHidden/>
          </w:rPr>
          <w:fldChar w:fldCharType="separate"/>
        </w:r>
        <w:r w:rsidR="00212D3B" w:rsidRPr="00693DE7">
          <w:rPr>
            <w:webHidden/>
          </w:rPr>
          <w:t>6</w:t>
        </w:r>
        <w:r w:rsidR="00212D3B" w:rsidRPr="00693DE7">
          <w:rPr>
            <w:webHidden/>
          </w:rPr>
          <w:fldChar w:fldCharType="end"/>
        </w:r>
      </w:hyperlink>
    </w:p>
    <w:p w14:paraId="2B9ED1B3" w14:textId="10E36641"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19" w:history="1">
        <w:r w:rsidRPr="00693DE7">
          <w:rPr>
            <w:rStyle w:val="Hyperlink"/>
            <w14:scene3d>
              <w14:camera w14:prst="orthographicFront"/>
              <w14:lightRig w14:rig="threePt" w14:dir="t">
                <w14:rot w14:lat="0" w14:lon="0" w14:rev="0"/>
              </w14:lightRig>
            </w14:scene3d>
          </w:rPr>
          <w:t>2</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Justificativa da pesquisa</w:t>
        </w:r>
        <w:r w:rsidRPr="00693DE7">
          <w:rPr>
            <w:webHidden/>
          </w:rPr>
          <w:tab/>
        </w:r>
        <w:r w:rsidRPr="00693DE7">
          <w:rPr>
            <w:webHidden/>
          </w:rPr>
          <w:fldChar w:fldCharType="begin"/>
        </w:r>
        <w:r w:rsidRPr="00693DE7">
          <w:rPr>
            <w:webHidden/>
          </w:rPr>
          <w:instrText xml:space="preserve"> PAGEREF _Toc192078419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06DF886A" w14:textId="57921A40"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0" w:history="1">
        <w:r w:rsidRPr="00693DE7">
          <w:rPr>
            <w:rStyle w:val="Hyperlink"/>
          </w:rPr>
          <w:t>2.1.1</w:t>
        </w:r>
        <w:r w:rsidRPr="00693DE7">
          <w:rPr>
            <w:rFonts w:asciiTheme="minorHAnsi" w:eastAsiaTheme="minorEastAsia" w:hAnsiTheme="minorHAnsi"/>
            <w:b w:val="0"/>
            <w:kern w:val="2"/>
            <w:szCs w:val="24"/>
            <w:lang w:eastAsia="pt-BR"/>
            <w14:ligatures w14:val="standardContextual"/>
          </w:rPr>
          <w:tab/>
        </w:r>
        <w:r w:rsidRPr="00693DE7">
          <w:rPr>
            <w:rStyle w:val="Hyperlink"/>
          </w:rPr>
          <w:t>Objetivos</w:t>
        </w:r>
        <w:r w:rsidRPr="00693DE7">
          <w:rPr>
            <w:webHidden/>
          </w:rPr>
          <w:tab/>
        </w:r>
        <w:r w:rsidRPr="00693DE7">
          <w:rPr>
            <w:webHidden/>
          </w:rPr>
          <w:fldChar w:fldCharType="begin"/>
        </w:r>
        <w:r w:rsidRPr="00693DE7">
          <w:rPr>
            <w:webHidden/>
          </w:rPr>
          <w:instrText xml:space="preserve"> PAGEREF _Toc192078420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48810075" w14:textId="6C418DE4"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1" w:history="1">
        <w:r w:rsidRPr="00693DE7">
          <w:rPr>
            <w:rStyle w:val="Hyperlink"/>
          </w:rPr>
          <w:t>2.1.1.1</w:t>
        </w:r>
        <w:r w:rsidRPr="00693DE7">
          <w:rPr>
            <w:rFonts w:asciiTheme="minorHAnsi" w:eastAsiaTheme="minorEastAsia" w:hAnsiTheme="minorHAnsi"/>
            <w:i w:val="0"/>
            <w:kern w:val="2"/>
            <w:szCs w:val="24"/>
            <w:lang w:eastAsia="pt-BR"/>
            <w14:ligatures w14:val="standardContextual"/>
          </w:rPr>
          <w:tab/>
        </w:r>
        <w:r w:rsidRPr="00693DE7">
          <w:rPr>
            <w:rStyle w:val="Hyperlink"/>
          </w:rPr>
          <w:t>Objetivo geral</w:t>
        </w:r>
        <w:r w:rsidRPr="00693DE7">
          <w:rPr>
            <w:webHidden/>
          </w:rPr>
          <w:tab/>
        </w:r>
        <w:r w:rsidRPr="00693DE7">
          <w:rPr>
            <w:webHidden/>
          </w:rPr>
          <w:fldChar w:fldCharType="begin"/>
        </w:r>
        <w:r w:rsidRPr="00693DE7">
          <w:rPr>
            <w:webHidden/>
          </w:rPr>
          <w:instrText xml:space="preserve"> PAGEREF _Toc192078421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17FB59F4" w14:textId="28B2CEBF"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2" w:history="1">
        <w:r w:rsidRPr="00693DE7">
          <w:rPr>
            <w:rStyle w:val="Hyperlink"/>
            <w:rFonts w:cs="Arial"/>
          </w:rPr>
          <w:t>2.1.1.2</w:t>
        </w:r>
        <w:r w:rsidRPr="00693DE7">
          <w:rPr>
            <w:rFonts w:asciiTheme="minorHAnsi" w:eastAsiaTheme="minorEastAsia" w:hAnsiTheme="minorHAnsi"/>
            <w:i w:val="0"/>
            <w:kern w:val="2"/>
            <w:szCs w:val="24"/>
            <w:lang w:eastAsia="pt-BR"/>
            <w14:ligatures w14:val="standardContextual"/>
          </w:rPr>
          <w:tab/>
        </w:r>
        <w:r w:rsidRPr="00693DE7">
          <w:rPr>
            <w:rStyle w:val="Hyperlink"/>
          </w:rPr>
          <w:t>Objetivos específicos</w:t>
        </w:r>
        <w:r w:rsidRPr="00693DE7">
          <w:rPr>
            <w:webHidden/>
          </w:rPr>
          <w:tab/>
        </w:r>
        <w:r w:rsidRPr="00693DE7">
          <w:rPr>
            <w:webHidden/>
          </w:rPr>
          <w:fldChar w:fldCharType="begin"/>
        </w:r>
        <w:r w:rsidRPr="00693DE7">
          <w:rPr>
            <w:webHidden/>
          </w:rPr>
          <w:instrText xml:space="preserve"> PAGEREF _Toc192078422 \h </w:instrText>
        </w:r>
        <w:r w:rsidRPr="00693DE7">
          <w:rPr>
            <w:webHidden/>
          </w:rPr>
        </w:r>
        <w:r w:rsidRPr="00693DE7">
          <w:rPr>
            <w:webHidden/>
          </w:rPr>
          <w:fldChar w:fldCharType="separate"/>
        </w:r>
        <w:r w:rsidRPr="00693DE7">
          <w:rPr>
            <w:webHidden/>
          </w:rPr>
          <w:t>9</w:t>
        </w:r>
        <w:r w:rsidRPr="00693DE7">
          <w:rPr>
            <w:webHidden/>
          </w:rPr>
          <w:fldChar w:fldCharType="end"/>
        </w:r>
      </w:hyperlink>
    </w:p>
    <w:p w14:paraId="20B6AA21" w14:textId="7213651C"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23" w:history="1">
        <w:r w:rsidRPr="00693DE7">
          <w:rPr>
            <w:rStyle w:val="Hyperlink"/>
            <w14:scene3d>
              <w14:camera w14:prst="orthographicFront"/>
              <w14:lightRig w14:rig="threePt" w14:dir="t">
                <w14:rot w14:lat="0" w14:lon="0" w14:rev="0"/>
              </w14:lightRig>
            </w14:scene3d>
          </w:rPr>
          <w:t>3</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fundamentação teórica</w:t>
        </w:r>
        <w:r w:rsidRPr="00693DE7">
          <w:rPr>
            <w:webHidden/>
          </w:rPr>
          <w:tab/>
        </w:r>
        <w:r w:rsidRPr="00693DE7">
          <w:rPr>
            <w:webHidden/>
          </w:rPr>
          <w:fldChar w:fldCharType="begin"/>
        </w:r>
        <w:r w:rsidRPr="00693DE7">
          <w:rPr>
            <w:webHidden/>
          </w:rPr>
          <w:instrText xml:space="preserve"> PAGEREF _Toc192078423 \h </w:instrText>
        </w:r>
        <w:r w:rsidRPr="00693DE7">
          <w:rPr>
            <w:webHidden/>
          </w:rPr>
        </w:r>
        <w:r w:rsidRPr="00693DE7">
          <w:rPr>
            <w:webHidden/>
          </w:rPr>
          <w:fldChar w:fldCharType="separate"/>
        </w:r>
        <w:r w:rsidRPr="00693DE7">
          <w:rPr>
            <w:webHidden/>
          </w:rPr>
          <w:t>11</w:t>
        </w:r>
        <w:r w:rsidRPr="00693DE7">
          <w:rPr>
            <w:webHidden/>
          </w:rPr>
          <w:fldChar w:fldCharType="end"/>
        </w:r>
      </w:hyperlink>
    </w:p>
    <w:p w14:paraId="1AA96837" w14:textId="6CDCF57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24" w:history="1">
        <w:r w:rsidRPr="00693DE7">
          <w:rPr>
            <w:rStyle w:val="Hyperlink"/>
            <w14:scene3d>
              <w14:camera w14:prst="orthographicFront"/>
              <w14:lightRig w14:rig="threePt" w14:dir="t">
                <w14:rot w14:lat="0" w14:lon="0" w14:rev="0"/>
              </w14:lightRig>
            </w14:scene3d>
          </w:rPr>
          <w:t>3.1</w:t>
        </w:r>
        <w:r w:rsidRPr="00693DE7">
          <w:rPr>
            <w:rFonts w:asciiTheme="minorHAnsi" w:eastAsiaTheme="minorEastAsia" w:hAnsiTheme="minorHAnsi"/>
            <w:caps w:val="0"/>
            <w:kern w:val="2"/>
            <w:szCs w:val="24"/>
            <w:lang w:eastAsia="pt-BR"/>
            <w14:ligatures w14:val="standardContextual"/>
          </w:rPr>
          <w:tab/>
        </w:r>
        <w:r w:rsidRPr="00693DE7">
          <w:rPr>
            <w:rStyle w:val="Hyperlink"/>
          </w:rPr>
          <w:t>O CIATA</w:t>
        </w:r>
        <w:r w:rsidRPr="00693DE7">
          <w:rPr>
            <w:webHidden/>
          </w:rPr>
          <w:tab/>
        </w:r>
        <w:r w:rsidRPr="00693DE7">
          <w:rPr>
            <w:webHidden/>
          </w:rPr>
          <w:fldChar w:fldCharType="begin"/>
        </w:r>
        <w:r w:rsidRPr="00693DE7">
          <w:rPr>
            <w:webHidden/>
          </w:rPr>
          <w:instrText xml:space="preserve"> PAGEREF _Toc192078424 \h </w:instrText>
        </w:r>
        <w:r w:rsidRPr="00693DE7">
          <w:rPr>
            <w:webHidden/>
          </w:rPr>
        </w:r>
        <w:r w:rsidRPr="00693DE7">
          <w:rPr>
            <w:webHidden/>
          </w:rPr>
          <w:fldChar w:fldCharType="separate"/>
        </w:r>
        <w:r w:rsidRPr="00693DE7">
          <w:rPr>
            <w:webHidden/>
          </w:rPr>
          <w:t>11</w:t>
        </w:r>
        <w:r w:rsidRPr="00693DE7">
          <w:rPr>
            <w:webHidden/>
          </w:rPr>
          <w:fldChar w:fldCharType="end"/>
        </w:r>
      </w:hyperlink>
    </w:p>
    <w:p w14:paraId="700FD09B" w14:textId="6D09ABCA"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5" w:history="1">
        <w:r w:rsidRPr="00693DE7">
          <w:rPr>
            <w:rStyle w:val="Hyperlink"/>
          </w:rPr>
          <w:t>3.1.1</w:t>
        </w:r>
        <w:r w:rsidRPr="00693DE7">
          <w:rPr>
            <w:rFonts w:asciiTheme="minorHAnsi" w:eastAsiaTheme="minorEastAsia" w:hAnsiTheme="minorHAnsi"/>
            <w:b w:val="0"/>
            <w:kern w:val="2"/>
            <w:szCs w:val="24"/>
            <w:lang w:eastAsia="pt-BR"/>
            <w14:ligatures w14:val="standardContextual"/>
          </w:rPr>
          <w:tab/>
        </w:r>
        <w:r w:rsidRPr="00693DE7">
          <w:rPr>
            <w:rStyle w:val="Hyperlink"/>
          </w:rPr>
          <w:t>Modelo conceitual do CIATA</w:t>
        </w:r>
        <w:r w:rsidRPr="00693DE7">
          <w:rPr>
            <w:webHidden/>
          </w:rPr>
          <w:tab/>
        </w:r>
        <w:r w:rsidRPr="00693DE7">
          <w:rPr>
            <w:webHidden/>
          </w:rPr>
          <w:fldChar w:fldCharType="begin"/>
        </w:r>
        <w:r w:rsidRPr="00693DE7">
          <w:rPr>
            <w:webHidden/>
          </w:rPr>
          <w:instrText xml:space="preserve"> PAGEREF _Toc192078425 \h </w:instrText>
        </w:r>
        <w:r w:rsidRPr="00693DE7">
          <w:rPr>
            <w:webHidden/>
          </w:rPr>
        </w:r>
        <w:r w:rsidRPr="00693DE7">
          <w:rPr>
            <w:webHidden/>
          </w:rPr>
          <w:fldChar w:fldCharType="separate"/>
        </w:r>
        <w:r w:rsidRPr="00693DE7">
          <w:rPr>
            <w:webHidden/>
          </w:rPr>
          <w:t>12</w:t>
        </w:r>
        <w:r w:rsidRPr="00693DE7">
          <w:rPr>
            <w:webHidden/>
          </w:rPr>
          <w:fldChar w:fldCharType="end"/>
        </w:r>
      </w:hyperlink>
    </w:p>
    <w:p w14:paraId="29C2C737" w14:textId="47613BD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26" w:history="1">
        <w:r w:rsidRPr="00693DE7">
          <w:rPr>
            <w:rStyle w:val="Hyperlink"/>
          </w:rPr>
          <w:t>3.1.2</w:t>
        </w:r>
        <w:r w:rsidRPr="00693DE7">
          <w:rPr>
            <w:rFonts w:asciiTheme="minorHAnsi" w:eastAsiaTheme="minorEastAsia" w:hAnsiTheme="minorHAnsi"/>
            <w:b w:val="0"/>
            <w:kern w:val="2"/>
            <w:szCs w:val="24"/>
            <w:lang w:eastAsia="pt-BR"/>
            <w14:ligatures w14:val="standardContextual"/>
          </w:rPr>
          <w:tab/>
        </w:r>
        <w:r w:rsidRPr="00693DE7">
          <w:rPr>
            <w:rStyle w:val="Hyperlink"/>
          </w:rPr>
          <w:t>Contexto Histórico e Tecnológico do CIATA</w:t>
        </w:r>
        <w:r w:rsidRPr="00693DE7">
          <w:rPr>
            <w:webHidden/>
          </w:rPr>
          <w:tab/>
        </w:r>
        <w:r w:rsidRPr="00693DE7">
          <w:rPr>
            <w:webHidden/>
          </w:rPr>
          <w:fldChar w:fldCharType="begin"/>
        </w:r>
        <w:r w:rsidRPr="00693DE7">
          <w:rPr>
            <w:webHidden/>
          </w:rPr>
          <w:instrText xml:space="preserve"> PAGEREF _Toc192078426 \h </w:instrText>
        </w:r>
        <w:r w:rsidRPr="00693DE7">
          <w:rPr>
            <w:webHidden/>
          </w:rPr>
        </w:r>
        <w:r w:rsidRPr="00693DE7">
          <w:rPr>
            <w:webHidden/>
          </w:rPr>
          <w:fldChar w:fldCharType="separate"/>
        </w:r>
        <w:r w:rsidRPr="00693DE7">
          <w:rPr>
            <w:webHidden/>
          </w:rPr>
          <w:t>12</w:t>
        </w:r>
        <w:r w:rsidRPr="00693DE7">
          <w:rPr>
            <w:webHidden/>
          </w:rPr>
          <w:fldChar w:fldCharType="end"/>
        </w:r>
      </w:hyperlink>
    </w:p>
    <w:p w14:paraId="30615B07" w14:textId="740F7C56"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7" w:history="1">
        <w:r w:rsidRPr="00693DE7">
          <w:rPr>
            <w:rStyle w:val="Hyperlink"/>
          </w:rPr>
          <w:t>3.1.2.1</w:t>
        </w:r>
        <w:r w:rsidRPr="00693DE7">
          <w:rPr>
            <w:rFonts w:asciiTheme="minorHAnsi" w:eastAsiaTheme="minorEastAsia" w:hAnsiTheme="minorHAnsi"/>
            <w:i w:val="0"/>
            <w:kern w:val="2"/>
            <w:szCs w:val="24"/>
            <w:lang w:eastAsia="pt-BR"/>
            <w14:ligatures w14:val="standardContextual"/>
          </w:rPr>
          <w:tab/>
        </w:r>
        <w:r w:rsidRPr="00693DE7">
          <w:rPr>
            <w:rStyle w:val="Hyperlink"/>
          </w:rPr>
          <w:t>Custo dos equipamentos</w:t>
        </w:r>
        <w:r w:rsidRPr="00693DE7">
          <w:rPr>
            <w:webHidden/>
          </w:rPr>
          <w:tab/>
        </w:r>
        <w:r w:rsidRPr="00693DE7">
          <w:rPr>
            <w:webHidden/>
          </w:rPr>
          <w:fldChar w:fldCharType="begin"/>
        </w:r>
        <w:r w:rsidRPr="00693DE7">
          <w:rPr>
            <w:webHidden/>
          </w:rPr>
          <w:instrText xml:space="preserve"> PAGEREF _Toc192078427 \h </w:instrText>
        </w:r>
        <w:r w:rsidRPr="00693DE7">
          <w:rPr>
            <w:webHidden/>
          </w:rPr>
        </w:r>
        <w:r w:rsidRPr="00693DE7">
          <w:rPr>
            <w:webHidden/>
          </w:rPr>
          <w:fldChar w:fldCharType="separate"/>
        </w:r>
        <w:r w:rsidRPr="00693DE7">
          <w:rPr>
            <w:webHidden/>
          </w:rPr>
          <w:t>13</w:t>
        </w:r>
        <w:r w:rsidRPr="00693DE7">
          <w:rPr>
            <w:webHidden/>
          </w:rPr>
          <w:fldChar w:fldCharType="end"/>
        </w:r>
      </w:hyperlink>
    </w:p>
    <w:p w14:paraId="21EDF16A" w14:textId="5CE9E1BF"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8" w:history="1">
        <w:r w:rsidRPr="00693DE7">
          <w:rPr>
            <w:rStyle w:val="Hyperlink"/>
          </w:rPr>
          <w:t>3.1.2.2</w:t>
        </w:r>
        <w:r w:rsidRPr="00693DE7">
          <w:rPr>
            <w:rFonts w:asciiTheme="minorHAnsi" w:eastAsiaTheme="minorEastAsia" w:hAnsiTheme="minorHAnsi"/>
            <w:i w:val="0"/>
            <w:kern w:val="2"/>
            <w:szCs w:val="24"/>
            <w:lang w:eastAsia="pt-BR"/>
            <w14:ligatures w14:val="standardContextual"/>
          </w:rPr>
          <w:tab/>
        </w:r>
        <w:r w:rsidRPr="00693DE7">
          <w:rPr>
            <w:rStyle w:val="Hyperlink"/>
          </w:rPr>
          <w:t>Memória secundária LIMITADA</w:t>
        </w:r>
        <w:r w:rsidRPr="00693DE7">
          <w:rPr>
            <w:webHidden/>
          </w:rPr>
          <w:tab/>
        </w:r>
        <w:r w:rsidRPr="00693DE7">
          <w:rPr>
            <w:webHidden/>
          </w:rPr>
          <w:fldChar w:fldCharType="begin"/>
        </w:r>
        <w:r w:rsidRPr="00693DE7">
          <w:rPr>
            <w:webHidden/>
          </w:rPr>
          <w:instrText xml:space="preserve"> PAGEREF _Toc192078428 \h </w:instrText>
        </w:r>
        <w:r w:rsidRPr="00693DE7">
          <w:rPr>
            <w:webHidden/>
          </w:rPr>
        </w:r>
        <w:r w:rsidRPr="00693DE7">
          <w:rPr>
            <w:webHidden/>
          </w:rPr>
          <w:fldChar w:fldCharType="separate"/>
        </w:r>
        <w:r w:rsidRPr="00693DE7">
          <w:rPr>
            <w:webHidden/>
          </w:rPr>
          <w:t>13</w:t>
        </w:r>
        <w:r w:rsidRPr="00693DE7">
          <w:rPr>
            <w:webHidden/>
          </w:rPr>
          <w:fldChar w:fldCharType="end"/>
        </w:r>
      </w:hyperlink>
    </w:p>
    <w:p w14:paraId="40532921" w14:textId="376219E5" w:rsidR="00212D3B" w:rsidRPr="00693DE7" w:rsidRDefault="00212D3B">
      <w:pPr>
        <w:pStyle w:val="Sumrio4"/>
        <w:tabs>
          <w:tab w:val="left" w:pos="1680"/>
          <w:tab w:val="right" w:leader="dot" w:pos="9061"/>
        </w:tabs>
        <w:rPr>
          <w:rFonts w:asciiTheme="minorHAnsi" w:eastAsiaTheme="minorEastAsia" w:hAnsiTheme="minorHAnsi"/>
          <w:i w:val="0"/>
          <w:kern w:val="2"/>
          <w:szCs w:val="24"/>
          <w:lang w:eastAsia="pt-BR"/>
          <w14:ligatures w14:val="standardContextual"/>
        </w:rPr>
      </w:pPr>
      <w:hyperlink w:anchor="_Toc192078429" w:history="1">
        <w:r w:rsidRPr="00693DE7">
          <w:rPr>
            <w:rStyle w:val="Hyperlink"/>
          </w:rPr>
          <w:t>3.1.2.3</w:t>
        </w:r>
        <w:r w:rsidRPr="00693DE7">
          <w:rPr>
            <w:rFonts w:asciiTheme="minorHAnsi" w:eastAsiaTheme="minorEastAsia" w:hAnsiTheme="minorHAnsi"/>
            <w:i w:val="0"/>
            <w:kern w:val="2"/>
            <w:szCs w:val="24"/>
            <w:lang w:eastAsia="pt-BR"/>
            <w14:ligatures w14:val="standardContextual"/>
          </w:rPr>
          <w:tab/>
        </w:r>
        <w:r w:rsidRPr="00693DE7">
          <w:rPr>
            <w:rStyle w:val="Hyperlink"/>
          </w:rPr>
          <w:t>Linguagens de programação Pré-SGBDs</w:t>
        </w:r>
        <w:r w:rsidRPr="00693DE7">
          <w:rPr>
            <w:webHidden/>
          </w:rPr>
          <w:tab/>
        </w:r>
        <w:r w:rsidRPr="00693DE7">
          <w:rPr>
            <w:webHidden/>
          </w:rPr>
          <w:fldChar w:fldCharType="begin"/>
        </w:r>
        <w:r w:rsidRPr="00693DE7">
          <w:rPr>
            <w:webHidden/>
          </w:rPr>
          <w:instrText xml:space="preserve"> PAGEREF _Toc192078429 \h </w:instrText>
        </w:r>
        <w:r w:rsidRPr="00693DE7">
          <w:rPr>
            <w:webHidden/>
          </w:rPr>
        </w:r>
        <w:r w:rsidRPr="00693DE7">
          <w:rPr>
            <w:webHidden/>
          </w:rPr>
          <w:fldChar w:fldCharType="separate"/>
        </w:r>
        <w:r w:rsidRPr="00693DE7">
          <w:rPr>
            <w:webHidden/>
          </w:rPr>
          <w:t>14</w:t>
        </w:r>
        <w:r w:rsidRPr="00693DE7">
          <w:rPr>
            <w:webHidden/>
          </w:rPr>
          <w:fldChar w:fldCharType="end"/>
        </w:r>
      </w:hyperlink>
    </w:p>
    <w:p w14:paraId="515DA49D" w14:textId="0B460B74"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0" w:history="1">
        <w:r w:rsidRPr="00693DE7">
          <w:rPr>
            <w:rStyle w:val="Hyperlink"/>
          </w:rPr>
          <w:t>3.1.3</w:t>
        </w:r>
        <w:r w:rsidRPr="00693DE7">
          <w:rPr>
            <w:rFonts w:asciiTheme="minorHAnsi" w:eastAsiaTheme="minorEastAsia" w:hAnsiTheme="minorHAnsi"/>
            <w:b w:val="0"/>
            <w:kern w:val="2"/>
            <w:szCs w:val="24"/>
            <w:lang w:eastAsia="pt-BR"/>
            <w14:ligatures w14:val="standardContextual"/>
          </w:rPr>
          <w:tab/>
        </w:r>
        <w:r w:rsidRPr="00693DE7">
          <w:rPr>
            <w:rStyle w:val="Hyperlink"/>
          </w:rPr>
          <w:t>O CIATA e o Fit-For-Purpose Land Administration – FFP-LA</w:t>
        </w:r>
        <w:r w:rsidRPr="00693DE7">
          <w:rPr>
            <w:webHidden/>
          </w:rPr>
          <w:tab/>
        </w:r>
        <w:r w:rsidRPr="00693DE7">
          <w:rPr>
            <w:webHidden/>
          </w:rPr>
          <w:fldChar w:fldCharType="begin"/>
        </w:r>
        <w:r w:rsidRPr="00693DE7">
          <w:rPr>
            <w:webHidden/>
          </w:rPr>
          <w:instrText xml:space="preserve"> PAGEREF _Toc192078430 \h </w:instrText>
        </w:r>
        <w:r w:rsidRPr="00693DE7">
          <w:rPr>
            <w:webHidden/>
          </w:rPr>
        </w:r>
        <w:r w:rsidRPr="00693DE7">
          <w:rPr>
            <w:webHidden/>
          </w:rPr>
          <w:fldChar w:fldCharType="separate"/>
        </w:r>
        <w:r w:rsidRPr="00693DE7">
          <w:rPr>
            <w:webHidden/>
          </w:rPr>
          <w:t>15</w:t>
        </w:r>
        <w:r w:rsidRPr="00693DE7">
          <w:rPr>
            <w:webHidden/>
          </w:rPr>
          <w:fldChar w:fldCharType="end"/>
        </w:r>
      </w:hyperlink>
    </w:p>
    <w:p w14:paraId="1080FBC5" w14:textId="1C919F61"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1" w:history="1">
        <w:r w:rsidRPr="00693DE7">
          <w:rPr>
            <w:rStyle w:val="Hyperlink"/>
          </w:rPr>
          <w:t>3.1.4</w:t>
        </w:r>
        <w:r w:rsidRPr="00693DE7">
          <w:rPr>
            <w:rFonts w:asciiTheme="minorHAnsi" w:eastAsiaTheme="minorEastAsia" w:hAnsiTheme="minorHAnsi"/>
            <w:b w:val="0"/>
            <w:kern w:val="2"/>
            <w:szCs w:val="24"/>
            <w:lang w:eastAsia="pt-BR"/>
            <w14:ligatures w14:val="standardContextual"/>
          </w:rPr>
          <w:tab/>
        </w:r>
        <w:r w:rsidRPr="00693DE7">
          <w:rPr>
            <w:rStyle w:val="Hyperlink"/>
          </w:rPr>
          <w:t>O CIATA e o LADM</w:t>
        </w:r>
        <w:r w:rsidRPr="00693DE7">
          <w:rPr>
            <w:webHidden/>
          </w:rPr>
          <w:tab/>
        </w:r>
        <w:r w:rsidRPr="00693DE7">
          <w:rPr>
            <w:webHidden/>
          </w:rPr>
          <w:fldChar w:fldCharType="begin"/>
        </w:r>
        <w:r w:rsidRPr="00693DE7">
          <w:rPr>
            <w:webHidden/>
          </w:rPr>
          <w:instrText xml:space="preserve"> PAGEREF _Toc192078431 \h </w:instrText>
        </w:r>
        <w:r w:rsidRPr="00693DE7">
          <w:rPr>
            <w:webHidden/>
          </w:rPr>
        </w:r>
        <w:r w:rsidRPr="00693DE7">
          <w:rPr>
            <w:webHidden/>
          </w:rPr>
          <w:fldChar w:fldCharType="separate"/>
        </w:r>
        <w:r w:rsidRPr="00693DE7">
          <w:rPr>
            <w:webHidden/>
          </w:rPr>
          <w:t>16</w:t>
        </w:r>
        <w:r w:rsidRPr="00693DE7">
          <w:rPr>
            <w:webHidden/>
          </w:rPr>
          <w:fldChar w:fldCharType="end"/>
        </w:r>
      </w:hyperlink>
    </w:p>
    <w:p w14:paraId="3F477B26" w14:textId="5DEAEFB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2" w:history="1">
        <w:r w:rsidRPr="00693DE7">
          <w:rPr>
            <w:rStyle w:val="Hyperlink"/>
            <w:rFonts w:eastAsia="Times New Roman"/>
            <w:lang w:eastAsia="pt-BR"/>
          </w:rPr>
          <w:t>3.1.5</w:t>
        </w:r>
        <w:r w:rsidRPr="00693DE7">
          <w:rPr>
            <w:rFonts w:asciiTheme="minorHAnsi" w:eastAsiaTheme="minorEastAsia" w:hAnsiTheme="minorHAnsi"/>
            <w:b w:val="0"/>
            <w:kern w:val="2"/>
            <w:szCs w:val="24"/>
            <w:lang w:eastAsia="pt-BR"/>
            <w14:ligatures w14:val="standardContextual"/>
          </w:rPr>
          <w:tab/>
        </w:r>
        <w:r w:rsidRPr="00693DE7">
          <w:rPr>
            <w:rStyle w:val="Hyperlink"/>
            <w:rFonts w:eastAsia="Times New Roman"/>
            <w:lang w:eastAsia="pt-BR"/>
          </w:rPr>
          <w:t>Ciata e o CTM</w:t>
        </w:r>
        <w:r w:rsidRPr="00693DE7">
          <w:rPr>
            <w:webHidden/>
          </w:rPr>
          <w:tab/>
        </w:r>
        <w:r w:rsidRPr="00693DE7">
          <w:rPr>
            <w:webHidden/>
          </w:rPr>
          <w:fldChar w:fldCharType="begin"/>
        </w:r>
        <w:r w:rsidRPr="00693DE7">
          <w:rPr>
            <w:webHidden/>
          </w:rPr>
          <w:instrText xml:space="preserve"> PAGEREF _Toc192078432 \h </w:instrText>
        </w:r>
        <w:r w:rsidRPr="00693DE7">
          <w:rPr>
            <w:webHidden/>
          </w:rPr>
        </w:r>
        <w:r w:rsidRPr="00693DE7">
          <w:rPr>
            <w:webHidden/>
          </w:rPr>
          <w:fldChar w:fldCharType="separate"/>
        </w:r>
        <w:r w:rsidRPr="00693DE7">
          <w:rPr>
            <w:webHidden/>
          </w:rPr>
          <w:t>20</w:t>
        </w:r>
        <w:r w:rsidRPr="00693DE7">
          <w:rPr>
            <w:webHidden/>
          </w:rPr>
          <w:fldChar w:fldCharType="end"/>
        </w:r>
      </w:hyperlink>
    </w:p>
    <w:p w14:paraId="344C3EB1" w14:textId="504F40D8"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3" w:history="1">
        <w:r w:rsidRPr="00693DE7">
          <w:rPr>
            <w:rStyle w:val="Hyperlink"/>
          </w:rPr>
          <w:t>3.1.6</w:t>
        </w:r>
        <w:r w:rsidRPr="00693DE7">
          <w:rPr>
            <w:rFonts w:asciiTheme="minorHAnsi" w:eastAsiaTheme="minorEastAsia" w:hAnsiTheme="minorHAnsi"/>
            <w:b w:val="0"/>
            <w:kern w:val="2"/>
            <w:szCs w:val="24"/>
            <w:lang w:eastAsia="pt-BR"/>
            <w14:ligatures w14:val="standardContextual"/>
          </w:rPr>
          <w:tab/>
        </w:r>
        <w:r w:rsidRPr="00693DE7">
          <w:rPr>
            <w:rStyle w:val="Hyperlink"/>
          </w:rPr>
          <w:t>Presença do CIATA nos cadastros imobiliários</w:t>
        </w:r>
        <w:r w:rsidRPr="00693DE7">
          <w:rPr>
            <w:webHidden/>
          </w:rPr>
          <w:tab/>
        </w:r>
        <w:r w:rsidRPr="00693DE7">
          <w:rPr>
            <w:webHidden/>
          </w:rPr>
          <w:fldChar w:fldCharType="begin"/>
        </w:r>
        <w:r w:rsidRPr="00693DE7">
          <w:rPr>
            <w:webHidden/>
          </w:rPr>
          <w:instrText xml:space="preserve"> PAGEREF _Toc192078433 \h </w:instrText>
        </w:r>
        <w:r w:rsidRPr="00693DE7">
          <w:rPr>
            <w:webHidden/>
          </w:rPr>
        </w:r>
        <w:r w:rsidRPr="00693DE7">
          <w:rPr>
            <w:webHidden/>
          </w:rPr>
          <w:fldChar w:fldCharType="separate"/>
        </w:r>
        <w:r w:rsidRPr="00693DE7">
          <w:rPr>
            <w:webHidden/>
          </w:rPr>
          <w:t>23</w:t>
        </w:r>
        <w:r w:rsidRPr="00693DE7">
          <w:rPr>
            <w:webHidden/>
          </w:rPr>
          <w:fldChar w:fldCharType="end"/>
        </w:r>
      </w:hyperlink>
    </w:p>
    <w:p w14:paraId="6C0DD6A1" w14:textId="6DECB423"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4" w:history="1">
        <w:r w:rsidRPr="00693DE7">
          <w:rPr>
            <w:rStyle w:val="Hyperlink"/>
            <w:lang w:eastAsia="pt-BR"/>
          </w:rPr>
          <w:t>3.1.7</w:t>
        </w:r>
        <w:r w:rsidRPr="00693DE7">
          <w:rPr>
            <w:rFonts w:asciiTheme="minorHAnsi" w:eastAsiaTheme="minorEastAsia" w:hAnsiTheme="minorHAnsi"/>
            <w:b w:val="0"/>
            <w:kern w:val="2"/>
            <w:szCs w:val="24"/>
            <w:lang w:eastAsia="pt-BR"/>
            <w14:ligatures w14:val="standardContextual"/>
          </w:rPr>
          <w:tab/>
        </w:r>
        <w:r w:rsidRPr="00693DE7">
          <w:rPr>
            <w:rStyle w:val="Hyperlink"/>
            <w:lang w:eastAsia="pt-BR"/>
          </w:rPr>
          <w:t>CIATA e imageamento</w:t>
        </w:r>
        <w:r w:rsidRPr="00693DE7">
          <w:rPr>
            <w:webHidden/>
          </w:rPr>
          <w:tab/>
        </w:r>
        <w:r w:rsidRPr="00693DE7">
          <w:rPr>
            <w:webHidden/>
          </w:rPr>
          <w:fldChar w:fldCharType="begin"/>
        </w:r>
        <w:r w:rsidRPr="00693DE7">
          <w:rPr>
            <w:webHidden/>
          </w:rPr>
          <w:instrText xml:space="preserve"> PAGEREF _Toc192078434 \h </w:instrText>
        </w:r>
        <w:r w:rsidRPr="00693DE7">
          <w:rPr>
            <w:webHidden/>
          </w:rPr>
        </w:r>
        <w:r w:rsidRPr="00693DE7">
          <w:rPr>
            <w:webHidden/>
          </w:rPr>
          <w:fldChar w:fldCharType="separate"/>
        </w:r>
        <w:r w:rsidRPr="00693DE7">
          <w:rPr>
            <w:webHidden/>
          </w:rPr>
          <w:t>24</w:t>
        </w:r>
        <w:r w:rsidRPr="00693DE7">
          <w:rPr>
            <w:webHidden/>
          </w:rPr>
          <w:fldChar w:fldCharType="end"/>
        </w:r>
      </w:hyperlink>
    </w:p>
    <w:p w14:paraId="69EFBF85" w14:textId="23D160CC" w:rsidR="00212D3B" w:rsidRPr="00693DE7" w:rsidRDefault="00212D3B">
      <w:pPr>
        <w:pStyle w:val="Sumrio3"/>
        <w:tabs>
          <w:tab w:val="left" w:pos="958"/>
          <w:tab w:val="right" w:leader="dot" w:pos="9061"/>
        </w:tabs>
        <w:rPr>
          <w:rFonts w:asciiTheme="minorHAnsi" w:eastAsiaTheme="minorEastAsia" w:hAnsiTheme="minorHAnsi"/>
          <w:b w:val="0"/>
          <w:kern w:val="2"/>
          <w:szCs w:val="24"/>
          <w:lang w:eastAsia="pt-BR"/>
          <w14:ligatures w14:val="standardContextual"/>
        </w:rPr>
      </w:pPr>
      <w:hyperlink w:anchor="_Toc192078435" w:history="1">
        <w:r w:rsidRPr="00693DE7">
          <w:rPr>
            <w:rStyle w:val="Hyperlink"/>
            <w:lang w:eastAsia="pt-BR"/>
          </w:rPr>
          <w:t>3.1.8</w:t>
        </w:r>
        <w:r w:rsidRPr="00693DE7">
          <w:rPr>
            <w:rFonts w:asciiTheme="minorHAnsi" w:eastAsiaTheme="minorEastAsia" w:hAnsiTheme="minorHAnsi"/>
            <w:b w:val="0"/>
            <w:kern w:val="2"/>
            <w:szCs w:val="24"/>
            <w:lang w:eastAsia="pt-BR"/>
            <w14:ligatures w14:val="standardContextual"/>
          </w:rPr>
          <w:tab/>
        </w:r>
        <w:r w:rsidRPr="00693DE7">
          <w:rPr>
            <w:rStyle w:val="Hyperlink"/>
            <w:lang w:eastAsia="pt-BR"/>
          </w:rPr>
          <w:t>CIATA e a Lei Geral de Proteção de Dados (LGPD)</w:t>
        </w:r>
        <w:r w:rsidRPr="00693DE7">
          <w:rPr>
            <w:webHidden/>
          </w:rPr>
          <w:tab/>
        </w:r>
        <w:r w:rsidRPr="00693DE7">
          <w:rPr>
            <w:webHidden/>
          </w:rPr>
          <w:fldChar w:fldCharType="begin"/>
        </w:r>
        <w:r w:rsidRPr="00693DE7">
          <w:rPr>
            <w:webHidden/>
          </w:rPr>
          <w:instrText xml:space="preserve"> PAGEREF _Toc192078435 \h </w:instrText>
        </w:r>
        <w:r w:rsidRPr="00693DE7">
          <w:rPr>
            <w:webHidden/>
          </w:rPr>
        </w:r>
        <w:r w:rsidRPr="00693DE7">
          <w:rPr>
            <w:webHidden/>
          </w:rPr>
          <w:fldChar w:fldCharType="separate"/>
        </w:r>
        <w:r w:rsidRPr="00693DE7">
          <w:rPr>
            <w:webHidden/>
          </w:rPr>
          <w:t>25</w:t>
        </w:r>
        <w:r w:rsidRPr="00693DE7">
          <w:rPr>
            <w:webHidden/>
          </w:rPr>
          <w:fldChar w:fldCharType="end"/>
        </w:r>
      </w:hyperlink>
    </w:p>
    <w:p w14:paraId="2D9333D9" w14:textId="0ACD180A"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6" w:history="1">
        <w:r w:rsidRPr="00693DE7">
          <w:rPr>
            <w:rStyle w:val="Hyperlink"/>
            <w14:scene3d>
              <w14:camera w14:prst="orthographicFront"/>
              <w14:lightRig w14:rig="threePt" w14:dir="t">
                <w14:rot w14:lat="0" w14:lon="0" w14:rev="0"/>
              </w14:lightRig>
            </w14:scene3d>
          </w:rPr>
          <w:t>3.2</w:t>
        </w:r>
        <w:r w:rsidRPr="00693DE7">
          <w:rPr>
            <w:rFonts w:asciiTheme="minorHAnsi" w:eastAsiaTheme="minorEastAsia" w:hAnsiTheme="minorHAnsi"/>
            <w:caps w:val="0"/>
            <w:kern w:val="2"/>
            <w:szCs w:val="24"/>
            <w:lang w:eastAsia="pt-BR"/>
            <w14:ligatures w14:val="standardContextual"/>
          </w:rPr>
          <w:tab/>
        </w:r>
        <w:r w:rsidRPr="00693DE7">
          <w:rPr>
            <w:rStyle w:val="Hyperlink"/>
            <w:lang w:eastAsia="pt-BR"/>
          </w:rPr>
          <w:t xml:space="preserve">CNEFE - </w:t>
        </w:r>
        <w:r w:rsidRPr="00693DE7">
          <w:rPr>
            <w:rStyle w:val="Hyperlink"/>
          </w:rPr>
          <w:t>Cadastro Nacional de Endereços para Fins Estatísticos</w:t>
        </w:r>
        <w:r w:rsidRPr="00693DE7">
          <w:rPr>
            <w:webHidden/>
          </w:rPr>
          <w:tab/>
        </w:r>
        <w:r w:rsidRPr="00693DE7">
          <w:rPr>
            <w:webHidden/>
          </w:rPr>
          <w:fldChar w:fldCharType="begin"/>
        </w:r>
        <w:r w:rsidRPr="00693DE7">
          <w:rPr>
            <w:webHidden/>
          </w:rPr>
          <w:instrText xml:space="preserve"> PAGEREF _Toc192078436 \h </w:instrText>
        </w:r>
        <w:r w:rsidRPr="00693DE7">
          <w:rPr>
            <w:webHidden/>
          </w:rPr>
        </w:r>
        <w:r w:rsidRPr="00693DE7">
          <w:rPr>
            <w:webHidden/>
          </w:rPr>
          <w:fldChar w:fldCharType="separate"/>
        </w:r>
        <w:r w:rsidRPr="00693DE7">
          <w:rPr>
            <w:webHidden/>
          </w:rPr>
          <w:t>27</w:t>
        </w:r>
        <w:r w:rsidRPr="00693DE7">
          <w:rPr>
            <w:webHidden/>
          </w:rPr>
          <w:fldChar w:fldCharType="end"/>
        </w:r>
      </w:hyperlink>
    </w:p>
    <w:p w14:paraId="0338E035" w14:textId="7455D0C2"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7" w:history="1">
        <w:r w:rsidRPr="00693DE7">
          <w:rPr>
            <w:rStyle w:val="Hyperlink"/>
            <w14:scene3d>
              <w14:camera w14:prst="orthographicFront"/>
              <w14:lightRig w14:rig="threePt" w14:dir="t">
                <w14:rot w14:lat="0" w14:lon="0" w14:rev="0"/>
              </w14:lightRig>
            </w14:scene3d>
          </w:rPr>
          <w:t>3.3</w:t>
        </w:r>
        <w:r w:rsidRPr="00693DE7">
          <w:rPr>
            <w:rFonts w:asciiTheme="minorHAnsi" w:eastAsiaTheme="minorEastAsia" w:hAnsiTheme="minorHAnsi"/>
            <w:caps w:val="0"/>
            <w:kern w:val="2"/>
            <w:szCs w:val="24"/>
            <w:lang w:eastAsia="pt-BR"/>
            <w14:ligatures w14:val="standardContextual"/>
          </w:rPr>
          <w:tab/>
        </w:r>
        <w:r w:rsidRPr="00693DE7">
          <w:rPr>
            <w:rStyle w:val="Hyperlink"/>
          </w:rPr>
          <w:t>Sistemas de Informação Geográfica (SIG).</w:t>
        </w:r>
        <w:r w:rsidRPr="00693DE7">
          <w:rPr>
            <w:webHidden/>
          </w:rPr>
          <w:tab/>
        </w:r>
        <w:r w:rsidRPr="00693DE7">
          <w:rPr>
            <w:webHidden/>
          </w:rPr>
          <w:fldChar w:fldCharType="begin"/>
        </w:r>
        <w:r w:rsidRPr="00693DE7">
          <w:rPr>
            <w:webHidden/>
          </w:rPr>
          <w:instrText xml:space="preserve"> PAGEREF _Toc192078437 \h </w:instrText>
        </w:r>
        <w:r w:rsidRPr="00693DE7">
          <w:rPr>
            <w:webHidden/>
          </w:rPr>
        </w:r>
        <w:r w:rsidRPr="00693DE7">
          <w:rPr>
            <w:webHidden/>
          </w:rPr>
          <w:fldChar w:fldCharType="separate"/>
        </w:r>
        <w:r w:rsidRPr="00693DE7">
          <w:rPr>
            <w:webHidden/>
          </w:rPr>
          <w:t>33</w:t>
        </w:r>
        <w:r w:rsidRPr="00693DE7">
          <w:rPr>
            <w:webHidden/>
          </w:rPr>
          <w:fldChar w:fldCharType="end"/>
        </w:r>
      </w:hyperlink>
    </w:p>
    <w:p w14:paraId="37FDF299" w14:textId="1080D22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8" w:history="1">
        <w:r w:rsidRPr="00693DE7">
          <w:rPr>
            <w:rStyle w:val="Hyperlink"/>
            <w:rFonts w:eastAsia="Times New Roman"/>
            <w:lang w:eastAsia="pt-BR"/>
            <w14:scene3d>
              <w14:camera w14:prst="orthographicFront"/>
              <w14:lightRig w14:rig="threePt" w14:dir="t">
                <w14:rot w14:lat="0" w14:lon="0" w14:rev="0"/>
              </w14:lightRig>
            </w14:scene3d>
          </w:rPr>
          <w:t>3.4</w:t>
        </w:r>
        <w:r w:rsidRPr="00693DE7">
          <w:rPr>
            <w:rFonts w:asciiTheme="minorHAnsi" w:eastAsiaTheme="minorEastAsia" w:hAnsiTheme="minorHAnsi"/>
            <w:caps w:val="0"/>
            <w:kern w:val="2"/>
            <w:szCs w:val="24"/>
            <w:lang w:eastAsia="pt-BR"/>
            <w14:ligatures w14:val="standardContextual"/>
          </w:rPr>
          <w:tab/>
        </w:r>
        <w:r w:rsidRPr="00693DE7">
          <w:rPr>
            <w:rStyle w:val="Hyperlink"/>
            <w:rFonts w:eastAsia="Times New Roman"/>
            <w:lang w:eastAsia="pt-BR"/>
          </w:rPr>
          <w:t>BANCOS DE DADOS CONVENCIONAIS E BANCOS DE DADOS GEOGRÁFICOS</w:t>
        </w:r>
        <w:r w:rsidRPr="00693DE7">
          <w:rPr>
            <w:webHidden/>
          </w:rPr>
          <w:tab/>
        </w:r>
        <w:r w:rsidRPr="00693DE7">
          <w:rPr>
            <w:webHidden/>
          </w:rPr>
          <w:fldChar w:fldCharType="begin"/>
        </w:r>
        <w:r w:rsidRPr="00693DE7">
          <w:rPr>
            <w:webHidden/>
          </w:rPr>
          <w:instrText xml:space="preserve"> PAGEREF _Toc192078438 \h </w:instrText>
        </w:r>
        <w:r w:rsidRPr="00693DE7">
          <w:rPr>
            <w:webHidden/>
          </w:rPr>
        </w:r>
        <w:r w:rsidRPr="00693DE7">
          <w:rPr>
            <w:webHidden/>
          </w:rPr>
          <w:fldChar w:fldCharType="separate"/>
        </w:r>
        <w:r w:rsidRPr="00693DE7">
          <w:rPr>
            <w:webHidden/>
          </w:rPr>
          <w:t>34</w:t>
        </w:r>
        <w:r w:rsidRPr="00693DE7">
          <w:rPr>
            <w:webHidden/>
          </w:rPr>
          <w:fldChar w:fldCharType="end"/>
        </w:r>
      </w:hyperlink>
    </w:p>
    <w:p w14:paraId="2450AAE8" w14:textId="7515B80F"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39" w:history="1">
        <w:r w:rsidRPr="00693DE7">
          <w:rPr>
            <w:rStyle w:val="Hyperlink"/>
            <w14:scene3d>
              <w14:camera w14:prst="orthographicFront"/>
              <w14:lightRig w14:rig="threePt" w14:dir="t">
                <w14:rot w14:lat="0" w14:lon="0" w14:rev="0"/>
              </w14:lightRig>
            </w14:scene3d>
          </w:rPr>
          <w:t>3.5</w:t>
        </w:r>
        <w:r w:rsidRPr="00693DE7">
          <w:rPr>
            <w:rFonts w:asciiTheme="minorHAnsi" w:eastAsiaTheme="minorEastAsia" w:hAnsiTheme="minorHAnsi"/>
            <w:caps w:val="0"/>
            <w:kern w:val="2"/>
            <w:szCs w:val="24"/>
            <w:lang w:eastAsia="pt-BR"/>
            <w14:ligatures w14:val="standardContextual"/>
          </w:rPr>
          <w:tab/>
        </w:r>
        <w:r w:rsidRPr="00693DE7">
          <w:rPr>
            <w:rStyle w:val="Hyperlink"/>
          </w:rPr>
          <w:t>Cadastro Imobiliário e Georreferenciamento.</w:t>
        </w:r>
        <w:r w:rsidRPr="00693DE7">
          <w:rPr>
            <w:webHidden/>
          </w:rPr>
          <w:tab/>
        </w:r>
        <w:r w:rsidRPr="00693DE7">
          <w:rPr>
            <w:webHidden/>
          </w:rPr>
          <w:fldChar w:fldCharType="begin"/>
        </w:r>
        <w:r w:rsidRPr="00693DE7">
          <w:rPr>
            <w:webHidden/>
          </w:rPr>
          <w:instrText xml:space="preserve"> PAGEREF _Toc192078439 \h </w:instrText>
        </w:r>
        <w:r w:rsidRPr="00693DE7">
          <w:rPr>
            <w:webHidden/>
          </w:rPr>
        </w:r>
        <w:r w:rsidRPr="00693DE7">
          <w:rPr>
            <w:webHidden/>
          </w:rPr>
          <w:fldChar w:fldCharType="separate"/>
        </w:r>
        <w:r w:rsidRPr="00693DE7">
          <w:rPr>
            <w:webHidden/>
          </w:rPr>
          <w:t>34</w:t>
        </w:r>
        <w:r w:rsidRPr="00693DE7">
          <w:rPr>
            <w:webHidden/>
          </w:rPr>
          <w:fldChar w:fldCharType="end"/>
        </w:r>
      </w:hyperlink>
    </w:p>
    <w:p w14:paraId="45B95029" w14:textId="2FAF08AF"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0" w:history="1">
        <w:r w:rsidRPr="00693DE7">
          <w:rPr>
            <w:rStyle w:val="Hyperlink"/>
            <w14:scene3d>
              <w14:camera w14:prst="orthographicFront"/>
              <w14:lightRig w14:rig="threePt" w14:dir="t">
                <w14:rot w14:lat="0" w14:lon="0" w14:rev="0"/>
              </w14:lightRig>
            </w14:scene3d>
          </w:rPr>
          <w:t>4</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Metodologia da pesquisa</w:t>
        </w:r>
        <w:r w:rsidRPr="00693DE7">
          <w:rPr>
            <w:webHidden/>
          </w:rPr>
          <w:tab/>
        </w:r>
        <w:r w:rsidRPr="00693DE7">
          <w:rPr>
            <w:webHidden/>
          </w:rPr>
          <w:fldChar w:fldCharType="begin"/>
        </w:r>
        <w:r w:rsidRPr="00693DE7">
          <w:rPr>
            <w:webHidden/>
          </w:rPr>
          <w:instrText xml:space="preserve"> PAGEREF _Toc192078440 \h </w:instrText>
        </w:r>
        <w:r w:rsidRPr="00693DE7">
          <w:rPr>
            <w:webHidden/>
          </w:rPr>
        </w:r>
        <w:r w:rsidRPr="00693DE7">
          <w:rPr>
            <w:webHidden/>
          </w:rPr>
          <w:fldChar w:fldCharType="separate"/>
        </w:r>
        <w:r w:rsidRPr="00693DE7">
          <w:rPr>
            <w:webHidden/>
          </w:rPr>
          <w:t>36</w:t>
        </w:r>
        <w:r w:rsidRPr="00693DE7">
          <w:rPr>
            <w:webHidden/>
          </w:rPr>
          <w:fldChar w:fldCharType="end"/>
        </w:r>
      </w:hyperlink>
    </w:p>
    <w:p w14:paraId="7145127A" w14:textId="19151DE7"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1" w:history="1">
        <w:r w:rsidRPr="00693DE7">
          <w:rPr>
            <w:rStyle w:val="Hyperlink"/>
            <w14:scene3d>
              <w14:camera w14:prst="orthographicFront"/>
              <w14:lightRig w14:rig="threePt" w14:dir="t">
                <w14:rot w14:lat="0" w14:lon="0" w14:rev="0"/>
              </w14:lightRig>
            </w14:scene3d>
          </w:rPr>
          <w:t>4.1</w:t>
        </w:r>
        <w:r w:rsidRPr="00693DE7">
          <w:rPr>
            <w:rFonts w:asciiTheme="minorHAnsi" w:eastAsiaTheme="minorEastAsia" w:hAnsiTheme="minorHAnsi"/>
            <w:caps w:val="0"/>
            <w:kern w:val="2"/>
            <w:szCs w:val="24"/>
            <w:lang w:eastAsia="pt-BR"/>
            <w14:ligatures w14:val="standardContextual"/>
          </w:rPr>
          <w:tab/>
        </w:r>
        <w:r w:rsidRPr="00693DE7">
          <w:rPr>
            <w:rStyle w:val="Hyperlink"/>
          </w:rPr>
          <w:t>Etapas</w:t>
        </w:r>
        <w:r w:rsidRPr="00693DE7">
          <w:rPr>
            <w:webHidden/>
          </w:rPr>
          <w:tab/>
        </w:r>
        <w:r w:rsidRPr="00693DE7">
          <w:rPr>
            <w:webHidden/>
          </w:rPr>
          <w:fldChar w:fldCharType="begin"/>
        </w:r>
        <w:r w:rsidRPr="00693DE7">
          <w:rPr>
            <w:webHidden/>
          </w:rPr>
          <w:instrText xml:space="preserve"> PAGEREF _Toc192078441 \h </w:instrText>
        </w:r>
        <w:r w:rsidRPr="00693DE7">
          <w:rPr>
            <w:webHidden/>
          </w:rPr>
        </w:r>
        <w:r w:rsidRPr="00693DE7">
          <w:rPr>
            <w:webHidden/>
          </w:rPr>
          <w:fldChar w:fldCharType="separate"/>
        </w:r>
        <w:r w:rsidRPr="00693DE7">
          <w:rPr>
            <w:webHidden/>
          </w:rPr>
          <w:t>36</w:t>
        </w:r>
        <w:r w:rsidRPr="00693DE7">
          <w:rPr>
            <w:webHidden/>
          </w:rPr>
          <w:fldChar w:fldCharType="end"/>
        </w:r>
      </w:hyperlink>
    </w:p>
    <w:p w14:paraId="01E2CD82" w14:textId="7D982634"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2" w:history="1">
        <w:r w:rsidRPr="00693DE7">
          <w:rPr>
            <w:rStyle w:val="Hyperlink"/>
            <w14:scene3d>
              <w14:camera w14:prst="orthographicFront"/>
              <w14:lightRig w14:rig="threePt" w14:dir="t">
                <w14:rot w14:lat="0" w14:lon="0" w14:rev="0"/>
              </w14:lightRig>
            </w14:scene3d>
          </w:rPr>
          <w:t>4.2</w:t>
        </w:r>
        <w:r w:rsidRPr="00693DE7">
          <w:rPr>
            <w:rFonts w:asciiTheme="minorHAnsi" w:eastAsiaTheme="minorEastAsia" w:hAnsiTheme="minorHAnsi"/>
            <w:caps w:val="0"/>
            <w:kern w:val="2"/>
            <w:szCs w:val="24"/>
            <w:lang w:eastAsia="pt-BR"/>
            <w14:ligatures w14:val="standardContextual"/>
          </w:rPr>
          <w:tab/>
        </w:r>
        <w:r w:rsidRPr="00693DE7">
          <w:rPr>
            <w:rStyle w:val="Hyperlink"/>
          </w:rPr>
          <w:t>cronograma</w:t>
        </w:r>
        <w:r w:rsidRPr="00693DE7">
          <w:rPr>
            <w:webHidden/>
          </w:rPr>
          <w:tab/>
        </w:r>
        <w:r w:rsidRPr="00693DE7">
          <w:rPr>
            <w:webHidden/>
          </w:rPr>
          <w:fldChar w:fldCharType="begin"/>
        </w:r>
        <w:r w:rsidRPr="00693DE7">
          <w:rPr>
            <w:webHidden/>
          </w:rPr>
          <w:instrText xml:space="preserve"> PAGEREF _Toc192078442 \h </w:instrText>
        </w:r>
        <w:r w:rsidRPr="00693DE7">
          <w:rPr>
            <w:webHidden/>
          </w:rPr>
        </w:r>
        <w:r w:rsidRPr="00693DE7">
          <w:rPr>
            <w:webHidden/>
          </w:rPr>
          <w:fldChar w:fldCharType="separate"/>
        </w:r>
        <w:r w:rsidRPr="00693DE7">
          <w:rPr>
            <w:webHidden/>
          </w:rPr>
          <w:t>37</w:t>
        </w:r>
        <w:r w:rsidRPr="00693DE7">
          <w:rPr>
            <w:webHidden/>
          </w:rPr>
          <w:fldChar w:fldCharType="end"/>
        </w:r>
      </w:hyperlink>
    </w:p>
    <w:p w14:paraId="74F29903" w14:textId="6CC2BA64"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3" w:history="1">
        <w:r w:rsidRPr="00693DE7">
          <w:rPr>
            <w:rStyle w:val="Hyperlink"/>
            <w14:scene3d>
              <w14:camera w14:prst="orthographicFront"/>
              <w14:lightRig w14:rig="threePt" w14:dir="t">
                <w14:rot w14:lat="0" w14:lon="0" w14:rev="0"/>
              </w14:lightRig>
            </w14:scene3d>
          </w:rPr>
          <w:t>5</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Desenvolvimento do Protótipo</w:t>
        </w:r>
        <w:r w:rsidRPr="00693DE7">
          <w:rPr>
            <w:webHidden/>
          </w:rPr>
          <w:tab/>
        </w:r>
        <w:r w:rsidRPr="00693DE7">
          <w:rPr>
            <w:webHidden/>
          </w:rPr>
          <w:fldChar w:fldCharType="begin"/>
        </w:r>
        <w:r w:rsidRPr="00693DE7">
          <w:rPr>
            <w:webHidden/>
          </w:rPr>
          <w:instrText xml:space="preserve"> PAGEREF _Toc192078443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19E50F6A" w14:textId="402B598B"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4" w:history="1">
        <w:r w:rsidRPr="00693DE7">
          <w:rPr>
            <w:rStyle w:val="Hyperlink"/>
            <w14:scene3d>
              <w14:camera w14:prst="orthographicFront"/>
              <w14:lightRig w14:rig="threePt" w14:dir="t">
                <w14:rot w14:lat="0" w14:lon="0" w14:rev="0"/>
              </w14:lightRig>
            </w14:scene3d>
          </w:rPr>
          <w:t>5.1</w:t>
        </w:r>
        <w:r w:rsidRPr="00693DE7">
          <w:rPr>
            <w:rFonts w:asciiTheme="minorHAnsi" w:eastAsiaTheme="minorEastAsia" w:hAnsiTheme="minorHAnsi"/>
            <w:caps w:val="0"/>
            <w:kern w:val="2"/>
            <w:szCs w:val="24"/>
            <w:lang w:eastAsia="pt-BR"/>
            <w14:ligatures w14:val="standardContextual"/>
          </w:rPr>
          <w:tab/>
        </w:r>
        <w:r w:rsidRPr="00693DE7">
          <w:rPr>
            <w:rStyle w:val="Hyperlink"/>
          </w:rPr>
          <w:t>Arquitetura do sistema.</w:t>
        </w:r>
        <w:r w:rsidRPr="00693DE7">
          <w:rPr>
            <w:webHidden/>
          </w:rPr>
          <w:tab/>
        </w:r>
        <w:r w:rsidRPr="00693DE7">
          <w:rPr>
            <w:webHidden/>
          </w:rPr>
          <w:fldChar w:fldCharType="begin"/>
        </w:r>
        <w:r w:rsidRPr="00693DE7">
          <w:rPr>
            <w:webHidden/>
          </w:rPr>
          <w:instrText xml:space="preserve"> PAGEREF _Toc192078444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38D21B7" w14:textId="2CB9F886"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5" w:history="1">
        <w:r w:rsidRPr="00693DE7">
          <w:rPr>
            <w:rStyle w:val="Hyperlink"/>
            <w14:scene3d>
              <w14:camera w14:prst="orthographicFront"/>
              <w14:lightRig w14:rig="threePt" w14:dir="t">
                <w14:rot w14:lat="0" w14:lon="0" w14:rev="0"/>
              </w14:lightRig>
            </w14:scene3d>
          </w:rPr>
          <w:t>5.2</w:t>
        </w:r>
        <w:r w:rsidRPr="00693DE7">
          <w:rPr>
            <w:rFonts w:asciiTheme="minorHAnsi" w:eastAsiaTheme="minorEastAsia" w:hAnsiTheme="minorHAnsi"/>
            <w:caps w:val="0"/>
            <w:kern w:val="2"/>
            <w:szCs w:val="24"/>
            <w:lang w:eastAsia="pt-BR"/>
            <w14:ligatures w14:val="standardContextual"/>
          </w:rPr>
          <w:tab/>
        </w:r>
        <w:r w:rsidRPr="00693DE7">
          <w:rPr>
            <w:rStyle w:val="Hyperlink"/>
          </w:rPr>
          <w:t>Implementação do Banco de Dados Textual.</w:t>
        </w:r>
        <w:r w:rsidRPr="00693DE7">
          <w:rPr>
            <w:webHidden/>
          </w:rPr>
          <w:tab/>
        </w:r>
        <w:r w:rsidRPr="00693DE7">
          <w:rPr>
            <w:webHidden/>
          </w:rPr>
          <w:fldChar w:fldCharType="begin"/>
        </w:r>
        <w:r w:rsidRPr="00693DE7">
          <w:rPr>
            <w:webHidden/>
          </w:rPr>
          <w:instrText xml:space="preserve"> PAGEREF _Toc192078445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5853128A" w14:textId="08C34AF4"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6" w:history="1">
        <w:r w:rsidRPr="00693DE7">
          <w:rPr>
            <w:rStyle w:val="Hyperlink"/>
            <w14:scene3d>
              <w14:camera w14:prst="orthographicFront"/>
              <w14:lightRig w14:rig="threePt" w14:dir="t">
                <w14:rot w14:lat="0" w14:lon="0" w14:rev="0"/>
              </w14:lightRig>
            </w14:scene3d>
          </w:rPr>
          <w:t>5.3</w:t>
        </w:r>
        <w:r w:rsidRPr="00693DE7">
          <w:rPr>
            <w:rFonts w:asciiTheme="minorHAnsi" w:eastAsiaTheme="minorEastAsia" w:hAnsiTheme="minorHAnsi"/>
            <w:caps w:val="0"/>
            <w:kern w:val="2"/>
            <w:szCs w:val="24"/>
            <w:lang w:eastAsia="pt-BR"/>
            <w14:ligatures w14:val="standardContextual"/>
          </w:rPr>
          <w:tab/>
        </w:r>
        <w:r w:rsidRPr="00693DE7">
          <w:rPr>
            <w:rStyle w:val="Hyperlink"/>
          </w:rPr>
          <w:t>Desenvolvimento da Interface de usuário.</w:t>
        </w:r>
        <w:r w:rsidRPr="00693DE7">
          <w:rPr>
            <w:webHidden/>
          </w:rPr>
          <w:tab/>
        </w:r>
        <w:r w:rsidRPr="00693DE7">
          <w:rPr>
            <w:webHidden/>
          </w:rPr>
          <w:fldChar w:fldCharType="begin"/>
        </w:r>
        <w:r w:rsidRPr="00693DE7">
          <w:rPr>
            <w:webHidden/>
          </w:rPr>
          <w:instrText xml:space="preserve"> PAGEREF _Toc192078446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5FB26A8" w14:textId="5A6DEC18"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7" w:history="1">
        <w:r w:rsidRPr="00693DE7">
          <w:rPr>
            <w:rStyle w:val="Hyperlink"/>
            <w14:scene3d>
              <w14:camera w14:prst="orthographicFront"/>
              <w14:lightRig w14:rig="threePt" w14:dir="t">
                <w14:rot w14:lat="0" w14:lon="0" w14:rev="0"/>
              </w14:lightRig>
            </w14:scene3d>
          </w:rPr>
          <w:t>5.4</w:t>
        </w:r>
        <w:r w:rsidRPr="00693DE7">
          <w:rPr>
            <w:rFonts w:asciiTheme="minorHAnsi" w:eastAsiaTheme="minorEastAsia" w:hAnsiTheme="minorHAnsi"/>
            <w:caps w:val="0"/>
            <w:kern w:val="2"/>
            <w:szCs w:val="24"/>
            <w:lang w:eastAsia="pt-BR"/>
            <w14:ligatures w14:val="standardContextual"/>
          </w:rPr>
          <w:tab/>
        </w:r>
        <w:r w:rsidRPr="00693DE7">
          <w:rPr>
            <w:rStyle w:val="Hyperlink"/>
          </w:rPr>
          <w:t>Integração com sistemas de georreferencIamento.</w:t>
        </w:r>
        <w:r w:rsidRPr="00693DE7">
          <w:rPr>
            <w:webHidden/>
          </w:rPr>
          <w:tab/>
        </w:r>
        <w:r w:rsidRPr="00693DE7">
          <w:rPr>
            <w:webHidden/>
          </w:rPr>
          <w:fldChar w:fldCharType="begin"/>
        </w:r>
        <w:r w:rsidRPr="00693DE7">
          <w:rPr>
            <w:webHidden/>
          </w:rPr>
          <w:instrText xml:space="preserve"> PAGEREF _Toc192078447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F06AB70" w14:textId="41A59B79" w:rsidR="00212D3B" w:rsidRPr="00693DE7" w:rsidRDefault="00212D3B">
      <w:pPr>
        <w:pStyle w:val="Sumrio2"/>
        <w:tabs>
          <w:tab w:val="left" w:pos="958"/>
          <w:tab w:val="right" w:leader="dot" w:pos="9061"/>
        </w:tabs>
        <w:rPr>
          <w:rFonts w:asciiTheme="minorHAnsi" w:eastAsiaTheme="minorEastAsia" w:hAnsiTheme="minorHAnsi"/>
          <w:caps w:val="0"/>
          <w:kern w:val="2"/>
          <w:szCs w:val="24"/>
          <w:lang w:eastAsia="pt-BR"/>
          <w14:ligatures w14:val="standardContextual"/>
        </w:rPr>
      </w:pPr>
      <w:hyperlink w:anchor="_Toc192078448" w:history="1">
        <w:r w:rsidRPr="00693DE7">
          <w:rPr>
            <w:rStyle w:val="Hyperlink"/>
            <w14:scene3d>
              <w14:camera w14:prst="orthographicFront"/>
              <w14:lightRig w14:rig="threePt" w14:dir="t">
                <w14:rot w14:lat="0" w14:lon="0" w14:rev="0"/>
              </w14:lightRig>
            </w14:scene3d>
          </w:rPr>
          <w:t>5.5</w:t>
        </w:r>
        <w:r w:rsidRPr="00693DE7">
          <w:rPr>
            <w:rFonts w:asciiTheme="minorHAnsi" w:eastAsiaTheme="minorEastAsia" w:hAnsiTheme="minorHAnsi"/>
            <w:caps w:val="0"/>
            <w:kern w:val="2"/>
            <w:szCs w:val="24"/>
            <w:lang w:eastAsia="pt-BR"/>
            <w14:ligatures w14:val="standardContextual"/>
          </w:rPr>
          <w:tab/>
        </w:r>
        <w:r w:rsidRPr="00693DE7">
          <w:rPr>
            <w:rStyle w:val="Hyperlink"/>
          </w:rPr>
          <w:t>Resultados e Discussão:</w:t>
        </w:r>
        <w:r w:rsidRPr="00693DE7">
          <w:rPr>
            <w:webHidden/>
          </w:rPr>
          <w:tab/>
        </w:r>
        <w:r w:rsidRPr="00693DE7">
          <w:rPr>
            <w:webHidden/>
          </w:rPr>
          <w:fldChar w:fldCharType="begin"/>
        </w:r>
        <w:r w:rsidRPr="00693DE7">
          <w:rPr>
            <w:webHidden/>
          </w:rPr>
          <w:instrText xml:space="preserve"> PAGEREF _Toc192078448 \h </w:instrText>
        </w:r>
        <w:r w:rsidRPr="00693DE7">
          <w:rPr>
            <w:webHidden/>
          </w:rPr>
        </w:r>
        <w:r w:rsidRPr="00693DE7">
          <w:rPr>
            <w:webHidden/>
          </w:rPr>
          <w:fldChar w:fldCharType="separate"/>
        </w:r>
        <w:r w:rsidRPr="00693DE7">
          <w:rPr>
            <w:webHidden/>
          </w:rPr>
          <w:t>38</w:t>
        </w:r>
        <w:r w:rsidRPr="00693DE7">
          <w:rPr>
            <w:webHidden/>
          </w:rPr>
          <w:fldChar w:fldCharType="end"/>
        </w:r>
      </w:hyperlink>
    </w:p>
    <w:p w14:paraId="0DEBA834" w14:textId="6DDCD88F" w:rsidR="00212D3B" w:rsidRPr="00693DE7" w:rsidRDefault="00212D3B">
      <w:pPr>
        <w:pStyle w:val="Sumrio1"/>
        <w:tabs>
          <w:tab w:val="left" w:pos="958"/>
          <w:tab w:val="right" w:leader="dot" w:pos="9061"/>
        </w:tabs>
        <w:rPr>
          <w:rFonts w:asciiTheme="minorHAnsi" w:eastAsiaTheme="minorEastAsia" w:hAnsiTheme="minorHAnsi"/>
          <w:b w:val="0"/>
          <w:caps w:val="0"/>
          <w:kern w:val="2"/>
          <w:szCs w:val="24"/>
          <w:lang w:eastAsia="pt-BR"/>
          <w14:ligatures w14:val="standardContextual"/>
        </w:rPr>
      </w:pPr>
      <w:hyperlink w:anchor="_Toc192078449" w:history="1">
        <w:r w:rsidRPr="00693DE7">
          <w:rPr>
            <w:rStyle w:val="Hyperlink"/>
            <w14:scene3d>
              <w14:camera w14:prst="orthographicFront"/>
              <w14:lightRig w14:rig="threePt" w14:dir="t">
                <w14:rot w14:lat="0" w14:lon="0" w14:rev="0"/>
              </w14:lightRig>
            </w14:scene3d>
          </w:rPr>
          <w:t>6</w:t>
        </w:r>
        <w:r w:rsidRPr="00693DE7">
          <w:rPr>
            <w:rFonts w:asciiTheme="minorHAnsi" w:eastAsiaTheme="minorEastAsia" w:hAnsiTheme="minorHAnsi"/>
            <w:b w:val="0"/>
            <w:caps w:val="0"/>
            <w:kern w:val="2"/>
            <w:szCs w:val="24"/>
            <w:lang w:eastAsia="pt-BR"/>
            <w14:ligatures w14:val="standardContextual"/>
          </w:rPr>
          <w:tab/>
        </w:r>
        <w:r w:rsidRPr="00693DE7">
          <w:rPr>
            <w:rStyle w:val="Hyperlink"/>
          </w:rPr>
          <w:t>bibliografia</w:t>
        </w:r>
        <w:r w:rsidRPr="00693DE7">
          <w:rPr>
            <w:webHidden/>
          </w:rPr>
          <w:tab/>
        </w:r>
        <w:r w:rsidRPr="00693DE7">
          <w:rPr>
            <w:webHidden/>
          </w:rPr>
          <w:fldChar w:fldCharType="begin"/>
        </w:r>
        <w:r w:rsidRPr="00693DE7">
          <w:rPr>
            <w:webHidden/>
          </w:rPr>
          <w:instrText xml:space="preserve"> PAGEREF _Toc192078449 \h </w:instrText>
        </w:r>
        <w:r w:rsidRPr="00693DE7">
          <w:rPr>
            <w:webHidden/>
          </w:rPr>
        </w:r>
        <w:r w:rsidRPr="00693DE7">
          <w:rPr>
            <w:webHidden/>
          </w:rPr>
          <w:fldChar w:fldCharType="separate"/>
        </w:r>
        <w:r w:rsidRPr="00693DE7">
          <w:rPr>
            <w:webHidden/>
          </w:rPr>
          <w:t>39</w:t>
        </w:r>
        <w:r w:rsidRPr="00693DE7">
          <w:rPr>
            <w:webHidden/>
          </w:rPr>
          <w:fldChar w:fldCharType="end"/>
        </w:r>
      </w:hyperlink>
    </w:p>
    <w:p w14:paraId="090660D3" w14:textId="24A0956E"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2" w:name="_Toc192078418"/>
      <w:r w:rsidRPr="00693DE7">
        <w:lastRenderedPageBreak/>
        <w:t>Introdução</w:t>
      </w:r>
      <w:bookmarkEnd w:id="2"/>
    </w:p>
    <w:p w14:paraId="7994E985" w14:textId="4111853C" w:rsidR="001D772A" w:rsidRPr="00693DE7" w:rsidRDefault="001114BA" w:rsidP="0039774F">
      <w:r w:rsidRPr="00693DE7">
        <w:t>Segundo</w:t>
      </w:r>
      <w:r w:rsidR="0039774F" w:rsidRPr="00693DE7">
        <w:t xml:space="preserve"> uma pesquisa do IBGE</w:t>
      </w:r>
      <w:r w:rsidR="00341B46" w:rsidRPr="00693DE7">
        <w:rPr>
          <w:rStyle w:val="Refdenotaderodap"/>
        </w:rPr>
        <w:footnoteReference w:id="1"/>
      </w:r>
      <w:r w:rsidR="00E5707B" w:rsidRPr="00693DE7">
        <w:t>, em 2019</w:t>
      </w:r>
      <w:r w:rsidR="0039774F" w:rsidRPr="00693DE7">
        <w:t xml:space="preserve">, 79% dos municípios brasileiros </w:t>
      </w:r>
      <w:r w:rsidR="00FC72FD" w:rsidRPr="00693DE7">
        <w:t>possuíam</w:t>
      </w:r>
      <w:r w:rsidR="0039774F" w:rsidRPr="00693DE7">
        <w:t xml:space="preserve"> apenas cadastros urbanos descritivos, apesar das amplas possibilidades oferecidas pela implementação do georreferenciamento nos cadastros imobiliários urbanos. Um georreferenciamento eficaz possibilita, por exemplo, a criação de um cadastro territorial multifinalitário, que serve como base para o desenvolvimento de ferramentas voltadas para a gestão eficiente dos territórios.</w:t>
      </w:r>
    </w:p>
    <w:p w14:paraId="1BED68EA" w14:textId="09DF5762" w:rsidR="00AC438D" w:rsidRPr="00693DE7" w:rsidRDefault="00AC438D" w:rsidP="00AC438D">
      <w:commentRangeStart w:id="3"/>
      <w:r w:rsidRPr="00693DE7">
        <w:t>De acordo com</w:t>
      </w:r>
      <w:del w:id="4" w:author="Carlos" w:date="2025-03-09T08:35:00Z">
        <w:r w:rsidRPr="00693DE7" w:rsidDel="00950215">
          <w:rPr>
            <w:vanish/>
          </w:rPr>
          <w:delText xml:space="preserve"> </w:delText>
        </w:r>
        <w:r w:rsidR="006311A1" w:rsidRPr="00693DE7" w:rsidDel="00950215">
          <w:rPr>
            <w:rFonts w:cs="Arial"/>
            <w:vanish/>
            <w:szCs w:val="24"/>
          </w:rPr>
          <w:fldChar w:fldCharType="begin"/>
        </w:r>
        <w:r w:rsidR="006311A1" w:rsidRPr="00693DE7"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693DE7" w:rsidDel="00950215">
          <w:rPr>
            <w:rFonts w:cs="Arial"/>
            <w:vanish/>
            <w:szCs w:val="24"/>
          </w:rPr>
          <w:fldChar w:fldCharType="separate"/>
        </w:r>
        <w:r w:rsidR="006311A1" w:rsidRPr="00693DE7" w:rsidDel="00950215">
          <w:rPr>
            <w:rFonts w:cs="Arial"/>
            <w:vanish/>
          </w:rPr>
          <w:delText xml:space="preserve">(Cunha </w:delText>
        </w:r>
        <w:r w:rsidR="006311A1" w:rsidRPr="00693DE7" w:rsidDel="00950215">
          <w:rPr>
            <w:rFonts w:cs="Arial"/>
            <w:i/>
            <w:iCs/>
            <w:vanish/>
          </w:rPr>
          <w:delText>et al.</w:delText>
        </w:r>
        <w:r w:rsidR="006311A1" w:rsidRPr="00693DE7" w:rsidDel="00950215">
          <w:rPr>
            <w:rFonts w:cs="Arial"/>
            <w:vanish/>
          </w:rPr>
          <w:delText>, 2019)</w:delText>
        </w:r>
        <w:r w:rsidR="006311A1" w:rsidRPr="00693DE7" w:rsidDel="00950215">
          <w:rPr>
            <w:rFonts w:cs="Arial"/>
            <w:vanish/>
            <w:szCs w:val="24"/>
          </w:rPr>
          <w:fldChar w:fldCharType="end"/>
        </w:r>
      </w:del>
      <w:commentRangeEnd w:id="3"/>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950215" w:rsidRPr="00693DE7">
        <w:rPr>
          <w:rStyle w:val="Refdecomentrio"/>
        </w:rPr>
        <w:commentReference w:id="3"/>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Em termos de custos, todo o processo de</w:t>
      </w:r>
      <w:commentRangeStart w:id="5"/>
      <w:commentRangeStart w:id="6"/>
      <w:commentRangeEnd w:id="5"/>
      <w:r w:rsidR="00181CF7" w:rsidRPr="00693DE7">
        <w:rPr>
          <w:rStyle w:val="Refdecomentrio"/>
        </w:rPr>
        <w:commentReference w:id="5"/>
      </w:r>
      <w:commentRangeEnd w:id="6"/>
      <w:r w:rsidR="00402610" w:rsidRPr="00693DE7">
        <w:rPr>
          <w:rStyle w:val="Refdecomentrio"/>
        </w:rPr>
        <w:commentReference w:id="6"/>
      </w:r>
      <w:r w:rsidRPr="00693DE7">
        <w:t xml:space="preserv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127AE962" w:rsidR="003C23F5" w:rsidRPr="00693DE7" w:rsidRDefault="003C23F5" w:rsidP="001D772A">
      <w:r w:rsidRPr="00693DE7">
        <w:lastRenderedPageBreak/>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2"/>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196B65" w:rsidRPr="00693DE7">
        <w:t>Tabela 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1D10EFB1"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sendo possível que muitos desses ainda estejam isentos do pagamento do imposto.</w:t>
      </w:r>
    </w:p>
    <w:p w14:paraId="5D7F600E" w14:textId="26D68F5F" w:rsidR="00E8487E" w:rsidRPr="00693DE7" w:rsidRDefault="00E8487E" w:rsidP="00145C4C">
      <w:pPr>
        <w:pStyle w:val="Legenda"/>
      </w:pPr>
      <w:bookmarkStart w:id="7" w:name="_Ref191649667"/>
      <w:bookmarkStart w:id="8" w:name="_Ref191818641"/>
      <w:r w:rsidRPr="00693DE7">
        <w:t xml:space="preserve">Tabela </w:t>
      </w:r>
      <w:fldSimple w:instr=" SEQ Tabela \* ARABIC ">
        <w:r w:rsidR="00693DE7">
          <w:rPr>
            <w:noProof/>
          </w:rPr>
          <w:t>1</w:t>
        </w:r>
      </w:fldSimple>
      <w:bookmarkEnd w:id="7"/>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8"/>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3"/>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4"/>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5"/>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6"/>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7"/>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8"/>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9"/>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 xml:space="preserve">(CTM) é a necessidade de </w:t>
      </w:r>
      <w:commentRangeStart w:id="9"/>
      <w:r w:rsidRPr="00693DE7">
        <w:t>mão de obra qualificada</w:t>
      </w:r>
      <w:commentRangeEnd w:id="9"/>
      <w:r w:rsidR="00181CF7" w:rsidRPr="00693DE7">
        <w:rPr>
          <w:rStyle w:val="Refdecomentrio"/>
        </w:rPr>
        <w:commentReference w:id="9"/>
      </w:r>
      <w:r w:rsidRPr="00693DE7">
        <w:t>.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 xml:space="preserve">A contratação de empresas especializadas em georreferenciamento pode ser uma opção viável. Contudo, essa medida não resolve a questão da integração dos dados ao cadastro, tarefa que deve ser executada por profissionais qualificados. </w:t>
      </w:r>
      <w:r w:rsidRPr="00693DE7">
        <w:lastRenderedPageBreak/>
        <w:t>Adicionalmente, é fundamental considerar o custo associado à adaptação dos sistemas informatizados, garantindo que possam armazenar, processar e exibir as informações geográficas de forma adequada.</w:t>
      </w:r>
    </w:p>
    <w:p w14:paraId="704A0FA7" w14:textId="1FDAF161" w:rsidR="007342A0" w:rsidRPr="00693DE7" w:rsidRDefault="00511ACD" w:rsidP="001D772A">
      <w:r w:rsidRPr="00693DE7">
        <w:t xml:space="preserve">Sobre </w:t>
      </w:r>
      <w:r w:rsidR="00FA08D2" w:rsidRPr="00693DE7">
        <w:t>a adaptação dos sistemas</w:t>
      </w:r>
      <w:r w:rsidR="00425C04" w:rsidRPr="00693DE7">
        <w:t>, ainda que esteja fora do escopo deste trabalho</w:t>
      </w:r>
      <w:r w:rsidR="00A01432" w:rsidRPr="00693DE7">
        <w:t>,</w:t>
      </w:r>
      <w:r w:rsidR="00FA08D2" w:rsidRPr="00693DE7">
        <w:t xml:space="preserve"> há muito a se </w:t>
      </w:r>
      <w:r w:rsidR="00A01432" w:rsidRPr="00693DE7">
        <w:t xml:space="preserve">discutir. </w:t>
      </w:r>
      <w:r w:rsidR="001723D3" w:rsidRPr="00693DE7">
        <w:t>Por muito tempo, os</w:t>
      </w:r>
      <w:r w:rsidR="00892BAD" w:rsidRPr="00693DE7">
        <w:t xml:space="preserve"> desenvolvedores de software </w:t>
      </w:r>
      <w:r w:rsidR="001723D3" w:rsidRPr="00693DE7">
        <w:t xml:space="preserve">abordaram </w:t>
      </w:r>
      <w:r w:rsidR="00D614EF" w:rsidRPr="00693DE7">
        <w:t>o problema do cadastro das mais variadas formas</w:t>
      </w:r>
      <w:r w:rsidR="00760BEA" w:rsidRPr="00693DE7">
        <w:t xml:space="preserve"> usando todo tipo de </w:t>
      </w:r>
      <w:r w:rsidR="00B450C4" w:rsidRPr="00693DE7">
        <w:t>estrutura de dados</w:t>
      </w:r>
      <w:r w:rsidR="00D614EF" w:rsidRPr="00693DE7">
        <w:t xml:space="preserve">. </w:t>
      </w:r>
      <w:commentRangeStart w:id="10"/>
      <w:commentRangeStart w:id="11"/>
      <w:r w:rsidR="007342A0" w:rsidRPr="00693DE7">
        <w:t>Nas</w:t>
      </w:r>
      <w:r w:rsidR="00D614EF" w:rsidRPr="00693DE7">
        <w:t xml:space="preserve"> visitas às prefeituras </w:t>
      </w:r>
      <w:r w:rsidR="00916036" w:rsidRPr="00693DE7">
        <w:t>foram encontrados</w:t>
      </w:r>
      <w:r w:rsidR="009D6E12" w:rsidRPr="00693DE7">
        <w:t xml:space="preserve"> </w:t>
      </w:r>
      <w:commentRangeEnd w:id="10"/>
      <w:r w:rsidR="002759D3" w:rsidRPr="00693DE7">
        <w:rPr>
          <w:rStyle w:val="Refdecomentrio"/>
        </w:rPr>
        <w:commentReference w:id="10"/>
      </w:r>
      <w:commentRangeEnd w:id="11"/>
      <w:r w:rsidR="009B7094" w:rsidRPr="00693DE7">
        <w:rPr>
          <w:rStyle w:val="Refdecomentrio"/>
        </w:rPr>
        <w:commentReference w:id="11"/>
      </w:r>
      <w:r w:rsidR="009D6E12" w:rsidRPr="00693DE7">
        <w:t>alguns</w:t>
      </w:r>
      <w:r w:rsidR="00916036" w:rsidRPr="00693DE7">
        <w:t xml:space="preserve"> sistemas completos </w:t>
      </w:r>
      <w:r w:rsidR="009D6E12" w:rsidRPr="00693DE7">
        <w:t xml:space="preserve">muito bem </w:t>
      </w:r>
      <w:r w:rsidR="002759D3" w:rsidRPr="00693DE7">
        <w:t>desenvolvidos</w:t>
      </w:r>
      <w:r w:rsidR="009D6E12" w:rsidRPr="00693DE7">
        <w:t xml:space="preserve">, mas a maioria </w:t>
      </w:r>
      <w:r w:rsidR="00ED0064" w:rsidRPr="00693DE7">
        <w:t>desses</w:t>
      </w:r>
      <w:r w:rsidR="009D6E12" w:rsidRPr="00693DE7">
        <w:t xml:space="preserve"> cadastros </w:t>
      </w:r>
      <w:r w:rsidR="00615F30" w:rsidRPr="00693DE7">
        <w:t>tinham</w:t>
      </w:r>
      <w:r w:rsidR="004B6125" w:rsidRPr="00693DE7">
        <w:t xml:space="preserve"> como objetivo apenas </w:t>
      </w:r>
      <w:r w:rsidR="004F15B1" w:rsidRPr="00693DE7">
        <w:t>resolver os problemas de tributação</w:t>
      </w:r>
      <w:r w:rsidR="00ED0064" w:rsidRPr="00693DE7">
        <w:t xml:space="preserve">. </w:t>
      </w:r>
      <w:r w:rsidR="00615F30" w:rsidRPr="00693DE7">
        <w:t xml:space="preserve">Na verdade, </w:t>
      </w:r>
      <w:commentRangeStart w:id="12"/>
      <w:r w:rsidR="00615F30" w:rsidRPr="00693DE7">
        <w:t>t</w:t>
      </w:r>
      <w:r w:rsidR="00ED0064" w:rsidRPr="00693DE7">
        <w:t xml:space="preserve">odos os </w:t>
      </w:r>
      <w:r w:rsidR="00261A33" w:rsidRPr="00693DE7">
        <w:t xml:space="preserve">13 </w:t>
      </w:r>
      <w:r w:rsidR="00ED0064" w:rsidRPr="00693DE7">
        <w:t>sistemas</w:t>
      </w:r>
      <w:r w:rsidR="00261A33" w:rsidRPr="00693DE7">
        <w:t xml:space="preserve"> analisado</w:t>
      </w:r>
      <w:r w:rsidR="00615F30" w:rsidRPr="00693DE7">
        <w:t>s</w:t>
      </w:r>
      <w:commentRangeEnd w:id="12"/>
      <w:r w:rsidR="002759D3" w:rsidRPr="00693DE7">
        <w:rPr>
          <w:rStyle w:val="Refdecomentrio"/>
        </w:rPr>
        <w:commentReference w:id="12"/>
      </w:r>
      <w:r w:rsidR="00ED0064" w:rsidRPr="00693DE7">
        <w:t xml:space="preserve">, mesmo os mais </w:t>
      </w:r>
      <w:r w:rsidR="00261A33" w:rsidRPr="00693DE7">
        <w:t>sofisticados</w:t>
      </w:r>
      <w:r w:rsidR="004F15B1" w:rsidRPr="00693DE7">
        <w:t xml:space="preserve">, </w:t>
      </w:r>
      <w:r w:rsidR="00261A33" w:rsidRPr="00693DE7">
        <w:t>eram</w:t>
      </w:r>
      <w:r w:rsidR="00A572B2" w:rsidRPr="00693DE7">
        <w:t xml:space="preserve"> baseados no Manual </w:t>
      </w:r>
      <w:r w:rsidR="00E457B7" w:rsidRPr="00693DE7">
        <w:t>do Cadastro Imobiliário do Projeto CIATA</w:t>
      </w:r>
      <w:r w:rsidR="00395130" w:rsidRPr="00693DE7">
        <w:fldChar w:fldCharType="begin"/>
      </w:r>
      <w:r w:rsidR="00395130" w:rsidRPr="00693DE7">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rsidRPr="00693DE7">
        <w:fldChar w:fldCharType="separate"/>
      </w:r>
      <w:r w:rsidR="00395130" w:rsidRPr="00693DE7">
        <w:rPr>
          <w:rFonts w:cs="Arial"/>
        </w:rPr>
        <w:t>(MF-CIATA, 1979)</w:t>
      </w:r>
      <w:r w:rsidR="00395130" w:rsidRPr="00693DE7">
        <w:fldChar w:fldCharType="end"/>
      </w:r>
      <w:r w:rsidR="00E457B7" w:rsidRPr="00693DE7">
        <w:t>.</w:t>
      </w:r>
      <w:r w:rsidR="009844D1" w:rsidRPr="00693DE7">
        <w:t xml:space="preserve"> </w:t>
      </w:r>
      <w:r w:rsidR="00EB7C14" w:rsidRPr="00693DE7">
        <w:t>Por mais importante que tenha sido o CIATA para a criação de uma cultura de cadastro imobiliário no Brasil</w:t>
      </w:r>
      <w:r w:rsidR="00226FF2" w:rsidRPr="00693DE7">
        <w:t xml:space="preserve">, não é possível ignorar a sua </w:t>
      </w:r>
      <w:r w:rsidR="004B4699" w:rsidRPr="00693DE7">
        <w:t>precariedade em comparação</w:t>
      </w:r>
      <w:r w:rsidR="00AB7F6A" w:rsidRPr="00693DE7">
        <w:t xml:space="preserve"> com os sistemas mais modernos (ver</w:t>
      </w:r>
      <w:r w:rsidR="00B71905" w:rsidRPr="00693DE7">
        <w:t xml:space="preserve"> item</w:t>
      </w:r>
      <w:r w:rsidR="00AB7F6A" w:rsidRPr="00693DE7">
        <w:t xml:space="preserve"> </w:t>
      </w:r>
      <w:r w:rsidR="00B71905" w:rsidRPr="00693DE7">
        <w:fldChar w:fldCharType="begin"/>
      </w:r>
      <w:r w:rsidR="00B71905" w:rsidRPr="00693DE7">
        <w:instrText xml:space="preserve"> REF _Ref191671060 \r \h </w:instrText>
      </w:r>
      <w:r w:rsidR="00B71905" w:rsidRPr="00693DE7">
        <w:fldChar w:fldCharType="separate"/>
      </w:r>
      <w:r w:rsidR="00B71905" w:rsidRPr="00693DE7">
        <w:t>2.1.2</w:t>
      </w:r>
      <w:r w:rsidR="00B71905" w:rsidRPr="00693DE7">
        <w:fldChar w:fldCharType="end"/>
      </w:r>
      <w:r w:rsidR="00B71905" w:rsidRPr="00693DE7">
        <w:t>)</w:t>
      </w:r>
      <w:r w:rsidR="00AB7F6A" w:rsidRPr="00693DE7">
        <w:t>.</w:t>
      </w:r>
    </w:p>
    <w:p w14:paraId="693C218D" w14:textId="1F71B110" w:rsidR="00D8248A" w:rsidRPr="00693DE7" w:rsidRDefault="003D13AC" w:rsidP="001D772A">
      <w:commentRangeStart w:id="13"/>
      <w:r w:rsidRPr="00693DE7">
        <w:t xml:space="preserve">Apenas como </w:t>
      </w:r>
      <w:r w:rsidR="00CC3DC4" w:rsidRPr="00693DE7">
        <w:t xml:space="preserve">referência anedótica, nos cadastros municipais </w:t>
      </w:r>
      <w:r w:rsidR="00FC4CA0" w:rsidRPr="00693DE7">
        <w:t xml:space="preserve">das </w:t>
      </w:r>
      <w:r w:rsidR="00103709" w:rsidRPr="00693DE7">
        <w:t>prefeituras</w:t>
      </w:r>
      <w:r w:rsidR="00FC4CA0" w:rsidRPr="00693DE7">
        <w:t xml:space="preserve"> </w:t>
      </w:r>
      <w:r w:rsidR="00103709" w:rsidRPr="00693DE7">
        <w:t xml:space="preserve">visitadas </w:t>
      </w:r>
      <w:r w:rsidR="00CC3DC4" w:rsidRPr="00693DE7">
        <w:t xml:space="preserve">havia </w:t>
      </w:r>
      <w:r w:rsidR="00023F1B" w:rsidRPr="00693DE7">
        <w:t xml:space="preserve">lotes </w:t>
      </w:r>
      <w:r w:rsidR="00D222DE" w:rsidRPr="00693DE7">
        <w:t xml:space="preserve">registrados </w:t>
      </w:r>
      <w:r w:rsidR="00023F1B" w:rsidRPr="00693DE7">
        <w:t>com o endereço “Rua sem denominação, s/n”</w:t>
      </w:r>
      <w:r w:rsidR="00B12DB7" w:rsidRPr="00693DE7">
        <w:t xml:space="preserve">. Em </w:t>
      </w:r>
      <w:r w:rsidR="00285597" w:rsidRPr="00693DE7">
        <w:t>uma</w:t>
      </w:r>
      <w:r w:rsidR="00B12DB7" w:rsidRPr="00693DE7">
        <w:t xml:space="preserve"> </w:t>
      </w:r>
      <w:r w:rsidR="00103709" w:rsidRPr="00693DE7">
        <w:t xml:space="preserve">das </w:t>
      </w:r>
      <w:r w:rsidR="00B12DB7" w:rsidRPr="00693DE7">
        <w:t>prefeitura</w:t>
      </w:r>
      <w:r w:rsidR="00103709" w:rsidRPr="00693DE7">
        <w:t>s</w:t>
      </w:r>
      <w:r w:rsidR="008A56D5" w:rsidRPr="00693DE7">
        <w:t xml:space="preserve">, </w:t>
      </w:r>
      <w:r w:rsidR="00B12DB7" w:rsidRPr="00693DE7">
        <w:t>os carnês de IPTU eram impressos e</w:t>
      </w:r>
      <w:r w:rsidR="00D222DE" w:rsidRPr="00693DE7">
        <w:t xml:space="preserve">, posteriormente, </w:t>
      </w:r>
      <w:r w:rsidR="00A30AC3" w:rsidRPr="00693DE7">
        <w:t>era feita uma triagem para ver</w:t>
      </w:r>
      <w:r w:rsidR="00D222DE" w:rsidRPr="00693DE7">
        <w:t>ificar</w:t>
      </w:r>
      <w:r w:rsidR="00A30AC3" w:rsidRPr="00693DE7">
        <w:t xml:space="preserve"> quais estavam certos. Em outra, </w:t>
      </w:r>
      <w:r w:rsidR="00B86295" w:rsidRPr="00693DE7">
        <w:t>o proprietário atual do imóvel só podia ser determinado a partir d</w:t>
      </w:r>
      <w:r w:rsidR="00FC4CA0" w:rsidRPr="00693DE7">
        <w:t xml:space="preserve">as informações contidas no </w:t>
      </w:r>
      <w:r w:rsidR="00B86295" w:rsidRPr="00693DE7">
        <w:t>atributo “Observações”.</w:t>
      </w:r>
      <w:r w:rsidR="00AB7F6A" w:rsidRPr="00693DE7">
        <w:t xml:space="preserve"> </w:t>
      </w:r>
      <w:commentRangeEnd w:id="13"/>
      <w:r w:rsidR="002759D3" w:rsidRPr="00693DE7">
        <w:rPr>
          <w:rStyle w:val="Refdecomentrio"/>
        </w:rPr>
        <w:commentReference w:id="13"/>
      </w:r>
    </w:p>
    <w:p w14:paraId="6495D797" w14:textId="4E2161D0" w:rsidR="00E96561" w:rsidRPr="00693DE7" w:rsidRDefault="00314DB7" w:rsidP="00314DB7">
      <w:commentRangeStart w:id="14"/>
      <w:r w:rsidRPr="00693DE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4"/>
      <w:r w:rsidR="002759D3" w:rsidRPr="00693DE7">
        <w:rPr>
          <w:rStyle w:val="Refdecomentrio"/>
        </w:rPr>
        <w:commentReference w:id="14"/>
      </w:r>
    </w:p>
    <w:p w14:paraId="13C604D0" w14:textId="21329416" w:rsidR="001D772A" w:rsidRPr="00693DE7" w:rsidRDefault="00944B4B" w:rsidP="001D772A">
      <w:pPr>
        <w:rPr>
          <w:ins w:id="15" w:author="Marco Aurélio Barbiero" w:date="2025-02-20T22:01:00Z"/>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proofErr w:type="spellStart"/>
      <w:r w:rsidR="001D772A" w:rsidRPr="00693DE7">
        <w:rPr>
          <w:rFonts w:cs="Arial"/>
          <w:i/>
          <w:szCs w:val="24"/>
        </w:rPr>
        <w:t>fit</w:t>
      </w:r>
      <w:proofErr w:type="spellEnd"/>
      <w:r w:rsidR="001D772A" w:rsidRPr="00693DE7">
        <w:rPr>
          <w:rFonts w:cs="Arial"/>
          <w:i/>
          <w:szCs w:val="24"/>
        </w:rPr>
        <w:t>-for-</w:t>
      </w:r>
      <w:proofErr w:type="spellStart"/>
      <w:r w:rsidR="001D772A" w:rsidRPr="00693DE7">
        <w:rPr>
          <w:rFonts w:cs="Arial"/>
          <w:i/>
          <w:szCs w:val="24"/>
        </w:rPr>
        <w:t>purpose</w:t>
      </w:r>
      <w:proofErr w:type="spellEnd"/>
      <w:r w:rsidR="001D772A" w:rsidRPr="00693DE7">
        <w:rPr>
          <w:rFonts w:cs="Arial"/>
          <w:szCs w:val="24"/>
        </w:rPr>
        <w:t xml:space="preserve"> </w:t>
      </w:r>
      <w:r w:rsidR="001D772A" w:rsidRPr="00693DE7">
        <w:rPr>
          <w:rFonts w:cs="Arial"/>
          <w:i/>
          <w:szCs w:val="24"/>
        </w:rPr>
        <w:t xml:space="preserve">for </w:t>
      </w:r>
      <w:proofErr w:type="spellStart"/>
      <w:r w:rsidR="001D772A" w:rsidRPr="00693DE7">
        <w:rPr>
          <w:rFonts w:cs="Arial"/>
          <w:i/>
          <w:szCs w:val="24"/>
        </w:rPr>
        <w:t>land</w:t>
      </w:r>
      <w:proofErr w:type="spellEnd"/>
      <w:r w:rsidR="001D772A" w:rsidRPr="00693DE7">
        <w:rPr>
          <w:rFonts w:cs="Arial"/>
          <w:i/>
          <w:szCs w:val="24"/>
        </w:rPr>
        <w:t xml:space="preserve"> </w:t>
      </w:r>
      <w:proofErr w:type="spellStart"/>
      <w:r w:rsidR="001D772A" w:rsidRPr="00693DE7">
        <w:rPr>
          <w:rFonts w:cs="Arial"/>
          <w:i/>
          <w:szCs w:val="24"/>
        </w:rPr>
        <w:t>administration</w:t>
      </w:r>
      <w:proofErr w:type="spellEnd"/>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16" w:name="_Toc192078419"/>
      <w:r w:rsidRPr="00693DE7">
        <w:t>Justificativa da pesquisa</w:t>
      </w:r>
      <w:bookmarkEnd w:id="16"/>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693DE7">
        <w:t>processo que associa objetos espaciais a coordenadas geodésicas</w:t>
      </w:r>
      <w:r w:rsidRPr="00693DE7">
        <w:t xml:space="preserve"> </w:t>
      </w:r>
      <w:commentRangeStart w:id="17"/>
      <w:commentRangeEnd w:id="17"/>
      <w:r w:rsidR="002759D3" w:rsidRPr="00693DE7">
        <w:rPr>
          <w:rStyle w:val="Refdecomentrio"/>
        </w:rPr>
        <w:commentReference w:id="17"/>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w:t>
      </w:r>
      <w:commentRangeStart w:id="18"/>
      <w:r w:rsidRPr="00693DE7">
        <w:t>incorretos ou incompletos</w:t>
      </w:r>
      <w:commentRangeEnd w:id="18"/>
      <w:r w:rsidR="008743D9" w:rsidRPr="00693DE7">
        <w:rPr>
          <w:rStyle w:val="Refdecomentrio"/>
        </w:rPr>
        <w:commentReference w:id="18"/>
      </w:r>
      <w:r w:rsidRPr="00693DE7">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Pr="00693DE7" w:rsidRDefault="00FD1174" w:rsidP="00710CEE">
      <w:pPr>
        <w:pStyle w:val="PargrafodaLista"/>
        <w:numPr>
          <w:ilvl w:val="0"/>
          <w:numId w:val="8"/>
        </w:numPr>
      </w:pPr>
      <w:r w:rsidRPr="00693DE7">
        <w:t xml:space="preserve">Identificar de forma visual os erros </w:t>
      </w:r>
      <w:r w:rsidR="00C95449" w:rsidRPr="00693DE7">
        <w:t>presentes no cadastro descritivo;</w:t>
      </w:r>
    </w:p>
    <w:p w14:paraId="51A0C618" w14:textId="035C8A3C" w:rsidR="00C95449" w:rsidRPr="00693DE7" w:rsidRDefault="00EA2794" w:rsidP="00710CEE">
      <w:pPr>
        <w:pStyle w:val="PargrafodaLista"/>
        <w:numPr>
          <w:ilvl w:val="0"/>
          <w:numId w:val="8"/>
        </w:numPr>
      </w:pPr>
      <w:r w:rsidRPr="00693DE7">
        <w:t>Criar objetos geográficos</w:t>
      </w:r>
      <w:r w:rsidR="008A2E47" w:rsidRPr="00693DE7">
        <w:t xml:space="preserve"> </w:t>
      </w:r>
      <w:r w:rsidR="000E746D" w:rsidRPr="00693DE7">
        <w:t>em escala</w:t>
      </w:r>
      <w:r w:rsidR="00D30FBA" w:rsidRPr="00693DE7">
        <w:t xml:space="preserve"> a partir dos dados textuais,</w:t>
      </w:r>
      <w:r w:rsidRPr="00693DE7">
        <w:t xml:space="preserve"> que possam ser georreferencia</w:t>
      </w:r>
      <w:r w:rsidR="008A2E47" w:rsidRPr="00693DE7">
        <w:t>dos</w:t>
      </w:r>
      <w:r w:rsidR="00F2680F" w:rsidRPr="00693DE7">
        <w:t xml:space="preserve"> </w:t>
      </w:r>
      <w:r w:rsidR="00F038AA" w:rsidRPr="00693DE7">
        <w:t xml:space="preserve">com uma precisão </w:t>
      </w:r>
      <w:r w:rsidR="00572615" w:rsidRPr="00693DE7">
        <w:t>razoável</w:t>
      </w:r>
      <w:r w:rsidR="000D6BC7" w:rsidRPr="00693DE7">
        <w:t xml:space="preserve">, custo baixo e </w:t>
      </w:r>
      <w:r w:rsidR="00674D32" w:rsidRPr="00693DE7">
        <w:t>de forma automatizada.</w:t>
      </w:r>
      <w:r w:rsidR="000D6BC7" w:rsidRPr="00693DE7">
        <w:t xml:space="preserve"> </w:t>
      </w:r>
    </w:p>
    <w:p w14:paraId="6C8A351B" w14:textId="772FEB56" w:rsidR="00FD5223" w:rsidRPr="00693DE7" w:rsidRDefault="00FD5223" w:rsidP="000B458E">
      <w:pPr>
        <w:pStyle w:val="Ttulo3"/>
      </w:pPr>
      <w:bookmarkStart w:id="19" w:name="_Toc192078420"/>
      <w:r w:rsidRPr="00693DE7">
        <w:t>Objetivos</w:t>
      </w:r>
      <w:bookmarkEnd w:id="19"/>
      <w:r w:rsidRPr="00693DE7">
        <w:t xml:space="preserve"> </w:t>
      </w:r>
    </w:p>
    <w:p w14:paraId="7F6D8CEE" w14:textId="20E16FB3" w:rsidR="008743D9" w:rsidRPr="00693DE7" w:rsidRDefault="008743D9" w:rsidP="008743D9">
      <w:pPr>
        <w:rPr>
          <w:rFonts w:cs="Arial"/>
          <w:szCs w:val="24"/>
        </w:rPr>
      </w:pPr>
      <w:r w:rsidRPr="00693DE7">
        <w:rPr>
          <w:rFonts w:cs="Arial"/>
          <w:szCs w:val="24"/>
        </w:rPr>
        <w:t xml:space="preserve">O objetivo geral desta pesquisa é desenvolver </w:t>
      </w:r>
      <w:r w:rsidR="002E4487" w:rsidRPr="00693DE7">
        <w:rPr>
          <w:rFonts w:cs="Arial"/>
          <w:szCs w:val="24"/>
        </w:rPr>
        <w:t xml:space="preserve">uma metodologia para converter as descrições alfanuméricas de um cadastro em objetos geográficos e </w:t>
      </w:r>
      <w:r w:rsidR="00776AE0" w:rsidRPr="00693DE7">
        <w:rPr>
          <w:rFonts w:cs="Arial"/>
          <w:szCs w:val="24"/>
        </w:rPr>
        <w:t>georreferenciá-los. Tendo</w:t>
      </w:r>
      <w:r w:rsidRPr="00693DE7">
        <w:rPr>
          <w:rFonts w:cs="Arial"/>
          <w:szCs w:val="24"/>
        </w:rPr>
        <w:t xml:space="preserve"> como </w:t>
      </w:r>
      <w:r w:rsidR="00776AE0" w:rsidRPr="00693DE7">
        <w:t>objetivos específicos</w:t>
      </w:r>
    </w:p>
    <w:p w14:paraId="2D55AD19" w14:textId="5FDC5FF9" w:rsidR="00554D58" w:rsidRPr="00693DE7" w:rsidDel="008743D9" w:rsidRDefault="00554D58" w:rsidP="00554D58">
      <w:pPr>
        <w:rPr>
          <w:del w:id="20" w:author="Carlos" w:date="2025-03-09T09:04:00Z"/>
        </w:rPr>
      </w:pPr>
    </w:p>
    <w:p w14:paraId="0D244D50" w14:textId="0DE700B1" w:rsidR="00FD5223" w:rsidRPr="00693DE7" w:rsidRDefault="0003394F" w:rsidP="00710CEE">
      <w:pPr>
        <w:pStyle w:val="PargrafodaLista"/>
        <w:numPr>
          <w:ilvl w:val="0"/>
          <w:numId w:val="7"/>
        </w:numPr>
      </w:pPr>
      <w:r w:rsidRPr="00693DE7">
        <w:t>R</w:t>
      </w:r>
      <w:r w:rsidR="00FD5223" w:rsidRPr="00693DE7">
        <w:t xml:space="preserve">ealizar o reconhecimento óptico de caracteres (OCR) dos manuais do CIATA para gerar documentos PDF indexáveis; </w:t>
      </w:r>
    </w:p>
    <w:p w14:paraId="44B6BD52" w14:textId="7212386D" w:rsidR="00FD5223" w:rsidRPr="00693DE7" w:rsidRDefault="00FD5223" w:rsidP="00710CEE">
      <w:pPr>
        <w:pStyle w:val="PargrafodaLista"/>
        <w:numPr>
          <w:ilvl w:val="0"/>
          <w:numId w:val="7"/>
        </w:numPr>
      </w:pPr>
      <w:r w:rsidRPr="00693DE7">
        <w:t xml:space="preserve">Definir o conjunto mínimo de atributos textuais necessários para a criação de imagens representativas da distribuição da malha de lotes urbanas; </w:t>
      </w:r>
    </w:p>
    <w:p w14:paraId="3189C2AA" w14:textId="400B9B4B" w:rsidR="00FD5223" w:rsidRPr="00693DE7" w:rsidRDefault="00FD5223" w:rsidP="00710CEE">
      <w:pPr>
        <w:pStyle w:val="PargrafodaLista"/>
        <w:numPr>
          <w:ilvl w:val="0"/>
          <w:numId w:val="7"/>
        </w:numPr>
      </w:pPr>
      <w:r w:rsidRPr="00693DE7">
        <w:lastRenderedPageBreak/>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21" w:name="_Toc192078423"/>
      <w:r w:rsidRPr="00693DE7">
        <w:lastRenderedPageBreak/>
        <w:t>fundamentação teórica</w:t>
      </w:r>
      <w:bookmarkEnd w:id="21"/>
    </w:p>
    <w:p w14:paraId="2FD06074" w14:textId="0587EC36" w:rsidR="001D772A" w:rsidRPr="00693DE7" w:rsidRDefault="001D772A" w:rsidP="001D772A">
      <w:commentRangeStart w:id="22"/>
      <w:r w:rsidRPr="00693DE7">
        <w:t xml:space="preserve">Para que o georreferenciamento simplificado proposto </w:t>
      </w:r>
      <w:r w:rsidR="00C972D9" w:rsidRPr="00693DE7">
        <w:t>neste</w:t>
      </w:r>
      <w:r w:rsidRPr="00693DE7">
        <w:t xml:space="preserve"> p</w:t>
      </w:r>
      <w:r w:rsidR="00FA2ADE" w:rsidRPr="00693DE7">
        <w:t xml:space="preserve">rojeto </w:t>
      </w:r>
      <w:r w:rsidRPr="00693DE7">
        <w:t>chegue a bom termo é necessário que o cadastro descritivo tenha algumas características:</w:t>
      </w:r>
    </w:p>
    <w:p w14:paraId="6811129D" w14:textId="661167FD" w:rsidR="001D772A" w:rsidRPr="00693DE7" w:rsidRDefault="001D772A" w:rsidP="001D772A">
      <w:r w:rsidRPr="00693DE7">
        <w:t xml:space="preserve">- </w:t>
      </w:r>
      <w:r w:rsidR="00FA2ADE" w:rsidRPr="00693DE7">
        <w:t>Exista</w:t>
      </w:r>
      <w:r w:rsidRPr="00693DE7">
        <w:t xml:space="preserve"> um atributo que permita identificar a quadra em que o endereço está alocado;</w:t>
      </w:r>
    </w:p>
    <w:p w14:paraId="7203EE05" w14:textId="5EAB261B" w:rsidR="001D772A" w:rsidRPr="00693DE7" w:rsidRDefault="001D772A" w:rsidP="001D772A">
      <w:r w:rsidRPr="00693DE7">
        <w:t xml:space="preserve">- </w:t>
      </w:r>
      <w:r w:rsidR="00FA2ADE" w:rsidRPr="00693DE7">
        <w:t>Exista</w:t>
      </w:r>
      <w:r w:rsidRPr="00693DE7">
        <w:t xml:space="preserve"> um atributo contendo a dimensão da testada do lote (largura do lote voltada para a rua)</w:t>
      </w:r>
      <w:r w:rsidR="007A61C6" w:rsidRPr="00693DE7">
        <w:t>.</w:t>
      </w:r>
    </w:p>
    <w:p w14:paraId="58949A5D" w14:textId="165DAC70" w:rsidR="00DD4774" w:rsidRPr="00693DE7" w:rsidRDefault="00FA2ADE" w:rsidP="001D772A">
      <w:r w:rsidRPr="00693DE7">
        <w:t xml:space="preserve">- </w:t>
      </w:r>
      <w:r w:rsidR="0061733B" w:rsidRPr="00693DE7">
        <w:t xml:space="preserve">A profundidade do </w:t>
      </w:r>
      <w:r w:rsidR="008F0072" w:rsidRPr="00693DE7">
        <w:t xml:space="preserve">lote </w:t>
      </w:r>
      <w:r w:rsidR="0079778D" w:rsidRPr="00693DE7">
        <w:t xml:space="preserve">é opcional, mas melhora consideravelmente a </w:t>
      </w:r>
      <w:r w:rsidR="00437D8C" w:rsidRPr="00693DE7">
        <w:t>precisão do</w:t>
      </w:r>
      <w:r w:rsidR="0079778D" w:rsidRPr="00693DE7">
        <w:t xml:space="preserve"> </w:t>
      </w:r>
      <w:r w:rsidR="00401F9D" w:rsidRPr="00693DE7">
        <w:t>polígono gerado</w:t>
      </w:r>
      <w:r w:rsidR="00437D8C" w:rsidRPr="00693DE7">
        <w:t>.</w:t>
      </w:r>
    </w:p>
    <w:p w14:paraId="600D58AA" w14:textId="77777777" w:rsidR="00287CAA" w:rsidRPr="00693DE7" w:rsidRDefault="001D772A" w:rsidP="001D772A">
      <w:r w:rsidRPr="00693DE7">
        <w:t>Essas características são facilmente encontradas em cadastros imobiliários criados com base no Projeto CIATA.</w:t>
      </w:r>
      <w:r w:rsidR="00175E7E" w:rsidRPr="00693DE7">
        <w:t xml:space="preserve"> Em especial, a forma como as parcelas são identificadas</w:t>
      </w:r>
      <w:r w:rsidR="000F03B4" w:rsidRPr="00693DE7">
        <w:t xml:space="preserve"> </w:t>
      </w:r>
      <w:r w:rsidR="00980099" w:rsidRPr="00693DE7">
        <w:t>no projeto original</w:t>
      </w:r>
      <w:r w:rsidR="00175E7E" w:rsidRPr="00693DE7">
        <w:t xml:space="preserve">, em uma sequência de caracteres representando distrito, setor, quadra, lote, unidade e edificação (DD.SS.QQQ.LLLL.UUU-EEE) </w:t>
      </w:r>
      <w:r w:rsidR="00777ACD" w:rsidRPr="00693DE7">
        <w:fldChar w:fldCharType="begin"/>
      </w:r>
      <w:r w:rsidR="00777ACD" w:rsidRPr="00693DE7">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rsidRPr="00693DE7">
        <w:fldChar w:fldCharType="separate"/>
      </w:r>
      <w:r w:rsidR="00777ACD" w:rsidRPr="00693DE7">
        <w:rPr>
          <w:rFonts w:cs="Arial"/>
        </w:rPr>
        <w:t>(Amorim, 2018)</w:t>
      </w:r>
      <w:r w:rsidR="00777ACD" w:rsidRPr="00693DE7">
        <w:fldChar w:fldCharType="end"/>
      </w:r>
      <w:r w:rsidR="00175E7E" w:rsidRPr="00693DE7">
        <w:t>, é muito conveniente para a conversão de alguns cadastros textuais incompletos para cadastros georreferenciados.</w:t>
      </w:r>
      <w:commentRangeEnd w:id="22"/>
      <w:r w:rsidR="008743D9" w:rsidRPr="00693DE7">
        <w:rPr>
          <w:rStyle w:val="Refdecomentrio"/>
        </w:rPr>
        <w:commentReference w:id="22"/>
      </w:r>
    </w:p>
    <w:p w14:paraId="1BCF1F9E" w14:textId="7018E9DB" w:rsidR="001D772A" w:rsidRPr="00693DE7" w:rsidRDefault="00287CAA" w:rsidP="00287CAA">
      <w:commentRangeStart w:id="23"/>
      <w:r w:rsidRPr="00693DE7">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rsidRPr="00693DE7">
        <w:fldChar w:fldCharType="begin"/>
      </w:r>
      <w:r w:rsidR="00AC5F17" w:rsidRPr="00693DE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rsidRPr="00693DE7">
        <w:fldChar w:fldCharType="separate"/>
      </w:r>
      <w:r w:rsidR="00AC5F17" w:rsidRPr="00693DE7">
        <w:rPr>
          <w:rFonts w:cs="Arial"/>
        </w:rPr>
        <w:t>(Amorim, 2018)</w:t>
      </w:r>
      <w:r w:rsidR="00AC5F17" w:rsidRPr="00693DE7">
        <w:fldChar w:fldCharType="end"/>
      </w:r>
      <w:r w:rsidRPr="00693DE7">
        <w:t>, revela-se extremamente conveniente para a conversão de alguns cadastros textuais incompletos em cadastros georreferenciados.</w:t>
      </w:r>
    </w:p>
    <w:p w14:paraId="78A8F1C1" w14:textId="4D44E6B4" w:rsidR="00FC66AC" w:rsidRPr="00693DE7" w:rsidRDefault="00FC66AC" w:rsidP="001D772A">
      <w:r w:rsidRPr="00693DE7">
        <w:t xml:space="preserve">Também é relevante analisar as possibilidades abertas pela publicação, pelo IBGE, do Cadastro Nacional de Endereços para Fins Estatísticos - CNEFE.  </w:t>
      </w:r>
      <w:commentRangeEnd w:id="23"/>
      <w:r w:rsidR="008743D9" w:rsidRPr="00693DE7">
        <w:rPr>
          <w:rStyle w:val="Refdecomentrio"/>
        </w:rPr>
        <w:commentReference w:id="23"/>
      </w:r>
    </w:p>
    <w:p w14:paraId="73FCB627" w14:textId="77777777" w:rsidR="001D772A" w:rsidRPr="00693DE7" w:rsidRDefault="001D772A" w:rsidP="000B085C">
      <w:pPr>
        <w:pStyle w:val="Ttulo2"/>
      </w:pPr>
      <w:bookmarkStart w:id="24" w:name="_Toc192078424"/>
      <w:r w:rsidRPr="00693DE7">
        <w:t>O CIATA</w:t>
      </w:r>
      <w:bookmarkEnd w:id="24"/>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25"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 xml:space="preserve">Land </w:t>
      </w:r>
      <w:proofErr w:type="spellStart"/>
      <w:r w:rsidRPr="00693DE7">
        <w:rPr>
          <w:i/>
        </w:rPr>
        <w:t>Administration</w:t>
      </w:r>
      <w:proofErr w:type="spellEnd"/>
      <w:r w:rsidRPr="00693DE7">
        <w:rPr>
          <w:i/>
        </w:rPr>
        <w:t xml:space="preserve"> Domain Model</w:t>
      </w:r>
      <w:r w:rsidRPr="00693DE7">
        <w:t xml:space="preserve">). </w:t>
      </w:r>
    </w:p>
    <w:p w14:paraId="2B6A8539" w14:textId="7381D494" w:rsidR="001D772A" w:rsidRPr="00693DE7" w:rsidRDefault="001D772A" w:rsidP="001D772A">
      <w:r w:rsidRPr="00693DE7">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26" w:name="_Toc183090298"/>
      <w:bookmarkStart w:id="27" w:name="_Toc192078425"/>
      <w:r w:rsidRPr="00693DE7">
        <w:t>Modelo conceitual</w:t>
      </w:r>
      <w:bookmarkEnd w:id="26"/>
      <w:r w:rsidRPr="00693DE7">
        <w:t xml:space="preserve"> </w:t>
      </w:r>
      <w:r w:rsidR="00A35335" w:rsidRPr="00693DE7">
        <w:t>d</w:t>
      </w:r>
      <w:r w:rsidRPr="00693DE7">
        <w:t xml:space="preserve">o </w:t>
      </w:r>
      <w:r w:rsidR="00A35335" w:rsidRPr="00693DE7">
        <w:t>CIATA</w:t>
      </w:r>
      <w:bookmarkEnd w:id="27"/>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28" w:name="_Toc183090299"/>
      <w:bookmarkStart w:id="29" w:name="_Ref191671060"/>
      <w:bookmarkStart w:id="30" w:name="_Toc192078426"/>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28"/>
      <w:r w:rsidR="00AE4395" w:rsidRPr="00693DE7">
        <w:t xml:space="preserve">ecnológico do </w:t>
      </w:r>
      <w:r w:rsidRPr="00693DE7">
        <w:t>CIATA</w:t>
      </w:r>
      <w:bookmarkEnd w:id="29"/>
      <w:bookmarkEnd w:id="30"/>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31" w:name="_Toc183090300"/>
      <w:bookmarkStart w:id="32" w:name="_Toc192078427"/>
      <w:r w:rsidRPr="00693DE7">
        <w:lastRenderedPageBreak/>
        <w:t>Custo dos equipamentos</w:t>
      </w:r>
      <w:bookmarkEnd w:id="31"/>
      <w:bookmarkEnd w:id="32"/>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33" w:name="_Toc183090301"/>
      <w:bookmarkStart w:id="34" w:name="_Toc192078428"/>
      <w:r w:rsidRPr="00693DE7">
        <w:t>Memória secundária LIMITADA</w:t>
      </w:r>
      <w:bookmarkEnd w:id="33"/>
      <w:bookmarkEnd w:id="34"/>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693DE7">
        <w:lastRenderedPageBreak/>
        <w:t>endereço, entre outros. A chave geralmente não possui referência a nenhum atributo da tabela ou externo a ela.</w:t>
      </w:r>
    </w:p>
    <w:p w14:paraId="6CA4E9C0" w14:textId="1C831131"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commentRangeStart w:id="35"/>
      <w:commentRangeEnd w:id="35"/>
      <w:r w:rsidR="00D50A5F" w:rsidRPr="00693DE7">
        <w:rPr>
          <w:rStyle w:val="Refdecomentrio"/>
        </w:rPr>
        <w:commentReference w:id="35"/>
      </w:r>
      <w:r w:rsidR="001D2AA7" w:rsidRPr="00693DE7">
        <w:fldChar w:fldCharType="begin"/>
      </w:r>
      <w:r w:rsidR="001D2AA7" w:rsidRPr="00693DE7">
        <w:instrText xml:space="preserve"> REF _Ref192485580 \h </w:instrText>
      </w:r>
      <w:r w:rsidR="001D2AA7" w:rsidRPr="00693DE7">
        <w:fldChar w:fldCharType="separate"/>
      </w:r>
      <w:r w:rsidR="001D2AA7" w:rsidRPr="00693DE7">
        <w:t>Tabela 2</w:t>
      </w:r>
      <w:r w:rsidR="001D2AA7" w:rsidRPr="00693DE7">
        <w:fldChar w:fldCharType="end"/>
      </w:r>
      <w:r w:rsidR="001D2AA7" w:rsidRPr="00693DE7">
        <w:t xml:space="preserve"> e </w:t>
      </w:r>
      <w:r w:rsidRPr="00693DE7">
        <w:t>Figura 2).</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proofErr w:type="gramStart"/>
      <w:r w:rsidRPr="00693DE7">
        <w:t>nos dias atuais</w:t>
      </w:r>
      <w:proofErr w:type="gramEnd"/>
      <w:r w:rsidRPr="00693DE7">
        <w:t>, ela era comum na época da implementação do CIATA.</w:t>
      </w:r>
    </w:p>
    <w:p w14:paraId="0DA85EF8" w14:textId="659DE40A" w:rsidR="004409CC" w:rsidRPr="00693DE7" w:rsidRDefault="004409CC" w:rsidP="00145C4C">
      <w:pPr>
        <w:pStyle w:val="Legenda"/>
      </w:pPr>
    </w:p>
    <w:p w14:paraId="6E46FDCC" w14:textId="058D4AFB" w:rsidR="00186BC3" w:rsidRPr="00693DE7" w:rsidRDefault="00186BC3" w:rsidP="00186BC3">
      <w:pPr>
        <w:pStyle w:val="Legenda"/>
      </w:pPr>
      <w:bookmarkStart w:id="36" w:name="_Ref192485580"/>
      <w:r w:rsidRPr="00693DE7">
        <w:t xml:space="preserve">Tabela </w:t>
      </w:r>
      <w:fldSimple w:instr=" SEQ Tabela \* ARABIC ">
        <w:r w:rsidR="00693DE7">
          <w:rPr>
            <w:noProof/>
          </w:rPr>
          <w:t>2</w:t>
        </w:r>
      </w:fldSimple>
      <w:bookmarkEnd w:id="36"/>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38C52C2D" w:rsidR="004409CC" w:rsidRPr="00693DE7" w:rsidRDefault="004409CC" w:rsidP="00145C4C">
      <w:pPr>
        <w:pStyle w:val="Legenda"/>
      </w:pPr>
      <w:bookmarkStart w:id="37" w:name="_Ref182853822"/>
      <w:r w:rsidRPr="00693DE7">
        <w:t xml:space="preserve">Figura </w:t>
      </w:r>
      <w:fldSimple w:instr=" SEQ Figura \* ARABIC ">
        <w:r w:rsidR="00DA330B">
          <w:rPr>
            <w:noProof/>
          </w:rPr>
          <w:t>1</w:t>
        </w:r>
      </w:fldSimple>
      <w:r w:rsidRPr="00693DE7">
        <w:t>:Trecho do manual do CIATA</w:t>
      </w:r>
      <w:bookmarkEnd w:id="37"/>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38" w:name="_Toc183090302"/>
      <w:bookmarkStart w:id="39" w:name="_Toc192078429"/>
      <w:r w:rsidRPr="00693DE7">
        <w:t xml:space="preserve">Linguagens de programação </w:t>
      </w:r>
      <w:proofErr w:type="spellStart"/>
      <w:r w:rsidRPr="00693DE7">
        <w:t>Pré-SGBDs</w:t>
      </w:r>
      <w:bookmarkEnd w:id="38"/>
      <w:bookmarkEnd w:id="39"/>
      <w:proofErr w:type="spellEnd"/>
    </w:p>
    <w:p w14:paraId="72B4FEEC" w14:textId="77777777" w:rsidR="004409CC" w:rsidRPr="00693DE7" w:rsidRDefault="004409CC" w:rsidP="004409CC">
      <w:r w:rsidRPr="00693DE7">
        <w:t xml:space="preserve">As linguagens de programação dominantes na época em que o CIATA foi definido eram COBOL, LISP e FORTRAN. Nenhuma dessas linguagens possuía </w:t>
      </w:r>
      <w:r w:rsidRPr="00693DE7">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w:t>
      </w:r>
      <w:proofErr w:type="spellStart"/>
      <w:r w:rsidRPr="00693DE7">
        <w:t>SGBDs</w:t>
      </w:r>
      <w:proofErr w:type="spellEnd"/>
      <w:r w:rsidRPr="00693DE7">
        <w:t xml:space="preserve">) no final da década de 1960. Contudo, os </w:t>
      </w:r>
      <w:proofErr w:type="spellStart"/>
      <w:r w:rsidRPr="00693DE7">
        <w:t>SGBDs</w:t>
      </w:r>
      <w:proofErr w:type="spellEnd"/>
      <w:r w:rsidRPr="00693DE7">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w:t>
      </w:r>
      <w:proofErr w:type="spellStart"/>
      <w:r w:rsidRPr="00693DE7">
        <w:t>SGBDs</w:t>
      </w:r>
      <w:proofErr w:type="spellEnd"/>
      <w:r w:rsidRPr="00693DE7">
        <w:t xml:space="preserve">,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40" w:name="_Toc192078430"/>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w:t>
      </w:r>
      <w:proofErr w:type="spellStart"/>
      <w:r w:rsidR="001D772A" w:rsidRPr="00693DE7">
        <w:rPr>
          <w:i/>
        </w:rPr>
        <w:t>P</w:t>
      </w:r>
      <w:r w:rsidR="00104F9F" w:rsidRPr="00693DE7">
        <w:rPr>
          <w:i/>
        </w:rPr>
        <w:t>urpose</w:t>
      </w:r>
      <w:proofErr w:type="spellEnd"/>
      <w:r w:rsidR="00104F9F" w:rsidRPr="00693DE7">
        <w:t xml:space="preserve"> </w:t>
      </w:r>
      <w:bookmarkEnd w:id="40"/>
    </w:p>
    <w:p w14:paraId="397AC2CE" w14:textId="438D7144" w:rsidR="001D772A" w:rsidRPr="00693DE7" w:rsidRDefault="001D772A" w:rsidP="001D772A">
      <w:r w:rsidRPr="00693DE7">
        <w:t xml:space="preserve">O conceito de </w:t>
      </w:r>
      <w:r w:rsidR="00CF288B" w:rsidRPr="00693DE7">
        <w:rPr>
          <w:i/>
        </w:rPr>
        <w:t>Fit-For-</w:t>
      </w:r>
      <w:proofErr w:type="spellStart"/>
      <w:r w:rsidR="00CF288B" w:rsidRPr="00693DE7">
        <w:rPr>
          <w:i/>
        </w:rPr>
        <w:t>Purpose</w:t>
      </w:r>
      <w:proofErr w:type="spellEnd"/>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commentRangeStart w:id="41"/>
      <w:r w:rsidR="00E14E65" w:rsidRPr="00693DE7">
        <w:rPr>
          <w:i/>
          <w:iCs/>
        </w:rPr>
        <w:t>Fit-For-</w:t>
      </w:r>
      <w:proofErr w:type="spellStart"/>
      <w:r w:rsidR="00E14E65" w:rsidRPr="00693DE7">
        <w:rPr>
          <w:i/>
          <w:iCs/>
        </w:rPr>
        <w:t>Purpose</w:t>
      </w:r>
      <w:proofErr w:type="spellEnd"/>
      <w:r w:rsidR="00E14E65" w:rsidRPr="00693DE7">
        <w:t xml:space="preserve"> </w:t>
      </w:r>
      <w:commentRangeEnd w:id="41"/>
      <w:r w:rsidR="00D50A5F" w:rsidRPr="00693DE7">
        <w:rPr>
          <w:rStyle w:val="Refdecomentrio"/>
        </w:rPr>
        <w:commentReference w:id="41"/>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 xml:space="preserve">Essa abordagem oferece um caminho promissor para superar os desafios recorrentes na implantação de um cadastro territorial funcional, como a escassez de recursos financeiros e de capacidade técnica. Ela permite que municípios adotem </w:t>
      </w:r>
      <w:r w:rsidRPr="00693DE7">
        <w:lastRenderedPageBreak/>
        <w:t>soluções graduais e incrementais, iniciando o cadastro com informações básicas e representações espaciais menos precisas, com a perspectiva de aprimoramento contínuo ao longo do tempo</w:t>
      </w:r>
      <w:r w:rsidR="000A731D" w:rsidRPr="00693DE7">
        <w:t xml:space="preserve"> </w:t>
      </w:r>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w:t>
      </w:r>
      <w:proofErr w:type="spellStart"/>
      <w:r w:rsidR="00E14E65" w:rsidRPr="00693DE7">
        <w:rPr>
          <w:i/>
        </w:rPr>
        <w:t>Purpose</w:t>
      </w:r>
      <w:proofErr w:type="spellEnd"/>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42" w:name="_Toc183090305"/>
      <w:bookmarkStart w:id="43" w:name="_Toc192078431"/>
      <w:r w:rsidRPr="00693DE7">
        <w:t xml:space="preserve">O CIATA </w:t>
      </w:r>
      <w:r w:rsidR="00E14E65" w:rsidRPr="00693DE7">
        <w:t>e o</w:t>
      </w:r>
      <w:r w:rsidRPr="00693DE7">
        <w:t xml:space="preserve"> LADM</w:t>
      </w:r>
      <w:bookmarkEnd w:id="42"/>
      <w:bookmarkEnd w:id="43"/>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 xml:space="preserve">Land </w:t>
      </w:r>
      <w:proofErr w:type="spellStart"/>
      <w:r w:rsidRPr="00693DE7">
        <w:rPr>
          <w:i/>
          <w:iCs/>
          <w:lang w:eastAsia="pt-BR"/>
        </w:rPr>
        <w:t>Administration</w:t>
      </w:r>
      <w:proofErr w:type="spellEnd"/>
      <w:r w:rsidRPr="00693DE7">
        <w:rPr>
          <w:i/>
          <w:iCs/>
          <w:lang w:eastAsia="pt-BR"/>
        </w:rPr>
        <w:t xml:space="preserve">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xml:space="preserve">) que apresenta as classes e os atributos mais relevantes de um sistema de cadastro. Classes são estruturas que definem o modelo de dados de um </w:t>
      </w:r>
      <w:r w:rsidRPr="00693DE7">
        <w:rPr>
          <w:lang w:eastAsia="pt-BR"/>
        </w:rPr>
        <w:lastRenderedPageBreak/>
        <w:t>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Figura 4</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39C31B2A" w:rsidR="001D772A" w:rsidRPr="00693DE7" w:rsidRDefault="001D772A" w:rsidP="00145C4C">
      <w:pPr>
        <w:pStyle w:val="Legenda"/>
      </w:pPr>
      <w:bookmarkStart w:id="44" w:name="_Ref184328056"/>
      <w:r w:rsidRPr="00693DE7">
        <w:t xml:space="preserve">Figura </w:t>
      </w:r>
      <w:fldSimple w:instr=" SEQ Figura \* ARABIC ">
        <w:r w:rsidR="00DA330B">
          <w:rPr>
            <w:noProof/>
          </w:rPr>
          <w:t>2</w:t>
        </w:r>
      </w:fldSimple>
      <w:bookmarkEnd w:id="44"/>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w:t>
      </w:r>
      <w:proofErr w:type="spellStart"/>
      <w:r w:rsidR="001D772A" w:rsidRPr="00693DE7">
        <w:rPr>
          <w:lang w:eastAsia="pt-BR"/>
        </w:rPr>
        <w:t>subpacote</w:t>
      </w:r>
      <w:proofErr w:type="spellEnd"/>
      <w:r w:rsidR="001D772A" w:rsidRPr="00693DE7">
        <w:rPr>
          <w:lang w:eastAsia="pt-BR"/>
        </w:rPr>
        <w:t xml:space="preserv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(Panchiniak,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Este pacote representa as pessoas, grupos e/ou organizações relacionadas às unidades espaciais. As classes neste pacote incluem </w:t>
      </w:r>
      <w:proofErr w:type="spellStart"/>
      <w:r w:rsidRPr="00693DE7">
        <w:rPr>
          <w:lang w:eastAsia="pt-BR"/>
        </w:rPr>
        <w:t>LA_Party</w:t>
      </w:r>
      <w:proofErr w:type="spellEnd"/>
      <w:r w:rsidRPr="00693DE7">
        <w:rPr>
          <w:lang w:eastAsia="pt-BR"/>
        </w:rPr>
        <w:t xml:space="preserve">, </w:t>
      </w:r>
      <w:proofErr w:type="spellStart"/>
      <w:r w:rsidRPr="00693DE7">
        <w:rPr>
          <w:lang w:eastAsia="pt-BR"/>
        </w:rPr>
        <w:t>LA_GroupParty</w:t>
      </w:r>
      <w:proofErr w:type="spellEnd"/>
      <w:r w:rsidRPr="00693DE7">
        <w:rPr>
          <w:lang w:eastAsia="pt-BR"/>
        </w:rPr>
        <w:t xml:space="preserve"> e </w:t>
      </w:r>
      <w:proofErr w:type="spellStart"/>
      <w:r w:rsidRPr="00693DE7">
        <w:rPr>
          <w:lang w:eastAsia="pt-BR"/>
        </w:rPr>
        <w:t>LA_PartyMember</w:t>
      </w:r>
      <w:proofErr w:type="spellEnd"/>
      <w:r w:rsidRPr="00693DE7">
        <w:rPr>
          <w:lang w:eastAsia="pt-BR"/>
        </w:rPr>
        <w:t>;</w:t>
      </w:r>
    </w:p>
    <w:p w14:paraId="5E412B3B" w14:textId="77777777" w:rsidR="001D772A" w:rsidRPr="00693DE7" w:rsidRDefault="001D772A" w:rsidP="001D772A">
      <w:pPr>
        <w:rPr>
          <w:lang w:eastAsia="pt-BR"/>
        </w:rPr>
      </w:pPr>
      <w:proofErr w:type="spellStart"/>
      <w:r w:rsidRPr="00693DE7">
        <w:rPr>
          <w:b/>
          <w:bCs/>
          <w:lang w:eastAsia="pt-BR"/>
        </w:rPr>
        <w:lastRenderedPageBreak/>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05246495" w14:textId="77777777" w:rsidR="001D772A" w:rsidRPr="00693DE7" w:rsidRDefault="001D772A" w:rsidP="001D772A">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60335C0D" w14:textId="77777777" w:rsidR="001D772A" w:rsidRPr="00693DE7" w:rsidRDefault="001D772A" w:rsidP="001D772A">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xml:space="preserve">,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2D5F5A35" w14:textId="38E3A633"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Figura 5</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31E946A5" w:rsidR="001D772A" w:rsidRPr="00693DE7" w:rsidRDefault="001D772A" w:rsidP="00145C4C">
      <w:pPr>
        <w:pStyle w:val="Legenda"/>
      </w:pPr>
      <w:bookmarkStart w:id="45" w:name="_Ref184370336"/>
      <w:commentRangeStart w:id="46"/>
      <w:r w:rsidRPr="00693DE7">
        <w:t xml:space="preserve">Figura </w:t>
      </w:r>
      <w:fldSimple w:instr=" SEQ Figura \* ARABIC ">
        <w:r w:rsidR="00DA330B">
          <w:rPr>
            <w:noProof/>
          </w:rPr>
          <w:t>3</w:t>
        </w:r>
      </w:fldSimple>
      <w:bookmarkEnd w:id="45"/>
      <w:r w:rsidRPr="00693DE7">
        <w:t>: Classes básicas (pacotes) do LADM</w:t>
      </w:r>
      <w:commentRangeEnd w:id="46"/>
      <w:r w:rsidR="009136FD" w:rsidRPr="00693DE7">
        <w:rPr>
          <w:rStyle w:val="Refdecomentrio"/>
          <w:iCs w:val="0"/>
        </w:rPr>
        <w:commentReference w:id="46"/>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48C0D940" w:rsidR="001D772A" w:rsidRPr="00693DE7" w:rsidRDefault="001D772A" w:rsidP="001D772A">
      <w:pPr>
        <w:rPr>
          <w:lang w:eastAsia="pt-BR"/>
        </w:rPr>
      </w:pPr>
      <w:r w:rsidRPr="00693DE7">
        <w:rPr>
          <w:lang w:eastAsia="pt-BR"/>
        </w:rPr>
        <w:t xml:space="preserve">O LADM apresenta fortes influências do modelo relacional </w:t>
      </w:r>
      <w:commentRangeStart w:id="47"/>
      <w:r w:rsidRPr="00693DE7">
        <w:rPr>
          <w:lang w:eastAsia="pt-BR"/>
        </w:rPr>
        <w:t xml:space="preserve">proposto por Edgar </w:t>
      </w:r>
      <w:proofErr w:type="spellStart"/>
      <w:r w:rsidRPr="00693DE7">
        <w:rPr>
          <w:lang w:eastAsia="pt-BR"/>
        </w:rPr>
        <w:t>Codd</w:t>
      </w:r>
      <w:commentRangeEnd w:id="47"/>
      <w:proofErr w:type="spellEnd"/>
      <w:r w:rsidR="009136FD" w:rsidRPr="00693DE7">
        <w:rPr>
          <w:rStyle w:val="Refdecomentrio"/>
        </w:rPr>
        <w:commentReference w:id="47"/>
      </w:r>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F11B66" w:rsidRPr="00693DE7">
        <w:rPr>
          <w:rFonts w:cs="Arial"/>
        </w:rPr>
        <w:t xml:space="preserve">citado por </w:t>
      </w:r>
      <w:r w:rsidR="00E322C8" w:rsidRPr="00693DE7">
        <w:rPr>
          <w:rFonts w:cs="Arial"/>
        </w:rPr>
        <w:t>Date, 2004)</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Figura 6</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w:t>
      </w:r>
      <w:r w:rsidRPr="00693DE7">
        <w:rPr>
          <w:lang w:eastAsia="pt-BR"/>
        </w:rPr>
        <w:lastRenderedPageBreak/>
        <w:t>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5E4BD8E2" w:rsidR="001D772A" w:rsidRPr="00693DE7" w:rsidRDefault="001D772A" w:rsidP="00145C4C">
      <w:pPr>
        <w:pStyle w:val="Legenda"/>
      </w:pPr>
      <w:bookmarkStart w:id="48" w:name="_Ref184571121"/>
      <w:r w:rsidRPr="00693DE7">
        <w:t xml:space="preserve">Figura </w:t>
      </w:r>
      <w:fldSimple w:instr=" SEQ Figura \* ARABIC ">
        <w:r w:rsidR="00DA330B">
          <w:rPr>
            <w:noProof/>
          </w:rPr>
          <w:t>4</w:t>
        </w:r>
      </w:fldSimple>
      <w:bookmarkEnd w:id="48"/>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Figura 7</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157373B0"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Tabela 2</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692AC7EA" w:rsidR="001D772A" w:rsidRPr="00693DE7" w:rsidRDefault="001D772A" w:rsidP="00145C4C">
      <w:pPr>
        <w:pStyle w:val="Legenda"/>
      </w:pPr>
      <w:bookmarkStart w:id="49" w:name="_Ref184572123"/>
      <w:r w:rsidRPr="00693DE7">
        <w:lastRenderedPageBreak/>
        <w:t xml:space="preserve">Figura </w:t>
      </w:r>
      <w:fldSimple w:instr=" SEQ Figura \* ARABIC ">
        <w:r w:rsidR="00DA330B">
          <w:rPr>
            <w:noProof/>
          </w:rPr>
          <w:t>5</w:t>
        </w:r>
      </w:fldSimple>
      <w:bookmarkEnd w:id="49"/>
      <w:r w:rsidRPr="00693DE7">
        <w:t xml:space="preserve">: Associação </w:t>
      </w:r>
      <w:proofErr w:type="spellStart"/>
      <w:r w:rsidRPr="00693DE7">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4D78E2E4" w:rsidR="001D772A" w:rsidRPr="00693DE7" w:rsidRDefault="001D772A" w:rsidP="00145C4C">
      <w:pPr>
        <w:pStyle w:val="Legenda"/>
      </w:pPr>
      <w:bookmarkStart w:id="50" w:name="_Ref192077634"/>
      <w:commentRangeStart w:id="51"/>
      <w:r w:rsidRPr="00693DE7">
        <w:t xml:space="preserve">Tabela </w:t>
      </w:r>
      <w:fldSimple w:instr=" SEQ Tabela \* ARABIC ">
        <w:r w:rsidR="00693DE7">
          <w:rPr>
            <w:noProof/>
          </w:rPr>
          <w:t>3</w:t>
        </w:r>
      </w:fldSimple>
      <w:bookmarkEnd w:id="50"/>
      <w:r w:rsidRPr="00693DE7">
        <w:t>: Comparando CIATA e LADM: Contextos e Propósitos Distintos</w:t>
      </w:r>
      <w:commentRangeEnd w:id="51"/>
      <w:r w:rsidR="009136FD" w:rsidRPr="00693DE7">
        <w:rPr>
          <w:rStyle w:val="Refdecomentrio"/>
          <w:iCs w:val="0"/>
        </w:rPr>
        <w:commentReference w:id="51"/>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693DE7">
              <w:rPr>
                <w:rFonts w:eastAsia="Times New Roman" w:cs="Arial"/>
                <w:szCs w:val="24"/>
                <w:lang w:eastAsia="pt-BR"/>
              </w:rPr>
              <w:t>Fornecer</w:t>
            </w:r>
            <w:proofErr w:type="spellEnd"/>
            <w:r w:rsidRPr="00693DE7">
              <w:rPr>
                <w:rFonts w:eastAsia="Times New Roman" w:cs="Arial"/>
                <w:szCs w:val="24"/>
                <w:lang w:eastAsia="pt-BR"/>
              </w:rPr>
              <w:t xml:space="preserve">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52" w:name="_Toc183090307"/>
      <w:bookmarkStart w:id="53" w:name="_Toc192078432"/>
      <w:r w:rsidRPr="00693DE7">
        <w:rPr>
          <w:rFonts w:eastAsia="Times New Roman"/>
          <w:lang w:eastAsia="pt-BR"/>
        </w:rPr>
        <w:t>Ciata e o CTM</w:t>
      </w:r>
      <w:bookmarkEnd w:id="52"/>
      <w:bookmarkEnd w:id="53"/>
    </w:p>
    <w:p w14:paraId="17C3617E" w14:textId="0A5773F7"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F147C0" w:rsidRPr="00693DE7">
        <w:t>Tabela 3</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0AB083A7" w:rsidR="00AF475B" w:rsidRPr="00693DE7" w:rsidRDefault="00AF475B" w:rsidP="00145C4C">
      <w:pPr>
        <w:pStyle w:val="Legenda"/>
      </w:pPr>
      <w:bookmarkStart w:id="54" w:name="_Ref191479803"/>
      <w:r w:rsidRPr="00693DE7">
        <w:t xml:space="preserve">Tabela </w:t>
      </w:r>
      <w:fldSimple w:instr=" SEQ Tabela \* ARABIC ">
        <w:r w:rsidR="00693DE7">
          <w:rPr>
            <w:noProof/>
          </w:rPr>
          <w:t>4</w:t>
        </w:r>
      </w:fldSimple>
      <w:bookmarkEnd w:id="54"/>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commentRangeStart w:id="55"/>
      <w:commentRangeStart w:id="56"/>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commentRangeEnd w:id="55"/>
      <w:r w:rsidRPr="00693DE7">
        <w:rPr>
          <w:rStyle w:val="Refdecomentrio"/>
        </w:rPr>
        <w:commentReference w:id="55"/>
      </w:r>
      <w:commentRangeEnd w:id="56"/>
      <w:r w:rsidR="002C6DD5" w:rsidRPr="00693DE7">
        <w:rPr>
          <w:rStyle w:val="Refdecomentrio"/>
        </w:rPr>
        <w:commentReference w:id="56"/>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5F8B5E7C"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03026" w:rsidRPr="00693DE7">
        <w:t>Figura 8</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proofErr w:type="spellStart"/>
      <w:r w:rsidR="00B22C90" w:rsidRPr="00693DE7">
        <w:rPr>
          <w:i/>
          <w:iCs/>
          <w:lang w:eastAsia="pt-BR"/>
        </w:rPr>
        <w:t>Object</w:t>
      </w:r>
      <w:proofErr w:type="spellEnd"/>
      <w:r w:rsidR="00B22C90" w:rsidRPr="00693DE7">
        <w:rPr>
          <w:i/>
          <w:iCs/>
          <w:lang w:eastAsia="pt-BR"/>
        </w:rPr>
        <w:t xml:space="preserve"> </w:t>
      </w:r>
      <w:proofErr w:type="spellStart"/>
      <w:r w:rsidR="00B22C90" w:rsidRPr="00693DE7">
        <w:rPr>
          <w:i/>
          <w:iCs/>
          <w:lang w:eastAsia="pt-BR"/>
        </w:rPr>
        <w:t>Modeling</w:t>
      </w:r>
      <w:proofErr w:type="spellEnd"/>
      <w:r w:rsidR="00B22C90" w:rsidRPr="00693DE7">
        <w:rPr>
          <w:i/>
          <w:iCs/>
          <w:lang w:eastAsia="pt-BR"/>
        </w:rPr>
        <w:t xml:space="preserve"> </w:t>
      </w:r>
      <w:proofErr w:type="spellStart"/>
      <w:r w:rsidR="00B22C90" w:rsidRPr="00693DE7">
        <w:rPr>
          <w:i/>
          <w:iCs/>
          <w:lang w:eastAsia="pt-BR"/>
        </w:rPr>
        <w:t>Technique</w:t>
      </w:r>
      <w:proofErr w:type="spellEnd"/>
      <w:r w:rsidR="00B22C90" w:rsidRPr="00693DE7">
        <w:rPr>
          <w:i/>
          <w:iCs/>
          <w:lang w:eastAsia="pt-BR"/>
        </w:rPr>
        <w:t xml:space="preserve"> for </w:t>
      </w:r>
      <w:proofErr w:type="spellStart"/>
      <w:r w:rsidR="00B22C90" w:rsidRPr="00693DE7">
        <w:rPr>
          <w:i/>
          <w:iCs/>
          <w:lang w:eastAsia="pt-BR"/>
        </w:rPr>
        <w:t>Geographic</w:t>
      </w:r>
      <w:proofErr w:type="spellEnd"/>
      <w:r w:rsidR="00B22C90" w:rsidRPr="00693DE7">
        <w:rPr>
          <w:i/>
          <w:iCs/>
          <w:lang w:eastAsia="pt-BR"/>
        </w:rPr>
        <w:t xml:space="preserve"> </w:t>
      </w:r>
      <w:proofErr w:type="spellStart"/>
      <w:r w:rsidR="00B22C90" w:rsidRPr="00693DE7">
        <w:rPr>
          <w:i/>
          <w:iCs/>
          <w:lang w:eastAsia="pt-BR"/>
        </w:rPr>
        <w:t>Applications</w:t>
      </w:r>
      <w:proofErr w:type="spellEnd"/>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603026" w:rsidRPr="00693DE7">
        <w:t>Figura 8</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603026" w:rsidRPr="00693DE7">
        <w:t>Figura 7</w:t>
      </w:r>
      <w:r w:rsidR="00603026" w:rsidRPr="00693DE7">
        <w:rPr>
          <w:lang w:eastAsia="pt-BR"/>
        </w:rPr>
        <w:fldChar w:fldCharType="end"/>
      </w:r>
      <w:r w:rsidR="00603026" w:rsidRPr="00693DE7">
        <w:rPr>
          <w:lang w:eastAsia="pt-BR"/>
        </w:rPr>
        <w:t>).</w:t>
      </w:r>
    </w:p>
    <w:p w14:paraId="1860FCF0" w14:textId="5DA92A6A" w:rsidR="00603026" w:rsidRPr="00693DE7" w:rsidRDefault="00603026" w:rsidP="00145C4C">
      <w:pPr>
        <w:pStyle w:val="Legenda"/>
      </w:pPr>
      <w:bookmarkStart w:id="57" w:name="_Ref191478284"/>
      <w:r w:rsidRPr="00693DE7">
        <w:t xml:space="preserve">Figura </w:t>
      </w:r>
      <w:fldSimple w:instr=" SEQ Figura \* ARABIC ">
        <w:r w:rsidR="00DA330B">
          <w:rPr>
            <w:noProof/>
          </w:rPr>
          <w:t>6</w:t>
        </w:r>
      </w:fldSimple>
      <w:bookmarkEnd w:id="57"/>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3227731F" w:rsidR="00F734C8" w:rsidRPr="00693DE7" w:rsidRDefault="00F734C8" w:rsidP="00145C4C">
      <w:pPr>
        <w:pStyle w:val="Legenda"/>
      </w:pPr>
      <w:bookmarkStart w:id="58" w:name="_Ref191477230"/>
      <w:r w:rsidRPr="00693DE7">
        <w:t xml:space="preserve">Figura </w:t>
      </w:r>
      <w:fldSimple w:instr=" SEQ Figura \* ARABIC ">
        <w:r w:rsidR="00DA330B">
          <w:rPr>
            <w:noProof/>
          </w:rPr>
          <w:t>7</w:t>
        </w:r>
      </w:fldSimple>
      <w:bookmarkEnd w:id="58"/>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02A118C1" w:rsidR="00603026" w:rsidRPr="00693DE7" w:rsidRDefault="00603026" w:rsidP="00A0431C">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Figura 9</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w:t>
      </w:r>
      <w:proofErr w:type="spellStart"/>
      <w:r w:rsidR="000B458E" w:rsidRPr="00693DE7">
        <w:rPr>
          <w:lang w:eastAsia="pt-BR"/>
        </w:rPr>
        <w:t>InscriçãoCadastral</w:t>
      </w:r>
      <w:proofErr w:type="spellEnd"/>
      <w:r w:rsidR="000B458E" w:rsidRPr="00693DE7">
        <w:rPr>
          <w:lang w:eastAsia="pt-BR"/>
        </w:rPr>
        <w:t>” do “</w:t>
      </w:r>
      <w:proofErr w:type="spellStart"/>
      <w:r w:rsidR="000B458E" w:rsidRPr="00693DE7">
        <w:rPr>
          <w:lang w:eastAsia="pt-BR"/>
        </w:rPr>
        <w:t>BoletimCadastroImobiliario</w:t>
      </w:r>
      <w:proofErr w:type="spellEnd"/>
      <w:r w:rsidR="000B458E"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5AF7CF5" w:rsidR="00F734C8" w:rsidRPr="00693DE7" w:rsidRDefault="00F734C8" w:rsidP="00145C4C">
      <w:pPr>
        <w:pStyle w:val="Legenda"/>
      </w:pPr>
      <w:bookmarkStart w:id="59" w:name="_Ref191478455"/>
      <w:r w:rsidRPr="00693DE7">
        <w:t xml:space="preserve">Figura </w:t>
      </w:r>
      <w:fldSimple w:instr=" SEQ Figura \* ARABIC ">
        <w:r w:rsidR="00DA330B">
          <w:rPr>
            <w:noProof/>
          </w:rPr>
          <w:t>8</w:t>
        </w:r>
      </w:fldSimple>
      <w:bookmarkEnd w:id="59"/>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60" w:name="_Toc192078433"/>
      <w:r w:rsidRPr="00693DE7">
        <w:t>Presença do CIATA nos cadastros imobiliários</w:t>
      </w:r>
      <w:bookmarkEnd w:id="60"/>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lastRenderedPageBreak/>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proofErr w:type="spellStart"/>
      <w:r w:rsidR="00AC07DD" w:rsidRPr="00693DE7">
        <w:rPr>
          <w:i/>
        </w:rPr>
        <w:t>CadUrb</w:t>
      </w:r>
      <w:proofErr w:type="spellEnd"/>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proofErr w:type="spellStart"/>
      <w:r w:rsidR="00D365A3" w:rsidRPr="00693DE7">
        <w:rPr>
          <w:i/>
        </w:rPr>
        <w:t>Custon</w:t>
      </w:r>
      <w:proofErr w:type="spellEnd"/>
      <w:r w:rsidR="00D365A3" w:rsidRPr="00693DE7">
        <w:rPr>
          <w:i/>
        </w:rPr>
        <w:t xml:space="preserve">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704E1DD1" w:rsidR="00F117C6" w:rsidRPr="00693DE7" w:rsidRDefault="001F0707" w:rsidP="00145C4C">
      <w:pPr>
        <w:pStyle w:val="Legenda"/>
      </w:pPr>
      <w:r w:rsidRPr="00693DE7">
        <w:t xml:space="preserve">Tabela </w:t>
      </w:r>
      <w:fldSimple w:instr=" SEQ Tabela \* ARABIC ">
        <w:r w:rsidR="00693DE7">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61" w:name="_Toc183090308"/>
      <w:bookmarkStart w:id="62" w:name="_Toc192078434"/>
      <w:r w:rsidRPr="00693DE7">
        <w:rPr>
          <w:lang w:eastAsia="pt-BR"/>
        </w:rPr>
        <w:t>CIATA e imageamento</w:t>
      </w:r>
      <w:bookmarkEnd w:id="61"/>
      <w:bookmarkEnd w:id="62"/>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63" w:name="_Ref191278478"/>
      <w:bookmarkStart w:id="64" w:name="_Ref191278485"/>
      <w:bookmarkStart w:id="65" w:name="_Toc192078435"/>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63"/>
      <w:bookmarkEnd w:id="64"/>
      <w:bookmarkEnd w:id="65"/>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lastRenderedPageBreak/>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0A2F7BC1" w14:textId="037A58B5" w:rsidR="00040805" w:rsidRPr="00693DE7" w:rsidRDefault="00040805" w:rsidP="00EF6908">
      <w:pPr>
        <w:pStyle w:val="Ttulo2"/>
      </w:pPr>
      <w:bookmarkStart w:id="66" w:name="_Toc192078436"/>
      <w:r w:rsidRPr="00693DE7">
        <w:rPr>
          <w:lang w:eastAsia="pt-BR"/>
        </w:rPr>
        <w:t xml:space="preserve">CNEFE - </w:t>
      </w:r>
      <w:r w:rsidRPr="00693DE7">
        <w:t>Cadastro Nacional de Endereços para Fins Estatísticos</w:t>
      </w:r>
      <w:bookmarkEnd w:id="66"/>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59F098FE"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Figura 10</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06E618A1" w:rsidR="00CA2BE0" w:rsidRPr="00693DE7" w:rsidRDefault="00CA2BE0" w:rsidP="00145C4C">
      <w:pPr>
        <w:pStyle w:val="Legenda"/>
      </w:pPr>
      <w:bookmarkStart w:id="67" w:name="_Ref192059238"/>
      <w:r w:rsidRPr="00693DE7">
        <w:lastRenderedPageBreak/>
        <w:t xml:space="preserve">Figura </w:t>
      </w:r>
      <w:fldSimple w:instr=" SEQ Figura \* ARABIC ">
        <w:r w:rsidR="00DA330B">
          <w:rPr>
            <w:noProof/>
          </w:rPr>
          <w:t>9</w:t>
        </w:r>
      </w:fldSimple>
      <w:bookmarkEnd w:id="67"/>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w:t>
      </w:r>
      <w:proofErr w:type="gramStart"/>
      <w:r w:rsidR="009B1B2B" w:rsidRPr="00693DE7">
        <w:rPr>
          <w:lang w:eastAsia="pt-BR"/>
        </w:rPr>
        <w:t>TITULO</w:t>
      </w:r>
      <w:proofErr w:type="gramEnd"/>
      <w:r w:rsidR="009B1B2B" w:rsidRPr="00693DE7">
        <w:rPr>
          <w:lang w:eastAsia="pt-BR"/>
        </w:rPr>
        <w:t>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w:t>
      </w:r>
      <w:proofErr w:type="spellStart"/>
      <w:r w:rsidR="00955E93" w:rsidRPr="00693DE7">
        <w:rPr>
          <w:lang w:eastAsia="pt-BR"/>
        </w:rPr>
        <w:t>nrEndereco</w:t>
      </w:r>
      <w:proofErr w:type="spellEnd"/>
      <w:r w:rsidR="00955E93" w:rsidRPr="00693DE7">
        <w:rPr>
          <w:lang w:eastAsia="pt-BR"/>
        </w:rPr>
        <w:t>] + [</w:t>
      </w:r>
      <w:proofErr w:type="spellStart"/>
      <w:r w:rsidR="00730E95" w:rsidRPr="00693DE7">
        <w:rPr>
          <w:lang w:eastAsia="pt-BR"/>
        </w:rPr>
        <w:t>complementoEndereco</w:t>
      </w:r>
      <w:proofErr w:type="spellEnd"/>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57E04695"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1E4DCF" w:rsidRPr="00693DE7">
        <w:t>Tabela 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A909E9" w:rsidRPr="00693DE7">
        <w:t>Tabela 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1FD3205D" w:rsidR="00031EDD" w:rsidRPr="00693DE7" w:rsidRDefault="00031EDD" w:rsidP="00145C4C">
      <w:pPr>
        <w:pStyle w:val="Legenda"/>
      </w:pPr>
      <w:bookmarkStart w:id="68" w:name="_Ref191973167"/>
      <w:r w:rsidRPr="00693DE7">
        <w:t xml:space="preserve">Tabela </w:t>
      </w:r>
      <w:fldSimple w:instr=" SEQ Tabela \* ARABIC ">
        <w:r w:rsidR="00693DE7">
          <w:rPr>
            <w:noProof/>
          </w:rPr>
          <w:t>6</w:t>
        </w:r>
      </w:fldSimple>
      <w:bookmarkEnd w:id="68"/>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950215">
            <w:pPr>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950215">
            <w:pPr>
              <w:ind w:firstLine="0"/>
              <w:jc w:val="left"/>
              <w:rPr>
                <w:sz w:val="22"/>
                <w:szCs w:val="20"/>
              </w:rPr>
            </w:pPr>
            <w:r w:rsidRPr="00693DE7">
              <w:rPr>
                <w:sz w:val="22"/>
                <w:szCs w:val="20"/>
              </w:rPr>
              <w:lastRenderedPageBreak/>
              <w:t>COD_SETOR</w:t>
            </w:r>
          </w:p>
        </w:tc>
        <w:tc>
          <w:tcPr>
            <w:tcW w:w="1770" w:type="dxa"/>
            <w:noWrap/>
          </w:tcPr>
          <w:p w14:paraId="6F2059DF"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950215">
            <w:pPr>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068D0DA9"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528E332E"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950215">
            <w:pPr>
              <w:ind w:firstLine="0"/>
              <w:jc w:val="left"/>
              <w:rPr>
                <w:rFonts w:ascii="Times New Roman" w:eastAsia="Times New Roman" w:hAnsi="Times New Roman" w:cs="Times New Roman"/>
                <w:sz w:val="22"/>
                <w:szCs w:val="20"/>
                <w:lang w:eastAsia="pt-BR"/>
              </w:rPr>
            </w:pPr>
            <w:bookmarkStart w:id="69" w:name="_Hlk191972604"/>
            <w:r w:rsidRPr="00693DE7">
              <w:rPr>
                <w:sz w:val="22"/>
                <w:szCs w:val="20"/>
              </w:rPr>
              <w:t>VAL_COMP_ELEM1</w:t>
            </w:r>
          </w:p>
        </w:tc>
        <w:tc>
          <w:tcPr>
            <w:tcW w:w="1770" w:type="dxa"/>
            <w:noWrap/>
          </w:tcPr>
          <w:p w14:paraId="656EC86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950215">
            <w:pPr>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950215">
            <w:pPr>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69"/>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68EC385E" w:rsidR="00E345F1" w:rsidRPr="00693DE7" w:rsidRDefault="00E345F1" w:rsidP="00145C4C">
      <w:pPr>
        <w:pStyle w:val="Legenda"/>
      </w:pPr>
      <w:bookmarkStart w:id="70" w:name="_Ref191994451"/>
      <w:bookmarkStart w:id="71" w:name="_Ref192511452"/>
      <w:r w:rsidRPr="00693DE7">
        <w:t xml:space="preserve">Tabela </w:t>
      </w:r>
      <w:fldSimple w:instr=" SEQ Tabela \* ARABIC ">
        <w:r w:rsidR="00693DE7">
          <w:rPr>
            <w:noProof/>
          </w:rPr>
          <w:t>7</w:t>
        </w:r>
      </w:fldSimple>
      <w:bookmarkEnd w:id="70"/>
      <w:r w:rsidRPr="00693DE7">
        <w:t>:Principais atributos do CIATA utilizados no projeto</w:t>
      </w:r>
      <w:bookmarkEnd w:id="71"/>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proofErr w:type="spellStart"/>
            <w:r w:rsidRPr="00693DE7">
              <w:rPr>
                <w:sz w:val="22"/>
                <w:szCs w:val="20"/>
              </w:rPr>
              <w:t>InscricaoCadastral</w:t>
            </w:r>
            <w:proofErr w:type="spellEnd"/>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proofErr w:type="spellStart"/>
            <w:r w:rsidRPr="00693DE7">
              <w:rPr>
                <w:sz w:val="22"/>
                <w:szCs w:val="20"/>
              </w:rPr>
              <w:t>nmLogradouro</w:t>
            </w:r>
            <w:proofErr w:type="spellEnd"/>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proofErr w:type="spellStart"/>
            <w:r w:rsidRPr="00693DE7">
              <w:rPr>
                <w:sz w:val="22"/>
                <w:szCs w:val="20"/>
              </w:rPr>
              <w:t>nrEndereco</w:t>
            </w:r>
            <w:proofErr w:type="spellEnd"/>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t xml:space="preserve">“O mundo real pode ser entendido como um conjunto de feições cuja espacialização pode ser identificada, por exemplo, por ruas, praças, monumentos e demais entidades reais existentes em uma determinada </w:t>
      </w:r>
      <w:r w:rsidRPr="00693DE7">
        <w:rPr>
          <w:rFonts w:cs="Arial"/>
          <w:i/>
          <w:iCs/>
          <w:lang w:eastAsia="pt-BR"/>
        </w:rPr>
        <w:lastRenderedPageBreak/>
        <w:t>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lastRenderedPageBreak/>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6DC0A682" w14:textId="77777777" w:rsidR="00B10381" w:rsidRPr="00693DE7" w:rsidRDefault="00B10381" w:rsidP="00B10381">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w:t>
      </w:r>
      <w:r w:rsidRPr="00693DE7">
        <w:lastRenderedPageBreak/>
        <w:t>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6E997FA2"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3843FB" w:rsidRPr="00693DE7">
        <w:t>Figura 11</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4E245855" w:rsidR="00606B43" w:rsidRPr="00693DE7" w:rsidRDefault="00606B43" w:rsidP="00145C4C">
      <w:pPr>
        <w:pStyle w:val="Legenda"/>
      </w:pPr>
      <w:bookmarkStart w:id="72" w:name="_Ref192056355"/>
      <w:r w:rsidRPr="00693DE7">
        <w:t xml:space="preserve">Figura </w:t>
      </w:r>
      <w:fldSimple w:instr=" SEQ Figura \* ARABIC ">
        <w:r w:rsidR="00DA330B">
          <w:rPr>
            <w:noProof/>
          </w:rPr>
          <w:t>10</w:t>
        </w:r>
      </w:fldSimple>
      <w:bookmarkEnd w:id="72"/>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4640738F"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0060B8" w:rsidRPr="00693DE7">
        <w:t>Figura 12</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1BC43523" w:rsidR="00B762AE" w:rsidRPr="00693DE7" w:rsidRDefault="00B762AE" w:rsidP="00145C4C">
      <w:pPr>
        <w:pStyle w:val="Legenda"/>
      </w:pPr>
      <w:bookmarkStart w:id="73" w:name="_Ref192056800"/>
      <w:r w:rsidRPr="00693DE7">
        <w:lastRenderedPageBreak/>
        <w:t xml:space="preserve">Figura </w:t>
      </w:r>
      <w:fldSimple w:instr=" SEQ Figura \* ARABIC ">
        <w:r w:rsidR="00DA330B">
          <w:rPr>
            <w:noProof/>
          </w:rPr>
          <w:t>11</w:t>
        </w:r>
      </w:fldSimple>
      <w:bookmarkEnd w:id="73"/>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0078">
      <w:pPr>
        <w:pStyle w:val="Ttulo2"/>
      </w:pPr>
      <w:bookmarkStart w:id="74" w:name="_Toc192078437"/>
      <w:r w:rsidRPr="00693DE7">
        <w:t>Sistemas de Informação Geográfica (SIG).</w:t>
      </w:r>
      <w:bookmarkEnd w:id="74"/>
      <w:r w:rsidRPr="00693DE7">
        <w:t xml:space="preserve"> </w:t>
      </w:r>
    </w:p>
    <w:p w14:paraId="71C158E9" w14:textId="77777777" w:rsidR="00560078" w:rsidRPr="00693DE7" w:rsidRDefault="00560078" w:rsidP="00560078">
      <w:r w:rsidRPr="00693DE7">
        <w:t xml:space="preserve">Um Sistema de Informação Geográfica (SIG), em inglês </w:t>
      </w:r>
      <w:proofErr w:type="spellStart"/>
      <w:r w:rsidRPr="00693DE7">
        <w:rPr>
          <w:i/>
        </w:rPr>
        <w:t>Geographic</w:t>
      </w:r>
      <w:proofErr w:type="spellEnd"/>
      <w:r w:rsidRPr="00693DE7">
        <w:rPr>
          <w:i/>
        </w:rPr>
        <w:t xml:space="preserve"> </w:t>
      </w:r>
      <w:proofErr w:type="spellStart"/>
      <w:r w:rsidRPr="00693DE7">
        <w:rPr>
          <w:i/>
        </w:rPr>
        <w:t>Information</w:t>
      </w:r>
      <w:proofErr w:type="spellEnd"/>
      <w:r w:rsidRPr="00693DE7">
        <w:rPr>
          <w:i/>
        </w:rPr>
        <w:t xml:space="preserve"> System</w:t>
      </w:r>
      <w:r w:rsidRPr="00693DE7">
        <w:t xml:space="preserve"> (GIS), consiste em um conjunto de ferramentas computacionais para Geoprocessamento no qual permite manipular e integrar dados de diversas fontes, podendo ser criado um banco de dados digital com informações georreferenciadas </w:t>
      </w:r>
      <w:r w:rsidRPr="00693DE7">
        <w:fldChar w:fldCharType="begin"/>
      </w:r>
      <w:r w:rsidRPr="00693DE7">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Davis, 2001)</w:t>
      </w:r>
      <w:r w:rsidRPr="00693DE7">
        <w:fldChar w:fldCharType="end"/>
      </w:r>
    </w:p>
    <w:p w14:paraId="217CDA75" w14:textId="10638D3C" w:rsidR="00560078" w:rsidRPr="00693DE7" w:rsidRDefault="00560078" w:rsidP="00560078">
      <w:r w:rsidRPr="00693DE7">
        <w:t xml:space="preserve">Segundo </w:t>
      </w:r>
      <w:r w:rsidR="006D191A" w:rsidRPr="00693DE7">
        <w:t>F</w:t>
      </w:r>
      <w:r w:rsidR="000E049B" w:rsidRPr="00693DE7">
        <w:t>itz (2008)</w:t>
      </w:r>
      <w:r w:rsidRPr="00693DE7">
        <w:rPr>
          <w:vanish/>
        </w:rPr>
        <w:fldChar w:fldCharType="begin"/>
      </w:r>
      <w:r w:rsidR="00924711">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693DE7">
        <w:rPr>
          <w:vanish/>
        </w:rPr>
        <w:fldChar w:fldCharType="separate"/>
      </w:r>
      <w:r w:rsidRPr="00693DE7">
        <w:rPr>
          <w:rFonts w:cs="Arial"/>
          <w:vanish/>
        </w:rPr>
        <w:t>(Fitz, 2008)</w:t>
      </w:r>
      <w:r w:rsidRPr="00693DE7">
        <w:rPr>
          <w:vanish/>
        </w:rPr>
        <w:fldChar w:fldCharType="end"/>
      </w:r>
      <w:r w:rsidRPr="00693DE7">
        <w:t xml:space="preserve"> os </w:t>
      </w:r>
      <w:proofErr w:type="spellStart"/>
      <w:r w:rsidRPr="00693DE7">
        <w:t>SIGs</w:t>
      </w:r>
      <w:proofErr w:type="spellEnd"/>
      <w:r w:rsidRPr="00693DE7">
        <w:t xml:space="preserve"> “são sistemas computacionais que possuem programas especiais para a coleta, o armazenamento, o processamento e a análise digital de dados georreferenciados visando à produção de informação espacial”.</w:t>
      </w:r>
    </w:p>
    <w:p w14:paraId="4DD57F10" w14:textId="4925C938" w:rsidR="00560078" w:rsidRPr="00693DE7" w:rsidRDefault="00560078" w:rsidP="00560078">
      <w:r w:rsidRPr="00693DE7">
        <w:t>Para</w:t>
      </w:r>
      <w:r w:rsidR="001D0A60" w:rsidRPr="00693DE7">
        <w:t xml:space="preserve"> </w:t>
      </w:r>
      <w:proofErr w:type="spellStart"/>
      <w:r w:rsidR="001D0A60" w:rsidRPr="00693DE7">
        <w:t>Bossler</w:t>
      </w:r>
      <w:proofErr w:type="spellEnd"/>
      <w:r w:rsidR="009D38DF" w:rsidRPr="00693DE7">
        <w:t xml:space="preserve"> </w:t>
      </w:r>
      <w:r w:rsidR="001D0A60" w:rsidRPr="00693DE7">
        <w:t>(2016)</w:t>
      </w:r>
      <w:r w:rsidRPr="00693DE7">
        <w:t xml:space="preserve"> </w:t>
      </w:r>
      <w:r w:rsidRPr="00693DE7">
        <w:fldChar w:fldCharType="begin"/>
      </w:r>
      <w:r w:rsidR="00924711">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693DE7">
        <w:fldChar w:fldCharType="separate"/>
      </w:r>
      <w:r w:rsidRPr="00693DE7">
        <w:rPr>
          <w:rFonts w:cs="Arial"/>
          <w:vanish/>
        </w:rPr>
        <w:t>(Bossler, 2016)</w:t>
      </w:r>
      <w:r w:rsidRPr="00693DE7">
        <w:fldChar w:fldCharType="end"/>
      </w:r>
      <w:r w:rsidRPr="00693DE7">
        <w:t xml:space="preserve">os </w:t>
      </w:r>
      <w:proofErr w:type="spellStart"/>
      <w:r w:rsidRPr="00693DE7">
        <w:t>SIGs</w:t>
      </w:r>
      <w:proofErr w:type="spellEnd"/>
      <w:r w:rsidRPr="00693DE7">
        <w:t xml:space="preserve"> “são programas de computador destinados a trabalhar matematicamente as informações geográficas e alfanuméricas para gerar informações baseadas em algoritmos pré-definidos”.</w:t>
      </w:r>
      <w:r w:rsidRPr="00693DE7">
        <w:tab/>
      </w:r>
    </w:p>
    <w:p w14:paraId="12786A5F" w14:textId="77777777" w:rsidR="00560078" w:rsidRPr="00693DE7" w:rsidRDefault="00560078" w:rsidP="00560078">
      <w:r w:rsidRPr="00693DE7">
        <w:t xml:space="preserve">A utilização de um SIG pode oferecer vantagens ao usuário devido os dados, uma vez inseridos no sistema, serem processados e manipulados com relativa rapidez. O sistema ainda permite fazer diferentes análises das informações com a </w:t>
      </w:r>
      <w:r w:rsidRPr="00693DE7">
        <w:lastRenderedPageBreak/>
        <w:t xml:space="preserve">utilização de ferramentas matemáticas e estatísticas, e até mesmo auxiliar em tomada de decisão </w:t>
      </w:r>
      <w:r w:rsidRPr="00693DE7">
        <w:fldChar w:fldCharType="begin"/>
      </w:r>
      <w:r w:rsidRPr="00693DE7">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693DE7">
        <w:fldChar w:fldCharType="separate"/>
      </w:r>
      <w:r w:rsidRPr="00693DE7">
        <w:rPr>
          <w:rFonts w:cs="Arial"/>
        </w:rPr>
        <w:t>(Hanada; Gonçalves, 2007)</w:t>
      </w:r>
      <w:r w:rsidRPr="00693DE7">
        <w:fldChar w:fldCharType="end"/>
      </w:r>
      <w:r w:rsidRPr="00693DE7">
        <w:t>.</w:t>
      </w:r>
    </w:p>
    <w:p w14:paraId="30958505" w14:textId="77777777" w:rsidR="00560078" w:rsidRPr="00693DE7" w:rsidRDefault="00560078" w:rsidP="00560078">
      <w:r w:rsidRPr="00693DE7">
        <w:t xml:space="preserve">Os </w:t>
      </w:r>
      <w:proofErr w:type="spellStart"/>
      <w:r w:rsidRPr="00693DE7">
        <w:t>SIGs</w:t>
      </w:r>
      <w:proofErr w:type="spellEnd"/>
      <w:r w:rsidRPr="00693DE7">
        <w:t xml:space="preserve"> são utilizados pelas mais diversas áreas de conhecimento, tanto nas áreas sociais e humanas quanto em áreas de exatas e biológicas. Cada usuário manipula os dados lidando com conceitos de suas respectivas disciplinas </w:t>
      </w:r>
      <w:r w:rsidRPr="00693DE7">
        <w:fldChar w:fldCharType="begin"/>
      </w:r>
      <w:r w:rsidRPr="00693DE7">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Monteiro, 2001)</w:t>
      </w:r>
      <w:r w:rsidRPr="00693DE7">
        <w:fldChar w:fldCharType="end"/>
      </w:r>
      <w:r w:rsidRPr="00693DE7">
        <w:t>.</w:t>
      </w:r>
    </w:p>
    <w:p w14:paraId="731CE7BB" w14:textId="77777777" w:rsidR="00560078" w:rsidRPr="00693DE7" w:rsidRDefault="00560078" w:rsidP="00560078">
      <w:r w:rsidRPr="00693DE7">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Pr="00693DE7" w:rsidRDefault="001E24F2" w:rsidP="000B085C">
      <w:pPr>
        <w:pStyle w:val="Ttulo2"/>
        <w:rPr>
          <w:rFonts w:eastAsia="Times New Roman"/>
          <w:lang w:eastAsia="pt-BR"/>
        </w:rPr>
      </w:pPr>
      <w:bookmarkStart w:id="75" w:name="_Toc192078438"/>
      <w:r w:rsidRPr="00693DE7">
        <w:rPr>
          <w:rFonts w:eastAsia="Times New Roman"/>
          <w:lang w:eastAsia="pt-BR"/>
        </w:rPr>
        <w:t xml:space="preserve">BANCOS DE DADOS </w:t>
      </w:r>
      <w:r w:rsidR="009136FD" w:rsidRPr="00693DE7">
        <w:rPr>
          <w:rFonts w:eastAsia="Times New Roman"/>
          <w:lang w:eastAsia="pt-BR"/>
        </w:rPr>
        <w:t xml:space="preserve">CONVENCIONAIS </w:t>
      </w:r>
      <w:r w:rsidR="002E2CD6" w:rsidRPr="00693DE7">
        <w:rPr>
          <w:rFonts w:eastAsia="Times New Roman"/>
          <w:lang w:eastAsia="pt-BR"/>
        </w:rPr>
        <w:t>E BANCOS DE DADOS GEO</w:t>
      </w:r>
      <w:r w:rsidR="009136FD" w:rsidRPr="00693DE7">
        <w:rPr>
          <w:rFonts w:eastAsia="Times New Roman"/>
          <w:lang w:eastAsia="pt-BR"/>
        </w:rPr>
        <w:t>GRÁFICOS</w:t>
      </w:r>
      <w:bookmarkEnd w:id="75"/>
    </w:p>
    <w:p w14:paraId="19251755" w14:textId="77777777" w:rsidR="00FF4389" w:rsidRPr="00693DE7" w:rsidRDefault="00FF4389" w:rsidP="00FF4389">
      <w:r w:rsidRPr="00693DE7">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693DE7" w:rsidRDefault="00FF4389" w:rsidP="00FF4389">
      <w:r w:rsidRPr="00693DE7">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693DE7">
        <w:t xml:space="preserve">numéricos, </w:t>
      </w:r>
      <w:r w:rsidRPr="00693DE7">
        <w:t>clientes com dívidas superiores a cinco mil reais, por exemplo.</w:t>
      </w:r>
    </w:p>
    <w:p w14:paraId="5FFC95E3" w14:textId="7782847D" w:rsidR="001D52A6" w:rsidRPr="00693DE7" w:rsidRDefault="00FF4389" w:rsidP="00FF4389">
      <w:r w:rsidRPr="00693DE7">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commentRangeStart w:id="76"/>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w:t>
      </w:r>
      <w:proofErr w:type="spellStart"/>
      <w:r w:rsidRPr="00693DE7">
        <w:rPr>
          <w:lang w:eastAsia="pt-BR"/>
        </w:rPr>
        <w:t>SGBDs</w:t>
      </w:r>
      <w:proofErr w:type="spellEnd"/>
      <w:r w:rsidRPr="00693DE7">
        <w:rPr>
          <w:lang w:eastAsia="pt-BR"/>
        </w:rPr>
        <w:t xml:space="preserve"> de uma forma única: uma sequência de bits. O que muda é a capacidade que a ferramenta possui de realizar operações sobre os dados armazenados e converter para um formato legível.</w:t>
      </w:r>
      <w:commentRangeEnd w:id="76"/>
      <w:r w:rsidR="006C63A6" w:rsidRPr="00693DE7">
        <w:rPr>
          <w:rStyle w:val="Refdecomentrio"/>
        </w:rPr>
        <w:commentReference w:id="76"/>
      </w:r>
    </w:p>
    <w:p w14:paraId="369FD108" w14:textId="1A068312" w:rsidR="00AF175A" w:rsidRPr="00693DE7" w:rsidRDefault="00560078" w:rsidP="00560078">
      <w:pPr>
        <w:rPr>
          <w:lang w:eastAsia="pt-BR"/>
        </w:rPr>
      </w:pPr>
      <w:r w:rsidRPr="00693DE7">
        <w:lastRenderedPageBreak/>
        <w:t xml:space="preserve">É viável armazenar dados geográficos em qualquer Sistema de Gerenciamento de Banco de Dados (SGBD) textual, desde que esses dados sejam codificados em um formato como o </w:t>
      </w:r>
      <w:proofErr w:type="spellStart"/>
      <w:r w:rsidRPr="00693DE7">
        <w:t>GeoJSON</w:t>
      </w:r>
      <w:proofErr w:type="spellEnd"/>
      <w:r w:rsidRPr="00693DE7">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0B085C">
      <w:pPr>
        <w:pStyle w:val="Ttulo2"/>
      </w:pPr>
      <w:bookmarkStart w:id="77" w:name="_Toc192078439"/>
      <w:r w:rsidRPr="00693DE7">
        <w:t>Cadastro Imobiliário e Georreferenciamento.</w:t>
      </w:r>
      <w:bookmarkEnd w:id="77"/>
      <w:r w:rsidRPr="00693DE7">
        <w:t xml:space="preserve"> </w:t>
      </w:r>
    </w:p>
    <w:p w14:paraId="596EB771" w14:textId="6F7BB78F" w:rsidR="00BB1156" w:rsidRPr="00693DE7" w:rsidRDefault="00BB1156" w:rsidP="00BB1156">
      <w:r w:rsidRPr="00693DE7">
        <w:t xml:space="preserve">Uma das operações mais importantes </w:t>
      </w:r>
      <w:r w:rsidR="00BD6A63" w:rsidRPr="00693DE7">
        <w:t xml:space="preserve">nesse trabalho é o </w:t>
      </w:r>
      <w:commentRangeStart w:id="78"/>
      <w:r w:rsidR="00BD6A63" w:rsidRPr="00693DE7">
        <w:t xml:space="preserve">registro das imagens </w:t>
      </w:r>
      <w:commentRangeEnd w:id="78"/>
      <w:r w:rsidR="006C63A6" w:rsidRPr="00693DE7">
        <w:rPr>
          <w:rStyle w:val="Refdecomentrio"/>
        </w:rPr>
        <w:commentReference w:id="78"/>
      </w:r>
      <w:r w:rsidR="00BD6A63" w:rsidRPr="00693DE7">
        <w:t>geradas a partir dos dados textuais do CIATA.</w:t>
      </w:r>
    </w:p>
    <w:p w14:paraId="0AA4D70D" w14:textId="6DAD7F51" w:rsidR="00BD6A63" w:rsidRPr="00693DE7" w:rsidRDefault="00BD6A63" w:rsidP="00BD6A63">
      <w:commentRangeStart w:id="79"/>
      <w:r w:rsidRPr="00693DE7">
        <w:t>O registro de uma imagem, compreende uma transformação geométrica que</w:t>
      </w:r>
      <w:r w:rsidR="008C1AC1" w:rsidRPr="00693DE7">
        <w:t xml:space="preserve"> </w:t>
      </w:r>
      <w:r w:rsidRPr="00693DE7">
        <w:t>relaciona coordenadas de imagem (linha e coluna) com coordenadas de um</w:t>
      </w:r>
      <w:r w:rsidR="008C1AC1" w:rsidRPr="00693DE7">
        <w:t xml:space="preserve"> </w:t>
      </w:r>
      <w:r w:rsidRPr="00693DE7">
        <w:t>sistema de referência.</w:t>
      </w:r>
      <w:commentRangeEnd w:id="79"/>
      <w:r w:rsidR="00714E91" w:rsidRPr="00693DE7">
        <w:rPr>
          <w:rStyle w:val="Refdecomentrio"/>
        </w:rPr>
        <w:commentReference w:id="79"/>
      </w:r>
      <w:r w:rsidRPr="00693DE7">
        <w:t xml:space="preserve"> Outros termos comuns para a designação do procedimento</w:t>
      </w:r>
      <w:r w:rsidR="008C1AC1" w:rsidRPr="00693DE7">
        <w:t xml:space="preserve"> </w:t>
      </w:r>
      <w:r w:rsidRPr="00693DE7">
        <w:t xml:space="preserve">de </w:t>
      </w:r>
      <w:r w:rsidRPr="00693DE7">
        <w:rPr>
          <w:color w:val="FF0000"/>
          <w:rPrChange w:id="80" w:author="Carlos" w:date="2025-03-09T09:32:00Z">
            <w:rPr/>
          </w:rPrChange>
        </w:rPr>
        <w:t>registro</w:t>
      </w:r>
      <w:r w:rsidRPr="00693DE7">
        <w:t xml:space="preserve"> são geocodificação e georreferenciamento. É importante, contudo,</w:t>
      </w:r>
      <w:r w:rsidR="008C1AC1" w:rsidRPr="00693DE7">
        <w:t xml:space="preserve"> </w:t>
      </w:r>
      <w:r w:rsidRPr="00693DE7">
        <w:t xml:space="preserve">fazer uma distinção clara entre registro e correção geométrica. </w:t>
      </w:r>
      <w:commentRangeStart w:id="81"/>
      <w:r w:rsidRPr="00693DE7">
        <w:t>O processo de</w:t>
      </w:r>
      <w:r w:rsidR="00D547DF" w:rsidRPr="00693DE7">
        <w:t xml:space="preserve"> </w:t>
      </w:r>
      <w:r w:rsidRPr="00693DE7">
        <w:t>correção geométrica de imagens elimina as distorções geométricas sistemáticas</w:t>
      </w:r>
      <w:r w:rsidR="00D547DF" w:rsidRPr="00693DE7">
        <w:t xml:space="preserve"> </w:t>
      </w:r>
      <w:r w:rsidRPr="00693DE7">
        <w:t>introduzidas na etapa de aquisição das imagens, enquanto o registro apenas usa</w:t>
      </w:r>
      <w:r w:rsidR="00D547DF" w:rsidRPr="00693DE7">
        <w:t xml:space="preserve"> </w:t>
      </w:r>
      <w:r w:rsidRPr="00693DE7">
        <w:t>transformações geométricas simples - usualmente transformações polinomiais -</w:t>
      </w:r>
      <w:r w:rsidR="00CC4EFD" w:rsidRPr="00693DE7">
        <w:t xml:space="preserve"> </w:t>
      </w:r>
      <w:r w:rsidRPr="00693DE7">
        <w:t>para estabelecer um mapeamento entre coordenadas de imagem e coordenadas</w:t>
      </w:r>
      <w:r w:rsidR="00CC4EFD" w:rsidRPr="00693DE7">
        <w:t xml:space="preserve"> </w:t>
      </w:r>
      <w:r w:rsidRPr="00693DE7">
        <w:t>geográficas. Por isso</w:t>
      </w:r>
      <w:r w:rsidR="007D2AD0" w:rsidRPr="00693DE7">
        <w:t>,</w:t>
      </w:r>
      <w:r w:rsidRPr="00693DE7">
        <w:t xml:space="preserve"> sugere-se que o registro seja sempre utilizado como uma</w:t>
      </w:r>
      <w:r w:rsidR="007D2AD0" w:rsidRPr="00693DE7">
        <w:t xml:space="preserve"> </w:t>
      </w:r>
      <w:r w:rsidRPr="00693DE7">
        <w:t>técnica que busca refinar a qualidade geométrica de imagens com correção</w:t>
      </w:r>
      <w:r w:rsidR="007D2AD0" w:rsidRPr="00693DE7">
        <w:t xml:space="preserve"> </w:t>
      </w:r>
      <w:r w:rsidRPr="00693DE7">
        <w:t xml:space="preserve">geométrica de sistema </w:t>
      </w:r>
      <w:r w:rsidR="00F63144" w:rsidRPr="00693DE7">
        <w:fldChar w:fldCharType="begin"/>
      </w:r>
      <w:r w:rsidR="00F63144" w:rsidRPr="00693DE7">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commentRangeEnd w:id="81"/>
      <w:r w:rsidR="00714E91" w:rsidRPr="00693DE7">
        <w:rPr>
          <w:rStyle w:val="Refdecomentrio"/>
        </w:rPr>
        <w:commentReference w:id="81"/>
      </w:r>
      <w:r w:rsidRPr="00693DE7">
        <w:t>.</w:t>
      </w:r>
    </w:p>
    <w:p w14:paraId="7A544CD8" w14:textId="450C07AE" w:rsidR="00BD6A63" w:rsidRPr="00693DE7" w:rsidRDefault="00BD6A63" w:rsidP="00BD6A63">
      <w:r w:rsidRPr="00693DE7">
        <w:t xml:space="preserve">O </w:t>
      </w:r>
      <w:r w:rsidRPr="00693DE7">
        <w:rPr>
          <w:color w:val="FF0000"/>
          <w:rPrChange w:id="82" w:author="Carlos" w:date="2025-03-09T09:33:00Z">
            <w:rPr/>
          </w:rPrChange>
        </w:rPr>
        <w:t>registro</w:t>
      </w:r>
      <w:r w:rsidRPr="00693DE7">
        <w:t xml:space="preserve"> é uma operação necessária para se fazer a integração de uma</w:t>
      </w:r>
      <w:r w:rsidR="007D2AD0" w:rsidRPr="00693DE7">
        <w:t xml:space="preserve"> </w:t>
      </w:r>
      <w:r w:rsidRPr="00693DE7">
        <w:t>imagem à base de dados existente num SIG. Há muitos anos os projetos na</w:t>
      </w:r>
      <w:r w:rsidR="00F118D9" w:rsidRPr="00693DE7">
        <w:t xml:space="preserve"> </w:t>
      </w:r>
      <w:r w:rsidRPr="00693DE7">
        <w:t>área de sensoriamento remoto pressupõem que as imagens possam ser</w:t>
      </w:r>
      <w:r w:rsidR="00F118D9" w:rsidRPr="00693DE7">
        <w:t xml:space="preserve"> </w:t>
      </w:r>
      <w:r w:rsidRPr="00693DE7">
        <w:t>integradas aos dados extraídos de mapas existentes ou às medições de certas</w:t>
      </w:r>
      <w:r w:rsidR="00F118D9" w:rsidRPr="00693DE7">
        <w:t xml:space="preserve"> </w:t>
      </w:r>
      <w:r w:rsidRPr="00693DE7">
        <w:t>grandezas feitas diretamente no terreno. O registro também é importante</w:t>
      </w:r>
      <w:r w:rsidR="00F118D9" w:rsidRPr="00693DE7">
        <w:t xml:space="preserve"> </w:t>
      </w:r>
      <w:r w:rsidRPr="00693DE7">
        <w:t>para se combinar imagens de sensores diferentes sobre uma mesma área</w:t>
      </w:r>
      <w:r w:rsidR="00624F9E" w:rsidRPr="00693DE7">
        <w:t xml:space="preserve"> ou para se realizar estudos </w:t>
      </w:r>
      <w:proofErr w:type="spellStart"/>
      <w:r w:rsidR="00624F9E" w:rsidRPr="00693DE7">
        <w:t>multi-temporais</w:t>
      </w:r>
      <w:proofErr w:type="spellEnd"/>
      <w:r w:rsidR="00624F9E" w:rsidRPr="00693DE7">
        <w:t xml:space="preserve">, caso em que se usam imagens tomadas em épocas distintas </w:t>
      </w:r>
      <w:r w:rsidR="00F63144" w:rsidRPr="00693DE7">
        <w:fldChar w:fldCharType="begin"/>
      </w:r>
      <w:r w:rsidR="00F63144" w:rsidRPr="00693DE7">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r w:rsidR="00624F9E" w:rsidRPr="00693DE7">
        <w:t>.</w:t>
      </w:r>
    </w:p>
    <w:p w14:paraId="637A70BF" w14:textId="49505B09"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registro usando as coordenadas oferecidas pelo </w:t>
      </w:r>
      <w:commentRangeStart w:id="83"/>
      <w:r w:rsidR="008F5AF9" w:rsidRPr="00693DE7">
        <w:t xml:space="preserve">CNEFE. </w:t>
      </w:r>
      <w:commentRangeEnd w:id="83"/>
      <w:r w:rsidR="003F44E8" w:rsidRPr="00693DE7">
        <w:rPr>
          <w:rStyle w:val="Refdecomentrio"/>
        </w:rPr>
        <w:commentReference w:id="83"/>
      </w:r>
    </w:p>
    <w:p w14:paraId="3F3DFBAC" w14:textId="47ECB95F" w:rsidR="00966DB2" w:rsidRPr="00693DE7" w:rsidRDefault="00966DB2">
      <w:r w:rsidRPr="00693DE7">
        <w:br w:type="page"/>
      </w:r>
    </w:p>
    <w:p w14:paraId="10A4BE9C" w14:textId="79111357" w:rsidR="001D772A" w:rsidRDefault="00406037" w:rsidP="000B085C">
      <w:pPr>
        <w:pStyle w:val="Ttulo1"/>
      </w:pPr>
      <w:bookmarkStart w:id="84" w:name="_Toc192078440"/>
      <w:commentRangeStart w:id="85"/>
      <w:r w:rsidRPr="00693DE7">
        <w:lastRenderedPageBreak/>
        <w:t>M</w:t>
      </w:r>
      <w:r w:rsidR="001D772A" w:rsidRPr="00693DE7">
        <w:t>etodologia</w:t>
      </w:r>
      <w:r w:rsidR="005E6C0C" w:rsidRPr="00693DE7">
        <w:t xml:space="preserve"> da pesquisa</w:t>
      </w:r>
      <w:bookmarkEnd w:id="84"/>
      <w:commentRangeEnd w:id="85"/>
      <w:r w:rsidR="00714E91" w:rsidRPr="00693DE7">
        <w:rPr>
          <w:rStyle w:val="Refdecomentrio"/>
          <w:rFonts w:eastAsiaTheme="minorHAnsi" w:cstheme="minorBidi"/>
          <w:b w:val="0"/>
          <w:caps w:val="0"/>
        </w:rPr>
        <w:commentReference w:id="85"/>
      </w:r>
    </w:p>
    <w:p w14:paraId="1D881E9F" w14:textId="41A3345D" w:rsidR="004E2177" w:rsidRPr="004E2177" w:rsidRDefault="004E2177" w:rsidP="004E2177">
      <w:pPr>
        <w:pStyle w:val="Ttulo2"/>
      </w:pPr>
      <w:r>
        <w:t>Ferramentas</w:t>
      </w:r>
    </w:p>
    <w:p w14:paraId="4ACFAC35" w14:textId="2ECF8BCF" w:rsidR="00CD6716" w:rsidRPr="00693DE7" w:rsidRDefault="00F876B4" w:rsidP="00F876B4">
      <w:pPr>
        <w:rPr>
          <w:rFonts w:eastAsiaTheme="majorEastAsia" w:cstheme="majorBidi"/>
          <w:caps/>
          <w:szCs w:val="26"/>
        </w:rPr>
      </w:pPr>
      <w:r w:rsidRPr="00F876B4">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Default="00CD6716" w:rsidP="004E2177">
      <w:pPr>
        <w:pStyle w:val="Ttulo3"/>
      </w:pPr>
      <w:bookmarkStart w:id="86" w:name="_Toc192078444"/>
      <w:r w:rsidRPr="00693DE7">
        <w:t>Arquitetura do sistema.</w:t>
      </w:r>
      <w:bookmarkEnd w:id="86"/>
    </w:p>
    <w:p w14:paraId="73988610" w14:textId="77777777" w:rsidR="004968D3" w:rsidRPr="004968D3" w:rsidRDefault="004968D3" w:rsidP="004968D3"/>
    <w:p w14:paraId="6BCCE9C0" w14:textId="77777777" w:rsidR="00CD6716" w:rsidRPr="00693DE7" w:rsidRDefault="00CD6716" w:rsidP="00F876B4">
      <w:pPr>
        <w:pStyle w:val="PargrafodaLista"/>
        <w:numPr>
          <w:ilvl w:val="0"/>
          <w:numId w:val="10"/>
        </w:numPr>
      </w:pPr>
      <w:r w:rsidRPr="00693DE7">
        <w:t>Banco de dados MySQL</w:t>
      </w:r>
    </w:p>
    <w:p w14:paraId="2F3050E1" w14:textId="77777777" w:rsidR="00CD6716" w:rsidRPr="00693DE7" w:rsidRDefault="00CD6716" w:rsidP="00F876B4">
      <w:pPr>
        <w:pStyle w:val="PargrafodaLista"/>
        <w:numPr>
          <w:ilvl w:val="0"/>
          <w:numId w:val="10"/>
        </w:numPr>
      </w:pPr>
      <w:r w:rsidRPr="00693DE7">
        <w:t>Código em Javascript.</w:t>
      </w:r>
    </w:p>
    <w:p w14:paraId="6B9B9164" w14:textId="77777777" w:rsidR="00CD6716" w:rsidRPr="00693DE7" w:rsidRDefault="00CD6716" w:rsidP="00F876B4">
      <w:pPr>
        <w:pStyle w:val="PargrafodaLista"/>
        <w:numPr>
          <w:ilvl w:val="0"/>
          <w:numId w:val="10"/>
        </w:numPr>
      </w:pPr>
      <w:r w:rsidRPr="00693DE7">
        <w:t xml:space="preserve">Visualização com </w:t>
      </w:r>
      <w:proofErr w:type="spellStart"/>
      <w:r w:rsidRPr="00693DE7">
        <w:t>Leaflet</w:t>
      </w:r>
      <w:proofErr w:type="spellEnd"/>
      <w:r w:rsidRPr="00693DE7">
        <w:t xml:space="preserve"> e Javascript.</w:t>
      </w:r>
    </w:p>
    <w:p w14:paraId="4A25985F" w14:textId="77777777" w:rsidR="00CD6716" w:rsidRPr="00693DE7" w:rsidRDefault="00CD6716" w:rsidP="00F876B4">
      <w:pPr>
        <w:pStyle w:val="PargrafodaLista"/>
        <w:numPr>
          <w:ilvl w:val="0"/>
          <w:numId w:val="10"/>
        </w:numPr>
      </w:pPr>
      <w:r w:rsidRPr="00693DE7">
        <w:t>Registro das imagens das quadras com QGIS.</w:t>
      </w:r>
    </w:p>
    <w:p w14:paraId="1F5355D9" w14:textId="77777777" w:rsidR="00CD6716" w:rsidRPr="00693DE7" w:rsidRDefault="00CD6716" w:rsidP="004E2177">
      <w:pPr>
        <w:pStyle w:val="Ttulo3"/>
      </w:pPr>
      <w:bookmarkStart w:id="87" w:name="_Toc192078445"/>
      <w:r w:rsidRPr="00693DE7">
        <w:t>Implementação do Banco de Dados Textual.</w:t>
      </w:r>
      <w:bookmarkEnd w:id="87"/>
      <w:r w:rsidRPr="00693DE7">
        <w:t xml:space="preserve"> </w:t>
      </w:r>
    </w:p>
    <w:p w14:paraId="5B11176F" w14:textId="77777777" w:rsidR="00CD6716" w:rsidRPr="00693DE7" w:rsidRDefault="00CD6716" w:rsidP="00CD6716">
      <w:r w:rsidRPr="00693DE7">
        <w:t>Definição dos atributos básicos</w:t>
      </w:r>
    </w:p>
    <w:p w14:paraId="39BCE09B" w14:textId="77777777" w:rsidR="00CD6716" w:rsidRPr="00693DE7" w:rsidRDefault="00CD6716" w:rsidP="00CD6716">
      <w:r w:rsidRPr="00693DE7">
        <w:t xml:space="preserve">Importação de arquivo CSV </w:t>
      </w:r>
    </w:p>
    <w:p w14:paraId="1E0167A3" w14:textId="77777777" w:rsidR="00CD6716" w:rsidRPr="00693DE7" w:rsidRDefault="00CD6716" w:rsidP="004E2177">
      <w:pPr>
        <w:pStyle w:val="Ttulo3"/>
      </w:pPr>
      <w:bookmarkStart w:id="88" w:name="_Toc192078446"/>
      <w:r w:rsidRPr="00693DE7">
        <w:t>Desenvolvimento da Interface de usuário.</w:t>
      </w:r>
      <w:bookmarkEnd w:id="88"/>
    </w:p>
    <w:p w14:paraId="36F19D13" w14:textId="77777777" w:rsidR="00CD6716" w:rsidRPr="00693DE7" w:rsidRDefault="00CD6716" w:rsidP="00CD6716">
      <w:r w:rsidRPr="00693DE7">
        <w:t xml:space="preserve">A interface será desenvolvida em Javascript e </w:t>
      </w:r>
      <w:proofErr w:type="spellStart"/>
      <w:r w:rsidRPr="00693DE7">
        <w:t>Leaflet</w:t>
      </w:r>
      <w:proofErr w:type="spellEnd"/>
    </w:p>
    <w:p w14:paraId="6E23B8F7" w14:textId="77777777" w:rsidR="00CD6716" w:rsidRPr="00693DE7" w:rsidRDefault="00CD6716" w:rsidP="004E2177">
      <w:pPr>
        <w:pStyle w:val="Ttulo3"/>
      </w:pPr>
      <w:bookmarkStart w:id="89" w:name="_Toc192078447"/>
      <w:r w:rsidRPr="00693DE7">
        <w:t>Integração com sistemas de georreferencIamento.</w:t>
      </w:r>
      <w:bookmarkEnd w:id="89"/>
    </w:p>
    <w:p w14:paraId="6B7BDE7A" w14:textId="77777777" w:rsidR="00CD6716" w:rsidRPr="00693DE7" w:rsidRDefault="00CD6716" w:rsidP="00CD6716">
      <w:r w:rsidRPr="00693DE7">
        <w:t>O objetivo é que todas as tarefas de georreferenciamento sejam feitas na versão web.</w:t>
      </w:r>
    </w:p>
    <w:p w14:paraId="761CD2CB" w14:textId="77777777" w:rsidR="00CD6716" w:rsidRPr="00CD6716" w:rsidRDefault="00CD6716" w:rsidP="00CD6716"/>
    <w:p w14:paraId="2B0DFEDA" w14:textId="14A9C911" w:rsidR="000C3264" w:rsidRPr="00693DE7" w:rsidRDefault="000C3264" w:rsidP="000B085C">
      <w:pPr>
        <w:pStyle w:val="Ttulo2"/>
      </w:pPr>
      <w:bookmarkStart w:id="90" w:name="_Toc192078441"/>
      <w:commentRangeStart w:id="91"/>
      <w:r w:rsidRPr="00693DE7">
        <w:t>Etapas</w:t>
      </w:r>
      <w:bookmarkEnd w:id="90"/>
      <w:commentRangeEnd w:id="91"/>
      <w:r w:rsidR="003F44E8" w:rsidRPr="00693DE7">
        <w:rPr>
          <w:rStyle w:val="Refdecomentrio"/>
          <w:rFonts w:eastAsiaTheme="minorHAnsi" w:cstheme="minorBidi"/>
          <w:caps w:val="0"/>
        </w:rPr>
        <w:commentReference w:id="91"/>
      </w:r>
      <w:r w:rsidR="00AE7CE0" w:rsidRPr="00693DE7">
        <w:t xml:space="preserve"> </w:t>
      </w:r>
    </w:p>
    <w:p w14:paraId="27A2D8A6" w14:textId="0C552C34" w:rsidR="00142315" w:rsidRPr="00693DE7" w:rsidRDefault="004705B8" w:rsidP="00DB1CAC">
      <w:pPr>
        <w:pStyle w:val="Ttulo3"/>
      </w:pPr>
      <w:commentRangeStart w:id="92"/>
      <w:commentRangeStart w:id="93"/>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commentRangeEnd w:id="92"/>
      <w:r w:rsidR="003F44E8" w:rsidRPr="00693DE7">
        <w:rPr>
          <w:rStyle w:val="Refdecomentrio"/>
          <w:b w:val="0"/>
        </w:rPr>
        <w:commentReference w:id="92"/>
      </w:r>
    </w:p>
    <w:p w14:paraId="07F0D598" w14:textId="44BA4A23" w:rsidR="00AE7CE0" w:rsidRPr="00693DE7" w:rsidRDefault="0076383A" w:rsidP="00142315">
      <w:r w:rsidRPr="00693DE7">
        <w:t xml:space="preserve">Os dados necessários para a para a geração de imagens de quadras </w:t>
      </w:r>
      <w:r w:rsidR="00B9787D" w:rsidRPr="00693DE7">
        <w:t xml:space="preserve">devem ser tão reais quanto possível. Assim, será preciso </w:t>
      </w:r>
      <w:r w:rsidR="00000057" w:rsidRPr="00693DE7">
        <w:t>o</w:t>
      </w:r>
      <w:r w:rsidR="00204CC0" w:rsidRPr="00693DE7">
        <w:t>bter a</w:t>
      </w:r>
      <w:r w:rsidR="00194975" w:rsidRPr="00693DE7">
        <w:t xml:space="preserve"> identificação do lote e da quadra, logradouro, número, </w:t>
      </w:r>
      <w:r w:rsidR="00AD78D8" w:rsidRPr="00693DE7">
        <w:t xml:space="preserve">largura do lote (testada) e outras dimensões </w:t>
      </w:r>
      <w:r w:rsidR="000E79A9" w:rsidRPr="00693DE7">
        <w:t>disponíveis</w:t>
      </w:r>
      <w:r w:rsidR="000060B8" w:rsidRPr="00693DE7">
        <w:t xml:space="preserve"> diretamente das prefeituras</w:t>
      </w:r>
      <w:r w:rsidR="002C25A8" w:rsidRPr="00693DE7">
        <w:t xml:space="preserve">. </w:t>
      </w:r>
      <w:r w:rsidR="00A00B59" w:rsidRPr="00693DE7">
        <w:t xml:space="preserve">A lista completa dos atributos necessários para a geração de </w:t>
      </w:r>
      <w:r w:rsidR="001F5617" w:rsidRPr="00693DE7">
        <w:t xml:space="preserve">imagens de quadras </w:t>
      </w:r>
      <w:r w:rsidR="00A00B59" w:rsidRPr="00693DE7">
        <w:t>está na</w:t>
      </w:r>
      <w:r w:rsidR="00020D06" w:rsidRPr="00693DE7">
        <w:t xml:space="preserve"> </w:t>
      </w:r>
      <w:r w:rsidR="00152002" w:rsidRPr="00693DE7">
        <w:fldChar w:fldCharType="begin"/>
      </w:r>
      <w:r w:rsidR="00152002" w:rsidRPr="00693DE7">
        <w:instrText xml:space="preserve"> REF _Ref191994451 \h </w:instrText>
      </w:r>
      <w:r w:rsidR="00152002" w:rsidRPr="00693DE7">
        <w:fldChar w:fldCharType="separate"/>
      </w:r>
      <w:r w:rsidR="00152002" w:rsidRPr="00693DE7">
        <w:t>Tabela 7</w:t>
      </w:r>
      <w:r w:rsidR="00152002" w:rsidRPr="00693DE7">
        <w:fldChar w:fldCharType="end"/>
      </w:r>
      <w:r w:rsidR="00E16C57" w:rsidRPr="00693DE7">
        <w:t>.</w:t>
      </w:r>
    </w:p>
    <w:p w14:paraId="56BF484A" w14:textId="5E8B68FA" w:rsidR="00A0431C" w:rsidRPr="00693DE7" w:rsidRDefault="00D119BF" w:rsidP="00D119BF">
      <w:r w:rsidRPr="00693DE7">
        <w:lastRenderedPageBreak/>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0D2DE3" w:rsidRPr="00693DE7">
        <w:t>Tabela 7</w:t>
      </w:r>
      <w:r w:rsidR="000D2DE3" w:rsidRPr="00693DE7">
        <w:fldChar w:fldCharType="end"/>
      </w:r>
      <w:r w:rsidRPr="00693DE7">
        <w:t>.</w:t>
      </w:r>
    </w:p>
    <w:p w14:paraId="6028D2BC" w14:textId="63027F3A"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572BC5" w:rsidRPr="00693DE7">
        <w:t>2.1.8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572BC5"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10"/>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commentRangeStart w:id="94"/>
      <w:r w:rsidRPr="00693DE7">
        <w:t xml:space="preserve">Definir e povoar um banco de dados relacional </w:t>
      </w:r>
      <w:r w:rsidR="00591CEC" w:rsidRPr="00693DE7">
        <w:t>com os dados dos imóveis</w:t>
      </w:r>
      <w:r w:rsidR="00EB271B" w:rsidRPr="00693DE7">
        <w:t>.</w:t>
      </w:r>
      <w:commentRangeEnd w:id="94"/>
      <w:r w:rsidR="003F44E8" w:rsidRPr="00693DE7">
        <w:rPr>
          <w:rStyle w:val="Refdecomentrio"/>
          <w:b w:val="0"/>
        </w:rPr>
        <w:commentReference w:id="94"/>
      </w:r>
    </w:p>
    <w:p w14:paraId="4A5B94F6" w14:textId="1AC8E01D" w:rsidR="008D4478" w:rsidRDefault="00B575BF" w:rsidP="00143231">
      <w:r>
        <w:t>Por segurança, durante o desenvolvimento do projeto,</w:t>
      </w:r>
      <w:r w:rsidR="00331665">
        <w:t xml:space="preserve"> </w:t>
      </w:r>
      <w:r w:rsidR="006E6228">
        <w:t>t</w:t>
      </w:r>
      <w:r w:rsidR="00143231" w:rsidRPr="00143231">
        <w:t>odo o processamento dos dados será realizado sobre uma cópia do cadastro, evitando assim qualquer interferência nos registros originais. Para tal, será criada uma base de dados específica, sendo efetuada a importação a partir dos arquivos gerados na etapa 4.1.1.</w:t>
      </w:r>
    </w:p>
    <w:p w14:paraId="3B855509" w14:textId="6B2A21B2" w:rsidR="00E616BE" w:rsidRPr="00693DE7" w:rsidRDefault="00685C11" w:rsidP="000904FA">
      <w:r w:rsidRPr="00693DE7">
        <w:t xml:space="preserve">A primeira classe a ser criada é </w:t>
      </w:r>
      <w:r w:rsidR="004D125B" w:rsidRPr="00693DE7">
        <w:t>‘Lotes’</w:t>
      </w:r>
      <w:r w:rsidR="005A4BC8" w:rsidRPr="00693DE7">
        <w:t xml:space="preserve">, que armazenará os dados dos lotes ou parcelas </w:t>
      </w:r>
      <w:r w:rsidR="005E08A8" w:rsidRPr="00693DE7">
        <w:t xml:space="preserve">recuperados dos arquivos da prefeitura. </w:t>
      </w:r>
      <w:r w:rsidR="001A5C13" w:rsidRPr="00693DE7">
        <w:t xml:space="preserve">O código </w:t>
      </w:r>
      <w:r w:rsidR="00102682" w:rsidRPr="00693DE7">
        <w:t xml:space="preserve">para criação da tabela </w:t>
      </w:r>
      <w:r w:rsidR="000C2594" w:rsidRPr="00693DE7">
        <w:t>‘</w:t>
      </w:r>
      <w:r w:rsidR="00102682" w:rsidRPr="00693DE7">
        <w:t>Lotes</w:t>
      </w:r>
      <w:r w:rsidR="000C2594" w:rsidRPr="00693DE7">
        <w:t>’</w:t>
      </w:r>
      <w:r w:rsidR="007540E0" w:rsidRPr="00693DE7">
        <w:t xml:space="preserve"> com os atributos essenciais</w:t>
      </w:r>
      <w:r w:rsidR="00102682" w:rsidRPr="00693DE7">
        <w:t xml:space="preserve"> </w:t>
      </w:r>
      <w:r w:rsidR="000C2594" w:rsidRPr="00693DE7">
        <w:t xml:space="preserve">é mostrado na </w:t>
      </w:r>
      <w:r w:rsidR="000C2594" w:rsidRPr="00693DE7">
        <w:fldChar w:fldCharType="begin"/>
      </w:r>
      <w:r w:rsidR="000C2594" w:rsidRPr="00693DE7">
        <w:instrText xml:space="preserve"> REF _Ref192516006 \h </w:instrText>
      </w:r>
      <w:r w:rsidR="000C2594" w:rsidRPr="00693DE7">
        <w:fldChar w:fldCharType="separate"/>
      </w:r>
      <w:r w:rsidR="000C2594" w:rsidRPr="00693DE7">
        <w:t>Figura 12</w:t>
      </w:r>
      <w:r w:rsidR="000C2594" w:rsidRPr="00693DE7">
        <w:fldChar w:fldCharType="end"/>
      </w:r>
      <w:r w:rsidR="000C2594" w:rsidRPr="00693DE7">
        <w:t xml:space="preserve">. </w:t>
      </w:r>
    </w:p>
    <w:p w14:paraId="0EF64F0F" w14:textId="0FB5E572" w:rsidR="009319CE" w:rsidRPr="00693DE7" w:rsidRDefault="009319CE" w:rsidP="009319CE">
      <w:pPr>
        <w:pStyle w:val="Legenda"/>
      </w:pPr>
      <w:bookmarkStart w:id="95" w:name="_Ref192516006"/>
      <w:r w:rsidRPr="00693DE7">
        <w:t xml:space="preserve">Figura </w:t>
      </w:r>
      <w:fldSimple w:instr=" SEQ Figura \* ARABIC ">
        <w:r w:rsidR="00DA330B">
          <w:rPr>
            <w:noProof/>
          </w:rPr>
          <w:t>12</w:t>
        </w:r>
      </w:fldSimple>
      <w:bookmarkEnd w:id="95"/>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1851EE12" w14:textId="77777777" w:rsidR="00CA435F" w:rsidRPr="008D4478" w:rsidRDefault="00CA435F" w:rsidP="00CA435F">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1A26DF77" w14:textId="77777777" w:rsidR="00CA435F" w:rsidRPr="00693DE7" w:rsidRDefault="00CA435F" w:rsidP="00CA435F">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6057912D" w14:textId="77777777" w:rsidR="00CA435F" w:rsidRPr="00693DE7" w:rsidRDefault="00CA435F" w:rsidP="00CA435F">
            <w:pPr>
              <w:pStyle w:val="Codigo"/>
            </w:pPr>
            <w:r w:rsidRPr="00693DE7">
              <w:tab/>
            </w:r>
            <w:proofErr w:type="spellStart"/>
            <w:proofErr w:type="gramStart"/>
            <w:r w:rsidRPr="00693DE7">
              <w:t>nrEndereco</w:t>
            </w:r>
            <w:proofErr w:type="spellEnd"/>
            <w:r w:rsidRPr="00693DE7">
              <w:t xml:space="preserve">  </w:t>
            </w:r>
            <w:r w:rsidRPr="00693DE7">
              <w:tab/>
            </w:r>
            <w:proofErr w:type="gramEnd"/>
            <w:r w:rsidRPr="00693DE7">
              <w:t>VARCHAR(10),</w:t>
            </w:r>
          </w:p>
          <w:p w14:paraId="1A6946FD" w14:textId="77777777" w:rsidR="00CA435F" w:rsidRPr="00693DE7" w:rsidRDefault="00CA435F" w:rsidP="00CA435F">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53D51101" w14:textId="77777777" w:rsidR="00CA435F" w:rsidRPr="00693DE7" w:rsidRDefault="00CA435F" w:rsidP="00CA435F">
            <w:pPr>
              <w:pStyle w:val="Codigo"/>
            </w:pPr>
            <w:r w:rsidRPr="00693DE7">
              <w:tab/>
            </w:r>
            <w:proofErr w:type="spellStart"/>
            <w:proofErr w:type="gramStart"/>
            <w:r w:rsidRPr="00693DE7">
              <w:t>idQuadra</w:t>
            </w:r>
            <w:proofErr w:type="spellEnd"/>
            <w:r w:rsidRPr="00693DE7">
              <w:t xml:space="preserve">  </w:t>
            </w:r>
            <w:r w:rsidRPr="00693DE7">
              <w:tab/>
            </w:r>
            <w:proofErr w:type="gramEnd"/>
            <w:r w:rsidRPr="00693DE7">
              <w:t>VARCHAR(10),</w:t>
            </w:r>
          </w:p>
          <w:p w14:paraId="2FFA3CF0" w14:textId="77777777" w:rsidR="00CA435F" w:rsidRPr="00693DE7" w:rsidRDefault="00CA435F" w:rsidP="00CA435F">
            <w:pPr>
              <w:pStyle w:val="Codigo"/>
            </w:pPr>
            <w:r w:rsidRPr="00693DE7">
              <w:tab/>
            </w:r>
            <w:proofErr w:type="spellStart"/>
            <w:r w:rsidRPr="00693DE7">
              <w:t>dimTestada</w:t>
            </w:r>
            <w:proofErr w:type="spellEnd"/>
            <w:r w:rsidRPr="00693DE7">
              <w:t xml:space="preserve"> </w:t>
            </w:r>
            <w:r w:rsidRPr="00693DE7">
              <w:tab/>
              <w:t>FLOAT,</w:t>
            </w:r>
          </w:p>
          <w:p w14:paraId="2E009A68" w14:textId="77777777" w:rsidR="00CA435F" w:rsidRPr="00693DE7" w:rsidRDefault="00CA435F" w:rsidP="00CA435F">
            <w:pPr>
              <w:pStyle w:val="Codigo"/>
            </w:pPr>
            <w:r w:rsidRPr="00693DE7">
              <w:tab/>
            </w:r>
            <w:proofErr w:type="spellStart"/>
            <w:r w:rsidRPr="00693DE7">
              <w:t>dimProfundidade</w:t>
            </w:r>
            <w:proofErr w:type="spellEnd"/>
            <w:r w:rsidRPr="00693DE7">
              <w:t xml:space="preserv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7D8BA7C7"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1"/>
      </w:r>
      <w:r w:rsidR="00DC225C" w:rsidRPr="00693DE7">
        <w:t xml:space="preserve"> n</w:t>
      </w:r>
      <w:r w:rsidR="004135F9" w:rsidRPr="00693DE7">
        <w:t xml:space="preserve">os formatos CSV e </w:t>
      </w:r>
      <w:proofErr w:type="spellStart"/>
      <w:r w:rsidR="004135F9" w:rsidRPr="00693DE7">
        <w:t>GeoJSON</w:t>
      </w:r>
      <w:proofErr w:type="spellEnd"/>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A330B">
        <w:t xml:space="preserve">Figura </w:t>
      </w:r>
      <w:r w:rsidR="00DA330B">
        <w:rPr>
          <w:noProof/>
        </w:rPr>
        <w:t>13</w:t>
      </w:r>
      <w:r w:rsidR="00DA330B">
        <w:fldChar w:fldCharType="end"/>
      </w:r>
      <w:r w:rsidR="00DA330B">
        <w:t xml:space="preserve"> </w:t>
      </w:r>
      <w:r w:rsidR="007B6426">
        <w:t>apresenta o código SQL para criação da classe CNEFE.</w:t>
      </w:r>
    </w:p>
    <w:p w14:paraId="5E811E4C" w14:textId="6E337043" w:rsidR="00DA330B" w:rsidRDefault="00DA330B" w:rsidP="00DA330B">
      <w:pPr>
        <w:pStyle w:val="Legenda"/>
      </w:pPr>
      <w:bookmarkStart w:id="96" w:name="_Ref192535314"/>
      <w:r>
        <w:t xml:space="preserve">Figura </w:t>
      </w:r>
      <w:fldSimple w:instr=" SEQ Figura \* ARABIC ">
        <w:r>
          <w:rPr>
            <w:noProof/>
          </w:rPr>
          <w:t>13</w:t>
        </w:r>
      </w:fldSimple>
      <w:bookmarkEnd w:id="96"/>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7E5702">
            <w:pPr>
              <w:pStyle w:val="Codigo"/>
              <w:rPr>
                <w:lang w:val="es-ES_tradnl"/>
              </w:rPr>
            </w:pPr>
            <w:r w:rsidRPr="008D4478">
              <w:rPr>
                <w:lang w:val="es-ES_tradnl"/>
              </w:rPr>
              <w:t>CREATE TABLE CNEFE (</w:t>
            </w:r>
          </w:p>
          <w:p w14:paraId="75ABB34A" w14:textId="77777777" w:rsidR="007E5702" w:rsidRPr="008D4478" w:rsidRDefault="007E5702" w:rsidP="007E5702">
            <w:pPr>
              <w:pStyle w:val="Codigo"/>
              <w:rPr>
                <w:lang w:val="es-ES_tradnl"/>
              </w:rPr>
            </w:pPr>
            <w:r w:rsidRPr="008D4478">
              <w:rPr>
                <w:lang w:val="es-ES_tradnl"/>
              </w:rPr>
              <w:t xml:space="preserve">  COD_UNICO_ENDERECO </w:t>
            </w:r>
            <w:r w:rsidRPr="008D4478">
              <w:rPr>
                <w:lang w:val="es-ES_tradnl"/>
              </w:rPr>
              <w:tab/>
            </w:r>
            <w:proofErr w:type="gramStart"/>
            <w:r w:rsidRPr="008D4478">
              <w:rPr>
                <w:lang w:val="es-ES_tradnl"/>
              </w:rPr>
              <w:t>VARCHAR(</w:t>
            </w:r>
            <w:proofErr w:type="gramEnd"/>
            <w:r w:rsidRPr="008D4478">
              <w:rPr>
                <w:lang w:val="es-ES_tradnl"/>
              </w:rPr>
              <w:t>10),</w:t>
            </w:r>
          </w:p>
          <w:p w14:paraId="570A1C36" w14:textId="77777777" w:rsidR="007E5702" w:rsidRPr="00693DE7" w:rsidRDefault="007E5702" w:rsidP="007E5702">
            <w:pPr>
              <w:pStyle w:val="Codigo"/>
            </w:pPr>
            <w:r w:rsidRPr="008D4478">
              <w:rPr>
                <w:lang w:val="es-ES_tradnl"/>
              </w:rPr>
              <w:lastRenderedPageBreak/>
              <w:t xml:space="preserve">  </w:t>
            </w:r>
            <w:r w:rsidRPr="00693DE7">
              <w:t xml:space="preserve">COD_SETOR </w:t>
            </w:r>
            <w:r w:rsidRPr="00693DE7">
              <w:tab/>
            </w:r>
            <w:proofErr w:type="gramStart"/>
            <w:r w:rsidRPr="00693DE7">
              <w:t>VARCHAR(</w:t>
            </w:r>
            <w:proofErr w:type="gramEnd"/>
            <w:r w:rsidRPr="00693DE7">
              <w:t>17),</w:t>
            </w:r>
          </w:p>
          <w:p w14:paraId="39E9270C" w14:textId="77777777" w:rsidR="007E5702" w:rsidRPr="00693DE7" w:rsidRDefault="007E5702" w:rsidP="007E5702">
            <w:pPr>
              <w:pStyle w:val="Codigo"/>
            </w:pPr>
            <w:r w:rsidRPr="00693DE7">
              <w:t xml:space="preserve">  NUM_QUADRA </w:t>
            </w:r>
            <w:r w:rsidRPr="00693DE7">
              <w:tab/>
            </w:r>
            <w:proofErr w:type="gramStart"/>
            <w:r w:rsidRPr="00693DE7">
              <w:t>VARCHAR(</w:t>
            </w:r>
            <w:proofErr w:type="gramEnd"/>
            <w:r w:rsidRPr="00693DE7">
              <w:t>2),</w:t>
            </w:r>
          </w:p>
          <w:p w14:paraId="408BD29F" w14:textId="77777777" w:rsidR="007E5702" w:rsidRPr="00693DE7" w:rsidRDefault="007E5702" w:rsidP="007E5702">
            <w:pPr>
              <w:pStyle w:val="Codigo"/>
            </w:pPr>
            <w:r w:rsidRPr="00693DE7">
              <w:t xml:space="preserve">  NOM_TIPO_SEGLOGR </w:t>
            </w:r>
            <w:r w:rsidRPr="00693DE7">
              <w:tab/>
            </w:r>
            <w:proofErr w:type="gramStart"/>
            <w:r w:rsidRPr="00693DE7">
              <w:t>VARCHAR(</w:t>
            </w:r>
            <w:proofErr w:type="gramEnd"/>
            <w:r w:rsidRPr="00693DE7">
              <w:t>20),</w:t>
            </w:r>
          </w:p>
          <w:p w14:paraId="4F1C00BE" w14:textId="77777777" w:rsidR="007E5702" w:rsidRPr="00693DE7" w:rsidRDefault="007E5702" w:rsidP="007E5702">
            <w:pPr>
              <w:pStyle w:val="Codigo"/>
            </w:pPr>
            <w:r w:rsidRPr="00693DE7">
              <w:t xml:space="preserve">  NOM_TITULO_SEGLOGR </w:t>
            </w:r>
            <w:r w:rsidRPr="00693DE7">
              <w:tab/>
            </w:r>
            <w:proofErr w:type="gramStart"/>
            <w:r w:rsidRPr="00693DE7">
              <w:t>VARCHAR(</w:t>
            </w:r>
            <w:proofErr w:type="gramEnd"/>
            <w:r w:rsidRPr="00693DE7">
              <w:t>50),</w:t>
            </w:r>
          </w:p>
          <w:p w14:paraId="005550D8" w14:textId="77777777" w:rsidR="007E5702" w:rsidRPr="00693DE7" w:rsidRDefault="007E5702" w:rsidP="007E5702">
            <w:pPr>
              <w:pStyle w:val="Codigo"/>
            </w:pPr>
            <w:r w:rsidRPr="00693DE7">
              <w:t xml:space="preserve">  NOM_SEGLOGR </w:t>
            </w:r>
            <w:r w:rsidRPr="00693DE7">
              <w:tab/>
            </w:r>
            <w:proofErr w:type="gramStart"/>
            <w:r w:rsidRPr="00693DE7">
              <w:t>VARCHAR(</w:t>
            </w:r>
            <w:proofErr w:type="gramEnd"/>
            <w:r w:rsidRPr="00693DE7">
              <w:t>50),</w:t>
            </w:r>
          </w:p>
          <w:p w14:paraId="640B1D72" w14:textId="77777777" w:rsidR="007E5702" w:rsidRPr="00693DE7" w:rsidRDefault="007E5702" w:rsidP="007E5702">
            <w:pPr>
              <w:pStyle w:val="Codigo"/>
            </w:pPr>
            <w:r w:rsidRPr="00693DE7">
              <w:t xml:space="preserve">  NUM_ENDERECO </w:t>
            </w:r>
            <w:r w:rsidRPr="00693DE7">
              <w:tab/>
            </w:r>
            <w:proofErr w:type="gramStart"/>
            <w:r w:rsidRPr="00693DE7">
              <w:t>VARCHAR(</w:t>
            </w:r>
            <w:proofErr w:type="gramEnd"/>
            <w:r w:rsidRPr="00693DE7">
              <w:t>10),</w:t>
            </w:r>
          </w:p>
          <w:p w14:paraId="19759A59" w14:textId="77777777" w:rsidR="007E5702" w:rsidRPr="00693DE7" w:rsidRDefault="007E5702" w:rsidP="007E5702">
            <w:pPr>
              <w:pStyle w:val="Codigo"/>
            </w:pPr>
            <w:r w:rsidRPr="00693DE7">
              <w:t xml:space="preserve">  NOM_COMP_ELEM1 </w:t>
            </w:r>
            <w:r w:rsidRPr="00693DE7">
              <w:tab/>
            </w:r>
            <w:proofErr w:type="gramStart"/>
            <w:r w:rsidRPr="00693DE7">
              <w:t>VARCHAR(</w:t>
            </w:r>
            <w:proofErr w:type="gramEnd"/>
            <w:r w:rsidRPr="00693DE7">
              <w:t>20),</w:t>
            </w:r>
          </w:p>
          <w:p w14:paraId="4FAF1AD4" w14:textId="77777777" w:rsidR="007E5702" w:rsidRPr="00693DE7" w:rsidRDefault="007E5702" w:rsidP="007E5702">
            <w:pPr>
              <w:pStyle w:val="Codigo"/>
            </w:pPr>
            <w:r w:rsidRPr="00693DE7">
              <w:t xml:space="preserve">  VAL_COMP_ELEM1 </w:t>
            </w:r>
            <w:r w:rsidRPr="00693DE7">
              <w:tab/>
            </w:r>
            <w:proofErr w:type="gramStart"/>
            <w:r w:rsidRPr="00693DE7">
              <w:t>VARCHAR(</w:t>
            </w:r>
            <w:proofErr w:type="gramEnd"/>
            <w:r w:rsidRPr="00693DE7">
              <w:t>20),</w:t>
            </w:r>
          </w:p>
          <w:p w14:paraId="0BA51055" w14:textId="77777777" w:rsidR="007E5702" w:rsidRPr="008D4478" w:rsidRDefault="007E5702" w:rsidP="007E5702">
            <w:pPr>
              <w:pStyle w:val="Codigo"/>
              <w:rPr>
                <w:lang w:val="en-US"/>
              </w:rPr>
            </w:pPr>
            <w:r w:rsidRPr="00693DE7">
              <w:t xml:space="preserve">  </w:t>
            </w:r>
            <w:r w:rsidRPr="008D4478">
              <w:rPr>
                <w:lang w:val="en-US"/>
              </w:rPr>
              <w:t xml:space="preserve">CEP </w:t>
            </w:r>
            <w:r w:rsidRPr="008D4478">
              <w:rPr>
                <w:lang w:val="en-US"/>
              </w:rPr>
              <w:tab/>
            </w:r>
            <w:proofErr w:type="gramStart"/>
            <w:r w:rsidRPr="008D4478">
              <w:rPr>
                <w:lang w:val="en-US"/>
              </w:rPr>
              <w:t>VARCHAR(</w:t>
            </w:r>
            <w:proofErr w:type="gramEnd"/>
            <w:r w:rsidRPr="008D4478">
              <w:rPr>
                <w:lang w:val="en-US"/>
              </w:rPr>
              <w:t>9),</w:t>
            </w:r>
          </w:p>
          <w:p w14:paraId="56705422" w14:textId="77777777" w:rsidR="007E5702" w:rsidRPr="008D4478" w:rsidRDefault="007E5702" w:rsidP="007E5702">
            <w:pPr>
              <w:pStyle w:val="Codigo"/>
              <w:rPr>
                <w:lang w:val="en-US"/>
              </w:rPr>
            </w:pPr>
            <w:r w:rsidRPr="008D4478">
              <w:rPr>
                <w:lang w:val="en-US"/>
              </w:rPr>
              <w:t xml:space="preserve">  LATITUDE </w:t>
            </w:r>
            <w:r w:rsidRPr="008D4478">
              <w:rPr>
                <w:lang w:val="en-US"/>
              </w:rPr>
              <w:tab/>
              <w:t>FLOAT,</w:t>
            </w:r>
          </w:p>
          <w:p w14:paraId="2E589297" w14:textId="77777777" w:rsidR="007E5702" w:rsidRPr="008D4478" w:rsidRDefault="007E5702" w:rsidP="007E5702">
            <w:pPr>
              <w:pStyle w:val="Codigo"/>
              <w:rPr>
                <w:lang w:val="en-US"/>
              </w:rPr>
            </w:pPr>
            <w:r w:rsidRPr="008D4478">
              <w:rPr>
                <w:lang w:val="en-US"/>
              </w:rPr>
              <w:t xml:space="preserve">  LONGITUDE </w:t>
            </w:r>
            <w:r w:rsidRPr="008D4478">
              <w:rPr>
                <w:lang w:val="en-US"/>
              </w:rPr>
              <w:tab/>
              <w:t>FLOAT,</w:t>
            </w:r>
          </w:p>
          <w:p w14:paraId="16FC7676" w14:textId="77777777" w:rsidR="007E5702" w:rsidRPr="00693DE7" w:rsidRDefault="007E5702" w:rsidP="007E5702">
            <w:pPr>
              <w:pStyle w:val="Codigo"/>
            </w:pPr>
            <w:r w:rsidRPr="008D4478">
              <w:rPr>
                <w:lang w:val="en-US"/>
              </w:rPr>
              <w:t xml:space="preserve">  </w:t>
            </w:r>
            <w:r w:rsidRPr="00693DE7">
              <w:t xml:space="preserve">NUM_FACE </w:t>
            </w:r>
            <w:r w:rsidRPr="00693DE7">
              <w:tab/>
            </w:r>
            <w:proofErr w:type="gramStart"/>
            <w:r w:rsidRPr="00693DE7">
              <w:t>VARCHAR(</w:t>
            </w:r>
            <w:proofErr w:type="gramEnd"/>
            <w:r w:rsidRPr="00693DE7">
              <w:t>2),</w:t>
            </w:r>
          </w:p>
          <w:p w14:paraId="6E594AE8" w14:textId="77777777" w:rsidR="007E5702" w:rsidRPr="00693DE7" w:rsidRDefault="007E5702" w:rsidP="007E5702">
            <w:pPr>
              <w:pStyle w:val="Codigo"/>
            </w:pPr>
            <w:r w:rsidRPr="00693DE7">
              <w:t xml:space="preserve">  COORDENADAS </w:t>
            </w:r>
            <w:r w:rsidRPr="00693DE7">
              <w:tab/>
            </w:r>
            <w:proofErr w:type="spellStart"/>
            <w:r w:rsidRPr="00693DE7">
              <w:t>geometry</w:t>
            </w:r>
            <w:proofErr w:type="spellEnd"/>
            <w:r w:rsidRPr="00693DE7">
              <w:t>,</w:t>
            </w:r>
          </w:p>
          <w:p w14:paraId="729B8F67" w14:textId="77777777" w:rsidR="007E5702" w:rsidRPr="008D4478" w:rsidRDefault="007E5702" w:rsidP="007E5702">
            <w:pPr>
              <w:pStyle w:val="Codigo"/>
              <w:rPr>
                <w:lang w:val="en-US"/>
              </w:rPr>
            </w:pPr>
            <w:r w:rsidRPr="00693DE7">
              <w:t xml:space="preserve">  </w:t>
            </w:r>
            <w:r w:rsidRPr="008D4478">
              <w:rPr>
                <w:lang w:val="en-US"/>
              </w:rPr>
              <w:t xml:space="preserve">CONSTRAINT </w:t>
            </w:r>
            <w:proofErr w:type="spellStart"/>
            <w:r w:rsidRPr="008D4478">
              <w:rPr>
                <w:lang w:val="en-US"/>
              </w:rPr>
              <w:t>pk_CNEFE</w:t>
            </w:r>
            <w:proofErr w:type="spellEnd"/>
            <w:r w:rsidRPr="008D4478">
              <w:rPr>
                <w:lang w:val="en-US"/>
              </w:rPr>
              <w:t xml:space="preserve"> PRIMARY KEY (COD_UNICO_ENDERECO)</w:t>
            </w:r>
          </w:p>
          <w:p w14:paraId="6C818C27" w14:textId="54D95CA0" w:rsidR="00290635" w:rsidRPr="00693DE7" w:rsidRDefault="007E5702" w:rsidP="007E5702">
            <w:pPr>
              <w:pStyle w:val="Codigo"/>
            </w:pPr>
            <w:r w:rsidRPr="00693DE7">
              <w:t>);</w:t>
            </w:r>
          </w:p>
        </w:tc>
      </w:tr>
    </w:tbl>
    <w:p w14:paraId="79CF8541" w14:textId="77777777" w:rsidR="00DC225C" w:rsidRPr="00693DE7" w:rsidRDefault="00DC225C" w:rsidP="000904FA"/>
    <w:p w14:paraId="63A9BC3D" w14:textId="44A6F60E" w:rsidR="000904FA" w:rsidRPr="00693DE7" w:rsidRDefault="00247C46" w:rsidP="00247C46">
      <w:r w:rsidRPr="00693DE7">
        <w:t xml:space="preserve">As demais classes serão geradas a partir dessas </w:t>
      </w:r>
      <w:r w:rsidR="007264C0">
        <w:t xml:space="preserve">duas </w:t>
      </w:r>
      <w:r w:rsidRPr="00693DE7">
        <w:t xml:space="preserve">iniciais por meio da execução de consultas SQL, </w:t>
      </w:r>
      <w:r w:rsidR="005A6CFA">
        <w:t xml:space="preserve">e </w:t>
      </w:r>
      <w:r w:rsidR="005679F4">
        <w:t>armazenarão os</w:t>
      </w:r>
      <w:r w:rsidRPr="00693DE7">
        <w:t xml:space="preserve"> registros resultantes do processamento.</w:t>
      </w:r>
    </w:p>
    <w:p w14:paraId="35380ED1" w14:textId="4DD017CC" w:rsidR="005600A1" w:rsidRPr="00693DE7" w:rsidRDefault="00B647B9" w:rsidP="00AC27F7">
      <w:r>
        <w:t>Por fim, a</w:t>
      </w:r>
      <w:r w:rsidR="00A37C6D" w:rsidRPr="00693DE7">
        <w:t xml:space="preserve"> maneira de povoar as bases criadas varia conforme o SGBD </w:t>
      </w:r>
      <w:r w:rsidR="002C663C" w:rsidRPr="00693DE7">
        <w:t xml:space="preserve">utilizado e do formato do arquivo de </w:t>
      </w:r>
      <w:r w:rsidR="00D31C23" w:rsidRPr="00693DE7">
        <w:t>migração</w:t>
      </w:r>
      <w:r w:rsidR="009B7EA0" w:rsidRPr="00693DE7">
        <w:t xml:space="preserve">. </w:t>
      </w:r>
      <w:r w:rsidR="00337B8A" w:rsidRPr="00693DE7">
        <w:t xml:space="preserve">Todos os </w:t>
      </w:r>
      <w:proofErr w:type="spellStart"/>
      <w:r w:rsidR="005F0E5C" w:rsidRPr="00693DE7">
        <w:t>SGBDs</w:t>
      </w:r>
      <w:proofErr w:type="spellEnd"/>
      <w:r w:rsidR="005F0E5C" w:rsidRPr="00693DE7">
        <w:t xml:space="preserve"> oferecem </w:t>
      </w:r>
      <w:r w:rsidR="00243AFD" w:rsidRPr="00693DE7">
        <w:t xml:space="preserve">ferramentas </w:t>
      </w:r>
      <w:r w:rsidR="00337B8A" w:rsidRPr="00693DE7">
        <w:t>para fazer a importação</w:t>
      </w:r>
      <w:r w:rsidR="00E4731D" w:rsidRPr="00693DE7">
        <w:t xml:space="preserve"> </w:t>
      </w:r>
      <w:r w:rsidR="00AA33A0" w:rsidRPr="00693DE7">
        <w:t>a partir dos formatos mais comuns e</w:t>
      </w:r>
      <w:r w:rsidR="00A87377" w:rsidRPr="00693DE7">
        <w:t>, se necessário,</w:t>
      </w:r>
      <w:r w:rsidR="009D0BCF" w:rsidRPr="00693DE7">
        <w:t xml:space="preserve"> </w:t>
      </w:r>
      <w:r w:rsidR="00A87377" w:rsidRPr="00693DE7">
        <w:t>pode-se</w:t>
      </w:r>
      <w:r w:rsidR="00E4731D" w:rsidRPr="00693DE7">
        <w:t xml:space="preserve"> criar scripts para essa tarefa.</w:t>
      </w:r>
    </w:p>
    <w:p w14:paraId="34B418AC" w14:textId="18DD6A5C" w:rsidR="00E50C2A" w:rsidRDefault="00591CEC" w:rsidP="00166663">
      <w:pPr>
        <w:pStyle w:val="Ttulo3"/>
      </w:pPr>
      <w:r w:rsidRPr="00693DE7">
        <w:t>Selecionar</w:t>
      </w:r>
      <w:r w:rsidR="006F0CA0" w:rsidRPr="00693DE7">
        <w:t xml:space="preserve"> um conjunto ótimo de informações </w:t>
      </w:r>
      <w:r w:rsidR="00AE7CE0" w:rsidRPr="00693DE7">
        <w:t>cadastrais</w:t>
      </w:r>
      <w:r w:rsidR="00EB271B" w:rsidRPr="00693DE7">
        <w:t>.</w:t>
      </w:r>
    </w:p>
    <w:p w14:paraId="3D3ECF8E" w14:textId="24F70B9B" w:rsidR="00AE7CE0" w:rsidRPr="00693DE7" w:rsidRDefault="00390F3C" w:rsidP="00390F3C">
      <w:r w:rsidRPr="00390F3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390F3C">
        <w:t>Retangópolis</w:t>
      </w:r>
      <w:proofErr w:type="spellEnd"/>
      <w:r w:rsidRPr="00390F3C">
        <w:t>".</w:t>
      </w:r>
    </w:p>
    <w:p w14:paraId="63CB4741" w14:textId="77777777" w:rsidR="00C12375" w:rsidRDefault="00C12375" w:rsidP="00166663">
      <w:pPr>
        <w:pStyle w:val="Ttulo3"/>
      </w:pPr>
      <w:r w:rsidRPr="00693DE7">
        <w:t>Identificar e corrigir falhas dos dados textuais no banco de dados.</w:t>
      </w:r>
    </w:p>
    <w:p w14:paraId="4888BF2A" w14:textId="7A3E5D0A" w:rsidR="002615FD" w:rsidRPr="002615FD" w:rsidRDefault="00907D20" w:rsidP="00907D20">
      <w:r w:rsidRPr="00907D20">
        <w:t>Nesta etapa, os erros presentes na base de dados são corrigidos para evitar interferências durante os testes do protótipo. Além disso, os dados ausentes são preenchidos e os nomes dos logradouros são devidamente ajustados.</w:t>
      </w:r>
    </w:p>
    <w:p w14:paraId="3192C377" w14:textId="53FE7494" w:rsidR="00175A94" w:rsidRDefault="00CB1BB2" w:rsidP="00166663">
      <w:pPr>
        <w:pStyle w:val="Ttulo3"/>
      </w:pPr>
      <w:r w:rsidRPr="00693DE7">
        <w:t xml:space="preserve">Extrair dos dados </w:t>
      </w:r>
      <w:r w:rsidR="0069391A" w:rsidRPr="00693DE7">
        <w:t xml:space="preserve">textuais os logradouros que compõem cada quadra </w:t>
      </w:r>
      <w:r w:rsidR="00C855DA">
        <w:t xml:space="preserve">de </w:t>
      </w:r>
      <w:proofErr w:type="spellStart"/>
      <w:r w:rsidR="00C855DA">
        <w:t>Retangopolis</w:t>
      </w:r>
      <w:proofErr w:type="spellEnd"/>
      <w:r w:rsidR="00C855DA">
        <w:t xml:space="preserve"> e </w:t>
      </w:r>
      <w:r w:rsidR="002229E0">
        <w:t>do CNEFE</w:t>
      </w:r>
      <w:r w:rsidR="003809CD" w:rsidRPr="00693DE7">
        <w:t>.</w:t>
      </w:r>
    </w:p>
    <w:p w14:paraId="2045A1CF" w14:textId="55A81731" w:rsidR="00082DCB" w:rsidRPr="00082DCB" w:rsidRDefault="001642F0" w:rsidP="001642F0">
      <w:r w:rsidRPr="001642F0">
        <w:t xml:space="preserve">As principais alternativas para a integração dos dados das duas bases são utilizar as definições de quadras das unidades imobiliárias ou empregar os logradouros. Assim, torna-se essencial agrupar as </w:t>
      </w:r>
      <w:proofErr w:type="spellStart"/>
      <w:r w:rsidRPr="001642F0">
        <w:t>UIs</w:t>
      </w:r>
      <w:proofErr w:type="spellEnd"/>
      <w:r w:rsidRPr="001642F0">
        <w:t xml:space="preserve"> por quadras e por logradouros, visando simplificar o processamento.</w:t>
      </w:r>
      <w:r w:rsidR="005851D4">
        <w:t xml:space="preserve"> </w:t>
      </w:r>
    </w:p>
    <w:p w14:paraId="4D2170C3" w14:textId="16EFD111" w:rsidR="00D34F38" w:rsidRDefault="00D34F38" w:rsidP="00166663">
      <w:pPr>
        <w:pStyle w:val="Ttulo3"/>
      </w:pPr>
      <w:r w:rsidRPr="00693DE7">
        <w:lastRenderedPageBreak/>
        <w:t>Desenvolver um protótipo para testes.</w:t>
      </w:r>
    </w:p>
    <w:p w14:paraId="37EC264C" w14:textId="1045E7EB" w:rsidR="001801E4" w:rsidRPr="001801E4" w:rsidRDefault="00DD32F5" w:rsidP="00DD32F5">
      <w:r w:rsidRPr="00DD32F5">
        <w:t xml:space="preserve">O protótipo será desenvolvido utilizando a linguagem de programação Javascript, que proporciona uma transição eficiente para o ambiente web. A biblioteca </w:t>
      </w:r>
      <w:proofErr w:type="spellStart"/>
      <w:r w:rsidRPr="00DD32F5">
        <w:t>Leaflet</w:t>
      </w:r>
      <w:proofErr w:type="spellEnd"/>
      <w:r w:rsidRPr="00DD32F5">
        <w:t xml:space="preserve"> será empregada para a visualização do projeto.</w:t>
      </w:r>
    </w:p>
    <w:p w14:paraId="12955B46" w14:textId="76F66613" w:rsidR="007A407B" w:rsidRDefault="007A407B" w:rsidP="00166663">
      <w:pPr>
        <w:pStyle w:val="Ttulo3"/>
      </w:pPr>
      <w:r w:rsidRPr="00693DE7">
        <w:t>Testar protótipo com dados se</w:t>
      </w:r>
      <w:r w:rsidR="00E715E4" w:rsidRPr="00693DE7">
        <w:t>lecionados.</w:t>
      </w:r>
    </w:p>
    <w:p w14:paraId="07235C37" w14:textId="5FE68120" w:rsidR="00B00EBB" w:rsidRPr="00B00EBB" w:rsidRDefault="00C347B6" w:rsidP="00C347B6">
      <w:r w:rsidRPr="00C347B6">
        <w:t>Com dados selecionados e prognósticos definidos, começa o ciclo de teste e correção até que o protótipo apresente resultados coerentes.</w:t>
      </w:r>
    </w:p>
    <w:p w14:paraId="2DAD624A" w14:textId="3E5F2FE4" w:rsidR="00AE7CE0" w:rsidRDefault="00770B33" w:rsidP="00166663">
      <w:pPr>
        <w:pStyle w:val="Ttulo3"/>
      </w:pPr>
      <w:r w:rsidRPr="00693DE7">
        <w:t xml:space="preserve">Gerar </w:t>
      </w:r>
      <w:r w:rsidR="00093203" w:rsidRPr="00693DE7">
        <w:t>imagem das quadras</w:t>
      </w:r>
      <w:r w:rsidR="00DF327C">
        <w:t>.</w:t>
      </w:r>
      <w:r w:rsidR="00AE7CE0" w:rsidRPr="00693DE7">
        <w:t xml:space="preserve"> </w:t>
      </w:r>
    </w:p>
    <w:p w14:paraId="42F1A76F" w14:textId="360A5259" w:rsidR="00DF327C" w:rsidRPr="00DF327C" w:rsidRDefault="00777ED0" w:rsidP="00777ED0">
      <w:r w:rsidRPr="00777ED0">
        <w:t>Após a realização dos testes, será necessário desenvolver uma interface para visualização dos resultados, incluindo a geração de imagens das quadras com dimensões proporcionais ao tamanho dos imóveis cadastrados.</w:t>
      </w:r>
    </w:p>
    <w:p w14:paraId="3881FF64" w14:textId="486ADA06" w:rsidR="00AE7CE0" w:rsidRDefault="007C0C77" w:rsidP="00704601">
      <w:pPr>
        <w:pStyle w:val="Ttulo3"/>
        <w:keepNext w:val="0"/>
      </w:pPr>
      <w:r w:rsidRPr="00693DE7">
        <w:t xml:space="preserve">Testar o protótipo </w:t>
      </w:r>
      <w:r w:rsidR="009B766F" w:rsidRPr="00693DE7">
        <w:t>com</w:t>
      </w:r>
      <w:r w:rsidR="00704601">
        <w:t xml:space="preserve"> a totalidade dos dados do cadastro.</w:t>
      </w:r>
      <w:r w:rsidR="00AE7CE0" w:rsidRPr="00693DE7">
        <w:t xml:space="preserve"> </w:t>
      </w:r>
    </w:p>
    <w:p w14:paraId="148051A2" w14:textId="51B987E0" w:rsidR="00704601" w:rsidRPr="00704601" w:rsidRDefault="00704601" w:rsidP="00704601">
      <w:r>
        <w:t xml:space="preserve">Novo ciclo de testes e ajustes, dessa vez com dados </w:t>
      </w:r>
      <w:r w:rsidR="00C33467">
        <w:t xml:space="preserve">originais do cadastro da prefeitura, sem ajustes ou correções manuais. </w:t>
      </w:r>
      <w:r w:rsidR="00EA2F69">
        <w:t xml:space="preserve">O objetivo é ajustar </w:t>
      </w:r>
      <w:r w:rsidR="00E92C30">
        <w:t xml:space="preserve">um nível de tolerância nas associações </w:t>
      </w:r>
      <w:r w:rsidR="00F34D73">
        <w:t xml:space="preserve">entre as bases </w:t>
      </w:r>
      <w:r w:rsidR="00A76AF4">
        <w:t>que permita conexões não exatas</w:t>
      </w:r>
      <w:r w:rsidR="00777D28">
        <w:t xml:space="preserve"> sem perdas significativas de precisão</w:t>
      </w:r>
      <w:r w:rsidR="00247AFE">
        <w:t xml:space="preserve"> </w:t>
      </w:r>
      <w:r w:rsidR="00924711">
        <w:fldChar w:fldCharType="begin"/>
      </w:r>
      <w:r w:rsidR="00924711">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fldChar w:fldCharType="separate"/>
      </w:r>
      <w:r w:rsidR="00924711" w:rsidRPr="00924711">
        <w:rPr>
          <w:rFonts w:cs="Arial"/>
        </w:rPr>
        <w:t>(Macedo, 2023)</w:t>
      </w:r>
      <w:r w:rsidR="00924711">
        <w:fldChar w:fldCharType="end"/>
      </w:r>
      <w:r w:rsidR="00777D28">
        <w:t>.</w:t>
      </w:r>
    </w:p>
    <w:p w14:paraId="66DAF8C5" w14:textId="6E6098D6" w:rsidR="00801C80" w:rsidRDefault="001F26C1" w:rsidP="00801C80">
      <w:pPr>
        <w:pStyle w:val="Ttulo3"/>
        <w:keepNext w:val="0"/>
      </w:pPr>
      <w:r w:rsidRPr="00693DE7">
        <w:t>Associar as quadras</w:t>
      </w:r>
      <w:r w:rsidR="00235AAF">
        <w:t xml:space="preserve"> remanescentes</w:t>
      </w:r>
      <w:r w:rsidRPr="00693DE7">
        <w:t xml:space="preserve"> </w:t>
      </w:r>
      <w:r w:rsidR="00801C80">
        <w:t>manualmente</w:t>
      </w:r>
      <w:r w:rsidR="00AE7CE0" w:rsidRPr="00693DE7">
        <w:t>.</w:t>
      </w:r>
    </w:p>
    <w:p w14:paraId="0D48191D" w14:textId="5AA7676B" w:rsidR="00235AAF" w:rsidRPr="00235AAF" w:rsidRDefault="00236659" w:rsidP="00236659">
      <w:r w:rsidRPr="00236659">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r w:rsidR="001F26C1" w:rsidRPr="00693DE7">
        <w:t xml:space="preserve">Disponibilizar </w:t>
      </w:r>
      <w:r w:rsidR="00AA1ABB" w:rsidRPr="00693DE7">
        <w:t xml:space="preserve">o aplicativo na Internet para </w:t>
      </w:r>
      <w:r w:rsidR="00F5054C" w:rsidRPr="00693DE7">
        <w:t>testes</w:t>
      </w:r>
      <w:r w:rsidRPr="00693DE7">
        <w:t>.</w:t>
      </w:r>
      <w:commentRangeEnd w:id="93"/>
      <w:r w:rsidR="003F44E8" w:rsidRPr="00693DE7">
        <w:rPr>
          <w:rStyle w:val="Refdecomentrio"/>
          <w:b w:val="0"/>
        </w:rPr>
        <w:commentReference w:id="93"/>
      </w:r>
    </w:p>
    <w:p w14:paraId="637CC39D" w14:textId="39061F6B" w:rsidR="0007244B" w:rsidRPr="0007244B" w:rsidRDefault="001208D2" w:rsidP="001208D2">
      <w:r w:rsidRPr="001208D2">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0B085C">
      <w:pPr>
        <w:pStyle w:val="Ttulo2"/>
      </w:pPr>
      <w:bookmarkStart w:id="97" w:name="_Toc192078442"/>
      <w:commentRangeStart w:id="98"/>
      <w:r w:rsidRPr="00693DE7">
        <w:lastRenderedPageBreak/>
        <w:t>cronograma</w:t>
      </w:r>
      <w:bookmarkEnd w:id="97"/>
      <w:commentRangeEnd w:id="98"/>
      <w:r w:rsidR="003F44E8" w:rsidRPr="00693DE7">
        <w:rPr>
          <w:rStyle w:val="Refdecomentrio"/>
          <w:rFonts w:eastAsiaTheme="minorHAnsi" w:cstheme="minorBidi"/>
          <w:caps w:val="0"/>
        </w:rPr>
        <w:commentReference w:id="98"/>
      </w:r>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99" w:name="_Toc192078448"/>
      <w:commentRangeStart w:id="100"/>
      <w:r w:rsidRPr="00693DE7">
        <w:lastRenderedPageBreak/>
        <w:t>Resultados e Discussão:</w:t>
      </w:r>
      <w:bookmarkEnd w:id="99"/>
    </w:p>
    <w:p w14:paraId="19AC4F72" w14:textId="77777777" w:rsidR="001D772A" w:rsidRPr="00693DE7" w:rsidRDefault="001D772A" w:rsidP="001D772A">
      <w:pPr>
        <w:rPr>
          <w:rFonts w:cs="Arial"/>
          <w:szCs w:val="24"/>
        </w:rPr>
      </w:pPr>
      <w:r w:rsidRPr="00693DE7">
        <w:rPr>
          <w:rFonts w:cs="Arial"/>
          <w:szCs w:val="24"/>
        </w:rPr>
        <w:t>Apresentação do protótipo.</w:t>
      </w:r>
    </w:p>
    <w:p w14:paraId="02708AE1" w14:textId="77777777" w:rsidR="001D772A" w:rsidRPr="00693DE7" w:rsidRDefault="001D772A" w:rsidP="00710CEE">
      <w:pPr>
        <w:numPr>
          <w:ilvl w:val="1"/>
          <w:numId w:val="5"/>
        </w:numPr>
        <w:rPr>
          <w:rFonts w:cs="Arial"/>
          <w:szCs w:val="24"/>
        </w:rPr>
      </w:pPr>
      <w:r w:rsidRPr="00693DE7">
        <w:rPr>
          <w:rFonts w:cs="Arial"/>
          <w:szCs w:val="24"/>
        </w:rPr>
        <w:t>Análise da eficácia na geração de imagens dos municípios.</w:t>
      </w:r>
    </w:p>
    <w:p w14:paraId="55BBE106" w14:textId="3CF9A031" w:rsidR="001D772A" w:rsidRPr="00693DE7" w:rsidRDefault="001D772A" w:rsidP="00710CEE">
      <w:pPr>
        <w:numPr>
          <w:ilvl w:val="1"/>
          <w:numId w:val="5"/>
        </w:numPr>
        <w:rPr>
          <w:rFonts w:cs="Arial"/>
          <w:szCs w:val="24"/>
        </w:rPr>
      </w:pPr>
      <w:r w:rsidRPr="00693DE7">
        <w:rPr>
          <w:rFonts w:cs="Arial"/>
          <w:szCs w:val="24"/>
        </w:rPr>
        <w:t xml:space="preserve">Comparação com métodos tradicionais de </w:t>
      </w:r>
      <w:r w:rsidR="00695BA5" w:rsidRPr="00693DE7">
        <w:rPr>
          <w:rFonts w:cs="Arial"/>
          <w:szCs w:val="24"/>
        </w:rPr>
        <w:t>georreferenciamento</w:t>
      </w:r>
      <w:r w:rsidR="004A7645" w:rsidRPr="00693DE7">
        <w:rPr>
          <w:rFonts w:cs="Arial"/>
          <w:szCs w:val="24"/>
        </w:rPr>
        <w:t>.</w:t>
      </w:r>
    </w:p>
    <w:p w14:paraId="7DD11BE0" w14:textId="6D3593AB" w:rsidR="004A7645" w:rsidRPr="00693DE7" w:rsidRDefault="00C600D5" w:rsidP="00710CEE">
      <w:pPr>
        <w:numPr>
          <w:ilvl w:val="1"/>
          <w:numId w:val="5"/>
        </w:numPr>
        <w:rPr>
          <w:rFonts w:cs="Arial"/>
          <w:szCs w:val="24"/>
        </w:rPr>
      </w:pPr>
      <w:r w:rsidRPr="00693DE7">
        <w:rPr>
          <w:rFonts w:cs="Arial"/>
          <w:szCs w:val="24"/>
        </w:rPr>
        <w:t>Métodos de i</w:t>
      </w:r>
      <w:r w:rsidR="004A7645" w:rsidRPr="00693DE7">
        <w:rPr>
          <w:rFonts w:cs="Arial"/>
          <w:szCs w:val="24"/>
        </w:rPr>
        <w:t xml:space="preserve">ntegração com o </w:t>
      </w:r>
      <w:r w:rsidR="008763C6" w:rsidRPr="00693DE7">
        <w:rPr>
          <w:rFonts w:cs="Arial"/>
          <w:szCs w:val="24"/>
        </w:rPr>
        <w:t>cadastro urbano existente.</w:t>
      </w:r>
      <w:commentRangeEnd w:id="100"/>
      <w:r w:rsidR="00125FD1" w:rsidRPr="00693DE7">
        <w:rPr>
          <w:rStyle w:val="Refdecomentrio"/>
        </w:rPr>
        <w:commentReference w:id="100"/>
      </w:r>
    </w:p>
    <w:p w14:paraId="22C2B700" w14:textId="77777777" w:rsidR="001D772A" w:rsidRPr="00693DE7" w:rsidRDefault="001D772A" w:rsidP="00D92797">
      <w:pPr>
        <w:pStyle w:val="Ttulo1"/>
        <w:pageBreakBefore/>
      </w:pPr>
      <w:bookmarkStart w:id="101" w:name="_Toc192078449"/>
      <w:commentRangeStart w:id="102"/>
      <w:r w:rsidRPr="00693DE7">
        <w:lastRenderedPageBreak/>
        <w:t>bibliografia</w:t>
      </w:r>
      <w:bookmarkEnd w:id="101"/>
      <w:commentRangeEnd w:id="102"/>
      <w:r w:rsidR="00721780" w:rsidRPr="00693DE7">
        <w:rPr>
          <w:rStyle w:val="Refdecomentrio"/>
          <w:rFonts w:eastAsiaTheme="minorHAnsi" w:cstheme="minorBidi"/>
          <w:b w:val="0"/>
          <w:caps w:val="0"/>
        </w:rPr>
        <w:commentReference w:id="102"/>
      </w:r>
    </w:p>
    <w:p w14:paraId="605552E4" w14:textId="77777777" w:rsidR="00924711" w:rsidRPr="00924711" w:rsidRDefault="001D772A" w:rsidP="00A1276A">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924711" w:rsidRPr="00924711">
        <w:rPr>
          <w:rFonts w:cs="Arial"/>
        </w:rPr>
        <w:t>AMORIM, A. Cadastro e gestão territorial: uma visão luso-brasileira para a implementação de sistemas de informação cadastral nos municípios. [</w:t>
      </w:r>
      <w:r w:rsidR="00924711" w:rsidRPr="00924711">
        <w:rPr>
          <w:rFonts w:cs="Arial"/>
          <w:i/>
          <w:iCs/>
        </w:rPr>
        <w:t>S. l.</w:t>
      </w:r>
      <w:r w:rsidR="00924711" w:rsidRPr="00924711">
        <w:rPr>
          <w:rFonts w:cs="Arial"/>
        </w:rPr>
        <w:t xml:space="preserve">]: Editora UNESP Digital, 2018. </w:t>
      </w:r>
    </w:p>
    <w:p w14:paraId="4459EE36" w14:textId="77777777" w:rsidR="00924711" w:rsidRPr="00924711" w:rsidRDefault="00924711" w:rsidP="00A1276A">
      <w:pPr>
        <w:pStyle w:val="Bibliografia"/>
        <w:jc w:val="left"/>
        <w:rPr>
          <w:rFonts w:cs="Arial"/>
        </w:rPr>
      </w:pPr>
      <w:r w:rsidRPr="00924711">
        <w:rPr>
          <w:rFonts w:cs="Arial"/>
        </w:rPr>
        <w:t>BOSSLER, R. C. QGIS do ABC ao XYZ. [</w:t>
      </w:r>
      <w:r w:rsidRPr="00924711">
        <w:rPr>
          <w:rFonts w:cs="Arial"/>
          <w:i/>
          <w:iCs/>
        </w:rPr>
        <w:t>S. l.</w:t>
      </w:r>
      <w:r w:rsidRPr="00924711">
        <w:rPr>
          <w:rFonts w:cs="Arial"/>
        </w:rPr>
        <w:t xml:space="preserve">]: </w:t>
      </w:r>
      <w:proofErr w:type="spellStart"/>
      <w:r w:rsidRPr="00924711">
        <w:rPr>
          <w:rFonts w:cs="Arial"/>
        </w:rPr>
        <w:t>Íthala</w:t>
      </w:r>
      <w:proofErr w:type="spellEnd"/>
      <w:r w:rsidRPr="00924711">
        <w:rPr>
          <w:rFonts w:cs="Arial"/>
        </w:rPr>
        <w:t xml:space="preserve">, 2016. </w:t>
      </w:r>
    </w:p>
    <w:p w14:paraId="49147159" w14:textId="77777777" w:rsidR="00924711" w:rsidRPr="00924711" w:rsidRDefault="00924711" w:rsidP="00A1276A">
      <w:pPr>
        <w:pStyle w:val="Bibliografia"/>
        <w:jc w:val="left"/>
        <w:rPr>
          <w:rFonts w:cs="Arial"/>
        </w:rPr>
      </w:pPr>
      <w:r w:rsidRPr="00924711">
        <w:rPr>
          <w:rFonts w:cs="Arial"/>
        </w:rPr>
        <w:t xml:space="preserve">CÂMARA, G.; DAVIS, C. Introdução. </w:t>
      </w:r>
      <w:r w:rsidRPr="00924711">
        <w:rPr>
          <w:rFonts w:cs="Arial"/>
          <w:i/>
          <w:iCs/>
        </w:rPr>
        <w:t>In</w:t>
      </w:r>
      <w:r w:rsidRPr="00924711">
        <w:rPr>
          <w:rFonts w:cs="Arial"/>
        </w:rPr>
        <w:t xml:space="preserve">: CÂMARA, G.; DAVIS, C.; MONTEIRO, A. M. V. (org.). Introdução à Ciência da Geoinformação. São Paulo: INPE, 2001. </w:t>
      </w:r>
    </w:p>
    <w:p w14:paraId="304D341B" w14:textId="77777777" w:rsidR="00924711" w:rsidRPr="00924711" w:rsidRDefault="00924711" w:rsidP="00A1276A">
      <w:pPr>
        <w:pStyle w:val="Bibliografia"/>
        <w:jc w:val="left"/>
        <w:rPr>
          <w:rFonts w:cs="Arial"/>
        </w:rPr>
      </w:pPr>
      <w:r w:rsidRPr="00924711">
        <w:rPr>
          <w:rFonts w:cs="Arial"/>
        </w:rPr>
        <w:t xml:space="preserve">CÂMARA, G.; MONTEIRO, A. M. V. Conceitos básicos em ciência da geoinformação. </w:t>
      </w:r>
      <w:r w:rsidRPr="00924711">
        <w:rPr>
          <w:rFonts w:cs="Arial"/>
          <w:i/>
          <w:iCs/>
        </w:rPr>
        <w:t>In</w:t>
      </w:r>
      <w:r w:rsidRPr="00924711">
        <w:rPr>
          <w:rFonts w:cs="Arial"/>
        </w:rPr>
        <w:t xml:space="preserve">: CÂMARA, G.; DAVIS, C.; MONTEIRO, A. M. V. (org.). Introdução à ciência da geoinformação. São Paulo: INPE, 2001. </w:t>
      </w:r>
    </w:p>
    <w:p w14:paraId="1CD4C24F" w14:textId="77777777" w:rsidR="00924711" w:rsidRPr="00924711" w:rsidRDefault="00924711" w:rsidP="00A1276A">
      <w:pPr>
        <w:pStyle w:val="Bibliografia"/>
        <w:jc w:val="left"/>
        <w:rPr>
          <w:rFonts w:cs="Arial"/>
          <w:lang w:val="en-US"/>
        </w:rPr>
      </w:pPr>
      <w:r w:rsidRPr="00924711">
        <w:rPr>
          <w:rFonts w:cs="Arial"/>
        </w:rPr>
        <w:t xml:space="preserve">CERUZZI, P. E. A </w:t>
      </w:r>
      <w:proofErr w:type="spellStart"/>
      <w:r w:rsidRPr="00924711">
        <w:rPr>
          <w:rFonts w:cs="Arial"/>
        </w:rPr>
        <w:t>history</w:t>
      </w:r>
      <w:proofErr w:type="spellEnd"/>
      <w:r w:rsidRPr="00924711">
        <w:rPr>
          <w:rFonts w:cs="Arial"/>
        </w:rPr>
        <w:t xml:space="preserve"> </w:t>
      </w:r>
      <w:proofErr w:type="spellStart"/>
      <w:r w:rsidRPr="00924711">
        <w:rPr>
          <w:rFonts w:cs="Arial"/>
        </w:rPr>
        <w:t>of</w:t>
      </w:r>
      <w:proofErr w:type="spellEnd"/>
      <w:r w:rsidRPr="00924711">
        <w:rPr>
          <w:rFonts w:cs="Arial"/>
        </w:rPr>
        <w:t xml:space="preserve"> </w:t>
      </w:r>
      <w:proofErr w:type="spellStart"/>
      <w:r w:rsidRPr="00924711">
        <w:rPr>
          <w:rFonts w:cs="Arial"/>
        </w:rPr>
        <w:t>modern</w:t>
      </w:r>
      <w:proofErr w:type="spellEnd"/>
      <w:r w:rsidRPr="00924711">
        <w:rPr>
          <w:rFonts w:cs="Arial"/>
        </w:rPr>
        <w:t xml:space="preserve"> </w:t>
      </w:r>
      <w:proofErr w:type="spellStart"/>
      <w:r w:rsidRPr="00924711">
        <w:rPr>
          <w:rFonts w:cs="Arial"/>
        </w:rPr>
        <w:t>computing</w:t>
      </w:r>
      <w:proofErr w:type="spellEnd"/>
      <w:r w:rsidRPr="00924711">
        <w:rPr>
          <w:rFonts w:cs="Arial"/>
        </w:rPr>
        <w:t xml:space="preserve">. </w:t>
      </w:r>
      <w:r w:rsidRPr="00924711">
        <w:rPr>
          <w:rFonts w:cs="Arial"/>
          <w:lang w:val="en-US"/>
        </w:rPr>
        <w:t xml:space="preserve">2nd </w:t>
      </w:r>
      <w:proofErr w:type="spellStart"/>
      <w:r w:rsidRPr="00924711">
        <w:rPr>
          <w:rFonts w:cs="Arial"/>
          <w:lang w:val="en-US"/>
        </w:rPr>
        <w:t>eded</w:t>
      </w:r>
      <w:proofErr w:type="spellEnd"/>
      <w:r w:rsidRPr="00924711">
        <w:rPr>
          <w:rFonts w:cs="Arial"/>
          <w:lang w:val="en-US"/>
        </w:rPr>
        <w:t xml:space="preserve">. London, </w:t>
      </w:r>
      <w:proofErr w:type="gramStart"/>
      <w:r w:rsidRPr="00924711">
        <w:rPr>
          <w:rFonts w:cs="Arial"/>
          <w:lang w:val="en-US"/>
        </w:rPr>
        <w:t>Eng. ;</w:t>
      </w:r>
      <w:proofErr w:type="gramEnd"/>
      <w:r w:rsidRPr="00924711">
        <w:rPr>
          <w:rFonts w:cs="Arial"/>
          <w:lang w:val="en-US"/>
        </w:rPr>
        <w:t xml:space="preserve"> Cambridge, Mass: MIT Press, 2003. </w:t>
      </w:r>
    </w:p>
    <w:p w14:paraId="292F03A7" w14:textId="77777777" w:rsidR="00924711" w:rsidRPr="00924711" w:rsidRDefault="00924711" w:rsidP="00A1276A">
      <w:pPr>
        <w:pStyle w:val="Bibliografia"/>
        <w:jc w:val="left"/>
        <w:rPr>
          <w:rFonts w:cs="Arial"/>
        </w:rPr>
      </w:pPr>
      <w:r w:rsidRPr="00924711">
        <w:rPr>
          <w:rFonts w:cs="Arial"/>
        </w:rPr>
        <w:t>CNM. Crise fiscal nos Municípios brasileiros. [</w:t>
      </w:r>
      <w:r w:rsidRPr="00924711">
        <w:rPr>
          <w:rFonts w:cs="Arial"/>
          <w:i/>
          <w:iCs/>
        </w:rPr>
        <w:t>S. l.</w:t>
      </w:r>
      <w:r w:rsidRPr="00924711">
        <w:rPr>
          <w:rFonts w:cs="Arial"/>
        </w:rPr>
        <w:t>]: CNM, 2024. Estudo Técnico. Disponível em: https://cnm.org.br/storage/biblioteca/2024/Estudos_tecnicos/202405_ET_CrisenosMunicipios_2023.pdf. Acesso em: 28 fev. 2025.</w:t>
      </w:r>
    </w:p>
    <w:p w14:paraId="0BABE4EE" w14:textId="77777777" w:rsidR="00924711" w:rsidRPr="00924711" w:rsidRDefault="00924711" w:rsidP="00A1276A">
      <w:pPr>
        <w:pStyle w:val="Bibliografia"/>
        <w:jc w:val="left"/>
        <w:rPr>
          <w:rFonts w:cs="Arial"/>
        </w:rPr>
      </w:pPr>
      <w:r w:rsidRPr="00924711">
        <w:rPr>
          <w:rFonts w:cs="Arial"/>
        </w:rPr>
        <w:t>COELHO, V. B. N. Processamento de consultas em bancos de dados geográficos ambíguos. [</w:t>
      </w:r>
      <w:r w:rsidRPr="00924711">
        <w:rPr>
          <w:rFonts w:cs="Arial"/>
          <w:i/>
          <w:iCs/>
        </w:rPr>
        <w:t>s. l.</w:t>
      </w:r>
      <w:r w:rsidRPr="00924711">
        <w:rPr>
          <w:rFonts w:cs="Arial"/>
        </w:rPr>
        <w:t xml:space="preserve">], 2010. </w:t>
      </w:r>
    </w:p>
    <w:p w14:paraId="5C7A27F8" w14:textId="77777777" w:rsidR="00924711" w:rsidRPr="00924711" w:rsidRDefault="00924711" w:rsidP="00A1276A">
      <w:pPr>
        <w:pStyle w:val="Bibliografia"/>
        <w:jc w:val="left"/>
        <w:rPr>
          <w:rFonts w:cs="Arial"/>
        </w:rPr>
      </w:pPr>
      <w:r w:rsidRPr="00924711">
        <w:rPr>
          <w:rFonts w:cs="Arial"/>
        </w:rPr>
        <w:t xml:space="preserve">CTN - LEI 5.172/1966. 25 out. 1966. Disponível em: https://www.camara.leg.br/proposicoesWeb/prop_mostrarintegra?codteor=290270. </w:t>
      </w:r>
    </w:p>
    <w:p w14:paraId="555C470F" w14:textId="77777777" w:rsidR="00924711" w:rsidRPr="00924711" w:rsidRDefault="00924711" w:rsidP="00A1276A">
      <w:pPr>
        <w:pStyle w:val="Bibliografia"/>
        <w:jc w:val="left"/>
        <w:rPr>
          <w:rFonts w:cs="Arial"/>
        </w:rPr>
      </w:pPr>
      <w:r w:rsidRPr="00924711">
        <w:rPr>
          <w:rFonts w:cs="Arial"/>
        </w:rPr>
        <w:t xml:space="preserve">CUNHA, E. </w:t>
      </w:r>
      <w:r w:rsidRPr="00924711">
        <w:rPr>
          <w:rFonts w:cs="Arial"/>
          <w:i/>
          <w:iCs/>
        </w:rPr>
        <w:t>et al.</w:t>
      </w:r>
      <w:r w:rsidRPr="00924711">
        <w:rPr>
          <w:rFonts w:cs="Arial"/>
        </w:rPr>
        <w:t xml:space="preserve"> O cadastro urbano no Brasil: histórico e evolução. Revista de Geografia e Ordenamento do Território, [</w:t>
      </w:r>
      <w:r w:rsidRPr="00924711">
        <w:rPr>
          <w:rFonts w:cs="Arial"/>
          <w:i/>
          <w:iCs/>
        </w:rPr>
        <w:t>s. l.</w:t>
      </w:r>
      <w:r w:rsidRPr="00924711">
        <w:rPr>
          <w:rFonts w:cs="Arial"/>
        </w:rPr>
        <w:t xml:space="preserve">], v. 0, n. 17, p. 55–74, 2019. </w:t>
      </w:r>
    </w:p>
    <w:p w14:paraId="501EEEDA" w14:textId="77777777" w:rsidR="00924711" w:rsidRPr="00924711" w:rsidRDefault="00924711" w:rsidP="00A1276A">
      <w:pPr>
        <w:pStyle w:val="Bibliografia"/>
        <w:jc w:val="left"/>
        <w:rPr>
          <w:rFonts w:cs="Arial"/>
        </w:rPr>
      </w:pPr>
      <w:r w:rsidRPr="00924711">
        <w:rPr>
          <w:rFonts w:cs="Arial"/>
        </w:rPr>
        <w:t xml:space="preserve">DATE, C. J. Introdução a sistemas de bancos de dados. 8. </w:t>
      </w:r>
      <w:proofErr w:type="spellStart"/>
      <w:r w:rsidRPr="00924711">
        <w:rPr>
          <w:rFonts w:cs="Arial"/>
        </w:rPr>
        <w:t>eded</w:t>
      </w:r>
      <w:proofErr w:type="spellEnd"/>
      <w:r w:rsidRPr="00924711">
        <w:rPr>
          <w:rFonts w:cs="Arial"/>
        </w:rPr>
        <w:t xml:space="preserve">. Rio de Janeiro: Campus, 2004. </w:t>
      </w:r>
    </w:p>
    <w:p w14:paraId="4DBE0A52" w14:textId="77777777" w:rsidR="00924711" w:rsidRPr="00924711" w:rsidRDefault="00924711" w:rsidP="00A1276A">
      <w:pPr>
        <w:pStyle w:val="Bibliografia"/>
        <w:jc w:val="left"/>
        <w:rPr>
          <w:rFonts w:cs="Arial"/>
        </w:rPr>
      </w:pPr>
      <w:r w:rsidRPr="00924711">
        <w:rPr>
          <w:rFonts w:cs="Arial"/>
          <w:lang w:val="en-US"/>
        </w:rPr>
        <w:t xml:space="preserve">ENEMARK, S.; MCLAREN, R.; LEMMEN, C. Fit-for-Purpose Land Administration—Providing Secure Land Rights at Scale. </w:t>
      </w:r>
      <w:r w:rsidRPr="00924711">
        <w:rPr>
          <w:rFonts w:cs="Arial"/>
        </w:rPr>
        <w:t>Land, [</w:t>
      </w:r>
      <w:r w:rsidRPr="00924711">
        <w:rPr>
          <w:rFonts w:cs="Arial"/>
          <w:i/>
          <w:iCs/>
        </w:rPr>
        <w:t>s. l.</w:t>
      </w:r>
      <w:r w:rsidRPr="00924711">
        <w:rPr>
          <w:rFonts w:cs="Arial"/>
        </w:rPr>
        <w:t xml:space="preserve">], v. 10, n. 9, p. 972, 2021. </w:t>
      </w:r>
    </w:p>
    <w:p w14:paraId="0E9EBF90" w14:textId="77777777" w:rsidR="00924711" w:rsidRPr="00924711" w:rsidRDefault="00924711" w:rsidP="00A1276A">
      <w:pPr>
        <w:pStyle w:val="Bibliografia"/>
        <w:jc w:val="left"/>
        <w:rPr>
          <w:rFonts w:cs="Arial"/>
        </w:rPr>
      </w:pPr>
      <w:r w:rsidRPr="00924711">
        <w:rPr>
          <w:rFonts w:cs="Arial"/>
        </w:rPr>
        <w:t xml:space="preserve">FITZ, P. R. Cartografia Básica. São Paulo: Oficina de Textos, 2008. </w:t>
      </w:r>
    </w:p>
    <w:p w14:paraId="7B27ADA2" w14:textId="77777777" w:rsidR="00924711" w:rsidRPr="00924711" w:rsidRDefault="00924711" w:rsidP="00A1276A">
      <w:pPr>
        <w:pStyle w:val="Bibliografia"/>
        <w:jc w:val="left"/>
        <w:rPr>
          <w:rFonts w:cs="Arial"/>
        </w:rPr>
      </w:pPr>
      <w:r w:rsidRPr="00924711">
        <w:rPr>
          <w:rFonts w:cs="Arial"/>
        </w:rPr>
        <w:t xml:space="preserve">HANADA, E.; GONÇALVES, R. R. V. Introdução ao geoprocessamento: princípios básicos e aplicação. São Paulo: EMBRAPA, 2007. (Documentos 67). </w:t>
      </w:r>
    </w:p>
    <w:p w14:paraId="3C3D1424" w14:textId="77777777" w:rsidR="00924711" w:rsidRPr="00924711" w:rsidRDefault="00924711" w:rsidP="00A1276A">
      <w:pPr>
        <w:pStyle w:val="Bibliografia"/>
        <w:jc w:val="left"/>
        <w:rPr>
          <w:rFonts w:cs="Arial"/>
          <w:lang w:val="en-US"/>
        </w:rPr>
      </w:pPr>
      <w:r w:rsidRPr="00924711">
        <w:rPr>
          <w:rFonts w:cs="Arial"/>
        </w:rPr>
        <w:t>IBGE. Censo 2022</w:t>
      </w:r>
      <w:proofErr w:type="gramStart"/>
      <w:r w:rsidRPr="00924711">
        <w:rPr>
          <w:rFonts w:cs="Arial"/>
        </w:rPr>
        <w:t>. ,</w:t>
      </w:r>
      <w:proofErr w:type="gramEnd"/>
      <w:r w:rsidRPr="00924711">
        <w:rPr>
          <w:rFonts w:cs="Arial"/>
        </w:rPr>
        <w:t xml:space="preserve"> 2022. Disponível em: https://www.ibge.gov.br/estatisticas/downloads-estatisticas.html?caminho=Censos/Censo_Demografico_2022/. </w:t>
      </w:r>
      <w:proofErr w:type="spellStart"/>
      <w:r w:rsidRPr="00924711">
        <w:rPr>
          <w:rFonts w:cs="Arial"/>
          <w:lang w:val="en-US"/>
        </w:rPr>
        <w:t>Acesso</w:t>
      </w:r>
      <w:proofErr w:type="spellEnd"/>
      <w:r w:rsidRPr="00924711">
        <w:rPr>
          <w:rFonts w:cs="Arial"/>
          <w:lang w:val="en-US"/>
        </w:rPr>
        <w:t xml:space="preserve"> </w:t>
      </w:r>
      <w:proofErr w:type="spellStart"/>
      <w:r w:rsidRPr="00924711">
        <w:rPr>
          <w:rFonts w:cs="Arial"/>
          <w:lang w:val="en-US"/>
        </w:rPr>
        <w:t>em</w:t>
      </w:r>
      <w:proofErr w:type="spellEnd"/>
      <w:r w:rsidRPr="00924711">
        <w:rPr>
          <w:rFonts w:cs="Arial"/>
          <w:lang w:val="en-US"/>
        </w:rPr>
        <w:t xml:space="preserve">: 2 </w:t>
      </w:r>
      <w:proofErr w:type="gramStart"/>
      <w:r w:rsidRPr="00924711">
        <w:rPr>
          <w:rFonts w:cs="Arial"/>
          <w:lang w:val="en-US"/>
        </w:rPr>
        <w:t>mar</w:t>
      </w:r>
      <w:proofErr w:type="gramEnd"/>
      <w:r w:rsidRPr="00924711">
        <w:rPr>
          <w:rFonts w:cs="Arial"/>
          <w:lang w:val="en-US"/>
        </w:rPr>
        <w:t>. 2025.</w:t>
      </w:r>
    </w:p>
    <w:p w14:paraId="0E3A7F53" w14:textId="77777777" w:rsidR="00924711" w:rsidRPr="00924711" w:rsidRDefault="00924711" w:rsidP="00A1276A">
      <w:pPr>
        <w:pStyle w:val="Bibliografia"/>
        <w:jc w:val="left"/>
        <w:rPr>
          <w:rFonts w:cs="Arial"/>
        </w:rPr>
      </w:pPr>
      <w:r w:rsidRPr="00924711">
        <w:rPr>
          <w:rFonts w:cs="Arial"/>
          <w:lang w:val="en-US"/>
        </w:rPr>
        <w:t>RATIONAL SOFTWARE ARCHITECT STANDARD EDITION 7.5.5. [</w:t>
      </w:r>
      <w:r w:rsidRPr="00924711">
        <w:rPr>
          <w:rFonts w:cs="Arial"/>
          <w:i/>
          <w:iCs/>
          <w:lang w:val="en-US"/>
        </w:rPr>
        <w:t>S. l.</w:t>
      </w:r>
      <w:r w:rsidRPr="00924711">
        <w:rPr>
          <w:rFonts w:cs="Arial"/>
          <w:lang w:val="en-US"/>
        </w:rPr>
        <w:t xml:space="preserve">], 2021. </w:t>
      </w:r>
      <w:r w:rsidRPr="00924711">
        <w:rPr>
          <w:rFonts w:cs="Arial"/>
        </w:rPr>
        <w:t xml:space="preserve">Disponível em: https://www.ibm.com/docs/pt-br/rsas/7.5.0?topic=diagrams-relationships-in-class. Acesso em: 6 dez. 2024. </w:t>
      </w:r>
    </w:p>
    <w:p w14:paraId="7533493F" w14:textId="77777777" w:rsidR="00924711" w:rsidRPr="00924711" w:rsidRDefault="00924711" w:rsidP="00A1276A">
      <w:pPr>
        <w:pStyle w:val="Bibliografia"/>
        <w:jc w:val="left"/>
        <w:rPr>
          <w:rFonts w:cs="Arial"/>
        </w:rPr>
      </w:pPr>
      <w:r w:rsidRPr="00924711">
        <w:rPr>
          <w:rFonts w:cs="Arial"/>
        </w:rPr>
        <w:lastRenderedPageBreak/>
        <w:t xml:space="preserve">INPE, I. N. de P. E.-. Ajuda do SPRING. São José dos Campos: Instituto Nacional de Pesquisas Espaciais – INPE, 2012. </w:t>
      </w:r>
    </w:p>
    <w:p w14:paraId="4B8DFBA2" w14:textId="77777777" w:rsidR="00924711" w:rsidRPr="00924711" w:rsidRDefault="00924711" w:rsidP="00A1276A">
      <w:pPr>
        <w:pStyle w:val="Bibliografia"/>
        <w:jc w:val="left"/>
        <w:rPr>
          <w:rFonts w:cs="Arial"/>
          <w:lang w:val="en-US"/>
        </w:rPr>
      </w:pPr>
      <w:r w:rsidRPr="00924711">
        <w:rPr>
          <w:rFonts w:cs="Arial"/>
          <w:lang w:val="en-US"/>
        </w:rPr>
        <w:t xml:space="preserve">KALOGIANNI, E. </w:t>
      </w:r>
      <w:r w:rsidRPr="00924711">
        <w:rPr>
          <w:rFonts w:cs="Arial"/>
          <w:i/>
          <w:iCs/>
          <w:lang w:val="en-US"/>
        </w:rPr>
        <w:t>et al.</w:t>
      </w:r>
      <w:r w:rsidRPr="00924711">
        <w:rPr>
          <w:rFonts w:cs="Arial"/>
          <w:lang w:val="en-US"/>
        </w:rPr>
        <w:t xml:space="preserve"> Refining the survey model of the LADM ISO 19152–2: Land registration. Land Use Policy, [</w:t>
      </w:r>
      <w:r w:rsidRPr="00924711">
        <w:rPr>
          <w:rFonts w:cs="Arial"/>
          <w:i/>
          <w:iCs/>
          <w:lang w:val="en-US"/>
        </w:rPr>
        <w:t>s. l.</w:t>
      </w:r>
      <w:r w:rsidRPr="00924711">
        <w:rPr>
          <w:rFonts w:cs="Arial"/>
          <w:lang w:val="en-US"/>
        </w:rPr>
        <w:t xml:space="preserve">], v. 141, p. 107125, 2024. </w:t>
      </w:r>
    </w:p>
    <w:p w14:paraId="20FB5889" w14:textId="77777777" w:rsidR="00924711" w:rsidRPr="00924711" w:rsidRDefault="00924711" w:rsidP="00A1276A">
      <w:pPr>
        <w:pStyle w:val="Bibliografia"/>
        <w:jc w:val="left"/>
        <w:rPr>
          <w:rFonts w:cs="Arial"/>
        </w:rPr>
      </w:pPr>
      <w:r w:rsidRPr="00924711">
        <w:rPr>
          <w:rFonts w:cs="Arial"/>
        </w:rPr>
        <w:t>LGPD - LEI N</w:t>
      </w:r>
      <w:r w:rsidRPr="00924711">
        <w:rPr>
          <w:rFonts w:cs="Arial"/>
          <w:vertAlign w:val="superscript"/>
        </w:rPr>
        <w:t>o</w:t>
      </w:r>
      <w:r w:rsidRPr="00924711">
        <w:rPr>
          <w:rFonts w:cs="Arial"/>
        </w:rPr>
        <w:t xml:space="preserve"> 13.709/2018. Congresso Nacional - Brasil. 14 ago. 2018. Disponível em: https://www2.camara.leg.br/legin/fed/lei/2018/lei-13709-14-agosto-2018-787077-publicacaooriginal-156212-pl.html. </w:t>
      </w:r>
    </w:p>
    <w:p w14:paraId="65803BB6" w14:textId="39960244" w:rsidR="00924711" w:rsidRPr="00924711" w:rsidRDefault="00924711" w:rsidP="00A1276A">
      <w:pPr>
        <w:pStyle w:val="Bibliografia"/>
        <w:jc w:val="left"/>
        <w:rPr>
          <w:rFonts w:cs="Arial"/>
        </w:rPr>
      </w:pPr>
      <w:r w:rsidRPr="00924711">
        <w:rPr>
          <w:rFonts w:cs="Arial"/>
        </w:rPr>
        <w:t>MACEDO, D. Integração do Cadastro Único com Cadastro Nacional de Endereços para Fins Estatístico através da modelagem de um banco de dados espacial. [</w:t>
      </w:r>
      <w:r w:rsidRPr="00924711">
        <w:rPr>
          <w:rFonts w:cs="Arial"/>
          <w:i/>
          <w:iCs/>
        </w:rPr>
        <w:t>S. l.</w:t>
      </w:r>
      <w:r w:rsidRPr="00924711">
        <w:rPr>
          <w:rFonts w:cs="Arial"/>
        </w:rPr>
        <w:t>]: mds.gov.br, 2023. Disponível em:</w:t>
      </w:r>
      <w:r w:rsidR="009306AF">
        <w:rPr>
          <w:rFonts w:cs="Arial"/>
        </w:rPr>
        <w:br/>
      </w:r>
      <w:r w:rsidRPr="00924711">
        <w:rPr>
          <w:rFonts w:cs="Arial"/>
        </w:rPr>
        <w:t>https://aplicacoes.mds.gov.br/sagi/pesquisas/documentos/relatorio/relatorio_270.pdf. Acesso em: 3 mar. 2025.</w:t>
      </w:r>
    </w:p>
    <w:p w14:paraId="037F9AF3" w14:textId="77777777" w:rsidR="00924711" w:rsidRPr="00924711" w:rsidRDefault="00924711" w:rsidP="00A1276A">
      <w:pPr>
        <w:pStyle w:val="Bibliografia"/>
        <w:jc w:val="left"/>
        <w:rPr>
          <w:rFonts w:cs="Arial"/>
        </w:rPr>
      </w:pPr>
      <w:r w:rsidRPr="00924711">
        <w:rPr>
          <w:rFonts w:cs="Arial"/>
        </w:rPr>
        <w:t>MF-CIATA. Manual do Cadastro Imobiliário - CIATA. [</w:t>
      </w:r>
      <w:r w:rsidRPr="00924711">
        <w:rPr>
          <w:rFonts w:cs="Arial"/>
          <w:i/>
          <w:iCs/>
        </w:rPr>
        <w:t>S. l.: s. n.</w:t>
      </w:r>
      <w:r w:rsidRPr="00924711">
        <w:rPr>
          <w:rFonts w:cs="Arial"/>
        </w:rPr>
        <w:t xml:space="preserve">], 1979. </w:t>
      </w:r>
    </w:p>
    <w:p w14:paraId="516809FC" w14:textId="77777777" w:rsidR="00924711" w:rsidRPr="00924711" w:rsidRDefault="00924711" w:rsidP="00A1276A">
      <w:pPr>
        <w:pStyle w:val="Bibliografia"/>
        <w:jc w:val="left"/>
        <w:rPr>
          <w:rFonts w:cs="Arial"/>
        </w:rPr>
      </w:pPr>
      <w:r w:rsidRPr="00924711">
        <w:rPr>
          <w:rFonts w:cs="Arial"/>
        </w:rPr>
        <w:t>PANCHINIAK, T. Discussão sobre modelos conceituais relacionados ao cadastro territorial: estudo de caso de Joinville. [</w:t>
      </w:r>
      <w:r w:rsidRPr="00924711">
        <w:rPr>
          <w:rFonts w:cs="Arial"/>
          <w:i/>
          <w:iCs/>
        </w:rPr>
        <w:t>S. l.</w:t>
      </w:r>
      <w:r w:rsidRPr="00924711">
        <w:rPr>
          <w:rFonts w:cs="Arial"/>
        </w:rPr>
        <w:t xml:space="preserve">], 2017. Disponível em: https://repositorio.ufsc.br/handle/123456789/189319. Acesso em: 2 dez. 2024. </w:t>
      </w:r>
    </w:p>
    <w:p w14:paraId="1F53DABF" w14:textId="77777777" w:rsidR="00924711" w:rsidRPr="00924711" w:rsidRDefault="00924711" w:rsidP="00A1276A">
      <w:pPr>
        <w:pStyle w:val="Bibliografia"/>
        <w:jc w:val="left"/>
        <w:rPr>
          <w:rFonts w:cs="Arial"/>
        </w:rPr>
      </w:pPr>
      <w:r w:rsidRPr="00924711">
        <w:rPr>
          <w:rFonts w:cs="Arial"/>
        </w:rPr>
        <w:t>PORTAL NACIONAL DE CONTRATAÇÕES PÚBLICAS - PNCP. [</w:t>
      </w:r>
      <w:r w:rsidRPr="00924711">
        <w:rPr>
          <w:rFonts w:cs="Arial"/>
          <w:i/>
          <w:iCs/>
        </w:rPr>
        <w:t>S. l.</w:t>
      </w:r>
      <w:r w:rsidRPr="00924711">
        <w:rPr>
          <w:rFonts w:cs="Arial"/>
        </w:rPr>
        <w:t xml:space="preserve">], 2025. Disponível em: https://www.gov.br/pncp/pt-br. Acesso em: 21 fev. 2025. </w:t>
      </w:r>
    </w:p>
    <w:p w14:paraId="6EFB8ED3" w14:textId="77777777" w:rsidR="00924711" w:rsidRPr="00924711" w:rsidRDefault="00924711" w:rsidP="00A1276A">
      <w:pPr>
        <w:pStyle w:val="Bibliografia"/>
        <w:jc w:val="left"/>
        <w:rPr>
          <w:rFonts w:cs="Arial"/>
        </w:rPr>
      </w:pPr>
      <w:r w:rsidRPr="00924711">
        <w:rPr>
          <w:rFonts w:cs="Arial"/>
        </w:rPr>
        <w:t xml:space="preserve">SILVA, E. da. Cadastro Territorial Multifinalitário aplicado à gestão municipal. Florianópolis, SC: </w:t>
      </w:r>
      <w:proofErr w:type="spellStart"/>
      <w:r w:rsidRPr="00924711">
        <w:rPr>
          <w:rFonts w:cs="Arial"/>
        </w:rPr>
        <w:t>Ufsc</w:t>
      </w:r>
      <w:proofErr w:type="spellEnd"/>
      <w:r w:rsidRPr="00924711">
        <w:rPr>
          <w:rFonts w:cs="Arial"/>
        </w:rPr>
        <w:t xml:space="preserve">, 2023. </w:t>
      </w:r>
    </w:p>
    <w:p w14:paraId="43A332C2" w14:textId="77777777" w:rsidR="00924711" w:rsidRPr="00924711" w:rsidRDefault="00924711" w:rsidP="00A1276A">
      <w:pPr>
        <w:pStyle w:val="Bibliografia"/>
        <w:jc w:val="left"/>
        <w:rPr>
          <w:rFonts w:cs="Arial"/>
        </w:rPr>
      </w:pPr>
      <w:r w:rsidRPr="00924711">
        <w:rPr>
          <w:rFonts w:cs="Arial"/>
        </w:rPr>
        <w:t xml:space="preserve">SISCONFI/STN. </w:t>
      </w:r>
      <w:proofErr w:type="spellStart"/>
      <w:r w:rsidRPr="00924711">
        <w:rPr>
          <w:rFonts w:cs="Arial"/>
        </w:rPr>
        <w:t>siconfi</w:t>
      </w:r>
      <w:proofErr w:type="spellEnd"/>
      <w:proofErr w:type="gramStart"/>
      <w:r w:rsidRPr="00924711">
        <w:rPr>
          <w:rFonts w:cs="Arial"/>
        </w:rPr>
        <w:t>. ,</w:t>
      </w:r>
      <w:proofErr w:type="gramEnd"/>
      <w:r w:rsidRPr="00924711">
        <w:rPr>
          <w:rFonts w:cs="Arial"/>
        </w:rPr>
        <w:t xml:space="preserve"> 2023. Disponível em: https://siconfi.tesouro.gov.br/siconfi/pages/public/sti/iframe_sti.jsf. Acesso em: 28 fev. 2025.</w:t>
      </w:r>
    </w:p>
    <w:p w14:paraId="6BDF6AFC" w14:textId="15B306C2"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950215" w:rsidRPr="00693DE7" w:rsidRDefault="00950215">
      <w:pPr>
        <w:pStyle w:val="Textodecomentrio"/>
      </w:pPr>
      <w:r w:rsidRPr="00693DE7">
        <w:rPr>
          <w:rStyle w:val="Refdecomentrio"/>
        </w:rPr>
        <w:annotationRef/>
      </w:r>
      <w:r w:rsidRPr="00693DE7">
        <w:t>CTM, etc.</w:t>
      </w:r>
    </w:p>
    <w:p w14:paraId="49E4311D" w14:textId="77777777" w:rsidR="00950215" w:rsidRPr="00693DE7" w:rsidRDefault="00950215">
      <w:pPr>
        <w:pStyle w:val="Textodecomentrio"/>
      </w:pPr>
    </w:p>
  </w:comment>
  <w:comment w:id="3" w:author="Carlos" w:date="2025-03-09T08:33:00Z" w:initials="C">
    <w:p w14:paraId="11DBA8A4" w14:textId="129102B6" w:rsidR="00950215" w:rsidRPr="00693DE7" w:rsidRDefault="00950215">
      <w:pPr>
        <w:pStyle w:val="Textodecomentrio"/>
      </w:pPr>
      <w:r w:rsidRPr="00693DE7">
        <w:rPr>
          <w:rStyle w:val="Refdecomentrio"/>
        </w:rPr>
        <w:annotationRef/>
      </w:r>
      <w:r w:rsidRPr="00693DE7">
        <w:t xml:space="preserve">Referência explicita não coloca parênteses: “de acordo com Cunha </w:t>
      </w:r>
      <w:r w:rsidRPr="00693DE7">
        <w:rPr>
          <w:i/>
        </w:rPr>
        <w:t>et al</w:t>
      </w:r>
      <w:r w:rsidRPr="00693DE7">
        <w:t xml:space="preserve">. (2019)...” se fosse uma referência implícita no final da frase colocaria: “... (CUNHA </w:t>
      </w:r>
      <w:r w:rsidRPr="00693DE7">
        <w:rPr>
          <w:i/>
        </w:rPr>
        <w:t>et al</w:t>
      </w:r>
      <w:r w:rsidRPr="00693DE7">
        <w:t>., 2019). Corrigir isso em todo o Texto...</w:t>
      </w:r>
    </w:p>
  </w:comment>
  <w:comment w:id="5" w:author="Carlos" w:date="2025-03-09T08:40:00Z" w:initials="C">
    <w:p w14:paraId="2AB6A45F" w14:textId="347FC06C" w:rsidR="00181CF7" w:rsidRPr="00693DE7" w:rsidRDefault="00181CF7">
      <w:pPr>
        <w:pStyle w:val="Textodecomentrio"/>
      </w:pPr>
      <w:r w:rsidRPr="00693DE7">
        <w:rPr>
          <w:rStyle w:val="Refdecomentrio"/>
        </w:rPr>
        <w:annotationRef/>
      </w:r>
      <w:r w:rsidRPr="00693DE7">
        <w:t>Seria uma expressão do pessoal da TI?</w:t>
      </w:r>
    </w:p>
  </w:comment>
  <w:comment w:id="6" w:author="Marco Aurélio Barbiero" w:date="2025-03-09T21:53:00Z" w:initials="MB">
    <w:p w14:paraId="5156F67C" w14:textId="77777777" w:rsidR="00402610" w:rsidRPr="00693DE7" w:rsidRDefault="00402610" w:rsidP="00402610">
      <w:pPr>
        <w:pStyle w:val="Textodecomentrio"/>
        <w:ind w:firstLine="0"/>
        <w:jc w:val="left"/>
      </w:pPr>
      <w:r w:rsidRPr="00693DE7">
        <w:rPr>
          <w:rStyle w:val="Refdecomentrio"/>
        </w:rPr>
        <w:annotationRef/>
      </w:r>
      <w:r w:rsidRPr="00693DE7">
        <w:t>É uma expressão usada pelo INCRA para o processo de registro e validação.</w:t>
      </w:r>
    </w:p>
  </w:comment>
  <w:comment w:id="9" w:author="Carlos" w:date="2025-03-09T08:47:00Z" w:initials="C">
    <w:p w14:paraId="3C965DA6" w14:textId="315E4D67" w:rsidR="00181CF7" w:rsidRPr="00693DE7" w:rsidRDefault="00181CF7" w:rsidP="00181CF7">
      <w:pPr>
        <w:pStyle w:val="Textodecomentrio"/>
      </w:pPr>
      <w:r w:rsidRPr="00693DE7">
        <w:rPr>
          <w:rStyle w:val="Refdecomentrio"/>
        </w:rPr>
        <w:annotationRef/>
      </w:r>
      <w:r w:rsidRPr="00693DE7">
        <w:t>Seria importante vc seguir a sequência das limitações das prefeituras: “Há muitos motivos para essa ausência: falta de mão de obra qualificada, altos custos do georreferenciamento, incertezas quanto ao retorno financeiro</w:t>
      </w:r>
      <w:r w:rsidRPr="00693DE7">
        <w:rPr>
          <w:rStyle w:val="Refdecomentrio"/>
        </w:rPr>
        <w:annotationRef/>
      </w:r>
      <w:r w:rsidRPr="00693DE7">
        <w:t>, dificuldades</w:t>
      </w:r>
      <w:r w:rsidRPr="00693DE7">
        <w:rPr>
          <w:rStyle w:val="Refdecomentrio"/>
        </w:rPr>
        <w:annotationRef/>
      </w:r>
      <w:r w:rsidRPr="00693DE7">
        <w:t xml:space="preserve"> políticas, entre outros”. Ajuste o parágrafo na introdução...</w:t>
      </w:r>
    </w:p>
  </w:comment>
  <w:comment w:id="10" w:author="Carlos" w:date="2025-03-09T08:52:00Z" w:initials="C">
    <w:p w14:paraId="3E1749EE" w14:textId="4827DC50" w:rsidR="002759D3" w:rsidRPr="00693DE7" w:rsidRDefault="002759D3">
      <w:pPr>
        <w:pStyle w:val="Textodecomentrio"/>
      </w:pPr>
      <w:r w:rsidRPr="00693DE7">
        <w:rPr>
          <w:rStyle w:val="Refdecomentrio"/>
        </w:rPr>
        <w:annotationRef/>
      </w:r>
      <w:r w:rsidRPr="00693DE7">
        <w:t>Vc chegou a fazer visitas?</w:t>
      </w:r>
    </w:p>
  </w:comment>
  <w:comment w:id="11" w:author="Marco Aurélio Barbiero" w:date="2025-03-10T07:31:00Z" w:initials="MB">
    <w:p w14:paraId="3BD21F2B" w14:textId="77777777" w:rsidR="009B7094" w:rsidRPr="00693DE7" w:rsidRDefault="009B7094" w:rsidP="009B7094">
      <w:pPr>
        <w:pStyle w:val="Textodecomentrio"/>
        <w:ind w:firstLine="0"/>
        <w:jc w:val="left"/>
      </w:pPr>
      <w:r w:rsidRPr="00693DE7">
        <w:rPr>
          <w:rStyle w:val="Refdecomentrio"/>
        </w:rPr>
        <w:annotationRef/>
      </w:r>
      <w:r w:rsidRPr="00693DE7">
        <w:t>Sim, visitei 13 prefeituras</w:t>
      </w:r>
    </w:p>
  </w:comment>
  <w:comment w:id="12" w:author="Carlos" w:date="2025-03-09T08:53:00Z" w:initials="C">
    <w:p w14:paraId="272FC0D0" w14:textId="08F7AA76" w:rsidR="002759D3" w:rsidRPr="00693DE7" w:rsidRDefault="002759D3">
      <w:pPr>
        <w:pStyle w:val="Textodecomentrio"/>
      </w:pPr>
      <w:r w:rsidRPr="00693DE7">
        <w:rPr>
          <w:rStyle w:val="Refdecomentrio"/>
        </w:rPr>
        <w:annotationRef/>
      </w:r>
      <w:r w:rsidRPr="00693DE7">
        <w:t>Acho que aqui estás misturando questões metodológicas na sua introdução.</w:t>
      </w:r>
    </w:p>
  </w:comment>
  <w:comment w:id="13" w:author="Carlos" w:date="2025-03-09T08:54:00Z" w:initials="C">
    <w:p w14:paraId="2B4B5751" w14:textId="60E2BC7C" w:rsidR="002759D3" w:rsidRPr="00693DE7" w:rsidRDefault="002759D3">
      <w:pPr>
        <w:pStyle w:val="Textodecomentrio"/>
      </w:pPr>
      <w:r w:rsidRPr="00693DE7">
        <w:rPr>
          <w:rStyle w:val="Refdecomentrio"/>
        </w:rPr>
        <w:annotationRef/>
      </w:r>
      <w:r w:rsidRPr="00693DE7">
        <w:t>Essa frase já representa análise dos dados obtidos e não deveria estar na introdução... teria de discutir a realidade, não se aplica anedotas...</w:t>
      </w:r>
    </w:p>
  </w:comment>
  <w:comment w:id="14" w:author="Carlos" w:date="2025-03-09T08:56:00Z" w:initials="C">
    <w:p w14:paraId="013B4CCA" w14:textId="74D61BB3" w:rsidR="002759D3" w:rsidRPr="00693DE7" w:rsidRDefault="002759D3">
      <w:pPr>
        <w:pStyle w:val="Textodecomentrio"/>
      </w:pPr>
      <w:r w:rsidRPr="00693DE7">
        <w:rPr>
          <w:rStyle w:val="Refdecomentrio"/>
        </w:rPr>
        <w:annotationRef/>
      </w:r>
      <w:r w:rsidRPr="00693DE7">
        <w:t>Excelente parágrafo.</w:t>
      </w:r>
    </w:p>
  </w:comment>
  <w:comment w:id="17" w:author="Carlos" w:date="2025-03-09T08:58:00Z" w:initials="C">
    <w:p w14:paraId="1D6109BC" w14:textId="14938713" w:rsidR="002759D3" w:rsidRPr="00693DE7" w:rsidRDefault="002759D3">
      <w:pPr>
        <w:pStyle w:val="Textodecomentrio"/>
      </w:pPr>
      <w:r w:rsidRPr="00693DE7">
        <w:rPr>
          <w:rStyle w:val="Refdecomentrio"/>
        </w:rPr>
        <w:annotationRef/>
      </w:r>
      <w:r w:rsidRPr="00693DE7">
        <w:t>Poderia ser mais genérico: vinculadas a um referencial terrestre, pois se quiser ser específico não seria geográfica e sim “coordenadas geodésicas ou planas”.</w:t>
      </w:r>
    </w:p>
  </w:comment>
  <w:comment w:id="18" w:author="Carlos" w:date="2025-03-09T09:01:00Z" w:initials="C">
    <w:p w14:paraId="7445F7FD" w14:textId="19DBC9B6" w:rsidR="008743D9" w:rsidRPr="00693DE7" w:rsidRDefault="008743D9">
      <w:pPr>
        <w:pStyle w:val="Textodecomentrio"/>
      </w:pPr>
      <w:r w:rsidRPr="00693DE7">
        <w:rPr>
          <w:rStyle w:val="Refdecomentrio"/>
        </w:rPr>
        <w:annotationRef/>
      </w:r>
      <w:r w:rsidRPr="00693DE7">
        <w:t>Isso mesmo, normalmente tendem a apresentar maiores inconsistências com a realidade...</w:t>
      </w:r>
    </w:p>
  </w:comment>
  <w:comment w:id="22" w:author="Carlos" w:date="2025-03-09T09:05:00Z" w:initials="C">
    <w:p w14:paraId="233A53CC" w14:textId="1071B529" w:rsidR="008743D9" w:rsidRPr="00693DE7" w:rsidRDefault="008743D9">
      <w:pPr>
        <w:pStyle w:val="Textodecomentrio"/>
      </w:pPr>
      <w:r w:rsidRPr="00693DE7">
        <w:rPr>
          <w:rStyle w:val="Refdecomentrio"/>
        </w:rPr>
        <w:annotationRef/>
      </w:r>
      <w:r w:rsidRPr="00693DE7">
        <w:t>Acho que isso não representa referencial teórico, mas deveria compor sal seção de método.</w:t>
      </w:r>
    </w:p>
  </w:comment>
  <w:comment w:id="23" w:author="Carlos" w:date="2025-03-09T09:07:00Z" w:initials="C">
    <w:p w14:paraId="5005B815" w14:textId="6280AB32" w:rsidR="008743D9" w:rsidRPr="00693DE7" w:rsidRDefault="008743D9">
      <w:pPr>
        <w:pStyle w:val="Textodecomentrio"/>
      </w:pPr>
      <w:r w:rsidRPr="00693DE7">
        <w:rPr>
          <w:rStyle w:val="Refdecomentrio"/>
        </w:rPr>
        <w:annotationRef/>
      </w:r>
      <w:r w:rsidRPr="00693DE7">
        <w:t>Método...</w:t>
      </w:r>
    </w:p>
  </w:comment>
  <w:comment w:id="35" w:author="Carlos" w:date="2025-03-09T09:12:00Z" w:initials="C">
    <w:p w14:paraId="376A952A" w14:textId="12D0D1B7" w:rsidR="00D50A5F" w:rsidRPr="00693DE7" w:rsidRDefault="00D50A5F">
      <w:pPr>
        <w:pStyle w:val="Textodecomentrio"/>
      </w:pPr>
      <w:r w:rsidRPr="00693DE7">
        <w:rPr>
          <w:rStyle w:val="Refdecomentrio"/>
        </w:rPr>
        <w:annotationRef/>
      </w:r>
      <w:r w:rsidRPr="00693DE7">
        <w:t>Não seria uma Tabela?</w:t>
      </w:r>
    </w:p>
  </w:comment>
  <w:comment w:id="41" w:author="Carlos" w:date="2025-03-09T09:16:00Z" w:initials="C">
    <w:p w14:paraId="0AA2146D" w14:textId="5274C752" w:rsidR="00D50A5F" w:rsidRPr="00693DE7" w:rsidRDefault="00D50A5F">
      <w:pPr>
        <w:pStyle w:val="Textodecomentrio"/>
      </w:pPr>
      <w:r w:rsidRPr="00693DE7">
        <w:rPr>
          <w:rStyle w:val="Refdecomentrio"/>
        </w:rPr>
        <w:annotationRef/>
      </w:r>
      <w:r w:rsidRPr="00693DE7">
        <w:rPr>
          <w:rStyle w:val="Refdecomentrio"/>
        </w:rPr>
        <w:t>Toda expressão em outro idioma é importante ficar em destaque em itálico.</w:t>
      </w:r>
    </w:p>
  </w:comment>
  <w:comment w:id="46" w:author="Carlos" w:date="2025-02-20T16:03:00Z" w:initials="C">
    <w:p w14:paraId="02F84D5B" w14:textId="716717D7" w:rsidR="00950215" w:rsidRPr="00693DE7" w:rsidRDefault="00950215">
      <w:pPr>
        <w:pStyle w:val="Textodecomentrio"/>
      </w:pPr>
      <w:r w:rsidRPr="00693DE7">
        <w:rPr>
          <w:rStyle w:val="Refdecomentrio"/>
        </w:rPr>
        <w:annotationRef/>
      </w:r>
      <w:r w:rsidRPr="00693DE7">
        <w:t>Explicar no texto as figuras.</w:t>
      </w:r>
    </w:p>
  </w:comment>
  <w:comment w:id="47" w:author="Carlos" w:date="2025-02-20T16:04:00Z" w:initials="C">
    <w:p w14:paraId="5247167C" w14:textId="6CF981E7" w:rsidR="00950215" w:rsidRPr="00693DE7" w:rsidRDefault="00950215">
      <w:pPr>
        <w:pStyle w:val="Textodecomentrio"/>
      </w:pPr>
      <w:r w:rsidRPr="00693DE7">
        <w:rPr>
          <w:rStyle w:val="Refdecomentrio"/>
        </w:rPr>
        <w:annotationRef/>
      </w:r>
      <w:r w:rsidRPr="00693DE7">
        <w:t>Referenciar corretamente.</w:t>
      </w:r>
    </w:p>
  </w:comment>
  <w:comment w:id="51" w:author="Carlos" w:date="2025-02-20T16:05:00Z" w:initials="C">
    <w:p w14:paraId="604F4E32" w14:textId="0C7E3624" w:rsidR="00950215" w:rsidRPr="00693DE7" w:rsidRDefault="00950215">
      <w:pPr>
        <w:pStyle w:val="Textodecomentrio"/>
      </w:pPr>
      <w:r w:rsidRPr="00693DE7">
        <w:rPr>
          <w:rStyle w:val="Refdecomentrio"/>
        </w:rPr>
        <w:annotationRef/>
      </w:r>
      <w:r w:rsidRPr="00693DE7">
        <w:t>Tabelas também precisam ser explicadas no texto.</w:t>
      </w:r>
    </w:p>
  </w:comment>
  <w:comment w:id="55" w:author="Marco Aurelio Barbiero" w:date="2025-02-26T14:52:00Z" w:initials="MA">
    <w:p w14:paraId="1F705905" w14:textId="77777777" w:rsidR="00950215" w:rsidRPr="00693DE7" w:rsidRDefault="00950215" w:rsidP="0058095A">
      <w:pPr>
        <w:pStyle w:val="Textodecomentrio"/>
        <w:ind w:firstLine="0"/>
        <w:jc w:val="left"/>
      </w:pPr>
      <w:r w:rsidRPr="00693DE7">
        <w:rPr>
          <w:rStyle w:val="Refdecomentrio"/>
        </w:rPr>
        <w:annotationRef/>
      </w:r>
      <w:r w:rsidRPr="00693DE7">
        <w:t>Essa afirmação está correta?</w:t>
      </w:r>
    </w:p>
  </w:comment>
  <w:comment w:id="56" w:author="Carlos" w:date="2025-02-28T10:07:00Z" w:initials="C">
    <w:p w14:paraId="14F5A802" w14:textId="2E08B93C" w:rsidR="00950215" w:rsidRPr="00693DE7" w:rsidRDefault="00950215">
      <w:pPr>
        <w:pStyle w:val="Textodecomentrio"/>
      </w:pPr>
      <w:r w:rsidRPr="00693DE7">
        <w:rPr>
          <w:rStyle w:val="Refdecomentrio"/>
        </w:rPr>
        <w:annotationRef/>
      </w:r>
      <w:r w:rsidRPr="00693DE7">
        <w:t>A parcela ou lote é a unidade de interligação dos cadastros, utilizando um referencial geodésico/cartográfico único.</w:t>
      </w:r>
    </w:p>
  </w:comment>
  <w:comment w:id="76" w:author="Carlos" w:date="2025-03-09T09:30:00Z" w:initials="C">
    <w:p w14:paraId="29EC6C99" w14:textId="666087E4" w:rsidR="006C63A6" w:rsidRPr="00693DE7" w:rsidRDefault="006C63A6">
      <w:pPr>
        <w:pStyle w:val="Textodecomentrio"/>
      </w:pPr>
      <w:r w:rsidRPr="00693DE7">
        <w:rPr>
          <w:rStyle w:val="Refdecomentrio"/>
        </w:rPr>
        <w:annotationRef/>
      </w:r>
      <w:r w:rsidRPr="00693DE7">
        <w:t>Caberia uma frase inicial diferenciando esses dois modelos de banco de dados.</w:t>
      </w:r>
    </w:p>
  </w:comment>
  <w:comment w:id="78" w:author="Carlos" w:date="2025-03-09T09:30:00Z" w:initials="C">
    <w:p w14:paraId="3104AFD2" w14:textId="5F45A345" w:rsidR="006C63A6" w:rsidRPr="00693DE7" w:rsidRDefault="006C63A6">
      <w:pPr>
        <w:pStyle w:val="Textodecomentrio"/>
      </w:pPr>
      <w:r w:rsidRPr="00693DE7">
        <w:rPr>
          <w:rStyle w:val="Refdecomentrio"/>
        </w:rPr>
        <w:annotationRef/>
      </w:r>
      <w:r w:rsidRPr="00693DE7">
        <w:t>Registro de imagens?</w:t>
      </w:r>
    </w:p>
  </w:comment>
  <w:comment w:id="79" w:author="Carlos" w:date="2025-03-09T09:31:00Z" w:initials="C">
    <w:p w14:paraId="1BC7527A" w14:textId="77777777" w:rsidR="00714E91" w:rsidRPr="00693DE7" w:rsidRDefault="00714E91">
      <w:pPr>
        <w:pStyle w:val="Textodecomentrio"/>
      </w:pPr>
      <w:r w:rsidRPr="00693DE7">
        <w:rPr>
          <w:rStyle w:val="Refdecomentrio"/>
        </w:rPr>
        <w:annotationRef/>
      </w:r>
      <w:r w:rsidRPr="00693DE7">
        <w:t>Isso seria Correção geométrica e não registro de uma imagem.</w:t>
      </w:r>
    </w:p>
    <w:p w14:paraId="5FA5BE56" w14:textId="46B7FF3B" w:rsidR="00714E91" w:rsidRPr="00693DE7" w:rsidRDefault="00714E91">
      <w:pPr>
        <w:pStyle w:val="Textodecomentrio"/>
      </w:pPr>
    </w:p>
  </w:comment>
  <w:comment w:id="81" w:author="Carlos" w:date="2025-03-09T09:32:00Z" w:initials="C">
    <w:p w14:paraId="2772A128" w14:textId="18FB6A64" w:rsidR="00714E91" w:rsidRPr="00693DE7" w:rsidRDefault="00714E91">
      <w:pPr>
        <w:pStyle w:val="Textodecomentrio"/>
      </w:pPr>
      <w:r w:rsidRPr="00693DE7">
        <w:rPr>
          <w:rStyle w:val="Refdecomentrio"/>
        </w:rPr>
        <w:annotationRef/>
      </w:r>
      <w:r w:rsidRPr="00693DE7">
        <w:t>Deveria rever esses conceitos, pois nós aprendemos na disciplina de forma diferente... e o pessoal do INPE faz essa confusão.</w:t>
      </w:r>
    </w:p>
  </w:comment>
  <w:comment w:id="83" w:author="Carlos" w:date="2025-03-09T09:40:00Z" w:initials="C">
    <w:p w14:paraId="53DED99E" w14:textId="321C95D5" w:rsidR="003F44E8" w:rsidRPr="00693DE7" w:rsidRDefault="003F44E8">
      <w:pPr>
        <w:pStyle w:val="Textodecomentrio"/>
      </w:pPr>
      <w:r w:rsidRPr="00693DE7">
        <w:rPr>
          <w:rStyle w:val="Refdecomentrio"/>
        </w:rPr>
        <w:annotationRef/>
      </w:r>
      <w:r w:rsidRPr="00693DE7">
        <w:t>Seu referencial está muito bom, o texto flui razoavelmente bem.</w:t>
      </w:r>
    </w:p>
  </w:comment>
  <w:comment w:id="85" w:author="Carlos" w:date="2025-03-09T09:35:00Z" w:initials="C">
    <w:p w14:paraId="4D49DF7E" w14:textId="2BA46879" w:rsidR="00714E91" w:rsidRPr="00693DE7" w:rsidRDefault="00714E91">
      <w:pPr>
        <w:pStyle w:val="Textodecomentrio"/>
      </w:pPr>
      <w:r w:rsidRPr="00693DE7">
        <w:rPr>
          <w:rStyle w:val="Refdecomentrio"/>
        </w:rPr>
        <w:annotationRef/>
      </w:r>
      <w:r w:rsidRPr="00693DE7">
        <w:t>Acho que deveria iniciar pelo material/área de estudo e depois método. Acho que poderia ter uma frase introdutória para cada seção e subseção.</w:t>
      </w:r>
    </w:p>
  </w:comment>
  <w:comment w:id="91" w:author="Carlos" w:date="2025-03-09T09:36:00Z" w:initials="C">
    <w:p w14:paraId="7A372747" w14:textId="11671284" w:rsidR="003F44E8" w:rsidRPr="00693DE7" w:rsidRDefault="003F44E8">
      <w:pPr>
        <w:pStyle w:val="Textodecomentrio"/>
      </w:pPr>
      <w:r w:rsidRPr="00693DE7">
        <w:rPr>
          <w:rStyle w:val="Refdecomentrio"/>
        </w:rPr>
        <w:annotationRef/>
      </w:r>
      <w:r w:rsidRPr="00693DE7">
        <w:t>Para que? Deveria aparecer uma frase introdutória.</w:t>
      </w:r>
    </w:p>
  </w:comment>
  <w:comment w:id="92" w:author="Carlos" w:date="2025-03-09T09:36:00Z" w:initials="C">
    <w:p w14:paraId="3FA0592A" w14:textId="4D9B9943" w:rsidR="003F44E8" w:rsidRPr="00693DE7" w:rsidRDefault="003F44E8">
      <w:pPr>
        <w:pStyle w:val="Textodecomentrio"/>
      </w:pPr>
      <w:r w:rsidRPr="00693DE7">
        <w:rPr>
          <w:rStyle w:val="Refdecomentrio"/>
        </w:rPr>
        <w:annotationRef/>
      </w:r>
      <w:r w:rsidRPr="00693DE7">
        <w:t>Deveria ser subseção 4.1.1 para não perder a estrutura do documentos.</w:t>
      </w:r>
    </w:p>
  </w:comment>
  <w:comment w:id="94" w:author="Carlos" w:date="2025-03-09T09:37:00Z" w:initials="C">
    <w:p w14:paraId="22D02C55" w14:textId="74864799" w:rsidR="003F44E8" w:rsidRPr="00693DE7" w:rsidRDefault="003F44E8">
      <w:pPr>
        <w:pStyle w:val="Textodecomentrio"/>
      </w:pPr>
      <w:r w:rsidRPr="00693DE7">
        <w:rPr>
          <w:rStyle w:val="Refdecomentrio"/>
        </w:rPr>
        <w:annotationRef/>
      </w:r>
      <w:r w:rsidRPr="00693DE7">
        <w:t>??? uma frase explicativa e estruturação 4.1.2</w:t>
      </w:r>
    </w:p>
  </w:comment>
  <w:comment w:id="93" w:author="Carlos" w:date="2025-03-09T09:38:00Z" w:initials="C">
    <w:p w14:paraId="78CB6B68" w14:textId="3AD47AF7" w:rsidR="003F44E8" w:rsidRPr="00693DE7" w:rsidRDefault="003F44E8">
      <w:pPr>
        <w:pStyle w:val="Textodecomentrio"/>
      </w:pPr>
      <w:r w:rsidRPr="00693DE7">
        <w:rPr>
          <w:rStyle w:val="Refdecomentrio"/>
        </w:rPr>
        <w:annotationRef/>
      </w:r>
      <w:r w:rsidRPr="00693DE7">
        <w:t>Essa seção é a mais importante para qualificação, e vc deveria detalhar, fazer um fluxograma ilustrativo e explicar cada etapa... a banca por certo irá focar na sua metodologia.</w:t>
      </w:r>
    </w:p>
  </w:comment>
  <w:comment w:id="98" w:author="Carlos" w:date="2025-03-09T09:41:00Z" w:initials="C">
    <w:p w14:paraId="1490A1CB" w14:textId="52AE8B16" w:rsidR="003F44E8" w:rsidRPr="00693DE7" w:rsidRDefault="003F44E8">
      <w:pPr>
        <w:pStyle w:val="Textodecomentrio"/>
      </w:pPr>
      <w:r w:rsidRPr="00693DE7">
        <w:rPr>
          <w:rStyle w:val="Refdecomentrio"/>
        </w:rPr>
        <w:annotationRef/>
      </w:r>
      <w:r w:rsidRPr="00693DE7">
        <w:t>Faz uma frase introdutória explicando como se desenvolverão as etapas.</w:t>
      </w:r>
    </w:p>
  </w:comment>
  <w:comment w:id="100" w:author="Carlos" w:date="2025-03-09T09:44:00Z" w:initials="C">
    <w:p w14:paraId="308C44F4" w14:textId="06F4940E" w:rsidR="00125FD1" w:rsidRPr="00693DE7" w:rsidRDefault="00125FD1">
      <w:pPr>
        <w:pStyle w:val="Textodecomentrio"/>
      </w:pPr>
      <w:r w:rsidRPr="00693DE7">
        <w:rPr>
          <w:rStyle w:val="Refdecomentrio"/>
        </w:rPr>
        <w:annotationRef/>
      </w:r>
      <w:r w:rsidRPr="00693DE7">
        <w:t>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a...” (explicar a sua opção)</w:t>
      </w:r>
    </w:p>
  </w:comment>
  <w:comment w:id="102" w:author="Carlos" w:date="2025-03-09T09:47:00Z" w:initials="C">
    <w:p w14:paraId="544CB3F5" w14:textId="0AF45CB4" w:rsidR="00721780" w:rsidRDefault="00721780">
      <w:pPr>
        <w:pStyle w:val="Textodecomentrio"/>
      </w:pPr>
      <w:r w:rsidRPr="00693DE7">
        <w:rPr>
          <w:rStyle w:val="Refdecomentrio"/>
        </w:rPr>
        <w:annotationRef/>
      </w:r>
      <w:r w:rsidRPr="00693DE7">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0"/>
  <w15:commentEx w15:paraId="2AB6A45F" w15:done="0"/>
  <w15:commentEx w15:paraId="5156F67C" w15:paraIdParent="2AB6A45F" w15:done="0"/>
  <w15:commentEx w15:paraId="3C965DA6" w15:done="0"/>
  <w15:commentEx w15:paraId="3E1749EE" w15:done="0"/>
  <w15:commentEx w15:paraId="3BD21F2B" w15:paraIdParent="3E1749EE" w15:done="0"/>
  <w15:commentEx w15:paraId="272FC0D0" w15:done="0"/>
  <w15:commentEx w15:paraId="2B4B5751" w15:done="0"/>
  <w15:commentEx w15:paraId="013B4CCA" w15:done="0"/>
  <w15:commentEx w15:paraId="1D6109BC" w15:done="0"/>
  <w15:commentEx w15:paraId="7445F7FD" w15:done="0"/>
  <w15:commentEx w15:paraId="233A53CC" w15:done="0"/>
  <w15:commentEx w15:paraId="5005B815" w15:done="0"/>
  <w15:commentEx w15:paraId="376A952A" w15:done="0"/>
  <w15:commentEx w15:paraId="0AA2146D" w15:done="0"/>
  <w15:commentEx w15:paraId="02F84D5B" w15:done="0"/>
  <w15:commentEx w15:paraId="5247167C" w15:done="0"/>
  <w15:commentEx w15:paraId="604F4E32" w15:done="0"/>
  <w15:commentEx w15:paraId="1F705905" w15:done="0"/>
  <w15:commentEx w15:paraId="14F5A802" w15:paraIdParent="1F705905" w15:done="0"/>
  <w15:commentEx w15:paraId="29EC6C99" w15:done="1"/>
  <w15:commentEx w15:paraId="3104AFD2" w15:done="0"/>
  <w15:commentEx w15:paraId="5FA5BE56" w15:done="0"/>
  <w15:commentEx w15:paraId="2772A128" w15:done="0"/>
  <w15:commentEx w15:paraId="53DED99E" w15:done="0"/>
  <w15:commentEx w15:paraId="4D49DF7E" w15:done="0"/>
  <w15:commentEx w15:paraId="7A372747" w15:done="0"/>
  <w15:commentEx w15:paraId="3FA0592A" w15:done="1"/>
  <w15:commentEx w15:paraId="22D02C55" w15:done="1"/>
  <w15:commentEx w15:paraId="78CB6B68" w15:done="0"/>
  <w15:commentEx w15:paraId="1490A1CB" w15:done="0"/>
  <w15:commentEx w15:paraId="308C44F4" w15:done="0"/>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553B7957" w16cex:dateUtc="2025-03-10T10:31:00Z"/>
  <w16cex:commentExtensible w16cex:durableId="376A952A">
    <w16cex:extLst>
      <w16:ext w16:uri="{CE6994B0-6A32-4C9F-8C6B-6E91EDA988CE}">
        <cr:reactions xmlns:cr="http://schemas.microsoft.com/office/comments/2020/reactions">
          <cr:reaction reactionType="1">
            <cr:reactionInfo dateUtc="2025-03-10T10:51:31Z">
              <cr:user userId="f6f68d678cfe6957" userProvider="Windows Live" userName="Marco Aurélio Barbiero"/>
            </cr:reactionInfo>
          </cr:reaction>
        </cr:reactions>
      </w16:ext>
    </w16cex:extLst>
  </w16cex:commentExtensible>
  <w16cex:commentExtensible w16cex:durableId="0AA2146D">
    <w16cex:extLst>
      <w16:ext w16:uri="{CE6994B0-6A32-4C9F-8C6B-6E91EDA988CE}">
        <cr:reactions xmlns:cr="http://schemas.microsoft.com/office/comments/2020/reactions">
          <cr:reaction reactionType="1">
            <cr:reactionInfo dateUtc="2025-03-10T17:31:30Z">
              <cr:user userId="f6f68d678cfe6957" userProvider="Windows Live" userName="Marco Aurélio Barbiero"/>
            </cr:reactionInfo>
          </cr:reaction>
        </cr:reactions>
      </w16:ext>
    </w16cex:extLst>
  </w16cex:commentExtensible>
  <w16cex:commentExtensible w16cex:durableId="3885ED6D" w16cex:dateUtc="2025-02-26T17:52:00Z"/>
  <w16cex:commentExtensible w16cex:durableId="29EC6C99">
    <w16cex:extLst>
      <w16:ext w16:uri="{CE6994B0-6A32-4C9F-8C6B-6E91EDA988CE}">
        <cr:reactions xmlns:cr="http://schemas.microsoft.com/office/comments/2020/reactions">
          <cr:reaction reactionType="1">
            <cr:reactionInfo dateUtc="2025-03-10T13:12:28Z">
              <cr:user userId="f6f68d678cfe6957" userProvider="Windows Live" userName="Marco Aurélio Barbiero"/>
            </cr:reactionInfo>
          </cr:reaction>
        </cr:reactions>
      </w16:ext>
    </w16cex:extLst>
  </w16cex:commentExtensible>
  <w16cex:commentExtensible w16cex:durableId="53DED99E">
    <w16cex:extLst>
      <w16:ext w16:uri="{CE6994B0-6A32-4C9F-8C6B-6E91EDA988CE}">
        <cr:reactions xmlns:cr="http://schemas.microsoft.com/office/comments/2020/reactions">
          <cr:reaction reactionType="1">
            <cr:reactionInfo dateUtc="2025-03-10T11:11:40Z">
              <cr:user userId="f6f68d678cfe6957" userProvider="Windows Live" userName="Marco Aurélio Barbiero"/>
            </cr:reactionInfo>
          </cr:reaction>
        </cr:reactions>
      </w16:ext>
    </w16cex:extLst>
  </w16cex:commentExtensible>
  <w16cex:commentExtensible w16cex:durableId="22D02C55">
    <w16cex:extLst>
      <w16:ext w16:uri="{CE6994B0-6A32-4C9F-8C6B-6E91EDA988CE}">
        <cr:reactions xmlns:cr="http://schemas.microsoft.com/office/comments/2020/reactions">
          <cr:reaction reactionType="1">
            <cr:reactionInfo dateUtc="2025-03-10T19:08:01Z">
              <cr:user userId="f6f68d678cfe6957" userProvider="Windows Live" userName="Marco Aurélio Barbie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3C965DA6" w16cid:durableId="3C965DA6"/>
  <w16cid:commentId w16cid:paraId="3E1749EE" w16cid:durableId="3E1749EE"/>
  <w16cid:commentId w16cid:paraId="3BD21F2B" w16cid:durableId="553B7957"/>
  <w16cid:commentId w16cid:paraId="272FC0D0" w16cid:durableId="272FC0D0"/>
  <w16cid:commentId w16cid:paraId="2B4B5751" w16cid:durableId="2B4B5751"/>
  <w16cid:commentId w16cid:paraId="013B4CCA" w16cid:durableId="013B4CCA"/>
  <w16cid:commentId w16cid:paraId="1D6109BC" w16cid:durableId="1D6109BC"/>
  <w16cid:commentId w16cid:paraId="7445F7FD" w16cid:durableId="7445F7FD"/>
  <w16cid:commentId w16cid:paraId="233A53CC" w16cid:durableId="233A53CC"/>
  <w16cid:commentId w16cid:paraId="5005B815" w16cid:durableId="5005B815"/>
  <w16cid:commentId w16cid:paraId="376A952A" w16cid:durableId="376A952A"/>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5FA5BE56" w16cid:durableId="5FA5BE56"/>
  <w16cid:commentId w16cid:paraId="2772A128" w16cid:durableId="2772A128"/>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F62B6" w14:textId="77777777" w:rsidR="00C76EC5" w:rsidRPr="00693DE7" w:rsidRDefault="00C76EC5" w:rsidP="00362BEC">
      <w:pPr>
        <w:spacing w:line="240" w:lineRule="auto"/>
      </w:pPr>
      <w:r w:rsidRPr="00693DE7">
        <w:separator/>
      </w:r>
    </w:p>
  </w:endnote>
  <w:endnote w:type="continuationSeparator" w:id="0">
    <w:p w14:paraId="46C51292" w14:textId="77777777" w:rsidR="00C76EC5" w:rsidRPr="00693DE7" w:rsidRDefault="00C76EC5"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D332B" w14:textId="77777777" w:rsidR="00C76EC5" w:rsidRPr="00693DE7" w:rsidRDefault="00C76EC5" w:rsidP="00802B3F">
      <w:pPr>
        <w:spacing w:line="240" w:lineRule="auto"/>
        <w:ind w:firstLine="0"/>
      </w:pPr>
      <w:r w:rsidRPr="00693DE7">
        <w:separator/>
      </w:r>
    </w:p>
  </w:footnote>
  <w:footnote w:type="continuationSeparator" w:id="0">
    <w:p w14:paraId="724C0DE6" w14:textId="77777777" w:rsidR="00C76EC5" w:rsidRPr="00693DE7" w:rsidRDefault="00C76EC5" w:rsidP="00362BEC">
      <w:pPr>
        <w:spacing w:line="240" w:lineRule="auto"/>
      </w:pPr>
      <w:r w:rsidRPr="00693DE7">
        <w:continuationSeparator/>
      </w:r>
    </w:p>
  </w:footnote>
  <w:footnote w:id="1">
    <w:p w14:paraId="083D0217" w14:textId="77777777" w:rsidR="0061328A" w:rsidRPr="00693DE7" w:rsidRDefault="00341B46" w:rsidP="0061328A">
      <w:pPr>
        <w:rPr>
          <w:rFonts w:cs="Arial"/>
          <w:szCs w:val="24"/>
        </w:rPr>
      </w:pPr>
      <w:r w:rsidRPr="00693DE7">
        <w:rPr>
          <w:rStyle w:val="Refdenotaderodap"/>
        </w:rPr>
        <w:footnoteRef/>
      </w:r>
      <w:r w:rsidRPr="00693DE7">
        <w:t xml:space="preserve"> </w:t>
      </w:r>
      <w:r w:rsidR="0061328A" w:rsidRPr="00693DE7">
        <w:t xml:space="preserve">IBGE, </w:t>
      </w:r>
      <w:hyperlink r:id="rId1" w:history="1">
        <w:r w:rsidR="0061328A" w:rsidRPr="00693DE7">
          <w:rPr>
            <w:rStyle w:val="Hyperlink"/>
            <w:sz w:val="16"/>
            <w:szCs w:val="16"/>
          </w:rPr>
          <w:t>https://ftp.ibge.gov.br/Perfil_Municipios/2019/Base_de_Dados/Base_MUNIC_2019_20210817.xlsx</w:t>
        </w:r>
      </w:hyperlink>
      <w:r w:rsidR="0061328A" w:rsidRPr="00693DE7">
        <w:rPr>
          <w:rStyle w:val="refernciaChar"/>
          <w:sz w:val="16"/>
          <w:szCs w:val="16"/>
        </w:rPr>
        <w:t>, acesso em 20/02/2025.</w:t>
      </w:r>
    </w:p>
    <w:p w14:paraId="727DBFF0" w14:textId="2785DBF0" w:rsidR="00341B46" w:rsidRPr="00693DE7" w:rsidRDefault="00341B46">
      <w:pPr>
        <w:pStyle w:val="Textodenotaderodap"/>
      </w:pPr>
    </w:p>
  </w:footnote>
  <w:footnote w:id="2">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3">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4">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5">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6">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7">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8">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w:t>
      </w:r>
      <w:proofErr w:type="spellStart"/>
      <w:r w:rsidRPr="00693DE7">
        <w:t>Xangri-lá</w:t>
      </w:r>
      <w:proofErr w:type="spellEnd"/>
      <w:r w:rsidRPr="00693DE7">
        <w:t xml:space="preserve"> - RS</w:t>
      </w:r>
    </w:p>
  </w:footnote>
  <w:footnote w:id="9">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10">
    <w:p w14:paraId="0737F036" w14:textId="0E1EA1A7" w:rsidR="00950215" w:rsidRPr="00693DE7" w:rsidRDefault="00950215" w:rsidP="00FD4278">
      <w:pPr>
        <w:pStyle w:val="Textodenotaderodap"/>
      </w:pPr>
      <w:r w:rsidRPr="00693DE7">
        <w:rPr>
          <w:rStyle w:val="Refdenotaderodap"/>
        </w:rPr>
        <w:footnoteRef/>
      </w:r>
      <w:r w:rsidRPr="00693DE7">
        <w:t xml:space="preserve"> XML (</w:t>
      </w:r>
      <w:proofErr w:type="spellStart"/>
      <w:r w:rsidRPr="00693DE7">
        <w:t>Extensible</w:t>
      </w:r>
      <w:proofErr w:type="spellEnd"/>
      <w:r w:rsidRPr="00693DE7">
        <w:t xml:space="preserve"> Markup </w:t>
      </w:r>
      <w:proofErr w:type="spellStart"/>
      <w:r w:rsidRPr="00693DE7">
        <w:t>Language</w:t>
      </w:r>
      <w:proofErr w:type="spellEnd"/>
      <w:r w:rsidRPr="00693DE7">
        <w:t>),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1">
    <w:p w14:paraId="0A1B82FE" w14:textId="0B96DADE" w:rsidR="007838CF" w:rsidRPr="00EF0800" w:rsidRDefault="007838CF">
      <w:pPr>
        <w:pStyle w:val="Textodenotaderodap"/>
      </w:pPr>
      <w:r w:rsidRPr="00693DE7">
        <w:rPr>
          <w:rStyle w:val="Refdenotaderodap"/>
        </w:rPr>
        <w:footnoteRef/>
      </w:r>
      <w:r w:rsidRPr="00693DE7">
        <w:t xml:space="preserve"> </w:t>
      </w:r>
      <w:hyperlink r:id="rId2"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4B8083B"/>
    <w:multiLevelType w:val="multilevel"/>
    <w:tmpl w:val="D1F2E3F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8"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8"/>
  </w:num>
  <w:num w:numId="3" w16cid:durableId="238249124">
    <w:abstractNumId w:val="9"/>
  </w:num>
  <w:num w:numId="4" w16cid:durableId="513306179">
    <w:abstractNumId w:val="7"/>
  </w:num>
  <w:num w:numId="5" w16cid:durableId="3112550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4"/>
  </w:num>
  <w:num w:numId="7" w16cid:durableId="829103765">
    <w:abstractNumId w:val="1"/>
  </w:num>
  <w:num w:numId="8" w16cid:durableId="882400149">
    <w:abstractNumId w:val="2"/>
  </w:num>
  <w:num w:numId="9" w16cid:durableId="1135755419">
    <w:abstractNumId w:val="6"/>
  </w:num>
  <w:num w:numId="10" w16cid:durableId="82910327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E0C"/>
    <w:rsid w:val="00063547"/>
    <w:rsid w:val="0006414D"/>
    <w:rsid w:val="000652FD"/>
    <w:rsid w:val="00067E1F"/>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6E9"/>
    <w:rsid w:val="000D5953"/>
    <w:rsid w:val="000D65A2"/>
    <w:rsid w:val="000D6BC7"/>
    <w:rsid w:val="000E049B"/>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D0C"/>
    <w:rsid w:val="0015340A"/>
    <w:rsid w:val="00154960"/>
    <w:rsid w:val="00157EAD"/>
    <w:rsid w:val="00160061"/>
    <w:rsid w:val="001605D1"/>
    <w:rsid w:val="00160901"/>
    <w:rsid w:val="00160CF3"/>
    <w:rsid w:val="00160EC1"/>
    <w:rsid w:val="00161A04"/>
    <w:rsid w:val="0016280A"/>
    <w:rsid w:val="0016369D"/>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2079"/>
    <w:rsid w:val="0019372E"/>
    <w:rsid w:val="001944B4"/>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4DCF"/>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6FF2"/>
    <w:rsid w:val="00227B10"/>
    <w:rsid w:val="00227C8E"/>
    <w:rsid w:val="00227E56"/>
    <w:rsid w:val="00230D5E"/>
    <w:rsid w:val="00230E06"/>
    <w:rsid w:val="00232A44"/>
    <w:rsid w:val="002343D5"/>
    <w:rsid w:val="0023540A"/>
    <w:rsid w:val="00235AAF"/>
    <w:rsid w:val="0023605C"/>
    <w:rsid w:val="00236659"/>
    <w:rsid w:val="002367A5"/>
    <w:rsid w:val="00236E28"/>
    <w:rsid w:val="00237907"/>
    <w:rsid w:val="002408BA"/>
    <w:rsid w:val="00240D4D"/>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054A"/>
    <w:rsid w:val="002C10F7"/>
    <w:rsid w:val="002C128E"/>
    <w:rsid w:val="002C145A"/>
    <w:rsid w:val="002C1B90"/>
    <w:rsid w:val="002C25A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380"/>
    <w:rsid w:val="002F458A"/>
    <w:rsid w:val="002F4A5C"/>
    <w:rsid w:val="002F4A73"/>
    <w:rsid w:val="002F4B4A"/>
    <w:rsid w:val="002F5A94"/>
    <w:rsid w:val="002F600F"/>
    <w:rsid w:val="002F65AC"/>
    <w:rsid w:val="002F6CEF"/>
    <w:rsid w:val="002F6F1B"/>
    <w:rsid w:val="002F758C"/>
    <w:rsid w:val="00300301"/>
    <w:rsid w:val="00301A63"/>
    <w:rsid w:val="00301A96"/>
    <w:rsid w:val="00302334"/>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E9A"/>
    <w:rsid w:val="00334889"/>
    <w:rsid w:val="0033503F"/>
    <w:rsid w:val="00335BEF"/>
    <w:rsid w:val="00337B8A"/>
    <w:rsid w:val="003403B4"/>
    <w:rsid w:val="00341406"/>
    <w:rsid w:val="00341597"/>
    <w:rsid w:val="00341B46"/>
    <w:rsid w:val="003437DF"/>
    <w:rsid w:val="00343FD4"/>
    <w:rsid w:val="00344102"/>
    <w:rsid w:val="003470D7"/>
    <w:rsid w:val="003473D8"/>
    <w:rsid w:val="00347421"/>
    <w:rsid w:val="0034756F"/>
    <w:rsid w:val="003505EE"/>
    <w:rsid w:val="00350942"/>
    <w:rsid w:val="00351F31"/>
    <w:rsid w:val="003536D2"/>
    <w:rsid w:val="003551F7"/>
    <w:rsid w:val="003555C5"/>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385E"/>
    <w:rsid w:val="003D52CC"/>
    <w:rsid w:val="003D5850"/>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E3A"/>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FEB"/>
    <w:rsid w:val="004450D6"/>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11FD"/>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0F2"/>
    <w:rsid w:val="00495155"/>
    <w:rsid w:val="00496560"/>
    <w:rsid w:val="004968D3"/>
    <w:rsid w:val="00496A96"/>
    <w:rsid w:val="004A0661"/>
    <w:rsid w:val="004A0CAB"/>
    <w:rsid w:val="004A0F99"/>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9EB"/>
    <w:rsid w:val="004B7C52"/>
    <w:rsid w:val="004C1242"/>
    <w:rsid w:val="004C1ACB"/>
    <w:rsid w:val="004C3652"/>
    <w:rsid w:val="004C3713"/>
    <w:rsid w:val="004C4CBA"/>
    <w:rsid w:val="004C5602"/>
    <w:rsid w:val="004C6924"/>
    <w:rsid w:val="004C6C30"/>
    <w:rsid w:val="004C6D42"/>
    <w:rsid w:val="004C6D8D"/>
    <w:rsid w:val="004C6D95"/>
    <w:rsid w:val="004D05B4"/>
    <w:rsid w:val="004D061C"/>
    <w:rsid w:val="004D09B3"/>
    <w:rsid w:val="004D125B"/>
    <w:rsid w:val="004D435F"/>
    <w:rsid w:val="004D5376"/>
    <w:rsid w:val="004D55C9"/>
    <w:rsid w:val="004D7047"/>
    <w:rsid w:val="004D7B06"/>
    <w:rsid w:val="004E007D"/>
    <w:rsid w:val="004E08FB"/>
    <w:rsid w:val="004E15FE"/>
    <w:rsid w:val="004E16DA"/>
    <w:rsid w:val="004E2177"/>
    <w:rsid w:val="004E31E5"/>
    <w:rsid w:val="004E326E"/>
    <w:rsid w:val="004E32F8"/>
    <w:rsid w:val="004E38C6"/>
    <w:rsid w:val="004E42A5"/>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FCC"/>
    <w:rsid w:val="00564768"/>
    <w:rsid w:val="00564BA9"/>
    <w:rsid w:val="00565163"/>
    <w:rsid w:val="005662A3"/>
    <w:rsid w:val="0056633C"/>
    <w:rsid w:val="005679F4"/>
    <w:rsid w:val="005703F4"/>
    <w:rsid w:val="00570E8A"/>
    <w:rsid w:val="005712E6"/>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9E6"/>
    <w:rsid w:val="00581BFD"/>
    <w:rsid w:val="00582550"/>
    <w:rsid w:val="00582C6F"/>
    <w:rsid w:val="005838F7"/>
    <w:rsid w:val="00584784"/>
    <w:rsid w:val="005851D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57D"/>
    <w:rsid w:val="00631685"/>
    <w:rsid w:val="00631DE8"/>
    <w:rsid w:val="006329E9"/>
    <w:rsid w:val="00633355"/>
    <w:rsid w:val="00634105"/>
    <w:rsid w:val="006341D0"/>
    <w:rsid w:val="00634627"/>
    <w:rsid w:val="00634CA2"/>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AE0"/>
    <w:rsid w:val="0077703A"/>
    <w:rsid w:val="00777ACD"/>
    <w:rsid w:val="00777C05"/>
    <w:rsid w:val="00777D28"/>
    <w:rsid w:val="00777ED0"/>
    <w:rsid w:val="0078023E"/>
    <w:rsid w:val="00780DF6"/>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B3C"/>
    <w:rsid w:val="00793E28"/>
    <w:rsid w:val="0079454C"/>
    <w:rsid w:val="007945A9"/>
    <w:rsid w:val="0079566A"/>
    <w:rsid w:val="00795E7F"/>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17C0"/>
    <w:rsid w:val="008524A1"/>
    <w:rsid w:val="008525CD"/>
    <w:rsid w:val="0085304E"/>
    <w:rsid w:val="008535B6"/>
    <w:rsid w:val="00853B84"/>
    <w:rsid w:val="00853F37"/>
    <w:rsid w:val="00854223"/>
    <w:rsid w:val="008553FE"/>
    <w:rsid w:val="00855F3D"/>
    <w:rsid w:val="008563CA"/>
    <w:rsid w:val="008571ED"/>
    <w:rsid w:val="0085729E"/>
    <w:rsid w:val="00857657"/>
    <w:rsid w:val="00857CD7"/>
    <w:rsid w:val="0086123D"/>
    <w:rsid w:val="00862022"/>
    <w:rsid w:val="008623A5"/>
    <w:rsid w:val="00862E10"/>
    <w:rsid w:val="00863FCD"/>
    <w:rsid w:val="00865787"/>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153C"/>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2749"/>
    <w:rsid w:val="009E2772"/>
    <w:rsid w:val="009E33D8"/>
    <w:rsid w:val="009E3860"/>
    <w:rsid w:val="009E4788"/>
    <w:rsid w:val="009E560D"/>
    <w:rsid w:val="009E5815"/>
    <w:rsid w:val="009E5A13"/>
    <w:rsid w:val="009F0D29"/>
    <w:rsid w:val="009F0F80"/>
    <w:rsid w:val="009F2124"/>
    <w:rsid w:val="009F22F9"/>
    <w:rsid w:val="009F249A"/>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6630"/>
    <w:rsid w:val="00A6717D"/>
    <w:rsid w:val="00A677A5"/>
    <w:rsid w:val="00A67831"/>
    <w:rsid w:val="00A70192"/>
    <w:rsid w:val="00A702E5"/>
    <w:rsid w:val="00A7098F"/>
    <w:rsid w:val="00A74F06"/>
    <w:rsid w:val="00A76AF4"/>
    <w:rsid w:val="00A76DB3"/>
    <w:rsid w:val="00A76E9F"/>
    <w:rsid w:val="00A77B10"/>
    <w:rsid w:val="00A77D7D"/>
    <w:rsid w:val="00A81A34"/>
    <w:rsid w:val="00A825C1"/>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2AF2"/>
    <w:rsid w:val="00A92CBE"/>
    <w:rsid w:val="00A9302F"/>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27F7"/>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0EBB"/>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C1E"/>
    <w:rsid w:val="00B76E71"/>
    <w:rsid w:val="00B76FF5"/>
    <w:rsid w:val="00B77030"/>
    <w:rsid w:val="00B77AA4"/>
    <w:rsid w:val="00B77B46"/>
    <w:rsid w:val="00B8013B"/>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CE2"/>
    <w:rsid w:val="00C31188"/>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B51"/>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57E"/>
    <w:rsid w:val="00C73844"/>
    <w:rsid w:val="00C74867"/>
    <w:rsid w:val="00C74E16"/>
    <w:rsid w:val="00C7553F"/>
    <w:rsid w:val="00C75812"/>
    <w:rsid w:val="00C760FA"/>
    <w:rsid w:val="00C76292"/>
    <w:rsid w:val="00C76451"/>
    <w:rsid w:val="00C7698A"/>
    <w:rsid w:val="00C76EC5"/>
    <w:rsid w:val="00C77113"/>
    <w:rsid w:val="00C77235"/>
    <w:rsid w:val="00C77A2D"/>
    <w:rsid w:val="00C77CCE"/>
    <w:rsid w:val="00C77E6B"/>
    <w:rsid w:val="00C8068C"/>
    <w:rsid w:val="00C82522"/>
    <w:rsid w:val="00C8384B"/>
    <w:rsid w:val="00C855DA"/>
    <w:rsid w:val="00C8687C"/>
    <w:rsid w:val="00C86AF0"/>
    <w:rsid w:val="00C871C5"/>
    <w:rsid w:val="00C871F3"/>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644C"/>
    <w:rsid w:val="00C965D0"/>
    <w:rsid w:val="00C96811"/>
    <w:rsid w:val="00C96B14"/>
    <w:rsid w:val="00C96DCD"/>
    <w:rsid w:val="00C97089"/>
    <w:rsid w:val="00C972D9"/>
    <w:rsid w:val="00C977AD"/>
    <w:rsid w:val="00C97869"/>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6716"/>
    <w:rsid w:val="00CD7550"/>
    <w:rsid w:val="00CD76ED"/>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1C23"/>
    <w:rsid w:val="00D323D4"/>
    <w:rsid w:val="00D32DCF"/>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0FB"/>
    <w:rsid w:val="00D43291"/>
    <w:rsid w:val="00D43962"/>
    <w:rsid w:val="00D43CB3"/>
    <w:rsid w:val="00D450E8"/>
    <w:rsid w:val="00D46602"/>
    <w:rsid w:val="00D4677A"/>
    <w:rsid w:val="00D46D0E"/>
    <w:rsid w:val="00D47634"/>
    <w:rsid w:val="00D47B14"/>
    <w:rsid w:val="00D50A5F"/>
    <w:rsid w:val="00D50F35"/>
    <w:rsid w:val="00D510B9"/>
    <w:rsid w:val="00D5228C"/>
    <w:rsid w:val="00D5243D"/>
    <w:rsid w:val="00D533B2"/>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5BFD"/>
    <w:rsid w:val="00D86048"/>
    <w:rsid w:val="00D867BE"/>
    <w:rsid w:val="00D902EE"/>
    <w:rsid w:val="00D910F1"/>
    <w:rsid w:val="00D912EF"/>
    <w:rsid w:val="00D92797"/>
    <w:rsid w:val="00D9282E"/>
    <w:rsid w:val="00D929CF"/>
    <w:rsid w:val="00D92D2C"/>
    <w:rsid w:val="00D92D60"/>
    <w:rsid w:val="00D92DA8"/>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20CF"/>
    <w:rsid w:val="00DB2FD1"/>
    <w:rsid w:val="00DB4616"/>
    <w:rsid w:val="00DB5DAC"/>
    <w:rsid w:val="00DB607E"/>
    <w:rsid w:val="00DB639E"/>
    <w:rsid w:val="00DB727B"/>
    <w:rsid w:val="00DC049D"/>
    <w:rsid w:val="00DC0858"/>
    <w:rsid w:val="00DC225C"/>
    <w:rsid w:val="00DC25F4"/>
    <w:rsid w:val="00DC2720"/>
    <w:rsid w:val="00DC2ED5"/>
    <w:rsid w:val="00DC3C65"/>
    <w:rsid w:val="00DC3F24"/>
    <w:rsid w:val="00DC42BC"/>
    <w:rsid w:val="00DC4FD6"/>
    <w:rsid w:val="00DC51F5"/>
    <w:rsid w:val="00DC5C8A"/>
    <w:rsid w:val="00DC63BD"/>
    <w:rsid w:val="00DC6FD4"/>
    <w:rsid w:val="00DC7703"/>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719"/>
    <w:rsid w:val="00E37AAA"/>
    <w:rsid w:val="00E37C16"/>
    <w:rsid w:val="00E41940"/>
    <w:rsid w:val="00E42196"/>
    <w:rsid w:val="00E42C81"/>
    <w:rsid w:val="00E42F87"/>
    <w:rsid w:val="00E434F2"/>
    <w:rsid w:val="00E4414F"/>
    <w:rsid w:val="00E44D3D"/>
    <w:rsid w:val="00E44E99"/>
    <w:rsid w:val="00E457B7"/>
    <w:rsid w:val="00E457E1"/>
    <w:rsid w:val="00E4731D"/>
    <w:rsid w:val="00E473BB"/>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22FA"/>
    <w:rsid w:val="00EA2794"/>
    <w:rsid w:val="00EA2F69"/>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A2"/>
    <w:rsid w:val="00EF2F99"/>
    <w:rsid w:val="00EF3119"/>
    <w:rsid w:val="00EF3ACA"/>
    <w:rsid w:val="00EF3E47"/>
    <w:rsid w:val="00EF4BF9"/>
    <w:rsid w:val="00EF4F50"/>
    <w:rsid w:val="00EF6908"/>
    <w:rsid w:val="00EF712E"/>
    <w:rsid w:val="00EF7599"/>
    <w:rsid w:val="00F0078E"/>
    <w:rsid w:val="00F00894"/>
    <w:rsid w:val="00F0196E"/>
    <w:rsid w:val="00F0236B"/>
    <w:rsid w:val="00F02382"/>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D73"/>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EF9"/>
    <w:rsid w:val="00FB00F9"/>
    <w:rsid w:val="00FB085C"/>
    <w:rsid w:val="00FB0988"/>
    <w:rsid w:val="00FB1BB3"/>
    <w:rsid w:val="00FB2309"/>
    <w:rsid w:val="00FB3F77"/>
    <w:rsid w:val="00FB5B43"/>
    <w:rsid w:val="00FB5D97"/>
    <w:rsid w:val="00FB610A"/>
    <w:rsid w:val="00FB6535"/>
    <w:rsid w:val="00FB6E3E"/>
    <w:rsid w:val="00FB6EF5"/>
    <w:rsid w:val="00FB7E11"/>
    <w:rsid w:val="00FC025E"/>
    <w:rsid w:val="00FC1164"/>
    <w:rsid w:val="00FC1852"/>
    <w:rsid w:val="00FC2384"/>
    <w:rsid w:val="00FC2B6C"/>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A7D"/>
    <w:rsid w:val="00FD3047"/>
    <w:rsid w:val="00FD3599"/>
    <w:rsid w:val="00FD394E"/>
    <w:rsid w:val="00FD4278"/>
    <w:rsid w:val="00FD4D07"/>
    <w:rsid w:val="00FD4FCA"/>
    <w:rsid w:val="00FD5223"/>
    <w:rsid w:val="00FD630C"/>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ibge.gov.br/estatisticas/sociais/populacao/38734-cadastro-nacional-de-enderecos-para-fins-estatisticos.html?edicao=41843&amp;t=downloads" TargetMode="External"/><Relationship Id="rId1" Type="http://schemas.openxmlformats.org/officeDocument/2006/relationships/hyperlink" Target="https://ftp.ibge.gov.br/Perfil_Municipios/2019/Base_de_Dados/Base_MUNIC_2019_20210817.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43</Pages>
  <Words>16576</Words>
  <Characters>89516</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341</cp:revision>
  <cp:lastPrinted>2024-10-17T18:13:00Z</cp:lastPrinted>
  <dcterms:created xsi:type="dcterms:W3CDTF">2025-03-05T17:45:00Z</dcterms:created>
  <dcterms:modified xsi:type="dcterms:W3CDTF">2025-03-11T18:16:00Z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