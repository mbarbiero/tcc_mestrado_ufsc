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CF13F" w14:textId="77777777" w:rsidR="000752AD" w:rsidRPr="00693DE7" w:rsidRDefault="000752AD" w:rsidP="000752AD">
      <w:pPr>
        <w:ind w:firstLine="0"/>
        <w:contextualSpacing/>
        <w:jc w:val="center"/>
        <w:rPr>
          <w:rFonts w:cs="Arial"/>
          <w:sz w:val="20"/>
          <w:szCs w:val="20"/>
        </w:rPr>
      </w:pP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p>
    <w:p w14:paraId="35AFF181" w14:textId="77777777" w:rsidR="000752AD" w:rsidRPr="00693DE7" w:rsidRDefault="000752AD" w:rsidP="000752AD">
      <w:pPr>
        <w:ind w:firstLine="0"/>
        <w:contextualSpacing/>
        <w:jc w:val="center"/>
        <w:rPr>
          <w:rFonts w:cs="Arial"/>
          <w:szCs w:val="24"/>
        </w:rPr>
      </w:pPr>
      <w:r w:rsidRPr="00693DE7">
        <w:rPr>
          <w:noProof/>
          <w:szCs w:val="24"/>
          <w:lang w:eastAsia="pt-BR"/>
        </w:rPr>
        <w:drawing>
          <wp:inline distT="0" distB="0" distL="0" distR="0" wp14:anchorId="1B0DE1F7" wp14:editId="7EA26EBC">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39D09FD4" w14:textId="77777777" w:rsidR="000752AD" w:rsidRPr="00693DE7" w:rsidRDefault="000752AD" w:rsidP="000752AD">
      <w:pPr>
        <w:ind w:firstLine="0"/>
        <w:contextualSpacing/>
        <w:jc w:val="center"/>
        <w:rPr>
          <w:rFonts w:cs="Arial"/>
          <w:sz w:val="20"/>
          <w:szCs w:val="20"/>
        </w:rPr>
      </w:pPr>
    </w:p>
    <w:p w14:paraId="13906A2D" w14:textId="77777777" w:rsidR="000752AD" w:rsidRPr="00693DE7" w:rsidRDefault="000752AD" w:rsidP="000752AD">
      <w:pPr>
        <w:ind w:firstLine="0"/>
        <w:contextualSpacing/>
        <w:jc w:val="center"/>
        <w:rPr>
          <w:rFonts w:cs="Arial"/>
          <w:szCs w:val="24"/>
        </w:rPr>
      </w:pPr>
      <w:r w:rsidRPr="00693DE7">
        <w:rPr>
          <w:rFonts w:cs="Arial"/>
          <w:szCs w:val="24"/>
        </w:rPr>
        <w:t>UNIVERSIDADE FEDERAL DE SANTA CATARINA</w:t>
      </w:r>
    </w:p>
    <w:p w14:paraId="2645F1E1" w14:textId="77777777" w:rsidR="000752AD" w:rsidRPr="00693DE7" w:rsidRDefault="000752AD" w:rsidP="000752AD">
      <w:pPr>
        <w:ind w:firstLine="0"/>
        <w:contextualSpacing/>
        <w:jc w:val="center"/>
        <w:rPr>
          <w:rFonts w:cs="Arial"/>
          <w:szCs w:val="24"/>
        </w:rPr>
      </w:pPr>
      <w:r w:rsidRPr="00693DE7">
        <w:rPr>
          <w:rFonts w:cs="Arial"/>
          <w:szCs w:val="24"/>
        </w:rPr>
        <w:t>CAMPUS FLORIANÓPOLIS</w:t>
      </w:r>
    </w:p>
    <w:p w14:paraId="645CFAAF" w14:textId="77777777" w:rsidR="000752AD" w:rsidRPr="00693DE7" w:rsidRDefault="000752AD" w:rsidP="000752AD">
      <w:pPr>
        <w:ind w:firstLine="0"/>
        <w:contextualSpacing/>
        <w:jc w:val="center"/>
        <w:rPr>
          <w:rFonts w:cs="Arial"/>
          <w:szCs w:val="24"/>
        </w:rPr>
      </w:pPr>
      <w:r w:rsidRPr="00693DE7">
        <w:rPr>
          <w:rFonts w:cs="Arial"/>
          <w:szCs w:val="24"/>
        </w:rPr>
        <w:t>DEPARTAMENTO DE ENGENHARIA CIVIL</w:t>
      </w:r>
    </w:p>
    <w:p w14:paraId="5E0A0362" w14:textId="77777777" w:rsidR="000752AD" w:rsidRPr="00693DE7" w:rsidRDefault="000752AD" w:rsidP="000752AD">
      <w:pPr>
        <w:ind w:firstLine="0"/>
        <w:contextualSpacing/>
        <w:jc w:val="center"/>
        <w:rPr>
          <w:rFonts w:cs="Arial"/>
          <w:caps/>
          <w:szCs w:val="24"/>
        </w:rPr>
      </w:pPr>
      <w:r w:rsidRPr="00693DE7">
        <w:rPr>
          <w:rFonts w:cs="Arial"/>
          <w:caps/>
          <w:szCs w:val="24"/>
        </w:rPr>
        <w:t>Pós-Graduação em Engenharia de Transportes e Gestão Territorial</w:t>
      </w:r>
    </w:p>
    <w:p w14:paraId="4130B173" w14:textId="77777777" w:rsidR="000752AD" w:rsidRPr="00693DE7" w:rsidRDefault="000752AD" w:rsidP="000752AD">
      <w:pPr>
        <w:ind w:firstLine="0"/>
        <w:contextualSpacing/>
        <w:jc w:val="center"/>
        <w:rPr>
          <w:rFonts w:cs="Arial"/>
          <w:szCs w:val="24"/>
        </w:rPr>
      </w:pPr>
    </w:p>
    <w:p w14:paraId="0414635F" w14:textId="77777777" w:rsidR="000752AD" w:rsidRPr="00693DE7" w:rsidRDefault="000752AD" w:rsidP="000752AD">
      <w:pPr>
        <w:ind w:firstLine="0"/>
        <w:contextualSpacing/>
        <w:jc w:val="center"/>
        <w:rPr>
          <w:rFonts w:cs="Arial"/>
          <w:szCs w:val="24"/>
        </w:rPr>
      </w:pPr>
    </w:p>
    <w:p w14:paraId="1D34D7C8" w14:textId="77777777" w:rsidR="000752AD" w:rsidRDefault="000752AD" w:rsidP="000752AD">
      <w:pPr>
        <w:ind w:firstLine="0"/>
        <w:contextualSpacing/>
        <w:jc w:val="center"/>
        <w:rPr>
          <w:rFonts w:cs="Arial"/>
          <w:szCs w:val="24"/>
        </w:rPr>
      </w:pPr>
      <w:r>
        <w:rPr>
          <w:rFonts w:cs="Arial"/>
          <w:szCs w:val="24"/>
        </w:rPr>
        <w:t>Autor</w:t>
      </w:r>
    </w:p>
    <w:p w14:paraId="0F46C3D7" w14:textId="77777777" w:rsidR="000752AD" w:rsidRDefault="000752AD" w:rsidP="000752AD">
      <w:pPr>
        <w:ind w:firstLine="0"/>
        <w:contextualSpacing/>
        <w:jc w:val="center"/>
        <w:rPr>
          <w:rFonts w:cs="Arial"/>
          <w:szCs w:val="24"/>
        </w:rPr>
      </w:pPr>
      <w:r w:rsidRPr="00693DE7">
        <w:rPr>
          <w:rFonts w:cs="Arial"/>
          <w:szCs w:val="24"/>
        </w:rPr>
        <w:t>Marco Aurélio Barbiero</w:t>
      </w:r>
    </w:p>
    <w:p w14:paraId="28D3BAB7" w14:textId="77777777" w:rsidR="000752AD" w:rsidRDefault="000752AD" w:rsidP="000752AD">
      <w:pPr>
        <w:ind w:firstLine="0"/>
        <w:contextualSpacing/>
        <w:jc w:val="center"/>
        <w:rPr>
          <w:rFonts w:cs="Arial"/>
          <w:szCs w:val="24"/>
        </w:rPr>
      </w:pPr>
    </w:p>
    <w:p w14:paraId="5DAECD61" w14:textId="77777777" w:rsidR="000752AD" w:rsidRDefault="000752AD" w:rsidP="000752AD">
      <w:pPr>
        <w:ind w:firstLine="0"/>
        <w:contextualSpacing/>
        <w:jc w:val="center"/>
        <w:rPr>
          <w:rFonts w:cs="Arial"/>
          <w:szCs w:val="24"/>
        </w:rPr>
      </w:pPr>
      <w:r>
        <w:rPr>
          <w:rFonts w:cs="Arial"/>
          <w:szCs w:val="24"/>
        </w:rPr>
        <w:t>Orientador</w:t>
      </w:r>
    </w:p>
    <w:p w14:paraId="1609E658" w14:textId="77777777" w:rsidR="000752AD" w:rsidRPr="00693DE7" w:rsidRDefault="000752AD" w:rsidP="000752AD">
      <w:pPr>
        <w:ind w:firstLine="0"/>
        <w:contextualSpacing/>
        <w:jc w:val="center"/>
        <w:rPr>
          <w:rFonts w:cs="Arial"/>
          <w:szCs w:val="24"/>
        </w:rPr>
      </w:pPr>
      <w:r w:rsidRPr="007F0E56">
        <w:rPr>
          <w:rFonts w:cs="Arial"/>
          <w:szCs w:val="24"/>
        </w:rPr>
        <w:t xml:space="preserve">Prof. Dr. Carlos </w:t>
      </w:r>
      <w:proofErr w:type="spellStart"/>
      <w:r w:rsidRPr="007F0E56">
        <w:rPr>
          <w:rFonts w:cs="Arial"/>
          <w:szCs w:val="24"/>
        </w:rPr>
        <w:t>Antonio</w:t>
      </w:r>
      <w:proofErr w:type="spellEnd"/>
      <w:r w:rsidRPr="007F0E56">
        <w:rPr>
          <w:rFonts w:cs="Arial"/>
          <w:szCs w:val="24"/>
        </w:rPr>
        <w:t xml:space="preserve"> Oliveira Vieira</w:t>
      </w:r>
    </w:p>
    <w:p w14:paraId="14D68B39" w14:textId="77777777" w:rsidR="000752AD" w:rsidRPr="00693DE7" w:rsidRDefault="000752AD" w:rsidP="000752AD">
      <w:pPr>
        <w:ind w:firstLine="0"/>
        <w:contextualSpacing/>
        <w:jc w:val="center"/>
        <w:rPr>
          <w:rFonts w:cs="Arial"/>
          <w:szCs w:val="24"/>
        </w:rPr>
      </w:pPr>
    </w:p>
    <w:p w14:paraId="05A7C79A" w14:textId="77777777" w:rsidR="000752AD" w:rsidRPr="00693DE7" w:rsidRDefault="000752AD" w:rsidP="000752AD">
      <w:pPr>
        <w:ind w:firstLine="0"/>
        <w:contextualSpacing/>
        <w:jc w:val="center"/>
        <w:rPr>
          <w:rFonts w:cs="Arial"/>
          <w:szCs w:val="24"/>
        </w:rPr>
      </w:pPr>
    </w:p>
    <w:p w14:paraId="10A113C6" w14:textId="77777777" w:rsidR="000752AD" w:rsidRPr="00693DE7" w:rsidRDefault="000752AD" w:rsidP="000752AD">
      <w:pPr>
        <w:ind w:firstLine="0"/>
        <w:contextualSpacing/>
        <w:jc w:val="center"/>
        <w:rPr>
          <w:rFonts w:cs="Arial"/>
          <w:szCs w:val="24"/>
        </w:rPr>
      </w:pPr>
    </w:p>
    <w:p w14:paraId="0E804895"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A6D31B3"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7A189B5B" w14:textId="77777777" w:rsidR="000752AD" w:rsidRPr="00693DE7" w:rsidRDefault="000752AD" w:rsidP="000752AD">
      <w:pPr>
        <w:ind w:firstLine="0"/>
        <w:contextualSpacing/>
        <w:jc w:val="center"/>
        <w:rPr>
          <w:rFonts w:cs="Arial"/>
          <w:szCs w:val="24"/>
        </w:rPr>
      </w:pPr>
    </w:p>
    <w:p w14:paraId="1D0CF184" w14:textId="77777777" w:rsidR="000752AD" w:rsidRPr="00693DE7" w:rsidRDefault="000752AD" w:rsidP="000752AD">
      <w:pPr>
        <w:ind w:firstLine="0"/>
        <w:contextualSpacing/>
        <w:jc w:val="center"/>
        <w:rPr>
          <w:rFonts w:cs="Arial"/>
          <w:szCs w:val="24"/>
        </w:rPr>
      </w:pPr>
    </w:p>
    <w:p w14:paraId="149A0762" w14:textId="77777777" w:rsidR="000752AD" w:rsidRPr="00693DE7" w:rsidRDefault="000752AD" w:rsidP="000752AD">
      <w:pPr>
        <w:ind w:firstLine="0"/>
        <w:contextualSpacing/>
        <w:jc w:val="center"/>
        <w:rPr>
          <w:rFonts w:cs="Arial"/>
          <w:szCs w:val="24"/>
        </w:rPr>
      </w:pPr>
    </w:p>
    <w:p w14:paraId="7419F771" w14:textId="77777777" w:rsidR="000752AD" w:rsidRPr="00693DE7" w:rsidRDefault="000752AD" w:rsidP="000752AD">
      <w:pPr>
        <w:ind w:firstLine="0"/>
        <w:contextualSpacing/>
        <w:jc w:val="center"/>
        <w:rPr>
          <w:rFonts w:cs="Arial"/>
          <w:szCs w:val="24"/>
        </w:rPr>
      </w:pPr>
    </w:p>
    <w:p w14:paraId="233696C6" w14:textId="77777777" w:rsidR="000752AD" w:rsidRPr="00693DE7" w:rsidRDefault="000752AD" w:rsidP="000752AD">
      <w:pPr>
        <w:ind w:firstLine="0"/>
        <w:contextualSpacing/>
        <w:jc w:val="center"/>
        <w:rPr>
          <w:rFonts w:cs="Arial"/>
          <w:szCs w:val="24"/>
        </w:rPr>
      </w:pPr>
    </w:p>
    <w:p w14:paraId="0042F2FD" w14:textId="77777777" w:rsidR="000752AD" w:rsidRPr="00693DE7" w:rsidRDefault="000752AD" w:rsidP="000752AD">
      <w:pPr>
        <w:ind w:firstLine="0"/>
        <w:contextualSpacing/>
        <w:jc w:val="center"/>
        <w:rPr>
          <w:rFonts w:cs="Arial"/>
          <w:szCs w:val="24"/>
        </w:rPr>
      </w:pPr>
    </w:p>
    <w:p w14:paraId="23708B36" w14:textId="77777777" w:rsidR="000752AD" w:rsidRPr="00693DE7" w:rsidRDefault="000752AD" w:rsidP="000752AD">
      <w:pPr>
        <w:ind w:firstLine="0"/>
        <w:contextualSpacing/>
        <w:jc w:val="center"/>
        <w:rPr>
          <w:rFonts w:cs="Arial"/>
          <w:szCs w:val="24"/>
        </w:rPr>
      </w:pPr>
    </w:p>
    <w:p w14:paraId="2F994C0B"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2707176B" w14:textId="77777777" w:rsidR="000752AD" w:rsidRPr="00693DE7" w:rsidRDefault="000752AD" w:rsidP="000752AD">
      <w:pPr>
        <w:ind w:firstLine="0"/>
        <w:contextualSpacing/>
        <w:jc w:val="center"/>
        <w:rPr>
          <w:rFonts w:cs="Arial"/>
          <w:szCs w:val="24"/>
        </w:rPr>
      </w:pPr>
      <w:r w:rsidRPr="00693DE7">
        <w:rPr>
          <w:rFonts w:cs="Arial"/>
          <w:szCs w:val="24"/>
        </w:rPr>
        <w:t>2025</w:t>
      </w:r>
    </w:p>
    <w:p w14:paraId="561A1A0B" w14:textId="77777777" w:rsidR="000752AD" w:rsidRPr="00693DE7" w:rsidRDefault="000752AD" w:rsidP="000752AD">
      <w:pPr>
        <w:ind w:firstLine="0"/>
        <w:contextualSpacing/>
        <w:jc w:val="center"/>
        <w:rPr>
          <w:rFonts w:cs="Arial"/>
          <w:szCs w:val="24"/>
        </w:rPr>
      </w:pPr>
      <w:r w:rsidRPr="00693DE7">
        <w:rPr>
          <w:rFonts w:cs="Arial"/>
          <w:szCs w:val="24"/>
        </w:rPr>
        <w:t>Marco Aurélio Barbiero</w:t>
      </w:r>
    </w:p>
    <w:p w14:paraId="4265FE59" w14:textId="77777777" w:rsidR="000752AD" w:rsidRPr="00693DE7" w:rsidRDefault="000752AD" w:rsidP="000752AD">
      <w:pPr>
        <w:ind w:firstLine="0"/>
        <w:contextualSpacing/>
        <w:jc w:val="center"/>
        <w:rPr>
          <w:rFonts w:cs="Arial"/>
          <w:szCs w:val="24"/>
        </w:rPr>
      </w:pPr>
    </w:p>
    <w:p w14:paraId="5DDB7AD1" w14:textId="77777777" w:rsidR="000752AD" w:rsidRPr="00693DE7" w:rsidRDefault="000752AD" w:rsidP="000752AD">
      <w:pPr>
        <w:ind w:firstLine="0"/>
        <w:contextualSpacing/>
        <w:jc w:val="center"/>
        <w:rPr>
          <w:rFonts w:cs="Arial"/>
          <w:szCs w:val="24"/>
        </w:rPr>
      </w:pPr>
    </w:p>
    <w:p w14:paraId="48037FA3" w14:textId="77777777" w:rsidR="000752AD" w:rsidRPr="00693DE7" w:rsidRDefault="000752AD" w:rsidP="000752AD">
      <w:pPr>
        <w:ind w:firstLine="0"/>
        <w:contextualSpacing/>
        <w:jc w:val="center"/>
        <w:rPr>
          <w:rFonts w:cs="Arial"/>
          <w:szCs w:val="24"/>
        </w:rPr>
      </w:pPr>
    </w:p>
    <w:p w14:paraId="494476A4" w14:textId="77777777" w:rsidR="000752AD" w:rsidRPr="00693DE7" w:rsidRDefault="000752AD" w:rsidP="000752AD">
      <w:pPr>
        <w:ind w:firstLine="0"/>
        <w:contextualSpacing/>
        <w:jc w:val="center"/>
        <w:rPr>
          <w:rFonts w:cs="Arial"/>
          <w:szCs w:val="24"/>
        </w:rPr>
      </w:pPr>
    </w:p>
    <w:p w14:paraId="62885707" w14:textId="77777777" w:rsidR="000752AD" w:rsidRPr="00693DE7" w:rsidRDefault="000752AD" w:rsidP="000752AD">
      <w:pPr>
        <w:ind w:firstLine="0"/>
        <w:contextualSpacing/>
        <w:jc w:val="center"/>
        <w:rPr>
          <w:rFonts w:cs="Arial"/>
          <w:szCs w:val="24"/>
        </w:rPr>
      </w:pPr>
    </w:p>
    <w:p w14:paraId="237FA580" w14:textId="77777777" w:rsidR="000752AD" w:rsidRPr="00693DE7" w:rsidRDefault="000752AD" w:rsidP="000752AD">
      <w:pPr>
        <w:ind w:firstLine="0"/>
        <w:contextualSpacing/>
        <w:jc w:val="center"/>
        <w:rPr>
          <w:rFonts w:cs="Arial"/>
          <w:szCs w:val="24"/>
        </w:rPr>
      </w:pPr>
    </w:p>
    <w:p w14:paraId="72FCDFF0" w14:textId="77777777" w:rsidR="000752AD" w:rsidRPr="00693DE7" w:rsidRDefault="000752AD" w:rsidP="000752AD">
      <w:pPr>
        <w:ind w:firstLine="0"/>
        <w:contextualSpacing/>
        <w:jc w:val="center"/>
        <w:rPr>
          <w:rFonts w:cs="Arial"/>
          <w:szCs w:val="24"/>
        </w:rPr>
      </w:pPr>
    </w:p>
    <w:p w14:paraId="6A27DC1E" w14:textId="77777777" w:rsidR="000752AD" w:rsidRPr="00693DE7" w:rsidRDefault="000752AD" w:rsidP="000752AD">
      <w:pPr>
        <w:ind w:firstLine="0"/>
        <w:contextualSpacing/>
        <w:jc w:val="center"/>
        <w:rPr>
          <w:rFonts w:cs="Arial"/>
          <w:szCs w:val="24"/>
        </w:rPr>
      </w:pPr>
    </w:p>
    <w:p w14:paraId="16345453" w14:textId="77777777" w:rsidR="000752AD" w:rsidRPr="00693DE7" w:rsidRDefault="000752AD" w:rsidP="000752AD">
      <w:pPr>
        <w:ind w:firstLine="0"/>
        <w:contextualSpacing/>
        <w:jc w:val="center"/>
        <w:rPr>
          <w:rFonts w:cs="Arial"/>
          <w:szCs w:val="24"/>
        </w:rPr>
      </w:pPr>
    </w:p>
    <w:p w14:paraId="7093BD6E"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ED71786"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4CAE658B" w14:textId="77777777" w:rsidR="000752AD" w:rsidRPr="00693DE7" w:rsidRDefault="000752AD" w:rsidP="000752AD">
      <w:pPr>
        <w:ind w:firstLine="0"/>
        <w:contextualSpacing/>
        <w:jc w:val="center"/>
        <w:rPr>
          <w:rFonts w:cs="Arial"/>
          <w:szCs w:val="24"/>
        </w:rPr>
      </w:pPr>
    </w:p>
    <w:p w14:paraId="597A54B2" w14:textId="77777777" w:rsidR="000752AD" w:rsidRPr="00693DE7" w:rsidRDefault="000752AD" w:rsidP="000752AD">
      <w:pPr>
        <w:contextualSpacing/>
        <w:jc w:val="center"/>
        <w:rPr>
          <w:rFonts w:cs="Arial"/>
          <w:szCs w:val="24"/>
        </w:rPr>
      </w:pPr>
    </w:p>
    <w:p w14:paraId="45100A47" w14:textId="77777777" w:rsidR="000752AD" w:rsidRPr="00693DE7" w:rsidRDefault="000752AD" w:rsidP="000752AD">
      <w:pPr>
        <w:contextualSpacing/>
        <w:jc w:val="center"/>
        <w:rPr>
          <w:rFonts w:cs="Arial"/>
          <w:szCs w:val="24"/>
        </w:rPr>
      </w:pPr>
    </w:p>
    <w:p w14:paraId="136728ED" w14:textId="77777777" w:rsidR="000752AD" w:rsidRPr="00693DE7" w:rsidRDefault="000752AD" w:rsidP="000752AD">
      <w:pPr>
        <w:contextualSpacing/>
        <w:jc w:val="center"/>
        <w:rPr>
          <w:rFonts w:cs="Arial"/>
          <w:szCs w:val="24"/>
        </w:rPr>
      </w:pPr>
    </w:p>
    <w:p w14:paraId="7799CB7C" w14:textId="77777777" w:rsidR="000752AD" w:rsidRPr="00693DE7" w:rsidRDefault="000752AD" w:rsidP="000752AD">
      <w:pPr>
        <w:contextualSpacing/>
        <w:jc w:val="center"/>
        <w:rPr>
          <w:rFonts w:cs="Arial"/>
          <w:szCs w:val="24"/>
        </w:rPr>
      </w:pPr>
    </w:p>
    <w:p w14:paraId="62204782" w14:textId="77777777" w:rsidR="000752AD" w:rsidRPr="00693DE7" w:rsidRDefault="000752AD" w:rsidP="000752AD">
      <w:pPr>
        <w:contextualSpacing/>
        <w:jc w:val="center"/>
        <w:rPr>
          <w:rFonts w:cs="Arial"/>
          <w:szCs w:val="24"/>
        </w:rPr>
      </w:pPr>
    </w:p>
    <w:p w14:paraId="0B6442FC" w14:textId="77777777" w:rsidR="000752AD" w:rsidRPr="00693DE7" w:rsidRDefault="000752AD" w:rsidP="000752AD">
      <w:pPr>
        <w:contextualSpacing/>
        <w:jc w:val="center"/>
        <w:rPr>
          <w:rFonts w:cs="Arial"/>
          <w:szCs w:val="24"/>
        </w:rPr>
      </w:pPr>
    </w:p>
    <w:p w14:paraId="206A8196" w14:textId="77777777" w:rsidR="000752AD" w:rsidRPr="00693DE7" w:rsidRDefault="000752AD" w:rsidP="000752AD">
      <w:pPr>
        <w:contextualSpacing/>
        <w:jc w:val="center"/>
        <w:rPr>
          <w:rFonts w:cs="Arial"/>
          <w:szCs w:val="24"/>
        </w:rPr>
      </w:pPr>
    </w:p>
    <w:p w14:paraId="30FA0846" w14:textId="77777777" w:rsidR="000752AD" w:rsidRPr="00693DE7" w:rsidRDefault="000752AD" w:rsidP="000752AD">
      <w:pPr>
        <w:contextualSpacing/>
        <w:jc w:val="center"/>
        <w:rPr>
          <w:rFonts w:cs="Arial"/>
          <w:szCs w:val="24"/>
        </w:rPr>
      </w:pPr>
    </w:p>
    <w:p w14:paraId="031C226D" w14:textId="77777777" w:rsidR="000752AD" w:rsidRPr="00693DE7" w:rsidRDefault="000752AD" w:rsidP="000752AD">
      <w:pPr>
        <w:contextualSpacing/>
        <w:jc w:val="center"/>
        <w:rPr>
          <w:rFonts w:cs="Arial"/>
          <w:szCs w:val="24"/>
        </w:rPr>
      </w:pPr>
    </w:p>
    <w:p w14:paraId="69615D87" w14:textId="77777777" w:rsidR="000752AD" w:rsidRPr="00693DE7" w:rsidRDefault="000752AD" w:rsidP="000752AD">
      <w:pPr>
        <w:contextualSpacing/>
        <w:jc w:val="center"/>
        <w:rPr>
          <w:rFonts w:cs="Arial"/>
          <w:szCs w:val="24"/>
        </w:rPr>
      </w:pPr>
    </w:p>
    <w:p w14:paraId="574DEB25" w14:textId="77777777" w:rsidR="000752AD" w:rsidRPr="00693DE7" w:rsidRDefault="000752AD" w:rsidP="000752AD">
      <w:pPr>
        <w:contextualSpacing/>
        <w:jc w:val="center"/>
        <w:rPr>
          <w:rFonts w:cs="Arial"/>
          <w:szCs w:val="24"/>
        </w:rPr>
      </w:pPr>
    </w:p>
    <w:p w14:paraId="6342D8E2"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16874C44" w14:textId="77777777" w:rsidR="000752AD" w:rsidRPr="00693DE7" w:rsidRDefault="000752AD" w:rsidP="000752AD">
      <w:pPr>
        <w:ind w:firstLine="0"/>
        <w:contextualSpacing/>
        <w:jc w:val="center"/>
        <w:rPr>
          <w:rFonts w:cs="Arial"/>
          <w:szCs w:val="24"/>
        </w:rPr>
      </w:pPr>
      <w:r w:rsidRPr="00693DE7">
        <w:rPr>
          <w:rFonts w:cs="Arial"/>
          <w:szCs w:val="24"/>
        </w:rPr>
        <w:t>2025</w:t>
      </w:r>
    </w:p>
    <w:p w14:paraId="5F859156" w14:textId="77777777" w:rsidR="000752AD" w:rsidRPr="00693DE7" w:rsidRDefault="000752AD" w:rsidP="000752AD">
      <w:pPr>
        <w:ind w:firstLine="0"/>
        <w:contextualSpacing/>
        <w:jc w:val="center"/>
        <w:rPr>
          <w:rFonts w:cs="Arial"/>
          <w:szCs w:val="24"/>
        </w:rPr>
        <w:sectPr w:rsidR="000752AD" w:rsidRPr="00693DE7" w:rsidSect="000752AD">
          <w:pgSz w:w="11906" w:h="16838" w:code="9"/>
          <w:pgMar w:top="1701" w:right="1134" w:bottom="1134" w:left="1701" w:header="709" w:footer="709" w:gutter="0"/>
          <w:cols w:space="708"/>
          <w:docGrid w:linePitch="360"/>
        </w:sectPr>
      </w:pPr>
    </w:p>
    <w:p w14:paraId="222578C5" w14:textId="77777777" w:rsidR="000752AD" w:rsidRPr="00693DE7" w:rsidRDefault="000752AD" w:rsidP="000752AD">
      <w:pPr>
        <w:pStyle w:val="Ttulo"/>
      </w:pPr>
      <w:r w:rsidRPr="00693DE7">
        <w:lastRenderedPageBreak/>
        <w:t>RESUMO</w:t>
      </w:r>
    </w:p>
    <w:p w14:paraId="1296DFF5" w14:textId="77777777" w:rsidR="000752AD" w:rsidRPr="00693DE7" w:rsidRDefault="000752AD" w:rsidP="000752AD">
      <w:pPr>
        <w:ind w:firstLine="0"/>
        <w:contextualSpacing/>
        <w:jc w:val="center"/>
        <w:rPr>
          <w:rFonts w:cs="Arial"/>
          <w:szCs w:val="24"/>
        </w:rPr>
      </w:pPr>
    </w:p>
    <w:p w14:paraId="411A6AEF" w14:textId="77777777" w:rsidR="000752AD" w:rsidRDefault="000752AD" w:rsidP="000752AD">
      <w:pPr>
        <w:spacing w:line="240" w:lineRule="auto"/>
        <w:contextualSpacing/>
        <w:rPr>
          <w:rFonts w:cs="Arial"/>
          <w:szCs w:val="24"/>
        </w:rPr>
      </w:pPr>
      <w:r w:rsidRPr="00693DE7">
        <w:rPr>
          <w:rFonts w:cs="Arial"/>
          <w:szCs w:val="24"/>
        </w:rPr>
        <w:t xml:space="preserve">.  </w:t>
      </w:r>
    </w:p>
    <w:p w14:paraId="2D851DC1" w14:textId="77777777" w:rsidR="000752AD" w:rsidRPr="00693DE7" w:rsidRDefault="000752AD" w:rsidP="000752AD">
      <w:pPr>
        <w:spacing w:line="240" w:lineRule="auto"/>
        <w:contextualSpacing/>
        <w:rPr>
          <w:rFonts w:cs="Arial"/>
          <w:szCs w:val="24"/>
        </w:rPr>
      </w:pPr>
      <w:r>
        <w:rPr>
          <w:rFonts w:cs="Arial"/>
          <w:szCs w:val="24"/>
        </w:rPr>
        <w:t xml:space="preserve">Esse projeto de </w:t>
      </w:r>
      <w:r w:rsidRPr="008657D8">
        <w:rPr>
          <w:rFonts w:cs="Arial"/>
          <w:szCs w:val="24"/>
        </w:rPr>
        <w:t>tem como objetivo principal desenvolver uma metodologia para o georreferenciamento mínimo de cadastros descritivos urbanos, utilizando como base o Projeto CIATA (Convênio de Incentivo ao Aperfeiçoamento Técnico) e o Cadastro Nacional de Endereços para Fins Estatísticos (CNEFE). A pesquisa busca criar uma ferramenta que permita a conversão de descrições alfanuméricas de cadastros imobiliários em objetos geográficos, viabilizando o georreferenciamento de forma acessível e de baixo custo para municípios com recursos limitados.</w:t>
      </w:r>
    </w:p>
    <w:p w14:paraId="66D3412A" w14:textId="77777777" w:rsidR="000752AD" w:rsidRPr="00693DE7" w:rsidRDefault="000752AD" w:rsidP="000752AD">
      <w:pPr>
        <w:spacing w:line="240" w:lineRule="auto"/>
        <w:contextualSpacing/>
        <w:rPr>
          <w:rFonts w:cs="Arial"/>
          <w:szCs w:val="24"/>
        </w:rPr>
      </w:pPr>
      <w:r w:rsidRPr="00693DE7">
        <w:rPr>
          <w:rFonts w:cs="Arial"/>
          <w:szCs w:val="24"/>
        </w:rPr>
        <w:t xml:space="preserve"> </w:t>
      </w:r>
    </w:p>
    <w:p w14:paraId="5177D01C" w14:textId="77777777" w:rsidR="000752AD" w:rsidRPr="00693DE7" w:rsidRDefault="000752AD" w:rsidP="000752AD">
      <w:pPr>
        <w:spacing w:line="240" w:lineRule="auto"/>
        <w:contextualSpacing/>
        <w:rPr>
          <w:rFonts w:cs="Arial"/>
          <w:szCs w:val="24"/>
        </w:rPr>
      </w:pPr>
    </w:p>
    <w:p w14:paraId="7C779291" w14:textId="77777777" w:rsidR="000752AD" w:rsidRPr="00693DE7" w:rsidRDefault="000752AD" w:rsidP="000752AD">
      <w:pPr>
        <w:spacing w:line="240" w:lineRule="auto"/>
        <w:ind w:firstLine="0"/>
        <w:contextualSpacing/>
        <w:rPr>
          <w:rFonts w:cs="Arial"/>
          <w:b/>
          <w:szCs w:val="24"/>
        </w:rPr>
      </w:pPr>
      <w:proofErr w:type="gramStart"/>
      <w:r w:rsidRPr="00693DE7">
        <w:rPr>
          <w:rFonts w:cs="Arial"/>
          <w:b/>
          <w:szCs w:val="24"/>
        </w:rPr>
        <w:t>Palavras chave</w:t>
      </w:r>
      <w:proofErr w:type="gramEnd"/>
    </w:p>
    <w:p w14:paraId="123EC10F" w14:textId="77777777" w:rsidR="000752AD" w:rsidRPr="00693DE7" w:rsidRDefault="000752AD" w:rsidP="000752AD">
      <w:pPr>
        <w:spacing w:line="240" w:lineRule="auto"/>
        <w:ind w:firstLine="0"/>
        <w:contextualSpacing/>
        <w:rPr>
          <w:rFonts w:cs="Arial"/>
          <w:b/>
          <w:szCs w:val="24"/>
        </w:rPr>
      </w:pPr>
    </w:p>
    <w:p w14:paraId="0C812402" w14:textId="77777777" w:rsidR="000752AD" w:rsidRPr="00693DE7" w:rsidRDefault="000752AD" w:rsidP="000752AD">
      <w:r w:rsidRPr="00693DE7">
        <w:t xml:space="preserve">CIATA, CNEFE, </w:t>
      </w:r>
      <w:r w:rsidRPr="00693DE7">
        <w:rPr>
          <w:i/>
          <w:iCs/>
        </w:rPr>
        <w:t>Fit-For-</w:t>
      </w:r>
      <w:proofErr w:type="spellStart"/>
      <w:r w:rsidRPr="00693DE7">
        <w:rPr>
          <w:i/>
          <w:iCs/>
        </w:rPr>
        <w:t>Purpose</w:t>
      </w:r>
      <w:proofErr w:type="spellEnd"/>
      <w:r w:rsidRPr="00693DE7">
        <w:rPr>
          <w:i/>
          <w:iCs/>
        </w:rPr>
        <w:t xml:space="preserve">-Land </w:t>
      </w:r>
      <w:proofErr w:type="spellStart"/>
      <w:proofErr w:type="gramStart"/>
      <w:r w:rsidRPr="00693DE7">
        <w:rPr>
          <w:i/>
          <w:iCs/>
        </w:rPr>
        <w:t>Administration</w:t>
      </w:r>
      <w:proofErr w:type="spellEnd"/>
      <w:r w:rsidRPr="00693DE7">
        <w:rPr>
          <w:i/>
          <w:iCs/>
        </w:rPr>
        <w:t>,</w:t>
      </w:r>
      <w:r w:rsidRPr="00693DE7">
        <w:t>,</w:t>
      </w:r>
      <w:proofErr w:type="gramEnd"/>
      <w:r w:rsidRPr="00693DE7">
        <w:t xml:space="preserve"> Georreferenciamento, CTM, Cadastro.</w:t>
      </w:r>
    </w:p>
    <w:p w14:paraId="514F261C" w14:textId="77777777" w:rsidR="000752AD" w:rsidRPr="00693DE7" w:rsidRDefault="000752AD" w:rsidP="000752AD">
      <w:pPr>
        <w:spacing w:line="240" w:lineRule="auto"/>
        <w:contextualSpacing/>
        <w:rPr>
          <w:rFonts w:cs="Arial"/>
          <w:szCs w:val="24"/>
        </w:rPr>
      </w:pPr>
    </w:p>
    <w:p w14:paraId="6475E1A7" w14:textId="77777777" w:rsidR="000752AD" w:rsidRPr="00693DE7" w:rsidRDefault="000752AD" w:rsidP="000752AD">
      <w:pPr>
        <w:spacing w:line="240" w:lineRule="auto"/>
        <w:contextualSpacing/>
        <w:rPr>
          <w:rFonts w:cs="Arial"/>
          <w:szCs w:val="24"/>
        </w:rPr>
      </w:pPr>
    </w:p>
    <w:p w14:paraId="195EA993" w14:textId="77777777" w:rsidR="000752AD" w:rsidRPr="00693DE7" w:rsidRDefault="000752AD" w:rsidP="000752AD">
      <w:pPr>
        <w:spacing w:line="240" w:lineRule="auto"/>
        <w:contextualSpacing/>
        <w:rPr>
          <w:rFonts w:cs="Arial"/>
          <w:szCs w:val="24"/>
        </w:rPr>
      </w:pPr>
    </w:p>
    <w:p w14:paraId="5F9C2113" w14:textId="77777777" w:rsidR="000752AD" w:rsidRPr="00693DE7" w:rsidRDefault="000752AD" w:rsidP="000752AD">
      <w:pPr>
        <w:spacing w:line="240" w:lineRule="auto"/>
        <w:contextualSpacing/>
        <w:rPr>
          <w:rFonts w:cs="Arial"/>
          <w:szCs w:val="24"/>
        </w:rPr>
      </w:pPr>
    </w:p>
    <w:p w14:paraId="03ADCA58" w14:textId="77777777" w:rsidR="000752AD" w:rsidRPr="00693DE7" w:rsidRDefault="000752AD" w:rsidP="000752AD">
      <w:pPr>
        <w:spacing w:line="240" w:lineRule="auto"/>
        <w:contextualSpacing/>
        <w:rPr>
          <w:rFonts w:cs="Arial"/>
          <w:szCs w:val="24"/>
        </w:rPr>
      </w:pPr>
    </w:p>
    <w:p w14:paraId="3D384FC9" w14:textId="77777777" w:rsidR="000752AD" w:rsidRPr="00693DE7" w:rsidRDefault="000752AD" w:rsidP="000752AD">
      <w:pPr>
        <w:spacing w:line="240" w:lineRule="auto"/>
        <w:contextualSpacing/>
        <w:rPr>
          <w:rFonts w:cs="Arial"/>
          <w:szCs w:val="24"/>
        </w:rPr>
      </w:pPr>
    </w:p>
    <w:p w14:paraId="3459A63D" w14:textId="77777777" w:rsidR="000752AD" w:rsidRPr="00693DE7" w:rsidRDefault="000752AD" w:rsidP="000752AD">
      <w:pPr>
        <w:spacing w:line="240" w:lineRule="auto"/>
        <w:contextualSpacing/>
        <w:rPr>
          <w:rFonts w:cs="Arial"/>
          <w:szCs w:val="24"/>
        </w:rPr>
      </w:pPr>
    </w:p>
    <w:p w14:paraId="6E4B524A" w14:textId="77777777" w:rsidR="000752AD" w:rsidRPr="00693DE7" w:rsidRDefault="000752AD" w:rsidP="000752AD">
      <w:pPr>
        <w:spacing w:line="240" w:lineRule="auto"/>
        <w:contextualSpacing/>
        <w:rPr>
          <w:rFonts w:cs="Arial"/>
          <w:szCs w:val="24"/>
        </w:rPr>
      </w:pPr>
    </w:p>
    <w:p w14:paraId="5AA0E2CF" w14:textId="77777777" w:rsidR="000752AD" w:rsidRPr="00693DE7" w:rsidRDefault="000752AD" w:rsidP="000752AD">
      <w:pPr>
        <w:spacing w:line="240" w:lineRule="auto"/>
        <w:contextualSpacing/>
        <w:rPr>
          <w:rFonts w:cs="Arial"/>
          <w:szCs w:val="24"/>
        </w:rPr>
      </w:pPr>
    </w:p>
    <w:p w14:paraId="6929F7D6" w14:textId="77777777" w:rsidR="000752AD" w:rsidRPr="00693DE7" w:rsidRDefault="000752AD" w:rsidP="000752AD">
      <w:pPr>
        <w:spacing w:line="240" w:lineRule="auto"/>
        <w:contextualSpacing/>
        <w:rPr>
          <w:rFonts w:cs="Arial"/>
          <w:szCs w:val="24"/>
        </w:rPr>
      </w:pPr>
    </w:p>
    <w:p w14:paraId="0A15C861" w14:textId="77777777" w:rsidR="000752AD" w:rsidRPr="00693DE7" w:rsidRDefault="000752AD" w:rsidP="000752AD">
      <w:pPr>
        <w:spacing w:line="240" w:lineRule="auto"/>
        <w:contextualSpacing/>
        <w:rPr>
          <w:rFonts w:cs="Arial"/>
          <w:szCs w:val="24"/>
        </w:rPr>
      </w:pPr>
    </w:p>
    <w:p w14:paraId="00B4D97B" w14:textId="77777777" w:rsidR="000752AD" w:rsidRPr="00693DE7" w:rsidRDefault="000752AD" w:rsidP="000752AD">
      <w:pPr>
        <w:spacing w:line="240" w:lineRule="auto"/>
        <w:contextualSpacing/>
        <w:rPr>
          <w:rFonts w:cs="Arial"/>
          <w:szCs w:val="24"/>
        </w:rPr>
      </w:pPr>
    </w:p>
    <w:p w14:paraId="3507E58D" w14:textId="77777777" w:rsidR="000752AD" w:rsidRPr="00693DE7" w:rsidRDefault="000752AD" w:rsidP="000752AD">
      <w:pPr>
        <w:spacing w:line="240" w:lineRule="auto"/>
        <w:contextualSpacing/>
        <w:rPr>
          <w:rFonts w:cs="Arial"/>
          <w:szCs w:val="24"/>
        </w:rPr>
      </w:pPr>
    </w:p>
    <w:p w14:paraId="0AFE2FF6" w14:textId="77777777" w:rsidR="000752AD" w:rsidRPr="00693DE7" w:rsidRDefault="000752AD" w:rsidP="000752AD">
      <w:pPr>
        <w:spacing w:line="240" w:lineRule="auto"/>
        <w:contextualSpacing/>
        <w:rPr>
          <w:rFonts w:cs="Arial"/>
          <w:szCs w:val="24"/>
        </w:rPr>
      </w:pPr>
    </w:p>
    <w:p w14:paraId="5482B843" w14:textId="77777777" w:rsidR="000752AD" w:rsidRPr="00693DE7" w:rsidRDefault="000752AD" w:rsidP="000752AD">
      <w:pPr>
        <w:spacing w:line="240" w:lineRule="auto"/>
        <w:contextualSpacing/>
        <w:rPr>
          <w:rFonts w:cs="Arial"/>
          <w:szCs w:val="24"/>
        </w:rPr>
      </w:pPr>
    </w:p>
    <w:p w14:paraId="35E3B3E6" w14:textId="77777777" w:rsidR="000752AD" w:rsidRPr="00693DE7" w:rsidRDefault="000752AD" w:rsidP="000752AD">
      <w:pPr>
        <w:spacing w:line="240" w:lineRule="auto"/>
        <w:contextualSpacing/>
        <w:rPr>
          <w:rFonts w:cs="Arial"/>
          <w:szCs w:val="24"/>
        </w:rPr>
      </w:pPr>
    </w:p>
    <w:p w14:paraId="7B7960B5" w14:textId="77777777" w:rsidR="000752AD" w:rsidRPr="00693DE7" w:rsidRDefault="000752AD" w:rsidP="000752AD">
      <w:pPr>
        <w:spacing w:line="240" w:lineRule="auto"/>
        <w:contextualSpacing/>
        <w:rPr>
          <w:rFonts w:cs="Arial"/>
          <w:szCs w:val="24"/>
        </w:rPr>
      </w:pPr>
    </w:p>
    <w:p w14:paraId="7A7FFE01" w14:textId="77777777" w:rsidR="000752AD" w:rsidRPr="00693DE7" w:rsidRDefault="000752AD" w:rsidP="000752AD">
      <w:pPr>
        <w:spacing w:line="240" w:lineRule="auto"/>
        <w:contextualSpacing/>
        <w:rPr>
          <w:rFonts w:cs="Arial"/>
          <w:szCs w:val="24"/>
        </w:rPr>
      </w:pPr>
    </w:p>
    <w:p w14:paraId="1B406F1E" w14:textId="77777777" w:rsidR="000752AD" w:rsidRPr="00693DE7" w:rsidRDefault="000752AD" w:rsidP="000752AD">
      <w:pPr>
        <w:spacing w:line="240" w:lineRule="auto"/>
        <w:contextualSpacing/>
        <w:rPr>
          <w:rFonts w:cs="Arial"/>
          <w:szCs w:val="24"/>
        </w:rPr>
      </w:pPr>
    </w:p>
    <w:p w14:paraId="11F38407" w14:textId="77777777" w:rsidR="000752AD" w:rsidRPr="00693DE7" w:rsidRDefault="000752AD" w:rsidP="000752AD">
      <w:pPr>
        <w:spacing w:line="240" w:lineRule="auto"/>
        <w:contextualSpacing/>
        <w:rPr>
          <w:rFonts w:cs="Arial"/>
          <w:szCs w:val="24"/>
        </w:rPr>
      </w:pPr>
    </w:p>
    <w:p w14:paraId="461CC7E0" w14:textId="77777777" w:rsidR="000752AD" w:rsidRPr="00693DE7" w:rsidRDefault="000752AD" w:rsidP="000752AD">
      <w:pPr>
        <w:spacing w:line="240" w:lineRule="auto"/>
        <w:contextualSpacing/>
        <w:rPr>
          <w:rFonts w:cs="Arial"/>
          <w:szCs w:val="24"/>
        </w:rPr>
      </w:pPr>
    </w:p>
    <w:p w14:paraId="592CB337" w14:textId="77777777" w:rsidR="000752AD" w:rsidRPr="00693DE7" w:rsidRDefault="000752AD" w:rsidP="000752AD">
      <w:pPr>
        <w:spacing w:line="240" w:lineRule="auto"/>
        <w:contextualSpacing/>
        <w:rPr>
          <w:rFonts w:cs="Arial"/>
          <w:szCs w:val="24"/>
        </w:rPr>
      </w:pPr>
    </w:p>
    <w:p w14:paraId="22E432D4" w14:textId="77777777" w:rsidR="000752AD" w:rsidRPr="00693DE7" w:rsidRDefault="000752AD" w:rsidP="000752AD">
      <w:pPr>
        <w:spacing w:line="240" w:lineRule="auto"/>
        <w:contextualSpacing/>
        <w:rPr>
          <w:rFonts w:cs="Arial"/>
          <w:szCs w:val="24"/>
        </w:rPr>
      </w:pPr>
    </w:p>
    <w:p w14:paraId="277EAD6F" w14:textId="77777777" w:rsidR="000752AD" w:rsidRPr="00693DE7" w:rsidRDefault="000752AD" w:rsidP="000752AD">
      <w:pPr>
        <w:spacing w:line="240" w:lineRule="auto"/>
        <w:contextualSpacing/>
        <w:rPr>
          <w:rFonts w:cs="Arial"/>
          <w:szCs w:val="24"/>
        </w:rPr>
      </w:pPr>
    </w:p>
    <w:p w14:paraId="41D03A90" w14:textId="77777777" w:rsidR="000752AD" w:rsidRPr="00693DE7" w:rsidRDefault="000752AD" w:rsidP="000752AD">
      <w:pPr>
        <w:spacing w:line="240" w:lineRule="auto"/>
        <w:contextualSpacing/>
        <w:rPr>
          <w:rFonts w:cs="Arial"/>
          <w:szCs w:val="24"/>
        </w:rPr>
      </w:pPr>
    </w:p>
    <w:p w14:paraId="6C638BD7" w14:textId="77777777" w:rsidR="000752AD" w:rsidRPr="00693DE7" w:rsidRDefault="000752AD" w:rsidP="000752AD">
      <w:pPr>
        <w:spacing w:line="240" w:lineRule="auto"/>
        <w:contextualSpacing/>
        <w:rPr>
          <w:rFonts w:cs="Arial"/>
          <w:szCs w:val="24"/>
        </w:rPr>
      </w:pPr>
    </w:p>
    <w:p w14:paraId="41F895AA" w14:textId="77777777" w:rsidR="000752AD" w:rsidRPr="00693DE7" w:rsidRDefault="000752AD" w:rsidP="000752AD">
      <w:pPr>
        <w:spacing w:line="240" w:lineRule="auto"/>
        <w:contextualSpacing/>
        <w:rPr>
          <w:rFonts w:cs="Arial"/>
          <w:szCs w:val="24"/>
        </w:rPr>
      </w:pPr>
    </w:p>
    <w:p w14:paraId="78927D96" w14:textId="77777777" w:rsidR="000752AD" w:rsidRPr="00693DE7" w:rsidRDefault="000752AD" w:rsidP="000752AD">
      <w:pPr>
        <w:spacing w:line="240" w:lineRule="auto"/>
        <w:contextualSpacing/>
        <w:rPr>
          <w:rFonts w:cs="Arial"/>
          <w:szCs w:val="24"/>
        </w:rPr>
      </w:pPr>
    </w:p>
    <w:p w14:paraId="26E8D3BD" w14:textId="77777777" w:rsidR="000752AD" w:rsidRPr="00693DE7" w:rsidRDefault="000752AD" w:rsidP="000752AD">
      <w:pPr>
        <w:spacing w:line="240" w:lineRule="auto"/>
        <w:contextualSpacing/>
        <w:rPr>
          <w:rFonts w:cs="Arial"/>
          <w:szCs w:val="24"/>
        </w:rPr>
      </w:pPr>
    </w:p>
    <w:p w14:paraId="4D0FB108" w14:textId="77777777" w:rsidR="000752AD" w:rsidRPr="00693DE7" w:rsidRDefault="000752AD" w:rsidP="000752AD">
      <w:pPr>
        <w:spacing w:line="240" w:lineRule="auto"/>
        <w:contextualSpacing/>
        <w:rPr>
          <w:rFonts w:cs="Arial"/>
          <w:szCs w:val="24"/>
        </w:rPr>
      </w:pPr>
    </w:p>
    <w:p w14:paraId="6E0762A9" w14:textId="77777777" w:rsidR="000752AD" w:rsidRPr="00693DE7" w:rsidRDefault="000752AD" w:rsidP="000752AD">
      <w:pPr>
        <w:spacing w:line="240" w:lineRule="auto"/>
        <w:contextualSpacing/>
        <w:rPr>
          <w:rFonts w:cs="Arial"/>
          <w:szCs w:val="24"/>
        </w:rPr>
      </w:pPr>
    </w:p>
    <w:p w14:paraId="2C60D6AC" w14:textId="77777777" w:rsidR="000752AD" w:rsidRPr="00693DE7" w:rsidRDefault="000752AD" w:rsidP="000752AD">
      <w:pPr>
        <w:spacing w:line="240" w:lineRule="auto"/>
        <w:contextualSpacing/>
        <w:rPr>
          <w:rFonts w:cs="Arial"/>
          <w:szCs w:val="24"/>
        </w:rPr>
      </w:pPr>
    </w:p>
    <w:p w14:paraId="1A183FE8" w14:textId="77777777" w:rsidR="000752AD" w:rsidRPr="00693DE7" w:rsidRDefault="000752AD" w:rsidP="000752AD">
      <w:pPr>
        <w:spacing w:line="240" w:lineRule="auto"/>
        <w:contextualSpacing/>
        <w:rPr>
          <w:rFonts w:cs="Arial"/>
          <w:szCs w:val="24"/>
        </w:rPr>
        <w:sectPr w:rsidR="000752AD" w:rsidRPr="00693DE7" w:rsidSect="000752AD">
          <w:pgSz w:w="11906" w:h="16838" w:code="9"/>
          <w:pgMar w:top="1701" w:right="1134" w:bottom="1134" w:left="1701" w:header="709" w:footer="709" w:gutter="0"/>
          <w:cols w:space="708"/>
          <w:docGrid w:linePitch="360"/>
        </w:sectPr>
      </w:pPr>
    </w:p>
    <w:p w14:paraId="2F585C55" w14:textId="77777777" w:rsidR="000752AD" w:rsidRPr="00693DE7" w:rsidRDefault="000752AD" w:rsidP="000752AD">
      <w:pPr>
        <w:pStyle w:val="Ttulo"/>
        <w:rPr>
          <w:rStyle w:val="nfaseIntensa"/>
          <w:i w:val="0"/>
          <w:iCs w:val="0"/>
          <w:color w:val="auto"/>
        </w:rPr>
      </w:pPr>
      <w:r w:rsidRPr="00693DE7">
        <w:rPr>
          <w:rStyle w:val="nfaseIntensa"/>
          <w:i w:val="0"/>
          <w:iCs w:val="0"/>
          <w:color w:val="auto"/>
        </w:rPr>
        <w:lastRenderedPageBreak/>
        <w:t>SUMÁRIO</w:t>
      </w:r>
    </w:p>
    <w:p w14:paraId="6BDAF36E" w14:textId="77777777" w:rsidR="000752AD" w:rsidRPr="00693DE7" w:rsidRDefault="000752AD" w:rsidP="000752AD"/>
    <w:p w14:paraId="49B9B8E6" w14:textId="77777777" w:rsidR="000752AD" w:rsidRDefault="000752AD" w:rsidP="000752AD">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693DE7">
        <w:rPr>
          <w:rFonts w:cs="Arial"/>
          <w:szCs w:val="24"/>
        </w:rPr>
        <w:fldChar w:fldCharType="begin"/>
      </w:r>
      <w:r w:rsidRPr="00693DE7">
        <w:rPr>
          <w:rFonts w:cs="Arial"/>
          <w:szCs w:val="24"/>
        </w:rPr>
        <w:instrText xml:space="preserve"> TOC \o "1-7" \h \z \u </w:instrText>
      </w:r>
      <w:r w:rsidRPr="00693DE7">
        <w:rPr>
          <w:rFonts w:cs="Arial"/>
          <w:szCs w:val="24"/>
        </w:rPr>
        <w:fldChar w:fldCharType="separate"/>
      </w:r>
      <w:hyperlink w:anchor="_Toc193206927" w:history="1">
        <w:r w:rsidRPr="00196E6C">
          <w:rPr>
            <w:rStyle w:val="Hyperlink"/>
            <w:noProof/>
            <w14:scene3d>
              <w14:camera w14:prst="orthographicFront"/>
              <w14:lightRig w14:rig="threePt" w14:dir="t">
                <w14:rot w14:lat="0" w14:lon="0" w14:rev="0"/>
              </w14:lightRig>
            </w14:scene3d>
          </w:rPr>
          <w:t>1</w:t>
        </w:r>
        <w:r>
          <w:rPr>
            <w:rFonts w:asciiTheme="minorHAnsi" w:eastAsiaTheme="minorEastAsia" w:hAnsiTheme="minorHAnsi"/>
            <w:b w:val="0"/>
            <w:caps w:val="0"/>
            <w:noProof/>
            <w:kern w:val="2"/>
            <w:szCs w:val="24"/>
            <w:lang w:eastAsia="pt-BR"/>
            <w14:ligatures w14:val="standardContextual"/>
          </w:rPr>
          <w:tab/>
        </w:r>
        <w:r w:rsidRPr="00196E6C">
          <w:rPr>
            <w:rStyle w:val="Hyperlink"/>
            <w:noProof/>
          </w:rPr>
          <w:t>Introdução</w:t>
        </w:r>
        <w:r>
          <w:rPr>
            <w:noProof/>
            <w:webHidden/>
          </w:rPr>
          <w:tab/>
        </w:r>
        <w:r>
          <w:rPr>
            <w:noProof/>
            <w:webHidden/>
          </w:rPr>
          <w:fldChar w:fldCharType="begin"/>
        </w:r>
        <w:r>
          <w:rPr>
            <w:noProof/>
            <w:webHidden/>
          </w:rPr>
          <w:instrText xml:space="preserve"> PAGEREF _Toc193206927 \h </w:instrText>
        </w:r>
        <w:r>
          <w:rPr>
            <w:noProof/>
            <w:webHidden/>
          </w:rPr>
        </w:r>
        <w:r>
          <w:rPr>
            <w:noProof/>
            <w:webHidden/>
          </w:rPr>
          <w:fldChar w:fldCharType="separate"/>
        </w:r>
        <w:r>
          <w:rPr>
            <w:noProof/>
            <w:webHidden/>
          </w:rPr>
          <w:t>6</w:t>
        </w:r>
        <w:r>
          <w:rPr>
            <w:noProof/>
            <w:webHidden/>
          </w:rPr>
          <w:fldChar w:fldCharType="end"/>
        </w:r>
      </w:hyperlink>
    </w:p>
    <w:p w14:paraId="74F725CB" w14:textId="77777777" w:rsidR="000752AD" w:rsidRDefault="000752AD" w:rsidP="000752AD">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3206928" w:history="1">
        <w:r w:rsidRPr="00196E6C">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196E6C">
          <w:rPr>
            <w:rStyle w:val="Hyperlink"/>
            <w:noProof/>
          </w:rPr>
          <w:t>Justificativa da pesquisa</w:t>
        </w:r>
        <w:r>
          <w:rPr>
            <w:noProof/>
            <w:webHidden/>
          </w:rPr>
          <w:tab/>
        </w:r>
        <w:r>
          <w:rPr>
            <w:noProof/>
            <w:webHidden/>
          </w:rPr>
          <w:fldChar w:fldCharType="begin"/>
        </w:r>
        <w:r>
          <w:rPr>
            <w:noProof/>
            <w:webHidden/>
          </w:rPr>
          <w:instrText xml:space="preserve"> PAGEREF _Toc193206928 \h </w:instrText>
        </w:r>
        <w:r>
          <w:rPr>
            <w:noProof/>
            <w:webHidden/>
          </w:rPr>
        </w:r>
        <w:r>
          <w:rPr>
            <w:noProof/>
            <w:webHidden/>
          </w:rPr>
          <w:fldChar w:fldCharType="separate"/>
        </w:r>
        <w:r>
          <w:rPr>
            <w:noProof/>
            <w:webHidden/>
          </w:rPr>
          <w:t>9</w:t>
        </w:r>
        <w:r>
          <w:rPr>
            <w:noProof/>
            <w:webHidden/>
          </w:rPr>
          <w:fldChar w:fldCharType="end"/>
        </w:r>
      </w:hyperlink>
    </w:p>
    <w:p w14:paraId="4871DF92"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29" w:history="1">
        <w:r w:rsidRPr="00196E6C">
          <w:rPr>
            <w:rStyle w:val="Hyperlink"/>
            <w:noProof/>
          </w:rPr>
          <w:t>2.1.1</w:t>
        </w:r>
        <w:r>
          <w:rPr>
            <w:rFonts w:asciiTheme="minorHAnsi" w:eastAsiaTheme="minorEastAsia" w:hAnsiTheme="minorHAnsi"/>
            <w:b w:val="0"/>
            <w:noProof/>
            <w:kern w:val="2"/>
            <w:szCs w:val="24"/>
            <w:lang w:eastAsia="pt-BR"/>
            <w14:ligatures w14:val="standardContextual"/>
          </w:rPr>
          <w:tab/>
        </w:r>
        <w:r w:rsidRPr="00196E6C">
          <w:rPr>
            <w:rStyle w:val="Hyperlink"/>
            <w:noProof/>
          </w:rPr>
          <w:t>Objetivos</w:t>
        </w:r>
        <w:r>
          <w:rPr>
            <w:noProof/>
            <w:webHidden/>
          </w:rPr>
          <w:tab/>
        </w:r>
        <w:r>
          <w:rPr>
            <w:noProof/>
            <w:webHidden/>
          </w:rPr>
          <w:fldChar w:fldCharType="begin"/>
        </w:r>
        <w:r>
          <w:rPr>
            <w:noProof/>
            <w:webHidden/>
          </w:rPr>
          <w:instrText xml:space="preserve"> PAGEREF _Toc193206929 \h </w:instrText>
        </w:r>
        <w:r>
          <w:rPr>
            <w:noProof/>
            <w:webHidden/>
          </w:rPr>
        </w:r>
        <w:r>
          <w:rPr>
            <w:noProof/>
            <w:webHidden/>
          </w:rPr>
          <w:fldChar w:fldCharType="separate"/>
        </w:r>
        <w:r>
          <w:rPr>
            <w:noProof/>
            <w:webHidden/>
          </w:rPr>
          <w:t>9</w:t>
        </w:r>
        <w:r>
          <w:rPr>
            <w:noProof/>
            <w:webHidden/>
          </w:rPr>
          <w:fldChar w:fldCharType="end"/>
        </w:r>
      </w:hyperlink>
    </w:p>
    <w:p w14:paraId="539AC392" w14:textId="77777777" w:rsidR="000752AD" w:rsidRDefault="000752AD" w:rsidP="000752AD">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3206930" w:history="1">
        <w:r w:rsidRPr="00196E6C">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196E6C">
          <w:rPr>
            <w:rStyle w:val="Hyperlink"/>
            <w:noProof/>
          </w:rPr>
          <w:t>fundamentação teórica</w:t>
        </w:r>
        <w:r>
          <w:rPr>
            <w:noProof/>
            <w:webHidden/>
          </w:rPr>
          <w:tab/>
        </w:r>
        <w:r>
          <w:rPr>
            <w:noProof/>
            <w:webHidden/>
          </w:rPr>
          <w:fldChar w:fldCharType="begin"/>
        </w:r>
        <w:r>
          <w:rPr>
            <w:noProof/>
            <w:webHidden/>
          </w:rPr>
          <w:instrText xml:space="preserve"> PAGEREF _Toc193206930 \h </w:instrText>
        </w:r>
        <w:r>
          <w:rPr>
            <w:noProof/>
            <w:webHidden/>
          </w:rPr>
        </w:r>
        <w:r>
          <w:rPr>
            <w:noProof/>
            <w:webHidden/>
          </w:rPr>
          <w:fldChar w:fldCharType="separate"/>
        </w:r>
        <w:r>
          <w:rPr>
            <w:noProof/>
            <w:webHidden/>
          </w:rPr>
          <w:t>11</w:t>
        </w:r>
        <w:r>
          <w:rPr>
            <w:noProof/>
            <w:webHidden/>
          </w:rPr>
          <w:fldChar w:fldCharType="end"/>
        </w:r>
      </w:hyperlink>
    </w:p>
    <w:p w14:paraId="734DA894" w14:textId="77777777" w:rsidR="000752AD" w:rsidRDefault="000752AD" w:rsidP="000752AD">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3206931" w:history="1">
        <w:r w:rsidRPr="00196E6C">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196E6C">
          <w:rPr>
            <w:rStyle w:val="Hyperlink"/>
            <w:noProof/>
          </w:rPr>
          <w:t>O CIATA</w:t>
        </w:r>
        <w:r>
          <w:rPr>
            <w:noProof/>
            <w:webHidden/>
          </w:rPr>
          <w:tab/>
        </w:r>
        <w:r>
          <w:rPr>
            <w:noProof/>
            <w:webHidden/>
          </w:rPr>
          <w:fldChar w:fldCharType="begin"/>
        </w:r>
        <w:r>
          <w:rPr>
            <w:noProof/>
            <w:webHidden/>
          </w:rPr>
          <w:instrText xml:space="preserve"> PAGEREF _Toc193206931 \h </w:instrText>
        </w:r>
        <w:r>
          <w:rPr>
            <w:noProof/>
            <w:webHidden/>
          </w:rPr>
        </w:r>
        <w:r>
          <w:rPr>
            <w:noProof/>
            <w:webHidden/>
          </w:rPr>
          <w:fldChar w:fldCharType="separate"/>
        </w:r>
        <w:r>
          <w:rPr>
            <w:noProof/>
            <w:webHidden/>
          </w:rPr>
          <w:t>11</w:t>
        </w:r>
        <w:r>
          <w:rPr>
            <w:noProof/>
            <w:webHidden/>
          </w:rPr>
          <w:fldChar w:fldCharType="end"/>
        </w:r>
      </w:hyperlink>
    </w:p>
    <w:p w14:paraId="05492F3A"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32" w:history="1">
        <w:r w:rsidRPr="00196E6C">
          <w:rPr>
            <w:rStyle w:val="Hyperlink"/>
            <w:noProof/>
          </w:rPr>
          <w:t>3.1.1</w:t>
        </w:r>
        <w:r>
          <w:rPr>
            <w:rFonts w:asciiTheme="minorHAnsi" w:eastAsiaTheme="minorEastAsia" w:hAnsiTheme="minorHAnsi"/>
            <w:b w:val="0"/>
            <w:noProof/>
            <w:kern w:val="2"/>
            <w:szCs w:val="24"/>
            <w:lang w:eastAsia="pt-BR"/>
            <w14:ligatures w14:val="standardContextual"/>
          </w:rPr>
          <w:tab/>
        </w:r>
        <w:r w:rsidRPr="00196E6C">
          <w:rPr>
            <w:rStyle w:val="Hyperlink"/>
            <w:noProof/>
          </w:rPr>
          <w:t>Modelo conceitual do CIATA</w:t>
        </w:r>
        <w:r>
          <w:rPr>
            <w:noProof/>
            <w:webHidden/>
          </w:rPr>
          <w:tab/>
        </w:r>
        <w:r>
          <w:rPr>
            <w:noProof/>
            <w:webHidden/>
          </w:rPr>
          <w:fldChar w:fldCharType="begin"/>
        </w:r>
        <w:r>
          <w:rPr>
            <w:noProof/>
            <w:webHidden/>
          </w:rPr>
          <w:instrText xml:space="preserve"> PAGEREF _Toc193206932 \h </w:instrText>
        </w:r>
        <w:r>
          <w:rPr>
            <w:noProof/>
            <w:webHidden/>
          </w:rPr>
        </w:r>
        <w:r>
          <w:rPr>
            <w:noProof/>
            <w:webHidden/>
          </w:rPr>
          <w:fldChar w:fldCharType="separate"/>
        </w:r>
        <w:r>
          <w:rPr>
            <w:noProof/>
            <w:webHidden/>
          </w:rPr>
          <w:t>11</w:t>
        </w:r>
        <w:r>
          <w:rPr>
            <w:noProof/>
            <w:webHidden/>
          </w:rPr>
          <w:fldChar w:fldCharType="end"/>
        </w:r>
      </w:hyperlink>
    </w:p>
    <w:p w14:paraId="63A5887A"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33" w:history="1">
        <w:r w:rsidRPr="00196E6C">
          <w:rPr>
            <w:rStyle w:val="Hyperlink"/>
            <w:noProof/>
          </w:rPr>
          <w:t>3.1.2</w:t>
        </w:r>
        <w:r>
          <w:rPr>
            <w:rFonts w:asciiTheme="minorHAnsi" w:eastAsiaTheme="minorEastAsia" w:hAnsiTheme="minorHAnsi"/>
            <w:b w:val="0"/>
            <w:noProof/>
            <w:kern w:val="2"/>
            <w:szCs w:val="24"/>
            <w:lang w:eastAsia="pt-BR"/>
            <w14:ligatures w14:val="standardContextual"/>
          </w:rPr>
          <w:tab/>
        </w:r>
        <w:r w:rsidRPr="00196E6C">
          <w:rPr>
            <w:rStyle w:val="Hyperlink"/>
            <w:noProof/>
          </w:rPr>
          <w:t>Contexto Histórico e Tecnológico do CIATA</w:t>
        </w:r>
        <w:r>
          <w:rPr>
            <w:noProof/>
            <w:webHidden/>
          </w:rPr>
          <w:tab/>
        </w:r>
        <w:r>
          <w:rPr>
            <w:noProof/>
            <w:webHidden/>
          </w:rPr>
          <w:fldChar w:fldCharType="begin"/>
        </w:r>
        <w:r>
          <w:rPr>
            <w:noProof/>
            <w:webHidden/>
          </w:rPr>
          <w:instrText xml:space="preserve"> PAGEREF _Toc193206933 \h </w:instrText>
        </w:r>
        <w:r>
          <w:rPr>
            <w:noProof/>
            <w:webHidden/>
          </w:rPr>
        </w:r>
        <w:r>
          <w:rPr>
            <w:noProof/>
            <w:webHidden/>
          </w:rPr>
          <w:fldChar w:fldCharType="separate"/>
        </w:r>
        <w:r>
          <w:rPr>
            <w:noProof/>
            <w:webHidden/>
          </w:rPr>
          <w:t>12</w:t>
        </w:r>
        <w:r>
          <w:rPr>
            <w:noProof/>
            <w:webHidden/>
          </w:rPr>
          <w:fldChar w:fldCharType="end"/>
        </w:r>
      </w:hyperlink>
    </w:p>
    <w:p w14:paraId="6071AA4D" w14:textId="77777777" w:rsidR="000752AD" w:rsidRDefault="000752AD" w:rsidP="000752AD">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3206934" w:history="1">
        <w:r w:rsidRPr="00196E6C">
          <w:rPr>
            <w:rStyle w:val="Hyperlink"/>
            <w:noProof/>
          </w:rPr>
          <w:t>3.1.2.1</w:t>
        </w:r>
        <w:r>
          <w:rPr>
            <w:rFonts w:asciiTheme="minorHAnsi" w:eastAsiaTheme="minorEastAsia" w:hAnsiTheme="minorHAnsi"/>
            <w:i w:val="0"/>
            <w:noProof/>
            <w:kern w:val="2"/>
            <w:szCs w:val="24"/>
            <w:lang w:eastAsia="pt-BR"/>
            <w14:ligatures w14:val="standardContextual"/>
          </w:rPr>
          <w:tab/>
        </w:r>
        <w:r w:rsidRPr="00196E6C">
          <w:rPr>
            <w:rStyle w:val="Hyperlink"/>
            <w:noProof/>
          </w:rPr>
          <w:t>Custo dos equipamentos</w:t>
        </w:r>
        <w:r>
          <w:rPr>
            <w:noProof/>
            <w:webHidden/>
          </w:rPr>
          <w:tab/>
        </w:r>
        <w:r>
          <w:rPr>
            <w:noProof/>
            <w:webHidden/>
          </w:rPr>
          <w:fldChar w:fldCharType="begin"/>
        </w:r>
        <w:r>
          <w:rPr>
            <w:noProof/>
            <w:webHidden/>
          </w:rPr>
          <w:instrText xml:space="preserve"> PAGEREF _Toc193206934 \h </w:instrText>
        </w:r>
        <w:r>
          <w:rPr>
            <w:noProof/>
            <w:webHidden/>
          </w:rPr>
        </w:r>
        <w:r>
          <w:rPr>
            <w:noProof/>
            <w:webHidden/>
          </w:rPr>
          <w:fldChar w:fldCharType="separate"/>
        </w:r>
        <w:r>
          <w:rPr>
            <w:noProof/>
            <w:webHidden/>
          </w:rPr>
          <w:t>12</w:t>
        </w:r>
        <w:r>
          <w:rPr>
            <w:noProof/>
            <w:webHidden/>
          </w:rPr>
          <w:fldChar w:fldCharType="end"/>
        </w:r>
      </w:hyperlink>
    </w:p>
    <w:p w14:paraId="039F4117" w14:textId="77777777" w:rsidR="000752AD" w:rsidRDefault="000752AD" w:rsidP="000752AD">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3206935" w:history="1">
        <w:r w:rsidRPr="00196E6C">
          <w:rPr>
            <w:rStyle w:val="Hyperlink"/>
            <w:noProof/>
          </w:rPr>
          <w:t>3.1.2.2</w:t>
        </w:r>
        <w:r>
          <w:rPr>
            <w:rFonts w:asciiTheme="minorHAnsi" w:eastAsiaTheme="minorEastAsia" w:hAnsiTheme="minorHAnsi"/>
            <w:i w:val="0"/>
            <w:noProof/>
            <w:kern w:val="2"/>
            <w:szCs w:val="24"/>
            <w:lang w:eastAsia="pt-BR"/>
            <w14:ligatures w14:val="standardContextual"/>
          </w:rPr>
          <w:tab/>
        </w:r>
        <w:r w:rsidRPr="00196E6C">
          <w:rPr>
            <w:rStyle w:val="Hyperlink"/>
            <w:noProof/>
          </w:rPr>
          <w:t>Memória secundária LIMITADA</w:t>
        </w:r>
        <w:r>
          <w:rPr>
            <w:noProof/>
            <w:webHidden/>
          </w:rPr>
          <w:tab/>
        </w:r>
        <w:r>
          <w:rPr>
            <w:noProof/>
            <w:webHidden/>
          </w:rPr>
          <w:fldChar w:fldCharType="begin"/>
        </w:r>
        <w:r>
          <w:rPr>
            <w:noProof/>
            <w:webHidden/>
          </w:rPr>
          <w:instrText xml:space="preserve"> PAGEREF _Toc193206935 \h </w:instrText>
        </w:r>
        <w:r>
          <w:rPr>
            <w:noProof/>
            <w:webHidden/>
          </w:rPr>
        </w:r>
        <w:r>
          <w:rPr>
            <w:noProof/>
            <w:webHidden/>
          </w:rPr>
          <w:fldChar w:fldCharType="separate"/>
        </w:r>
        <w:r>
          <w:rPr>
            <w:noProof/>
            <w:webHidden/>
          </w:rPr>
          <w:t>13</w:t>
        </w:r>
        <w:r>
          <w:rPr>
            <w:noProof/>
            <w:webHidden/>
          </w:rPr>
          <w:fldChar w:fldCharType="end"/>
        </w:r>
      </w:hyperlink>
    </w:p>
    <w:p w14:paraId="0F90BF2A" w14:textId="77777777" w:rsidR="000752AD" w:rsidRDefault="000752AD" w:rsidP="000752AD">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3206936" w:history="1">
        <w:r w:rsidRPr="00196E6C">
          <w:rPr>
            <w:rStyle w:val="Hyperlink"/>
            <w:noProof/>
          </w:rPr>
          <w:t>3.1.2.3</w:t>
        </w:r>
        <w:r>
          <w:rPr>
            <w:rFonts w:asciiTheme="minorHAnsi" w:eastAsiaTheme="minorEastAsia" w:hAnsiTheme="minorHAnsi"/>
            <w:i w:val="0"/>
            <w:noProof/>
            <w:kern w:val="2"/>
            <w:szCs w:val="24"/>
            <w:lang w:eastAsia="pt-BR"/>
            <w14:ligatures w14:val="standardContextual"/>
          </w:rPr>
          <w:tab/>
        </w:r>
        <w:r w:rsidRPr="00196E6C">
          <w:rPr>
            <w:rStyle w:val="Hyperlink"/>
            <w:noProof/>
          </w:rPr>
          <w:t>Linguagens de programação Pré-SGBDs</w:t>
        </w:r>
        <w:r>
          <w:rPr>
            <w:noProof/>
            <w:webHidden/>
          </w:rPr>
          <w:tab/>
        </w:r>
        <w:r>
          <w:rPr>
            <w:noProof/>
            <w:webHidden/>
          </w:rPr>
          <w:fldChar w:fldCharType="begin"/>
        </w:r>
        <w:r>
          <w:rPr>
            <w:noProof/>
            <w:webHidden/>
          </w:rPr>
          <w:instrText xml:space="preserve"> PAGEREF _Toc193206936 \h </w:instrText>
        </w:r>
        <w:r>
          <w:rPr>
            <w:noProof/>
            <w:webHidden/>
          </w:rPr>
        </w:r>
        <w:r>
          <w:rPr>
            <w:noProof/>
            <w:webHidden/>
          </w:rPr>
          <w:fldChar w:fldCharType="separate"/>
        </w:r>
        <w:r>
          <w:rPr>
            <w:noProof/>
            <w:webHidden/>
          </w:rPr>
          <w:t>14</w:t>
        </w:r>
        <w:r>
          <w:rPr>
            <w:noProof/>
            <w:webHidden/>
          </w:rPr>
          <w:fldChar w:fldCharType="end"/>
        </w:r>
      </w:hyperlink>
    </w:p>
    <w:p w14:paraId="3F025D63"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37" w:history="1">
        <w:r w:rsidRPr="00196E6C">
          <w:rPr>
            <w:rStyle w:val="Hyperlink"/>
            <w:noProof/>
          </w:rPr>
          <w:t>3.1.3</w:t>
        </w:r>
        <w:r>
          <w:rPr>
            <w:rFonts w:asciiTheme="minorHAnsi" w:eastAsiaTheme="minorEastAsia" w:hAnsiTheme="minorHAnsi"/>
            <w:b w:val="0"/>
            <w:noProof/>
            <w:kern w:val="2"/>
            <w:szCs w:val="24"/>
            <w:lang w:eastAsia="pt-BR"/>
            <w14:ligatures w14:val="standardContextual"/>
          </w:rPr>
          <w:tab/>
        </w:r>
        <w:r w:rsidRPr="00196E6C">
          <w:rPr>
            <w:rStyle w:val="Hyperlink"/>
            <w:noProof/>
          </w:rPr>
          <w:t xml:space="preserve">O CIATA e o </w:t>
        </w:r>
        <w:r w:rsidRPr="00196E6C">
          <w:rPr>
            <w:rStyle w:val="Hyperlink"/>
            <w:i/>
            <w:noProof/>
          </w:rPr>
          <w:t>Fit-For-Purpose</w:t>
        </w:r>
        <w:r>
          <w:rPr>
            <w:noProof/>
            <w:webHidden/>
          </w:rPr>
          <w:tab/>
        </w:r>
        <w:r>
          <w:rPr>
            <w:noProof/>
            <w:webHidden/>
          </w:rPr>
          <w:fldChar w:fldCharType="begin"/>
        </w:r>
        <w:r>
          <w:rPr>
            <w:noProof/>
            <w:webHidden/>
          </w:rPr>
          <w:instrText xml:space="preserve"> PAGEREF _Toc193206937 \h </w:instrText>
        </w:r>
        <w:r>
          <w:rPr>
            <w:noProof/>
            <w:webHidden/>
          </w:rPr>
        </w:r>
        <w:r>
          <w:rPr>
            <w:noProof/>
            <w:webHidden/>
          </w:rPr>
          <w:fldChar w:fldCharType="separate"/>
        </w:r>
        <w:r>
          <w:rPr>
            <w:noProof/>
            <w:webHidden/>
          </w:rPr>
          <w:t>15</w:t>
        </w:r>
        <w:r>
          <w:rPr>
            <w:noProof/>
            <w:webHidden/>
          </w:rPr>
          <w:fldChar w:fldCharType="end"/>
        </w:r>
      </w:hyperlink>
    </w:p>
    <w:p w14:paraId="58C58278"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38" w:history="1">
        <w:r w:rsidRPr="00196E6C">
          <w:rPr>
            <w:rStyle w:val="Hyperlink"/>
            <w:noProof/>
          </w:rPr>
          <w:t>3.1.4</w:t>
        </w:r>
        <w:r>
          <w:rPr>
            <w:rFonts w:asciiTheme="minorHAnsi" w:eastAsiaTheme="minorEastAsia" w:hAnsiTheme="minorHAnsi"/>
            <w:b w:val="0"/>
            <w:noProof/>
            <w:kern w:val="2"/>
            <w:szCs w:val="24"/>
            <w:lang w:eastAsia="pt-BR"/>
            <w14:ligatures w14:val="standardContextual"/>
          </w:rPr>
          <w:tab/>
        </w:r>
        <w:r w:rsidRPr="00196E6C">
          <w:rPr>
            <w:rStyle w:val="Hyperlink"/>
            <w:noProof/>
          </w:rPr>
          <w:t>O CIATA e o LADM</w:t>
        </w:r>
        <w:r>
          <w:rPr>
            <w:noProof/>
            <w:webHidden/>
          </w:rPr>
          <w:tab/>
        </w:r>
        <w:r>
          <w:rPr>
            <w:noProof/>
            <w:webHidden/>
          </w:rPr>
          <w:fldChar w:fldCharType="begin"/>
        </w:r>
        <w:r>
          <w:rPr>
            <w:noProof/>
            <w:webHidden/>
          </w:rPr>
          <w:instrText xml:space="preserve"> PAGEREF _Toc193206938 \h </w:instrText>
        </w:r>
        <w:r>
          <w:rPr>
            <w:noProof/>
            <w:webHidden/>
          </w:rPr>
        </w:r>
        <w:r>
          <w:rPr>
            <w:noProof/>
            <w:webHidden/>
          </w:rPr>
          <w:fldChar w:fldCharType="separate"/>
        </w:r>
        <w:r>
          <w:rPr>
            <w:noProof/>
            <w:webHidden/>
          </w:rPr>
          <w:t>16</w:t>
        </w:r>
        <w:r>
          <w:rPr>
            <w:noProof/>
            <w:webHidden/>
          </w:rPr>
          <w:fldChar w:fldCharType="end"/>
        </w:r>
      </w:hyperlink>
    </w:p>
    <w:p w14:paraId="2C2B17D4"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39" w:history="1">
        <w:r w:rsidRPr="00196E6C">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196E6C">
          <w:rPr>
            <w:rStyle w:val="Hyperlink"/>
            <w:rFonts w:eastAsia="Times New Roman"/>
            <w:noProof/>
            <w:lang w:eastAsia="pt-BR"/>
          </w:rPr>
          <w:t>Ciata e o CTM</w:t>
        </w:r>
        <w:r>
          <w:rPr>
            <w:noProof/>
            <w:webHidden/>
          </w:rPr>
          <w:tab/>
        </w:r>
        <w:r>
          <w:rPr>
            <w:noProof/>
            <w:webHidden/>
          </w:rPr>
          <w:fldChar w:fldCharType="begin"/>
        </w:r>
        <w:r>
          <w:rPr>
            <w:noProof/>
            <w:webHidden/>
          </w:rPr>
          <w:instrText xml:space="preserve"> PAGEREF _Toc193206939 \h </w:instrText>
        </w:r>
        <w:r>
          <w:rPr>
            <w:noProof/>
            <w:webHidden/>
          </w:rPr>
        </w:r>
        <w:r>
          <w:rPr>
            <w:noProof/>
            <w:webHidden/>
          </w:rPr>
          <w:fldChar w:fldCharType="separate"/>
        </w:r>
        <w:r>
          <w:rPr>
            <w:noProof/>
            <w:webHidden/>
          </w:rPr>
          <w:t>20</w:t>
        </w:r>
        <w:r>
          <w:rPr>
            <w:noProof/>
            <w:webHidden/>
          </w:rPr>
          <w:fldChar w:fldCharType="end"/>
        </w:r>
      </w:hyperlink>
    </w:p>
    <w:p w14:paraId="0C3DD884"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40" w:history="1">
        <w:r w:rsidRPr="00196E6C">
          <w:rPr>
            <w:rStyle w:val="Hyperlink"/>
            <w:noProof/>
          </w:rPr>
          <w:t>3.1.6</w:t>
        </w:r>
        <w:r>
          <w:rPr>
            <w:rFonts w:asciiTheme="minorHAnsi" w:eastAsiaTheme="minorEastAsia" w:hAnsiTheme="minorHAnsi"/>
            <w:b w:val="0"/>
            <w:noProof/>
            <w:kern w:val="2"/>
            <w:szCs w:val="24"/>
            <w:lang w:eastAsia="pt-BR"/>
            <w14:ligatures w14:val="standardContextual"/>
          </w:rPr>
          <w:tab/>
        </w:r>
        <w:r w:rsidRPr="00196E6C">
          <w:rPr>
            <w:rStyle w:val="Hyperlink"/>
            <w:noProof/>
          </w:rPr>
          <w:t>Presença do CIATA nos cadastros imobiliários</w:t>
        </w:r>
        <w:r>
          <w:rPr>
            <w:noProof/>
            <w:webHidden/>
          </w:rPr>
          <w:tab/>
        </w:r>
        <w:r>
          <w:rPr>
            <w:noProof/>
            <w:webHidden/>
          </w:rPr>
          <w:fldChar w:fldCharType="begin"/>
        </w:r>
        <w:r>
          <w:rPr>
            <w:noProof/>
            <w:webHidden/>
          </w:rPr>
          <w:instrText xml:space="preserve"> PAGEREF _Toc193206940 \h </w:instrText>
        </w:r>
        <w:r>
          <w:rPr>
            <w:noProof/>
            <w:webHidden/>
          </w:rPr>
        </w:r>
        <w:r>
          <w:rPr>
            <w:noProof/>
            <w:webHidden/>
          </w:rPr>
          <w:fldChar w:fldCharType="separate"/>
        </w:r>
        <w:r>
          <w:rPr>
            <w:noProof/>
            <w:webHidden/>
          </w:rPr>
          <w:t>23</w:t>
        </w:r>
        <w:r>
          <w:rPr>
            <w:noProof/>
            <w:webHidden/>
          </w:rPr>
          <w:fldChar w:fldCharType="end"/>
        </w:r>
      </w:hyperlink>
    </w:p>
    <w:p w14:paraId="3BA7F1C8"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41" w:history="1">
        <w:r w:rsidRPr="00196E6C">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196E6C">
          <w:rPr>
            <w:rStyle w:val="Hyperlink"/>
            <w:noProof/>
            <w:lang w:eastAsia="pt-BR"/>
          </w:rPr>
          <w:t>CIATA e imageamento</w:t>
        </w:r>
        <w:r>
          <w:rPr>
            <w:noProof/>
            <w:webHidden/>
          </w:rPr>
          <w:tab/>
        </w:r>
        <w:r>
          <w:rPr>
            <w:noProof/>
            <w:webHidden/>
          </w:rPr>
          <w:fldChar w:fldCharType="begin"/>
        </w:r>
        <w:r>
          <w:rPr>
            <w:noProof/>
            <w:webHidden/>
          </w:rPr>
          <w:instrText xml:space="preserve"> PAGEREF _Toc193206941 \h </w:instrText>
        </w:r>
        <w:r>
          <w:rPr>
            <w:noProof/>
            <w:webHidden/>
          </w:rPr>
        </w:r>
        <w:r>
          <w:rPr>
            <w:noProof/>
            <w:webHidden/>
          </w:rPr>
          <w:fldChar w:fldCharType="separate"/>
        </w:r>
        <w:r>
          <w:rPr>
            <w:noProof/>
            <w:webHidden/>
          </w:rPr>
          <w:t>24</w:t>
        </w:r>
        <w:r>
          <w:rPr>
            <w:noProof/>
            <w:webHidden/>
          </w:rPr>
          <w:fldChar w:fldCharType="end"/>
        </w:r>
      </w:hyperlink>
    </w:p>
    <w:p w14:paraId="34F3577B"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42" w:history="1">
        <w:r w:rsidRPr="00196E6C">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196E6C">
          <w:rPr>
            <w:rStyle w:val="Hyperlink"/>
            <w:noProof/>
            <w:lang w:eastAsia="pt-BR"/>
          </w:rPr>
          <w:t>CIATA e a Lei Geral de Proteção de Dados (LGPD)</w:t>
        </w:r>
        <w:r>
          <w:rPr>
            <w:noProof/>
            <w:webHidden/>
          </w:rPr>
          <w:tab/>
        </w:r>
        <w:r>
          <w:rPr>
            <w:noProof/>
            <w:webHidden/>
          </w:rPr>
          <w:fldChar w:fldCharType="begin"/>
        </w:r>
        <w:r>
          <w:rPr>
            <w:noProof/>
            <w:webHidden/>
          </w:rPr>
          <w:instrText xml:space="preserve"> PAGEREF _Toc193206942 \h </w:instrText>
        </w:r>
        <w:r>
          <w:rPr>
            <w:noProof/>
            <w:webHidden/>
          </w:rPr>
        </w:r>
        <w:r>
          <w:rPr>
            <w:noProof/>
            <w:webHidden/>
          </w:rPr>
          <w:fldChar w:fldCharType="separate"/>
        </w:r>
        <w:r>
          <w:rPr>
            <w:noProof/>
            <w:webHidden/>
          </w:rPr>
          <w:t>25</w:t>
        </w:r>
        <w:r>
          <w:rPr>
            <w:noProof/>
            <w:webHidden/>
          </w:rPr>
          <w:fldChar w:fldCharType="end"/>
        </w:r>
      </w:hyperlink>
    </w:p>
    <w:p w14:paraId="766FCAA5" w14:textId="77777777" w:rsidR="000752AD" w:rsidRDefault="000752AD" w:rsidP="000752AD">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3206943" w:history="1">
        <w:r w:rsidRPr="00196E6C">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196E6C">
          <w:rPr>
            <w:rStyle w:val="Hyperlink"/>
            <w:noProof/>
          </w:rPr>
          <w:t>CNEFE - Cadastro Nacional de Endereços para Fins Estatísticos</w:t>
        </w:r>
        <w:r>
          <w:rPr>
            <w:noProof/>
            <w:webHidden/>
          </w:rPr>
          <w:tab/>
        </w:r>
        <w:r>
          <w:rPr>
            <w:noProof/>
            <w:webHidden/>
          </w:rPr>
          <w:fldChar w:fldCharType="begin"/>
        </w:r>
        <w:r>
          <w:rPr>
            <w:noProof/>
            <w:webHidden/>
          </w:rPr>
          <w:instrText xml:space="preserve"> PAGEREF _Toc193206943 \h </w:instrText>
        </w:r>
        <w:r>
          <w:rPr>
            <w:noProof/>
            <w:webHidden/>
          </w:rPr>
        </w:r>
        <w:r>
          <w:rPr>
            <w:noProof/>
            <w:webHidden/>
          </w:rPr>
          <w:fldChar w:fldCharType="separate"/>
        </w:r>
        <w:r>
          <w:rPr>
            <w:noProof/>
            <w:webHidden/>
          </w:rPr>
          <w:t>27</w:t>
        </w:r>
        <w:r>
          <w:rPr>
            <w:noProof/>
            <w:webHidden/>
          </w:rPr>
          <w:fldChar w:fldCharType="end"/>
        </w:r>
      </w:hyperlink>
    </w:p>
    <w:p w14:paraId="39BE084A" w14:textId="77777777" w:rsidR="000752AD" w:rsidRDefault="000752AD" w:rsidP="000752AD">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3206944" w:history="1">
        <w:r w:rsidRPr="00196E6C">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196E6C">
          <w:rPr>
            <w:rStyle w:val="Hyperlink"/>
            <w:noProof/>
          </w:rPr>
          <w:t>Sistemas de Informação Geográfica (SIG).</w:t>
        </w:r>
        <w:r>
          <w:rPr>
            <w:noProof/>
            <w:webHidden/>
          </w:rPr>
          <w:tab/>
        </w:r>
        <w:r>
          <w:rPr>
            <w:noProof/>
            <w:webHidden/>
          </w:rPr>
          <w:fldChar w:fldCharType="begin"/>
        </w:r>
        <w:r>
          <w:rPr>
            <w:noProof/>
            <w:webHidden/>
          </w:rPr>
          <w:instrText xml:space="preserve"> PAGEREF _Toc193206944 \h </w:instrText>
        </w:r>
        <w:r>
          <w:rPr>
            <w:noProof/>
            <w:webHidden/>
          </w:rPr>
        </w:r>
        <w:r>
          <w:rPr>
            <w:noProof/>
            <w:webHidden/>
          </w:rPr>
          <w:fldChar w:fldCharType="separate"/>
        </w:r>
        <w:r>
          <w:rPr>
            <w:noProof/>
            <w:webHidden/>
          </w:rPr>
          <w:t>33</w:t>
        </w:r>
        <w:r>
          <w:rPr>
            <w:noProof/>
            <w:webHidden/>
          </w:rPr>
          <w:fldChar w:fldCharType="end"/>
        </w:r>
      </w:hyperlink>
    </w:p>
    <w:p w14:paraId="4A50CB89" w14:textId="77777777" w:rsidR="000752AD" w:rsidRDefault="000752AD" w:rsidP="000752AD">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3206945" w:history="1">
        <w:r w:rsidRPr="00196E6C">
          <w:rPr>
            <w:rStyle w:val="Hyperlink"/>
            <w:noProof/>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196E6C">
          <w:rPr>
            <w:rStyle w:val="Hyperlink"/>
            <w:noProof/>
          </w:rPr>
          <w:t>Bancos de Dados Convencionais e Bancos de Dados Geográficos</w:t>
        </w:r>
        <w:r>
          <w:rPr>
            <w:noProof/>
            <w:webHidden/>
          </w:rPr>
          <w:tab/>
        </w:r>
        <w:r>
          <w:rPr>
            <w:noProof/>
            <w:webHidden/>
          </w:rPr>
          <w:fldChar w:fldCharType="begin"/>
        </w:r>
        <w:r>
          <w:rPr>
            <w:noProof/>
            <w:webHidden/>
          </w:rPr>
          <w:instrText xml:space="preserve"> PAGEREF _Toc193206945 \h </w:instrText>
        </w:r>
        <w:r>
          <w:rPr>
            <w:noProof/>
            <w:webHidden/>
          </w:rPr>
        </w:r>
        <w:r>
          <w:rPr>
            <w:noProof/>
            <w:webHidden/>
          </w:rPr>
          <w:fldChar w:fldCharType="separate"/>
        </w:r>
        <w:r>
          <w:rPr>
            <w:noProof/>
            <w:webHidden/>
          </w:rPr>
          <w:t>34</w:t>
        </w:r>
        <w:r>
          <w:rPr>
            <w:noProof/>
            <w:webHidden/>
          </w:rPr>
          <w:fldChar w:fldCharType="end"/>
        </w:r>
      </w:hyperlink>
    </w:p>
    <w:p w14:paraId="189D19A5" w14:textId="77777777" w:rsidR="000752AD" w:rsidRDefault="000752AD" w:rsidP="000752AD">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3206946" w:history="1">
        <w:r w:rsidRPr="00196E6C">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196E6C">
          <w:rPr>
            <w:rStyle w:val="Hyperlink"/>
            <w:noProof/>
          </w:rPr>
          <w:t>Cadastro Imobiliário e Georreferenciamento.</w:t>
        </w:r>
        <w:r>
          <w:rPr>
            <w:noProof/>
            <w:webHidden/>
          </w:rPr>
          <w:tab/>
        </w:r>
        <w:r>
          <w:rPr>
            <w:noProof/>
            <w:webHidden/>
          </w:rPr>
          <w:fldChar w:fldCharType="begin"/>
        </w:r>
        <w:r>
          <w:rPr>
            <w:noProof/>
            <w:webHidden/>
          </w:rPr>
          <w:instrText xml:space="preserve"> PAGEREF _Toc193206946 \h </w:instrText>
        </w:r>
        <w:r>
          <w:rPr>
            <w:noProof/>
            <w:webHidden/>
          </w:rPr>
        </w:r>
        <w:r>
          <w:rPr>
            <w:noProof/>
            <w:webHidden/>
          </w:rPr>
          <w:fldChar w:fldCharType="separate"/>
        </w:r>
        <w:r>
          <w:rPr>
            <w:noProof/>
            <w:webHidden/>
          </w:rPr>
          <w:t>35</w:t>
        </w:r>
        <w:r>
          <w:rPr>
            <w:noProof/>
            <w:webHidden/>
          </w:rPr>
          <w:fldChar w:fldCharType="end"/>
        </w:r>
      </w:hyperlink>
    </w:p>
    <w:p w14:paraId="5DED7E5F" w14:textId="77777777" w:rsidR="000752AD" w:rsidRDefault="000752AD" w:rsidP="000752AD">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3206947" w:history="1">
        <w:r w:rsidRPr="00196E6C">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196E6C">
          <w:rPr>
            <w:rStyle w:val="Hyperlink"/>
            <w:noProof/>
          </w:rPr>
          <w:t>Metodologia da pesquisa</w:t>
        </w:r>
        <w:r>
          <w:rPr>
            <w:noProof/>
            <w:webHidden/>
          </w:rPr>
          <w:tab/>
        </w:r>
        <w:r>
          <w:rPr>
            <w:noProof/>
            <w:webHidden/>
          </w:rPr>
          <w:fldChar w:fldCharType="begin"/>
        </w:r>
        <w:r>
          <w:rPr>
            <w:noProof/>
            <w:webHidden/>
          </w:rPr>
          <w:instrText xml:space="preserve"> PAGEREF _Toc193206947 \h </w:instrText>
        </w:r>
        <w:r>
          <w:rPr>
            <w:noProof/>
            <w:webHidden/>
          </w:rPr>
        </w:r>
        <w:r>
          <w:rPr>
            <w:noProof/>
            <w:webHidden/>
          </w:rPr>
          <w:fldChar w:fldCharType="separate"/>
        </w:r>
        <w:r>
          <w:rPr>
            <w:noProof/>
            <w:webHidden/>
          </w:rPr>
          <w:t>36</w:t>
        </w:r>
        <w:r>
          <w:rPr>
            <w:noProof/>
            <w:webHidden/>
          </w:rPr>
          <w:fldChar w:fldCharType="end"/>
        </w:r>
      </w:hyperlink>
    </w:p>
    <w:p w14:paraId="7B15DB86" w14:textId="77777777" w:rsidR="000752AD" w:rsidRDefault="000752AD" w:rsidP="000752AD">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3206948" w:history="1">
        <w:r w:rsidRPr="00196E6C">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196E6C">
          <w:rPr>
            <w:rStyle w:val="Hyperlink"/>
            <w:noProof/>
          </w:rPr>
          <w:t>Ferramentas</w:t>
        </w:r>
        <w:r>
          <w:rPr>
            <w:noProof/>
            <w:webHidden/>
          </w:rPr>
          <w:tab/>
        </w:r>
        <w:r>
          <w:rPr>
            <w:noProof/>
            <w:webHidden/>
          </w:rPr>
          <w:fldChar w:fldCharType="begin"/>
        </w:r>
        <w:r>
          <w:rPr>
            <w:noProof/>
            <w:webHidden/>
          </w:rPr>
          <w:instrText xml:space="preserve"> PAGEREF _Toc193206948 \h </w:instrText>
        </w:r>
        <w:r>
          <w:rPr>
            <w:noProof/>
            <w:webHidden/>
          </w:rPr>
        </w:r>
        <w:r>
          <w:rPr>
            <w:noProof/>
            <w:webHidden/>
          </w:rPr>
          <w:fldChar w:fldCharType="separate"/>
        </w:r>
        <w:r>
          <w:rPr>
            <w:noProof/>
            <w:webHidden/>
          </w:rPr>
          <w:t>36</w:t>
        </w:r>
        <w:r>
          <w:rPr>
            <w:noProof/>
            <w:webHidden/>
          </w:rPr>
          <w:fldChar w:fldCharType="end"/>
        </w:r>
      </w:hyperlink>
    </w:p>
    <w:p w14:paraId="10939BCB"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49" w:history="1">
        <w:r w:rsidRPr="00196E6C">
          <w:rPr>
            <w:rStyle w:val="Hyperlink"/>
            <w:noProof/>
          </w:rPr>
          <w:t>4.1.1</w:t>
        </w:r>
        <w:r>
          <w:rPr>
            <w:rFonts w:asciiTheme="minorHAnsi" w:eastAsiaTheme="minorEastAsia" w:hAnsiTheme="minorHAnsi"/>
            <w:b w:val="0"/>
            <w:noProof/>
            <w:kern w:val="2"/>
            <w:szCs w:val="24"/>
            <w:lang w:eastAsia="pt-BR"/>
            <w14:ligatures w14:val="standardContextual"/>
          </w:rPr>
          <w:tab/>
        </w:r>
        <w:r w:rsidRPr="00196E6C">
          <w:rPr>
            <w:rStyle w:val="Hyperlink"/>
            <w:noProof/>
          </w:rPr>
          <w:t>Arquitetura do sistema.</w:t>
        </w:r>
        <w:r>
          <w:rPr>
            <w:noProof/>
            <w:webHidden/>
          </w:rPr>
          <w:tab/>
        </w:r>
        <w:r>
          <w:rPr>
            <w:noProof/>
            <w:webHidden/>
          </w:rPr>
          <w:fldChar w:fldCharType="begin"/>
        </w:r>
        <w:r>
          <w:rPr>
            <w:noProof/>
            <w:webHidden/>
          </w:rPr>
          <w:instrText xml:space="preserve"> PAGEREF _Toc193206949 \h </w:instrText>
        </w:r>
        <w:r>
          <w:rPr>
            <w:noProof/>
            <w:webHidden/>
          </w:rPr>
        </w:r>
        <w:r>
          <w:rPr>
            <w:noProof/>
            <w:webHidden/>
          </w:rPr>
          <w:fldChar w:fldCharType="separate"/>
        </w:r>
        <w:r>
          <w:rPr>
            <w:noProof/>
            <w:webHidden/>
          </w:rPr>
          <w:t>36</w:t>
        </w:r>
        <w:r>
          <w:rPr>
            <w:noProof/>
            <w:webHidden/>
          </w:rPr>
          <w:fldChar w:fldCharType="end"/>
        </w:r>
      </w:hyperlink>
    </w:p>
    <w:p w14:paraId="09CC74D2" w14:textId="77777777" w:rsidR="000752AD" w:rsidRDefault="000752AD" w:rsidP="000752AD">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3206950" w:history="1">
        <w:r w:rsidRPr="00196E6C">
          <w:rPr>
            <w:rStyle w:val="Hyperlink"/>
            <w:noProof/>
          </w:rPr>
          <w:t>4.1.1.1</w:t>
        </w:r>
        <w:r>
          <w:rPr>
            <w:rFonts w:asciiTheme="minorHAnsi" w:eastAsiaTheme="minorEastAsia" w:hAnsiTheme="minorHAnsi"/>
            <w:i w:val="0"/>
            <w:noProof/>
            <w:kern w:val="2"/>
            <w:szCs w:val="24"/>
            <w:lang w:eastAsia="pt-BR"/>
            <w14:ligatures w14:val="standardContextual"/>
          </w:rPr>
          <w:tab/>
        </w:r>
        <w:r w:rsidRPr="00196E6C">
          <w:rPr>
            <w:rStyle w:val="Hyperlink"/>
            <w:noProof/>
          </w:rPr>
          <w:t>Banco de dados</w:t>
        </w:r>
        <w:r>
          <w:rPr>
            <w:noProof/>
            <w:webHidden/>
          </w:rPr>
          <w:tab/>
        </w:r>
        <w:r>
          <w:rPr>
            <w:noProof/>
            <w:webHidden/>
          </w:rPr>
          <w:fldChar w:fldCharType="begin"/>
        </w:r>
        <w:r>
          <w:rPr>
            <w:noProof/>
            <w:webHidden/>
          </w:rPr>
          <w:instrText xml:space="preserve"> PAGEREF _Toc193206950 \h </w:instrText>
        </w:r>
        <w:r>
          <w:rPr>
            <w:noProof/>
            <w:webHidden/>
          </w:rPr>
        </w:r>
        <w:r>
          <w:rPr>
            <w:noProof/>
            <w:webHidden/>
          </w:rPr>
          <w:fldChar w:fldCharType="separate"/>
        </w:r>
        <w:r>
          <w:rPr>
            <w:noProof/>
            <w:webHidden/>
          </w:rPr>
          <w:t>37</w:t>
        </w:r>
        <w:r>
          <w:rPr>
            <w:noProof/>
            <w:webHidden/>
          </w:rPr>
          <w:fldChar w:fldCharType="end"/>
        </w:r>
      </w:hyperlink>
    </w:p>
    <w:p w14:paraId="03AA4701" w14:textId="77777777" w:rsidR="000752AD" w:rsidRDefault="000752AD" w:rsidP="000752AD">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3206951" w:history="1">
        <w:r w:rsidRPr="00196E6C">
          <w:rPr>
            <w:rStyle w:val="Hyperlink"/>
            <w:noProof/>
          </w:rPr>
          <w:t>4.1.1.2</w:t>
        </w:r>
        <w:r>
          <w:rPr>
            <w:rFonts w:asciiTheme="minorHAnsi" w:eastAsiaTheme="minorEastAsia" w:hAnsiTheme="minorHAnsi"/>
            <w:i w:val="0"/>
            <w:noProof/>
            <w:kern w:val="2"/>
            <w:szCs w:val="24"/>
            <w:lang w:eastAsia="pt-BR"/>
            <w14:ligatures w14:val="standardContextual"/>
          </w:rPr>
          <w:tab/>
        </w:r>
        <w:r w:rsidRPr="00196E6C">
          <w:rPr>
            <w:rStyle w:val="Hyperlink"/>
            <w:noProof/>
          </w:rPr>
          <w:t>Linguagem de programação</w:t>
        </w:r>
        <w:r>
          <w:rPr>
            <w:noProof/>
            <w:webHidden/>
          </w:rPr>
          <w:tab/>
        </w:r>
        <w:r>
          <w:rPr>
            <w:noProof/>
            <w:webHidden/>
          </w:rPr>
          <w:fldChar w:fldCharType="begin"/>
        </w:r>
        <w:r>
          <w:rPr>
            <w:noProof/>
            <w:webHidden/>
          </w:rPr>
          <w:instrText xml:space="preserve"> PAGEREF _Toc193206951 \h </w:instrText>
        </w:r>
        <w:r>
          <w:rPr>
            <w:noProof/>
            <w:webHidden/>
          </w:rPr>
        </w:r>
        <w:r>
          <w:rPr>
            <w:noProof/>
            <w:webHidden/>
          </w:rPr>
          <w:fldChar w:fldCharType="separate"/>
        </w:r>
        <w:r>
          <w:rPr>
            <w:noProof/>
            <w:webHidden/>
          </w:rPr>
          <w:t>37</w:t>
        </w:r>
        <w:r>
          <w:rPr>
            <w:noProof/>
            <w:webHidden/>
          </w:rPr>
          <w:fldChar w:fldCharType="end"/>
        </w:r>
      </w:hyperlink>
    </w:p>
    <w:p w14:paraId="36729302" w14:textId="77777777" w:rsidR="000752AD" w:rsidRDefault="000752AD" w:rsidP="000752AD">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3206952" w:history="1">
        <w:r w:rsidRPr="00196E6C">
          <w:rPr>
            <w:rStyle w:val="Hyperlink"/>
            <w:noProof/>
          </w:rPr>
          <w:t>4.1.1.3</w:t>
        </w:r>
        <w:r>
          <w:rPr>
            <w:rFonts w:asciiTheme="minorHAnsi" w:eastAsiaTheme="minorEastAsia" w:hAnsiTheme="minorHAnsi"/>
            <w:i w:val="0"/>
            <w:noProof/>
            <w:kern w:val="2"/>
            <w:szCs w:val="24"/>
            <w:lang w:eastAsia="pt-BR"/>
            <w14:ligatures w14:val="standardContextual"/>
          </w:rPr>
          <w:tab/>
        </w:r>
        <w:r w:rsidRPr="00196E6C">
          <w:rPr>
            <w:rStyle w:val="Hyperlink"/>
            <w:noProof/>
          </w:rPr>
          <w:t>Biblioteca de visualização geográfica</w:t>
        </w:r>
        <w:r>
          <w:rPr>
            <w:noProof/>
            <w:webHidden/>
          </w:rPr>
          <w:tab/>
        </w:r>
        <w:r>
          <w:rPr>
            <w:noProof/>
            <w:webHidden/>
          </w:rPr>
          <w:fldChar w:fldCharType="begin"/>
        </w:r>
        <w:r>
          <w:rPr>
            <w:noProof/>
            <w:webHidden/>
          </w:rPr>
          <w:instrText xml:space="preserve"> PAGEREF _Toc193206952 \h </w:instrText>
        </w:r>
        <w:r>
          <w:rPr>
            <w:noProof/>
            <w:webHidden/>
          </w:rPr>
        </w:r>
        <w:r>
          <w:rPr>
            <w:noProof/>
            <w:webHidden/>
          </w:rPr>
          <w:fldChar w:fldCharType="separate"/>
        </w:r>
        <w:r>
          <w:rPr>
            <w:noProof/>
            <w:webHidden/>
          </w:rPr>
          <w:t>37</w:t>
        </w:r>
        <w:r>
          <w:rPr>
            <w:noProof/>
            <w:webHidden/>
          </w:rPr>
          <w:fldChar w:fldCharType="end"/>
        </w:r>
      </w:hyperlink>
    </w:p>
    <w:p w14:paraId="647E7C8E" w14:textId="77777777" w:rsidR="000752AD" w:rsidRDefault="000752AD" w:rsidP="000752AD">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3206953" w:history="1">
        <w:r w:rsidRPr="00196E6C">
          <w:rPr>
            <w:rStyle w:val="Hyperlink"/>
            <w:noProof/>
          </w:rPr>
          <w:t>4.1.1.4</w:t>
        </w:r>
        <w:r>
          <w:rPr>
            <w:rFonts w:asciiTheme="minorHAnsi" w:eastAsiaTheme="minorEastAsia" w:hAnsiTheme="minorHAnsi"/>
            <w:i w:val="0"/>
            <w:noProof/>
            <w:kern w:val="2"/>
            <w:szCs w:val="24"/>
            <w:lang w:eastAsia="pt-BR"/>
            <w14:ligatures w14:val="standardContextual"/>
          </w:rPr>
          <w:tab/>
        </w:r>
        <w:r w:rsidRPr="00196E6C">
          <w:rPr>
            <w:rStyle w:val="Hyperlink"/>
            <w:noProof/>
          </w:rPr>
          <w:t>Sistema de Informação Geográfica – SIG</w:t>
        </w:r>
        <w:r>
          <w:rPr>
            <w:noProof/>
            <w:webHidden/>
          </w:rPr>
          <w:tab/>
        </w:r>
        <w:r>
          <w:rPr>
            <w:noProof/>
            <w:webHidden/>
          </w:rPr>
          <w:fldChar w:fldCharType="begin"/>
        </w:r>
        <w:r>
          <w:rPr>
            <w:noProof/>
            <w:webHidden/>
          </w:rPr>
          <w:instrText xml:space="preserve"> PAGEREF _Toc193206953 \h </w:instrText>
        </w:r>
        <w:r>
          <w:rPr>
            <w:noProof/>
            <w:webHidden/>
          </w:rPr>
        </w:r>
        <w:r>
          <w:rPr>
            <w:noProof/>
            <w:webHidden/>
          </w:rPr>
          <w:fldChar w:fldCharType="separate"/>
        </w:r>
        <w:r>
          <w:rPr>
            <w:noProof/>
            <w:webHidden/>
          </w:rPr>
          <w:t>37</w:t>
        </w:r>
        <w:r>
          <w:rPr>
            <w:noProof/>
            <w:webHidden/>
          </w:rPr>
          <w:fldChar w:fldCharType="end"/>
        </w:r>
      </w:hyperlink>
    </w:p>
    <w:p w14:paraId="637D42B4" w14:textId="77777777" w:rsidR="000752AD" w:rsidRDefault="000752AD" w:rsidP="000752AD">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3206954" w:history="1">
        <w:r w:rsidRPr="00196E6C">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196E6C">
          <w:rPr>
            <w:rStyle w:val="Hyperlink"/>
            <w:noProof/>
          </w:rPr>
          <w:t>Etapas</w:t>
        </w:r>
        <w:r>
          <w:rPr>
            <w:noProof/>
            <w:webHidden/>
          </w:rPr>
          <w:tab/>
        </w:r>
        <w:r>
          <w:rPr>
            <w:noProof/>
            <w:webHidden/>
          </w:rPr>
          <w:fldChar w:fldCharType="begin"/>
        </w:r>
        <w:r>
          <w:rPr>
            <w:noProof/>
            <w:webHidden/>
          </w:rPr>
          <w:instrText xml:space="preserve"> PAGEREF _Toc193206954 \h </w:instrText>
        </w:r>
        <w:r>
          <w:rPr>
            <w:noProof/>
            <w:webHidden/>
          </w:rPr>
        </w:r>
        <w:r>
          <w:rPr>
            <w:noProof/>
            <w:webHidden/>
          </w:rPr>
          <w:fldChar w:fldCharType="separate"/>
        </w:r>
        <w:r>
          <w:rPr>
            <w:noProof/>
            <w:webHidden/>
          </w:rPr>
          <w:t>37</w:t>
        </w:r>
        <w:r>
          <w:rPr>
            <w:noProof/>
            <w:webHidden/>
          </w:rPr>
          <w:fldChar w:fldCharType="end"/>
        </w:r>
      </w:hyperlink>
    </w:p>
    <w:p w14:paraId="5774DB8A"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55" w:history="1">
        <w:r w:rsidRPr="00196E6C">
          <w:rPr>
            <w:rStyle w:val="Hyperlink"/>
            <w:noProof/>
          </w:rPr>
          <w:t>4.2.1</w:t>
        </w:r>
        <w:r>
          <w:rPr>
            <w:rFonts w:asciiTheme="minorHAnsi" w:eastAsiaTheme="minorEastAsia" w:hAnsiTheme="minorHAnsi"/>
            <w:b w:val="0"/>
            <w:noProof/>
            <w:kern w:val="2"/>
            <w:szCs w:val="24"/>
            <w:lang w:eastAsia="pt-BR"/>
            <w14:ligatures w14:val="standardContextual"/>
          </w:rPr>
          <w:tab/>
        </w:r>
        <w:r w:rsidRPr="00196E6C">
          <w:rPr>
            <w:rStyle w:val="Hyperlink"/>
            <w:noProof/>
          </w:rPr>
          <w:t>Obter dados dos lotes de municípios parceiros</w:t>
        </w:r>
        <w:r>
          <w:rPr>
            <w:noProof/>
            <w:webHidden/>
          </w:rPr>
          <w:tab/>
        </w:r>
        <w:r>
          <w:rPr>
            <w:noProof/>
            <w:webHidden/>
          </w:rPr>
          <w:fldChar w:fldCharType="begin"/>
        </w:r>
        <w:r>
          <w:rPr>
            <w:noProof/>
            <w:webHidden/>
          </w:rPr>
          <w:instrText xml:space="preserve"> PAGEREF _Toc193206955 \h </w:instrText>
        </w:r>
        <w:r>
          <w:rPr>
            <w:noProof/>
            <w:webHidden/>
          </w:rPr>
        </w:r>
        <w:r>
          <w:rPr>
            <w:noProof/>
            <w:webHidden/>
          </w:rPr>
          <w:fldChar w:fldCharType="separate"/>
        </w:r>
        <w:r>
          <w:rPr>
            <w:noProof/>
            <w:webHidden/>
          </w:rPr>
          <w:t>38</w:t>
        </w:r>
        <w:r>
          <w:rPr>
            <w:noProof/>
            <w:webHidden/>
          </w:rPr>
          <w:fldChar w:fldCharType="end"/>
        </w:r>
      </w:hyperlink>
    </w:p>
    <w:p w14:paraId="39172968"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56" w:history="1">
        <w:r w:rsidRPr="00196E6C">
          <w:rPr>
            <w:rStyle w:val="Hyperlink"/>
            <w:noProof/>
          </w:rPr>
          <w:t>4.2.2</w:t>
        </w:r>
        <w:r>
          <w:rPr>
            <w:rFonts w:asciiTheme="minorHAnsi" w:eastAsiaTheme="minorEastAsia" w:hAnsiTheme="minorHAnsi"/>
            <w:b w:val="0"/>
            <w:noProof/>
            <w:kern w:val="2"/>
            <w:szCs w:val="24"/>
            <w:lang w:eastAsia="pt-BR"/>
            <w14:ligatures w14:val="standardContextual"/>
          </w:rPr>
          <w:tab/>
        </w:r>
        <w:r w:rsidRPr="00196E6C">
          <w:rPr>
            <w:rStyle w:val="Hyperlink"/>
            <w:noProof/>
          </w:rPr>
          <w:t>Definir e povoar um banco de dados relacional com os dados dos imóveis.</w:t>
        </w:r>
        <w:r>
          <w:rPr>
            <w:noProof/>
            <w:webHidden/>
          </w:rPr>
          <w:tab/>
        </w:r>
        <w:r>
          <w:rPr>
            <w:noProof/>
            <w:webHidden/>
          </w:rPr>
          <w:fldChar w:fldCharType="begin"/>
        </w:r>
        <w:r>
          <w:rPr>
            <w:noProof/>
            <w:webHidden/>
          </w:rPr>
          <w:instrText xml:space="preserve"> PAGEREF _Toc193206956 \h </w:instrText>
        </w:r>
        <w:r>
          <w:rPr>
            <w:noProof/>
            <w:webHidden/>
          </w:rPr>
        </w:r>
        <w:r>
          <w:rPr>
            <w:noProof/>
            <w:webHidden/>
          </w:rPr>
          <w:fldChar w:fldCharType="separate"/>
        </w:r>
        <w:r>
          <w:rPr>
            <w:noProof/>
            <w:webHidden/>
          </w:rPr>
          <w:t>38</w:t>
        </w:r>
        <w:r>
          <w:rPr>
            <w:noProof/>
            <w:webHidden/>
          </w:rPr>
          <w:fldChar w:fldCharType="end"/>
        </w:r>
      </w:hyperlink>
    </w:p>
    <w:p w14:paraId="489C4051"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57" w:history="1">
        <w:r w:rsidRPr="00196E6C">
          <w:rPr>
            <w:rStyle w:val="Hyperlink"/>
            <w:noProof/>
          </w:rPr>
          <w:t>4.2.3</w:t>
        </w:r>
        <w:r>
          <w:rPr>
            <w:rFonts w:asciiTheme="minorHAnsi" w:eastAsiaTheme="minorEastAsia" w:hAnsiTheme="minorHAnsi"/>
            <w:b w:val="0"/>
            <w:noProof/>
            <w:kern w:val="2"/>
            <w:szCs w:val="24"/>
            <w:lang w:eastAsia="pt-BR"/>
            <w14:ligatures w14:val="standardContextual"/>
          </w:rPr>
          <w:tab/>
        </w:r>
        <w:r w:rsidRPr="00196E6C">
          <w:rPr>
            <w:rStyle w:val="Hyperlink"/>
            <w:noProof/>
          </w:rPr>
          <w:t>Selecionar um conjunto ótimo de informações cadastrais.</w:t>
        </w:r>
        <w:r>
          <w:rPr>
            <w:noProof/>
            <w:webHidden/>
          </w:rPr>
          <w:tab/>
        </w:r>
        <w:r>
          <w:rPr>
            <w:noProof/>
            <w:webHidden/>
          </w:rPr>
          <w:fldChar w:fldCharType="begin"/>
        </w:r>
        <w:r>
          <w:rPr>
            <w:noProof/>
            <w:webHidden/>
          </w:rPr>
          <w:instrText xml:space="preserve"> PAGEREF _Toc193206957 \h </w:instrText>
        </w:r>
        <w:r>
          <w:rPr>
            <w:noProof/>
            <w:webHidden/>
          </w:rPr>
        </w:r>
        <w:r>
          <w:rPr>
            <w:noProof/>
            <w:webHidden/>
          </w:rPr>
          <w:fldChar w:fldCharType="separate"/>
        </w:r>
        <w:r>
          <w:rPr>
            <w:noProof/>
            <w:webHidden/>
          </w:rPr>
          <w:t>40</w:t>
        </w:r>
        <w:r>
          <w:rPr>
            <w:noProof/>
            <w:webHidden/>
          </w:rPr>
          <w:fldChar w:fldCharType="end"/>
        </w:r>
      </w:hyperlink>
    </w:p>
    <w:p w14:paraId="2D5C2C7B"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58" w:history="1">
        <w:r w:rsidRPr="00196E6C">
          <w:rPr>
            <w:rStyle w:val="Hyperlink"/>
            <w:noProof/>
          </w:rPr>
          <w:t>4.2.4</w:t>
        </w:r>
        <w:r>
          <w:rPr>
            <w:rFonts w:asciiTheme="minorHAnsi" w:eastAsiaTheme="minorEastAsia" w:hAnsiTheme="minorHAnsi"/>
            <w:b w:val="0"/>
            <w:noProof/>
            <w:kern w:val="2"/>
            <w:szCs w:val="24"/>
            <w:lang w:eastAsia="pt-BR"/>
            <w14:ligatures w14:val="standardContextual"/>
          </w:rPr>
          <w:tab/>
        </w:r>
        <w:r w:rsidRPr="00196E6C">
          <w:rPr>
            <w:rStyle w:val="Hyperlink"/>
            <w:noProof/>
          </w:rPr>
          <w:t>Identificar e corrigir falhas dos dados textuais no banco de dados.</w:t>
        </w:r>
        <w:r>
          <w:rPr>
            <w:noProof/>
            <w:webHidden/>
          </w:rPr>
          <w:tab/>
        </w:r>
        <w:r>
          <w:rPr>
            <w:noProof/>
            <w:webHidden/>
          </w:rPr>
          <w:fldChar w:fldCharType="begin"/>
        </w:r>
        <w:r>
          <w:rPr>
            <w:noProof/>
            <w:webHidden/>
          </w:rPr>
          <w:instrText xml:space="preserve"> PAGEREF _Toc193206958 \h </w:instrText>
        </w:r>
        <w:r>
          <w:rPr>
            <w:noProof/>
            <w:webHidden/>
          </w:rPr>
        </w:r>
        <w:r>
          <w:rPr>
            <w:noProof/>
            <w:webHidden/>
          </w:rPr>
          <w:fldChar w:fldCharType="separate"/>
        </w:r>
        <w:r>
          <w:rPr>
            <w:noProof/>
            <w:webHidden/>
          </w:rPr>
          <w:t>40</w:t>
        </w:r>
        <w:r>
          <w:rPr>
            <w:noProof/>
            <w:webHidden/>
          </w:rPr>
          <w:fldChar w:fldCharType="end"/>
        </w:r>
      </w:hyperlink>
    </w:p>
    <w:p w14:paraId="44234858"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59" w:history="1">
        <w:r w:rsidRPr="00196E6C">
          <w:rPr>
            <w:rStyle w:val="Hyperlink"/>
            <w:noProof/>
          </w:rPr>
          <w:t>4.2.5</w:t>
        </w:r>
        <w:r>
          <w:rPr>
            <w:rFonts w:asciiTheme="minorHAnsi" w:eastAsiaTheme="minorEastAsia" w:hAnsiTheme="minorHAnsi"/>
            <w:b w:val="0"/>
            <w:noProof/>
            <w:kern w:val="2"/>
            <w:szCs w:val="24"/>
            <w:lang w:eastAsia="pt-BR"/>
            <w14:ligatures w14:val="standardContextual"/>
          </w:rPr>
          <w:tab/>
        </w:r>
        <w:r w:rsidRPr="00196E6C">
          <w:rPr>
            <w:rStyle w:val="Hyperlink"/>
            <w:noProof/>
          </w:rPr>
          <w:t>Criar classes para os endereços agrupados.</w:t>
        </w:r>
        <w:r>
          <w:rPr>
            <w:noProof/>
            <w:webHidden/>
          </w:rPr>
          <w:tab/>
        </w:r>
        <w:r>
          <w:rPr>
            <w:noProof/>
            <w:webHidden/>
          </w:rPr>
          <w:fldChar w:fldCharType="begin"/>
        </w:r>
        <w:r>
          <w:rPr>
            <w:noProof/>
            <w:webHidden/>
          </w:rPr>
          <w:instrText xml:space="preserve"> PAGEREF _Toc193206959 \h </w:instrText>
        </w:r>
        <w:r>
          <w:rPr>
            <w:noProof/>
            <w:webHidden/>
          </w:rPr>
        </w:r>
        <w:r>
          <w:rPr>
            <w:noProof/>
            <w:webHidden/>
          </w:rPr>
          <w:fldChar w:fldCharType="separate"/>
        </w:r>
        <w:r>
          <w:rPr>
            <w:noProof/>
            <w:webHidden/>
          </w:rPr>
          <w:t>40</w:t>
        </w:r>
        <w:r>
          <w:rPr>
            <w:noProof/>
            <w:webHidden/>
          </w:rPr>
          <w:fldChar w:fldCharType="end"/>
        </w:r>
      </w:hyperlink>
    </w:p>
    <w:p w14:paraId="189B33C2"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60" w:history="1">
        <w:r w:rsidRPr="00196E6C">
          <w:rPr>
            <w:rStyle w:val="Hyperlink"/>
            <w:noProof/>
          </w:rPr>
          <w:t>4.2.6</w:t>
        </w:r>
        <w:r>
          <w:rPr>
            <w:rFonts w:asciiTheme="minorHAnsi" w:eastAsiaTheme="minorEastAsia" w:hAnsiTheme="minorHAnsi"/>
            <w:b w:val="0"/>
            <w:noProof/>
            <w:kern w:val="2"/>
            <w:szCs w:val="24"/>
            <w:lang w:eastAsia="pt-BR"/>
            <w14:ligatures w14:val="standardContextual"/>
          </w:rPr>
          <w:tab/>
        </w:r>
        <w:r w:rsidRPr="00196E6C">
          <w:rPr>
            <w:rStyle w:val="Hyperlink"/>
            <w:noProof/>
          </w:rPr>
          <w:t>Desenvolver um protótipo para testes.</w:t>
        </w:r>
        <w:r>
          <w:rPr>
            <w:noProof/>
            <w:webHidden/>
          </w:rPr>
          <w:tab/>
        </w:r>
        <w:r>
          <w:rPr>
            <w:noProof/>
            <w:webHidden/>
          </w:rPr>
          <w:fldChar w:fldCharType="begin"/>
        </w:r>
        <w:r>
          <w:rPr>
            <w:noProof/>
            <w:webHidden/>
          </w:rPr>
          <w:instrText xml:space="preserve"> PAGEREF _Toc193206960 \h </w:instrText>
        </w:r>
        <w:r>
          <w:rPr>
            <w:noProof/>
            <w:webHidden/>
          </w:rPr>
        </w:r>
        <w:r>
          <w:rPr>
            <w:noProof/>
            <w:webHidden/>
          </w:rPr>
          <w:fldChar w:fldCharType="separate"/>
        </w:r>
        <w:r>
          <w:rPr>
            <w:noProof/>
            <w:webHidden/>
          </w:rPr>
          <w:t>40</w:t>
        </w:r>
        <w:r>
          <w:rPr>
            <w:noProof/>
            <w:webHidden/>
          </w:rPr>
          <w:fldChar w:fldCharType="end"/>
        </w:r>
      </w:hyperlink>
    </w:p>
    <w:p w14:paraId="151D6083"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61" w:history="1">
        <w:r w:rsidRPr="00196E6C">
          <w:rPr>
            <w:rStyle w:val="Hyperlink"/>
            <w:noProof/>
          </w:rPr>
          <w:t>4.2.7</w:t>
        </w:r>
        <w:r>
          <w:rPr>
            <w:rFonts w:asciiTheme="minorHAnsi" w:eastAsiaTheme="minorEastAsia" w:hAnsiTheme="minorHAnsi"/>
            <w:b w:val="0"/>
            <w:noProof/>
            <w:kern w:val="2"/>
            <w:szCs w:val="24"/>
            <w:lang w:eastAsia="pt-BR"/>
            <w14:ligatures w14:val="standardContextual"/>
          </w:rPr>
          <w:tab/>
        </w:r>
        <w:r w:rsidRPr="00196E6C">
          <w:rPr>
            <w:rStyle w:val="Hyperlink"/>
            <w:noProof/>
          </w:rPr>
          <w:t>Testar protótipo com dados selecionados.</w:t>
        </w:r>
        <w:r>
          <w:rPr>
            <w:noProof/>
            <w:webHidden/>
          </w:rPr>
          <w:tab/>
        </w:r>
        <w:r>
          <w:rPr>
            <w:noProof/>
            <w:webHidden/>
          </w:rPr>
          <w:fldChar w:fldCharType="begin"/>
        </w:r>
        <w:r>
          <w:rPr>
            <w:noProof/>
            <w:webHidden/>
          </w:rPr>
          <w:instrText xml:space="preserve"> PAGEREF _Toc193206961 \h </w:instrText>
        </w:r>
        <w:r>
          <w:rPr>
            <w:noProof/>
            <w:webHidden/>
          </w:rPr>
        </w:r>
        <w:r>
          <w:rPr>
            <w:noProof/>
            <w:webHidden/>
          </w:rPr>
          <w:fldChar w:fldCharType="separate"/>
        </w:r>
        <w:r>
          <w:rPr>
            <w:noProof/>
            <w:webHidden/>
          </w:rPr>
          <w:t>40</w:t>
        </w:r>
        <w:r>
          <w:rPr>
            <w:noProof/>
            <w:webHidden/>
          </w:rPr>
          <w:fldChar w:fldCharType="end"/>
        </w:r>
      </w:hyperlink>
    </w:p>
    <w:p w14:paraId="230C3C8F"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62" w:history="1">
        <w:r w:rsidRPr="00196E6C">
          <w:rPr>
            <w:rStyle w:val="Hyperlink"/>
            <w:noProof/>
          </w:rPr>
          <w:t>4.2.8</w:t>
        </w:r>
        <w:r>
          <w:rPr>
            <w:rFonts w:asciiTheme="minorHAnsi" w:eastAsiaTheme="minorEastAsia" w:hAnsiTheme="minorHAnsi"/>
            <w:b w:val="0"/>
            <w:noProof/>
            <w:kern w:val="2"/>
            <w:szCs w:val="24"/>
            <w:lang w:eastAsia="pt-BR"/>
            <w14:ligatures w14:val="standardContextual"/>
          </w:rPr>
          <w:tab/>
        </w:r>
        <w:r w:rsidRPr="00196E6C">
          <w:rPr>
            <w:rStyle w:val="Hyperlink"/>
            <w:noProof/>
          </w:rPr>
          <w:t>Gerar imagem das quadras.</w:t>
        </w:r>
        <w:r>
          <w:rPr>
            <w:noProof/>
            <w:webHidden/>
          </w:rPr>
          <w:tab/>
        </w:r>
        <w:r>
          <w:rPr>
            <w:noProof/>
            <w:webHidden/>
          </w:rPr>
          <w:fldChar w:fldCharType="begin"/>
        </w:r>
        <w:r>
          <w:rPr>
            <w:noProof/>
            <w:webHidden/>
          </w:rPr>
          <w:instrText xml:space="preserve"> PAGEREF _Toc193206962 \h </w:instrText>
        </w:r>
        <w:r>
          <w:rPr>
            <w:noProof/>
            <w:webHidden/>
          </w:rPr>
        </w:r>
        <w:r>
          <w:rPr>
            <w:noProof/>
            <w:webHidden/>
          </w:rPr>
          <w:fldChar w:fldCharType="separate"/>
        </w:r>
        <w:r>
          <w:rPr>
            <w:noProof/>
            <w:webHidden/>
          </w:rPr>
          <w:t>40</w:t>
        </w:r>
        <w:r>
          <w:rPr>
            <w:noProof/>
            <w:webHidden/>
          </w:rPr>
          <w:fldChar w:fldCharType="end"/>
        </w:r>
      </w:hyperlink>
    </w:p>
    <w:p w14:paraId="277C11EB"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63" w:history="1">
        <w:r w:rsidRPr="00196E6C">
          <w:rPr>
            <w:rStyle w:val="Hyperlink"/>
            <w:noProof/>
          </w:rPr>
          <w:t>4.2.9</w:t>
        </w:r>
        <w:r>
          <w:rPr>
            <w:rFonts w:asciiTheme="minorHAnsi" w:eastAsiaTheme="minorEastAsia" w:hAnsiTheme="minorHAnsi"/>
            <w:b w:val="0"/>
            <w:noProof/>
            <w:kern w:val="2"/>
            <w:szCs w:val="24"/>
            <w:lang w:eastAsia="pt-BR"/>
            <w14:ligatures w14:val="standardContextual"/>
          </w:rPr>
          <w:tab/>
        </w:r>
        <w:r w:rsidRPr="00196E6C">
          <w:rPr>
            <w:rStyle w:val="Hyperlink"/>
            <w:noProof/>
          </w:rPr>
          <w:t>Testar o protótipo com a totalidade dos dados do cadastro.</w:t>
        </w:r>
        <w:r>
          <w:rPr>
            <w:noProof/>
            <w:webHidden/>
          </w:rPr>
          <w:tab/>
        </w:r>
        <w:r>
          <w:rPr>
            <w:noProof/>
            <w:webHidden/>
          </w:rPr>
          <w:fldChar w:fldCharType="begin"/>
        </w:r>
        <w:r>
          <w:rPr>
            <w:noProof/>
            <w:webHidden/>
          </w:rPr>
          <w:instrText xml:space="preserve"> PAGEREF _Toc193206963 \h </w:instrText>
        </w:r>
        <w:r>
          <w:rPr>
            <w:noProof/>
            <w:webHidden/>
          </w:rPr>
        </w:r>
        <w:r>
          <w:rPr>
            <w:noProof/>
            <w:webHidden/>
          </w:rPr>
          <w:fldChar w:fldCharType="separate"/>
        </w:r>
        <w:r>
          <w:rPr>
            <w:noProof/>
            <w:webHidden/>
          </w:rPr>
          <w:t>40</w:t>
        </w:r>
        <w:r>
          <w:rPr>
            <w:noProof/>
            <w:webHidden/>
          </w:rPr>
          <w:fldChar w:fldCharType="end"/>
        </w:r>
      </w:hyperlink>
    </w:p>
    <w:p w14:paraId="5DC82149"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64" w:history="1">
        <w:r w:rsidRPr="00196E6C">
          <w:rPr>
            <w:rStyle w:val="Hyperlink"/>
            <w:noProof/>
          </w:rPr>
          <w:t>4.2.10</w:t>
        </w:r>
        <w:r>
          <w:rPr>
            <w:rFonts w:asciiTheme="minorHAnsi" w:eastAsiaTheme="minorEastAsia" w:hAnsiTheme="minorHAnsi"/>
            <w:b w:val="0"/>
            <w:noProof/>
            <w:kern w:val="2"/>
            <w:szCs w:val="24"/>
            <w:lang w:eastAsia="pt-BR"/>
            <w14:ligatures w14:val="standardContextual"/>
          </w:rPr>
          <w:tab/>
        </w:r>
        <w:r w:rsidRPr="00196E6C">
          <w:rPr>
            <w:rStyle w:val="Hyperlink"/>
            <w:noProof/>
          </w:rPr>
          <w:t>Associar as quadras remanescentes manualmente.</w:t>
        </w:r>
        <w:r>
          <w:rPr>
            <w:noProof/>
            <w:webHidden/>
          </w:rPr>
          <w:tab/>
        </w:r>
        <w:r>
          <w:rPr>
            <w:noProof/>
            <w:webHidden/>
          </w:rPr>
          <w:fldChar w:fldCharType="begin"/>
        </w:r>
        <w:r>
          <w:rPr>
            <w:noProof/>
            <w:webHidden/>
          </w:rPr>
          <w:instrText xml:space="preserve"> PAGEREF _Toc193206964 \h </w:instrText>
        </w:r>
        <w:r>
          <w:rPr>
            <w:noProof/>
            <w:webHidden/>
          </w:rPr>
        </w:r>
        <w:r>
          <w:rPr>
            <w:noProof/>
            <w:webHidden/>
          </w:rPr>
          <w:fldChar w:fldCharType="separate"/>
        </w:r>
        <w:r>
          <w:rPr>
            <w:noProof/>
            <w:webHidden/>
          </w:rPr>
          <w:t>41</w:t>
        </w:r>
        <w:r>
          <w:rPr>
            <w:noProof/>
            <w:webHidden/>
          </w:rPr>
          <w:fldChar w:fldCharType="end"/>
        </w:r>
      </w:hyperlink>
    </w:p>
    <w:p w14:paraId="61B1E135" w14:textId="77777777" w:rsidR="000752AD" w:rsidRDefault="000752AD" w:rsidP="000752AD">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3206965" w:history="1">
        <w:r w:rsidRPr="00196E6C">
          <w:rPr>
            <w:rStyle w:val="Hyperlink"/>
            <w:noProof/>
          </w:rPr>
          <w:t>4.2.11</w:t>
        </w:r>
        <w:r>
          <w:rPr>
            <w:rFonts w:asciiTheme="minorHAnsi" w:eastAsiaTheme="minorEastAsia" w:hAnsiTheme="minorHAnsi"/>
            <w:b w:val="0"/>
            <w:noProof/>
            <w:kern w:val="2"/>
            <w:szCs w:val="24"/>
            <w:lang w:eastAsia="pt-BR"/>
            <w14:ligatures w14:val="standardContextual"/>
          </w:rPr>
          <w:tab/>
        </w:r>
        <w:r w:rsidRPr="00196E6C">
          <w:rPr>
            <w:rStyle w:val="Hyperlink"/>
            <w:noProof/>
          </w:rPr>
          <w:t>Disponibilizar o aplicativo na Internet para testes.</w:t>
        </w:r>
        <w:r>
          <w:rPr>
            <w:noProof/>
            <w:webHidden/>
          </w:rPr>
          <w:tab/>
        </w:r>
        <w:r>
          <w:rPr>
            <w:noProof/>
            <w:webHidden/>
          </w:rPr>
          <w:fldChar w:fldCharType="begin"/>
        </w:r>
        <w:r>
          <w:rPr>
            <w:noProof/>
            <w:webHidden/>
          </w:rPr>
          <w:instrText xml:space="preserve"> PAGEREF _Toc193206965 \h </w:instrText>
        </w:r>
        <w:r>
          <w:rPr>
            <w:noProof/>
            <w:webHidden/>
          </w:rPr>
        </w:r>
        <w:r>
          <w:rPr>
            <w:noProof/>
            <w:webHidden/>
          </w:rPr>
          <w:fldChar w:fldCharType="separate"/>
        </w:r>
        <w:r>
          <w:rPr>
            <w:noProof/>
            <w:webHidden/>
          </w:rPr>
          <w:t>41</w:t>
        </w:r>
        <w:r>
          <w:rPr>
            <w:noProof/>
            <w:webHidden/>
          </w:rPr>
          <w:fldChar w:fldCharType="end"/>
        </w:r>
      </w:hyperlink>
    </w:p>
    <w:p w14:paraId="0019997B" w14:textId="77777777" w:rsidR="000752AD" w:rsidRDefault="000752AD" w:rsidP="000752AD">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3206966" w:history="1">
        <w:r w:rsidRPr="00196E6C">
          <w:rPr>
            <w:rStyle w:val="Hyperlink"/>
            <w:noProof/>
            <w14:scene3d>
              <w14:camera w14:prst="orthographicFront"/>
              <w14:lightRig w14:rig="threePt" w14:dir="t">
                <w14:rot w14:lat="0" w14:lon="0" w14:rev="0"/>
              </w14:lightRig>
            </w14:scene3d>
          </w:rPr>
          <w:t>4.3</w:t>
        </w:r>
        <w:r>
          <w:rPr>
            <w:rFonts w:asciiTheme="minorHAnsi" w:eastAsiaTheme="minorEastAsia" w:hAnsiTheme="minorHAnsi"/>
            <w:caps w:val="0"/>
            <w:noProof/>
            <w:kern w:val="2"/>
            <w:szCs w:val="24"/>
            <w:lang w:eastAsia="pt-BR"/>
            <w14:ligatures w14:val="standardContextual"/>
          </w:rPr>
          <w:tab/>
        </w:r>
        <w:r w:rsidRPr="00196E6C">
          <w:rPr>
            <w:rStyle w:val="Hyperlink"/>
            <w:noProof/>
          </w:rPr>
          <w:t>cronograma</w:t>
        </w:r>
        <w:r>
          <w:rPr>
            <w:noProof/>
            <w:webHidden/>
          </w:rPr>
          <w:tab/>
        </w:r>
        <w:r>
          <w:rPr>
            <w:noProof/>
            <w:webHidden/>
          </w:rPr>
          <w:fldChar w:fldCharType="begin"/>
        </w:r>
        <w:r>
          <w:rPr>
            <w:noProof/>
            <w:webHidden/>
          </w:rPr>
          <w:instrText xml:space="preserve"> PAGEREF _Toc193206966 \h </w:instrText>
        </w:r>
        <w:r>
          <w:rPr>
            <w:noProof/>
            <w:webHidden/>
          </w:rPr>
        </w:r>
        <w:r>
          <w:rPr>
            <w:noProof/>
            <w:webHidden/>
          </w:rPr>
          <w:fldChar w:fldCharType="separate"/>
        </w:r>
        <w:r>
          <w:rPr>
            <w:noProof/>
            <w:webHidden/>
          </w:rPr>
          <w:t>41</w:t>
        </w:r>
        <w:r>
          <w:rPr>
            <w:noProof/>
            <w:webHidden/>
          </w:rPr>
          <w:fldChar w:fldCharType="end"/>
        </w:r>
      </w:hyperlink>
    </w:p>
    <w:p w14:paraId="7121B462" w14:textId="77777777" w:rsidR="000752AD" w:rsidRDefault="000752AD" w:rsidP="000752AD">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3206967" w:history="1">
        <w:r w:rsidRPr="00196E6C">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196E6C">
          <w:rPr>
            <w:rStyle w:val="Hyperlink"/>
            <w:noProof/>
          </w:rPr>
          <w:t>Resultados e Discussão:</w:t>
        </w:r>
        <w:r>
          <w:rPr>
            <w:noProof/>
            <w:webHidden/>
          </w:rPr>
          <w:tab/>
        </w:r>
        <w:r>
          <w:rPr>
            <w:noProof/>
            <w:webHidden/>
          </w:rPr>
          <w:fldChar w:fldCharType="begin"/>
        </w:r>
        <w:r>
          <w:rPr>
            <w:noProof/>
            <w:webHidden/>
          </w:rPr>
          <w:instrText xml:space="preserve"> PAGEREF _Toc193206967 \h </w:instrText>
        </w:r>
        <w:r>
          <w:rPr>
            <w:noProof/>
            <w:webHidden/>
          </w:rPr>
        </w:r>
        <w:r>
          <w:rPr>
            <w:noProof/>
            <w:webHidden/>
          </w:rPr>
          <w:fldChar w:fldCharType="separate"/>
        </w:r>
        <w:r>
          <w:rPr>
            <w:noProof/>
            <w:webHidden/>
          </w:rPr>
          <w:t>42</w:t>
        </w:r>
        <w:r>
          <w:rPr>
            <w:noProof/>
            <w:webHidden/>
          </w:rPr>
          <w:fldChar w:fldCharType="end"/>
        </w:r>
      </w:hyperlink>
    </w:p>
    <w:p w14:paraId="3512165B" w14:textId="77777777" w:rsidR="000752AD" w:rsidRDefault="000752AD" w:rsidP="000752AD">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3206968" w:history="1">
        <w:r w:rsidRPr="00196E6C">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196E6C">
          <w:rPr>
            <w:rStyle w:val="Hyperlink"/>
            <w:noProof/>
          </w:rPr>
          <w:t>bibliografia</w:t>
        </w:r>
        <w:r>
          <w:rPr>
            <w:noProof/>
            <w:webHidden/>
          </w:rPr>
          <w:tab/>
        </w:r>
        <w:r>
          <w:rPr>
            <w:noProof/>
            <w:webHidden/>
          </w:rPr>
          <w:fldChar w:fldCharType="begin"/>
        </w:r>
        <w:r>
          <w:rPr>
            <w:noProof/>
            <w:webHidden/>
          </w:rPr>
          <w:instrText xml:space="preserve"> PAGEREF _Toc193206968 \h </w:instrText>
        </w:r>
        <w:r>
          <w:rPr>
            <w:noProof/>
            <w:webHidden/>
          </w:rPr>
        </w:r>
        <w:r>
          <w:rPr>
            <w:noProof/>
            <w:webHidden/>
          </w:rPr>
          <w:fldChar w:fldCharType="separate"/>
        </w:r>
        <w:r>
          <w:rPr>
            <w:noProof/>
            <w:webHidden/>
          </w:rPr>
          <w:t>43</w:t>
        </w:r>
        <w:r>
          <w:rPr>
            <w:noProof/>
            <w:webHidden/>
          </w:rPr>
          <w:fldChar w:fldCharType="end"/>
        </w:r>
      </w:hyperlink>
    </w:p>
    <w:p w14:paraId="11F060D3" w14:textId="77777777" w:rsidR="000752AD" w:rsidRPr="00693DE7" w:rsidRDefault="000752AD" w:rsidP="000752AD">
      <w:pPr>
        <w:rPr>
          <w:rFonts w:cs="Arial"/>
          <w:szCs w:val="24"/>
        </w:rPr>
      </w:pPr>
      <w:r w:rsidRPr="00693DE7">
        <w:rPr>
          <w:rFonts w:cs="Arial"/>
          <w:szCs w:val="24"/>
        </w:rPr>
        <w:fldChar w:fldCharType="end"/>
      </w:r>
    </w:p>
    <w:p w14:paraId="4DBF483B" w14:textId="77777777" w:rsidR="000752AD" w:rsidRPr="00693DE7" w:rsidRDefault="000752AD" w:rsidP="000752AD">
      <w:pPr>
        <w:pStyle w:val="Ttulo1"/>
      </w:pPr>
      <w:r w:rsidRPr="00693DE7">
        <w:br w:type="page"/>
      </w:r>
      <w:bookmarkStart w:id="0" w:name="_Toc193206927"/>
      <w:r w:rsidRPr="00693DE7">
        <w:lastRenderedPageBreak/>
        <w:t>Introdução</w:t>
      </w:r>
      <w:bookmarkEnd w:id="0"/>
    </w:p>
    <w:p w14:paraId="3E42E782" w14:textId="77777777" w:rsidR="000752AD" w:rsidRPr="00693DE7" w:rsidRDefault="000752AD" w:rsidP="000752AD">
      <w:r w:rsidRPr="004D2D10">
        <w:t>De acordo com uma pesquisa do IBGE realizada em 2019, 79% dos municípios brasileiros possuíam apenas cadastros urbanos descritivos, apesar das diversas possibilidades oferecidas pela implementação do georreferenciamento nos cadastros imobiliários urbanos. Um georreferenciamento adequado permite, por exemplo, a criação de um cadastro territorial multifinalitário, que serve como base para o desenvolvimento de ferramentas voltadas para a gestão eficaz dos territórios.</w:t>
      </w:r>
    </w:p>
    <w:p w14:paraId="27B84B88" w14:textId="77777777" w:rsidR="000752AD" w:rsidRPr="00693DE7" w:rsidRDefault="000752AD" w:rsidP="000752AD">
      <w:r w:rsidRPr="00693DE7">
        <w:t>De acordo com</w:t>
      </w:r>
      <w:r w:rsidRPr="00693DE7">
        <w:rPr>
          <w:rFonts w:cs="Arial"/>
          <w:szCs w:val="24"/>
        </w:rPr>
        <w:fldChar w:fldCharType="begin"/>
      </w:r>
      <w:r>
        <w:rPr>
          <w:rFonts w:cs="Arial"/>
          <w:szCs w:val="24"/>
        </w:rPr>
        <w:instrText xml:space="preserve"> ADDIN ZOTERO_ITEM CSL_CITATION {"citationID":"xZ3PImRC","properties":{"formattedCitation":"(Cunha {\\i{}et al.}, 2019)","plainCitation":"(Cunha et al., 2019)","dontUpdate":true,"noteIndex":0},"citationItems":[{"id":59,"uris":["http://zotero.org/users/15531986/items/NFJSJBI4"],"itemData":{"id":59,"type":"article-journal","abstract":"Este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rPr>
          <w:rFonts w:cs="Arial"/>
          <w:szCs w:val="24"/>
        </w:rPr>
        <w:fldChar w:fldCharType="separate"/>
      </w:r>
      <w:r w:rsidRPr="00693DE7">
        <w:rPr>
          <w:rFonts w:cs="Arial"/>
        </w:rPr>
        <w:t xml:space="preserve"> Cunha </w:t>
      </w:r>
      <w:r w:rsidRPr="00693DE7">
        <w:rPr>
          <w:rFonts w:cs="Arial"/>
          <w:i/>
          <w:iCs/>
        </w:rPr>
        <w:t>et al.</w:t>
      </w:r>
      <w:r w:rsidRPr="00693DE7">
        <w:rPr>
          <w:rFonts w:cs="Arial"/>
        </w:rPr>
        <w:t xml:space="preserve"> (2019)</w:t>
      </w:r>
      <w:r w:rsidRPr="00693DE7">
        <w:rPr>
          <w:rFonts w:cs="Arial"/>
          <w:szCs w:val="24"/>
        </w:rPr>
        <w:fldChar w:fldCharType="end"/>
      </w:r>
      <w:r w:rsidRPr="00693DE7">
        <w:rPr>
          <w:rFonts w:cs="Arial"/>
          <w:szCs w:val="24"/>
        </w:rPr>
        <w:t xml:space="preserve">,  </w:t>
      </w:r>
      <w:r w:rsidRPr="00693DE7">
        <w:t>a organização dos primeiros cadastros fiscais imobiliários nos municípios brasileiros teve início com a Constituição de 1946, que concedeu maior autonomia aos municípios na arrecadação de tributos, especialmente o IPTU. Posteriormente, a Constituição da República Federativa do Brasil 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optou por não atualizar seus cadastros fiscais.</w:t>
      </w:r>
    </w:p>
    <w:p w14:paraId="64366A0F" w14:textId="77777777" w:rsidR="000752AD" w:rsidRPr="00693DE7" w:rsidRDefault="000752AD" w:rsidP="000752AD">
      <w:r w:rsidRPr="00693DE7">
        <w:t>Diversos fatores contribuem para essa ausência: elevados custos de georreferenciamento, falta de mão de obra qualificada e de interesse político, entre outros. No entanto, algumas dessas dificuldades decorrem exclusivamente do grau de precisão exigido pelas normas. A Norma Técnica da ABNT (NBR 17047:2022) para “Levantamento cadastral territorial para registro público – Procedimento” estipula que "a precisão posicional planimétrica do vértice da parcela ou do imóvel urbano deve ser de 8 cm". Como resultado, muitos dos 4.409 municípios brasileiros que ainda não possuem cadastros georreferenciados também não usufruem de uma série de benefícios, devido à incapacidade de atender aos padrões de qualidade exigidos.</w:t>
      </w:r>
    </w:p>
    <w:p w14:paraId="168FB07F" w14:textId="77777777" w:rsidR="000752AD" w:rsidRPr="00693DE7" w:rsidRDefault="000752AD" w:rsidP="000752AD">
      <w:r w:rsidRPr="00693DE7">
        <w:t xml:space="preserve">Em termos de custos, todo o processo de levantamento georreferenciado,  elaboração do memorial descritivo, preparação dos dados, análise e conferência e conexão com o Cadastro Territorial pode facilmente alcançar valores na casa de um milhão de reais para um município de pequeno porte </w:t>
      </w:r>
      <w:r w:rsidRPr="00693DE7">
        <w:fldChar w:fldCharType="begin"/>
      </w:r>
      <w:r w:rsidRPr="00693DE7">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Pr="00693DE7">
        <w:fldChar w:fldCharType="separate"/>
      </w:r>
      <w:r w:rsidRPr="00693DE7">
        <w:rPr>
          <w:rFonts w:cs="Arial"/>
        </w:rPr>
        <w:t>(PNCP, 2025)</w:t>
      </w:r>
      <w:r w:rsidRPr="00693DE7">
        <w:fldChar w:fldCharType="end"/>
      </w:r>
      <w:r w:rsidRPr="00693DE7">
        <w:t xml:space="preserve">. </w:t>
      </w:r>
    </w:p>
    <w:p w14:paraId="2172B2F5" w14:textId="77777777" w:rsidR="000752AD" w:rsidRPr="00693DE7" w:rsidRDefault="000752AD" w:rsidP="000752AD">
      <w:r w:rsidRPr="00693DE7">
        <w:t>Esse custo é significativo já que, segundo estudo técnico da Confederação Nacional do Municípios - CNM, 48% dos municípios de pequeno porte</w:t>
      </w:r>
      <w:r w:rsidRPr="00693DE7">
        <w:rPr>
          <w:rStyle w:val="Refdenotaderodap"/>
        </w:rPr>
        <w:footnoteReference w:id="1"/>
      </w:r>
      <w:r w:rsidRPr="00693DE7">
        <w:t xml:space="preserve"> apresentaram déficit no resultado primário de 2023 </w:t>
      </w:r>
      <w:r w:rsidRPr="00693DE7">
        <w:fldChar w:fldCharType="begin"/>
      </w:r>
      <w:r w:rsidRPr="00693DE7">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Pr="00693DE7">
        <w:fldChar w:fldCharType="separate"/>
      </w:r>
      <w:r w:rsidRPr="00693DE7">
        <w:rPr>
          <w:rFonts w:cs="Arial"/>
        </w:rPr>
        <w:t>(CNM, 2024)</w:t>
      </w:r>
      <w:r w:rsidRPr="00693DE7">
        <w:fldChar w:fldCharType="end"/>
      </w:r>
      <w:r w:rsidRPr="00693DE7">
        <w:t xml:space="preserve">. As Receitas Brutas desses </w:t>
      </w:r>
      <w:r w:rsidRPr="00693DE7">
        <w:lastRenderedPageBreak/>
        <w:t xml:space="preserve">municípios também são muito baixas. A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xml:space="preserve"> mostra uma estatística básica dos valores das Receitas Correntes dos municípios de pequeno porte no Brasil. Apesar das discrepâncias indicadas pelo </w:t>
      </w:r>
      <w:r w:rsidRPr="00693DE7">
        <w:rPr>
          <w:b/>
          <w:bCs/>
        </w:rPr>
        <w:t>desvio padrão</w:t>
      </w:r>
      <w:r w:rsidRPr="00693DE7">
        <w:t xml:space="preserve">, nota-se que a </w:t>
      </w:r>
      <w:r w:rsidRPr="00693DE7">
        <w:rPr>
          <w:b/>
          <w:bCs/>
        </w:rPr>
        <w:t>média</w:t>
      </w:r>
      <w:r w:rsidRPr="00693DE7">
        <w:t xml:space="preserve"> dos orçamentos desses municípios está abaixo de 80 milhões.</w:t>
      </w:r>
    </w:p>
    <w:p w14:paraId="48482B08" w14:textId="77777777" w:rsidR="000752AD" w:rsidRPr="00693DE7" w:rsidRDefault="000752AD" w:rsidP="000752AD">
      <w:r w:rsidRPr="00693DE7">
        <w:t xml:space="preserve">Nesses municípios, a contribuição das receitas próprias, especialmente do Imposto Predial e Territorial Urbano – IPTU, não constitui uma fonte significativa de recursos, conforme ilustrado na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De modo geral, trata-se de municípios com um número reduzido de domicílios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sendo possível que muitos desses ainda estejam isentos do pagamento do imposto.</w:t>
      </w:r>
    </w:p>
    <w:p w14:paraId="13A7BD6E" w14:textId="77777777" w:rsidR="000752AD" w:rsidRPr="00693DE7" w:rsidRDefault="000752AD" w:rsidP="000752AD">
      <w:pPr>
        <w:pStyle w:val="Legenda"/>
      </w:pPr>
      <w:bookmarkStart w:id="1" w:name="_Ref191649667"/>
      <w:bookmarkStart w:id="2" w:name="_Ref191818641"/>
      <w:r w:rsidRPr="00693DE7">
        <w:t xml:space="preserve">Tabela </w:t>
      </w:r>
      <w:r>
        <w:fldChar w:fldCharType="begin"/>
      </w:r>
      <w:r>
        <w:instrText xml:space="preserve"> SEQ Tabela \* ARABIC </w:instrText>
      </w:r>
      <w:r>
        <w:fldChar w:fldCharType="separate"/>
      </w:r>
      <w:r>
        <w:rPr>
          <w:noProof/>
        </w:rPr>
        <w:t>1</w:t>
      </w:r>
      <w:r>
        <w:rPr>
          <w:noProof/>
        </w:rPr>
        <w:fldChar w:fldCharType="end"/>
      </w:r>
      <w:bookmarkEnd w:id="1"/>
      <w:r w:rsidRPr="00693DE7">
        <w:t>:Estatística básica dos valores de Receitas Correntes, arrecadação do IPTU e quantidade de domicílios de pequenos municípios em 2023</w:t>
      </w:r>
      <w:bookmarkEnd w:id="2"/>
    </w:p>
    <w:tbl>
      <w:tblPr>
        <w:tblStyle w:val="TabeladeGrade4-nfase11"/>
        <w:tblW w:w="0" w:type="auto"/>
        <w:jc w:val="center"/>
        <w:tblLook w:val="04A0" w:firstRow="1" w:lastRow="0" w:firstColumn="1" w:lastColumn="0" w:noHBand="0" w:noVBand="1"/>
      </w:tblPr>
      <w:tblGrid>
        <w:gridCol w:w="2263"/>
        <w:gridCol w:w="2792"/>
        <w:gridCol w:w="2311"/>
        <w:gridCol w:w="1695"/>
      </w:tblGrid>
      <w:tr w:rsidR="000752AD" w:rsidRPr="00693DE7" w14:paraId="2ACDE6C0" w14:textId="77777777" w:rsidTr="000643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51AF18A" w14:textId="77777777" w:rsidR="000752AD" w:rsidRPr="00693DE7" w:rsidRDefault="000752AD" w:rsidP="000643CA">
            <w:pPr>
              <w:keepLines/>
              <w:ind w:firstLine="0"/>
              <w:jc w:val="center"/>
            </w:pPr>
            <w:r w:rsidRPr="00693DE7">
              <w:t>Função</w:t>
            </w:r>
          </w:p>
        </w:tc>
        <w:tc>
          <w:tcPr>
            <w:tcW w:w="2792" w:type="dxa"/>
          </w:tcPr>
          <w:p w14:paraId="15B1070A" w14:textId="77777777" w:rsidR="000752AD" w:rsidRPr="00693DE7" w:rsidRDefault="000752AD" w:rsidP="000643CA">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Receitas Correntes</w:t>
            </w:r>
          </w:p>
        </w:tc>
        <w:tc>
          <w:tcPr>
            <w:tcW w:w="2311" w:type="dxa"/>
          </w:tcPr>
          <w:p w14:paraId="4367BE2F" w14:textId="77777777" w:rsidR="000752AD" w:rsidRPr="00693DE7" w:rsidRDefault="000752AD" w:rsidP="000643CA">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IPTU</w:t>
            </w:r>
            <w:r w:rsidRPr="00693DE7">
              <w:rPr>
                <w:rStyle w:val="Refdenotaderodap"/>
              </w:rPr>
              <w:footnoteReference w:id="2"/>
            </w:r>
          </w:p>
        </w:tc>
        <w:tc>
          <w:tcPr>
            <w:tcW w:w="1695" w:type="dxa"/>
          </w:tcPr>
          <w:p w14:paraId="7DF7E9B6" w14:textId="77777777" w:rsidR="000752AD" w:rsidRPr="00693DE7" w:rsidRDefault="000752AD" w:rsidP="000643CA">
            <w:pPr>
              <w:keepLines/>
              <w:ind w:firstLine="0"/>
              <w:jc w:val="center"/>
              <w:cnfStyle w:val="100000000000" w:firstRow="1" w:lastRow="0" w:firstColumn="0" w:lastColumn="0" w:oddVBand="0" w:evenVBand="0" w:oddHBand="0" w:evenHBand="0" w:firstRowFirstColumn="0" w:firstRowLastColumn="0" w:lastRowFirstColumn="0" w:lastRowLastColumn="0"/>
            </w:pPr>
            <w:proofErr w:type="spellStart"/>
            <w:r w:rsidRPr="00693DE7">
              <w:t>Qtd</w:t>
            </w:r>
            <w:proofErr w:type="spellEnd"/>
            <w:r w:rsidRPr="00693DE7">
              <w:t xml:space="preserve"> Domicílios</w:t>
            </w:r>
          </w:p>
        </w:tc>
      </w:tr>
      <w:tr w:rsidR="000752AD" w:rsidRPr="00693DE7" w14:paraId="476EC55D" w14:textId="77777777" w:rsidTr="00064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81A2280" w14:textId="77777777" w:rsidR="000752AD" w:rsidRPr="00693DE7" w:rsidRDefault="000752AD" w:rsidP="000643CA">
            <w:pPr>
              <w:keepLines/>
              <w:ind w:firstLine="0"/>
            </w:pPr>
            <w:r w:rsidRPr="00693DE7">
              <w:t>Média</w:t>
            </w:r>
          </w:p>
        </w:tc>
        <w:tc>
          <w:tcPr>
            <w:tcW w:w="2792" w:type="dxa"/>
          </w:tcPr>
          <w:p w14:paraId="5DAA5EAB"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R$ 79.499.356,82</w:t>
            </w:r>
          </w:p>
        </w:tc>
        <w:tc>
          <w:tcPr>
            <w:tcW w:w="2311" w:type="dxa"/>
          </w:tcPr>
          <w:p w14:paraId="6BFE9B9D"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R$ 1.385.952,96</w:t>
            </w:r>
          </w:p>
        </w:tc>
        <w:tc>
          <w:tcPr>
            <w:tcW w:w="1695" w:type="dxa"/>
          </w:tcPr>
          <w:p w14:paraId="21A4B98B"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4491</w:t>
            </w:r>
          </w:p>
        </w:tc>
      </w:tr>
      <w:tr w:rsidR="000752AD" w:rsidRPr="00693DE7" w14:paraId="16E972F0" w14:textId="77777777" w:rsidTr="000643CA">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7F965FA4" w14:textId="77777777" w:rsidR="000752AD" w:rsidRPr="00693DE7" w:rsidRDefault="000752AD" w:rsidP="000643CA">
            <w:pPr>
              <w:keepLines/>
              <w:ind w:firstLine="0"/>
            </w:pPr>
            <w:r w:rsidRPr="00693DE7">
              <w:t>Desvio padrão</w:t>
            </w:r>
          </w:p>
        </w:tc>
        <w:tc>
          <w:tcPr>
            <w:tcW w:w="2792" w:type="dxa"/>
          </w:tcPr>
          <w:p w14:paraId="46E01522"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72.029.820</w:t>
            </w:r>
          </w:p>
        </w:tc>
        <w:tc>
          <w:tcPr>
            <w:tcW w:w="2311" w:type="dxa"/>
          </w:tcPr>
          <w:p w14:paraId="1D978B40"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4.063.861</w:t>
            </w:r>
          </w:p>
        </w:tc>
        <w:tc>
          <w:tcPr>
            <w:tcW w:w="1695" w:type="dxa"/>
          </w:tcPr>
          <w:p w14:paraId="59C5DE2E"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3681</w:t>
            </w:r>
          </w:p>
        </w:tc>
      </w:tr>
      <w:tr w:rsidR="000752AD" w:rsidRPr="00693DE7" w14:paraId="6ACDC593" w14:textId="77777777" w:rsidTr="00064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14EB2E11" w14:textId="77777777" w:rsidR="000752AD" w:rsidRPr="00693DE7" w:rsidRDefault="000752AD" w:rsidP="000643CA">
            <w:pPr>
              <w:keepLines/>
              <w:ind w:firstLine="0"/>
            </w:pPr>
            <w:r w:rsidRPr="00693DE7">
              <w:t>Mediana</w:t>
            </w:r>
          </w:p>
        </w:tc>
        <w:tc>
          <w:tcPr>
            <w:tcW w:w="2792" w:type="dxa"/>
          </w:tcPr>
          <w:p w14:paraId="1D530397"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R$ 56.873.078,05</w:t>
            </w:r>
          </w:p>
        </w:tc>
        <w:tc>
          <w:tcPr>
            <w:tcW w:w="2311" w:type="dxa"/>
          </w:tcPr>
          <w:p w14:paraId="14BD814A"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R$ 229.282,76</w:t>
            </w:r>
          </w:p>
        </w:tc>
        <w:tc>
          <w:tcPr>
            <w:tcW w:w="1695" w:type="dxa"/>
          </w:tcPr>
          <w:p w14:paraId="4515A7A9"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3261</w:t>
            </w:r>
          </w:p>
        </w:tc>
      </w:tr>
      <w:tr w:rsidR="000752AD" w:rsidRPr="00693DE7" w14:paraId="239CDAF1" w14:textId="77777777" w:rsidTr="000643CA">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732187AB" w14:textId="77777777" w:rsidR="000752AD" w:rsidRPr="00693DE7" w:rsidRDefault="000752AD" w:rsidP="000643CA">
            <w:pPr>
              <w:keepLines/>
              <w:ind w:firstLine="0"/>
            </w:pPr>
            <w:r w:rsidRPr="00693DE7">
              <w:t>Mínimo</w:t>
            </w:r>
          </w:p>
        </w:tc>
        <w:tc>
          <w:tcPr>
            <w:tcW w:w="2792" w:type="dxa"/>
          </w:tcPr>
          <w:p w14:paraId="685EA148"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R$ 1.255.153,37</w:t>
            </w:r>
            <w:r w:rsidRPr="00693DE7">
              <w:rPr>
                <w:rStyle w:val="Refdenotaderodap"/>
              </w:rPr>
              <w:footnoteReference w:id="3"/>
            </w:r>
          </w:p>
        </w:tc>
        <w:tc>
          <w:tcPr>
            <w:tcW w:w="2311" w:type="dxa"/>
          </w:tcPr>
          <w:p w14:paraId="115E323B"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 xml:space="preserve"> R$ 15,34</w:t>
            </w:r>
            <w:r w:rsidRPr="00693DE7">
              <w:rPr>
                <w:rStyle w:val="Refdenotaderodap"/>
              </w:rPr>
              <w:footnoteReference w:id="4"/>
            </w:r>
            <w:r w:rsidRPr="00693DE7">
              <w:t xml:space="preserve"> </w:t>
            </w:r>
          </w:p>
        </w:tc>
        <w:tc>
          <w:tcPr>
            <w:tcW w:w="1695" w:type="dxa"/>
          </w:tcPr>
          <w:p w14:paraId="65B9CA90"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322</w:t>
            </w:r>
            <w:r w:rsidRPr="00693DE7">
              <w:rPr>
                <w:rStyle w:val="Refdenotaderodap"/>
              </w:rPr>
              <w:footnoteReference w:id="5"/>
            </w:r>
          </w:p>
        </w:tc>
      </w:tr>
      <w:tr w:rsidR="000752AD" w:rsidRPr="00693DE7" w14:paraId="196CEFA4" w14:textId="77777777" w:rsidTr="00064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3882737" w14:textId="77777777" w:rsidR="000752AD" w:rsidRPr="00693DE7" w:rsidRDefault="000752AD" w:rsidP="000643CA">
            <w:pPr>
              <w:keepLines/>
              <w:ind w:firstLine="0"/>
            </w:pPr>
            <w:r w:rsidRPr="00693DE7">
              <w:t>Máximo</w:t>
            </w:r>
          </w:p>
        </w:tc>
        <w:tc>
          <w:tcPr>
            <w:tcW w:w="2792" w:type="dxa"/>
          </w:tcPr>
          <w:p w14:paraId="295556C1"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693DE7">
              <w:t>R$ 1.968.647.258,58</w:t>
            </w:r>
            <w:r w:rsidRPr="00693DE7">
              <w:rPr>
                <w:rStyle w:val="Refdenotaderodap"/>
              </w:rPr>
              <w:footnoteReference w:id="6"/>
            </w:r>
          </w:p>
        </w:tc>
        <w:tc>
          <w:tcPr>
            <w:tcW w:w="2311" w:type="dxa"/>
          </w:tcPr>
          <w:p w14:paraId="49EDE18F"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 xml:space="preserve"> R$ 79.725.004,99</w:t>
            </w:r>
            <w:r w:rsidRPr="00693DE7">
              <w:rPr>
                <w:rStyle w:val="Refdenotaderodap"/>
              </w:rPr>
              <w:footnoteReference w:id="7"/>
            </w:r>
            <w:r w:rsidRPr="00693DE7">
              <w:t xml:space="preserve"> </w:t>
            </w:r>
          </w:p>
        </w:tc>
        <w:tc>
          <w:tcPr>
            <w:tcW w:w="1695" w:type="dxa"/>
          </w:tcPr>
          <w:p w14:paraId="45F314AC"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25.193</w:t>
            </w:r>
            <w:r w:rsidRPr="00693DE7">
              <w:rPr>
                <w:rStyle w:val="Refdenotaderodap"/>
              </w:rPr>
              <w:footnoteReference w:id="8"/>
            </w:r>
          </w:p>
        </w:tc>
      </w:tr>
      <w:tr w:rsidR="000752AD" w:rsidRPr="00693DE7" w14:paraId="5A063916" w14:textId="77777777" w:rsidTr="000643CA">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0332224D" w14:textId="77777777" w:rsidR="000752AD" w:rsidRPr="00693DE7" w:rsidRDefault="000752AD" w:rsidP="000643CA">
            <w:pPr>
              <w:keepLines/>
              <w:ind w:firstLine="0"/>
            </w:pPr>
            <w:r w:rsidRPr="00693DE7">
              <w:t>Contagem</w:t>
            </w:r>
          </w:p>
        </w:tc>
        <w:tc>
          <w:tcPr>
            <w:tcW w:w="2792" w:type="dxa"/>
            <w:shd w:val="clear" w:color="auto" w:fill="FFFFFF" w:themeFill="background1"/>
          </w:tcPr>
          <w:p w14:paraId="355A8E88"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693DE7">
              <w:t>4.827</w:t>
            </w:r>
          </w:p>
        </w:tc>
        <w:tc>
          <w:tcPr>
            <w:tcW w:w="2311" w:type="dxa"/>
            <w:shd w:val="clear" w:color="auto" w:fill="FFFFFF" w:themeFill="background1"/>
          </w:tcPr>
          <w:p w14:paraId="6E1AD7D7"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c>
          <w:tcPr>
            <w:tcW w:w="1695" w:type="dxa"/>
            <w:shd w:val="clear" w:color="auto" w:fill="FFFFFF" w:themeFill="background1"/>
          </w:tcPr>
          <w:p w14:paraId="16D73B2F"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r>
    </w:tbl>
    <w:p w14:paraId="3BC8F7FB" w14:textId="77777777" w:rsidR="000752AD" w:rsidRPr="00693DE7" w:rsidRDefault="000752AD" w:rsidP="000752AD">
      <w:pPr>
        <w:pStyle w:val="Legenda"/>
      </w:pPr>
      <w:r w:rsidRPr="00693DE7">
        <w:t>Fontes:</w:t>
      </w:r>
      <w:r w:rsidRPr="00693DE7">
        <w:fldChar w:fldCharType="begin"/>
      </w:r>
      <w:r w:rsidRPr="00693DE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Pr="00693DE7">
        <w:fldChar w:fldCharType="separate"/>
      </w:r>
      <w:r w:rsidRPr="00693DE7">
        <w:rPr>
          <w:rFonts w:cs="Arial"/>
        </w:rPr>
        <w:t>(SISCONFI/STN, 2023)</w:t>
      </w:r>
      <w:r w:rsidRPr="00693DE7">
        <w:fldChar w:fldCharType="end"/>
      </w:r>
      <w:r w:rsidRPr="00693DE7">
        <w:fldChar w:fldCharType="begin"/>
      </w:r>
      <w:r w:rsidRPr="00693DE7">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Pr="00693DE7">
        <w:fldChar w:fldCharType="separate"/>
      </w:r>
      <w:r w:rsidRPr="00693DE7">
        <w:rPr>
          <w:rFonts w:cs="Arial"/>
        </w:rPr>
        <w:t>(IBGE, 2022)</w:t>
      </w:r>
      <w:r w:rsidRPr="00693DE7">
        <w:fldChar w:fldCharType="end"/>
      </w:r>
      <w:r w:rsidRPr="00693DE7">
        <w:t>. Elaboração: Autores</w:t>
      </w:r>
    </w:p>
    <w:p w14:paraId="27DE1CBF" w14:textId="77777777" w:rsidR="000752AD" w:rsidRPr="00693DE7" w:rsidRDefault="000752AD" w:rsidP="000752AD">
      <w:pPr>
        <w:spacing w:before="240"/>
      </w:pPr>
      <w:r w:rsidRPr="00693DE7">
        <w:t>Outro aspecto relevante na criação de um Cadastro Territorial Multifinalitário (CTM) é a necessidade de mão de obra qualificada. Embora a maioria das prefeituras disponha de engenheiros em seus quadros, nem todos os profissionais possuem os conhecimentos necessários para a implementação do cadastro.</w:t>
      </w:r>
    </w:p>
    <w:p w14:paraId="0F018695" w14:textId="77777777" w:rsidR="000752AD" w:rsidRPr="00693DE7" w:rsidRDefault="000752AD" w:rsidP="000752AD">
      <w:r w:rsidRPr="00693DE7">
        <w:t>A contratação de empresas especializadas em georreferenciamento pode ser uma opção viável. Contudo, essa medida não resolve a questão da integração dos dados ao cadastro, tarefa que deve ser executada por profissionais qualificados. Adicionalmente, é fundamental considerar o custo associado à adaptação dos sistemas informatizados, garantindo que possam armazenar, processar e exibir as informações geográficas de forma adequada.</w:t>
      </w:r>
    </w:p>
    <w:p w14:paraId="4894C8A3" w14:textId="77777777" w:rsidR="000752AD" w:rsidRPr="00693DE7" w:rsidRDefault="000752AD" w:rsidP="000752AD">
      <w:r w:rsidRPr="00693DE7">
        <w:lastRenderedPageBreak/>
        <w:t>Dada a realidade dos elevados custos dos projetos, orçamentos restritos das prefeituras e falta de mão de obra qualificada, há uma necessidade concreta de se desenvolver uma metodologia de baixo custo para converter descrições alfanuméricas de um cadastro puramente textual em objetos geográficos, possibilitando seu georreferenciamento. Tal abordagem permitiria que municípios com recursos limitados usufruíssem dos benefícios oferecidos por um Cadastro Territorial Multifinalitário sem comprometer suas finanças.</w:t>
      </w:r>
    </w:p>
    <w:p w14:paraId="0EE1EC23" w14:textId="77777777" w:rsidR="000752AD" w:rsidRPr="00693DE7" w:rsidRDefault="000752AD" w:rsidP="000752AD">
      <w:pPr>
        <w:rPr>
          <w:rFonts w:cs="Arial"/>
          <w:szCs w:val="24"/>
        </w:rPr>
      </w:pPr>
      <w:r w:rsidRPr="00693DE7">
        <w:rPr>
          <w:rFonts w:cs="Arial"/>
          <w:szCs w:val="24"/>
        </w:rPr>
        <w:t xml:space="preserve">Uma solução desse tipo estaria em consonância com os preceitos do </w:t>
      </w:r>
      <w:proofErr w:type="spellStart"/>
      <w:r w:rsidRPr="00693DE7">
        <w:rPr>
          <w:rFonts w:cs="Arial"/>
          <w:i/>
          <w:szCs w:val="24"/>
        </w:rPr>
        <w:t>fit</w:t>
      </w:r>
      <w:proofErr w:type="spellEnd"/>
      <w:r w:rsidRPr="00693DE7">
        <w:rPr>
          <w:rFonts w:cs="Arial"/>
          <w:i/>
          <w:szCs w:val="24"/>
        </w:rPr>
        <w:t>-for-</w:t>
      </w:r>
      <w:proofErr w:type="spellStart"/>
      <w:r w:rsidRPr="00693DE7">
        <w:rPr>
          <w:rFonts w:cs="Arial"/>
          <w:i/>
          <w:szCs w:val="24"/>
        </w:rPr>
        <w:t>purpose</w:t>
      </w:r>
      <w:proofErr w:type="spellEnd"/>
      <w:r w:rsidRPr="00693DE7">
        <w:rPr>
          <w:rFonts w:cs="Arial"/>
          <w:szCs w:val="24"/>
        </w:rPr>
        <w:t xml:space="preserve"> </w:t>
      </w:r>
      <w:r w:rsidRPr="00693DE7">
        <w:rPr>
          <w:rFonts w:cs="Arial"/>
          <w:i/>
          <w:szCs w:val="24"/>
        </w:rPr>
        <w:t xml:space="preserve">for </w:t>
      </w:r>
      <w:proofErr w:type="spellStart"/>
      <w:r w:rsidRPr="00693DE7">
        <w:rPr>
          <w:rFonts w:cs="Arial"/>
          <w:i/>
          <w:szCs w:val="24"/>
        </w:rPr>
        <w:t>land</w:t>
      </w:r>
      <w:proofErr w:type="spellEnd"/>
      <w:r w:rsidRPr="00693DE7">
        <w:rPr>
          <w:rFonts w:cs="Arial"/>
          <w:i/>
          <w:szCs w:val="24"/>
        </w:rPr>
        <w:t xml:space="preserve"> </w:t>
      </w:r>
      <w:proofErr w:type="spellStart"/>
      <w:r w:rsidRPr="00693DE7">
        <w:rPr>
          <w:rFonts w:cs="Arial"/>
          <w:i/>
          <w:szCs w:val="24"/>
        </w:rPr>
        <w:t>administration</w:t>
      </w:r>
      <w:proofErr w:type="spellEnd"/>
      <w:r w:rsidRPr="00693DE7">
        <w:rPr>
          <w:rFonts w:cs="Arial"/>
          <w:szCs w:val="24"/>
        </w:rPr>
        <w:t xml:space="preserve">, que propõe sistemas de administração de terras mais flexíveis e adaptáveis às necessidades específicas de cada país ou região </w:t>
      </w:r>
      <w:r w:rsidRPr="00693DE7">
        <w:rPr>
          <w:rFonts w:cs="Arial"/>
          <w:szCs w:val="24"/>
        </w:rPr>
        <w:fldChar w:fldCharType="begin"/>
      </w:r>
      <w:r w:rsidRPr="00693DE7">
        <w:rPr>
          <w:rFonts w:cs="Arial"/>
          <w:szCs w:val="24"/>
        </w:rPr>
        <w:instrText xml:space="preserve"> ADDIN ZOTERO_ITEM CSL_CITATION {"citationID":"LiaHEnbN","properties":{"formattedCitation":"(Enemark;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Pr="00693DE7">
        <w:rPr>
          <w:rFonts w:cs="Arial"/>
          <w:szCs w:val="24"/>
        </w:rPr>
        <w:fldChar w:fldCharType="separate"/>
      </w:r>
      <w:r w:rsidRPr="00693DE7">
        <w:rPr>
          <w:rFonts w:cs="Arial"/>
        </w:rPr>
        <w:t>(</w:t>
      </w:r>
      <w:proofErr w:type="spellStart"/>
      <w:r w:rsidRPr="00693DE7">
        <w:rPr>
          <w:rFonts w:cs="Arial"/>
        </w:rPr>
        <w:t>Enemark</w:t>
      </w:r>
      <w:proofErr w:type="spellEnd"/>
      <w:r w:rsidRPr="00693DE7">
        <w:rPr>
          <w:rFonts w:cs="Arial"/>
        </w:rPr>
        <w:t xml:space="preserve">; McLaren; </w:t>
      </w:r>
      <w:proofErr w:type="spellStart"/>
      <w:r w:rsidRPr="00693DE7">
        <w:rPr>
          <w:rFonts w:cs="Arial"/>
        </w:rPr>
        <w:t>Lemmen</w:t>
      </w:r>
      <w:proofErr w:type="spellEnd"/>
      <w:r w:rsidRPr="00693DE7">
        <w:rPr>
          <w:rFonts w:cs="Arial"/>
        </w:rPr>
        <w:t>, 2021)</w:t>
      </w:r>
      <w:r w:rsidRPr="00693DE7">
        <w:rPr>
          <w:rFonts w:cs="Arial"/>
          <w:szCs w:val="24"/>
        </w:rPr>
        <w:fldChar w:fldCharType="end"/>
      </w:r>
      <w:r w:rsidRPr="00693DE7">
        <w:rPr>
          <w:rFonts w:cs="Arial"/>
          <w:szCs w:val="24"/>
        </w:rPr>
        <w:t>.</w:t>
      </w:r>
    </w:p>
    <w:p w14:paraId="0C2CA2CE" w14:textId="77777777" w:rsidR="000752AD" w:rsidRPr="00693DE7" w:rsidRDefault="000752AD" w:rsidP="000752AD">
      <w:pPr>
        <w:rPr>
          <w:rFonts w:cs="Arial"/>
          <w:szCs w:val="24"/>
        </w:rPr>
      </w:pPr>
      <w:r w:rsidRPr="00693DE7">
        <w:rPr>
          <w:rFonts w:cs="Arial"/>
          <w:szCs w:val="24"/>
        </w:rPr>
        <w:br w:type="page"/>
      </w:r>
    </w:p>
    <w:p w14:paraId="276E7322" w14:textId="77777777" w:rsidR="000752AD" w:rsidRPr="00693DE7" w:rsidRDefault="000752AD" w:rsidP="000752AD">
      <w:pPr>
        <w:rPr>
          <w:rFonts w:cs="Arial"/>
          <w:szCs w:val="24"/>
        </w:rPr>
      </w:pPr>
    </w:p>
    <w:p w14:paraId="53439EF7" w14:textId="77777777" w:rsidR="000752AD" w:rsidRPr="00693DE7" w:rsidRDefault="000752AD" w:rsidP="000752AD">
      <w:pPr>
        <w:pStyle w:val="Ttulo1"/>
      </w:pPr>
      <w:bookmarkStart w:id="3" w:name="_Toc193206928"/>
      <w:r w:rsidRPr="00693DE7">
        <w:t>Justificativa da pesquisa</w:t>
      </w:r>
      <w:bookmarkEnd w:id="3"/>
    </w:p>
    <w:p w14:paraId="64364BBC" w14:textId="77777777" w:rsidR="000752AD" w:rsidRPr="00693DE7" w:rsidRDefault="000752AD" w:rsidP="000752AD">
      <w:r w:rsidRPr="00693DE7">
        <w:t xml:space="preserve">A maioria dos municípios do Brasil dispõe apenas de cadastros urbanos alfanuméricos convencionais, que consistem em registros baseados em descrições alfanuméricas, sem a incorporação de informações georreferenciadas. Essa limitação representa um obstáculo para a eficiência da administração pública, uma vez que o georreferenciamento — </w:t>
      </w:r>
      <w:r w:rsidRPr="00721B9F">
        <w:t xml:space="preserve">processo que associa objetos espaciais a coordenadas geodésicas </w:t>
      </w:r>
      <w:r w:rsidRPr="00693DE7">
        <w:t>— é fundamental para o planejamento urbano, a gestão de recursos e a tomada de decisões estratégicas.</w:t>
      </w:r>
    </w:p>
    <w:p w14:paraId="12045B9E" w14:textId="77777777" w:rsidR="000752AD" w:rsidRPr="00693DE7" w:rsidRDefault="000752AD" w:rsidP="000752AD">
      <w:r w:rsidRPr="00693DE7">
        <w:t>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4C3B7A97" w14:textId="77777777" w:rsidR="000752AD" w:rsidRPr="00693DE7" w:rsidRDefault="000752AD" w:rsidP="000752AD">
      <w:r w:rsidRPr="00693DE7">
        <w:t xml:space="preserve">Nos municípios que utilizam apenas cadastros alfanuméricos, os dados frequentemente estão incorretos ou incompletos, o que compromete a confiabilidade das informações. Erros como endereços duplicados, descrições imprecisas ou falta de atualização são comuns, gerando dificuldades para a gestão pública e para os próprios cidadãos. </w:t>
      </w:r>
    </w:p>
    <w:p w14:paraId="20DAC38E" w14:textId="77777777" w:rsidR="000752AD" w:rsidRPr="00693DE7" w:rsidRDefault="000752AD" w:rsidP="000752AD">
      <w:r w:rsidRPr="00693DE7">
        <w:t>Nesse contexto, fica evidente a necessidade de uma ferramenta que permita:</w:t>
      </w:r>
    </w:p>
    <w:p w14:paraId="038CEA1E" w14:textId="77777777" w:rsidR="000752AD" w:rsidRDefault="000752AD" w:rsidP="000752AD">
      <w:pPr>
        <w:pStyle w:val="PargrafodaLista"/>
        <w:numPr>
          <w:ilvl w:val="0"/>
          <w:numId w:val="54"/>
        </w:numPr>
      </w:pPr>
      <w:r w:rsidRPr="00693DE7">
        <w:t>Identificar de forma visual os erros presentes no cadastro descritivo;</w:t>
      </w:r>
    </w:p>
    <w:p w14:paraId="4FFE37F8" w14:textId="77777777" w:rsidR="000752AD" w:rsidRDefault="000752AD" w:rsidP="000752AD">
      <w:pPr>
        <w:pStyle w:val="PargrafodaLista"/>
        <w:numPr>
          <w:ilvl w:val="0"/>
          <w:numId w:val="54"/>
        </w:numPr>
      </w:pPr>
      <w:r w:rsidRPr="00CC08B2">
        <w:t>Criar objetos geográficos em escala a partir dos dados textuais, que possam ser georreferenciados com uma precisão razoável, custo baixo e de forma automatizada.</w:t>
      </w:r>
    </w:p>
    <w:p w14:paraId="66B61256" w14:textId="77777777" w:rsidR="000752AD" w:rsidRDefault="000752AD" w:rsidP="000752AD">
      <w:r w:rsidRPr="009B6185">
        <w:t>Este trabalho está em consonância com a área de concentração Gestão Territorial e a linha de pesquisa é a de Cadastro Territorial Multifinalitário.</w:t>
      </w:r>
    </w:p>
    <w:p w14:paraId="71EA66FF" w14:textId="77777777" w:rsidR="000752AD" w:rsidRPr="00693DE7" w:rsidRDefault="000752AD" w:rsidP="000752AD">
      <w:pPr>
        <w:pStyle w:val="Ttulo3"/>
      </w:pPr>
      <w:bookmarkStart w:id="4" w:name="_Toc193206929"/>
      <w:r w:rsidRPr="00693DE7">
        <w:t>Objetivos</w:t>
      </w:r>
      <w:bookmarkEnd w:id="4"/>
      <w:r w:rsidRPr="00693DE7">
        <w:t xml:space="preserve"> </w:t>
      </w:r>
    </w:p>
    <w:p w14:paraId="487E4B35" w14:textId="77777777" w:rsidR="000752AD" w:rsidRPr="001C25FF" w:rsidRDefault="000752AD" w:rsidP="000752AD">
      <w:r w:rsidRPr="001C25FF">
        <w:t>O objetivo geral desta pesquisa é desenvolver uma metodologia para converter as descrições alfanuméricas de um cadastro em objetos geográficos e georreferenciá-los. Tendo como objetivos específicos</w:t>
      </w:r>
      <w:r>
        <w:t>:</w:t>
      </w:r>
    </w:p>
    <w:p w14:paraId="301812C9" w14:textId="77777777" w:rsidR="000752AD" w:rsidRPr="001C25FF" w:rsidRDefault="000752AD" w:rsidP="000752AD">
      <w:pPr>
        <w:pStyle w:val="PargrafodaLista"/>
        <w:numPr>
          <w:ilvl w:val="0"/>
          <w:numId w:val="55"/>
        </w:numPr>
      </w:pPr>
      <w:r w:rsidRPr="001C25FF">
        <w:t xml:space="preserve">Realizar o reconhecimento óptico de caracteres (OCR) dos manuais do CIATA para gerar documentos PDF indexáveis; </w:t>
      </w:r>
    </w:p>
    <w:p w14:paraId="26957D64" w14:textId="77777777" w:rsidR="000752AD" w:rsidRPr="001C25FF" w:rsidRDefault="000752AD" w:rsidP="000752AD">
      <w:pPr>
        <w:pStyle w:val="PargrafodaLista"/>
        <w:numPr>
          <w:ilvl w:val="0"/>
          <w:numId w:val="55"/>
        </w:numPr>
      </w:pPr>
      <w:r w:rsidRPr="001C25FF">
        <w:t xml:space="preserve">Definir o conjunto mínimo de atributos textuais necessários para a criação de imagens representativas da distribuição da malha de lotes urbanas; </w:t>
      </w:r>
    </w:p>
    <w:p w14:paraId="4FF82D09" w14:textId="77777777" w:rsidR="000752AD" w:rsidRPr="001C25FF" w:rsidRDefault="000752AD" w:rsidP="000752AD">
      <w:pPr>
        <w:pStyle w:val="PargrafodaLista"/>
        <w:numPr>
          <w:ilvl w:val="0"/>
          <w:numId w:val="55"/>
        </w:numPr>
      </w:pPr>
      <w:r w:rsidRPr="001C25FF">
        <w:lastRenderedPageBreak/>
        <w:t>Identificar métodos que permitam validar e complementar dados das bases alfanuméricas.</w:t>
      </w:r>
    </w:p>
    <w:p w14:paraId="7EE48596" w14:textId="77777777" w:rsidR="000752AD" w:rsidRPr="00693DE7" w:rsidRDefault="000752AD" w:rsidP="000752AD">
      <w:pPr>
        <w:rPr>
          <w:rFonts w:eastAsiaTheme="majorEastAsia" w:cstheme="majorBidi"/>
          <w:b/>
          <w:caps/>
          <w:szCs w:val="32"/>
        </w:rPr>
      </w:pPr>
      <w:r w:rsidRPr="00693DE7">
        <w:br w:type="page"/>
      </w:r>
    </w:p>
    <w:p w14:paraId="1FE5CB19" w14:textId="77777777" w:rsidR="000752AD" w:rsidRPr="00693DE7" w:rsidRDefault="000752AD" w:rsidP="000752AD">
      <w:pPr>
        <w:pStyle w:val="Ttulo1"/>
      </w:pPr>
      <w:bookmarkStart w:id="5" w:name="_Toc193206930"/>
      <w:r w:rsidRPr="00693DE7">
        <w:lastRenderedPageBreak/>
        <w:t>fundamentação teórica</w:t>
      </w:r>
      <w:bookmarkEnd w:id="5"/>
    </w:p>
    <w:p w14:paraId="4DAD3E72" w14:textId="77777777" w:rsidR="000752AD" w:rsidRPr="00693DE7" w:rsidRDefault="000752AD" w:rsidP="000752AD">
      <w:r w:rsidRPr="002D7149">
        <w:t>Nas pesquisas bibliográfica e documental, foram analisados trabalhos acadêmicos, livros e documentos que tratam do Cadastro Territorial Urbano, do Projeto CIATA, do CNEFE (Cadastro Nacional de Endereços para Fins Estatísticos) e da construção e gestão de bancos de dados georreferenciados. Esses elementos são importantes para compreender a estruturação e o funcionamento dos cadastros descritivos das prefeituras e fundamentar a transição para um cadastro minimamente georreferenciado.</w:t>
      </w:r>
    </w:p>
    <w:p w14:paraId="0A417661" w14:textId="77777777" w:rsidR="000752AD" w:rsidRPr="00693DE7" w:rsidRDefault="000752AD" w:rsidP="000752AD">
      <w:pPr>
        <w:pStyle w:val="Ttulo2"/>
      </w:pPr>
      <w:bookmarkStart w:id="6" w:name="_Toc193206931"/>
      <w:r w:rsidRPr="00693DE7">
        <w:t>O CIATA</w:t>
      </w:r>
      <w:bookmarkEnd w:id="6"/>
    </w:p>
    <w:p w14:paraId="0C672E59" w14:textId="77777777" w:rsidR="000752AD" w:rsidRPr="00693DE7" w:rsidRDefault="000752AD" w:rsidP="000752AD">
      <w:r w:rsidRPr="00693DE7">
        <w:t xml:space="preserve">O Projeto CIATA (Convênio de Incentivo ao Aperfeiçoamento Técnico) </w:t>
      </w:r>
      <w:r w:rsidRPr="00693DE7">
        <w:fldChar w:fldCharType="begin"/>
      </w:r>
      <w:r w:rsidRPr="00693DE7">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fldChar w:fldCharType="separate"/>
      </w:r>
      <w:r w:rsidRPr="00693DE7">
        <w:rPr>
          <w:rFonts w:cs="Arial"/>
        </w:rPr>
        <w:t>(MF-CIATA, 1979)</w:t>
      </w:r>
      <w:r w:rsidRPr="00693DE7">
        <w:fldChar w:fldCharType="end"/>
      </w:r>
      <w:r w:rsidRPr="00693DE7">
        <w:t xml:space="preserve"> é considerado a primeira iniciativa de criação de uma metodologia de organização de cadastros urbanos do Brasil. Mais do que uma simples modelagem dos dados</w:t>
      </w:r>
      <w:ins w:id="7" w:author="Carlos" w:date="2025-03-09T09:07:00Z">
        <w:r w:rsidRPr="00693DE7">
          <w:t>,</w:t>
        </w:r>
      </w:ins>
      <w:r w:rsidRPr="00693DE7">
        <w:t xml:space="preserve"> o projeto lançou as bases para o desenvolvimento de quase todos os cadastros automatizados atuais. Pode-se dizer que, guardadas as diferenças tecnológicas de cada época, o CIATA foi um precursor do LADM (ISO 19.152 - </w:t>
      </w:r>
      <w:r w:rsidRPr="00693DE7">
        <w:rPr>
          <w:i/>
        </w:rPr>
        <w:t xml:space="preserve">Land </w:t>
      </w:r>
      <w:proofErr w:type="spellStart"/>
      <w:r w:rsidRPr="00693DE7">
        <w:rPr>
          <w:i/>
        </w:rPr>
        <w:t>Administration</w:t>
      </w:r>
      <w:proofErr w:type="spellEnd"/>
      <w:r w:rsidRPr="00693DE7">
        <w:rPr>
          <w:i/>
        </w:rPr>
        <w:t xml:space="preserve"> Domain Model</w:t>
      </w:r>
      <w:r w:rsidRPr="00693DE7">
        <w:t xml:space="preserve">). </w:t>
      </w:r>
    </w:p>
    <w:p w14:paraId="6D69CE44" w14:textId="77777777" w:rsidR="000752AD" w:rsidRPr="00693DE7" w:rsidRDefault="000752AD" w:rsidP="000752AD">
      <w:r w:rsidRPr="00693DE7">
        <w:t xml:space="preserve">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 </w:t>
      </w:r>
      <w:r w:rsidRPr="00693DE7">
        <w:fldChar w:fldCharType="begin"/>
      </w:r>
      <w:r w:rsidRPr="00693DE7">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Pr="00693DE7">
        <w:fldChar w:fldCharType="separate"/>
      </w:r>
      <w:r w:rsidRPr="00693DE7">
        <w:rPr>
          <w:rFonts w:cs="Arial"/>
        </w:rPr>
        <w:t>(Silva, 2023)</w:t>
      </w:r>
      <w:r w:rsidRPr="00693DE7">
        <w:fldChar w:fldCharType="end"/>
      </w:r>
      <w:r w:rsidRPr="00693DE7">
        <w:t>.</w:t>
      </w:r>
    </w:p>
    <w:p w14:paraId="0F1B00EA" w14:textId="77777777" w:rsidR="000752AD" w:rsidRPr="00693DE7" w:rsidRDefault="000752AD" w:rsidP="000752AD">
      <w:r w:rsidRPr="00693DE7">
        <w:t xml:space="preserve">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 </w:t>
      </w:r>
      <w:r w:rsidRPr="00693DE7">
        <w:fldChar w:fldCharType="begin"/>
      </w:r>
      <w:r w:rsidRPr="00693DE7">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t>.</w:t>
      </w:r>
    </w:p>
    <w:p w14:paraId="19FECE60" w14:textId="77777777" w:rsidR="000752AD" w:rsidRPr="00693DE7" w:rsidRDefault="000752AD" w:rsidP="000752AD">
      <w:pPr>
        <w:pStyle w:val="Ttulo3"/>
        <w:rPr>
          <w:rFonts w:eastAsiaTheme="minorHAnsi"/>
        </w:rPr>
      </w:pPr>
      <w:bookmarkStart w:id="8" w:name="_Toc183090298"/>
      <w:bookmarkStart w:id="9" w:name="_Toc193206932"/>
      <w:r w:rsidRPr="00693DE7">
        <w:t>Modelo conceitual</w:t>
      </w:r>
      <w:bookmarkEnd w:id="8"/>
      <w:r w:rsidRPr="00693DE7">
        <w:t xml:space="preserve"> do CIATA</w:t>
      </w:r>
      <w:bookmarkEnd w:id="9"/>
    </w:p>
    <w:p w14:paraId="5F4009A5" w14:textId="77777777" w:rsidR="000752AD" w:rsidRPr="00693DE7" w:rsidRDefault="000752AD" w:rsidP="000752AD">
      <w:pPr>
        <w:rPr>
          <w:rFonts w:cs="Arial"/>
        </w:rPr>
      </w:pPr>
      <w:r w:rsidRPr="00693DE7">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693DE7">
        <w:rPr>
          <w:i/>
        </w:rPr>
        <w:t>Execução</w:t>
      </w:r>
      <w:r w:rsidRPr="00693DE7">
        <w:t xml:space="preserve"> </w:t>
      </w:r>
      <w:r w:rsidRPr="00693DE7">
        <w:lastRenderedPageBreak/>
        <w:t xml:space="preserve">e </w:t>
      </w:r>
      <w:r w:rsidRPr="00693DE7">
        <w:rPr>
          <w:i/>
        </w:rPr>
        <w:t>Implantação</w:t>
      </w:r>
      <w:r w:rsidRPr="00693DE7">
        <w:t xml:space="preserve">. Na fase de </w:t>
      </w:r>
      <w:r w:rsidRPr="00693DE7">
        <w:rPr>
          <w:i/>
        </w:rPr>
        <w:t>Execução</w:t>
      </w:r>
      <w:r w:rsidRPr="00693DE7">
        <w:t xml:space="preserve">, o SERPRO realizava a setorização fiscal, levantamento cadastral, avaliação de imóveis e tratamento da informação. Na fase de </w:t>
      </w:r>
      <w:r w:rsidRPr="00693DE7">
        <w:rPr>
          <w:i/>
        </w:rPr>
        <w:t>Implantação</w:t>
      </w:r>
      <w:r w:rsidRPr="00693DE7">
        <w:t xml:space="preserve">, o projeto repassava rotinas para a prefeitura, incluindo atualização cadastral, tratamento e lançamento </w:t>
      </w:r>
      <w:r w:rsidRPr="00693DE7">
        <w:fldChar w:fldCharType="begin"/>
      </w:r>
      <w:r w:rsidRPr="00693DE7">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rPr>
          <w:rFonts w:cs="Arial"/>
        </w:rPr>
        <w:t>.</w:t>
      </w:r>
    </w:p>
    <w:p w14:paraId="36BEF7CD" w14:textId="77777777" w:rsidR="000752AD" w:rsidRPr="00693DE7" w:rsidRDefault="000752AD" w:rsidP="000752AD">
      <w:r w:rsidRPr="00693DE7">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7354CC9" w14:textId="77777777" w:rsidR="000752AD" w:rsidRPr="00693DE7" w:rsidRDefault="000752AD" w:rsidP="000752AD">
      <w:r w:rsidRPr="00693DE7">
        <w:t>Mesmo quando havia possibilidade de processamento eletrônico, as fichas eram preenchidas manualmente e depois enviadas a centros onde os dados eram digitados em equipamentos off-line para depois serem processados.</w:t>
      </w:r>
    </w:p>
    <w:p w14:paraId="32CFA8A4" w14:textId="77777777" w:rsidR="000752AD" w:rsidRPr="00693DE7" w:rsidRDefault="000752AD" w:rsidP="000752AD">
      <w:pPr>
        <w:pStyle w:val="Ttulo3"/>
      </w:pPr>
      <w:bookmarkStart w:id="10" w:name="_Toc183090299"/>
      <w:bookmarkStart w:id="11" w:name="_Ref191671060"/>
      <w:bookmarkStart w:id="12" w:name="_Toc193206933"/>
      <w:r w:rsidRPr="00693DE7">
        <w:t>Contexto Histórico e T</w:t>
      </w:r>
      <w:bookmarkEnd w:id="10"/>
      <w:r w:rsidRPr="00693DE7">
        <w:t>ecnológico do CIATA</w:t>
      </w:r>
      <w:bookmarkEnd w:id="11"/>
      <w:bookmarkEnd w:id="12"/>
    </w:p>
    <w:p w14:paraId="63856B73" w14:textId="77777777" w:rsidR="000752AD" w:rsidRPr="00693DE7" w:rsidRDefault="000752AD" w:rsidP="000752AD">
      <w:r w:rsidRPr="00693DE7">
        <w:t xml:space="preserve">Os altos custos dos equipamentos e a escassez de mão de obra especializada nos anos 1970 e 1980, quando a computação eletrônica ainda estava em seus primórdios, influenciaram as características do Projeto CIATA. </w:t>
      </w:r>
    </w:p>
    <w:p w14:paraId="10780CBF" w14:textId="77777777" w:rsidR="000752AD" w:rsidRPr="00693DE7" w:rsidRDefault="000752AD" w:rsidP="000752AD">
      <w:pPr>
        <w:pStyle w:val="Ttulo4"/>
      </w:pPr>
      <w:bookmarkStart w:id="13" w:name="_Toc183090300"/>
      <w:bookmarkStart w:id="14" w:name="_Toc193206934"/>
      <w:r w:rsidRPr="00693DE7">
        <w:t>Custo dos equipamentos</w:t>
      </w:r>
      <w:bookmarkEnd w:id="13"/>
      <w:bookmarkEnd w:id="14"/>
    </w:p>
    <w:p w14:paraId="688DB96D" w14:textId="77777777" w:rsidR="000752AD" w:rsidRPr="00693DE7" w:rsidRDefault="000752AD" w:rsidP="000752AD">
      <w:r w:rsidRPr="00693DE7">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693DE7">
        <w:rPr>
          <w:i/>
        </w:rPr>
        <w:t>leasing</w:t>
      </w:r>
      <w:r w:rsidRPr="00693DE7">
        <w:t xml:space="preserve"> junto a fabricantes como IBM, Burroughs e outros </w:t>
      </w:r>
      <w:r w:rsidRPr="00693DE7">
        <w:fldChar w:fldCharType="begin"/>
      </w:r>
      <w:r w:rsidRPr="00693DE7">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693DE7">
        <w:fldChar w:fldCharType="separate"/>
      </w:r>
      <w:r w:rsidRPr="00693DE7">
        <w:t>(</w:t>
      </w:r>
      <w:proofErr w:type="spellStart"/>
      <w:r w:rsidRPr="00693DE7">
        <w:rPr>
          <w:i/>
          <w:iCs/>
        </w:rPr>
        <w:t>Ceruzzi</w:t>
      </w:r>
      <w:proofErr w:type="spellEnd"/>
      <w:r w:rsidRPr="00693DE7">
        <w:rPr>
          <w:i/>
          <w:iCs/>
        </w:rPr>
        <w:t>, 2003</w:t>
      </w:r>
      <w:r w:rsidRPr="00693DE7">
        <w:t>)</w:t>
      </w:r>
      <w:r w:rsidRPr="00693DE7">
        <w:fldChar w:fldCharType="end"/>
      </w:r>
      <w:r w:rsidRPr="00693DE7">
        <w:t>.</w:t>
      </w:r>
    </w:p>
    <w:p w14:paraId="200F73B9" w14:textId="77777777" w:rsidR="000752AD" w:rsidRPr="00693DE7" w:rsidRDefault="000752AD" w:rsidP="000752AD">
      <w:r w:rsidRPr="00693DE7">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0BD753FB" w14:textId="77777777" w:rsidR="000752AD" w:rsidRPr="00693DE7" w:rsidRDefault="000752AD" w:rsidP="000752AD">
      <w:pPr>
        <w:rPr>
          <w:rFonts w:cs="Arial"/>
          <w:szCs w:val="24"/>
        </w:rPr>
      </w:pPr>
      <w:r w:rsidRPr="00693DE7">
        <w:t>Devido aos custos monumentais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5EBD7A81" w14:textId="77777777" w:rsidR="000752AD" w:rsidRPr="00693DE7" w:rsidRDefault="000752AD" w:rsidP="000752AD">
      <w:pPr>
        <w:pStyle w:val="Ttulo4"/>
      </w:pPr>
      <w:bookmarkStart w:id="15" w:name="_Toc183090301"/>
      <w:bookmarkStart w:id="16" w:name="_Toc193206935"/>
      <w:r w:rsidRPr="00693DE7">
        <w:lastRenderedPageBreak/>
        <w:t>Memória secundária LIMITADA</w:t>
      </w:r>
      <w:bookmarkEnd w:id="15"/>
      <w:bookmarkEnd w:id="16"/>
    </w:p>
    <w:p w14:paraId="26119B27" w14:textId="77777777" w:rsidR="000752AD" w:rsidRPr="00693DE7" w:rsidRDefault="000752AD" w:rsidP="000752AD">
      <w:pPr>
        <w:rPr>
          <w:rFonts w:cs="Arial"/>
          <w:szCs w:val="24"/>
        </w:rPr>
      </w:pPr>
      <w:r w:rsidRPr="00693DE7">
        <w:rPr>
          <w:rFonts w:cs="Arial"/>
          <w:szCs w:val="24"/>
        </w:rPr>
        <w:t>As memórias secundárias são dispositivos de armazenamento de dados que preservam as informações mesmo quando o computador é desligado. Elas mantêm os dados seguros antes e depois do processamento.</w:t>
      </w:r>
    </w:p>
    <w:p w14:paraId="0C79FD6A" w14:textId="77777777" w:rsidR="000752AD" w:rsidRPr="00693DE7" w:rsidRDefault="000752AD" w:rsidP="000752AD">
      <w:pPr>
        <w:rPr>
          <w:rFonts w:cs="Arial"/>
          <w:szCs w:val="24"/>
        </w:rPr>
      </w:pPr>
      <w:r w:rsidRPr="00693DE7">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EFB819B" w14:textId="77777777" w:rsidR="000752AD" w:rsidRPr="00693DE7" w:rsidRDefault="000752AD" w:rsidP="000752AD">
      <w:pPr>
        <w:rPr>
          <w:rFonts w:cs="Arial"/>
          <w:szCs w:val="24"/>
        </w:rPr>
      </w:pPr>
      <w:r w:rsidRPr="00693DE7">
        <w:rPr>
          <w:rFonts w:cs="Arial"/>
          <w:szCs w:val="24"/>
        </w:rPr>
        <w:t>Essa necessidade de economizar armazenamento, somada às características das linguagens de programação da época, definiu a estrutura de dados do CIATA.</w:t>
      </w:r>
    </w:p>
    <w:p w14:paraId="51A7F6B1" w14:textId="77777777" w:rsidR="000752AD" w:rsidRPr="00693DE7" w:rsidRDefault="000752AD" w:rsidP="000752AD">
      <w:r w:rsidRPr="00693DE7">
        <w:t>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endereço, entre outros. A chave geralmente não possui referência a nenhum atributo da tabela ou externo a ela.</w:t>
      </w:r>
    </w:p>
    <w:p w14:paraId="33AFC6E8" w14:textId="77777777" w:rsidR="000752AD" w:rsidRPr="00693DE7" w:rsidRDefault="000752AD" w:rsidP="000752AD">
      <w:r w:rsidRPr="00693DE7">
        <w:t>Devido à necessidade de economizar espaço nos registros na época, a criação de identificadores únicos que gastassem bytes extras era inviável. Dessa forma, surgiu uma das principais características do CIATA, que é o uso de atributos reais, organizados de forma hierárquica para formar uma chave com semântica, onde cada parte da chave possui também uma informação relevante (</w:t>
      </w:r>
      <w:r w:rsidRPr="00693DE7">
        <w:fldChar w:fldCharType="begin"/>
      </w:r>
      <w:r w:rsidRPr="00693DE7">
        <w:instrText xml:space="preserve"> REF _Ref192485580 \h </w:instrText>
      </w:r>
      <w:r w:rsidRPr="00693DE7">
        <w:fldChar w:fldCharType="separate"/>
      </w:r>
      <w:r w:rsidRPr="00693DE7">
        <w:t xml:space="preserve">Tabela </w:t>
      </w:r>
      <w:r>
        <w:rPr>
          <w:noProof/>
        </w:rPr>
        <w:t>2</w:t>
      </w:r>
      <w:r w:rsidRPr="00693DE7">
        <w:fldChar w:fldCharType="end"/>
      </w:r>
      <w:r w:rsidRPr="00693DE7">
        <w:t xml:space="preserve"> e</w:t>
      </w:r>
      <w:r>
        <w:t xml:space="preserve"> </w:t>
      </w:r>
      <w:r>
        <w:fldChar w:fldCharType="begin"/>
      </w:r>
      <w:r>
        <w:instrText xml:space="preserve"> REF _Ref192830144 \h </w:instrText>
      </w:r>
      <w:r>
        <w:fldChar w:fldCharType="separate"/>
      </w:r>
      <w:r w:rsidRPr="00693DE7">
        <w:t xml:space="preserve">Figura </w:t>
      </w:r>
      <w:r>
        <w:rPr>
          <w:noProof/>
        </w:rPr>
        <w:t>1</w:t>
      </w:r>
      <w:r>
        <w:fldChar w:fldCharType="end"/>
      </w:r>
      <w:r w:rsidRPr="00693DE7">
        <w:t>).</w:t>
      </w:r>
    </w:p>
    <w:p w14:paraId="796E8D9E" w14:textId="77777777" w:rsidR="000752AD" w:rsidRPr="00693DE7" w:rsidRDefault="000752AD" w:rsidP="000752AD">
      <w:r w:rsidRPr="00693DE7">
        <w:t xml:space="preserve">Observa-se nessas figuras que a formação da chave </w:t>
      </w:r>
      <w:r w:rsidRPr="00693DE7">
        <w:rPr>
          <w:i/>
        </w:rPr>
        <w:t>per se</w:t>
      </w:r>
      <w:r w:rsidRPr="00693DE7">
        <w:t xml:space="preserve"> incorporava dados que referenciavam atributos como distrito, setor, quadra e lote. Embora essa técnica seja considerada obsoleta </w:t>
      </w:r>
      <w:proofErr w:type="gramStart"/>
      <w:r w:rsidRPr="00693DE7">
        <w:t>nos dias atuais</w:t>
      </w:r>
      <w:proofErr w:type="gramEnd"/>
      <w:r w:rsidRPr="00693DE7">
        <w:t>, ela era comum na época da implementação do CIATA.</w:t>
      </w:r>
    </w:p>
    <w:p w14:paraId="213BD059" w14:textId="77777777" w:rsidR="000752AD" w:rsidRPr="00693DE7" w:rsidRDefault="000752AD" w:rsidP="000752AD">
      <w:pPr>
        <w:pStyle w:val="Legenda"/>
      </w:pPr>
    </w:p>
    <w:p w14:paraId="0EB4BA2E" w14:textId="77777777" w:rsidR="000752AD" w:rsidRPr="00693DE7" w:rsidRDefault="000752AD" w:rsidP="000752AD">
      <w:pPr>
        <w:pStyle w:val="Legenda"/>
      </w:pPr>
      <w:bookmarkStart w:id="17" w:name="_Ref192485580"/>
      <w:r w:rsidRPr="00693DE7">
        <w:t xml:space="preserve">Tabela </w:t>
      </w:r>
      <w:r>
        <w:fldChar w:fldCharType="begin"/>
      </w:r>
      <w:r>
        <w:instrText xml:space="preserve"> SEQ Tabela \* ARABIC </w:instrText>
      </w:r>
      <w:r>
        <w:fldChar w:fldCharType="separate"/>
      </w:r>
      <w:r>
        <w:rPr>
          <w:noProof/>
        </w:rPr>
        <w:t>2</w:t>
      </w:r>
      <w:r>
        <w:rPr>
          <w:noProof/>
        </w:rPr>
        <w:fldChar w:fldCharType="end"/>
      </w:r>
      <w:bookmarkEnd w:id="17"/>
      <w:r w:rsidRPr="00693DE7">
        <w:t>: 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0752AD" w:rsidRPr="00693DE7" w14:paraId="0473991B"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6573401" w14:textId="77777777" w:rsidR="000752AD" w:rsidRPr="00693DE7" w:rsidRDefault="000752AD" w:rsidP="000643CA">
            <w:pPr>
              <w:ind w:firstLine="0"/>
              <w:jc w:val="left"/>
              <w:rPr>
                <w:rFonts w:ascii="Times New Roman" w:eastAsia="Times New Roman" w:hAnsi="Times New Roman" w:cs="Times New Roman"/>
                <w:sz w:val="20"/>
                <w:szCs w:val="24"/>
                <w:lang w:eastAsia="pt-BR"/>
              </w:rPr>
            </w:pPr>
            <w:r w:rsidRPr="00693DE7">
              <w:t>Posição</w:t>
            </w:r>
          </w:p>
        </w:tc>
        <w:tc>
          <w:tcPr>
            <w:tcW w:w="1701" w:type="dxa"/>
            <w:noWrap/>
            <w:hideMark/>
          </w:tcPr>
          <w:p w14:paraId="1A72D42C"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Tamanho</w:t>
            </w:r>
          </w:p>
        </w:tc>
        <w:tc>
          <w:tcPr>
            <w:tcW w:w="1941" w:type="dxa"/>
          </w:tcPr>
          <w:p w14:paraId="42424C3D"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Descrição</w:t>
            </w:r>
          </w:p>
        </w:tc>
      </w:tr>
      <w:tr w:rsidR="000752AD" w:rsidRPr="00693DE7" w14:paraId="3620F045"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1C54539"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w:t>
            </w:r>
          </w:p>
        </w:tc>
        <w:tc>
          <w:tcPr>
            <w:tcW w:w="1701" w:type="dxa"/>
            <w:noWrap/>
            <w:hideMark/>
          </w:tcPr>
          <w:p w14:paraId="67FD802F"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032B7B2C"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Distrito</w:t>
            </w:r>
          </w:p>
        </w:tc>
      </w:tr>
      <w:tr w:rsidR="000752AD" w:rsidRPr="00693DE7" w14:paraId="68C4D548"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8AE6422"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3</w:t>
            </w:r>
          </w:p>
        </w:tc>
        <w:tc>
          <w:tcPr>
            <w:tcW w:w="1701" w:type="dxa"/>
            <w:noWrap/>
            <w:hideMark/>
          </w:tcPr>
          <w:p w14:paraId="4544276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62A82CA0"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Setor</w:t>
            </w:r>
          </w:p>
        </w:tc>
      </w:tr>
      <w:tr w:rsidR="000752AD" w:rsidRPr="00693DE7" w14:paraId="51AA339F"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2371F38"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5</w:t>
            </w:r>
          </w:p>
        </w:tc>
        <w:tc>
          <w:tcPr>
            <w:tcW w:w="1701" w:type="dxa"/>
            <w:noWrap/>
            <w:hideMark/>
          </w:tcPr>
          <w:p w14:paraId="77B58F0B"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B3D81D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Quadra/Logradouro</w:t>
            </w:r>
          </w:p>
        </w:tc>
      </w:tr>
      <w:tr w:rsidR="000752AD" w:rsidRPr="00693DE7" w14:paraId="5F8D89C7"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8B4EE7"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8</w:t>
            </w:r>
          </w:p>
        </w:tc>
        <w:tc>
          <w:tcPr>
            <w:tcW w:w="1701" w:type="dxa"/>
            <w:noWrap/>
            <w:hideMark/>
          </w:tcPr>
          <w:p w14:paraId="405EBC3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D67BB6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Lote/UI</w:t>
            </w:r>
          </w:p>
        </w:tc>
      </w:tr>
      <w:tr w:rsidR="000752AD" w:rsidRPr="00693DE7" w14:paraId="79151C0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53EB80F1"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11</w:t>
            </w:r>
          </w:p>
        </w:tc>
        <w:tc>
          <w:tcPr>
            <w:tcW w:w="1701" w:type="dxa"/>
            <w:noWrap/>
          </w:tcPr>
          <w:p w14:paraId="0CBE7BB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4</w:t>
            </w:r>
          </w:p>
        </w:tc>
        <w:tc>
          <w:tcPr>
            <w:tcW w:w="1941" w:type="dxa"/>
          </w:tcPr>
          <w:p w14:paraId="029DC181"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UI</w:t>
            </w:r>
          </w:p>
        </w:tc>
      </w:tr>
    </w:tbl>
    <w:p w14:paraId="39E1DC51" w14:textId="77777777" w:rsidR="000752AD" w:rsidRPr="00693DE7" w:rsidRDefault="000752AD" w:rsidP="000752AD">
      <w:pPr>
        <w:pStyle w:val="Legenda"/>
      </w:pPr>
    </w:p>
    <w:p w14:paraId="28CDE5D2" w14:textId="77777777" w:rsidR="000752AD" w:rsidRPr="00693DE7" w:rsidRDefault="000752AD" w:rsidP="000752AD">
      <w:pPr>
        <w:pStyle w:val="Legenda"/>
      </w:pPr>
      <w:bookmarkStart w:id="18" w:name="_Ref192830144"/>
      <w:bookmarkStart w:id="19" w:name="_Ref182853822"/>
      <w:r w:rsidRPr="00693DE7">
        <w:t xml:space="preserve">Figura </w:t>
      </w:r>
      <w:r>
        <w:fldChar w:fldCharType="begin"/>
      </w:r>
      <w:r>
        <w:instrText xml:space="preserve"> SEQ Figura \* ARABIC </w:instrText>
      </w:r>
      <w:r>
        <w:fldChar w:fldCharType="separate"/>
      </w:r>
      <w:r>
        <w:rPr>
          <w:noProof/>
        </w:rPr>
        <w:t>1</w:t>
      </w:r>
      <w:r>
        <w:rPr>
          <w:noProof/>
        </w:rPr>
        <w:fldChar w:fldCharType="end"/>
      </w:r>
      <w:bookmarkEnd w:id="18"/>
      <w:r w:rsidRPr="00693DE7">
        <w:t>:Trecho do manual do CIATA</w:t>
      </w:r>
      <w:bookmarkEnd w:id="19"/>
    </w:p>
    <w:tbl>
      <w:tblPr>
        <w:tblStyle w:val="Tabelacomgrade"/>
        <w:tblW w:w="0" w:type="auto"/>
        <w:tblLook w:val="04A0" w:firstRow="1" w:lastRow="0" w:firstColumn="1" w:lastColumn="0" w:noHBand="0" w:noVBand="1"/>
      </w:tblPr>
      <w:tblGrid>
        <w:gridCol w:w="9061"/>
      </w:tblGrid>
      <w:tr w:rsidR="000752AD" w:rsidRPr="00693DE7" w14:paraId="71CCE04B" w14:textId="77777777" w:rsidTr="000643CA">
        <w:tc>
          <w:tcPr>
            <w:tcW w:w="9061" w:type="dxa"/>
          </w:tcPr>
          <w:p w14:paraId="7DF66D52" w14:textId="77777777" w:rsidR="000752AD" w:rsidRPr="00693DE7" w:rsidRDefault="000752AD" w:rsidP="000643CA">
            <w:pPr>
              <w:ind w:firstLine="0"/>
              <w:rPr>
                <w:rFonts w:cs="Arial"/>
                <w:szCs w:val="24"/>
              </w:rPr>
            </w:pPr>
            <w:r w:rsidRPr="00693DE7">
              <w:rPr>
                <w:rFonts w:cs="Arial"/>
                <w:noProof/>
                <w:szCs w:val="24"/>
                <w:lang w:eastAsia="pt-BR"/>
              </w:rPr>
              <w:drawing>
                <wp:inline distT="0" distB="0" distL="0" distR="0" wp14:anchorId="387F105E" wp14:editId="7DA3B98A">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9"/>
                          <a:stretch>
                            <a:fillRect/>
                          </a:stretch>
                        </pic:blipFill>
                        <pic:spPr>
                          <a:xfrm>
                            <a:off x="0" y="0"/>
                            <a:ext cx="5760085" cy="1942465"/>
                          </a:xfrm>
                          <a:prstGeom prst="rect">
                            <a:avLst/>
                          </a:prstGeom>
                        </pic:spPr>
                      </pic:pic>
                    </a:graphicData>
                  </a:graphic>
                </wp:inline>
              </w:drawing>
            </w:r>
          </w:p>
        </w:tc>
      </w:tr>
    </w:tbl>
    <w:p w14:paraId="5BC580AD" w14:textId="77777777" w:rsidR="000752AD" w:rsidRPr="00693DE7" w:rsidRDefault="000752AD" w:rsidP="000752AD">
      <w:pPr>
        <w:rPr>
          <w:rFonts w:cs="Arial"/>
          <w:szCs w:val="24"/>
        </w:rPr>
      </w:pPr>
      <w:r w:rsidRPr="00693DE7">
        <w:rPr>
          <w:rFonts w:cs="Arial"/>
          <w:szCs w:val="24"/>
        </w:rPr>
        <w:t>A escassez de memória secundária também definiu outros aspectos dos campos:</w:t>
      </w:r>
    </w:p>
    <w:p w14:paraId="42E6482F" w14:textId="77777777" w:rsidR="000752AD" w:rsidRPr="00693DE7" w:rsidRDefault="000752AD" w:rsidP="000752AD">
      <w:pPr>
        <w:rPr>
          <w:rFonts w:cs="Arial"/>
          <w:szCs w:val="24"/>
        </w:rPr>
      </w:pPr>
      <w:r w:rsidRPr="00693DE7">
        <w:rPr>
          <w:rFonts w:cs="Arial"/>
          <w:szCs w:val="24"/>
        </w:rPr>
        <w:t>Uso de campos de tamanho fixo;</w:t>
      </w:r>
    </w:p>
    <w:p w14:paraId="176C1D07" w14:textId="77777777" w:rsidR="000752AD" w:rsidRPr="00693DE7" w:rsidRDefault="000752AD" w:rsidP="000752AD">
      <w:pPr>
        <w:rPr>
          <w:rFonts w:cs="Arial"/>
          <w:szCs w:val="24"/>
        </w:rPr>
      </w:pPr>
      <w:r w:rsidRPr="00693DE7">
        <w:rPr>
          <w:rFonts w:cs="Arial"/>
          <w:szCs w:val="24"/>
        </w:rPr>
        <w:t>Uso de códigos em vez de descrições;</w:t>
      </w:r>
    </w:p>
    <w:p w14:paraId="29A242E0" w14:textId="77777777" w:rsidR="000752AD" w:rsidRPr="00693DE7" w:rsidRDefault="000752AD" w:rsidP="000752AD">
      <w:pPr>
        <w:rPr>
          <w:rFonts w:cs="Arial"/>
          <w:szCs w:val="24"/>
        </w:rPr>
      </w:pPr>
      <w:r w:rsidRPr="00693DE7">
        <w:rPr>
          <w:rFonts w:cs="Arial"/>
          <w:szCs w:val="24"/>
        </w:rPr>
        <w:t>Ausência de formatação.</w:t>
      </w:r>
    </w:p>
    <w:p w14:paraId="50EC6118" w14:textId="77777777" w:rsidR="000752AD" w:rsidRPr="00693DE7" w:rsidRDefault="000752AD" w:rsidP="000752AD">
      <w:pPr>
        <w:pStyle w:val="Ttulo4"/>
      </w:pPr>
      <w:bookmarkStart w:id="20" w:name="_Toc183090302"/>
      <w:bookmarkStart w:id="21" w:name="_Toc193206936"/>
      <w:r w:rsidRPr="00693DE7">
        <w:t xml:space="preserve">Linguagens de programação </w:t>
      </w:r>
      <w:proofErr w:type="spellStart"/>
      <w:r w:rsidRPr="00693DE7">
        <w:t>Pré-SGBDs</w:t>
      </w:r>
      <w:bookmarkEnd w:id="20"/>
      <w:bookmarkEnd w:id="21"/>
      <w:proofErr w:type="spellEnd"/>
    </w:p>
    <w:p w14:paraId="1755A7C5" w14:textId="77777777" w:rsidR="000752AD" w:rsidRPr="00693DE7" w:rsidRDefault="000752AD" w:rsidP="000752AD">
      <w:r w:rsidRPr="00693DE7">
        <w:t>As linguagens de programação dominantes na época em que o CIATA foi definido eram COBOL, LISP e FORTRAN. Nenhuma dessas linguagens possuía suporte avançado para manipulação de dados, limitando-se à leitura e gravação de arquivos na memória secundária. Mesmo as linguagens de programação mais modernas apresentam poucos recursos para lidar eficientemente com grandes volumes de dados.</w:t>
      </w:r>
    </w:p>
    <w:p w14:paraId="4C11E012" w14:textId="77777777" w:rsidR="000752AD" w:rsidRPr="00693DE7" w:rsidRDefault="000752AD" w:rsidP="000752AD">
      <w:r w:rsidRPr="00693DE7">
        <w:t>A limitação no tratamento de dados dessas linguagens só foi resolvida de forma satisfatória com o surgimento dos Sistemas Gerenciadores de Bancos de Dados (</w:t>
      </w:r>
      <w:proofErr w:type="spellStart"/>
      <w:r w:rsidRPr="00693DE7">
        <w:t>SGBDs</w:t>
      </w:r>
      <w:proofErr w:type="spellEnd"/>
      <w:r w:rsidRPr="00693DE7">
        <w:t xml:space="preserve">) no final da década de 1960. Contudo, os </w:t>
      </w:r>
      <w:proofErr w:type="spellStart"/>
      <w:r w:rsidRPr="00693DE7">
        <w:t>SGBDs</w:t>
      </w:r>
      <w:proofErr w:type="spellEnd"/>
      <w:r w:rsidRPr="00693DE7">
        <w:t xml:space="preserve"> só se tornaram populares e acessíveis a partir de meados da década de 1980. Antes disso, os programas tratavam os dados como grandes blocos de bytes, que podiam ser interpretados apenas como valores numéricos ou cadeias de caracteres.</w:t>
      </w:r>
    </w:p>
    <w:p w14:paraId="64CDF285" w14:textId="77777777" w:rsidR="000752AD" w:rsidRPr="00693DE7" w:rsidRDefault="000752AD" w:rsidP="000752AD">
      <w:r w:rsidRPr="00693DE7">
        <w:t xml:space="preserve">Por ser um projeto anterior à popularização dos </w:t>
      </w:r>
      <w:proofErr w:type="spellStart"/>
      <w:r w:rsidRPr="00693DE7">
        <w:t>SGBDs</w:t>
      </w:r>
      <w:proofErr w:type="spellEnd"/>
      <w:r w:rsidRPr="00693DE7">
        <w:t>, a modelagem de dados do CIATA foi feita considerando que toda a informação deveria ser guardada em um registro de tamanho fixo. É provável que as primeiras versões do projeto utilizassem um único arquivo para armazenar todas as informações sobre os imóveis.</w:t>
      </w:r>
    </w:p>
    <w:p w14:paraId="4BDDCC4E" w14:textId="77777777" w:rsidR="000752AD" w:rsidRPr="00693DE7" w:rsidRDefault="000752AD" w:rsidP="000752AD">
      <w:r w:rsidRPr="00693DE7">
        <w:t xml:space="preserve">A ausência de um SGBD também dificultava a implementação de campos multivalorados. Inserir informações de vários proprietários para um mesmo imóvel, por exemplo, era uma operação complexa. As alternativas incluíam desperdiçar valiosa </w:t>
      </w:r>
      <w:r w:rsidRPr="00693DE7">
        <w:lastRenderedPageBreak/>
        <w:t>memória secundária, reservando espaço adicional para vários proprietários, ou gerenciar, via programação, um arquivo separado para a lista de proprietários.</w:t>
      </w:r>
    </w:p>
    <w:p w14:paraId="16F3AD12" w14:textId="77777777" w:rsidR="000752AD" w:rsidRPr="00693DE7" w:rsidRDefault="000752AD" w:rsidP="000752AD">
      <w:pPr>
        <w:pStyle w:val="Ttulo3"/>
      </w:pPr>
      <w:bookmarkStart w:id="22" w:name="_Toc193206937"/>
      <w:r w:rsidRPr="00693DE7">
        <w:t xml:space="preserve">O CIATA e o </w:t>
      </w:r>
      <w:r w:rsidRPr="00693DE7">
        <w:rPr>
          <w:i/>
        </w:rPr>
        <w:t>Fit-For-</w:t>
      </w:r>
      <w:proofErr w:type="spellStart"/>
      <w:r w:rsidRPr="00693DE7">
        <w:rPr>
          <w:i/>
        </w:rPr>
        <w:t>Purpose</w:t>
      </w:r>
      <w:bookmarkEnd w:id="22"/>
      <w:proofErr w:type="spellEnd"/>
      <w:r w:rsidRPr="00693DE7">
        <w:t xml:space="preserve"> </w:t>
      </w:r>
    </w:p>
    <w:p w14:paraId="1D435220" w14:textId="77777777" w:rsidR="000752AD" w:rsidRPr="00693DE7" w:rsidRDefault="000752AD" w:rsidP="000752AD">
      <w:r w:rsidRPr="00693DE7">
        <w:t xml:space="preserve">O conceito de </w:t>
      </w:r>
      <w:r w:rsidRPr="00693DE7">
        <w:rPr>
          <w:i/>
        </w:rPr>
        <w:t>Fit-For-</w:t>
      </w:r>
      <w:proofErr w:type="spellStart"/>
      <w:r w:rsidRPr="00693DE7">
        <w:rPr>
          <w:i/>
        </w:rPr>
        <w:t>Purpose</w:t>
      </w:r>
      <w:proofErr w:type="spellEnd"/>
      <w:r w:rsidRPr="00693DE7">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AB24D26" w14:textId="77777777" w:rsidR="000752AD" w:rsidRPr="00693DE7" w:rsidRDefault="000752AD" w:rsidP="000752AD">
      <w:r w:rsidRPr="00693DE7">
        <w:t xml:space="preserve">Diferentemente das abordagens tradicionais, que frequentemente impõem padrões técnicos rígidos e dispendiosos, o </w:t>
      </w:r>
      <w:r w:rsidRPr="00693DE7">
        <w:rPr>
          <w:i/>
          <w:iCs/>
        </w:rPr>
        <w:t>Fit-For-</w:t>
      </w:r>
      <w:proofErr w:type="spellStart"/>
      <w:r w:rsidRPr="00693DE7">
        <w:rPr>
          <w:i/>
          <w:iCs/>
        </w:rPr>
        <w:t>Purpose</w:t>
      </w:r>
      <w:proofErr w:type="spellEnd"/>
      <w:r w:rsidRPr="00693DE7">
        <w:t xml:space="preserve"> prioriza a eficiência, acessibilidade e celeridade. Isso significa adotar métodos e tecnologias que sejam adequados ao propósito, em vez de seguir modelos predefinidos que muitas vezes são incompatíveis com a realidade local.</w:t>
      </w:r>
    </w:p>
    <w:p w14:paraId="65467522" w14:textId="77777777" w:rsidR="000752AD" w:rsidRPr="00693DE7" w:rsidRDefault="000752AD" w:rsidP="000752AD">
      <w:r w:rsidRPr="00693DE7">
        <w:t>Essa abordagem oferece um caminho promissor para superar os desafios recorrentes na implantação de um cadastro territorial funcional, como a escassez de recursos financeiros e de capacidade técnica. Ela permite que municípios adotem soluções graduais e incrementais, iniciando o cadastro com informações básicas e representações espaciais menos precisas, com a perspectiva de aprimoramento contínuo ao longo do tempo (</w:t>
      </w:r>
      <w:proofErr w:type="spellStart"/>
      <w:r w:rsidRPr="00693DE7">
        <w:t>Enemark</w:t>
      </w:r>
      <w:proofErr w:type="spellEnd"/>
      <w:r w:rsidRPr="00693DE7">
        <w:t xml:space="preserve">; McLaren; </w:t>
      </w:r>
      <w:proofErr w:type="spellStart"/>
      <w:r w:rsidRPr="00693DE7">
        <w:t>Lemmen</w:t>
      </w:r>
      <w:proofErr w:type="spellEnd"/>
      <w:r w:rsidRPr="00693DE7">
        <w:t>, 2021).</w:t>
      </w:r>
    </w:p>
    <w:p w14:paraId="5B087A62" w14:textId="77777777" w:rsidR="000752AD" w:rsidRPr="00693DE7" w:rsidRDefault="000752AD" w:rsidP="000752AD">
      <w:r w:rsidRPr="00693DE7">
        <w:t xml:space="preserve">Ao relacionar o CIATA com o conceito de </w:t>
      </w:r>
      <w:r w:rsidRPr="00693DE7">
        <w:rPr>
          <w:i/>
        </w:rPr>
        <w:t>Fit-For-</w:t>
      </w:r>
      <w:proofErr w:type="spellStart"/>
      <w:r w:rsidRPr="00693DE7">
        <w:rPr>
          <w:i/>
        </w:rPr>
        <w:t>Purpose</w:t>
      </w:r>
      <w:proofErr w:type="spellEnd"/>
      <w:r w:rsidRPr="00693DE7">
        <w:t>, é possível identificar algumas características em comum:</w:t>
      </w:r>
    </w:p>
    <w:p w14:paraId="6F4BE40E" w14:textId="77777777" w:rsidR="000752AD" w:rsidRPr="00693DE7" w:rsidRDefault="000752AD" w:rsidP="000752AD">
      <w:r w:rsidRPr="00693DE7">
        <w:t xml:space="preserve">- </w:t>
      </w:r>
      <w:r w:rsidRPr="00693DE7">
        <w:rPr>
          <w:b/>
        </w:rPr>
        <w:t>Foco na finalidade:</w:t>
      </w:r>
      <w:r w:rsidRPr="00693DE7">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4D78E0DA" w14:textId="77777777" w:rsidR="000752AD" w:rsidRPr="00693DE7" w:rsidRDefault="000752AD" w:rsidP="000752AD">
      <w:r w:rsidRPr="00693DE7">
        <w:t xml:space="preserve">- </w:t>
      </w:r>
      <w:r w:rsidRPr="00693DE7">
        <w:rPr>
          <w:b/>
        </w:rPr>
        <w:t>Flexibilidade:</w:t>
      </w:r>
      <w:r w:rsidRPr="00693DE7">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3156D719" w14:textId="77777777" w:rsidR="000752AD" w:rsidRPr="00693DE7" w:rsidRDefault="000752AD" w:rsidP="000752AD">
      <w:r w:rsidRPr="00693DE7">
        <w:rPr>
          <w:b/>
        </w:rPr>
        <w:t>- Melhoria incremental:</w:t>
      </w:r>
      <w:r w:rsidRPr="00693DE7">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w:t>
      </w:r>
      <w:r w:rsidRPr="00693DE7">
        <w:lastRenderedPageBreak/>
        <w:t>funcionalidades, incluindo sua integração como uma camada dentro de um Cadastro Territorial Multifinalitário (CTM).</w:t>
      </w:r>
    </w:p>
    <w:p w14:paraId="6B86B3FE" w14:textId="77777777" w:rsidR="000752AD" w:rsidRPr="00693DE7" w:rsidRDefault="000752AD" w:rsidP="000752AD">
      <w:pPr>
        <w:pStyle w:val="Ttulo3"/>
      </w:pPr>
      <w:bookmarkStart w:id="23" w:name="_Toc183090305"/>
      <w:bookmarkStart w:id="24" w:name="_Toc193206938"/>
      <w:r w:rsidRPr="00693DE7">
        <w:t>O CIATA e o LADM</w:t>
      </w:r>
      <w:bookmarkEnd w:id="23"/>
      <w:bookmarkEnd w:id="24"/>
    </w:p>
    <w:p w14:paraId="29B41647" w14:textId="77777777" w:rsidR="000752AD" w:rsidRPr="00693DE7" w:rsidRDefault="000752AD" w:rsidP="000752AD">
      <w:pPr>
        <w:rPr>
          <w:lang w:eastAsia="pt-BR"/>
        </w:rPr>
      </w:pPr>
      <w:r w:rsidRPr="00693DE7">
        <w:rPr>
          <w:lang w:eastAsia="pt-BR"/>
        </w:rPr>
        <w:t xml:space="preserve">O LADM, sigla para </w:t>
      </w:r>
      <w:r w:rsidRPr="00693DE7">
        <w:rPr>
          <w:i/>
          <w:iCs/>
          <w:lang w:eastAsia="pt-BR"/>
        </w:rPr>
        <w:t xml:space="preserve">Land </w:t>
      </w:r>
      <w:proofErr w:type="spellStart"/>
      <w:r w:rsidRPr="00693DE7">
        <w:rPr>
          <w:i/>
          <w:iCs/>
          <w:lang w:eastAsia="pt-BR"/>
        </w:rPr>
        <w:t>Administration</w:t>
      </w:r>
      <w:proofErr w:type="spellEnd"/>
      <w:r w:rsidRPr="00693DE7">
        <w:rPr>
          <w:i/>
          <w:iCs/>
          <w:lang w:eastAsia="pt-BR"/>
        </w:rPr>
        <w:t xml:space="preserve"> Domain Model</w:t>
      </w:r>
      <w:r w:rsidRPr="00693DE7">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7CC77722" w14:textId="77777777" w:rsidR="000752AD" w:rsidRPr="00693DE7" w:rsidRDefault="000752AD" w:rsidP="000752AD">
      <w:pPr>
        <w:rPr>
          <w:lang w:eastAsia="pt-BR"/>
        </w:rPr>
      </w:pPr>
      <w:r w:rsidRPr="00693DE7">
        <w:rPr>
          <w:lang w:eastAsia="pt-BR"/>
        </w:rPr>
        <w:t>A contribuição mais visível do LADM é o conjunto de diagramas UML (</w:t>
      </w:r>
      <w:proofErr w:type="spellStart"/>
      <w:r w:rsidRPr="00693DE7">
        <w:rPr>
          <w:i/>
          <w:lang w:eastAsia="pt-BR"/>
        </w:rPr>
        <w:t>Unified</w:t>
      </w:r>
      <w:proofErr w:type="spellEnd"/>
      <w:r w:rsidRPr="00693DE7">
        <w:rPr>
          <w:i/>
          <w:lang w:eastAsia="pt-BR"/>
        </w:rPr>
        <w:t xml:space="preserve"> </w:t>
      </w:r>
      <w:proofErr w:type="spellStart"/>
      <w:r w:rsidRPr="00693DE7">
        <w:rPr>
          <w:i/>
          <w:lang w:eastAsia="pt-BR"/>
        </w:rPr>
        <w:t>Modeling</w:t>
      </w:r>
      <w:proofErr w:type="spellEnd"/>
      <w:r w:rsidRPr="00693DE7">
        <w:rPr>
          <w:i/>
          <w:lang w:eastAsia="pt-BR"/>
        </w:rPr>
        <w:t xml:space="preserve"> </w:t>
      </w:r>
      <w:proofErr w:type="spellStart"/>
      <w:r w:rsidRPr="00693DE7">
        <w:rPr>
          <w:i/>
          <w:lang w:eastAsia="pt-BR"/>
        </w:rPr>
        <w:t>Language</w:t>
      </w:r>
      <w:proofErr w:type="spellEnd"/>
      <w:r w:rsidRPr="00693DE7">
        <w:rPr>
          <w:lang w:eastAsia="pt-BR"/>
        </w:rPr>
        <w:t>) que apresenta as classes e os atributos mais relevantes de um sistema de cadastro. Classes são estruturas que definem o modelo de dados de um objeto, enquanto os atributos são variáveis associadas às classes, responsáveis por descrever as características específicas de cada objeto.</w:t>
      </w:r>
    </w:p>
    <w:p w14:paraId="0B324F49" w14:textId="77777777" w:rsidR="000752AD" w:rsidRPr="00693DE7" w:rsidRDefault="000752AD" w:rsidP="000752AD">
      <w:pPr>
        <w:rPr>
          <w:lang w:eastAsia="pt-BR"/>
        </w:rPr>
      </w:pPr>
      <w:r w:rsidRPr="00693DE7">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241867C8" w14:textId="77777777" w:rsidR="000752AD" w:rsidRPr="00693DE7" w:rsidRDefault="000752AD" w:rsidP="000752AD">
      <w:pPr>
        <w:rPr>
          <w:lang w:eastAsia="pt-BR"/>
        </w:rPr>
      </w:pPr>
      <w:r w:rsidRPr="00693DE7">
        <w:rPr>
          <w:lang w:eastAsia="pt-BR"/>
        </w:rPr>
        <w:t xml:space="preserve">Um diagrama também deve mostrar as conexões entre as classes e a cardinalidade dessas conexões, ou seja, o número de instâncias de uma classe que podem estar associadas a instâncias de outra classe. </w:t>
      </w:r>
    </w:p>
    <w:p w14:paraId="57522957"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_Ref184328056 \h </w:instrText>
      </w:r>
      <w:r w:rsidRPr="00693DE7">
        <w:rPr>
          <w:lang w:eastAsia="pt-BR"/>
        </w:rPr>
      </w:r>
      <w:r w:rsidRPr="00693DE7">
        <w:rPr>
          <w:lang w:eastAsia="pt-BR"/>
        </w:rPr>
        <w:fldChar w:fldCharType="separate"/>
      </w:r>
      <w:r w:rsidRPr="00693DE7">
        <w:t xml:space="preserve">Figura </w:t>
      </w:r>
      <w:r>
        <w:rPr>
          <w:noProof/>
        </w:rPr>
        <w:t>2</w:t>
      </w:r>
      <w:r w:rsidRPr="00693DE7">
        <w:rPr>
          <w:lang w:eastAsia="pt-BR"/>
        </w:rPr>
        <w:fldChar w:fldCharType="end"/>
      </w:r>
      <w:r w:rsidRPr="00693DE7">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w:t>
      </w:r>
      <w:proofErr w:type="gramStart"/>
      <w:r w:rsidRPr="00693DE7">
        <w:rPr>
          <w:lang w:eastAsia="pt-BR"/>
        </w:rPr>
        <w:t>0..</w:t>
      </w:r>
      <w:proofErr w:type="gramEnd"/>
      <w:r w:rsidRPr="00693DE7">
        <w:rPr>
          <w:lang w:eastAsia="pt-BR"/>
        </w:rPr>
        <w:t xml:space="preserve">*’. Essa notação indica que um logradouro pode estar associado a vários lotes, enquanto um lote estará associado a apenas um logradouro </w:t>
      </w:r>
      <w:r w:rsidRPr="00693DE7">
        <w:rPr>
          <w:lang w:eastAsia="pt-BR"/>
        </w:rPr>
        <w:fldChar w:fldCharType="begin"/>
      </w:r>
      <w:r w:rsidRPr="00693DE7">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Pr="00693DE7">
        <w:rPr>
          <w:lang w:eastAsia="pt-BR"/>
        </w:rPr>
        <w:fldChar w:fldCharType="separate"/>
      </w:r>
      <w:r w:rsidRPr="00693DE7">
        <w:rPr>
          <w:rFonts w:cs="Arial"/>
        </w:rPr>
        <w:t xml:space="preserve">(IBM RS Architect </w:t>
      </w:r>
      <w:proofErr w:type="spellStart"/>
      <w:r w:rsidRPr="00693DE7">
        <w:rPr>
          <w:rFonts w:cs="Arial"/>
        </w:rPr>
        <w:t>Std</w:t>
      </w:r>
      <w:proofErr w:type="spellEnd"/>
      <w:r w:rsidRPr="00693DE7">
        <w:rPr>
          <w:rFonts w:cs="Arial"/>
        </w:rPr>
        <w:t xml:space="preserve"> 7.5.5, 2021)</w:t>
      </w:r>
      <w:r w:rsidRPr="00693DE7">
        <w:rPr>
          <w:lang w:eastAsia="pt-BR"/>
        </w:rPr>
        <w:fldChar w:fldCharType="end"/>
      </w:r>
      <w:r w:rsidRPr="00693DE7">
        <w:rPr>
          <w:lang w:eastAsia="pt-BR"/>
        </w:rPr>
        <w:t>.</w:t>
      </w:r>
    </w:p>
    <w:p w14:paraId="0608C59A" w14:textId="77777777" w:rsidR="000752AD" w:rsidRPr="00693DE7" w:rsidRDefault="000752AD" w:rsidP="000752AD">
      <w:pPr>
        <w:pStyle w:val="Legenda"/>
      </w:pPr>
      <w:bookmarkStart w:id="25" w:name="_Ref184328056"/>
      <w:r w:rsidRPr="00693DE7">
        <w:lastRenderedPageBreak/>
        <w:t xml:space="preserve">Figura </w:t>
      </w:r>
      <w:r>
        <w:fldChar w:fldCharType="begin"/>
      </w:r>
      <w:r>
        <w:instrText xml:space="preserve"> SEQ Figura \* ARABIC </w:instrText>
      </w:r>
      <w:r>
        <w:fldChar w:fldCharType="separate"/>
      </w:r>
      <w:r>
        <w:rPr>
          <w:noProof/>
        </w:rPr>
        <w:t>2</w:t>
      </w:r>
      <w:r>
        <w:rPr>
          <w:noProof/>
        </w:rPr>
        <w:fldChar w:fldCharType="end"/>
      </w:r>
      <w:bookmarkEnd w:id="25"/>
      <w:r w:rsidRPr="00693DE7">
        <w:t>: Exemplo de diagrama UML</w:t>
      </w:r>
    </w:p>
    <w:tbl>
      <w:tblPr>
        <w:tblStyle w:val="Tabelacomgrade"/>
        <w:tblW w:w="0" w:type="auto"/>
        <w:tblLook w:val="04A0" w:firstRow="1" w:lastRow="0" w:firstColumn="1" w:lastColumn="0" w:noHBand="0" w:noVBand="1"/>
      </w:tblPr>
      <w:tblGrid>
        <w:gridCol w:w="9061"/>
      </w:tblGrid>
      <w:tr w:rsidR="000752AD" w:rsidRPr="00693DE7" w14:paraId="77506089" w14:textId="77777777" w:rsidTr="000643CA">
        <w:tc>
          <w:tcPr>
            <w:tcW w:w="9061" w:type="dxa"/>
          </w:tcPr>
          <w:p w14:paraId="19915401" w14:textId="77777777" w:rsidR="000752AD" w:rsidRPr="00693DE7" w:rsidRDefault="000752AD" w:rsidP="000643CA">
            <w:pPr>
              <w:ind w:firstLine="0"/>
              <w:rPr>
                <w:lang w:eastAsia="pt-BR"/>
              </w:rPr>
            </w:pPr>
            <w:r w:rsidRPr="00693DE7">
              <w:rPr>
                <w:noProof/>
                <w:lang w:eastAsia="pt-BR"/>
              </w:rPr>
              <w:drawing>
                <wp:inline distT="0" distB="0" distL="0" distR="0" wp14:anchorId="0D11E9B5" wp14:editId="033F80ED">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0"/>
                          <a:stretch>
                            <a:fillRect/>
                          </a:stretch>
                        </pic:blipFill>
                        <pic:spPr>
                          <a:xfrm>
                            <a:off x="0" y="0"/>
                            <a:ext cx="5760085" cy="2270125"/>
                          </a:xfrm>
                          <a:prstGeom prst="rect">
                            <a:avLst/>
                          </a:prstGeom>
                        </pic:spPr>
                      </pic:pic>
                    </a:graphicData>
                  </a:graphic>
                </wp:inline>
              </w:drawing>
            </w:r>
          </w:p>
        </w:tc>
      </w:tr>
    </w:tbl>
    <w:p w14:paraId="61944E1F" w14:textId="77777777" w:rsidR="000752AD" w:rsidRPr="00693DE7" w:rsidRDefault="000752AD" w:rsidP="000752AD">
      <w:pPr>
        <w:rPr>
          <w:lang w:eastAsia="pt-BR"/>
        </w:rPr>
      </w:pPr>
    </w:p>
    <w:p w14:paraId="1185D9E6" w14:textId="77777777" w:rsidR="000752AD" w:rsidRPr="00693DE7" w:rsidRDefault="000752AD" w:rsidP="000752AD">
      <w:pPr>
        <w:rPr>
          <w:lang w:eastAsia="pt-BR"/>
        </w:rPr>
      </w:pPr>
      <w:r w:rsidRPr="00693DE7">
        <w:rPr>
          <w:lang w:eastAsia="pt-BR"/>
        </w:rPr>
        <w:t xml:space="preserve">Em termos gerais, o LADM separa as classes em três pacotes e um </w:t>
      </w:r>
      <w:proofErr w:type="spellStart"/>
      <w:r w:rsidRPr="00693DE7">
        <w:rPr>
          <w:lang w:eastAsia="pt-BR"/>
        </w:rPr>
        <w:t>subpacote</w:t>
      </w:r>
      <w:proofErr w:type="spellEnd"/>
      <w:r w:rsidRPr="00693DE7">
        <w:rPr>
          <w:lang w:eastAsia="pt-BR"/>
        </w:rPr>
        <w:t xml:space="preserve"> </w:t>
      </w:r>
      <w:r w:rsidRPr="00693DE7">
        <w:rPr>
          <w:lang w:eastAsia="pt-BR"/>
        </w:rPr>
        <w:fldChar w:fldCharType="begin"/>
      </w:r>
      <w:r w:rsidRPr="00693DE7">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Pr="00693DE7">
        <w:rPr>
          <w:lang w:eastAsia="pt-BR"/>
        </w:rPr>
        <w:fldChar w:fldCharType="separate"/>
      </w:r>
      <w:r w:rsidRPr="00693DE7">
        <w:rPr>
          <w:rFonts w:cs="Arial"/>
        </w:rPr>
        <w:t>(</w:t>
      </w:r>
      <w:proofErr w:type="spellStart"/>
      <w:r w:rsidRPr="00693DE7">
        <w:rPr>
          <w:rFonts w:cs="Arial"/>
        </w:rPr>
        <w:t>Panchiniak</w:t>
      </w:r>
      <w:proofErr w:type="spellEnd"/>
      <w:r w:rsidRPr="00693DE7">
        <w:rPr>
          <w:rFonts w:cs="Arial"/>
        </w:rPr>
        <w:t>, 2017)</w:t>
      </w:r>
      <w:r w:rsidRPr="00693DE7">
        <w:rPr>
          <w:lang w:eastAsia="pt-BR"/>
        </w:rPr>
        <w:fldChar w:fldCharType="end"/>
      </w:r>
      <w:r w:rsidRPr="00693DE7">
        <w:rPr>
          <w:lang w:eastAsia="pt-BR"/>
        </w:rPr>
        <w:t>:</w:t>
      </w:r>
    </w:p>
    <w:p w14:paraId="57050FD7" w14:textId="77777777" w:rsidR="000752AD" w:rsidRPr="00693DE7" w:rsidRDefault="000752AD" w:rsidP="000752AD">
      <w:pPr>
        <w:rPr>
          <w:lang w:eastAsia="pt-BR"/>
        </w:rPr>
      </w:pPr>
      <w:proofErr w:type="spellStart"/>
      <w:r w:rsidRPr="00693DE7">
        <w:rPr>
          <w:b/>
          <w:bCs/>
          <w:lang w:eastAsia="pt-BR"/>
        </w:rPr>
        <w:t>Party</w:t>
      </w:r>
      <w:proofErr w:type="spellEnd"/>
      <w:r w:rsidRPr="00693DE7">
        <w:rPr>
          <w:b/>
          <w:bCs/>
          <w:lang w:eastAsia="pt-BR"/>
        </w:rPr>
        <w:t xml:space="preserve"> </w:t>
      </w:r>
      <w:proofErr w:type="spellStart"/>
      <w:r w:rsidRPr="00693DE7">
        <w:rPr>
          <w:b/>
          <w:bCs/>
          <w:lang w:eastAsia="pt-BR"/>
        </w:rPr>
        <w:t>Packet</w:t>
      </w:r>
      <w:proofErr w:type="spellEnd"/>
      <w:r w:rsidRPr="00693DE7">
        <w:rPr>
          <w:lang w:eastAsia="pt-BR"/>
        </w:rPr>
        <w:t xml:space="preserve">: Este pacote representa as pessoas, grupos e/ou organizações relacionadas às unidades espaciais. As classes neste pacote incluem </w:t>
      </w:r>
      <w:proofErr w:type="spellStart"/>
      <w:r w:rsidRPr="00693DE7">
        <w:rPr>
          <w:lang w:eastAsia="pt-BR"/>
        </w:rPr>
        <w:t>LA_Party</w:t>
      </w:r>
      <w:proofErr w:type="spellEnd"/>
      <w:r w:rsidRPr="00693DE7">
        <w:rPr>
          <w:lang w:eastAsia="pt-BR"/>
        </w:rPr>
        <w:t xml:space="preserve">, </w:t>
      </w:r>
      <w:proofErr w:type="spellStart"/>
      <w:r w:rsidRPr="00693DE7">
        <w:rPr>
          <w:lang w:eastAsia="pt-BR"/>
        </w:rPr>
        <w:t>LA_GroupParty</w:t>
      </w:r>
      <w:proofErr w:type="spellEnd"/>
      <w:r w:rsidRPr="00693DE7">
        <w:rPr>
          <w:lang w:eastAsia="pt-BR"/>
        </w:rPr>
        <w:t xml:space="preserve"> e </w:t>
      </w:r>
      <w:proofErr w:type="spellStart"/>
      <w:r w:rsidRPr="00693DE7">
        <w:rPr>
          <w:lang w:eastAsia="pt-BR"/>
        </w:rPr>
        <w:t>LA_PartyMember</w:t>
      </w:r>
      <w:proofErr w:type="spellEnd"/>
      <w:r w:rsidRPr="00693DE7">
        <w:rPr>
          <w:lang w:eastAsia="pt-BR"/>
        </w:rPr>
        <w:t>;</w:t>
      </w:r>
    </w:p>
    <w:p w14:paraId="783D894A" w14:textId="77777777" w:rsidR="000752AD" w:rsidRPr="00693DE7" w:rsidRDefault="000752AD" w:rsidP="000752AD">
      <w:pPr>
        <w:rPr>
          <w:lang w:eastAsia="pt-BR"/>
        </w:rPr>
      </w:pPr>
      <w:proofErr w:type="spellStart"/>
      <w:r w:rsidRPr="00693DE7">
        <w:rPr>
          <w:b/>
          <w:bCs/>
          <w:lang w:eastAsia="pt-BR"/>
        </w:rPr>
        <w:t>Administrative</w:t>
      </w:r>
      <w:proofErr w:type="spellEnd"/>
      <w:r w:rsidRPr="00693DE7">
        <w:rPr>
          <w:b/>
          <w:bCs/>
          <w:lang w:eastAsia="pt-BR"/>
        </w:rPr>
        <w:t xml:space="preserve"> </w:t>
      </w:r>
      <w:proofErr w:type="spellStart"/>
      <w:r w:rsidRPr="00693DE7">
        <w:rPr>
          <w:b/>
          <w:bCs/>
          <w:lang w:eastAsia="pt-BR"/>
        </w:rPr>
        <w:t>Packet</w:t>
      </w:r>
      <w:proofErr w:type="spellEnd"/>
      <w:r w:rsidRPr="00693DE7">
        <w:rPr>
          <w:lang w:eastAsia="pt-BR"/>
        </w:rPr>
        <w:t xml:space="preserve">: pacote que lida com os direitos, deveres e restrições aos quais cada unidade está sujeita. Ele inclui classes como LA_RRR (com suas especializações </w:t>
      </w:r>
      <w:proofErr w:type="spellStart"/>
      <w:r w:rsidRPr="00693DE7">
        <w:rPr>
          <w:lang w:eastAsia="pt-BR"/>
        </w:rPr>
        <w:t>LA_</w:t>
      </w:r>
      <w:r w:rsidRPr="00693DE7">
        <w:rPr>
          <w:b/>
          <w:bCs/>
          <w:lang w:eastAsia="pt-BR"/>
        </w:rPr>
        <w:t>R</w:t>
      </w:r>
      <w:r w:rsidRPr="00693DE7">
        <w:rPr>
          <w:lang w:eastAsia="pt-BR"/>
        </w:rPr>
        <w:t>ight</w:t>
      </w:r>
      <w:proofErr w:type="spellEnd"/>
      <w:r w:rsidRPr="00693DE7">
        <w:rPr>
          <w:lang w:eastAsia="pt-BR"/>
        </w:rPr>
        <w:t xml:space="preserve">, </w:t>
      </w:r>
      <w:proofErr w:type="spellStart"/>
      <w:r w:rsidRPr="00693DE7">
        <w:rPr>
          <w:lang w:eastAsia="pt-BR"/>
        </w:rPr>
        <w:t>LA_</w:t>
      </w:r>
      <w:r w:rsidRPr="00693DE7">
        <w:rPr>
          <w:b/>
          <w:bCs/>
          <w:lang w:eastAsia="pt-BR"/>
        </w:rPr>
        <w:t>R</w:t>
      </w:r>
      <w:r w:rsidRPr="00693DE7">
        <w:rPr>
          <w:lang w:eastAsia="pt-BR"/>
        </w:rPr>
        <w:t>estriction</w:t>
      </w:r>
      <w:proofErr w:type="spellEnd"/>
      <w:r w:rsidRPr="00693DE7">
        <w:rPr>
          <w:lang w:eastAsia="pt-BR"/>
        </w:rPr>
        <w:t xml:space="preserve"> e </w:t>
      </w:r>
      <w:proofErr w:type="spellStart"/>
      <w:r w:rsidRPr="00693DE7">
        <w:rPr>
          <w:lang w:eastAsia="pt-BR"/>
        </w:rPr>
        <w:t>LA_</w:t>
      </w:r>
      <w:r w:rsidRPr="00693DE7">
        <w:rPr>
          <w:b/>
          <w:bCs/>
          <w:lang w:eastAsia="pt-BR"/>
        </w:rPr>
        <w:t>R</w:t>
      </w:r>
      <w:r w:rsidRPr="00693DE7">
        <w:rPr>
          <w:lang w:eastAsia="pt-BR"/>
        </w:rPr>
        <w:t>esponsability</w:t>
      </w:r>
      <w:proofErr w:type="spellEnd"/>
      <w:r w:rsidRPr="00693DE7">
        <w:rPr>
          <w:lang w:eastAsia="pt-BR"/>
        </w:rPr>
        <w:t xml:space="preserve">), </w:t>
      </w:r>
      <w:proofErr w:type="spellStart"/>
      <w:r w:rsidRPr="00693DE7">
        <w:rPr>
          <w:lang w:eastAsia="pt-BR"/>
        </w:rPr>
        <w:t>LA_BAUnit</w:t>
      </w:r>
      <w:proofErr w:type="spellEnd"/>
      <w:r w:rsidRPr="00693DE7">
        <w:rPr>
          <w:lang w:eastAsia="pt-BR"/>
        </w:rPr>
        <w:t xml:space="preserve"> e </w:t>
      </w:r>
      <w:proofErr w:type="spellStart"/>
      <w:r w:rsidRPr="00693DE7">
        <w:rPr>
          <w:lang w:eastAsia="pt-BR"/>
        </w:rPr>
        <w:t>LA_AdministrativeSource</w:t>
      </w:r>
      <w:proofErr w:type="spellEnd"/>
      <w:r w:rsidRPr="00693DE7">
        <w:rPr>
          <w:lang w:eastAsia="pt-BR"/>
        </w:rPr>
        <w:t>;</w:t>
      </w:r>
    </w:p>
    <w:p w14:paraId="6BC8C215" w14:textId="77777777" w:rsidR="000752AD" w:rsidRPr="00693DE7" w:rsidRDefault="000752AD" w:rsidP="000752AD">
      <w:pPr>
        <w:rPr>
          <w:lang w:eastAsia="pt-BR"/>
        </w:rPr>
      </w:pPr>
      <w:proofErr w:type="spellStart"/>
      <w:r w:rsidRPr="00693DE7">
        <w:rPr>
          <w:b/>
          <w:bCs/>
          <w:lang w:eastAsia="pt-BR"/>
        </w:rPr>
        <w:t>Spatial</w:t>
      </w:r>
      <w:proofErr w:type="spellEnd"/>
      <w:r w:rsidRPr="00693DE7">
        <w:rPr>
          <w:b/>
          <w:bCs/>
          <w:lang w:eastAsia="pt-BR"/>
        </w:rPr>
        <w:t xml:space="preserve"> Unit </w:t>
      </w:r>
      <w:proofErr w:type="spellStart"/>
      <w:r w:rsidRPr="00693DE7">
        <w:rPr>
          <w:b/>
          <w:bCs/>
          <w:lang w:eastAsia="pt-BR"/>
        </w:rPr>
        <w:t>Packet</w:t>
      </w:r>
      <w:proofErr w:type="spellEnd"/>
      <w:r w:rsidRPr="00693DE7">
        <w:rPr>
          <w:lang w:eastAsia="pt-BR"/>
        </w:rPr>
        <w:t xml:space="preserve">: Este pacote representa as unidades espaciais, como parcelas, edifícios e redes de infraestrutura. Aqui aparecem as classes </w:t>
      </w:r>
      <w:proofErr w:type="spellStart"/>
      <w:r w:rsidRPr="00693DE7">
        <w:rPr>
          <w:lang w:eastAsia="pt-BR"/>
        </w:rPr>
        <w:t>LA_SpatialUnit</w:t>
      </w:r>
      <w:proofErr w:type="spellEnd"/>
      <w:r w:rsidRPr="00693DE7">
        <w:rPr>
          <w:lang w:eastAsia="pt-BR"/>
        </w:rPr>
        <w:t xml:space="preserve">, </w:t>
      </w:r>
      <w:proofErr w:type="spellStart"/>
      <w:r w:rsidRPr="00693DE7">
        <w:rPr>
          <w:lang w:eastAsia="pt-BR"/>
        </w:rPr>
        <w:t>LA_SpatialUnitGroup</w:t>
      </w:r>
      <w:proofErr w:type="spellEnd"/>
      <w:r w:rsidRPr="00693DE7">
        <w:rPr>
          <w:lang w:eastAsia="pt-BR"/>
        </w:rPr>
        <w:t xml:space="preserve">, </w:t>
      </w:r>
      <w:proofErr w:type="spellStart"/>
      <w:r w:rsidRPr="00693DE7">
        <w:rPr>
          <w:lang w:eastAsia="pt-BR"/>
        </w:rPr>
        <w:t>LA_Level</w:t>
      </w:r>
      <w:proofErr w:type="spellEnd"/>
      <w:r w:rsidRPr="00693DE7">
        <w:rPr>
          <w:lang w:eastAsia="pt-BR"/>
        </w:rPr>
        <w:t xml:space="preserve"> e outras.</w:t>
      </w:r>
    </w:p>
    <w:p w14:paraId="0FCA968B" w14:textId="77777777" w:rsidR="000752AD" w:rsidRPr="00693DE7" w:rsidRDefault="000752AD" w:rsidP="000752AD">
      <w:pPr>
        <w:rPr>
          <w:lang w:eastAsia="pt-BR"/>
        </w:rPr>
      </w:pPr>
      <w:proofErr w:type="spellStart"/>
      <w:r w:rsidRPr="00693DE7">
        <w:rPr>
          <w:b/>
          <w:bCs/>
          <w:lang w:eastAsia="pt-BR"/>
        </w:rPr>
        <w:t>Surveying</w:t>
      </w:r>
      <w:proofErr w:type="spellEnd"/>
      <w:r w:rsidRPr="00693DE7">
        <w:rPr>
          <w:b/>
          <w:bCs/>
          <w:lang w:eastAsia="pt-BR"/>
        </w:rPr>
        <w:t xml:space="preserve"> </w:t>
      </w:r>
      <w:proofErr w:type="spellStart"/>
      <w:r w:rsidRPr="00693DE7">
        <w:rPr>
          <w:b/>
          <w:bCs/>
          <w:lang w:eastAsia="pt-BR"/>
        </w:rPr>
        <w:t>and</w:t>
      </w:r>
      <w:proofErr w:type="spellEnd"/>
      <w:r w:rsidRPr="00693DE7">
        <w:rPr>
          <w:b/>
          <w:bCs/>
          <w:lang w:eastAsia="pt-BR"/>
        </w:rPr>
        <w:t xml:space="preserve"> </w:t>
      </w:r>
      <w:proofErr w:type="spellStart"/>
      <w:r w:rsidRPr="00693DE7">
        <w:rPr>
          <w:b/>
          <w:bCs/>
          <w:lang w:eastAsia="pt-BR"/>
        </w:rPr>
        <w:t>Representation</w:t>
      </w:r>
      <w:proofErr w:type="spellEnd"/>
      <w:r w:rsidRPr="00693DE7">
        <w:rPr>
          <w:b/>
          <w:bCs/>
          <w:lang w:eastAsia="pt-BR"/>
        </w:rPr>
        <w:t xml:space="preserve"> </w:t>
      </w:r>
      <w:proofErr w:type="spellStart"/>
      <w:r w:rsidRPr="00693DE7">
        <w:rPr>
          <w:b/>
          <w:bCs/>
          <w:lang w:eastAsia="pt-BR"/>
        </w:rPr>
        <w:t>SubPacket</w:t>
      </w:r>
      <w:proofErr w:type="spellEnd"/>
      <w:r w:rsidRPr="00693DE7">
        <w:rPr>
          <w:lang w:eastAsia="pt-BR"/>
        </w:rPr>
        <w:t xml:space="preserve">: Este </w:t>
      </w:r>
      <w:proofErr w:type="spellStart"/>
      <w:r w:rsidRPr="00693DE7">
        <w:rPr>
          <w:lang w:eastAsia="pt-BR"/>
        </w:rPr>
        <w:t>subpacote</w:t>
      </w:r>
      <w:proofErr w:type="spellEnd"/>
      <w:r w:rsidRPr="00693DE7">
        <w:rPr>
          <w:lang w:eastAsia="pt-BR"/>
        </w:rPr>
        <w:t xml:space="preserve">, dentro do </w:t>
      </w:r>
      <w:proofErr w:type="spellStart"/>
      <w:r w:rsidRPr="00693DE7">
        <w:rPr>
          <w:lang w:eastAsia="pt-BR"/>
        </w:rPr>
        <w:t>Spatial</w:t>
      </w:r>
      <w:proofErr w:type="spellEnd"/>
      <w:r w:rsidRPr="00693DE7">
        <w:rPr>
          <w:lang w:eastAsia="pt-BR"/>
        </w:rPr>
        <w:t xml:space="preserve"> Unit </w:t>
      </w:r>
      <w:proofErr w:type="spellStart"/>
      <w:r w:rsidRPr="00693DE7">
        <w:rPr>
          <w:lang w:eastAsia="pt-BR"/>
        </w:rPr>
        <w:t>Packet</w:t>
      </w:r>
      <w:proofErr w:type="spellEnd"/>
      <w:r w:rsidRPr="00693DE7">
        <w:rPr>
          <w:lang w:eastAsia="pt-BR"/>
        </w:rPr>
        <w:t xml:space="preserve">, é responsável pelas representações geométricas das unidades espaciais e correções topológicas por meio de sistemas de informação geográfica associados a bancos de dados. Ele inclui classes como </w:t>
      </w:r>
      <w:proofErr w:type="spellStart"/>
      <w:r w:rsidRPr="00693DE7">
        <w:rPr>
          <w:lang w:eastAsia="pt-BR"/>
        </w:rPr>
        <w:t>LA_Point</w:t>
      </w:r>
      <w:proofErr w:type="spellEnd"/>
      <w:r w:rsidRPr="00693DE7">
        <w:rPr>
          <w:lang w:eastAsia="pt-BR"/>
        </w:rPr>
        <w:t xml:space="preserve">, </w:t>
      </w:r>
      <w:proofErr w:type="spellStart"/>
      <w:r w:rsidRPr="00693DE7">
        <w:rPr>
          <w:lang w:eastAsia="pt-BR"/>
        </w:rPr>
        <w:t>LA_SpatialSource</w:t>
      </w:r>
      <w:proofErr w:type="spellEnd"/>
      <w:r w:rsidRPr="00693DE7">
        <w:rPr>
          <w:lang w:eastAsia="pt-BR"/>
        </w:rPr>
        <w:t xml:space="preserve">, </w:t>
      </w:r>
      <w:proofErr w:type="spellStart"/>
      <w:r w:rsidRPr="00693DE7">
        <w:rPr>
          <w:lang w:eastAsia="pt-BR"/>
        </w:rPr>
        <w:t>LA_BoundaryFaceString</w:t>
      </w:r>
      <w:proofErr w:type="spellEnd"/>
      <w:r w:rsidRPr="00693DE7">
        <w:rPr>
          <w:lang w:eastAsia="pt-BR"/>
        </w:rPr>
        <w:t xml:space="preserve"> e </w:t>
      </w:r>
      <w:proofErr w:type="spellStart"/>
      <w:r w:rsidRPr="00693DE7">
        <w:rPr>
          <w:lang w:eastAsia="pt-BR"/>
        </w:rPr>
        <w:t>LA_BoundaryFace</w:t>
      </w:r>
      <w:proofErr w:type="spellEnd"/>
      <w:r w:rsidRPr="00693DE7">
        <w:rPr>
          <w:lang w:eastAsia="pt-BR"/>
        </w:rPr>
        <w:t>.</w:t>
      </w:r>
    </w:p>
    <w:p w14:paraId="69FE1029"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_Ref184370336 \h </w:instrText>
      </w:r>
      <w:r w:rsidRPr="00693DE7">
        <w:rPr>
          <w:lang w:eastAsia="pt-BR"/>
        </w:rPr>
      </w:r>
      <w:r w:rsidRPr="00693DE7">
        <w:rPr>
          <w:lang w:eastAsia="pt-BR"/>
        </w:rPr>
        <w:fldChar w:fldCharType="separate"/>
      </w:r>
      <w:r w:rsidRPr="00693DE7">
        <w:t xml:space="preserve">Figura </w:t>
      </w:r>
      <w:r>
        <w:rPr>
          <w:noProof/>
        </w:rPr>
        <w:t>3</w:t>
      </w:r>
      <w:r w:rsidRPr="00693DE7">
        <w:rPr>
          <w:lang w:eastAsia="pt-BR"/>
        </w:rPr>
        <w:fldChar w:fldCharType="end"/>
      </w:r>
      <w:r w:rsidRPr="00693DE7">
        <w:rPr>
          <w:lang w:eastAsia="pt-BR"/>
        </w:rPr>
        <w:t xml:space="preserve"> mostra a associação entre as classes básicas da LADM. O prefixo LA_ indica que a classe é padronizada </w:t>
      </w:r>
      <w:r w:rsidRPr="00693DE7">
        <w:rPr>
          <w:lang w:eastAsia="pt-BR"/>
        </w:rPr>
        <w:fldChar w:fldCharType="begin"/>
      </w:r>
      <w:r w:rsidRPr="00693DE7">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Pr="00693DE7">
        <w:rPr>
          <w:lang w:eastAsia="pt-BR"/>
        </w:rPr>
        <w:fldChar w:fldCharType="separate"/>
      </w:r>
      <w:r w:rsidRPr="00693DE7">
        <w:rPr>
          <w:rFonts w:cs="Arial"/>
        </w:rPr>
        <w:t>(</w:t>
      </w:r>
      <w:proofErr w:type="spellStart"/>
      <w:r w:rsidRPr="00693DE7">
        <w:rPr>
          <w:rFonts w:cs="Arial"/>
        </w:rPr>
        <w:t>Kalogianni</w:t>
      </w:r>
      <w:proofErr w:type="spellEnd"/>
      <w:r w:rsidRPr="00693DE7">
        <w:rPr>
          <w:rFonts w:cs="Arial"/>
        </w:rPr>
        <w:t xml:space="preserve"> </w:t>
      </w:r>
      <w:r w:rsidRPr="00693DE7">
        <w:rPr>
          <w:rFonts w:cs="Arial"/>
          <w:i/>
          <w:iCs/>
        </w:rPr>
        <w:t>et al.</w:t>
      </w:r>
      <w:r w:rsidRPr="00693DE7">
        <w:rPr>
          <w:rFonts w:cs="Arial"/>
        </w:rPr>
        <w:t>, 2024)</w:t>
      </w:r>
      <w:r w:rsidRPr="00693DE7">
        <w:rPr>
          <w:lang w:eastAsia="pt-BR"/>
        </w:rPr>
        <w:fldChar w:fldCharType="end"/>
      </w:r>
      <w:r w:rsidRPr="00693DE7">
        <w:rPr>
          <w:lang w:eastAsia="pt-BR"/>
        </w:rPr>
        <w:t>.</w:t>
      </w:r>
    </w:p>
    <w:p w14:paraId="52BEE18A" w14:textId="77777777" w:rsidR="000752AD" w:rsidRPr="00693DE7" w:rsidRDefault="000752AD" w:rsidP="000752AD">
      <w:pPr>
        <w:pStyle w:val="Legenda"/>
      </w:pPr>
      <w:bookmarkStart w:id="26" w:name="_Ref184370336"/>
      <w:r w:rsidRPr="00693DE7">
        <w:lastRenderedPageBreak/>
        <w:t xml:space="preserve">Figura </w:t>
      </w:r>
      <w:r>
        <w:fldChar w:fldCharType="begin"/>
      </w:r>
      <w:r>
        <w:instrText xml:space="preserve"> SEQ Figura \* ARABIC </w:instrText>
      </w:r>
      <w:r>
        <w:fldChar w:fldCharType="separate"/>
      </w:r>
      <w:r>
        <w:rPr>
          <w:noProof/>
        </w:rPr>
        <w:t>3</w:t>
      </w:r>
      <w:r>
        <w:rPr>
          <w:noProof/>
        </w:rPr>
        <w:fldChar w:fldCharType="end"/>
      </w:r>
      <w:bookmarkEnd w:id="26"/>
      <w:r w:rsidRPr="00693DE7">
        <w:t>: Classes básicas (pacotes) do LADM</w:t>
      </w:r>
    </w:p>
    <w:tbl>
      <w:tblPr>
        <w:tblStyle w:val="Tabelacomgrade"/>
        <w:tblW w:w="0" w:type="auto"/>
        <w:tblLook w:val="04A0" w:firstRow="1" w:lastRow="0" w:firstColumn="1" w:lastColumn="0" w:noHBand="0" w:noVBand="1"/>
      </w:tblPr>
      <w:tblGrid>
        <w:gridCol w:w="9061"/>
      </w:tblGrid>
      <w:tr w:rsidR="000752AD" w:rsidRPr="00693DE7" w14:paraId="35937D0A" w14:textId="77777777" w:rsidTr="000643CA">
        <w:tc>
          <w:tcPr>
            <w:tcW w:w="9061" w:type="dxa"/>
          </w:tcPr>
          <w:p w14:paraId="7FDF5381" w14:textId="77777777" w:rsidR="000752AD" w:rsidRPr="00693DE7" w:rsidRDefault="000752AD" w:rsidP="000643CA">
            <w:pPr>
              <w:ind w:firstLine="0"/>
              <w:rPr>
                <w:lang w:eastAsia="pt-BR"/>
              </w:rPr>
            </w:pPr>
            <w:r w:rsidRPr="00693DE7">
              <w:rPr>
                <w:noProof/>
                <w:lang w:eastAsia="pt-BR"/>
              </w:rPr>
              <w:drawing>
                <wp:inline distT="0" distB="0" distL="0" distR="0" wp14:anchorId="3641B21B" wp14:editId="115A7D85">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1"/>
                          <a:stretch>
                            <a:fillRect/>
                          </a:stretch>
                        </pic:blipFill>
                        <pic:spPr>
                          <a:xfrm>
                            <a:off x="0" y="0"/>
                            <a:ext cx="5760085" cy="2131060"/>
                          </a:xfrm>
                          <a:prstGeom prst="rect">
                            <a:avLst/>
                          </a:prstGeom>
                        </pic:spPr>
                      </pic:pic>
                    </a:graphicData>
                  </a:graphic>
                </wp:inline>
              </w:drawing>
            </w:r>
          </w:p>
        </w:tc>
      </w:tr>
    </w:tbl>
    <w:p w14:paraId="7630C82A" w14:textId="77777777" w:rsidR="000752AD" w:rsidRPr="00693DE7" w:rsidRDefault="000752AD" w:rsidP="000752AD">
      <w:pPr>
        <w:rPr>
          <w:lang w:eastAsia="pt-BR"/>
        </w:rPr>
      </w:pPr>
    </w:p>
    <w:p w14:paraId="487BE3CD" w14:textId="77777777" w:rsidR="000752AD" w:rsidRPr="00693DE7" w:rsidRDefault="000752AD" w:rsidP="000752AD">
      <w:pPr>
        <w:rPr>
          <w:lang w:eastAsia="pt-BR"/>
        </w:rPr>
      </w:pPr>
      <w:r w:rsidRPr="00693DE7">
        <w:rPr>
          <w:lang w:eastAsia="pt-BR"/>
        </w:rPr>
        <w:t xml:space="preserve">O LADM apresenta fortes influências do modelo relacional proposto por Edgar </w:t>
      </w:r>
      <w:proofErr w:type="spellStart"/>
      <w:r w:rsidRPr="00693DE7">
        <w:rPr>
          <w:lang w:eastAsia="pt-BR"/>
        </w:rPr>
        <w:t>Codd</w:t>
      </w:r>
      <w:proofErr w:type="spellEnd"/>
      <w:r w:rsidRPr="00693DE7">
        <w:rPr>
          <w:lang w:eastAsia="pt-BR"/>
        </w:rPr>
        <w:t xml:space="preserve"> </w:t>
      </w:r>
      <w:r w:rsidRPr="00693DE7">
        <w:rPr>
          <w:lang w:eastAsia="pt-BR"/>
        </w:rPr>
        <w:fldChar w:fldCharType="begin"/>
      </w:r>
      <w:r>
        <w:rPr>
          <w:lang w:eastAsia="pt-BR"/>
        </w:rPr>
        <w:instrText xml:space="preserve"> ADDIN ZOTERO_ITEM CSL_CITATION {"citationID":"EpDBx06d","properties":{"formattedCitation":"(Date, 2004)","plainCitation":"(Date, 2004)","dontUpdate":true,"noteIndex":0},"citationItems":[{"id":"iQpJ7cKC/f4R9BOfK","uris":["http://zotero.org/users/local/P1GuXq80/items/LMQ2HAQT"],"itemData":{"id":"HOHTBVxn/QK8MKYDP","type":"book","edition":"8.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Pr="00693DE7">
        <w:rPr>
          <w:lang w:eastAsia="pt-BR"/>
        </w:rPr>
        <w:fldChar w:fldCharType="separate"/>
      </w:r>
      <w:r w:rsidRPr="00693DE7">
        <w:rPr>
          <w:rFonts w:cs="Arial"/>
        </w:rPr>
        <w:t>(</w:t>
      </w:r>
      <w:r>
        <w:rPr>
          <w:rFonts w:cs="Arial"/>
        </w:rPr>
        <w:t>apud Date, 2004</w:t>
      </w:r>
      <w:r w:rsidRPr="00693DE7">
        <w:rPr>
          <w:rFonts w:cs="Arial"/>
        </w:rPr>
        <w:t>)</w:t>
      </w:r>
      <w:r w:rsidRPr="00693DE7">
        <w:rPr>
          <w:lang w:eastAsia="pt-BR"/>
        </w:rPr>
        <w:fldChar w:fldCharType="end"/>
      </w:r>
      <w:r w:rsidRPr="00693DE7">
        <w:rPr>
          <w:lang w:eastAsia="pt-BR"/>
        </w:rPr>
        <w:t xml:space="preserve">, no qual cada classe ou objeto é modelado em uma estrutura de dados separada, conforme se verifica na norma ISO 19152/2012. Por outro lado, o CIATA </w:t>
      </w:r>
      <w:proofErr w:type="spellStart"/>
      <w:r w:rsidRPr="00693DE7">
        <w:rPr>
          <w:lang w:eastAsia="pt-BR"/>
        </w:rPr>
        <w:t>foi</w:t>
      </w:r>
      <w:proofErr w:type="spellEnd"/>
      <w:r w:rsidRPr="00693DE7">
        <w:rPr>
          <w:lang w:eastAsia="pt-BR"/>
        </w:rPr>
        <w:t xml:space="preserve"> predominantemente implementado utilizando um único arquivo como base. Suas definições de dados - ou pelo menos uma pista delas – encontram-se no Manual do Cadastro Imobiliário. Assim, uma comparação direta e detalhada entre as duas tecnologias não é viável. No entanto, é possível analisar os campos da definição do CIATA e adaptá-los aos padrões do LADM. </w:t>
      </w:r>
    </w:p>
    <w:p w14:paraId="53DF02B8"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_Ref184571121 \h </w:instrText>
      </w:r>
      <w:r w:rsidRPr="00693DE7">
        <w:rPr>
          <w:lang w:eastAsia="pt-BR"/>
        </w:rPr>
      </w:r>
      <w:r w:rsidRPr="00693DE7">
        <w:rPr>
          <w:lang w:eastAsia="pt-BR"/>
        </w:rPr>
        <w:fldChar w:fldCharType="separate"/>
      </w:r>
      <w:r w:rsidRPr="00693DE7">
        <w:t xml:space="preserve">Figura </w:t>
      </w:r>
      <w:r>
        <w:rPr>
          <w:noProof/>
        </w:rPr>
        <w:t>4</w:t>
      </w:r>
      <w:r w:rsidRPr="00693DE7">
        <w:rPr>
          <w:lang w:eastAsia="pt-BR"/>
        </w:rPr>
        <w:fldChar w:fldCharType="end"/>
      </w:r>
      <w:r w:rsidRPr="00693DE7">
        <w:rPr>
          <w:lang w:eastAsia="pt-BR"/>
        </w:rPr>
        <w:t xml:space="preserve"> mostra uma sugestão de diagrama de classes para os dados do Projeto CIATA. Todos os campos do diagrama foram extraídos do Boletim de Cadastro Imobiliário (BCI) e são armazenados em um único registro. Os seis primeiros campos compõem a chave da Unidade Imobiliária (ID_BCI). O Boletim de Logradouros (BL), mencionado no Manual do Cadastro Imobiliário, não possui função de validação; ele serve apenas como uma lista de nomes de logradouros.</w:t>
      </w:r>
    </w:p>
    <w:p w14:paraId="2D781F1E" w14:textId="77777777" w:rsidR="000752AD" w:rsidRPr="00693DE7" w:rsidRDefault="000752AD" w:rsidP="000752AD">
      <w:pPr>
        <w:pStyle w:val="Legenda"/>
      </w:pPr>
      <w:bookmarkStart w:id="27" w:name="_Ref184571121"/>
      <w:r w:rsidRPr="00693DE7">
        <w:lastRenderedPageBreak/>
        <w:t xml:space="preserve">Figura </w:t>
      </w:r>
      <w:r>
        <w:fldChar w:fldCharType="begin"/>
      </w:r>
      <w:r>
        <w:instrText xml:space="preserve"> SEQ Figura \* ARABIC </w:instrText>
      </w:r>
      <w:r>
        <w:fldChar w:fldCharType="separate"/>
      </w:r>
      <w:r>
        <w:rPr>
          <w:noProof/>
        </w:rPr>
        <w:t>4</w:t>
      </w:r>
      <w:r>
        <w:rPr>
          <w:noProof/>
        </w:rPr>
        <w:fldChar w:fldCharType="end"/>
      </w:r>
      <w:bookmarkEnd w:id="27"/>
      <w:r w:rsidRPr="00693DE7">
        <w:t>:Diagrama de classes Simplificado do CIATA</w:t>
      </w:r>
    </w:p>
    <w:tbl>
      <w:tblPr>
        <w:tblStyle w:val="Tabelacomgrade"/>
        <w:tblW w:w="0" w:type="auto"/>
        <w:tblLook w:val="04A0" w:firstRow="1" w:lastRow="0" w:firstColumn="1" w:lastColumn="0" w:noHBand="0" w:noVBand="1"/>
      </w:tblPr>
      <w:tblGrid>
        <w:gridCol w:w="9061"/>
      </w:tblGrid>
      <w:tr w:rsidR="000752AD" w:rsidRPr="00693DE7" w14:paraId="03835853" w14:textId="77777777" w:rsidTr="000643CA">
        <w:tc>
          <w:tcPr>
            <w:tcW w:w="9061" w:type="dxa"/>
          </w:tcPr>
          <w:p w14:paraId="744E864E" w14:textId="77777777" w:rsidR="000752AD" w:rsidRPr="00693DE7" w:rsidRDefault="000752AD" w:rsidP="000643CA">
            <w:pPr>
              <w:ind w:firstLine="0"/>
              <w:rPr>
                <w:lang w:eastAsia="pt-BR"/>
              </w:rPr>
            </w:pPr>
            <w:r w:rsidRPr="00693DE7">
              <w:rPr>
                <w:noProof/>
                <w:lang w:eastAsia="pt-BR"/>
              </w:rPr>
              <w:drawing>
                <wp:inline distT="0" distB="0" distL="0" distR="0" wp14:anchorId="578E1B46" wp14:editId="01B942F8">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2"/>
                          <a:stretch>
                            <a:fillRect/>
                          </a:stretch>
                        </pic:blipFill>
                        <pic:spPr>
                          <a:xfrm>
                            <a:off x="0" y="0"/>
                            <a:ext cx="5760085" cy="2738120"/>
                          </a:xfrm>
                          <a:prstGeom prst="rect">
                            <a:avLst/>
                          </a:prstGeom>
                        </pic:spPr>
                      </pic:pic>
                    </a:graphicData>
                  </a:graphic>
                </wp:inline>
              </w:drawing>
            </w:r>
          </w:p>
        </w:tc>
      </w:tr>
    </w:tbl>
    <w:p w14:paraId="60E01089" w14:textId="77777777" w:rsidR="000752AD" w:rsidRPr="00693DE7" w:rsidRDefault="000752AD" w:rsidP="000752AD">
      <w:pPr>
        <w:rPr>
          <w:lang w:eastAsia="pt-BR"/>
        </w:rPr>
      </w:pPr>
      <w:r w:rsidRPr="00693DE7">
        <w:rPr>
          <w:lang w:eastAsia="pt-BR"/>
        </w:rPr>
        <w:t xml:space="preserve">Para registrar os dados da Unidade Imobiliária do CIATA no modelo LADM, é necessário criar uma classe externa, conforme ilustrado na </w:t>
      </w:r>
      <w:r w:rsidRPr="00693DE7">
        <w:rPr>
          <w:lang w:eastAsia="pt-BR"/>
        </w:rPr>
        <w:fldChar w:fldCharType="begin"/>
      </w:r>
      <w:r w:rsidRPr="00693DE7">
        <w:rPr>
          <w:lang w:eastAsia="pt-BR"/>
        </w:rPr>
        <w:instrText xml:space="preserve"> REF _Ref184572123 \h </w:instrText>
      </w:r>
      <w:r w:rsidRPr="00693DE7">
        <w:rPr>
          <w:lang w:eastAsia="pt-BR"/>
        </w:rPr>
      </w:r>
      <w:r w:rsidRPr="00693DE7">
        <w:rPr>
          <w:lang w:eastAsia="pt-BR"/>
        </w:rPr>
        <w:fldChar w:fldCharType="separate"/>
      </w:r>
      <w:r w:rsidRPr="00693DE7">
        <w:t xml:space="preserve">Figura </w:t>
      </w:r>
      <w:r>
        <w:rPr>
          <w:noProof/>
        </w:rPr>
        <w:t>5</w:t>
      </w:r>
      <w:r w:rsidRPr="00693DE7">
        <w:rPr>
          <w:lang w:eastAsia="pt-BR"/>
        </w:rPr>
        <w:fldChar w:fldCharType="end"/>
      </w:r>
      <w:r w:rsidRPr="00693DE7">
        <w:rPr>
          <w:lang w:eastAsia="pt-BR"/>
        </w:rPr>
        <w:t xml:space="preserve">. A associação entre as classes é realizada pelos atributos </w:t>
      </w:r>
      <w:proofErr w:type="spellStart"/>
      <w:r w:rsidRPr="00693DE7">
        <w:rPr>
          <w:i/>
          <w:iCs/>
          <w:lang w:eastAsia="pt-BR"/>
        </w:rPr>
        <w:t>LA_SpatialUnit.extAdressID</w:t>
      </w:r>
      <w:proofErr w:type="spellEnd"/>
      <w:r w:rsidRPr="00693DE7">
        <w:rPr>
          <w:lang w:eastAsia="pt-BR"/>
        </w:rPr>
        <w:t xml:space="preserve"> e CIATA_BOLETIM_CADASTRO_IMOBILIÁRIO.ID_BCI, que é formado pela concatenação dos seis primeiros campos da classe CIATA_BOLETIM_CADASTRO_-IMOBILIÁRIO. O modelo ISO 19152 permite a criação de novas classes como forma de adaptação às normas locais.</w:t>
      </w:r>
    </w:p>
    <w:p w14:paraId="0EE7544E" w14:textId="77777777" w:rsidR="000752AD" w:rsidRPr="00693DE7" w:rsidRDefault="000752AD" w:rsidP="000752AD">
      <w:pPr>
        <w:rPr>
          <w:lang w:eastAsia="pt-BR"/>
        </w:rPr>
      </w:pPr>
      <w:r w:rsidRPr="00693DE7">
        <w:t xml:space="preserve">A </w:t>
      </w:r>
      <w:r w:rsidRPr="00693DE7">
        <w:fldChar w:fldCharType="begin"/>
      </w:r>
      <w:r w:rsidRPr="00693DE7">
        <w:instrText xml:space="preserve"> REF _Ref192077634 \h </w:instrText>
      </w:r>
      <w:r w:rsidRPr="00693DE7">
        <w:fldChar w:fldCharType="separate"/>
      </w:r>
      <w:r w:rsidRPr="00693DE7">
        <w:t xml:space="preserve">Tabela </w:t>
      </w:r>
      <w:r>
        <w:rPr>
          <w:noProof/>
        </w:rPr>
        <w:t>3</w:t>
      </w:r>
      <w:r w:rsidRPr="00693DE7">
        <w:fldChar w:fldCharType="end"/>
      </w:r>
      <w:r w:rsidRPr="00693DE7">
        <w:t xml:space="preserve"> 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Pr="00693DE7">
        <w:rPr>
          <w:lang w:eastAsia="pt-BR"/>
        </w:rPr>
        <w:t xml:space="preserve">  </w:t>
      </w:r>
    </w:p>
    <w:p w14:paraId="5B99E377" w14:textId="77777777" w:rsidR="000752AD" w:rsidRPr="00693DE7" w:rsidRDefault="000752AD" w:rsidP="000752AD">
      <w:pPr>
        <w:pStyle w:val="Legenda"/>
      </w:pPr>
      <w:bookmarkStart w:id="28" w:name="_Ref184572123"/>
      <w:r w:rsidRPr="00693DE7">
        <w:lastRenderedPageBreak/>
        <w:t xml:space="preserve">Figura </w:t>
      </w:r>
      <w:r>
        <w:fldChar w:fldCharType="begin"/>
      </w:r>
      <w:r>
        <w:instrText xml:space="preserve"> SEQ Figura \* ARABIC </w:instrText>
      </w:r>
      <w:r>
        <w:fldChar w:fldCharType="separate"/>
      </w:r>
      <w:r>
        <w:rPr>
          <w:noProof/>
        </w:rPr>
        <w:t>5</w:t>
      </w:r>
      <w:r>
        <w:rPr>
          <w:noProof/>
        </w:rPr>
        <w:fldChar w:fldCharType="end"/>
      </w:r>
      <w:bookmarkEnd w:id="28"/>
      <w:r w:rsidRPr="00693DE7">
        <w:t xml:space="preserve">: Associação </w:t>
      </w:r>
      <w:proofErr w:type="spellStart"/>
      <w:r w:rsidRPr="00594A90">
        <w:rPr>
          <w:i/>
          <w:iCs w:val="0"/>
        </w:rPr>
        <w:t>LA_SpatialUnit</w:t>
      </w:r>
      <w:proofErr w:type="spellEnd"/>
      <w:r w:rsidRPr="00693DE7">
        <w:t xml:space="preserve"> e CIATA</w:t>
      </w:r>
    </w:p>
    <w:tbl>
      <w:tblPr>
        <w:tblStyle w:val="Tabelacomgrade"/>
        <w:tblW w:w="0" w:type="auto"/>
        <w:tblLook w:val="04A0" w:firstRow="1" w:lastRow="0" w:firstColumn="1" w:lastColumn="0" w:noHBand="0" w:noVBand="1"/>
      </w:tblPr>
      <w:tblGrid>
        <w:gridCol w:w="9061"/>
      </w:tblGrid>
      <w:tr w:rsidR="000752AD" w:rsidRPr="00693DE7" w14:paraId="6A0C2187" w14:textId="77777777" w:rsidTr="000643CA">
        <w:tc>
          <w:tcPr>
            <w:tcW w:w="9061" w:type="dxa"/>
          </w:tcPr>
          <w:p w14:paraId="39B82FBC" w14:textId="77777777" w:rsidR="000752AD" w:rsidRPr="00693DE7" w:rsidRDefault="000752AD" w:rsidP="000643CA">
            <w:pPr>
              <w:ind w:firstLine="0"/>
              <w:rPr>
                <w:lang w:eastAsia="pt-BR"/>
              </w:rPr>
            </w:pPr>
            <w:r w:rsidRPr="00693DE7">
              <w:rPr>
                <w:noProof/>
                <w:lang w:eastAsia="pt-BR"/>
              </w:rPr>
              <w:drawing>
                <wp:inline distT="0" distB="0" distL="0" distR="0" wp14:anchorId="3B4AE535" wp14:editId="4347F62D">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3"/>
                          <a:stretch>
                            <a:fillRect/>
                          </a:stretch>
                        </pic:blipFill>
                        <pic:spPr>
                          <a:xfrm>
                            <a:off x="0" y="0"/>
                            <a:ext cx="5760085" cy="3176270"/>
                          </a:xfrm>
                          <a:prstGeom prst="rect">
                            <a:avLst/>
                          </a:prstGeom>
                        </pic:spPr>
                      </pic:pic>
                    </a:graphicData>
                  </a:graphic>
                </wp:inline>
              </w:drawing>
            </w:r>
          </w:p>
        </w:tc>
      </w:tr>
    </w:tbl>
    <w:p w14:paraId="6E6F16E6" w14:textId="77777777" w:rsidR="000752AD" w:rsidRPr="00693DE7" w:rsidRDefault="000752AD" w:rsidP="000752AD">
      <w:pPr>
        <w:rPr>
          <w:lang w:eastAsia="pt-BR"/>
        </w:rPr>
      </w:pPr>
    </w:p>
    <w:p w14:paraId="36CE741C" w14:textId="77777777" w:rsidR="000752AD" w:rsidRPr="00693DE7" w:rsidRDefault="000752AD" w:rsidP="000752AD">
      <w:pPr>
        <w:pStyle w:val="Legenda"/>
      </w:pPr>
      <w:bookmarkStart w:id="29" w:name="_Ref192077634"/>
      <w:r w:rsidRPr="00693DE7">
        <w:t xml:space="preserve">Tabela </w:t>
      </w:r>
      <w:r>
        <w:fldChar w:fldCharType="begin"/>
      </w:r>
      <w:r>
        <w:instrText xml:space="preserve"> SEQ Tabela \* ARABIC </w:instrText>
      </w:r>
      <w:r>
        <w:fldChar w:fldCharType="separate"/>
      </w:r>
      <w:r>
        <w:rPr>
          <w:noProof/>
        </w:rPr>
        <w:t>3</w:t>
      </w:r>
      <w:r>
        <w:rPr>
          <w:noProof/>
        </w:rPr>
        <w:fldChar w:fldCharType="end"/>
      </w:r>
      <w:bookmarkEnd w:id="29"/>
      <w:r w:rsidRPr="00693DE7">
        <w:t>: Comparando CIATA e LADM: Contextos e Propósitos Distintos</w:t>
      </w:r>
    </w:p>
    <w:tbl>
      <w:tblPr>
        <w:tblStyle w:val="TabeladeGrade5Escura-nfase11"/>
        <w:tblW w:w="0" w:type="auto"/>
        <w:tblLook w:val="04A0" w:firstRow="1" w:lastRow="0" w:firstColumn="1" w:lastColumn="0" w:noHBand="0" w:noVBand="1"/>
      </w:tblPr>
      <w:tblGrid>
        <w:gridCol w:w="1964"/>
        <w:gridCol w:w="3406"/>
        <w:gridCol w:w="3691"/>
      </w:tblGrid>
      <w:tr w:rsidR="000752AD" w:rsidRPr="00693DE7" w14:paraId="2AFD4E3E"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492812"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Característica</w:t>
            </w:r>
          </w:p>
        </w:tc>
        <w:tc>
          <w:tcPr>
            <w:tcW w:w="0" w:type="auto"/>
            <w:hideMark/>
          </w:tcPr>
          <w:p w14:paraId="76930278"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CIATA</w:t>
            </w:r>
          </w:p>
        </w:tc>
        <w:tc>
          <w:tcPr>
            <w:tcW w:w="0" w:type="auto"/>
            <w:hideMark/>
          </w:tcPr>
          <w:p w14:paraId="00D29DD3"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LADM</w:t>
            </w:r>
          </w:p>
        </w:tc>
      </w:tr>
      <w:tr w:rsidR="000752AD" w:rsidRPr="00693DE7" w14:paraId="609F3653"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F68E8"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Origem</w:t>
            </w:r>
          </w:p>
        </w:tc>
        <w:tc>
          <w:tcPr>
            <w:tcW w:w="0" w:type="auto"/>
            <w:hideMark/>
          </w:tcPr>
          <w:p w14:paraId="2E585D18"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Iniciativa do governo brasileiro nas décadas de 1970 e 1980.</w:t>
            </w:r>
          </w:p>
        </w:tc>
        <w:tc>
          <w:tcPr>
            <w:tcW w:w="0" w:type="auto"/>
            <w:hideMark/>
          </w:tcPr>
          <w:p w14:paraId="0EF8248F"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Modelo conceitual internacional desenvolvido pela FIG e ISO.</w:t>
            </w:r>
          </w:p>
        </w:tc>
      </w:tr>
      <w:tr w:rsidR="000752AD" w:rsidRPr="00693DE7" w14:paraId="7C77E01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56F3E6B7"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Âmbito</w:t>
            </w:r>
          </w:p>
        </w:tc>
        <w:tc>
          <w:tcPr>
            <w:tcW w:w="0" w:type="auto"/>
            <w:hideMark/>
          </w:tcPr>
          <w:p w14:paraId="65E6EF24"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Cadastro territorial urbano no Brasil, com foco inicial em municípios de pequeno porte.</w:t>
            </w:r>
          </w:p>
        </w:tc>
        <w:tc>
          <w:tcPr>
            <w:tcW w:w="0" w:type="auto"/>
            <w:hideMark/>
          </w:tcPr>
          <w:p w14:paraId="6771312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Administração territorial em geral, aplicável a diferentes países e contextos.</w:t>
            </w:r>
          </w:p>
        </w:tc>
      </w:tr>
      <w:tr w:rsidR="000752AD" w:rsidRPr="00693DE7" w14:paraId="4E0BEF5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DD99CB"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Objetivo</w:t>
            </w:r>
          </w:p>
        </w:tc>
        <w:tc>
          <w:tcPr>
            <w:tcW w:w="0" w:type="auto"/>
            <w:hideMark/>
          </w:tcPr>
          <w:p w14:paraId="5961D1E4"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Aumentar a arrecadação municipal por meio de um sistema de cadastros técnicos eficiente.</w:t>
            </w:r>
          </w:p>
        </w:tc>
        <w:tc>
          <w:tcPr>
            <w:tcW w:w="0" w:type="auto"/>
            <w:hideMark/>
          </w:tcPr>
          <w:p w14:paraId="18BE0D2B"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proofErr w:type="spellStart"/>
            <w:r w:rsidRPr="00693DE7">
              <w:rPr>
                <w:rFonts w:eastAsia="Times New Roman" w:cs="Arial"/>
                <w:szCs w:val="24"/>
                <w:lang w:eastAsia="pt-BR"/>
              </w:rPr>
              <w:t>Fornecer</w:t>
            </w:r>
            <w:proofErr w:type="spellEnd"/>
            <w:r w:rsidRPr="00693DE7">
              <w:rPr>
                <w:rFonts w:eastAsia="Times New Roman" w:cs="Arial"/>
                <w:szCs w:val="24"/>
                <w:lang w:eastAsia="pt-BR"/>
              </w:rPr>
              <w:t xml:space="preserve"> um modelo padrão para a administração de terras, promovendo interoperabilidade.</w:t>
            </w:r>
          </w:p>
        </w:tc>
      </w:tr>
      <w:tr w:rsidR="000752AD" w:rsidRPr="00693DE7" w14:paraId="3A822EFA"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AE95902"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Metodologia</w:t>
            </w:r>
          </w:p>
        </w:tc>
        <w:tc>
          <w:tcPr>
            <w:tcW w:w="0" w:type="auto"/>
            <w:hideMark/>
          </w:tcPr>
          <w:p w14:paraId="2508865B"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Flexível e adaptável, permitindo a cada município definir as informações a serem coletadas.</w:t>
            </w:r>
          </w:p>
        </w:tc>
        <w:tc>
          <w:tcPr>
            <w:tcW w:w="0" w:type="auto"/>
            <w:hideMark/>
          </w:tcPr>
          <w:p w14:paraId="531728B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Baseado em um modelo conceitual que define objetos e relacionamentos padronizados.</w:t>
            </w:r>
          </w:p>
        </w:tc>
      </w:tr>
      <w:tr w:rsidR="000752AD" w:rsidRPr="00693DE7" w14:paraId="280DFFA6"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510AA2"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Tecnologia</w:t>
            </w:r>
          </w:p>
        </w:tc>
        <w:tc>
          <w:tcPr>
            <w:tcW w:w="0" w:type="auto"/>
            <w:hideMark/>
          </w:tcPr>
          <w:p w14:paraId="5311AC36"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Limitada à tecnologia disponível na época, com foco em processamento de dados.</w:t>
            </w:r>
          </w:p>
        </w:tc>
        <w:tc>
          <w:tcPr>
            <w:tcW w:w="0" w:type="auto"/>
            <w:hideMark/>
          </w:tcPr>
          <w:p w14:paraId="680878C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Independente de tecnologia, podendo ser implementado com diferentes ferramentas.</w:t>
            </w:r>
          </w:p>
        </w:tc>
      </w:tr>
      <w:tr w:rsidR="000752AD" w:rsidRPr="00693DE7" w14:paraId="2C62AD3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C15543A"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Implementação</w:t>
            </w:r>
          </w:p>
        </w:tc>
        <w:tc>
          <w:tcPr>
            <w:tcW w:w="0" w:type="auto"/>
            <w:hideMark/>
          </w:tcPr>
          <w:p w14:paraId="194D1581"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Descontinuado em 1981, com a perda de financiamento.</w:t>
            </w:r>
          </w:p>
        </w:tc>
        <w:tc>
          <w:tcPr>
            <w:tcW w:w="0" w:type="auto"/>
            <w:hideMark/>
          </w:tcPr>
          <w:p w14:paraId="3D3EC6F0"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Em constante desenvolvimento e aprimoramento, com ampla adoção internacional.</w:t>
            </w:r>
          </w:p>
        </w:tc>
      </w:tr>
    </w:tbl>
    <w:p w14:paraId="609B1FFE" w14:textId="77777777" w:rsidR="000752AD" w:rsidRPr="00693DE7" w:rsidRDefault="000752AD" w:rsidP="000752AD">
      <w:pPr>
        <w:pStyle w:val="Ttulo3"/>
        <w:rPr>
          <w:rFonts w:eastAsia="Times New Roman"/>
          <w:lang w:eastAsia="pt-BR"/>
        </w:rPr>
      </w:pPr>
      <w:bookmarkStart w:id="30" w:name="_Toc183090307"/>
      <w:bookmarkStart w:id="31" w:name="_Toc193206939"/>
      <w:r w:rsidRPr="00693DE7">
        <w:rPr>
          <w:rFonts w:eastAsia="Times New Roman"/>
          <w:lang w:eastAsia="pt-BR"/>
        </w:rPr>
        <w:t>Ciata e o CTM</w:t>
      </w:r>
      <w:bookmarkEnd w:id="30"/>
      <w:bookmarkEnd w:id="31"/>
    </w:p>
    <w:p w14:paraId="3A274265" w14:textId="77777777" w:rsidR="000752AD" w:rsidRPr="00693DE7" w:rsidRDefault="000752AD" w:rsidP="000752AD">
      <w:pPr>
        <w:rPr>
          <w:lang w:eastAsia="pt-BR"/>
        </w:rPr>
      </w:pPr>
      <w:r w:rsidRPr="00693DE7">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w:t>
      </w:r>
      <w:r w:rsidRPr="00693DE7">
        <w:rPr>
          <w:lang w:eastAsia="pt-BR"/>
        </w:rPr>
        <w:lastRenderedPageBreak/>
        <w:t xml:space="preserve">cadastro. A </w:t>
      </w:r>
      <w:r w:rsidRPr="00693DE7">
        <w:rPr>
          <w:lang w:eastAsia="pt-BR"/>
        </w:rPr>
        <w:fldChar w:fldCharType="begin"/>
      </w:r>
      <w:r w:rsidRPr="00693DE7">
        <w:rPr>
          <w:lang w:eastAsia="pt-BR"/>
        </w:rPr>
        <w:instrText xml:space="preserve"> REF _Ref191479803 \h </w:instrText>
      </w:r>
      <w:r w:rsidRPr="00693DE7">
        <w:rPr>
          <w:lang w:eastAsia="pt-BR"/>
        </w:rPr>
      </w:r>
      <w:r w:rsidRPr="00693DE7">
        <w:rPr>
          <w:lang w:eastAsia="pt-BR"/>
        </w:rPr>
        <w:fldChar w:fldCharType="separate"/>
      </w:r>
      <w:r w:rsidRPr="00693DE7">
        <w:t xml:space="preserve">Tabela </w:t>
      </w:r>
      <w:r>
        <w:rPr>
          <w:noProof/>
        </w:rPr>
        <w:t>4</w:t>
      </w:r>
      <w:r w:rsidRPr="00693DE7">
        <w:rPr>
          <w:lang w:eastAsia="pt-BR"/>
        </w:rPr>
        <w:fldChar w:fldCharType="end"/>
      </w:r>
      <w:r w:rsidRPr="00693DE7">
        <w:rPr>
          <w:lang w:eastAsia="pt-BR"/>
        </w:rPr>
        <w:fldChar w:fldCharType="begin"/>
      </w:r>
      <w:r w:rsidRPr="00693DE7">
        <w:rPr>
          <w:lang w:eastAsia="pt-BR"/>
        </w:rPr>
        <w:instrText xml:space="preserve"> REF _Ref191479803 \h </w:instrText>
      </w:r>
      <w:r w:rsidRPr="00693DE7">
        <w:rPr>
          <w:lang w:eastAsia="pt-BR"/>
        </w:rPr>
      </w:r>
      <w:r w:rsidRPr="00693DE7">
        <w:rPr>
          <w:lang w:eastAsia="pt-BR"/>
        </w:rPr>
        <w:fldChar w:fldCharType="separate"/>
      </w:r>
      <w:r w:rsidRPr="00693DE7">
        <w:t xml:space="preserve">Tabela </w:t>
      </w:r>
      <w:r>
        <w:rPr>
          <w:noProof/>
        </w:rPr>
        <w:t>4</w:t>
      </w:r>
      <w:r w:rsidRPr="00693DE7">
        <w:rPr>
          <w:lang w:eastAsia="pt-BR"/>
        </w:rPr>
        <w:fldChar w:fldCharType="end"/>
      </w:r>
      <w:r w:rsidRPr="00693DE7">
        <w:rPr>
          <w:lang w:eastAsia="pt-BR"/>
        </w:rPr>
        <w:t xml:space="preserve"> apresenta um comparativo entre as características dos dois modelos.</w:t>
      </w:r>
    </w:p>
    <w:p w14:paraId="0F2ADE7B" w14:textId="77777777" w:rsidR="000752AD" w:rsidRPr="00693DE7" w:rsidRDefault="000752AD" w:rsidP="000752AD">
      <w:pPr>
        <w:pStyle w:val="Legenda"/>
      </w:pPr>
      <w:bookmarkStart w:id="32" w:name="_Ref191479803"/>
      <w:r w:rsidRPr="00693DE7">
        <w:t xml:space="preserve">Tabela </w:t>
      </w:r>
      <w:r>
        <w:fldChar w:fldCharType="begin"/>
      </w:r>
      <w:r>
        <w:instrText xml:space="preserve"> SEQ Tabela \* ARABIC </w:instrText>
      </w:r>
      <w:r>
        <w:fldChar w:fldCharType="separate"/>
      </w:r>
      <w:r>
        <w:rPr>
          <w:noProof/>
        </w:rPr>
        <w:t>4</w:t>
      </w:r>
      <w:r>
        <w:rPr>
          <w:noProof/>
        </w:rPr>
        <w:fldChar w:fldCharType="end"/>
      </w:r>
      <w:bookmarkEnd w:id="32"/>
      <w:r w:rsidRPr="00693DE7">
        <w:t>: Comparação entre o CIATA e o CTM</w:t>
      </w:r>
    </w:p>
    <w:tbl>
      <w:tblPr>
        <w:tblStyle w:val="TabeladeGrade5Escura-nfase11"/>
        <w:tblW w:w="0" w:type="auto"/>
        <w:tblLook w:val="04A0" w:firstRow="1" w:lastRow="0" w:firstColumn="1" w:lastColumn="0" w:noHBand="0" w:noVBand="1"/>
      </w:tblPr>
      <w:tblGrid>
        <w:gridCol w:w="1803"/>
        <w:gridCol w:w="3443"/>
        <w:gridCol w:w="3815"/>
      </w:tblGrid>
      <w:tr w:rsidR="000752AD" w:rsidRPr="00693DE7" w14:paraId="50EA3E48"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A5DA97"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Característica</w:t>
            </w:r>
          </w:p>
        </w:tc>
        <w:tc>
          <w:tcPr>
            <w:tcW w:w="0" w:type="auto"/>
            <w:hideMark/>
          </w:tcPr>
          <w:p w14:paraId="47BFBEC1"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CIATA</w:t>
            </w:r>
          </w:p>
        </w:tc>
        <w:tc>
          <w:tcPr>
            <w:tcW w:w="0" w:type="auto"/>
            <w:hideMark/>
          </w:tcPr>
          <w:p w14:paraId="2205BB2C"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CTM</w:t>
            </w:r>
          </w:p>
        </w:tc>
      </w:tr>
      <w:tr w:rsidR="000752AD" w:rsidRPr="00693DE7" w14:paraId="58DE6AD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642BF2"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Objetivo</w:t>
            </w:r>
          </w:p>
        </w:tc>
        <w:tc>
          <w:tcPr>
            <w:tcW w:w="0" w:type="auto"/>
            <w:hideMark/>
          </w:tcPr>
          <w:p w14:paraId="2EF6A9F3"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47E28A3F"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0752AD" w:rsidRPr="00693DE7" w14:paraId="6A34E05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67B61079"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Abrangência</w:t>
            </w:r>
          </w:p>
        </w:tc>
        <w:tc>
          <w:tcPr>
            <w:tcW w:w="0" w:type="auto"/>
            <w:hideMark/>
          </w:tcPr>
          <w:p w14:paraId="4EA2E5A5"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5A50D62A"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0752AD" w:rsidRPr="00693DE7" w14:paraId="6F41A47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8EAC8B"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Metodologia</w:t>
            </w:r>
          </w:p>
        </w:tc>
        <w:tc>
          <w:tcPr>
            <w:tcW w:w="0" w:type="auto"/>
            <w:hideMark/>
          </w:tcPr>
          <w:p w14:paraId="417E028C"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A349B97"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Orientado por diretrizes nacionais, como a Portaria Ministerial nº 511/2009 e a Portaria/MDR nº 3.242, de 2022.</w:t>
            </w:r>
          </w:p>
        </w:tc>
      </w:tr>
      <w:tr w:rsidR="000752AD" w:rsidRPr="00693DE7" w14:paraId="3C74E285"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444EE39C"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w:t>
            </w:r>
          </w:p>
        </w:tc>
        <w:tc>
          <w:tcPr>
            <w:tcW w:w="0" w:type="auto"/>
            <w:hideMark/>
          </w:tcPr>
          <w:p w14:paraId="217EC00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169A672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Depende da adesão dos municípios e da colaboração entre diferentes órgãos e instituições.</w:t>
            </w:r>
          </w:p>
        </w:tc>
      </w:tr>
      <w:tr w:rsidR="000752AD" w:rsidRPr="00693DE7" w14:paraId="44384BE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2D27E"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Padronização</w:t>
            </w:r>
          </w:p>
        </w:tc>
        <w:tc>
          <w:tcPr>
            <w:tcW w:w="0" w:type="auto"/>
            <w:hideMark/>
          </w:tcPr>
          <w:p w14:paraId="31F2253C"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318B333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Busca padronizar o cadastro em nível nacional, utilizando modelos como o LADM.</w:t>
            </w:r>
          </w:p>
        </w:tc>
      </w:tr>
      <w:tr w:rsidR="000752AD" w:rsidRPr="00693DE7" w14:paraId="643128BD"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EC39F20"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Tecnologia</w:t>
            </w:r>
          </w:p>
        </w:tc>
        <w:tc>
          <w:tcPr>
            <w:tcW w:w="0" w:type="auto"/>
            <w:hideMark/>
          </w:tcPr>
          <w:p w14:paraId="71BC64CA"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6373953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 tecnologias modernas, como SIG e Geotecnologias.</w:t>
            </w:r>
          </w:p>
        </w:tc>
      </w:tr>
      <w:tr w:rsidR="000752AD" w:rsidRPr="00693DE7" w14:paraId="6D94FBA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F4C3DC"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Foco</w:t>
            </w:r>
          </w:p>
        </w:tc>
        <w:tc>
          <w:tcPr>
            <w:tcW w:w="0" w:type="auto"/>
            <w:hideMark/>
          </w:tcPr>
          <w:p w14:paraId="650AA9A8"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Forte ênfase no aspecto fiscal e na arrecadação do IPTU.</w:t>
            </w:r>
          </w:p>
        </w:tc>
        <w:tc>
          <w:tcPr>
            <w:tcW w:w="0" w:type="auto"/>
            <w:hideMark/>
          </w:tcPr>
          <w:p w14:paraId="651B90F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Abordagem </w:t>
            </w:r>
            <w:proofErr w:type="spellStart"/>
            <w:r w:rsidRPr="00693DE7">
              <w:rPr>
                <w:rFonts w:ascii="Times New Roman" w:eastAsia="Times New Roman" w:hAnsi="Times New Roman" w:cs="Times New Roman"/>
                <w:szCs w:val="24"/>
                <w:lang w:eastAsia="pt-BR"/>
              </w:rPr>
              <w:t>multifinalitária</w:t>
            </w:r>
            <w:proofErr w:type="spellEnd"/>
            <w:r w:rsidRPr="00693DE7">
              <w:rPr>
                <w:rFonts w:ascii="Times New Roman" w:eastAsia="Times New Roman" w:hAnsi="Times New Roman" w:cs="Times New Roman"/>
                <w:szCs w:val="24"/>
                <w:lang w:eastAsia="pt-BR"/>
              </w:rPr>
              <w:t>, com foco na gestão territorial e no desenvolvimento urbano sustentável.</w:t>
            </w:r>
          </w:p>
        </w:tc>
      </w:tr>
      <w:tr w:rsidR="000752AD" w:rsidRPr="00693DE7" w14:paraId="0943F54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0787A1D8"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Legado</w:t>
            </w:r>
          </w:p>
        </w:tc>
        <w:tc>
          <w:tcPr>
            <w:tcW w:w="0" w:type="auto"/>
            <w:hideMark/>
          </w:tcPr>
          <w:p w14:paraId="7958A352"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587E8868"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Representa um avanço em relação ao CIATA, com potencial para transformar a gestão das cidades.</w:t>
            </w:r>
          </w:p>
        </w:tc>
      </w:tr>
      <w:tr w:rsidR="000752AD" w:rsidRPr="00693DE7" w14:paraId="68A576A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260D39"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Desafios</w:t>
            </w:r>
          </w:p>
        </w:tc>
        <w:tc>
          <w:tcPr>
            <w:tcW w:w="0" w:type="auto"/>
            <w:hideMark/>
          </w:tcPr>
          <w:p w14:paraId="41D6086B"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4B0DBA00"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Baixa adesão dos municípios, necessidade de investimentos em tecnologia e capacitação.</w:t>
            </w:r>
          </w:p>
        </w:tc>
      </w:tr>
    </w:tbl>
    <w:p w14:paraId="2EC4D628" w14:textId="77777777" w:rsidR="000752AD" w:rsidRPr="00693DE7" w:rsidRDefault="000752AD" w:rsidP="000752AD">
      <w:pPr>
        <w:rPr>
          <w:lang w:eastAsia="pt-BR"/>
        </w:rPr>
      </w:pPr>
      <w:r w:rsidRPr="00693DE7">
        <w:rPr>
          <w:lang w:eastAsia="pt-BR"/>
        </w:rPr>
        <w:t>O Cadastro Territorial Multifinalitário (CTM) é um sistema de informação baseado na parcela, geralmente um lote, onde diferentes conjuntos temáticos de dados se relacionam para possibilitar múltiplos usos.</w:t>
      </w:r>
    </w:p>
    <w:p w14:paraId="505883F0" w14:textId="77777777" w:rsidR="000752AD" w:rsidRPr="00693DE7" w:rsidRDefault="000752AD" w:rsidP="000752AD">
      <w:pPr>
        <w:rPr>
          <w:rFonts w:cs="Arial"/>
          <w:lang w:eastAsia="pt-BR"/>
        </w:rPr>
      </w:pPr>
      <w:r w:rsidRPr="00693DE7">
        <w:rPr>
          <w:lang w:eastAsia="pt-BR"/>
        </w:rPr>
        <w:t>Segundo Silva (2023)</w:t>
      </w:r>
      <w:r w:rsidRPr="00693DE7">
        <w:rPr>
          <w:rFonts w:cs="Arial"/>
          <w:vanish/>
          <w:lang w:eastAsia="pt-BR"/>
        </w:rPr>
        <w:t>(Silva, 2023)</w:t>
      </w:r>
      <w:r w:rsidRPr="00693DE7">
        <w:rPr>
          <w:rFonts w:cs="Arial"/>
          <w:lang w:eastAsia="pt-BR"/>
        </w:rPr>
        <w:t xml:space="preserve">, “No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w:t>
      </w:r>
      <w:r w:rsidRPr="00693DE7">
        <w:rPr>
          <w:rFonts w:cs="Arial"/>
          <w:lang w:eastAsia="pt-BR"/>
        </w:rPr>
        <w:lastRenderedPageBreak/>
        <w:t>atributos alfanuméricos - relacionados às parcelas sobre aspectos estruturais, tais como: sociais, ambientais, habitacionais e não habitacionais, redes de infraestrutura, equipamentos, tributários, entre outros.”</w:t>
      </w:r>
    </w:p>
    <w:p w14:paraId="6ECA6BFF" w14:textId="77777777" w:rsidR="000752AD" w:rsidRPr="00693DE7" w:rsidRDefault="000752AD" w:rsidP="000752AD">
      <w:pPr>
        <w:rPr>
          <w:lang w:eastAsia="pt-BR"/>
        </w:rPr>
      </w:pPr>
      <w:r w:rsidRPr="00693DE7">
        <w:rPr>
          <w:lang w:eastAsia="pt-BR"/>
        </w:rPr>
        <w:t>Os temas de um CTM estão interligados entre si e ao cadastro territorial por meio de suas coordenadas geográficas. Dessa forma, o georreferenciamento das parcelas do CT é imprescindível para o desenvolvimento de um CTM.</w:t>
      </w:r>
    </w:p>
    <w:p w14:paraId="669DFF5C" w14:textId="77777777" w:rsidR="000752AD" w:rsidRPr="00693DE7" w:rsidRDefault="000752AD" w:rsidP="000752AD">
      <w:pPr>
        <w:rPr>
          <w:lang w:eastAsia="pt-BR"/>
        </w:rPr>
      </w:pPr>
      <w:r w:rsidRPr="00693DE7">
        <w:rPr>
          <w:lang w:eastAsia="pt-BR"/>
        </w:rPr>
        <w:t xml:space="preserve">O CIATA, no entanto, não previu o armazenamento das coordenadas geográficas dos lotes e, assim, a conexão com as camadas temáticas só pode ser feita através da inclusão do atributo “Inscrição Cadastral” no CTM. </w:t>
      </w:r>
    </w:p>
    <w:p w14:paraId="565A51A6" w14:textId="77777777" w:rsidR="000752AD" w:rsidRPr="00693DE7" w:rsidRDefault="000752AD" w:rsidP="000752AD">
      <w:pPr>
        <w:rPr>
          <w:lang w:eastAsia="pt-BR"/>
        </w:rPr>
      </w:pPr>
      <w:r w:rsidRPr="00693DE7">
        <w:rPr>
          <w:lang w:eastAsia="pt-BR"/>
        </w:rPr>
        <w:t xml:space="preserve">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Pr="00693DE7">
        <w:t xml:space="preserve">Figura </w:t>
      </w:r>
      <w:r>
        <w:rPr>
          <w:noProof/>
        </w:rPr>
        <w:t>7</w:t>
      </w:r>
      <w:r w:rsidRPr="00693DE7">
        <w:rPr>
          <w:lang w:eastAsia="pt-BR"/>
        </w:rPr>
        <w:fldChar w:fldCharType="end"/>
      </w:r>
      <w:r w:rsidRPr="00693DE7">
        <w:rPr>
          <w:lang w:eastAsia="pt-BR"/>
        </w:rPr>
        <w:t xml:space="preserve"> é apresentada uma possível modelagem original do CIATA desenhada segundo as definições do </w:t>
      </w:r>
      <w:proofErr w:type="spellStart"/>
      <w:r w:rsidRPr="00693DE7">
        <w:rPr>
          <w:i/>
          <w:iCs/>
          <w:lang w:eastAsia="pt-BR"/>
        </w:rPr>
        <w:t>Object</w:t>
      </w:r>
      <w:proofErr w:type="spellEnd"/>
      <w:r w:rsidRPr="00693DE7">
        <w:rPr>
          <w:i/>
          <w:iCs/>
          <w:lang w:eastAsia="pt-BR"/>
        </w:rPr>
        <w:t xml:space="preserve"> </w:t>
      </w:r>
      <w:proofErr w:type="spellStart"/>
      <w:r w:rsidRPr="00693DE7">
        <w:rPr>
          <w:i/>
          <w:iCs/>
          <w:lang w:eastAsia="pt-BR"/>
        </w:rPr>
        <w:t>Modeling</w:t>
      </w:r>
      <w:proofErr w:type="spellEnd"/>
      <w:r w:rsidRPr="00693DE7">
        <w:rPr>
          <w:i/>
          <w:iCs/>
          <w:lang w:eastAsia="pt-BR"/>
        </w:rPr>
        <w:t xml:space="preserve"> </w:t>
      </w:r>
      <w:proofErr w:type="spellStart"/>
      <w:r w:rsidRPr="00693DE7">
        <w:rPr>
          <w:i/>
          <w:iCs/>
          <w:lang w:eastAsia="pt-BR"/>
        </w:rPr>
        <w:t>Technique</w:t>
      </w:r>
      <w:proofErr w:type="spellEnd"/>
      <w:r w:rsidRPr="00693DE7">
        <w:rPr>
          <w:i/>
          <w:iCs/>
          <w:lang w:eastAsia="pt-BR"/>
        </w:rPr>
        <w:t xml:space="preserve"> for </w:t>
      </w:r>
      <w:proofErr w:type="spellStart"/>
      <w:r w:rsidRPr="00693DE7">
        <w:rPr>
          <w:i/>
          <w:iCs/>
          <w:lang w:eastAsia="pt-BR"/>
        </w:rPr>
        <w:t>Geographic</w:t>
      </w:r>
      <w:proofErr w:type="spellEnd"/>
      <w:r w:rsidRPr="00693DE7">
        <w:rPr>
          <w:i/>
          <w:iCs/>
          <w:lang w:eastAsia="pt-BR"/>
        </w:rPr>
        <w:t xml:space="preserve"> </w:t>
      </w:r>
      <w:proofErr w:type="spellStart"/>
      <w:r w:rsidRPr="00693DE7">
        <w:rPr>
          <w:i/>
          <w:iCs/>
          <w:lang w:eastAsia="pt-BR"/>
        </w:rPr>
        <w:t>Applications</w:t>
      </w:r>
      <w:proofErr w:type="spellEnd"/>
      <w:r w:rsidRPr="00693DE7">
        <w:rPr>
          <w:lang w:eastAsia="pt-BR"/>
        </w:rPr>
        <w:t xml:space="preserve"> - OMT-G, um modelo de dados para o projeto de sistemas e aplicações de bancos de dados geográficos. O que se nota 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Pr="00693DE7">
        <w:t xml:space="preserve">Figura </w:t>
      </w:r>
      <w:r>
        <w:rPr>
          <w:noProof/>
        </w:rPr>
        <w:t>7</w:t>
      </w:r>
      <w:r w:rsidRPr="00693DE7">
        <w:rPr>
          <w:lang w:eastAsia="pt-BR"/>
        </w:rPr>
        <w:fldChar w:fldCharType="end"/>
      </w:r>
      <w:r w:rsidRPr="00693DE7">
        <w:rPr>
          <w:lang w:eastAsia="pt-BR"/>
        </w:rPr>
        <w:t xml:space="preserve"> é a ausência de classes georreferenciadas (ver legenda na </w:t>
      </w:r>
      <w:r w:rsidRPr="00693DE7">
        <w:rPr>
          <w:lang w:eastAsia="pt-BR"/>
        </w:rPr>
        <w:fldChar w:fldCharType="begin"/>
      </w:r>
      <w:r w:rsidRPr="00693DE7">
        <w:rPr>
          <w:lang w:eastAsia="pt-BR"/>
        </w:rPr>
        <w:instrText xml:space="preserve"> REF _Ref191478284 \h </w:instrText>
      </w:r>
      <w:r w:rsidRPr="00693DE7">
        <w:rPr>
          <w:lang w:eastAsia="pt-BR"/>
        </w:rPr>
      </w:r>
      <w:r w:rsidRPr="00693DE7">
        <w:rPr>
          <w:lang w:eastAsia="pt-BR"/>
        </w:rPr>
        <w:fldChar w:fldCharType="separate"/>
      </w:r>
      <w:r w:rsidRPr="00693DE7">
        <w:t xml:space="preserve">Figura </w:t>
      </w:r>
      <w:r>
        <w:rPr>
          <w:noProof/>
        </w:rPr>
        <w:t>6</w:t>
      </w:r>
      <w:r w:rsidRPr="00693DE7">
        <w:rPr>
          <w:lang w:eastAsia="pt-BR"/>
        </w:rPr>
        <w:fldChar w:fldCharType="end"/>
      </w:r>
      <w:r w:rsidRPr="00693DE7">
        <w:rPr>
          <w:lang w:eastAsia="pt-BR"/>
        </w:rPr>
        <w:t>).</w:t>
      </w:r>
    </w:p>
    <w:p w14:paraId="61FB365A" w14:textId="77777777" w:rsidR="000752AD" w:rsidRPr="00693DE7" w:rsidRDefault="000752AD" w:rsidP="000752AD">
      <w:pPr>
        <w:pStyle w:val="Legenda"/>
      </w:pPr>
      <w:bookmarkStart w:id="33" w:name="_Ref191478284"/>
      <w:r w:rsidRPr="00693DE7">
        <w:t xml:space="preserve">Figura </w:t>
      </w:r>
      <w:r>
        <w:fldChar w:fldCharType="begin"/>
      </w:r>
      <w:r>
        <w:instrText xml:space="preserve"> SEQ Figura \* ARABIC </w:instrText>
      </w:r>
      <w:r>
        <w:fldChar w:fldCharType="separate"/>
      </w:r>
      <w:r>
        <w:rPr>
          <w:noProof/>
        </w:rPr>
        <w:t>6</w:t>
      </w:r>
      <w:r>
        <w:rPr>
          <w:noProof/>
        </w:rPr>
        <w:fldChar w:fldCharType="end"/>
      </w:r>
      <w:bookmarkEnd w:id="33"/>
      <w:r w:rsidRPr="00693DE7">
        <w:t>: Legenda de classes do OMT-G</w:t>
      </w:r>
    </w:p>
    <w:tbl>
      <w:tblPr>
        <w:tblStyle w:val="Tabelacomgrade"/>
        <w:tblW w:w="0" w:type="auto"/>
        <w:tblLook w:val="04A0" w:firstRow="1" w:lastRow="0" w:firstColumn="1" w:lastColumn="0" w:noHBand="0" w:noVBand="1"/>
      </w:tblPr>
      <w:tblGrid>
        <w:gridCol w:w="9061"/>
      </w:tblGrid>
      <w:tr w:rsidR="000752AD" w:rsidRPr="00693DE7" w14:paraId="0F5D91BC" w14:textId="77777777" w:rsidTr="000643CA">
        <w:tc>
          <w:tcPr>
            <w:tcW w:w="9061" w:type="dxa"/>
          </w:tcPr>
          <w:p w14:paraId="7D610DDB" w14:textId="77777777" w:rsidR="000752AD" w:rsidRPr="00693DE7" w:rsidRDefault="000752AD" w:rsidP="000643CA">
            <w:pPr>
              <w:ind w:firstLine="0"/>
              <w:jc w:val="center"/>
              <w:rPr>
                <w:lang w:eastAsia="pt-BR"/>
              </w:rPr>
            </w:pPr>
            <w:r w:rsidRPr="00693DE7">
              <w:rPr>
                <w:noProof/>
                <w:lang w:eastAsia="pt-BR"/>
              </w:rPr>
              <w:drawing>
                <wp:inline distT="0" distB="0" distL="0" distR="0" wp14:anchorId="3ABBF79C" wp14:editId="7A226C3C">
                  <wp:extent cx="5086350" cy="1417517"/>
                  <wp:effectExtent l="0" t="0" r="0" b="0"/>
                  <wp:docPr id="1752544474"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Imagem 1" descr="Uma imagem contendo Interface gráfica do usuário&#10;&#10;O conteúdo gerado por IA pode estar incorreto."/>
                          <pic:cNvPicPr/>
                        </pic:nvPicPr>
                        <pic:blipFill>
                          <a:blip r:embed="rId14"/>
                          <a:stretch>
                            <a:fillRect/>
                          </a:stretch>
                        </pic:blipFill>
                        <pic:spPr>
                          <a:xfrm>
                            <a:off x="0" y="0"/>
                            <a:ext cx="5125614" cy="1428460"/>
                          </a:xfrm>
                          <a:prstGeom prst="rect">
                            <a:avLst/>
                          </a:prstGeom>
                        </pic:spPr>
                      </pic:pic>
                    </a:graphicData>
                  </a:graphic>
                </wp:inline>
              </w:drawing>
            </w:r>
          </w:p>
        </w:tc>
      </w:tr>
    </w:tbl>
    <w:p w14:paraId="13AC807D" w14:textId="77777777" w:rsidR="000752AD" w:rsidRPr="00693DE7" w:rsidRDefault="000752AD" w:rsidP="000752AD">
      <w:pPr>
        <w:rPr>
          <w:lang w:eastAsia="pt-BR"/>
        </w:rPr>
      </w:pPr>
    </w:p>
    <w:p w14:paraId="5BC9EECF" w14:textId="77777777" w:rsidR="000752AD" w:rsidRPr="00693DE7" w:rsidRDefault="000752AD" w:rsidP="000752AD">
      <w:pPr>
        <w:pStyle w:val="Legenda"/>
      </w:pPr>
      <w:bookmarkStart w:id="34" w:name="_Ref191477230"/>
      <w:r w:rsidRPr="00693DE7">
        <w:t xml:space="preserve">Figura </w:t>
      </w:r>
      <w:r>
        <w:fldChar w:fldCharType="begin"/>
      </w:r>
      <w:r>
        <w:instrText xml:space="preserve"> SEQ Figura \* ARABIC </w:instrText>
      </w:r>
      <w:r>
        <w:fldChar w:fldCharType="separate"/>
      </w:r>
      <w:r>
        <w:rPr>
          <w:noProof/>
        </w:rPr>
        <w:t>7</w:t>
      </w:r>
      <w:r>
        <w:rPr>
          <w:noProof/>
        </w:rPr>
        <w:fldChar w:fldCharType="end"/>
      </w:r>
      <w:bookmarkEnd w:id="34"/>
      <w:r w:rsidRPr="00693DE7">
        <w:t>: Modelagem de dados original do CIATA</w:t>
      </w:r>
    </w:p>
    <w:tbl>
      <w:tblPr>
        <w:tblStyle w:val="Tabelacomgrade"/>
        <w:tblW w:w="0" w:type="auto"/>
        <w:tblLook w:val="04A0" w:firstRow="1" w:lastRow="0" w:firstColumn="1" w:lastColumn="0" w:noHBand="0" w:noVBand="1"/>
      </w:tblPr>
      <w:tblGrid>
        <w:gridCol w:w="9061"/>
      </w:tblGrid>
      <w:tr w:rsidR="000752AD" w:rsidRPr="00693DE7" w14:paraId="38D54A37" w14:textId="77777777" w:rsidTr="000643CA">
        <w:tc>
          <w:tcPr>
            <w:tcW w:w="9061" w:type="dxa"/>
          </w:tcPr>
          <w:p w14:paraId="6CDB6C43" w14:textId="77777777" w:rsidR="000752AD" w:rsidRPr="00693DE7" w:rsidRDefault="000752AD" w:rsidP="000643CA">
            <w:pPr>
              <w:ind w:firstLine="0"/>
              <w:rPr>
                <w:lang w:eastAsia="pt-BR"/>
              </w:rPr>
            </w:pPr>
            <w:r w:rsidRPr="00693DE7">
              <w:rPr>
                <w:noProof/>
                <w:lang w:eastAsia="pt-BR"/>
              </w:rPr>
              <w:drawing>
                <wp:inline distT="0" distB="0" distL="0" distR="0" wp14:anchorId="0534247D" wp14:editId="159F3AD4">
                  <wp:extent cx="5760085" cy="3032760"/>
                  <wp:effectExtent l="0" t="0" r="0" b="0"/>
                  <wp:docPr id="19785485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Imagem 1" descr="Diagrama&#10;&#10;O conteúdo gerado por IA pode estar incorreto."/>
                          <pic:cNvPicPr/>
                        </pic:nvPicPr>
                        <pic:blipFill>
                          <a:blip r:embed="rId15"/>
                          <a:stretch>
                            <a:fillRect/>
                          </a:stretch>
                        </pic:blipFill>
                        <pic:spPr>
                          <a:xfrm>
                            <a:off x="0" y="0"/>
                            <a:ext cx="5760085" cy="3032760"/>
                          </a:xfrm>
                          <a:prstGeom prst="rect">
                            <a:avLst/>
                          </a:prstGeom>
                        </pic:spPr>
                      </pic:pic>
                    </a:graphicData>
                  </a:graphic>
                </wp:inline>
              </w:drawing>
            </w:r>
          </w:p>
        </w:tc>
      </w:tr>
    </w:tbl>
    <w:p w14:paraId="698CEDD4" w14:textId="77777777" w:rsidR="000752AD" w:rsidRPr="00693DE7" w:rsidRDefault="000752AD" w:rsidP="000752AD">
      <w:pPr>
        <w:rPr>
          <w:lang w:eastAsia="pt-BR"/>
        </w:rPr>
      </w:pPr>
    </w:p>
    <w:p w14:paraId="5E8CD3A7" w14:textId="77777777" w:rsidR="000752AD" w:rsidRPr="00693DE7" w:rsidRDefault="000752AD" w:rsidP="000752AD">
      <w:pPr>
        <w:rPr>
          <w:lang w:eastAsia="pt-BR"/>
        </w:rPr>
      </w:pPr>
      <w:r w:rsidRPr="00693DE7">
        <w:rPr>
          <w:lang w:eastAsia="pt-BR"/>
        </w:rPr>
        <w:lastRenderedPageBreak/>
        <w:t xml:space="preserve">Já a </w:t>
      </w:r>
      <w:r w:rsidRPr="00693DE7">
        <w:rPr>
          <w:lang w:eastAsia="pt-BR"/>
        </w:rPr>
        <w:fldChar w:fldCharType="begin"/>
      </w:r>
      <w:r w:rsidRPr="00693DE7">
        <w:rPr>
          <w:lang w:eastAsia="pt-BR"/>
        </w:rPr>
        <w:instrText xml:space="preserve"> REF _Ref191478455 \h </w:instrText>
      </w:r>
      <w:r w:rsidRPr="00693DE7">
        <w:rPr>
          <w:lang w:eastAsia="pt-BR"/>
        </w:rPr>
      </w:r>
      <w:r w:rsidRPr="00693DE7">
        <w:rPr>
          <w:lang w:eastAsia="pt-BR"/>
        </w:rPr>
        <w:fldChar w:fldCharType="separate"/>
      </w:r>
      <w:r w:rsidRPr="00693DE7">
        <w:t xml:space="preserve">Figura </w:t>
      </w:r>
      <w:r>
        <w:rPr>
          <w:noProof/>
        </w:rPr>
        <w:t>8</w:t>
      </w:r>
      <w:r w:rsidRPr="00693DE7">
        <w:rPr>
          <w:lang w:eastAsia="pt-BR"/>
        </w:rPr>
        <w:fldChar w:fldCharType="end"/>
      </w:r>
      <w:r w:rsidRPr="00693DE7">
        <w:rPr>
          <w:lang w:eastAsia="pt-BR"/>
        </w:rPr>
        <w:t xml:space="preserve"> apresenta uma das possíveis formas de conexão entre o CT/CIATA e o CTM. Nessa proposta, as classes do CIATA continuam sendo do tipo convencional, e a chave “</w:t>
      </w:r>
      <w:proofErr w:type="spellStart"/>
      <w:r w:rsidRPr="00693DE7">
        <w:rPr>
          <w:lang w:eastAsia="pt-BR"/>
        </w:rPr>
        <w:t>InscriçãoCadastral</w:t>
      </w:r>
      <w:proofErr w:type="spellEnd"/>
      <w:r w:rsidRPr="00693DE7">
        <w:rPr>
          <w:lang w:eastAsia="pt-BR"/>
        </w:rPr>
        <w:t>” do “</w:t>
      </w:r>
      <w:proofErr w:type="spellStart"/>
      <w:r w:rsidRPr="00693DE7">
        <w:rPr>
          <w:lang w:eastAsia="pt-BR"/>
        </w:rPr>
        <w:t>BoletimCadastroImobiliario</w:t>
      </w:r>
      <w:proofErr w:type="spellEnd"/>
      <w:r w:rsidRPr="00693DE7">
        <w:rPr>
          <w:lang w:eastAsia="pt-BR"/>
        </w:rPr>
        <w:t>” é adicionada à classe “CTM”, que é uma classe georreferenciada. A partir dessa classe, é possível incluir novos temas georreferenciados, que se conectarão ao restante do CTM exclusivamente por meio de suas coordenadas geográficas.</w:t>
      </w:r>
    </w:p>
    <w:p w14:paraId="5BA08E40" w14:textId="77777777" w:rsidR="000752AD" w:rsidRPr="00693DE7" w:rsidRDefault="000752AD" w:rsidP="000752AD">
      <w:pPr>
        <w:pStyle w:val="Legenda"/>
      </w:pPr>
      <w:bookmarkStart w:id="35" w:name="_Ref191478455"/>
      <w:r w:rsidRPr="00693DE7">
        <w:t xml:space="preserve">Figura </w:t>
      </w:r>
      <w:r>
        <w:fldChar w:fldCharType="begin"/>
      </w:r>
      <w:r>
        <w:instrText xml:space="preserve"> SEQ Figura \* ARABIC </w:instrText>
      </w:r>
      <w:r>
        <w:fldChar w:fldCharType="separate"/>
      </w:r>
      <w:r>
        <w:rPr>
          <w:noProof/>
        </w:rPr>
        <w:t>8</w:t>
      </w:r>
      <w:r>
        <w:rPr>
          <w:noProof/>
        </w:rPr>
        <w:fldChar w:fldCharType="end"/>
      </w:r>
      <w:bookmarkEnd w:id="35"/>
      <w:r w:rsidRPr="00693DE7">
        <w:t>:: Modelagem de dados CIATA x CTM</w:t>
      </w:r>
    </w:p>
    <w:tbl>
      <w:tblPr>
        <w:tblStyle w:val="Tabelacomgrade"/>
        <w:tblW w:w="9287" w:type="dxa"/>
        <w:tblLook w:val="04A0" w:firstRow="1" w:lastRow="0" w:firstColumn="1" w:lastColumn="0" w:noHBand="0" w:noVBand="1"/>
      </w:tblPr>
      <w:tblGrid>
        <w:gridCol w:w="9287"/>
      </w:tblGrid>
      <w:tr w:rsidR="000752AD" w:rsidRPr="00693DE7" w14:paraId="33A9261B" w14:textId="77777777" w:rsidTr="000643CA">
        <w:trPr>
          <w:trHeight w:val="6132"/>
        </w:trPr>
        <w:tc>
          <w:tcPr>
            <w:tcW w:w="9287" w:type="dxa"/>
          </w:tcPr>
          <w:p w14:paraId="397E0C43" w14:textId="77777777" w:rsidR="000752AD" w:rsidRPr="00693DE7" w:rsidRDefault="000752AD" w:rsidP="000643CA">
            <w:pPr>
              <w:ind w:firstLine="0"/>
              <w:rPr>
                <w:lang w:eastAsia="pt-BR"/>
              </w:rPr>
            </w:pPr>
            <w:r w:rsidRPr="00693DE7">
              <w:rPr>
                <w:noProof/>
                <w:lang w:eastAsia="pt-BR"/>
              </w:rPr>
              <w:drawing>
                <wp:inline distT="0" distB="0" distL="0" distR="0" wp14:anchorId="0FC597E6" wp14:editId="18A08267">
                  <wp:extent cx="5760085" cy="5506720"/>
                  <wp:effectExtent l="0" t="0" r="0" b="0"/>
                  <wp:docPr id="150053496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Imagem 1" descr="Diagrama&#10;&#10;O conteúdo gerado por IA pode estar incorreto."/>
                          <pic:cNvPicPr/>
                        </pic:nvPicPr>
                        <pic:blipFill>
                          <a:blip r:embed="rId16"/>
                          <a:stretch>
                            <a:fillRect/>
                          </a:stretch>
                        </pic:blipFill>
                        <pic:spPr>
                          <a:xfrm>
                            <a:off x="0" y="0"/>
                            <a:ext cx="5760085" cy="5506720"/>
                          </a:xfrm>
                          <a:prstGeom prst="rect">
                            <a:avLst/>
                          </a:prstGeom>
                        </pic:spPr>
                      </pic:pic>
                    </a:graphicData>
                  </a:graphic>
                </wp:inline>
              </w:drawing>
            </w:r>
          </w:p>
        </w:tc>
      </w:tr>
    </w:tbl>
    <w:p w14:paraId="7B27A363" w14:textId="77777777" w:rsidR="000752AD" w:rsidRPr="00693DE7" w:rsidRDefault="000752AD" w:rsidP="000752AD">
      <w:pPr>
        <w:pStyle w:val="Ttulo3"/>
      </w:pPr>
      <w:bookmarkStart w:id="36" w:name="_Toc193206940"/>
      <w:r w:rsidRPr="00693DE7">
        <w:t>Presença do CIATA nos cadastros imobiliários</w:t>
      </w:r>
      <w:bookmarkEnd w:id="36"/>
    </w:p>
    <w:p w14:paraId="3AB3F50A" w14:textId="77777777" w:rsidR="000752AD" w:rsidRPr="00693DE7" w:rsidRDefault="000752AD" w:rsidP="000752AD">
      <w:r w:rsidRPr="00693DE7">
        <w:t xml:space="preserve">Foi preciso verificar se as prefeituras ainda usam aplicações de cadastro baseadas no padrão CIATA. </w:t>
      </w:r>
    </w:p>
    <w:p w14:paraId="24CC6603" w14:textId="77777777" w:rsidR="000752AD" w:rsidRPr="00693DE7" w:rsidRDefault="000752AD" w:rsidP="000752AD">
      <w:r w:rsidRPr="00693DE7">
        <w:t xml:space="preserve">Para isso foram feitas quatro pesquisas diferentes: </w:t>
      </w:r>
    </w:p>
    <w:p w14:paraId="507251B6" w14:textId="77777777" w:rsidR="000752AD" w:rsidRPr="00693DE7" w:rsidRDefault="000752AD" w:rsidP="000752AD">
      <w:r w:rsidRPr="00693DE7">
        <w:t>- Visita à treze prefeituras;</w:t>
      </w:r>
    </w:p>
    <w:p w14:paraId="4CB59E0A" w14:textId="77777777" w:rsidR="000752AD" w:rsidRPr="00693DE7" w:rsidRDefault="000752AD" w:rsidP="000752AD">
      <w:r w:rsidRPr="00693DE7">
        <w:lastRenderedPageBreak/>
        <w:t>- Análise visual de cinquenta e sete imagens de carnês de IPTU disponíveis na Internet;</w:t>
      </w:r>
    </w:p>
    <w:p w14:paraId="6E7CC730" w14:textId="77777777" w:rsidR="000752AD" w:rsidRPr="00693DE7" w:rsidRDefault="000752AD" w:rsidP="000752AD">
      <w:r w:rsidRPr="00693DE7">
        <w:t xml:space="preserve">- Consulta às bases de dados do </w:t>
      </w:r>
      <w:proofErr w:type="spellStart"/>
      <w:r w:rsidRPr="00693DE7">
        <w:rPr>
          <w:i/>
        </w:rPr>
        <w:t>CadUrb</w:t>
      </w:r>
      <w:proofErr w:type="spellEnd"/>
      <w:r w:rsidRPr="00693DE7">
        <w:t>;</w:t>
      </w:r>
    </w:p>
    <w:p w14:paraId="43F2694F" w14:textId="77777777" w:rsidR="000752AD" w:rsidRPr="00693DE7" w:rsidRDefault="000752AD" w:rsidP="000752AD">
      <w:r w:rsidRPr="00693DE7">
        <w:t xml:space="preserve">- Consultas na Internet através do </w:t>
      </w:r>
      <w:r w:rsidRPr="00693DE7">
        <w:rPr>
          <w:i/>
          <w:iCs/>
        </w:rPr>
        <w:t>Google Custom Search</w:t>
      </w:r>
      <w:r w:rsidRPr="00693DE7">
        <w:t xml:space="preserve"> (GCS) buscando os termos "IPTU", “SETOR”, "QUADRA" e "LOTE" nos 5570 municípios do Brasil.</w:t>
      </w:r>
    </w:p>
    <w:p w14:paraId="45BED2B1" w14:textId="77777777" w:rsidR="000752AD" w:rsidRPr="00693DE7" w:rsidRDefault="000752AD" w:rsidP="000752AD">
      <w:r w:rsidRPr="00693DE7">
        <w:t xml:space="preserve">As três primeiras pesquisas visavam obter informações para validar a pesquisa com o </w:t>
      </w:r>
      <w:r w:rsidRPr="00693DE7">
        <w:rPr>
          <w:i/>
        </w:rPr>
        <w:t xml:space="preserve">Google </w:t>
      </w:r>
      <w:proofErr w:type="spellStart"/>
      <w:r w:rsidRPr="00693DE7">
        <w:rPr>
          <w:i/>
        </w:rPr>
        <w:t>Custon</w:t>
      </w:r>
      <w:proofErr w:type="spellEnd"/>
      <w:r w:rsidRPr="00693DE7">
        <w:rPr>
          <w:i/>
        </w:rPr>
        <w:t xml:space="preserve"> Search</w:t>
      </w:r>
      <w:r w:rsidRPr="00693DE7">
        <w:t>.</w:t>
      </w:r>
    </w:p>
    <w:p w14:paraId="44A5A5B8" w14:textId="77777777" w:rsidR="000752AD" w:rsidRPr="00693DE7" w:rsidRDefault="000752AD" w:rsidP="000752AD">
      <w:r w:rsidRPr="00693DE7">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21D36062" w14:textId="77777777" w:rsidR="000752AD" w:rsidRPr="00693DE7" w:rsidRDefault="000752AD" w:rsidP="000752AD">
      <w:r w:rsidRPr="00693DE7">
        <w:t>No caso da pesquisa do GCS deve-se destacar que municípios que não possuem página na Internet ou não disponibilizam carnês do IPTU nesse canal resultaram negativo para ‘Padrão Ciata’. Assim, é muito provável que os resultados positivos estejam subdimensionados.</w:t>
      </w:r>
    </w:p>
    <w:p w14:paraId="45254F97" w14:textId="77777777" w:rsidR="000752AD" w:rsidRPr="00693DE7" w:rsidRDefault="000752AD" w:rsidP="000752AD">
      <w:pPr>
        <w:pStyle w:val="Legenda"/>
      </w:pPr>
      <w:r w:rsidRPr="00693DE7">
        <w:t xml:space="preserve">Tabela </w:t>
      </w:r>
      <w:r>
        <w:fldChar w:fldCharType="begin"/>
      </w:r>
      <w:r>
        <w:instrText xml:space="preserve"> SEQ Tabela \* ARABIC </w:instrText>
      </w:r>
      <w:r>
        <w:fldChar w:fldCharType="separate"/>
      </w:r>
      <w:r>
        <w:rPr>
          <w:noProof/>
        </w:rPr>
        <w:t>5</w:t>
      </w:r>
      <w:r>
        <w:rPr>
          <w:noProof/>
        </w:rPr>
        <w:fldChar w:fldCharType="end"/>
      </w:r>
      <w:r w:rsidRPr="00693DE7">
        <w:t>: Resultados das pesquisas de aderência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0752AD" w:rsidRPr="00693DE7" w14:paraId="246B7AE7"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36B3257" w14:textId="77777777" w:rsidR="000752AD" w:rsidRPr="00693DE7" w:rsidRDefault="000752AD" w:rsidP="000643CA">
            <w:pPr>
              <w:ind w:firstLine="0"/>
              <w:jc w:val="left"/>
              <w:rPr>
                <w:rFonts w:ascii="Times New Roman" w:eastAsia="Times New Roman" w:hAnsi="Times New Roman" w:cs="Times New Roman"/>
                <w:sz w:val="20"/>
                <w:szCs w:val="24"/>
                <w:lang w:eastAsia="pt-BR"/>
              </w:rPr>
            </w:pPr>
          </w:p>
        </w:tc>
        <w:tc>
          <w:tcPr>
            <w:tcW w:w="763" w:type="dxa"/>
            <w:noWrap/>
            <w:hideMark/>
          </w:tcPr>
          <w:p w14:paraId="02770F52"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Total</w:t>
            </w:r>
          </w:p>
        </w:tc>
        <w:tc>
          <w:tcPr>
            <w:tcW w:w="2000" w:type="dxa"/>
            <w:gridSpan w:val="2"/>
            <w:noWrap/>
            <w:hideMark/>
          </w:tcPr>
          <w:p w14:paraId="2C937CDB"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Com </w:t>
            </w:r>
            <w:proofErr w:type="spellStart"/>
            <w:r w:rsidRPr="00693DE7">
              <w:rPr>
                <w:rFonts w:ascii="Times New Roman" w:eastAsia="Times New Roman" w:hAnsi="Times New Roman" w:cs="Times New Roman"/>
                <w:szCs w:val="24"/>
                <w:lang w:eastAsia="pt-BR"/>
              </w:rPr>
              <w:t>Geo</w:t>
            </w:r>
            <w:proofErr w:type="spellEnd"/>
          </w:p>
        </w:tc>
        <w:tc>
          <w:tcPr>
            <w:tcW w:w="2320" w:type="dxa"/>
            <w:gridSpan w:val="2"/>
            <w:noWrap/>
            <w:hideMark/>
          </w:tcPr>
          <w:p w14:paraId="31299CA7"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Padrão CIATA</w:t>
            </w:r>
          </w:p>
        </w:tc>
      </w:tr>
      <w:tr w:rsidR="000752AD" w:rsidRPr="00693DE7" w14:paraId="244DCF3C"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A56A74A"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Pesquisa Prefeituras</w:t>
            </w:r>
          </w:p>
        </w:tc>
        <w:tc>
          <w:tcPr>
            <w:tcW w:w="763" w:type="dxa"/>
            <w:noWrap/>
            <w:hideMark/>
          </w:tcPr>
          <w:p w14:paraId="795CA4A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748" w:type="dxa"/>
            <w:noWrap/>
            <w:hideMark/>
          </w:tcPr>
          <w:p w14:paraId="7224EA7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c>
          <w:tcPr>
            <w:tcW w:w="1252" w:type="dxa"/>
            <w:noWrap/>
            <w:hideMark/>
          </w:tcPr>
          <w:p w14:paraId="0D449F32"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15%</w:t>
            </w:r>
          </w:p>
        </w:tc>
        <w:tc>
          <w:tcPr>
            <w:tcW w:w="1097" w:type="dxa"/>
            <w:noWrap/>
            <w:hideMark/>
          </w:tcPr>
          <w:p w14:paraId="1C9BF64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1223" w:type="dxa"/>
            <w:noWrap/>
            <w:hideMark/>
          </w:tcPr>
          <w:p w14:paraId="2644466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5675BB36"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58140743"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Imagens de carnês</w:t>
            </w:r>
          </w:p>
        </w:tc>
        <w:tc>
          <w:tcPr>
            <w:tcW w:w="763" w:type="dxa"/>
            <w:noWrap/>
            <w:hideMark/>
          </w:tcPr>
          <w:p w14:paraId="136786B6"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748" w:type="dxa"/>
            <w:noWrap/>
            <w:hideMark/>
          </w:tcPr>
          <w:p w14:paraId="05A7A0C7"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0ACFAFA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5C92B72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1223" w:type="dxa"/>
            <w:noWrap/>
            <w:hideMark/>
          </w:tcPr>
          <w:p w14:paraId="0389BF1F"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6D4E537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D9BF43C" w14:textId="77777777" w:rsidR="000752AD" w:rsidRPr="00693DE7" w:rsidRDefault="000752AD" w:rsidP="000643CA">
            <w:pPr>
              <w:ind w:firstLine="0"/>
              <w:jc w:val="left"/>
              <w:rPr>
                <w:rFonts w:ascii="Times New Roman" w:eastAsia="Times New Roman" w:hAnsi="Times New Roman" w:cs="Times New Roman"/>
                <w:szCs w:val="24"/>
                <w:lang w:eastAsia="pt-BR"/>
              </w:rPr>
            </w:pPr>
            <w:proofErr w:type="spellStart"/>
            <w:r w:rsidRPr="00693DE7">
              <w:rPr>
                <w:rFonts w:ascii="Times New Roman" w:eastAsia="Times New Roman" w:hAnsi="Times New Roman" w:cs="Times New Roman"/>
                <w:szCs w:val="24"/>
                <w:lang w:eastAsia="pt-BR"/>
              </w:rPr>
              <w:t>CadUrb</w:t>
            </w:r>
            <w:proofErr w:type="spellEnd"/>
          </w:p>
        </w:tc>
        <w:tc>
          <w:tcPr>
            <w:tcW w:w="763" w:type="dxa"/>
            <w:noWrap/>
            <w:hideMark/>
          </w:tcPr>
          <w:p w14:paraId="62F598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748" w:type="dxa"/>
            <w:noWrap/>
            <w:hideMark/>
          </w:tcPr>
          <w:p w14:paraId="02D65D0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1252" w:type="dxa"/>
            <w:noWrap/>
            <w:hideMark/>
          </w:tcPr>
          <w:p w14:paraId="74BB7B2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c>
          <w:tcPr>
            <w:tcW w:w="1097" w:type="dxa"/>
            <w:noWrap/>
            <w:hideMark/>
          </w:tcPr>
          <w:p w14:paraId="57708E6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w:t>
            </w:r>
          </w:p>
        </w:tc>
        <w:tc>
          <w:tcPr>
            <w:tcW w:w="1223" w:type="dxa"/>
            <w:noWrap/>
            <w:hideMark/>
          </w:tcPr>
          <w:p w14:paraId="141464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67%</w:t>
            </w:r>
          </w:p>
        </w:tc>
      </w:tr>
      <w:tr w:rsidR="000752AD" w:rsidRPr="00693DE7" w14:paraId="60E998F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0E587F2"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Google </w:t>
            </w:r>
          </w:p>
        </w:tc>
        <w:tc>
          <w:tcPr>
            <w:tcW w:w="763" w:type="dxa"/>
            <w:noWrap/>
            <w:hideMark/>
          </w:tcPr>
          <w:p w14:paraId="309D4F4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5570</w:t>
            </w:r>
          </w:p>
        </w:tc>
        <w:tc>
          <w:tcPr>
            <w:tcW w:w="748" w:type="dxa"/>
            <w:noWrap/>
            <w:hideMark/>
          </w:tcPr>
          <w:p w14:paraId="1DF6C36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1EB2851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41A8417C"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2967</w:t>
            </w:r>
          </w:p>
        </w:tc>
        <w:tc>
          <w:tcPr>
            <w:tcW w:w="1223" w:type="dxa"/>
            <w:noWrap/>
            <w:hideMark/>
          </w:tcPr>
          <w:p w14:paraId="6EE4F721"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53%</w:t>
            </w:r>
          </w:p>
        </w:tc>
      </w:tr>
    </w:tbl>
    <w:p w14:paraId="7C9DE576" w14:textId="77777777" w:rsidR="000752AD" w:rsidRPr="00693DE7" w:rsidRDefault="000752AD" w:rsidP="000752AD">
      <w:pPr>
        <w:rPr>
          <w:lang w:eastAsia="pt-BR"/>
        </w:rPr>
      </w:pPr>
    </w:p>
    <w:p w14:paraId="5078E6BD" w14:textId="77777777" w:rsidR="000752AD" w:rsidRPr="00693DE7" w:rsidRDefault="000752AD" w:rsidP="000752AD">
      <w:pPr>
        <w:pStyle w:val="Ttulo3"/>
        <w:rPr>
          <w:lang w:eastAsia="pt-BR"/>
        </w:rPr>
      </w:pPr>
      <w:bookmarkStart w:id="37" w:name="_Toc183090308"/>
      <w:bookmarkStart w:id="38" w:name="_Toc193206941"/>
      <w:r w:rsidRPr="00693DE7">
        <w:rPr>
          <w:lang w:eastAsia="pt-BR"/>
        </w:rPr>
        <w:t>CIATA e imageamento</w:t>
      </w:r>
      <w:bookmarkEnd w:id="37"/>
      <w:bookmarkEnd w:id="38"/>
      <w:r w:rsidRPr="00693DE7">
        <w:rPr>
          <w:lang w:eastAsia="pt-BR"/>
        </w:rPr>
        <w:t xml:space="preserve"> </w:t>
      </w:r>
    </w:p>
    <w:p w14:paraId="4938B8B3" w14:textId="77777777" w:rsidR="000752AD" w:rsidRPr="00693DE7" w:rsidRDefault="000752AD" w:rsidP="000752AD">
      <w:pPr>
        <w:rPr>
          <w:lang w:eastAsia="pt-BR"/>
        </w:rPr>
      </w:pPr>
      <w:r w:rsidRPr="00693DE7">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Pr="00693DE7">
        <w:rPr>
          <w:lang w:eastAsia="pt-BR"/>
        </w:rPr>
        <w:fldChar w:fldCharType="begin"/>
      </w:r>
      <w:r w:rsidRPr="00693DE7">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rPr>
        <w:t>(MF-CIATA, 1979)</w:t>
      </w:r>
      <w:r w:rsidRPr="00693DE7">
        <w:rPr>
          <w:lang w:eastAsia="pt-BR"/>
        </w:rPr>
        <w:fldChar w:fldCharType="end"/>
      </w:r>
    </w:p>
    <w:p w14:paraId="20129547" w14:textId="77777777" w:rsidR="000752AD" w:rsidRPr="00693DE7" w:rsidRDefault="000752AD" w:rsidP="000752AD">
      <w:pPr>
        <w:ind w:left="851" w:firstLine="0"/>
      </w:pPr>
      <w:r w:rsidRPr="00693DE7">
        <w:rPr>
          <w:lang w:eastAsia="pt-BR"/>
        </w:rPr>
        <w:t>“</w:t>
      </w:r>
      <w:r w:rsidRPr="00693DE7">
        <w:rPr>
          <w:i/>
          <w:iCs/>
        </w:rPr>
        <w:t>Coletar, primeiramente, todas as plantas da área urbana do Município. Analisar todas as plantas encontradas e selecioná-las para as finalidades de: elaboração da PRC (planta de referência cadastral), PSU (planta de serviços urbanos) e PQ (planta quadra).”</w:t>
      </w:r>
    </w:p>
    <w:p w14:paraId="03F58E00" w14:textId="77777777" w:rsidR="000752AD" w:rsidRPr="00693DE7" w:rsidRDefault="000752AD" w:rsidP="000752AD">
      <w:pPr>
        <w:ind w:left="851" w:firstLine="0"/>
      </w:pPr>
      <w:r w:rsidRPr="00693DE7">
        <w:t>E que:</w:t>
      </w:r>
    </w:p>
    <w:p w14:paraId="7E555B3B" w14:textId="77777777" w:rsidR="000752AD" w:rsidRPr="00693DE7" w:rsidRDefault="000752AD" w:rsidP="000752AD">
      <w:pPr>
        <w:pStyle w:val="Citao"/>
      </w:pPr>
      <w:r w:rsidRPr="00693DE7">
        <w:lastRenderedPageBreak/>
        <w:t>“</w:t>
      </w:r>
      <w:r w:rsidRPr="00693DE7">
        <w:rPr>
          <w:i/>
          <w:iCs/>
        </w:rPr>
        <w:t>Caso não exista nenhuma planta da área urbana que sirva de base será necessário executar, a partir de um croqui à mão livre em campo, a planta da área urbana do Município</w:t>
      </w:r>
      <w:r w:rsidRPr="00693DE7">
        <w:t>.”</w:t>
      </w:r>
    </w:p>
    <w:p w14:paraId="2B99E058" w14:textId="77777777" w:rsidR="000752AD" w:rsidRPr="00693DE7" w:rsidRDefault="000752AD" w:rsidP="000752AD">
      <w:pPr>
        <w:rPr>
          <w:lang w:eastAsia="pt-BR"/>
        </w:rPr>
      </w:pPr>
      <w:r w:rsidRPr="00693DE7">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494057D3" w14:textId="77777777" w:rsidR="000752AD" w:rsidRPr="00693DE7" w:rsidRDefault="000752AD" w:rsidP="000752AD">
      <w:pPr>
        <w:rPr>
          <w:lang w:eastAsia="pt-BR"/>
        </w:rPr>
      </w:pPr>
      <w:r w:rsidRPr="00693DE7">
        <w:rPr>
          <w:lang w:eastAsia="pt-BR"/>
        </w:rPr>
        <w:t>Como a quadra geralmente é delimitada por logradouros que formam áreas fechadas, ela é uma das estruturas urbanas mais facilmente identificáveis em imagens de satélite, o que torna natural sua escolha como a primeira opção para estabelecer uma interconexão entre os dados descritivos e as imagens de satélite ou de aerofotogrametria.</w:t>
      </w:r>
    </w:p>
    <w:p w14:paraId="44761AE9" w14:textId="77777777" w:rsidR="000752AD" w:rsidRPr="00693DE7" w:rsidRDefault="000752AD" w:rsidP="000752AD">
      <w:pPr>
        <w:rPr>
          <w:lang w:eastAsia="pt-BR"/>
        </w:rPr>
      </w:pPr>
      <w:r w:rsidRPr="00693DE7">
        <w:rPr>
          <w:lang w:eastAsia="pt-BR"/>
        </w:rPr>
        <w:t xml:space="preserve">Para que essa conexão possa ser feita é preciso que os logradouros que delimitam as quadras sejam identificados tanto no cadastro quanto nas imagens de satélite, caso contrário corre-se o risco de falsas correlações. Embora fornecedores como Google e ESRI já identifiquem os logradouros em suas imagens,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 utilizando consultas aos bancos de dados e complementando as informações faltantes manualmente. </w:t>
      </w:r>
    </w:p>
    <w:p w14:paraId="01F32DA5" w14:textId="77777777" w:rsidR="000752AD" w:rsidRPr="00693DE7" w:rsidRDefault="000752AD" w:rsidP="000752AD">
      <w:pPr>
        <w:pStyle w:val="Ttulo3"/>
        <w:rPr>
          <w:lang w:eastAsia="pt-BR"/>
        </w:rPr>
      </w:pPr>
      <w:bookmarkStart w:id="39" w:name="_Ref191278478"/>
      <w:bookmarkStart w:id="40" w:name="_Ref191278485"/>
      <w:bookmarkStart w:id="41" w:name="_Toc193206942"/>
      <w:r w:rsidRPr="00693DE7">
        <w:rPr>
          <w:lang w:eastAsia="pt-BR"/>
        </w:rPr>
        <w:t>CIATA e a Lei Geral de Proteção de Dados (LGPD)</w:t>
      </w:r>
      <w:bookmarkEnd w:id="39"/>
      <w:bookmarkEnd w:id="40"/>
      <w:bookmarkEnd w:id="41"/>
    </w:p>
    <w:p w14:paraId="692AD3FA" w14:textId="77777777" w:rsidR="000752AD" w:rsidRPr="00693DE7" w:rsidRDefault="000752AD" w:rsidP="000752AD">
      <w:pPr>
        <w:rPr>
          <w:lang w:eastAsia="pt-BR"/>
        </w:rPr>
      </w:pPr>
      <w:r w:rsidRPr="00693DE7">
        <w:rPr>
          <w:lang w:eastAsia="pt-BR"/>
        </w:rPr>
        <w:t xml:space="preserve">É muito provável que as informações do cadastro textual estejam em um formato específico para o aplicativo de cadastro, o que não permite uma manipulação eficaz. Assim, será necessário importar os dados para um gerenciador de banco de dados que possua ferramentas de consulta como SQL ou um visualizador gráfico. </w:t>
      </w:r>
    </w:p>
    <w:p w14:paraId="2B131124" w14:textId="77777777" w:rsidR="000752AD" w:rsidRPr="00693DE7" w:rsidRDefault="000752AD" w:rsidP="000752AD">
      <w:pPr>
        <w:rPr>
          <w:lang w:eastAsia="pt-BR"/>
        </w:rPr>
      </w:pPr>
      <w:r w:rsidRPr="00693DE7">
        <w:rPr>
          <w:lang w:eastAsia="pt-BR"/>
        </w:rPr>
        <w:t>Nesse caso, a primeira pergunta a ser respondida é: “Quem é o proprietário dos dados do cadastro imobiliário?”.</w:t>
      </w:r>
    </w:p>
    <w:p w14:paraId="15854B1A" w14:textId="77777777" w:rsidR="000752AD" w:rsidRPr="00693DE7" w:rsidRDefault="000752AD" w:rsidP="000752AD">
      <w:pPr>
        <w:rPr>
          <w:lang w:eastAsia="pt-BR"/>
        </w:rPr>
      </w:pPr>
      <w:r w:rsidRPr="00693DE7">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359EE0B0" w14:textId="77777777" w:rsidR="000752AD" w:rsidRPr="00693DE7" w:rsidRDefault="000752AD" w:rsidP="000752AD">
      <w:pPr>
        <w:rPr>
          <w:lang w:eastAsia="pt-BR"/>
        </w:rPr>
      </w:pPr>
      <w:r w:rsidRPr="00693DE7">
        <w:rPr>
          <w:lang w:eastAsia="pt-BR"/>
        </w:rPr>
        <w:lastRenderedPageBreak/>
        <w:t xml:space="preserve">É o que diz o </w:t>
      </w:r>
      <w:r w:rsidRPr="00693DE7">
        <w:rPr>
          <w:i/>
          <w:lang w:eastAsia="pt-BR"/>
        </w:rPr>
        <w:t>Código Tributário Brasileiro</w:t>
      </w:r>
      <w:r w:rsidRPr="00693DE7">
        <w:rPr>
          <w:lang w:eastAsia="pt-BR"/>
        </w:rPr>
        <w:t xml:space="preserve"> </w:t>
      </w:r>
      <w:r w:rsidRPr="00693DE7">
        <w:rPr>
          <w:lang w:eastAsia="pt-BR"/>
        </w:rPr>
        <w:fldChar w:fldCharType="begin"/>
      </w:r>
      <w:r w:rsidRPr="00693DE7">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Pr="00693DE7">
        <w:rPr>
          <w:lang w:eastAsia="pt-BR"/>
        </w:rPr>
        <w:fldChar w:fldCharType="separate"/>
      </w:r>
      <w:r w:rsidRPr="00693DE7">
        <w:rPr>
          <w:rFonts w:cs="Arial"/>
        </w:rPr>
        <w:t>(CTN, 1966)</w:t>
      </w:r>
      <w:r w:rsidRPr="00693DE7">
        <w:rPr>
          <w:lang w:eastAsia="pt-BR"/>
        </w:rPr>
        <w:fldChar w:fldCharType="end"/>
      </w:r>
      <w:r w:rsidRPr="00693DE7">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B1E9B47" w14:textId="77777777" w:rsidR="000752AD" w:rsidRPr="00693DE7" w:rsidRDefault="000752AD" w:rsidP="000752AD">
      <w:pPr>
        <w:rPr>
          <w:lang w:eastAsia="pt-BR"/>
        </w:rPr>
      </w:pPr>
      <w:r w:rsidRPr="00693DE7">
        <w:rPr>
          <w:lang w:eastAsia="pt-BR"/>
        </w:rPr>
        <w:t>O Artigo 113, §2º do CTN,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 do CTN).</w:t>
      </w:r>
    </w:p>
    <w:p w14:paraId="5037B661" w14:textId="77777777" w:rsidR="000752AD" w:rsidRPr="00693DE7" w:rsidRDefault="000752AD" w:rsidP="000752AD">
      <w:pPr>
        <w:rPr>
          <w:lang w:eastAsia="pt-BR"/>
        </w:rPr>
      </w:pPr>
      <w:r w:rsidRPr="00693DE7">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5C7AF0" w14:textId="77777777" w:rsidR="000752AD" w:rsidRPr="00693DE7" w:rsidRDefault="000752AD" w:rsidP="000752AD">
      <w:pPr>
        <w:rPr>
          <w:lang w:eastAsia="pt-BR"/>
        </w:rPr>
      </w:pPr>
      <w:r w:rsidRPr="00693DE7">
        <w:rPr>
          <w:lang w:eastAsia="pt-BR"/>
        </w:rPr>
        <w:t xml:space="preserve">A Lei Geral de Proteção de Dados </w:t>
      </w:r>
      <w:r w:rsidRPr="00693DE7">
        <w:rPr>
          <w:lang w:eastAsia="pt-BR"/>
        </w:rPr>
        <w:fldChar w:fldCharType="begin"/>
      </w:r>
      <w:r w:rsidRPr="00693DE7">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Pr="00693DE7">
        <w:rPr>
          <w:lang w:eastAsia="pt-BR"/>
        </w:rPr>
        <w:fldChar w:fldCharType="separate"/>
      </w:r>
      <w:r w:rsidRPr="00693DE7">
        <w:rPr>
          <w:rFonts w:cs="Arial"/>
        </w:rPr>
        <w:t>(LGPD, 2018)</w:t>
      </w:r>
      <w:r w:rsidRPr="00693DE7">
        <w:rPr>
          <w:lang w:eastAsia="pt-BR"/>
        </w:rPr>
        <w:fldChar w:fldCharType="end"/>
      </w:r>
      <w:r w:rsidRPr="00693DE7">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6AE4F88A" w14:textId="77777777" w:rsidR="000752AD" w:rsidRPr="00693DE7" w:rsidRDefault="000752AD" w:rsidP="000752AD">
      <w:pPr>
        <w:rPr>
          <w:lang w:eastAsia="pt-BR"/>
        </w:rPr>
      </w:pPr>
      <w:r w:rsidRPr="00693DE7">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6D1FBE8A" w14:textId="77777777" w:rsidR="000752AD" w:rsidRPr="00693DE7" w:rsidRDefault="000752AD" w:rsidP="000752AD">
      <w:pPr>
        <w:rPr>
          <w:lang w:eastAsia="pt-BR"/>
        </w:rPr>
      </w:pPr>
      <w:r w:rsidRPr="00693DE7">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75DDB070" w14:textId="77777777" w:rsidR="000752AD" w:rsidRPr="00693DE7" w:rsidRDefault="000752AD" w:rsidP="000752AD">
      <w:pPr>
        <w:rPr>
          <w:lang w:eastAsia="pt-BR"/>
        </w:rPr>
      </w:pPr>
      <w:r w:rsidRPr="00693DE7">
        <w:rPr>
          <w:lang w:eastAsia="pt-BR"/>
        </w:rPr>
        <w:t xml:space="preserve">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w:t>
      </w:r>
      <w:r w:rsidRPr="00693DE7">
        <w:rPr>
          <w:lang w:eastAsia="pt-BR"/>
        </w:rPr>
        <w:lastRenderedPageBreak/>
        <w:t>formato solicitado pela prefeitura, sendo devida apenas a justa indenização pelo trabalho necessário à conversão para o formato exigido.</w:t>
      </w:r>
    </w:p>
    <w:p w14:paraId="54C69FB7" w14:textId="77777777" w:rsidR="000752AD" w:rsidRPr="00693DE7" w:rsidRDefault="000752AD" w:rsidP="000752AD">
      <w:pPr>
        <w:pStyle w:val="Ttulo2"/>
      </w:pPr>
      <w:bookmarkStart w:id="42" w:name="_Toc193206943"/>
      <w:r w:rsidRPr="00693DE7">
        <w:t>CNEFE - Cadastro Nacional de Endereços para Fins Estatísticos</w:t>
      </w:r>
      <w:bookmarkEnd w:id="42"/>
      <w:r w:rsidRPr="00693DE7">
        <w:t xml:space="preserve"> </w:t>
      </w:r>
    </w:p>
    <w:p w14:paraId="62EA0007" w14:textId="77777777" w:rsidR="000752AD" w:rsidRPr="00693DE7" w:rsidRDefault="000752AD" w:rsidP="000752AD">
      <w:r w:rsidRPr="00693DE7">
        <w:t>Segundo o sítio do IBGE na Internet:</w:t>
      </w:r>
    </w:p>
    <w:p w14:paraId="460FF07F" w14:textId="77777777" w:rsidR="000752AD" w:rsidRPr="00693DE7" w:rsidRDefault="000752AD" w:rsidP="000752AD">
      <w:pPr>
        <w:pStyle w:val="Citao"/>
        <w:rPr>
          <w:i/>
          <w:iCs/>
          <w:lang w:eastAsia="pt-BR"/>
        </w:rPr>
      </w:pPr>
      <w:r w:rsidRPr="00693DE7">
        <w:rPr>
          <w:i/>
          <w:iCs/>
          <w:lang w:eastAsia="pt-BR"/>
        </w:rPr>
        <w:t>“O Cadastro Nacional de Endereços para Fins Estatísticos - CNEFE é uma base de dados de abrangência nacional criada em 2005. Esse cadastro contempla endereços georreferenciados de domicílios e estabelecimentos de todo o país.</w:t>
      </w:r>
    </w:p>
    <w:p w14:paraId="6C8A1DD0" w14:textId="77777777" w:rsidR="000752AD" w:rsidRPr="00693DE7" w:rsidRDefault="000752AD" w:rsidP="000752AD">
      <w:pPr>
        <w:pStyle w:val="Citao"/>
        <w:rPr>
          <w:i/>
          <w:iCs/>
          <w:lang w:eastAsia="pt-BR"/>
        </w:rPr>
      </w:pPr>
      <w:r w:rsidRPr="00693DE7">
        <w:rPr>
          <w:i/>
          <w:iCs/>
          <w:lang w:eastAsia="pt-BR"/>
        </w:rPr>
        <w:t>A sua atualização é realizada continuamente. De forma integral, a cada censo demográfico, e de forma pontual, conforme demandas que surgem do próprio Cadastro ou das demais pesquisas do IBGE. Entre essas pesquisas estão a PNAD Contínua e a POF (respectivamente: Pesquisa Nacional por Amostra de Domicílios Contínua e a Pesquisa de Orçamentos Familiares).</w:t>
      </w:r>
    </w:p>
    <w:p w14:paraId="09A6A110" w14:textId="77777777" w:rsidR="000752AD" w:rsidRPr="00693DE7" w:rsidRDefault="000752AD" w:rsidP="000752AD">
      <w:pPr>
        <w:pStyle w:val="Citao"/>
        <w:rPr>
          <w:i/>
          <w:iCs/>
          <w:lang w:eastAsia="pt-BR"/>
        </w:rPr>
      </w:pPr>
      <w:r w:rsidRPr="00693DE7">
        <w:rPr>
          <w:i/>
          <w:iCs/>
          <w:lang w:eastAsia="pt-BR"/>
        </w:rPr>
        <w:t>Na atividade do CNEFE, endereços distribuídos por todo o território brasileiro são registrados tanto nas áreas urbanas quanto nas áreas rurais. Nessas áreas, o IBGE atualiza endereços localizados em áreas regulares e consolidadas, bem como em áreas de expansão urbana e de difícil acesso, onde o registro de endereços tende a ser frágil e não formalizado. Além do registro dos dados que localizam o endereço no país, o trabalho consiste em caracterizá-lo segundo a espécie, ou seja, em categorias variadas de domicílios ou estabelecimentos; segundo o tipo de edificação a que corresponde; entre outros aspectos.</w:t>
      </w:r>
    </w:p>
    <w:p w14:paraId="587D96E3" w14:textId="77777777" w:rsidR="000752AD" w:rsidRPr="00693DE7" w:rsidRDefault="000752AD" w:rsidP="000752AD">
      <w:pPr>
        <w:pStyle w:val="Citao"/>
        <w:rPr>
          <w:i/>
          <w:iCs/>
          <w:lang w:eastAsia="pt-BR"/>
        </w:rPr>
      </w:pPr>
      <w:r w:rsidRPr="00693DE7">
        <w:rPr>
          <w:i/>
          <w:iCs/>
          <w:lang w:eastAsia="pt-BR"/>
        </w:rPr>
        <w:t>Para o fim de divulgação, os dados do CNEFE seguem as diretrizes do IBGE para assegurar o sigilo da informação estatística. Dessa forma, não são divulgados elementos que possam identificar o informante ou caracterizar domicílios segundo o seu estado de ocupação.”</w:t>
      </w:r>
    </w:p>
    <w:p w14:paraId="65126585" w14:textId="77777777" w:rsidR="000752AD" w:rsidRPr="00693DE7" w:rsidRDefault="000752AD" w:rsidP="000752AD">
      <w:pPr>
        <w:rPr>
          <w:lang w:eastAsia="pt-BR"/>
        </w:rPr>
      </w:pPr>
      <w:r w:rsidRPr="00693DE7">
        <w:t xml:space="preserve">O CNEFE é resultado da coleta de coordenadas geográficas dos endereços no Brasil, inicialmente realizada durante os Censos. Embora a precisão dos pontos seja limitada, ela é adequada para a localização de estabelecimentos e residências. A </w:t>
      </w:r>
      <w:r w:rsidRPr="00693DE7">
        <w:fldChar w:fldCharType="begin"/>
      </w:r>
      <w:r w:rsidRPr="00693DE7">
        <w:instrText xml:space="preserve"> REF _Ref192059238 \h </w:instrText>
      </w:r>
      <w:r w:rsidRPr="00693DE7">
        <w:fldChar w:fldCharType="separate"/>
      </w:r>
      <w:r w:rsidRPr="00693DE7">
        <w:t xml:space="preserve">Figura </w:t>
      </w:r>
      <w:r>
        <w:rPr>
          <w:noProof/>
        </w:rPr>
        <w:t>9</w:t>
      </w:r>
      <w:r w:rsidRPr="00693DE7">
        <w:fldChar w:fldCharType="end"/>
      </w:r>
      <w:r w:rsidRPr="00693DE7">
        <w:t xml:space="preserve"> ilustra a distribuição dos pontos coletados sobre uma imagem de satélite. Pode-se observar que as coordenadas fornecem a localização aproximada do acesso ao imóvel, no logradouro correspondente à testada do imóvel.</w:t>
      </w:r>
    </w:p>
    <w:p w14:paraId="0DCD7E1B" w14:textId="77777777" w:rsidR="000752AD" w:rsidRPr="00693DE7" w:rsidRDefault="000752AD" w:rsidP="000752AD">
      <w:pPr>
        <w:pStyle w:val="Legenda"/>
      </w:pPr>
      <w:bookmarkStart w:id="43" w:name="_Ref192059238"/>
      <w:r w:rsidRPr="00693DE7">
        <w:lastRenderedPageBreak/>
        <w:t xml:space="preserve">Figura </w:t>
      </w:r>
      <w:r>
        <w:fldChar w:fldCharType="begin"/>
      </w:r>
      <w:r>
        <w:instrText xml:space="preserve"> SEQ Figura \* ARABIC </w:instrText>
      </w:r>
      <w:r>
        <w:fldChar w:fldCharType="separate"/>
      </w:r>
      <w:r>
        <w:rPr>
          <w:noProof/>
        </w:rPr>
        <w:t>9</w:t>
      </w:r>
      <w:r>
        <w:rPr>
          <w:noProof/>
        </w:rPr>
        <w:fldChar w:fldCharType="end"/>
      </w:r>
      <w:bookmarkEnd w:id="43"/>
      <w:r w:rsidRPr="00693DE7">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0752AD" w:rsidRPr="00693DE7" w14:paraId="799A8210" w14:textId="77777777" w:rsidTr="000643CA">
        <w:tc>
          <w:tcPr>
            <w:tcW w:w="8210" w:type="dxa"/>
          </w:tcPr>
          <w:p w14:paraId="1F6B7CAB" w14:textId="77777777" w:rsidR="000752AD" w:rsidRPr="00693DE7" w:rsidRDefault="000752AD" w:rsidP="000643CA">
            <w:pPr>
              <w:pStyle w:val="Citao"/>
              <w:ind w:left="-109"/>
              <w:jc w:val="right"/>
              <w:rPr>
                <w:lang w:eastAsia="pt-BR"/>
              </w:rPr>
            </w:pPr>
            <w:r w:rsidRPr="00693DE7">
              <w:rPr>
                <w:noProof/>
                <w:lang w:eastAsia="pt-BR"/>
              </w:rPr>
              <w:drawing>
                <wp:inline distT="0" distB="0" distL="0" distR="0" wp14:anchorId="69AF55DE" wp14:editId="60B76369">
                  <wp:extent cx="5105973" cy="5316220"/>
                  <wp:effectExtent l="0" t="0" r="0" b="0"/>
                  <wp:docPr id="1144952947" name="Imagem 1" descr="Tela de jogo de vídeo gam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Imagem 1" descr="Tela de jogo de vídeo game&#10;&#10;O conteúdo gerado por IA pode estar incorreto."/>
                          <pic:cNvPicPr/>
                        </pic:nvPicPr>
                        <pic:blipFill>
                          <a:blip r:embed="rId17"/>
                          <a:stretch>
                            <a:fillRect/>
                          </a:stretch>
                        </pic:blipFill>
                        <pic:spPr>
                          <a:xfrm>
                            <a:off x="0" y="0"/>
                            <a:ext cx="5121722" cy="5332617"/>
                          </a:xfrm>
                          <a:prstGeom prst="rect">
                            <a:avLst/>
                          </a:prstGeom>
                        </pic:spPr>
                      </pic:pic>
                    </a:graphicData>
                  </a:graphic>
                </wp:inline>
              </w:drawing>
            </w:r>
          </w:p>
        </w:tc>
      </w:tr>
    </w:tbl>
    <w:p w14:paraId="377C86C4" w14:textId="77777777" w:rsidR="000752AD" w:rsidRPr="00693DE7" w:rsidRDefault="000752AD" w:rsidP="000752AD">
      <w:pPr>
        <w:pStyle w:val="Citao"/>
        <w:rPr>
          <w:lang w:eastAsia="pt-BR"/>
        </w:rPr>
      </w:pPr>
    </w:p>
    <w:p w14:paraId="3F4AD6DC" w14:textId="77777777" w:rsidR="000752AD" w:rsidRPr="00693DE7" w:rsidRDefault="000752AD" w:rsidP="000752AD">
      <w:pPr>
        <w:rPr>
          <w:lang w:eastAsia="pt-BR"/>
        </w:rPr>
      </w:pPr>
      <w:r w:rsidRPr="00693DE7">
        <w:rPr>
          <w:lang w:eastAsia="pt-BR"/>
        </w:rPr>
        <w:t>CIATA e CNEFE apresentam atributos com funções semelhantes que, embora não sejam coincidentes em seu conteúdo, formam uma estrutura bastante harmônica. Em tese, a concatenação dos atributos [NOM_TIPO_SEGLOGR] + [NOM_</w:t>
      </w:r>
      <w:proofErr w:type="gramStart"/>
      <w:r w:rsidRPr="00693DE7">
        <w:rPr>
          <w:lang w:eastAsia="pt-BR"/>
        </w:rPr>
        <w:t>TITULO</w:t>
      </w:r>
      <w:proofErr w:type="gramEnd"/>
      <w:r w:rsidRPr="00693DE7">
        <w:rPr>
          <w:lang w:eastAsia="pt-BR"/>
        </w:rPr>
        <w:t>_SEGLOGR] + [NOM_SEGLOGR] + [NUM_ENDERECO] da base de dados CNEFE pode ser conectada à concatenação dos atributos [NUM_ENDERECO] + [</w:t>
      </w:r>
      <w:proofErr w:type="spellStart"/>
      <w:r w:rsidRPr="00693DE7">
        <w:rPr>
          <w:lang w:eastAsia="pt-BR"/>
        </w:rPr>
        <w:t>nrEndereco</w:t>
      </w:r>
      <w:proofErr w:type="spellEnd"/>
      <w:r w:rsidRPr="00693DE7">
        <w:rPr>
          <w:lang w:eastAsia="pt-BR"/>
        </w:rPr>
        <w:t>] + [</w:t>
      </w:r>
      <w:proofErr w:type="spellStart"/>
      <w:r w:rsidRPr="00693DE7">
        <w:rPr>
          <w:lang w:eastAsia="pt-BR"/>
        </w:rPr>
        <w:t>complementoEndereco</w:t>
      </w:r>
      <w:proofErr w:type="spellEnd"/>
      <w:r w:rsidRPr="00693DE7">
        <w:rPr>
          <w:lang w:eastAsia="pt-BR"/>
        </w:rPr>
        <w:t xml:space="preserve">] do CIATA para permitir uma geolocalização aproximada e o tamanho do terreno. </w:t>
      </w:r>
    </w:p>
    <w:p w14:paraId="35217E9A"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_Ref191973167 \h </w:instrText>
      </w:r>
      <w:r w:rsidRPr="00693DE7">
        <w:rPr>
          <w:lang w:eastAsia="pt-BR"/>
        </w:rPr>
      </w:r>
      <w:r w:rsidRPr="00693DE7">
        <w:rPr>
          <w:lang w:eastAsia="pt-BR"/>
        </w:rPr>
        <w:fldChar w:fldCharType="separate"/>
      </w:r>
      <w:r w:rsidRPr="00693DE7">
        <w:t xml:space="preserve">Tabela </w:t>
      </w:r>
      <w:r>
        <w:rPr>
          <w:noProof/>
        </w:rPr>
        <w:t>6</w:t>
      </w:r>
      <w:r w:rsidRPr="00693DE7">
        <w:rPr>
          <w:lang w:eastAsia="pt-BR"/>
        </w:rPr>
        <w:fldChar w:fldCharType="end"/>
      </w:r>
      <w:r w:rsidRPr="00693DE7">
        <w:rPr>
          <w:lang w:eastAsia="pt-BR"/>
        </w:rPr>
        <w:t xml:space="preserve"> apresenta atributos do CNEFE importantes para o presente trabalho e a </w:t>
      </w:r>
      <w:r w:rsidRPr="00693DE7">
        <w:rPr>
          <w:lang w:eastAsia="pt-BR"/>
        </w:rPr>
        <w:fldChar w:fldCharType="begin"/>
      </w:r>
      <w:r w:rsidRPr="00693DE7">
        <w:rPr>
          <w:lang w:eastAsia="pt-BR"/>
        </w:rPr>
        <w:instrText xml:space="preserve"> REF _Ref191994451 \h </w:instrText>
      </w:r>
      <w:r w:rsidRPr="00693DE7">
        <w:rPr>
          <w:lang w:eastAsia="pt-BR"/>
        </w:rPr>
      </w:r>
      <w:r w:rsidRPr="00693DE7">
        <w:rPr>
          <w:lang w:eastAsia="pt-BR"/>
        </w:rPr>
        <w:fldChar w:fldCharType="separate"/>
      </w:r>
      <w:r w:rsidRPr="00693DE7">
        <w:t xml:space="preserve">Tabela </w:t>
      </w:r>
      <w:r>
        <w:rPr>
          <w:noProof/>
        </w:rPr>
        <w:t>7</w:t>
      </w:r>
      <w:r w:rsidRPr="00693DE7">
        <w:rPr>
          <w:lang w:eastAsia="pt-BR"/>
        </w:rPr>
        <w:fldChar w:fldCharType="end"/>
      </w:r>
      <w:r w:rsidRPr="00693DE7">
        <w:rPr>
          <w:lang w:eastAsia="pt-BR"/>
        </w:rPr>
        <w:t xml:space="preserve">, os atributos do CIATA. </w:t>
      </w:r>
    </w:p>
    <w:p w14:paraId="6102BB20" w14:textId="77777777" w:rsidR="000752AD" w:rsidRPr="00693DE7" w:rsidRDefault="000752AD" w:rsidP="000752AD">
      <w:pPr>
        <w:pStyle w:val="Legenda"/>
        <w:keepLines w:val="0"/>
      </w:pPr>
      <w:bookmarkStart w:id="44" w:name="_Ref191973167"/>
      <w:r w:rsidRPr="00693DE7">
        <w:lastRenderedPageBreak/>
        <w:t xml:space="preserve">Tabela </w:t>
      </w:r>
      <w:r>
        <w:fldChar w:fldCharType="begin"/>
      </w:r>
      <w:r>
        <w:instrText xml:space="preserve"> SEQ Tabela \* ARABIC </w:instrText>
      </w:r>
      <w:r>
        <w:fldChar w:fldCharType="separate"/>
      </w:r>
      <w:r>
        <w:rPr>
          <w:noProof/>
        </w:rPr>
        <w:t>6</w:t>
      </w:r>
      <w:r>
        <w:rPr>
          <w:noProof/>
        </w:rPr>
        <w:fldChar w:fldCharType="end"/>
      </w:r>
      <w:bookmarkEnd w:id="44"/>
      <w:r w:rsidRPr="00693DE7">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752AD" w:rsidRPr="00693DE7" w14:paraId="1BA79EEC"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40D1AB05" w14:textId="77777777" w:rsidR="000752AD" w:rsidRDefault="000752AD" w:rsidP="000643CA">
            <w:pPr>
              <w:keepNext/>
              <w:ind w:firstLine="0"/>
              <w:jc w:val="left"/>
              <w:rPr>
                <w:b w:val="0"/>
                <w:bCs w:val="0"/>
              </w:rPr>
            </w:pPr>
          </w:p>
          <w:p w14:paraId="469AA3FA" w14:textId="77777777" w:rsidR="000752AD" w:rsidRPr="00693DE7" w:rsidRDefault="000752AD" w:rsidP="000643CA">
            <w:pPr>
              <w:keepNext/>
              <w:ind w:firstLine="0"/>
              <w:jc w:val="left"/>
              <w:rPr>
                <w:rFonts w:ascii="Times New Roman" w:eastAsia="Times New Roman" w:hAnsi="Times New Roman" w:cs="Times New Roman"/>
                <w:sz w:val="20"/>
                <w:szCs w:val="24"/>
                <w:lang w:eastAsia="pt-BR"/>
              </w:rPr>
            </w:pPr>
          </w:p>
        </w:tc>
        <w:tc>
          <w:tcPr>
            <w:tcW w:w="1770" w:type="dxa"/>
            <w:noWrap/>
            <w:hideMark/>
          </w:tcPr>
          <w:p w14:paraId="35917A66" w14:textId="77777777" w:rsidR="000752AD" w:rsidRPr="00693DE7" w:rsidRDefault="000752AD" w:rsidP="000643CA">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291166F5" w14:textId="77777777" w:rsidR="000752AD" w:rsidRPr="00693DE7" w:rsidRDefault="000752AD" w:rsidP="000643CA">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0752AD" w:rsidRPr="00693DE7" w14:paraId="32B6BC7D"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8887604" w14:textId="77777777" w:rsidR="000752AD" w:rsidRPr="00693DE7" w:rsidRDefault="000752AD" w:rsidP="000643CA">
            <w:pPr>
              <w:keepNext/>
              <w:ind w:firstLine="0"/>
              <w:jc w:val="left"/>
              <w:rPr>
                <w:sz w:val="22"/>
                <w:szCs w:val="20"/>
              </w:rPr>
            </w:pPr>
            <w:r w:rsidRPr="00693DE7">
              <w:rPr>
                <w:sz w:val="22"/>
                <w:szCs w:val="20"/>
              </w:rPr>
              <w:t>COD_UNICO_ENDERECO</w:t>
            </w:r>
          </w:p>
        </w:tc>
        <w:tc>
          <w:tcPr>
            <w:tcW w:w="1770" w:type="dxa"/>
            <w:noWrap/>
          </w:tcPr>
          <w:p w14:paraId="7624265B"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 do endereço</w:t>
            </w:r>
          </w:p>
        </w:tc>
        <w:tc>
          <w:tcPr>
            <w:tcW w:w="2770" w:type="dxa"/>
          </w:tcPr>
          <w:p w14:paraId="63E06605"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219160349</w:t>
            </w:r>
          </w:p>
        </w:tc>
      </w:tr>
      <w:tr w:rsidR="000752AD" w:rsidRPr="00693DE7" w14:paraId="4091A76F"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769C5C1" w14:textId="77777777" w:rsidR="000752AD" w:rsidRPr="00693DE7" w:rsidRDefault="000752AD" w:rsidP="000643CA">
            <w:pPr>
              <w:keepNext/>
              <w:ind w:firstLine="0"/>
              <w:jc w:val="left"/>
              <w:rPr>
                <w:sz w:val="22"/>
                <w:szCs w:val="20"/>
              </w:rPr>
            </w:pPr>
            <w:r w:rsidRPr="00693DE7">
              <w:rPr>
                <w:sz w:val="22"/>
                <w:szCs w:val="20"/>
              </w:rPr>
              <w:t>COD_SETOR</w:t>
            </w:r>
          </w:p>
        </w:tc>
        <w:tc>
          <w:tcPr>
            <w:tcW w:w="1770" w:type="dxa"/>
            <w:noWrap/>
          </w:tcPr>
          <w:p w14:paraId="1FD4356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Setor Censitário</w:t>
            </w:r>
          </w:p>
        </w:tc>
        <w:tc>
          <w:tcPr>
            <w:tcW w:w="2770" w:type="dxa"/>
          </w:tcPr>
          <w:p w14:paraId="2B10DA41"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431410005050017P</w:t>
            </w:r>
          </w:p>
        </w:tc>
      </w:tr>
      <w:tr w:rsidR="000752AD" w:rsidRPr="00693DE7" w14:paraId="06A980E1"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ED13387" w14:textId="77777777" w:rsidR="000752AD" w:rsidRPr="00693DE7" w:rsidRDefault="000752AD" w:rsidP="000643CA">
            <w:pPr>
              <w:keepNext/>
              <w:ind w:firstLine="0"/>
              <w:jc w:val="left"/>
              <w:rPr>
                <w:sz w:val="22"/>
                <w:szCs w:val="20"/>
              </w:rPr>
            </w:pPr>
            <w:r w:rsidRPr="00693DE7">
              <w:rPr>
                <w:sz w:val="22"/>
                <w:szCs w:val="20"/>
              </w:rPr>
              <w:t>NUM_QUADRA</w:t>
            </w:r>
          </w:p>
        </w:tc>
        <w:tc>
          <w:tcPr>
            <w:tcW w:w="1770" w:type="dxa"/>
            <w:noWrap/>
          </w:tcPr>
          <w:p w14:paraId="2AB29298"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quadra no setor</w:t>
            </w:r>
          </w:p>
        </w:tc>
        <w:tc>
          <w:tcPr>
            <w:tcW w:w="2770" w:type="dxa"/>
          </w:tcPr>
          <w:p w14:paraId="1FAE8ED0" w14:textId="77777777" w:rsidR="000752AD" w:rsidRPr="00693DE7" w:rsidRDefault="000752AD" w:rsidP="000643CA">
            <w:pPr>
              <w:keepNext/>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r>
      <w:tr w:rsidR="000752AD" w:rsidRPr="00693DE7" w14:paraId="4019F27B"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FC1FDDF"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NOM_TIPO_SEGLOGR</w:t>
            </w:r>
          </w:p>
        </w:tc>
        <w:tc>
          <w:tcPr>
            <w:tcW w:w="1770" w:type="dxa"/>
            <w:noWrap/>
            <w:hideMark/>
          </w:tcPr>
          <w:p w14:paraId="40352E7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Tipo</w:t>
            </w:r>
          </w:p>
        </w:tc>
        <w:tc>
          <w:tcPr>
            <w:tcW w:w="2770" w:type="dxa"/>
          </w:tcPr>
          <w:p w14:paraId="5343D4D5"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rua, avenida, </w:t>
            </w:r>
            <w:proofErr w:type="gramStart"/>
            <w:r w:rsidRPr="00693DE7">
              <w:rPr>
                <w:rFonts w:ascii="Aptos Narrow" w:eastAsia="Times New Roman" w:hAnsi="Aptos Narrow" w:cs="Times New Roman"/>
                <w:color w:val="000000"/>
                <w:sz w:val="22"/>
                <w:lang w:eastAsia="pt-BR"/>
              </w:rPr>
              <w:t>igarapé, etc.</w:t>
            </w:r>
            <w:proofErr w:type="gramEnd"/>
          </w:p>
          <w:p w14:paraId="6C48CE29"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  etc.</w:t>
            </w:r>
          </w:p>
        </w:tc>
      </w:tr>
      <w:tr w:rsidR="000752AD" w:rsidRPr="00693DE7" w14:paraId="36F09DAD"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E782EA0"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w:t>
            </w:r>
            <w:proofErr w:type="gramStart"/>
            <w:r w:rsidRPr="00693DE7">
              <w:rPr>
                <w:sz w:val="22"/>
                <w:szCs w:val="20"/>
              </w:rPr>
              <w:t>TITULO</w:t>
            </w:r>
            <w:proofErr w:type="gramEnd"/>
            <w:r w:rsidRPr="00693DE7">
              <w:rPr>
                <w:sz w:val="22"/>
                <w:szCs w:val="20"/>
              </w:rPr>
              <w:t xml:space="preserve">_SEGLOGR </w:t>
            </w:r>
          </w:p>
        </w:tc>
        <w:tc>
          <w:tcPr>
            <w:tcW w:w="1770" w:type="dxa"/>
            <w:noWrap/>
            <w:hideMark/>
          </w:tcPr>
          <w:p w14:paraId="23A19714"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Título</w:t>
            </w:r>
          </w:p>
        </w:tc>
        <w:tc>
          <w:tcPr>
            <w:tcW w:w="2770" w:type="dxa"/>
          </w:tcPr>
          <w:p w14:paraId="092DA3C6"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general, santa, </w:t>
            </w:r>
            <w:proofErr w:type="gramStart"/>
            <w:r w:rsidRPr="00693DE7">
              <w:rPr>
                <w:rFonts w:ascii="Aptos Narrow" w:eastAsia="Times New Roman" w:hAnsi="Aptos Narrow" w:cs="Times New Roman"/>
                <w:color w:val="000000"/>
                <w:sz w:val="22"/>
                <w:lang w:eastAsia="pt-BR"/>
              </w:rPr>
              <w:t xml:space="preserve">professor, </w:t>
            </w:r>
            <w:proofErr w:type="spellStart"/>
            <w:r w:rsidRPr="00693DE7">
              <w:rPr>
                <w:rFonts w:ascii="Aptos Narrow" w:eastAsia="Times New Roman" w:hAnsi="Aptos Narrow" w:cs="Times New Roman"/>
                <w:color w:val="000000"/>
                <w:sz w:val="22"/>
                <w:lang w:eastAsia="pt-BR"/>
              </w:rPr>
              <w:t>etc</w:t>
            </w:r>
            <w:proofErr w:type="spellEnd"/>
            <w:proofErr w:type="gramEnd"/>
          </w:p>
        </w:tc>
      </w:tr>
      <w:tr w:rsidR="000752AD" w:rsidRPr="00693DE7" w14:paraId="79FAED3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47DDB8E9"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NOM_SEGLOGR</w:t>
            </w:r>
          </w:p>
        </w:tc>
        <w:tc>
          <w:tcPr>
            <w:tcW w:w="1770" w:type="dxa"/>
            <w:noWrap/>
            <w:hideMark/>
          </w:tcPr>
          <w:p w14:paraId="200B8BED"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Logradouro</w:t>
            </w:r>
          </w:p>
        </w:tc>
        <w:tc>
          <w:tcPr>
            <w:tcW w:w="2770" w:type="dxa"/>
          </w:tcPr>
          <w:p w14:paraId="7603CF4C"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"Pedro Pinto", "Afonso </w:t>
            </w:r>
          </w:p>
          <w:p w14:paraId="0B348C66"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Pena", etc.</w:t>
            </w:r>
            <w:proofErr w:type="gramEnd"/>
          </w:p>
        </w:tc>
      </w:tr>
      <w:tr w:rsidR="000752AD" w:rsidRPr="00693DE7" w14:paraId="3A32D35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A6B0763"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NUM_ENDERECO</w:t>
            </w:r>
          </w:p>
        </w:tc>
        <w:tc>
          <w:tcPr>
            <w:tcW w:w="1770" w:type="dxa"/>
            <w:noWrap/>
            <w:hideMark/>
          </w:tcPr>
          <w:p w14:paraId="670721A0"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Número</w:t>
            </w:r>
          </w:p>
        </w:tc>
        <w:tc>
          <w:tcPr>
            <w:tcW w:w="2770" w:type="dxa"/>
          </w:tcPr>
          <w:p w14:paraId="17A1EDF7"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“237”, “46”, etc.</w:t>
            </w:r>
          </w:p>
        </w:tc>
      </w:tr>
      <w:tr w:rsidR="000752AD" w:rsidRPr="00693DE7" w14:paraId="691A9C24"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AE30D7E"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NOM_COMP_ELEM1</w:t>
            </w:r>
          </w:p>
        </w:tc>
        <w:tc>
          <w:tcPr>
            <w:tcW w:w="1770" w:type="dxa"/>
            <w:noWrap/>
          </w:tcPr>
          <w:p w14:paraId="038986E6"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Complemento</w:t>
            </w:r>
          </w:p>
        </w:tc>
        <w:tc>
          <w:tcPr>
            <w:tcW w:w="2770" w:type="dxa"/>
          </w:tcPr>
          <w:p w14:paraId="4E08DD2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apartamento, casa, sobra</w:t>
            </w:r>
          </w:p>
          <w:p w14:paraId="4518F27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do, etc.</w:t>
            </w:r>
            <w:proofErr w:type="gramEnd"/>
          </w:p>
        </w:tc>
      </w:tr>
      <w:tr w:rsidR="000752AD" w:rsidRPr="00693DE7" w14:paraId="0DA40286"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CE4F3E9"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bookmarkStart w:id="45" w:name="_Hlk191972604"/>
            <w:r w:rsidRPr="00693DE7">
              <w:rPr>
                <w:sz w:val="22"/>
                <w:szCs w:val="20"/>
              </w:rPr>
              <w:t>VAL_COMP_ELEM1</w:t>
            </w:r>
          </w:p>
        </w:tc>
        <w:tc>
          <w:tcPr>
            <w:tcW w:w="1770" w:type="dxa"/>
            <w:noWrap/>
          </w:tcPr>
          <w:p w14:paraId="366DFB86"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Valor do complemento</w:t>
            </w:r>
          </w:p>
        </w:tc>
        <w:tc>
          <w:tcPr>
            <w:tcW w:w="2770" w:type="dxa"/>
          </w:tcPr>
          <w:p w14:paraId="34572144"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 “A-1”, etc..</w:t>
            </w:r>
          </w:p>
        </w:tc>
      </w:tr>
      <w:tr w:rsidR="000752AD" w:rsidRPr="00693DE7" w14:paraId="450F067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80199D5"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CEP</w:t>
            </w:r>
          </w:p>
        </w:tc>
        <w:tc>
          <w:tcPr>
            <w:tcW w:w="1770" w:type="dxa"/>
            <w:noWrap/>
          </w:tcPr>
          <w:p w14:paraId="2077615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CEP - Cód. de Endereçamento Postal</w:t>
            </w:r>
          </w:p>
        </w:tc>
        <w:tc>
          <w:tcPr>
            <w:tcW w:w="2770" w:type="dxa"/>
          </w:tcPr>
          <w:p w14:paraId="1EDDFBBB" w14:textId="77777777" w:rsidR="000752AD" w:rsidRPr="00693DE7" w:rsidRDefault="000752AD" w:rsidP="000643CA">
            <w:pPr>
              <w:keepNext/>
              <w:ind w:firstLine="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sz w:val="22"/>
                <w:lang w:eastAsia="pt-BR"/>
              </w:rPr>
              <w:t>“31270-400”, “30493-175”</w:t>
            </w:r>
          </w:p>
        </w:tc>
      </w:tr>
      <w:tr w:rsidR="000752AD" w:rsidRPr="00693DE7" w14:paraId="7C996620"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C7781F4"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LATITUDE</w:t>
            </w:r>
          </w:p>
        </w:tc>
        <w:tc>
          <w:tcPr>
            <w:tcW w:w="1770" w:type="dxa"/>
            <w:noWrap/>
          </w:tcPr>
          <w:p w14:paraId="3FC16A79"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Latitude da coordenada </w:t>
            </w:r>
          </w:p>
        </w:tc>
        <w:tc>
          <w:tcPr>
            <w:tcW w:w="2770" w:type="dxa"/>
          </w:tcPr>
          <w:p w14:paraId="7A1E6F1B"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-28.258268</w:t>
            </w:r>
          </w:p>
        </w:tc>
      </w:tr>
      <w:tr w:rsidR="000752AD" w:rsidRPr="00693DE7" w14:paraId="23340B80"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3EFDBA1"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LONGITUDE</w:t>
            </w:r>
          </w:p>
        </w:tc>
        <w:tc>
          <w:tcPr>
            <w:tcW w:w="1770" w:type="dxa"/>
            <w:noWrap/>
          </w:tcPr>
          <w:p w14:paraId="43C968A9"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Longitude da coordenada</w:t>
            </w:r>
          </w:p>
        </w:tc>
        <w:tc>
          <w:tcPr>
            <w:tcW w:w="2770" w:type="dxa"/>
          </w:tcPr>
          <w:p w14:paraId="20C0E59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color w:val="000000"/>
                <w:sz w:val="22"/>
                <w:lang w:eastAsia="pt-BR"/>
              </w:rPr>
              <w:t>-52.420621</w:t>
            </w:r>
          </w:p>
        </w:tc>
      </w:tr>
      <w:tr w:rsidR="000752AD" w:rsidRPr="00693DE7" w14:paraId="33626E42"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EA9F1D6" w14:textId="77777777" w:rsidR="000752AD" w:rsidRPr="00693DE7" w:rsidRDefault="000752AD" w:rsidP="000643CA">
            <w:pPr>
              <w:ind w:firstLine="0"/>
              <w:jc w:val="left"/>
              <w:rPr>
                <w:sz w:val="22"/>
                <w:szCs w:val="20"/>
              </w:rPr>
            </w:pPr>
            <w:r w:rsidRPr="00693DE7">
              <w:rPr>
                <w:sz w:val="22"/>
                <w:szCs w:val="20"/>
              </w:rPr>
              <w:t>NUM_FACE</w:t>
            </w:r>
          </w:p>
        </w:tc>
        <w:tc>
          <w:tcPr>
            <w:tcW w:w="1770" w:type="dxa"/>
            <w:noWrap/>
          </w:tcPr>
          <w:p w14:paraId="78AF6B64"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face na quadra</w:t>
            </w:r>
          </w:p>
        </w:tc>
        <w:tc>
          <w:tcPr>
            <w:tcW w:w="2770" w:type="dxa"/>
          </w:tcPr>
          <w:p w14:paraId="7CB7D48F"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r>
    </w:tbl>
    <w:bookmarkEnd w:id="45"/>
    <w:p w14:paraId="622C9AA3" w14:textId="77777777" w:rsidR="000752AD" w:rsidRPr="00693DE7" w:rsidRDefault="000752AD" w:rsidP="000752AD">
      <w:pPr>
        <w:pStyle w:val="Legenda"/>
        <w:rPr>
          <w:lang w:eastAsia="pt-BR"/>
        </w:rPr>
      </w:pPr>
      <w:r w:rsidRPr="00693DE7">
        <w:rPr>
          <w:lang w:eastAsia="pt-BR"/>
        </w:rPr>
        <w:t xml:space="preserve">Fonte: </w:t>
      </w:r>
      <w:r w:rsidRPr="00693DE7">
        <w:rPr>
          <w:lang w:eastAsia="pt-BR"/>
        </w:rPr>
        <w:fldChar w:fldCharType="begin"/>
      </w:r>
      <w:r w:rsidRPr="00693DE7">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sz w:val="24"/>
        </w:rPr>
        <w:t>(Macedo, 2023)</w:t>
      </w:r>
      <w:r w:rsidRPr="00693DE7">
        <w:rPr>
          <w:lang w:eastAsia="pt-BR"/>
        </w:rPr>
        <w:fldChar w:fldCharType="end"/>
      </w:r>
      <w:r w:rsidRPr="00693DE7">
        <w:rPr>
          <w:lang w:eastAsia="pt-BR"/>
        </w:rPr>
        <w:t>. Adaptação: Autores</w:t>
      </w:r>
    </w:p>
    <w:p w14:paraId="6435560D" w14:textId="77777777" w:rsidR="000752AD" w:rsidRPr="00693DE7" w:rsidRDefault="000752AD" w:rsidP="000752AD">
      <w:pPr>
        <w:rPr>
          <w:lang w:eastAsia="pt-BR"/>
        </w:rPr>
      </w:pPr>
    </w:p>
    <w:p w14:paraId="6D330DB5" w14:textId="77777777" w:rsidR="000752AD" w:rsidRPr="00693DE7" w:rsidRDefault="000752AD" w:rsidP="000752AD">
      <w:pPr>
        <w:pStyle w:val="Legenda"/>
      </w:pPr>
      <w:bookmarkStart w:id="46" w:name="_Ref191994451"/>
      <w:bookmarkStart w:id="47" w:name="_Ref192511452"/>
      <w:r w:rsidRPr="00693DE7">
        <w:t xml:space="preserve">Tabela </w:t>
      </w:r>
      <w:r>
        <w:fldChar w:fldCharType="begin"/>
      </w:r>
      <w:r>
        <w:instrText xml:space="preserve"> SEQ Tabela \* ARABIC </w:instrText>
      </w:r>
      <w:r>
        <w:fldChar w:fldCharType="separate"/>
      </w:r>
      <w:r>
        <w:rPr>
          <w:noProof/>
        </w:rPr>
        <w:t>7</w:t>
      </w:r>
      <w:r>
        <w:rPr>
          <w:noProof/>
        </w:rPr>
        <w:fldChar w:fldCharType="end"/>
      </w:r>
      <w:bookmarkEnd w:id="46"/>
      <w:r w:rsidRPr="00693DE7">
        <w:t>:Principais atributos do CIATA utilizados no projeto</w:t>
      </w:r>
      <w:bookmarkEnd w:id="47"/>
    </w:p>
    <w:tbl>
      <w:tblPr>
        <w:tblStyle w:val="TabeladeGrade5Escura-nfase11"/>
        <w:tblW w:w="7650" w:type="dxa"/>
        <w:jc w:val="center"/>
        <w:tblLook w:val="04A0" w:firstRow="1" w:lastRow="0" w:firstColumn="1" w:lastColumn="0" w:noHBand="0" w:noVBand="1"/>
      </w:tblPr>
      <w:tblGrid>
        <w:gridCol w:w="3110"/>
        <w:gridCol w:w="1770"/>
        <w:gridCol w:w="2770"/>
      </w:tblGrid>
      <w:tr w:rsidR="000752AD" w:rsidRPr="00693DE7" w14:paraId="00A333C3"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AA1C28D" w14:textId="77777777" w:rsidR="000752AD" w:rsidRPr="00693DE7" w:rsidRDefault="000752AD" w:rsidP="000643CA">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0AB18759"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57A218ED"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0752AD" w:rsidRPr="00693DE7" w14:paraId="4914D89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0057664" w14:textId="77777777" w:rsidR="000752AD" w:rsidRPr="00693DE7" w:rsidRDefault="000752AD" w:rsidP="000643CA">
            <w:pPr>
              <w:ind w:firstLine="0"/>
              <w:jc w:val="left"/>
              <w:rPr>
                <w:sz w:val="22"/>
                <w:szCs w:val="20"/>
              </w:rPr>
            </w:pPr>
            <w:proofErr w:type="spellStart"/>
            <w:r w:rsidRPr="00693DE7">
              <w:rPr>
                <w:sz w:val="22"/>
                <w:szCs w:val="20"/>
              </w:rPr>
              <w:t>InscricaoCadastral</w:t>
            </w:r>
            <w:proofErr w:type="spellEnd"/>
          </w:p>
        </w:tc>
        <w:tc>
          <w:tcPr>
            <w:tcW w:w="1770" w:type="dxa"/>
            <w:noWrap/>
          </w:tcPr>
          <w:p w14:paraId="3C9B96CC"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Identificação da UI</w:t>
            </w:r>
          </w:p>
        </w:tc>
        <w:tc>
          <w:tcPr>
            <w:tcW w:w="2770" w:type="dxa"/>
          </w:tcPr>
          <w:p w14:paraId="37F4E57E"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13.25.001.012.0054</w:t>
            </w:r>
          </w:p>
        </w:tc>
      </w:tr>
      <w:tr w:rsidR="000752AD" w:rsidRPr="00693DE7" w14:paraId="65FC065A"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FC6973D" w14:textId="77777777" w:rsidR="000752AD" w:rsidRPr="00693DE7" w:rsidRDefault="000752AD" w:rsidP="000643CA">
            <w:pPr>
              <w:ind w:firstLine="0"/>
              <w:jc w:val="left"/>
              <w:rPr>
                <w:sz w:val="22"/>
                <w:szCs w:val="20"/>
              </w:rPr>
            </w:pPr>
            <w:proofErr w:type="spellStart"/>
            <w:r w:rsidRPr="00693DE7">
              <w:rPr>
                <w:sz w:val="22"/>
                <w:szCs w:val="20"/>
              </w:rPr>
              <w:t>nmLogradouro</w:t>
            </w:r>
            <w:proofErr w:type="spellEnd"/>
          </w:p>
        </w:tc>
        <w:tc>
          <w:tcPr>
            <w:tcW w:w="1770" w:type="dxa"/>
            <w:noWrap/>
          </w:tcPr>
          <w:p w14:paraId="40A4CC56"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Nome do logradouro</w:t>
            </w:r>
          </w:p>
        </w:tc>
        <w:tc>
          <w:tcPr>
            <w:tcW w:w="2770" w:type="dxa"/>
          </w:tcPr>
          <w:p w14:paraId="0D3FDC88"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Capitão Araújo</w:t>
            </w:r>
          </w:p>
        </w:tc>
      </w:tr>
      <w:tr w:rsidR="000752AD" w:rsidRPr="00693DE7" w14:paraId="68895F37"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08C8656" w14:textId="77777777" w:rsidR="000752AD" w:rsidRPr="00693DE7" w:rsidRDefault="000752AD" w:rsidP="000643CA">
            <w:pPr>
              <w:ind w:firstLine="0"/>
              <w:jc w:val="left"/>
              <w:rPr>
                <w:sz w:val="22"/>
                <w:szCs w:val="20"/>
              </w:rPr>
            </w:pPr>
            <w:proofErr w:type="spellStart"/>
            <w:r w:rsidRPr="00693DE7">
              <w:rPr>
                <w:sz w:val="22"/>
                <w:szCs w:val="20"/>
              </w:rPr>
              <w:t>nrEndereco</w:t>
            </w:r>
            <w:proofErr w:type="spellEnd"/>
          </w:p>
        </w:tc>
        <w:tc>
          <w:tcPr>
            <w:tcW w:w="1770" w:type="dxa"/>
            <w:noWrap/>
          </w:tcPr>
          <w:p w14:paraId="7A0A4A56"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do endereço</w:t>
            </w:r>
          </w:p>
        </w:tc>
        <w:tc>
          <w:tcPr>
            <w:tcW w:w="2770" w:type="dxa"/>
          </w:tcPr>
          <w:p w14:paraId="77D2AED0" w14:textId="77777777" w:rsidR="000752AD" w:rsidRPr="00693DE7" w:rsidRDefault="000752AD" w:rsidP="000643CA">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551</w:t>
            </w:r>
          </w:p>
        </w:tc>
      </w:tr>
      <w:tr w:rsidR="000752AD" w:rsidRPr="00693DE7" w14:paraId="5B42B172"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916B258" w14:textId="77777777" w:rsidR="000752AD" w:rsidRPr="00693DE7" w:rsidRDefault="000752AD" w:rsidP="000643CA">
            <w:pPr>
              <w:ind w:firstLine="0"/>
              <w:jc w:val="left"/>
              <w:rPr>
                <w:rFonts w:ascii="Times New Roman" w:eastAsia="Times New Roman" w:hAnsi="Times New Roman" w:cs="Times New Roman"/>
                <w:sz w:val="22"/>
                <w:szCs w:val="20"/>
                <w:lang w:eastAsia="pt-BR"/>
              </w:rPr>
            </w:pPr>
            <w:proofErr w:type="spellStart"/>
            <w:r w:rsidRPr="00693DE7">
              <w:rPr>
                <w:sz w:val="22"/>
                <w:szCs w:val="20"/>
              </w:rPr>
              <w:t>complementoEndereco</w:t>
            </w:r>
            <w:proofErr w:type="spellEnd"/>
          </w:p>
        </w:tc>
        <w:tc>
          <w:tcPr>
            <w:tcW w:w="1770" w:type="dxa"/>
            <w:noWrap/>
            <w:hideMark/>
          </w:tcPr>
          <w:p w14:paraId="76C4D35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Complemento do endereço</w:t>
            </w:r>
          </w:p>
        </w:tc>
        <w:tc>
          <w:tcPr>
            <w:tcW w:w="2770" w:type="dxa"/>
          </w:tcPr>
          <w:p w14:paraId="77ED076C"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spellStart"/>
            <w:r w:rsidRPr="00693DE7">
              <w:rPr>
                <w:rFonts w:ascii="Aptos Narrow" w:eastAsia="Times New Roman" w:hAnsi="Aptos Narrow" w:cs="Times New Roman"/>
                <w:color w:val="000000"/>
                <w:sz w:val="22"/>
                <w:lang w:eastAsia="pt-BR"/>
              </w:rPr>
              <w:t>Ap</w:t>
            </w:r>
            <w:proofErr w:type="spellEnd"/>
            <w:r w:rsidRPr="00693DE7">
              <w:rPr>
                <w:rFonts w:ascii="Aptos Narrow" w:eastAsia="Times New Roman" w:hAnsi="Aptos Narrow" w:cs="Times New Roman"/>
                <w:color w:val="000000"/>
                <w:sz w:val="22"/>
                <w:lang w:eastAsia="pt-BR"/>
              </w:rPr>
              <w:t xml:space="preserve"> 102</w:t>
            </w:r>
          </w:p>
        </w:tc>
      </w:tr>
      <w:tr w:rsidR="000752AD" w:rsidRPr="00693DE7" w14:paraId="68B8F00E"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89E3BF5" w14:textId="77777777" w:rsidR="000752AD" w:rsidRPr="00693DE7" w:rsidRDefault="000752AD" w:rsidP="000643CA">
            <w:pPr>
              <w:ind w:firstLine="0"/>
              <w:jc w:val="left"/>
              <w:rPr>
                <w:rFonts w:ascii="Times New Roman" w:eastAsia="Times New Roman" w:hAnsi="Times New Roman" w:cs="Times New Roman"/>
                <w:sz w:val="22"/>
                <w:szCs w:val="20"/>
                <w:lang w:eastAsia="pt-BR"/>
              </w:rPr>
            </w:pPr>
            <w:proofErr w:type="spellStart"/>
            <w:r w:rsidRPr="00693DE7">
              <w:rPr>
                <w:sz w:val="22"/>
                <w:szCs w:val="20"/>
              </w:rPr>
              <w:t>idQuadra</w:t>
            </w:r>
            <w:proofErr w:type="spellEnd"/>
          </w:p>
        </w:tc>
        <w:tc>
          <w:tcPr>
            <w:tcW w:w="1770" w:type="dxa"/>
            <w:noWrap/>
            <w:hideMark/>
          </w:tcPr>
          <w:p w14:paraId="596EDBC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Número da quadra no setor</w:t>
            </w:r>
          </w:p>
        </w:tc>
        <w:tc>
          <w:tcPr>
            <w:tcW w:w="2770" w:type="dxa"/>
          </w:tcPr>
          <w:p w14:paraId="0CF3315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w:t>
            </w:r>
          </w:p>
        </w:tc>
      </w:tr>
      <w:tr w:rsidR="000752AD" w:rsidRPr="00693DE7" w14:paraId="60C47A1E"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9DE494A" w14:textId="77777777" w:rsidR="000752AD" w:rsidRPr="00693DE7" w:rsidRDefault="000752AD" w:rsidP="000643CA">
            <w:pPr>
              <w:ind w:firstLine="0"/>
              <w:jc w:val="left"/>
              <w:rPr>
                <w:rFonts w:ascii="Times New Roman" w:eastAsia="Times New Roman" w:hAnsi="Times New Roman" w:cs="Times New Roman"/>
                <w:sz w:val="22"/>
                <w:szCs w:val="20"/>
                <w:lang w:eastAsia="pt-BR"/>
              </w:rPr>
            </w:pPr>
            <w:proofErr w:type="spellStart"/>
            <w:r w:rsidRPr="00693DE7">
              <w:rPr>
                <w:sz w:val="22"/>
                <w:szCs w:val="20"/>
              </w:rPr>
              <w:t>dimTestada</w:t>
            </w:r>
            <w:proofErr w:type="spellEnd"/>
          </w:p>
        </w:tc>
        <w:tc>
          <w:tcPr>
            <w:tcW w:w="1770" w:type="dxa"/>
            <w:noWrap/>
            <w:hideMark/>
          </w:tcPr>
          <w:p w14:paraId="7FAE6D8D"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Largura do terreno</w:t>
            </w:r>
          </w:p>
        </w:tc>
        <w:tc>
          <w:tcPr>
            <w:tcW w:w="2770" w:type="dxa"/>
          </w:tcPr>
          <w:p w14:paraId="61ADB9F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12,5 metros</w:t>
            </w:r>
          </w:p>
        </w:tc>
      </w:tr>
      <w:tr w:rsidR="000752AD" w:rsidRPr="00693DE7" w14:paraId="176DBDB8"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C8DC9FB" w14:textId="77777777" w:rsidR="000752AD" w:rsidRPr="00693DE7" w:rsidRDefault="000752AD" w:rsidP="000643CA">
            <w:pPr>
              <w:ind w:firstLine="0"/>
              <w:jc w:val="left"/>
              <w:rPr>
                <w:rFonts w:ascii="Times New Roman" w:eastAsia="Times New Roman" w:hAnsi="Times New Roman" w:cs="Times New Roman"/>
                <w:sz w:val="22"/>
                <w:szCs w:val="20"/>
                <w:lang w:eastAsia="pt-BR"/>
              </w:rPr>
            </w:pPr>
            <w:proofErr w:type="spellStart"/>
            <w:r w:rsidRPr="00693DE7">
              <w:rPr>
                <w:sz w:val="22"/>
                <w:szCs w:val="20"/>
              </w:rPr>
              <w:t>dimProfundidade</w:t>
            </w:r>
            <w:proofErr w:type="spellEnd"/>
          </w:p>
        </w:tc>
        <w:tc>
          <w:tcPr>
            <w:tcW w:w="1770" w:type="dxa"/>
            <w:noWrap/>
            <w:hideMark/>
          </w:tcPr>
          <w:p w14:paraId="168A906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Profundidade do terreno</w:t>
            </w:r>
          </w:p>
        </w:tc>
        <w:tc>
          <w:tcPr>
            <w:tcW w:w="2770" w:type="dxa"/>
          </w:tcPr>
          <w:p w14:paraId="5CD2A0C0"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30 metros</w:t>
            </w:r>
          </w:p>
        </w:tc>
      </w:tr>
    </w:tbl>
    <w:p w14:paraId="6813F8C2" w14:textId="77777777" w:rsidR="000752AD" w:rsidRPr="00693DE7" w:rsidRDefault="000752AD" w:rsidP="000752AD">
      <w:pPr>
        <w:pStyle w:val="Legenda"/>
        <w:rPr>
          <w:lang w:eastAsia="pt-BR"/>
        </w:rPr>
      </w:pPr>
      <w:r w:rsidRPr="00693DE7">
        <w:rPr>
          <w:lang w:eastAsia="pt-BR"/>
        </w:rPr>
        <w:t>Fonte:</w:t>
      </w:r>
      <w:r w:rsidRPr="00693DE7">
        <w:rPr>
          <w:lang w:eastAsia="pt-BR"/>
        </w:rPr>
        <w:fldChar w:fldCharType="begin"/>
      </w:r>
      <w:r w:rsidRPr="00693DE7">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sz w:val="24"/>
        </w:rPr>
        <w:t>(MF-CIATA, 1979)</w:t>
      </w:r>
      <w:r w:rsidRPr="00693DE7">
        <w:rPr>
          <w:lang w:eastAsia="pt-BR"/>
        </w:rPr>
        <w:fldChar w:fldCharType="end"/>
      </w:r>
      <w:r w:rsidRPr="00693DE7">
        <w:rPr>
          <w:lang w:eastAsia="pt-BR"/>
        </w:rPr>
        <w:t>. Elaboração: Autores</w:t>
      </w:r>
    </w:p>
    <w:p w14:paraId="613B1E2A" w14:textId="77777777" w:rsidR="000752AD" w:rsidRPr="00693DE7" w:rsidRDefault="000752AD" w:rsidP="000752AD">
      <w:pPr>
        <w:spacing w:before="240"/>
        <w:rPr>
          <w:rFonts w:cs="Arial"/>
          <w:lang w:eastAsia="pt-BR"/>
        </w:rPr>
      </w:pPr>
      <w:r w:rsidRPr="00693DE7">
        <w:rPr>
          <w:lang w:eastAsia="pt-BR"/>
        </w:rPr>
        <w:t xml:space="preserve">Obviamente que, sendo produtores de dados sem hierarquia ou coordenação entre si, prefeituras e IBGE não produziriam valores completamente coincidentes, como explica Macedo (2023) </w:t>
      </w:r>
      <w:r w:rsidRPr="00693DE7">
        <w:rPr>
          <w:rFonts w:cs="Arial"/>
          <w:vanish/>
          <w:lang w:eastAsia="pt-BR"/>
        </w:rPr>
        <w:t>(Macedo, 2023)</w:t>
      </w:r>
      <w:r w:rsidRPr="00693DE7">
        <w:rPr>
          <w:rFonts w:cs="Arial"/>
          <w:lang w:eastAsia="pt-BR"/>
        </w:rPr>
        <w:t>:</w:t>
      </w:r>
    </w:p>
    <w:p w14:paraId="34011C7B" w14:textId="77777777" w:rsidR="000752AD" w:rsidRPr="00693DE7" w:rsidRDefault="000752AD" w:rsidP="000752AD">
      <w:pPr>
        <w:pStyle w:val="Citao"/>
        <w:rPr>
          <w:rFonts w:cs="Arial"/>
          <w:i/>
          <w:iCs/>
          <w:lang w:eastAsia="pt-BR"/>
        </w:rPr>
      </w:pPr>
      <w:r w:rsidRPr="00693DE7">
        <w:rPr>
          <w:rFonts w:cs="Arial"/>
          <w:i/>
          <w:iCs/>
          <w:lang w:eastAsia="pt-BR"/>
        </w:rPr>
        <w:lastRenderedPageBreak/>
        <w:t>“O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Geográficos (BDG), propiciando a armazenagem de uma coleção de dados coerentes e estruturados, visando permitir processamentos posteriores.</w:t>
      </w:r>
    </w:p>
    <w:p w14:paraId="29AE71C1" w14:textId="77777777" w:rsidR="000752AD" w:rsidRPr="00693DE7" w:rsidRDefault="000752AD" w:rsidP="000752AD">
      <w:pPr>
        <w:pStyle w:val="Citao"/>
        <w:rPr>
          <w:rFonts w:cs="Arial"/>
          <w:i/>
          <w:iCs/>
          <w:lang w:eastAsia="pt-BR"/>
        </w:rPr>
      </w:pPr>
      <w:r w:rsidRPr="00693DE7">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w:t>
      </w:r>
      <w:proofErr w:type="spellStart"/>
      <w:r w:rsidRPr="00693DE7">
        <w:rPr>
          <w:rFonts w:cs="Arial"/>
          <w:i/>
          <w:iCs/>
          <w:lang w:eastAsia="pt-BR"/>
        </w:rPr>
        <w:t>contra-domínio</w:t>
      </w:r>
      <w:proofErr w:type="spellEnd"/>
      <w:r w:rsidRPr="00693DE7">
        <w:rPr>
          <w:rFonts w:cs="Arial"/>
          <w:i/>
          <w:iCs/>
          <w:lang w:eastAsia="pt-BR"/>
        </w:rPr>
        <w:t xml:space="preserve"> não necessariamente igual </w:t>
      </w:r>
      <w:r w:rsidRPr="00693DE7">
        <w:rPr>
          <w:rFonts w:cs="Arial"/>
          <w:i/>
          <w:iCs/>
          <w:lang w:eastAsia="pt-BR"/>
        </w:rPr>
        <w:fldChar w:fldCharType="begin"/>
      </w:r>
      <w:r w:rsidRPr="00693DE7">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sidRPr="00693DE7">
        <w:rPr>
          <w:rFonts w:cs="Arial"/>
          <w:i/>
          <w:iCs/>
          <w:lang w:eastAsia="pt-BR"/>
        </w:rPr>
        <w:fldChar w:fldCharType="separate"/>
      </w:r>
      <w:r w:rsidRPr="00693DE7">
        <w:rPr>
          <w:rFonts w:cs="Arial"/>
        </w:rPr>
        <w:t>(Coelho, 2010)</w:t>
      </w:r>
      <w:r w:rsidRPr="00693DE7">
        <w:rPr>
          <w:rFonts w:cs="Arial"/>
          <w:i/>
          <w:iCs/>
          <w:lang w:eastAsia="pt-BR"/>
        </w:rPr>
        <w:fldChar w:fldCharType="end"/>
      </w:r>
      <w:r w:rsidRPr="00693DE7">
        <w:rPr>
          <w:rFonts w:cs="Arial"/>
          <w:i/>
          <w:iCs/>
          <w:lang w:eastAsia="pt-BR"/>
        </w:rPr>
        <w:t>.</w:t>
      </w:r>
    </w:p>
    <w:p w14:paraId="244EAF23" w14:textId="77777777" w:rsidR="000752AD" w:rsidRPr="00693DE7" w:rsidRDefault="000752AD" w:rsidP="000752AD">
      <w:pPr>
        <w:pStyle w:val="Citao"/>
        <w:rPr>
          <w:rFonts w:cs="Arial"/>
          <w:i/>
          <w:iCs/>
          <w:lang w:eastAsia="pt-BR"/>
        </w:rPr>
      </w:pPr>
      <w:r w:rsidRPr="00693DE7">
        <w:rPr>
          <w:rFonts w:cs="Arial"/>
          <w:i/>
          <w:iCs/>
          <w:lang w:eastAsia="pt-BR"/>
        </w:rPr>
        <w:t xml:space="preserve">Dentre as representações no BDG, cada instância compreende os aspectos espaciais - relacionados à descrição dos atributos geométricos - e os aspectos semânticos, estabelecidos usualmente por meio de </w:t>
      </w:r>
      <w:proofErr w:type="spellStart"/>
      <w:r w:rsidRPr="00693DE7">
        <w:rPr>
          <w:rFonts w:cs="Arial"/>
          <w:i/>
          <w:iCs/>
          <w:lang w:eastAsia="pt-BR"/>
        </w:rPr>
        <w:t>strings</w:t>
      </w:r>
      <w:proofErr w:type="spellEnd"/>
      <w:r w:rsidRPr="00693DE7">
        <w:rPr>
          <w:rFonts w:cs="Arial"/>
          <w:i/>
          <w:iCs/>
          <w:lang w:eastAsia="pt-BR"/>
        </w:rPr>
        <w:t xml:space="preserve"> (cadeia de caracteres) que nomeiam/identificam a feição. </w:t>
      </w:r>
    </w:p>
    <w:p w14:paraId="79A1AA21" w14:textId="77777777" w:rsidR="000752AD" w:rsidRPr="00693DE7" w:rsidRDefault="000752AD" w:rsidP="000752AD">
      <w:pPr>
        <w:pStyle w:val="Citao"/>
        <w:rPr>
          <w:rFonts w:cs="Arial"/>
          <w:i/>
          <w:iCs/>
          <w:lang w:eastAsia="pt-BR"/>
        </w:rPr>
      </w:pPr>
      <w:r w:rsidRPr="00693DE7">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4A089AB7" w14:textId="77777777" w:rsidR="000752AD" w:rsidRPr="00693DE7" w:rsidRDefault="000752AD" w:rsidP="000752AD">
      <w:pPr>
        <w:pStyle w:val="Citao"/>
        <w:rPr>
          <w:rFonts w:cs="Arial"/>
          <w:i/>
          <w:iCs/>
          <w:lang w:eastAsia="pt-BR"/>
        </w:rPr>
      </w:pPr>
      <w:r w:rsidRPr="00693DE7">
        <w:rPr>
          <w:rFonts w:cs="Arial"/>
          <w:i/>
          <w:iCs/>
          <w:lang w:eastAsia="pt-BR"/>
        </w:rPr>
        <w:t xml:space="preserve">Por esse motivo, ao analisar BDG diferentes, a fim de integrá-los, deve-se levar em consideração relações de semelhança entre seus elementos, de modo a avaliar e quantificar o quanto uma </w:t>
      </w:r>
      <w:proofErr w:type="spellStart"/>
      <w:r w:rsidRPr="00693DE7">
        <w:rPr>
          <w:rFonts w:cs="Arial"/>
          <w:i/>
          <w:iCs/>
          <w:lang w:eastAsia="pt-BR"/>
        </w:rPr>
        <w:t>string</w:t>
      </w:r>
      <w:proofErr w:type="spellEnd"/>
      <w:r w:rsidRPr="00693DE7">
        <w:rPr>
          <w:rFonts w:cs="Arial"/>
          <w:i/>
          <w:iCs/>
          <w:lang w:eastAsia="pt-BR"/>
        </w:rPr>
        <w:t xml:space="preserve">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w:t>
      </w:r>
      <w:r w:rsidRPr="00693DE7">
        <w:rPr>
          <w:rFonts w:cs="Arial"/>
          <w:i/>
          <w:iCs/>
          <w:lang w:eastAsia="pt-BR"/>
        </w:rPr>
        <w:lastRenderedPageBreak/>
        <w:t xml:space="preserve">identificar e estabelecer um conjunto unívoco das representações a partir dos diversos conjuntos construídos por diferentes produtores de dados. </w:t>
      </w:r>
    </w:p>
    <w:p w14:paraId="47243985" w14:textId="77777777" w:rsidR="000752AD" w:rsidRPr="00693DE7" w:rsidRDefault="000752AD" w:rsidP="000752AD">
      <w:pPr>
        <w:pStyle w:val="Citao"/>
        <w:rPr>
          <w:rFonts w:cs="Arial"/>
          <w:i/>
          <w:iCs/>
          <w:lang w:eastAsia="pt-BR"/>
        </w:rPr>
      </w:pPr>
      <w:r w:rsidRPr="00693DE7">
        <w:rPr>
          <w:rFonts w:cs="Arial"/>
          <w:i/>
          <w:iCs/>
          <w:lang w:eastAsia="pt-BR"/>
        </w:rPr>
        <w:t xml:space="preserve">A existência de produtores de dados distintos no Brasil produz bancos de dados com instâncias diferentes, o que dificulta a correspondência ou pareamento entre </w:t>
      </w:r>
      <w:proofErr w:type="spellStart"/>
      <w:r w:rsidRPr="00693DE7">
        <w:rPr>
          <w:rFonts w:cs="Arial"/>
          <w:i/>
          <w:iCs/>
          <w:lang w:eastAsia="pt-BR"/>
        </w:rPr>
        <w:t>strings</w:t>
      </w:r>
      <w:proofErr w:type="spellEnd"/>
      <w:r w:rsidRPr="00693DE7">
        <w:rPr>
          <w:rFonts w:cs="Arial"/>
          <w:i/>
          <w:iCs/>
          <w:lang w:eastAsia="pt-BR"/>
        </w:rPr>
        <w:t xml:space="preserve"> que representam a mesma feição. Essas dificuldades poderiam ser mais bem geridas se existisse uma norma governamental que estabelecesse diretrizes e protocolos para a utilização de uma dada informação gerada por um único produtor de dado.</w:t>
      </w:r>
    </w:p>
    <w:p w14:paraId="53BF7164" w14:textId="77777777" w:rsidR="000752AD" w:rsidRPr="00693DE7" w:rsidRDefault="000752AD" w:rsidP="000752AD">
      <w:pPr>
        <w:pStyle w:val="Citao"/>
        <w:rPr>
          <w:rFonts w:cs="Arial"/>
          <w:i/>
          <w:iCs/>
          <w:lang w:eastAsia="pt-BR"/>
        </w:rPr>
      </w:pPr>
      <w:r w:rsidRPr="00693DE7">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w:t>
      </w:r>
      <w:proofErr w:type="spellStart"/>
      <w:r w:rsidRPr="00693DE7">
        <w:rPr>
          <w:rFonts w:cs="Arial"/>
          <w:i/>
          <w:iCs/>
          <w:lang w:eastAsia="pt-BR"/>
        </w:rPr>
        <w:t>CadÚnico</w:t>
      </w:r>
      <w:proofErr w:type="spellEnd"/>
      <w:r w:rsidRPr="00693DE7">
        <w:rPr>
          <w:rFonts w:cs="Arial"/>
          <w:i/>
          <w:iCs/>
          <w:lang w:eastAsia="pt-BR"/>
        </w:rPr>
        <w:t>) criado para atender Programas Sociais do Governo Federal.</w:t>
      </w:r>
    </w:p>
    <w:p w14:paraId="726DED81" w14:textId="77777777" w:rsidR="000752AD" w:rsidRPr="00693DE7" w:rsidRDefault="000752AD" w:rsidP="000752AD">
      <w:pPr>
        <w:pStyle w:val="Citao"/>
        <w:rPr>
          <w:rFonts w:cs="Arial"/>
          <w:i/>
          <w:iCs/>
          <w:lang w:eastAsia="pt-BR"/>
        </w:rPr>
      </w:pPr>
      <w:r w:rsidRPr="00693DE7">
        <w:rPr>
          <w:rFonts w:cs="Arial"/>
          <w:i/>
          <w:iCs/>
          <w:lang w:eastAsia="pt-BR"/>
        </w:rPr>
        <w:t xml:space="preserve">O BDG do </w:t>
      </w:r>
      <w:proofErr w:type="spellStart"/>
      <w:r w:rsidRPr="00693DE7">
        <w:rPr>
          <w:rFonts w:cs="Arial"/>
          <w:i/>
          <w:iCs/>
          <w:lang w:eastAsia="pt-BR"/>
        </w:rPr>
        <w:t>CadÚnico</w:t>
      </w:r>
      <w:proofErr w:type="spellEnd"/>
      <w:r w:rsidRPr="00693DE7">
        <w:rPr>
          <w:rFonts w:cs="Arial"/>
          <w:i/>
          <w:iCs/>
          <w:lang w:eastAsia="pt-BR"/>
        </w:rPr>
        <w:t xml:space="preserve">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w:t>
      </w:r>
      <w:proofErr w:type="spellStart"/>
      <w:r w:rsidRPr="00693DE7">
        <w:rPr>
          <w:rFonts w:cs="Arial"/>
          <w:i/>
          <w:iCs/>
          <w:lang w:eastAsia="pt-BR"/>
        </w:rPr>
        <w:t>strings</w:t>
      </w:r>
      <w:proofErr w:type="spellEnd"/>
      <w:r w:rsidRPr="00693DE7">
        <w:rPr>
          <w:rFonts w:cs="Arial"/>
          <w:i/>
          <w:iCs/>
          <w:lang w:eastAsia="pt-BR"/>
        </w:rPr>
        <w:t>.</w:t>
      </w:r>
    </w:p>
    <w:p w14:paraId="7E3D6871" w14:textId="77777777" w:rsidR="000752AD" w:rsidRPr="00693DE7" w:rsidRDefault="000752AD" w:rsidP="000752AD">
      <w:pPr>
        <w:pStyle w:val="Citao"/>
        <w:rPr>
          <w:i/>
          <w:iCs/>
          <w:lang w:eastAsia="pt-BR"/>
        </w:rPr>
      </w:pPr>
      <w:r w:rsidRPr="00693DE7">
        <w:rPr>
          <w:rFonts w:cs="Arial"/>
          <w:i/>
          <w:iCs/>
          <w:lang w:eastAsia="pt-BR"/>
        </w:rPr>
        <w:t xml:space="preserve">No caso particular do endereço, este possui uma série de atributos que precisam ser considerados para a criação de uma </w:t>
      </w:r>
      <w:proofErr w:type="spellStart"/>
      <w:r w:rsidRPr="00693DE7">
        <w:rPr>
          <w:rFonts w:cs="Arial"/>
          <w:i/>
          <w:iCs/>
          <w:lang w:eastAsia="pt-BR"/>
        </w:rPr>
        <w:t>string</w:t>
      </w:r>
      <w:proofErr w:type="spellEnd"/>
      <w:r w:rsidRPr="00693DE7">
        <w:rPr>
          <w:rFonts w:cs="Arial"/>
          <w:i/>
          <w:iCs/>
          <w:lang w:eastAsia="pt-BR"/>
        </w:rPr>
        <w:t>. Assim, informações quanto ao tipo de logradouro, nome, número, bairro, dentre outras, tornam-se essenciais para que haja condições técnicas para se identificar endereços semelhantes como representativos da mesma entidade física (feição).”</w:t>
      </w:r>
    </w:p>
    <w:p w14:paraId="14DCBD8D" w14:textId="77777777" w:rsidR="000752AD" w:rsidRPr="00693DE7" w:rsidRDefault="000752AD" w:rsidP="000752AD">
      <w:pPr>
        <w:rPr>
          <w:lang w:eastAsia="pt-BR"/>
        </w:rPr>
      </w:pPr>
      <w:r w:rsidRPr="00693DE7">
        <w:rPr>
          <w:lang w:eastAsia="pt-BR"/>
        </w:rPr>
        <w:t xml:space="preserve">Já existem iniciativas para integrar endereços textuais com os dados georreferenciados do CNEFE. O documento já citado, “Integração do Cadastro Único com Cadastro Nacional de Endereços para Fins Estatístico através da modelagem de um banco de dados espacial” </w:t>
      </w:r>
      <w:r w:rsidRPr="00693DE7">
        <w:rPr>
          <w:lang w:eastAsia="pt-BR"/>
        </w:rPr>
        <w:fldChar w:fldCharType="begin"/>
      </w:r>
      <w:r w:rsidRPr="00693DE7">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rPr>
        <w:t>(Macedo, 2023)</w:t>
      </w:r>
      <w:r w:rsidRPr="00693DE7">
        <w:rPr>
          <w:lang w:eastAsia="pt-BR"/>
        </w:rPr>
        <w:fldChar w:fldCharType="end"/>
      </w:r>
      <w:r w:rsidRPr="00693DE7">
        <w:rPr>
          <w:lang w:eastAsia="pt-BR"/>
        </w:rPr>
        <w:t xml:space="preserve">, por exemplo, oferece um arcabouço técnico bastante completo sobre como conectar as informações de diferentes bancos de dados. </w:t>
      </w:r>
    </w:p>
    <w:p w14:paraId="73607F7E" w14:textId="77777777" w:rsidR="000752AD" w:rsidRPr="00693DE7" w:rsidRDefault="000752AD" w:rsidP="000752AD">
      <w:pPr>
        <w:rPr>
          <w:lang w:eastAsia="pt-BR"/>
        </w:rPr>
      </w:pPr>
      <w:r w:rsidRPr="00693DE7">
        <w:t xml:space="preserve">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w:t>
      </w:r>
      <w:r w:rsidRPr="00693DE7">
        <w:lastRenderedPageBreak/>
        <w:t>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58080A98" w14:textId="77777777" w:rsidR="000752AD" w:rsidRPr="00693DE7" w:rsidRDefault="000752AD" w:rsidP="000752AD">
      <w:pPr>
        <w:rPr>
          <w:lang w:eastAsia="pt-BR"/>
        </w:rPr>
      </w:pPr>
      <w:r w:rsidRPr="00693DE7">
        <w:rPr>
          <w:lang w:eastAsia="pt-BR"/>
        </w:rPr>
        <w:t>Como a conexão entre endereços das duas bases pode ser excessivamente complexa, deve-se explorar outras possibilidades. Há pelo menos mais duas abordagens que podem ser utilizadas no projeto: correlação entre as quadras e correlação entre os nomes de logradouros.</w:t>
      </w:r>
    </w:p>
    <w:p w14:paraId="478B52F1" w14:textId="77777777" w:rsidR="000752AD" w:rsidRPr="00693DE7" w:rsidRDefault="000752AD" w:rsidP="000752AD">
      <w:r w:rsidRPr="00693DE7">
        <w:t xml:space="preserve">Na </w:t>
      </w:r>
      <w:r w:rsidRPr="00693DE7">
        <w:fldChar w:fldCharType="begin"/>
      </w:r>
      <w:r w:rsidRPr="00693DE7">
        <w:instrText xml:space="preserve"> REF _Ref192056355 \h </w:instrText>
      </w:r>
      <w:r w:rsidRPr="00693DE7">
        <w:fldChar w:fldCharType="separate"/>
      </w:r>
      <w:r w:rsidRPr="00693DE7">
        <w:t xml:space="preserve">Figura </w:t>
      </w:r>
      <w:r>
        <w:rPr>
          <w:noProof/>
        </w:rPr>
        <w:t>10</w:t>
      </w:r>
      <w:r w:rsidRPr="00693DE7">
        <w:fldChar w:fldCharType="end"/>
      </w:r>
      <w:r w:rsidRPr="00693DE7">
        <w:t>,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46F9CCB4" w14:textId="77777777" w:rsidR="000752AD" w:rsidRPr="00693DE7" w:rsidRDefault="000752AD" w:rsidP="000752AD">
      <w:pPr>
        <w:pStyle w:val="Legenda"/>
      </w:pPr>
      <w:bookmarkStart w:id="48" w:name="_Ref192056355"/>
      <w:r w:rsidRPr="00693DE7">
        <w:t xml:space="preserve">Figura </w:t>
      </w:r>
      <w:r>
        <w:fldChar w:fldCharType="begin"/>
      </w:r>
      <w:r>
        <w:instrText xml:space="preserve"> SEQ Figura \* ARABIC </w:instrText>
      </w:r>
      <w:r>
        <w:fldChar w:fldCharType="separate"/>
      </w:r>
      <w:r>
        <w:rPr>
          <w:noProof/>
        </w:rPr>
        <w:t>10</w:t>
      </w:r>
      <w:r>
        <w:rPr>
          <w:noProof/>
        </w:rPr>
        <w:fldChar w:fldCharType="end"/>
      </w:r>
      <w:bookmarkEnd w:id="48"/>
      <w:r w:rsidRPr="00693DE7">
        <w:t>:Agrupamento de endereços por logradouro</w:t>
      </w:r>
    </w:p>
    <w:tbl>
      <w:tblPr>
        <w:tblStyle w:val="Tabelacomgrade"/>
        <w:tblW w:w="0" w:type="auto"/>
        <w:tblLook w:val="04A0" w:firstRow="1" w:lastRow="0" w:firstColumn="1" w:lastColumn="0" w:noHBand="0" w:noVBand="1"/>
      </w:tblPr>
      <w:tblGrid>
        <w:gridCol w:w="9061"/>
      </w:tblGrid>
      <w:tr w:rsidR="000752AD" w:rsidRPr="00693DE7" w14:paraId="3CD8ADE1" w14:textId="77777777" w:rsidTr="000643CA">
        <w:tc>
          <w:tcPr>
            <w:tcW w:w="9061" w:type="dxa"/>
          </w:tcPr>
          <w:p w14:paraId="782EF778" w14:textId="77777777" w:rsidR="000752AD" w:rsidRPr="00693DE7" w:rsidRDefault="000752AD" w:rsidP="000643CA">
            <w:pPr>
              <w:ind w:firstLine="0"/>
              <w:jc w:val="center"/>
              <w:rPr>
                <w:lang w:eastAsia="pt-BR"/>
              </w:rPr>
            </w:pPr>
            <w:r w:rsidRPr="00693DE7">
              <w:rPr>
                <w:noProof/>
                <w:lang w:eastAsia="pt-BR"/>
              </w:rPr>
              <w:drawing>
                <wp:inline distT="0" distB="0" distL="0" distR="0" wp14:anchorId="2B8E26C6" wp14:editId="766DA39C">
                  <wp:extent cx="4887007" cy="4353533"/>
                  <wp:effectExtent l="0" t="0" r="0" b="9525"/>
                  <wp:docPr id="1303665194" name="Imagem 1" descr="Desenho preto e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Imagem 1" descr="Desenho preto e branco&#10;&#10;O conteúdo gerado por IA pode estar incorreto."/>
                          <pic:cNvPicPr/>
                        </pic:nvPicPr>
                        <pic:blipFill>
                          <a:blip r:embed="rId18"/>
                          <a:stretch>
                            <a:fillRect/>
                          </a:stretch>
                        </pic:blipFill>
                        <pic:spPr>
                          <a:xfrm>
                            <a:off x="0" y="0"/>
                            <a:ext cx="4887007" cy="4353533"/>
                          </a:xfrm>
                          <a:prstGeom prst="rect">
                            <a:avLst/>
                          </a:prstGeom>
                        </pic:spPr>
                      </pic:pic>
                    </a:graphicData>
                  </a:graphic>
                </wp:inline>
              </w:drawing>
            </w:r>
          </w:p>
        </w:tc>
      </w:tr>
    </w:tbl>
    <w:p w14:paraId="5F93712B" w14:textId="77777777" w:rsidR="000752AD" w:rsidRPr="00693DE7" w:rsidRDefault="000752AD" w:rsidP="000752AD">
      <w:pPr>
        <w:rPr>
          <w:lang w:eastAsia="pt-BR"/>
        </w:rPr>
      </w:pPr>
    </w:p>
    <w:p w14:paraId="3669760F" w14:textId="77777777" w:rsidR="000752AD" w:rsidRPr="00693DE7" w:rsidRDefault="000752AD" w:rsidP="000752AD">
      <w:r w:rsidRPr="00693DE7">
        <w:t xml:space="preserve">A imagem mostrada na </w:t>
      </w:r>
      <w:r w:rsidRPr="00693DE7">
        <w:fldChar w:fldCharType="begin"/>
      </w:r>
      <w:r w:rsidRPr="00693DE7">
        <w:instrText xml:space="preserve"> REF _Ref192056800 \h </w:instrText>
      </w:r>
      <w:r w:rsidRPr="00693DE7">
        <w:fldChar w:fldCharType="separate"/>
      </w:r>
      <w:r w:rsidRPr="00693DE7">
        <w:t xml:space="preserve">Figura </w:t>
      </w:r>
      <w:r>
        <w:rPr>
          <w:noProof/>
        </w:rPr>
        <w:t>11</w:t>
      </w:r>
      <w:r w:rsidRPr="00693DE7">
        <w:fldChar w:fldCharType="end"/>
      </w:r>
      <w:r w:rsidRPr="00693DE7">
        <w:t xml:space="preserve"> baseia-se na correlação entre a identificação de quadra nas duas bases de dados. Esta abordagem proporciona a melhor correspondência entre os atributos das referidas bases.</w:t>
      </w:r>
    </w:p>
    <w:p w14:paraId="06E2E576" w14:textId="77777777" w:rsidR="000752AD" w:rsidRPr="00693DE7" w:rsidRDefault="000752AD" w:rsidP="000752AD">
      <w:pPr>
        <w:pStyle w:val="Legenda"/>
      </w:pPr>
      <w:bookmarkStart w:id="49" w:name="_Ref192056800"/>
      <w:r w:rsidRPr="00693DE7">
        <w:lastRenderedPageBreak/>
        <w:t xml:space="preserve">Figura </w:t>
      </w:r>
      <w:r>
        <w:fldChar w:fldCharType="begin"/>
      </w:r>
      <w:r>
        <w:instrText xml:space="preserve"> SEQ Figura \* ARABIC </w:instrText>
      </w:r>
      <w:r>
        <w:fldChar w:fldCharType="separate"/>
      </w:r>
      <w:r>
        <w:rPr>
          <w:noProof/>
        </w:rPr>
        <w:t>11</w:t>
      </w:r>
      <w:r>
        <w:rPr>
          <w:noProof/>
        </w:rPr>
        <w:fldChar w:fldCharType="end"/>
      </w:r>
      <w:bookmarkEnd w:id="49"/>
      <w:r w:rsidRPr="00693DE7">
        <w:t>:Agrupamento de endereços por quadras</w:t>
      </w:r>
    </w:p>
    <w:tbl>
      <w:tblPr>
        <w:tblStyle w:val="Tabelacomgrade"/>
        <w:tblW w:w="0" w:type="auto"/>
        <w:tblLook w:val="04A0" w:firstRow="1" w:lastRow="0" w:firstColumn="1" w:lastColumn="0" w:noHBand="0" w:noVBand="1"/>
      </w:tblPr>
      <w:tblGrid>
        <w:gridCol w:w="9061"/>
      </w:tblGrid>
      <w:tr w:rsidR="000752AD" w:rsidRPr="00693DE7" w14:paraId="3B59E600" w14:textId="77777777" w:rsidTr="000643CA">
        <w:tc>
          <w:tcPr>
            <w:tcW w:w="9061" w:type="dxa"/>
          </w:tcPr>
          <w:p w14:paraId="49898255" w14:textId="77777777" w:rsidR="000752AD" w:rsidRPr="00693DE7" w:rsidRDefault="000752AD" w:rsidP="000643CA">
            <w:pPr>
              <w:ind w:firstLine="0"/>
              <w:jc w:val="center"/>
              <w:rPr>
                <w:lang w:eastAsia="pt-BR"/>
              </w:rPr>
            </w:pPr>
            <w:r w:rsidRPr="00693DE7">
              <w:rPr>
                <w:noProof/>
                <w:lang w:eastAsia="pt-BR"/>
              </w:rPr>
              <w:drawing>
                <wp:inline distT="0" distB="0" distL="0" distR="0" wp14:anchorId="43BA6FA4" wp14:editId="672A8A29">
                  <wp:extent cx="4791744" cy="4410691"/>
                  <wp:effectExtent l="0" t="0" r="8890" b="9525"/>
                  <wp:docPr id="138904699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Imagem 1" descr="Diagrama&#10;&#10;O conteúdo gerado por IA pode estar incorreto."/>
                          <pic:cNvPicPr/>
                        </pic:nvPicPr>
                        <pic:blipFill>
                          <a:blip r:embed="rId19"/>
                          <a:stretch>
                            <a:fillRect/>
                          </a:stretch>
                        </pic:blipFill>
                        <pic:spPr>
                          <a:xfrm>
                            <a:off x="0" y="0"/>
                            <a:ext cx="4791744" cy="4410691"/>
                          </a:xfrm>
                          <a:prstGeom prst="rect">
                            <a:avLst/>
                          </a:prstGeom>
                        </pic:spPr>
                      </pic:pic>
                    </a:graphicData>
                  </a:graphic>
                </wp:inline>
              </w:drawing>
            </w:r>
          </w:p>
        </w:tc>
      </w:tr>
    </w:tbl>
    <w:p w14:paraId="02D94FCB" w14:textId="77777777" w:rsidR="000752AD" w:rsidRPr="00693DE7" w:rsidRDefault="000752AD" w:rsidP="000752AD">
      <w:pPr>
        <w:rPr>
          <w:lang w:eastAsia="pt-BR"/>
        </w:rPr>
      </w:pPr>
    </w:p>
    <w:p w14:paraId="65D6BE4A" w14:textId="77777777" w:rsidR="000752AD" w:rsidRPr="00693DE7" w:rsidRDefault="000752AD" w:rsidP="000752AD">
      <w:pPr>
        <w:pStyle w:val="Ttulo2"/>
      </w:pPr>
      <w:bookmarkStart w:id="50" w:name="_Toc193206944"/>
      <w:r w:rsidRPr="00693DE7">
        <w:t>Sistemas de Informação Geográfica (SIG).</w:t>
      </w:r>
      <w:bookmarkEnd w:id="50"/>
      <w:r w:rsidRPr="00693DE7">
        <w:t xml:space="preserve"> </w:t>
      </w:r>
    </w:p>
    <w:p w14:paraId="7A4F08C7" w14:textId="77777777" w:rsidR="000752AD" w:rsidRPr="001C25FF" w:rsidRDefault="000752AD" w:rsidP="000752AD">
      <w:r w:rsidRPr="001C25FF">
        <w:t xml:space="preserve">Um Sistema de Informação Geográfica (SIG), em inglês </w:t>
      </w:r>
      <w:proofErr w:type="spellStart"/>
      <w:r w:rsidRPr="001C25FF">
        <w:rPr>
          <w:i/>
        </w:rPr>
        <w:t>Geographic</w:t>
      </w:r>
      <w:proofErr w:type="spellEnd"/>
      <w:r w:rsidRPr="001C25FF">
        <w:rPr>
          <w:i/>
        </w:rPr>
        <w:t xml:space="preserve"> </w:t>
      </w:r>
      <w:proofErr w:type="spellStart"/>
      <w:r w:rsidRPr="001C25FF">
        <w:rPr>
          <w:i/>
        </w:rPr>
        <w:t>Information</w:t>
      </w:r>
      <w:proofErr w:type="spellEnd"/>
      <w:r w:rsidRPr="001C25FF">
        <w:rPr>
          <w:i/>
        </w:rPr>
        <w:t xml:space="preserve"> System</w:t>
      </w:r>
      <w:r w:rsidRPr="001C25FF">
        <w:t xml:space="preserve"> (GIS), consiste em um conjunto de ferramentas computacionais para Geoprocessamento no qual permite manipular e integrar dados de diversas fontes, podendo ser criado um banco de dados digital com informações georreferenciadas </w:t>
      </w:r>
      <w:r w:rsidRPr="001C25FF">
        <w:fldChar w:fldCharType="begin"/>
      </w:r>
      <w:r w:rsidRPr="001C25FF">
        <w:instrText xml:space="preserve"> ADDIN ZOTERO_ITEM CSL_CITATION {"citationID":"HvRa63yp","properties":{"formattedCitation":"(C\\uc0\\u226{}mara; Davis, 2001)","plainCitation":"(Câmara; Davis, 2001)","noteIndex":0},"citationItems":[{"id":174,"uris":["http://zotero.org/users/15531986/items/IIF7G4G5"],"itemData":{"id":174,"type":"chapter","container-title":"Introdução à Ciência da Geoinformação","event-place":"São Paulo","publisher":"INPE","publisher-place":"São Paulo","title":"Introdução","author":[{"family":"Câmara","given":"G."},{"family":"Davis","given":"C."}],"editor":[{"family":"Câmara","given":"G."},{"family":"Davis","given":"C."},{"family":"Monteiro","given":"A.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Davis, 2001)</w:t>
      </w:r>
      <w:r w:rsidRPr="001C25FF">
        <w:fldChar w:fldCharType="end"/>
      </w:r>
    </w:p>
    <w:p w14:paraId="4510C0B7" w14:textId="77777777" w:rsidR="000752AD" w:rsidRPr="001C25FF" w:rsidRDefault="000752AD" w:rsidP="000752AD">
      <w:r w:rsidRPr="001C25FF">
        <w:t>Segundo Fitz (2008)</w:t>
      </w:r>
      <w:r w:rsidRPr="001C25FF">
        <w:rPr>
          <w:vanish/>
        </w:rPr>
        <w:fldChar w:fldCharType="begin"/>
      </w:r>
      <w:r w:rsidRPr="001C25FF">
        <w:rPr>
          <w:vanish/>
        </w:rPr>
        <w:instrText xml:space="preserve"> ADDIN ZOTERO_ITEM CSL_CITATION {"citationID":"6Erb5vR6","properties":{"formattedCitation":"(Fitz, 2008)","plainCitation":"(Fitz, 2008)","dontUpdate":true,"noteIndex":0},"citationItems":[{"id":175,"uris":["http://zotero.org/users/15531986/items/D2PD2SUG"],"itemData":{"id":175,"type":"book","event-place":"São Paulo","number-of-pages":"143","publisher":"Oficina de Textos","publisher-place":"São Paulo","title":"Cartografia Básica","author":[{"family":"Fitz","given":"P. R."}],"issued":{"date-parts":[["2008"]]}}}],"schema":"https://github.com/citation-style-language/schema/raw/master/csl-citation.json"} </w:instrText>
      </w:r>
      <w:r w:rsidRPr="001C25FF">
        <w:rPr>
          <w:vanish/>
        </w:rPr>
        <w:fldChar w:fldCharType="separate"/>
      </w:r>
      <w:r w:rsidRPr="001C25FF">
        <w:rPr>
          <w:rFonts w:cs="Arial"/>
          <w:vanish/>
        </w:rPr>
        <w:t>(Fitz, 2008)</w:t>
      </w:r>
      <w:r w:rsidRPr="001C25FF">
        <w:rPr>
          <w:vanish/>
        </w:rPr>
        <w:fldChar w:fldCharType="end"/>
      </w:r>
      <w:r w:rsidRPr="001C25FF">
        <w:t xml:space="preserve"> os </w:t>
      </w:r>
      <w:proofErr w:type="spellStart"/>
      <w:r w:rsidRPr="001C25FF">
        <w:t>SIGs</w:t>
      </w:r>
      <w:proofErr w:type="spellEnd"/>
      <w:r w:rsidRPr="001C25FF">
        <w:t xml:space="preserve"> “são sistemas computacionais que possuem programas especiais para a coleta, o armazenamento, o processamento e a análise digital de dados georreferenciados visando à produção de informação espacial”.</w:t>
      </w:r>
    </w:p>
    <w:p w14:paraId="2EBE013A" w14:textId="77777777" w:rsidR="000752AD" w:rsidRPr="001C25FF" w:rsidRDefault="000752AD" w:rsidP="000752AD">
      <w:r w:rsidRPr="001C25FF">
        <w:t xml:space="preserve">Para </w:t>
      </w:r>
      <w:proofErr w:type="spellStart"/>
      <w:r w:rsidRPr="001C25FF">
        <w:t>Bossler</w:t>
      </w:r>
      <w:proofErr w:type="spellEnd"/>
      <w:r w:rsidRPr="001C25FF">
        <w:t xml:space="preserve"> (2016) </w:t>
      </w:r>
      <w:r w:rsidRPr="001C25FF">
        <w:fldChar w:fldCharType="begin"/>
      </w:r>
      <w:r w:rsidRPr="001C25FF">
        <w:rPr>
          <w:vanish/>
        </w:rPr>
        <w:instrText xml:space="preserve"> ADDIN ZOTERO_ITEM CSL_CITATION {"citationID":"gNIIn0SP","properties":{"formattedCitation":"(Bossler, 2016)","plainCitation":"(Bossler, 2016)","dontUpdate":true,"noteIndex":0},"citationItems":[{"id":176,"uris":["http://zotero.org/users/15531986/items/A8N7XAMM"],"itemData":{"id":176,"type":"book","number-of-pages":"288","publisher":"Íthala","title":"QGIS do ABC ao XYZ","author":[{"family":"Bossler","given":"R. C."}],"issued":{"date-parts":[["2016"]]}}}],"schema":"https://github.com/citation-style-language/schema/raw/master/csl-citation.json"} </w:instrText>
      </w:r>
      <w:r w:rsidRPr="001C25FF">
        <w:fldChar w:fldCharType="separate"/>
      </w:r>
      <w:r w:rsidRPr="001C25FF">
        <w:rPr>
          <w:rFonts w:cs="Arial"/>
          <w:vanish/>
        </w:rPr>
        <w:t>(Bossler, 2016)</w:t>
      </w:r>
      <w:r w:rsidRPr="001C25FF">
        <w:fldChar w:fldCharType="end"/>
      </w:r>
      <w:r w:rsidRPr="001C25FF">
        <w:t xml:space="preserve">os </w:t>
      </w:r>
      <w:proofErr w:type="spellStart"/>
      <w:r w:rsidRPr="001C25FF">
        <w:t>SIGs</w:t>
      </w:r>
      <w:proofErr w:type="spellEnd"/>
      <w:r w:rsidRPr="001C25FF">
        <w:t xml:space="preserve"> “são programas de computador destinados a trabalhar matematicamente as informações geográficas e alfanuméricas para gerar informações baseadas em algoritmos pré-definidos”.</w:t>
      </w:r>
      <w:r w:rsidRPr="001C25FF">
        <w:tab/>
      </w:r>
    </w:p>
    <w:p w14:paraId="4A41D241" w14:textId="77777777" w:rsidR="000752AD" w:rsidRPr="001C25FF" w:rsidRDefault="000752AD" w:rsidP="000752AD">
      <w:r w:rsidRPr="001C25FF">
        <w:t xml:space="preserve">A utilização de um SIG pode oferecer vantagens ao usuário devido os dados, uma vez inseridos no sistema, serem processados e manipulados com relativa rapidez. O sistema ainda permite fazer diferentes análises das informações com a </w:t>
      </w:r>
      <w:r w:rsidRPr="001C25FF">
        <w:lastRenderedPageBreak/>
        <w:t xml:space="preserve">utilização de ferramentas matemáticas e estatísticas, e até mesmo auxiliar em tomada de decisão </w:t>
      </w:r>
      <w:r w:rsidRPr="001C25FF">
        <w:fldChar w:fldCharType="begin"/>
      </w:r>
      <w:r w:rsidRPr="001C25FF">
        <w:instrText xml:space="preserve"> ADDIN ZOTERO_ITEM CSL_CITATION {"citationID":"LQOpD9eQ","properties":{"formattedCitation":"(Hanada; Gon\\uc0\\u231{}alves, 2007)","plainCitation":"(Hanada; Gonçalves, 2007)","noteIndex":0},"citationItems":[{"id":177,"uris":["http://zotero.org/users/15531986/items/FNYWH7RJ"],"itemData":{"id":177,"type":"book","collection-title":"Documentos 67","event-place":"São Paulo","publisher":"EMBRAPA","publisher-place":"São Paulo","title":"Introdução ao geoprocessamento: princípios básicos e aplicação","author":[{"family":"Hanada","given":"E."},{"family":"Gonçalves","given":"R. R. V."}],"issued":{"date-parts":[["2007"]]}}}],"schema":"https://github.com/citation-style-language/schema/raw/master/csl-citation.json"} </w:instrText>
      </w:r>
      <w:r w:rsidRPr="001C25FF">
        <w:fldChar w:fldCharType="separate"/>
      </w:r>
      <w:r w:rsidRPr="001C25FF">
        <w:rPr>
          <w:rFonts w:cs="Arial"/>
        </w:rPr>
        <w:t>(Hanada; Gonçalves, 2007)</w:t>
      </w:r>
      <w:r w:rsidRPr="001C25FF">
        <w:fldChar w:fldCharType="end"/>
      </w:r>
      <w:r w:rsidRPr="001C25FF">
        <w:t>.</w:t>
      </w:r>
    </w:p>
    <w:p w14:paraId="5A2BECB1" w14:textId="77777777" w:rsidR="000752AD" w:rsidRPr="001C25FF" w:rsidRDefault="000752AD" w:rsidP="000752AD">
      <w:r w:rsidRPr="001C25FF">
        <w:t xml:space="preserve">Os </w:t>
      </w:r>
      <w:proofErr w:type="spellStart"/>
      <w:r w:rsidRPr="001C25FF">
        <w:t>SIGs</w:t>
      </w:r>
      <w:proofErr w:type="spellEnd"/>
      <w:r w:rsidRPr="001C25FF">
        <w:t xml:space="preserve"> são utilizados pelas mais diversas áreas de conhecimento, tanto nas áreas sociais e humanas quanto em áreas de exatas e biológicas. Cada usuário manipula os dados lidando com conceitos de suas respectivas disciplinas </w:t>
      </w:r>
      <w:r w:rsidRPr="001C25FF">
        <w:fldChar w:fldCharType="begin"/>
      </w:r>
      <w:r w:rsidRPr="001C25FF">
        <w:instrText xml:space="preserve"> ADDIN ZOTERO_ITEM CSL_CITATION {"citationID":"UnoP06IB","properties":{"formattedCitation":"(C\\uc0\\u226{}mara; Monteiro, 2001)","plainCitation":"(Câmara; Monteiro, 2001)","noteIndex":0},"citationItems":[{"id":178,"uris":["http://zotero.org/users/15531986/items/CSYFVTB3"],"itemData":{"id":178,"type":"chapter","container-title":"Introdução à ciência da geoinformação","event-place":"São Paulo","publisher":"INPE","publisher-place":"São Paulo","title":"Conceitos básicos em ciência da geoinformação","author":[{"family":"Câmara","given":"G."},{"family":"Monteiro","given":"A. M. V."}],"editor":[{"family":"Câmara","given":"G."},{"family":"Davis","given":"C."},{"family":"Monteiro","given":"A.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Monteiro, 2001)</w:t>
      </w:r>
      <w:r w:rsidRPr="001C25FF">
        <w:fldChar w:fldCharType="end"/>
      </w:r>
      <w:r w:rsidRPr="001C25FF">
        <w:t>.</w:t>
      </w:r>
    </w:p>
    <w:p w14:paraId="62241D69" w14:textId="77777777" w:rsidR="000752AD" w:rsidRPr="001C25FF" w:rsidRDefault="000752AD" w:rsidP="000752AD">
      <w:r w:rsidRPr="001C25FF">
        <w:t>Neste projeto o sistema SIG será muito importante para validar, selecionar e visualizar os dados obtidos das prefeituras e do CNEFE. Também será usado nas etapas intermediárias do processo de prototipação do aplicativo de conversão.</w:t>
      </w:r>
    </w:p>
    <w:p w14:paraId="1E89408E" w14:textId="77777777" w:rsidR="000752AD" w:rsidRPr="005650AF" w:rsidRDefault="000752AD" w:rsidP="000752AD">
      <w:pPr>
        <w:pStyle w:val="Ttulo2"/>
      </w:pPr>
      <w:bookmarkStart w:id="51" w:name="_Toc193206945"/>
      <w:r w:rsidRPr="005650AF">
        <w:t>Bancos de Dados Convencionais e Bancos de Dados Geográficos</w:t>
      </w:r>
      <w:bookmarkEnd w:id="51"/>
    </w:p>
    <w:p w14:paraId="127E4149" w14:textId="77777777" w:rsidR="000752AD" w:rsidRPr="001C25FF" w:rsidRDefault="000752AD" w:rsidP="000752AD">
      <w:r w:rsidRPr="001C25FF">
        <w:t>Um Banco de Dados, ou mais precisamente um Sistema Gerenciador de Banco de Dados (SGBD), é um software especializado no gerenciamento, armazenamento e recuperação de informações. Sua função principal é isolar as aplicações automatizadas dos detalhes do gerenciamento de dados. Dessa forma, quando um programa necessita armazenar dados, ele simplesmente os envia para o SGBD sem que o desenvolvedor precise se preocupar com a forma como serão gravados.</w:t>
      </w:r>
    </w:p>
    <w:p w14:paraId="109B3BC1" w14:textId="77777777" w:rsidR="000752AD" w:rsidRPr="001C25FF" w:rsidRDefault="000752AD" w:rsidP="000752AD">
      <w:r w:rsidRPr="001C25FF">
        <w:t>De modo similar, quando um programa precisa de um dado para executar suas tarefas, ele simplesmente faz uma solicitação ao SGBD, fornecendo alguns parâmetros. Geralmente, essas consultas são realizadas utilizando critérios textuais, como o nome ou CPF do cliente, ou numéricos, clientes com dívidas superiores a cinco mil reais, por exemplo.</w:t>
      </w:r>
    </w:p>
    <w:p w14:paraId="2E50115D" w14:textId="77777777" w:rsidR="000752AD" w:rsidRPr="001C25FF" w:rsidRDefault="000752AD" w:rsidP="000752AD">
      <w:r w:rsidRPr="001C25FF">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50B6E3BE" w14:textId="77777777" w:rsidR="000752AD" w:rsidRPr="00693DE7" w:rsidRDefault="000752AD" w:rsidP="000752AD">
      <w:pPr>
        <w:rPr>
          <w:lang w:eastAsia="pt-BR"/>
        </w:rPr>
      </w:pPr>
      <w:r w:rsidRPr="00693DE7">
        <w:rPr>
          <w:lang w:eastAsia="pt-BR"/>
        </w:rPr>
        <w:t xml:space="preserve">A rigor, todas as informações, sejam texto, imagens, sons ou dados geográficos são armazenadas nos </w:t>
      </w:r>
      <w:proofErr w:type="spellStart"/>
      <w:r w:rsidRPr="00693DE7">
        <w:rPr>
          <w:lang w:eastAsia="pt-BR"/>
        </w:rPr>
        <w:t>SGBDs</w:t>
      </w:r>
      <w:proofErr w:type="spellEnd"/>
      <w:r w:rsidRPr="00693DE7">
        <w:rPr>
          <w:lang w:eastAsia="pt-BR"/>
        </w:rPr>
        <w:t xml:space="preserve"> de uma forma única: uma sequência de bits. O que muda é a capacidade que a ferramenta possui de realizar operações sobre os dados armazenados e converter para um formato legível.</w:t>
      </w:r>
    </w:p>
    <w:p w14:paraId="134BCA64" w14:textId="77777777" w:rsidR="000752AD" w:rsidRPr="00693DE7" w:rsidRDefault="000752AD" w:rsidP="000752AD">
      <w:pPr>
        <w:rPr>
          <w:lang w:eastAsia="pt-BR"/>
        </w:rPr>
      </w:pPr>
      <w:r w:rsidRPr="00693DE7">
        <w:lastRenderedPageBreak/>
        <w:t xml:space="preserve">É viável armazenar dados geográficos em qualquer Sistema de Gerenciamento de Banco de Dados (SGBD) textual, desde que esses dados sejam codificados em um formato como o </w:t>
      </w:r>
      <w:proofErr w:type="spellStart"/>
      <w:r w:rsidRPr="00693DE7">
        <w:t>GeoJSON</w:t>
      </w:r>
      <w:proofErr w:type="spellEnd"/>
      <w:r w:rsidRPr="00693DE7">
        <w:t>.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5DA0140D" w14:textId="77777777" w:rsidR="000752AD" w:rsidRPr="00693DE7" w:rsidRDefault="000752AD" w:rsidP="000752AD">
      <w:pPr>
        <w:pStyle w:val="Ttulo2"/>
      </w:pPr>
      <w:bookmarkStart w:id="52" w:name="_Toc193206946"/>
      <w:r w:rsidRPr="00693DE7">
        <w:t>Cadastro Imobiliário e Georreferenciamento.</w:t>
      </w:r>
      <w:bookmarkEnd w:id="52"/>
      <w:r w:rsidRPr="00693DE7">
        <w:t xml:space="preserve"> </w:t>
      </w:r>
    </w:p>
    <w:p w14:paraId="612E19A0" w14:textId="77777777" w:rsidR="000752AD" w:rsidRPr="00693DE7" w:rsidRDefault="000752AD" w:rsidP="000752AD">
      <w:r>
        <w:t>Duas</w:t>
      </w:r>
      <w:r w:rsidRPr="00693DE7">
        <w:t xml:space="preserve"> operações </w:t>
      </w:r>
      <w:r>
        <w:t xml:space="preserve">serão muito </w:t>
      </w:r>
      <w:r w:rsidRPr="00693DE7">
        <w:t>importantes nesse trabalho</w:t>
      </w:r>
      <w:r>
        <w:t>:</w:t>
      </w:r>
      <w:r w:rsidRPr="00693DE7">
        <w:t xml:space="preserve"> </w:t>
      </w:r>
      <w:r>
        <w:t>georreferenciamento e</w:t>
      </w:r>
      <w:r w:rsidRPr="00693DE7">
        <w:t xml:space="preserve"> registro das imagens geradas a partir dos dados textuais do CIATA.</w:t>
      </w:r>
    </w:p>
    <w:p w14:paraId="409A0656" w14:textId="77777777" w:rsidR="000752AD" w:rsidRPr="005812DD" w:rsidRDefault="000752AD" w:rsidP="000752AD">
      <w:r>
        <w:t xml:space="preserve">Georreferenciamento </w:t>
      </w:r>
      <w:r w:rsidRPr="005812DD">
        <w:t>de imagem é o processo de alinhar uma imagem (como uma fotografia aérea, imagem de satélite ou mapa digitalizado) a um sistema de coordenadas geográficas conhecido. Esse processo é essencial para garantir que a imagem possa ser usada em conjunto com outros dados espaciais em um Sistema de Informação Geográfica (SIG) ou em aplicações de mapeamento.</w:t>
      </w:r>
    </w:p>
    <w:p w14:paraId="6FF1EAB4" w14:textId="77777777" w:rsidR="000752AD" w:rsidRPr="00693DE7" w:rsidRDefault="000752AD" w:rsidP="000752AD">
      <w:r>
        <w:t xml:space="preserve">Já o registro </w:t>
      </w:r>
      <w:r w:rsidRPr="00563A28">
        <w:t>de imagens é o processo de alinhar duas ou mais imagens da mesma cena, capturadas em momentos diferentes, por sensores diferentes ou sob condições distintas (como ângulos ou resoluções variadas).</w:t>
      </w:r>
      <w:r w:rsidRPr="00563A28">
        <w:br/>
        <w:t>O objetivo é sobrepor as imagens de forma que os pixels correspondentes representem o mesmo local na realidade.</w:t>
      </w:r>
      <w:r>
        <w:t xml:space="preserve"> O resultado do registro nem sempre está associado a um sistema de coordenadas geográfica.</w:t>
      </w:r>
    </w:p>
    <w:p w14:paraId="2EC5F6F3" w14:textId="77777777" w:rsidR="000752AD" w:rsidRPr="00693DE7" w:rsidRDefault="000752AD" w:rsidP="000752AD">
      <w:r w:rsidRPr="00693DE7">
        <w:t xml:space="preserve">No presente projeto se busca a automatização do </w:t>
      </w:r>
      <w:r>
        <w:t>georreferenciamento</w:t>
      </w:r>
      <w:r w:rsidRPr="00693DE7">
        <w:t xml:space="preserve"> usando as coordenadas oferecidas pelo CNEFE. </w:t>
      </w:r>
      <w:r>
        <w:t>No entanto, é provável que algumas quadras do cadastro urbano não possam ser associadas automaticamente. Nesses casos será necessário registrar a imagem manualmente</w:t>
      </w:r>
    </w:p>
    <w:p w14:paraId="7B9F8FFB" w14:textId="77777777" w:rsidR="000752AD" w:rsidRPr="00693DE7" w:rsidRDefault="000752AD" w:rsidP="000752AD">
      <w:r w:rsidRPr="00693DE7">
        <w:br w:type="page"/>
      </w:r>
    </w:p>
    <w:p w14:paraId="336389DE" w14:textId="77777777" w:rsidR="000752AD" w:rsidRDefault="000752AD" w:rsidP="000752AD">
      <w:pPr>
        <w:pStyle w:val="Ttulo1"/>
      </w:pPr>
      <w:bookmarkStart w:id="53" w:name="_Toc193206947"/>
      <w:r w:rsidRPr="00693DE7">
        <w:lastRenderedPageBreak/>
        <w:t>Metodologia da pesquisa</w:t>
      </w:r>
      <w:bookmarkEnd w:id="53"/>
    </w:p>
    <w:p w14:paraId="0CACE2E4" w14:textId="77777777" w:rsidR="000752AD" w:rsidRPr="00F74C1C" w:rsidRDefault="000752AD" w:rsidP="000752AD">
      <w:r w:rsidRPr="00F74C1C">
        <w:t>Segundo Gil (2008)</w:t>
      </w:r>
      <w:r w:rsidRPr="00C03989">
        <w:rPr>
          <w:vanish/>
        </w:rPr>
        <w:fldChar w:fldCharType="begin"/>
      </w:r>
      <w:r w:rsidRPr="00C03989">
        <w:rPr>
          <w:vanish/>
        </w:rPr>
        <w:instrText xml:space="preserve"> ADDIN ZOTERO_ITEM CSL_CITATION {"citationID":"d5yI3cuS","properties":{"formattedCitation":"(M\\uc0\\u233{}todos e t\\uc0\\u233{}cnicas de pesquisa social, 2019)","plainCitation":"(Métodos e técnicas de pesquisa social, 2019)","noteIndex":0},"citationItems":[{"id":181,"uris":["http://zotero.org/users/15531986/items/9ZP2SR9J"],"itemData":{"id":181,"type":"book","ISBN":"978-85-97-02057-1","language":"pt-BR","publisher":"Editora Atlas Ltda","source":"Câmara Brasileira do Livro ISBN","title":"Métodos e técnicas de pesquisa social","issued":{"date-parts":[["2019",2,15]]}}}],"schema":"https://github.com/citation-style-language/schema/raw/master/csl-citation.json"} </w:instrText>
      </w:r>
      <w:r w:rsidRPr="00C03989">
        <w:rPr>
          <w:vanish/>
        </w:rPr>
        <w:fldChar w:fldCharType="separate"/>
      </w:r>
      <w:r w:rsidRPr="00C03989">
        <w:rPr>
          <w:rFonts w:cs="Arial"/>
          <w:vanish/>
        </w:rPr>
        <w:t>(Métodos e técnicas de pesquisa social, 2019)</w:t>
      </w:r>
      <w:r w:rsidRPr="00C03989">
        <w:rPr>
          <w:vanish/>
        </w:rPr>
        <w:fldChar w:fldCharType="end"/>
      </w:r>
      <w:r w:rsidRPr="00F74C1C">
        <w:t xml:space="preserve"> e </w:t>
      </w:r>
      <w:proofErr w:type="spellStart"/>
      <w:r w:rsidRPr="00F74C1C">
        <w:t>Prodanov</w:t>
      </w:r>
      <w:proofErr w:type="spellEnd"/>
      <w:r w:rsidRPr="00F74C1C">
        <w:t xml:space="preserve"> e Freitas (2013)</w:t>
      </w:r>
      <w:r w:rsidRPr="00C03989">
        <w:rPr>
          <w:vanish/>
        </w:rPr>
        <w:fldChar w:fldCharType="begin"/>
      </w:r>
      <w:r w:rsidRPr="00C03989">
        <w:rPr>
          <w:vanish/>
        </w:rPr>
        <w:instrText xml:space="preserve"> ADDIN ZOTERO_ITEM CSL_CITATION {"citationID":"sky7yJbC","properties":{"formattedCitation":"(Prodanov, 2012)","plainCitation":"(Prodanov, 2012)","noteIndex":0},"citationItems":[{"id":180,"uris":["http://zotero.org/users/15531986/items/3NGU2K3R"],"itemData":{"id":180,"type":"book","ISBN":"978-85-7717-158-3","language":"pt-BR","publisher":"Universidade Feevale","source":"Câmara Brasileira do Livro ISBN","title":"Metodologia do trabalho científico: métodos e técnicas da pesquisa e do trabalho acadêmico","title-short":"Metodologia do trabalho científico","author":[{"family":"Prodanov","given":"Cleber Cristiano"}],"contributor":[{"family":"Freitas","given":"Ernani Cesar","dropping-particle":"de"}],"issued":{"date-parts":[["2012",12,18]]}}}],"schema":"https://github.com/citation-style-language/schema/raw/master/csl-citation.json"} </w:instrText>
      </w:r>
      <w:r w:rsidRPr="00C03989">
        <w:rPr>
          <w:vanish/>
        </w:rPr>
        <w:fldChar w:fldCharType="separate"/>
      </w:r>
      <w:r w:rsidRPr="00C03989">
        <w:rPr>
          <w:rFonts w:cs="Arial"/>
          <w:vanish/>
        </w:rPr>
        <w:t>(Prodanov, 2012)</w:t>
      </w:r>
      <w:r w:rsidRPr="00C03989">
        <w:rPr>
          <w:vanish/>
        </w:rPr>
        <w:fldChar w:fldCharType="end"/>
      </w:r>
      <w:r w:rsidRPr="00F74C1C">
        <w:t>, o projeto é aplicado, exploratório e descritivo, com pesquisa bibliográfica, documental e em campo, mesclando características qualitativas e quantitativas para atingir os objetivos.</w:t>
      </w:r>
    </w:p>
    <w:p w14:paraId="5F89051D" w14:textId="77777777" w:rsidR="000752AD" w:rsidRPr="00F74C1C" w:rsidRDefault="000752AD" w:rsidP="000752AD">
      <w:r w:rsidRPr="00F74C1C">
        <w:t xml:space="preserve">Com o objetivo de embasar teoricamente o estudo, foram consultadas bases de dados acadêmicas na Biblioteca Universitária da UFSC, bem como em plataformas como SciELO, Google Scholar e CAPES, utilizando palavras-chave relacionadas ao Cadastro Territorial Multifinalitário, georreferenciamento e bancos de dados geográficos. Além disso, foram empregados recursos de inteligência artificial, com destaque para o serviço </w:t>
      </w:r>
      <w:proofErr w:type="spellStart"/>
      <w:r w:rsidRPr="00F74C1C">
        <w:t>Research</w:t>
      </w:r>
      <w:proofErr w:type="spellEnd"/>
      <w:r w:rsidRPr="00F74C1C">
        <w:t xml:space="preserve"> Rabbit. A análise dos textos permitiu identificar conceitos, teorias e abordagens que fundamentam a discussão proposta.</w:t>
      </w:r>
    </w:p>
    <w:p w14:paraId="269623E5" w14:textId="77777777" w:rsidR="000752AD" w:rsidRPr="00F74C1C" w:rsidRDefault="000752AD" w:rsidP="000752AD">
      <w:r w:rsidRPr="00F74C1C">
        <w:t xml:space="preserve">A pesquisa documental foi centrada nos manuais e apostilas do Projeto CIATA e do CNEFE. Esses materiais foram selecionados devido à sua relação direta com o tema e por fornecerem informações concretas que complementam a pesquisa bibliográfica. Além disso, foram realizadas pesquisas mediante o uso do serviço </w:t>
      </w:r>
      <w:r w:rsidRPr="00F74C1C">
        <w:rPr>
          <w:i/>
        </w:rPr>
        <w:t>Google Custom Search</w:t>
      </w:r>
      <w:r w:rsidRPr="00F74C1C">
        <w:t xml:space="preserve"> (GCS) e </w:t>
      </w:r>
      <w:r w:rsidRPr="00F74C1C">
        <w:rPr>
          <w:i/>
        </w:rPr>
        <w:t>Google Images</w:t>
      </w:r>
      <w:r w:rsidRPr="00F74C1C">
        <w:t xml:space="preserve"> para identificar municípios que utilizam o modelo CIATA de cadastro. Um dos resultados práticos dessa pesquisa foi a conversão do Manual do Cadastro Imobiliário do CIATA para o formato PDF pesquisável.</w:t>
      </w:r>
    </w:p>
    <w:p w14:paraId="68EBD36B" w14:textId="77777777" w:rsidR="000752AD" w:rsidRPr="00F74C1C" w:rsidRDefault="000752AD" w:rsidP="000752AD">
      <w:r w:rsidRPr="00F74C1C">
        <w:t xml:space="preserve">Por fim, foram feitas visitas à treze prefeituras para estudar, </w:t>
      </w:r>
      <w:r w:rsidRPr="00F74C1C">
        <w:rPr>
          <w:i/>
          <w:iCs/>
        </w:rPr>
        <w:t>in loco</w:t>
      </w:r>
      <w:r w:rsidRPr="00F74C1C">
        <w:t xml:space="preserve">, o funcionamento dos sistemas de cadastro em operação. </w:t>
      </w:r>
    </w:p>
    <w:p w14:paraId="3A1A97CC" w14:textId="77777777" w:rsidR="000752AD" w:rsidRPr="00F74C1C" w:rsidRDefault="000752AD" w:rsidP="000752AD">
      <w:pPr>
        <w:pStyle w:val="Ttulo2"/>
      </w:pPr>
      <w:bookmarkStart w:id="54" w:name="_Toc193206948"/>
      <w:r w:rsidRPr="00F74C1C">
        <w:t>Ferramentas</w:t>
      </w:r>
      <w:bookmarkEnd w:id="54"/>
    </w:p>
    <w:p w14:paraId="293E447A" w14:textId="77777777" w:rsidR="000752AD" w:rsidRPr="00F74C1C" w:rsidRDefault="000752AD" w:rsidP="000752AD">
      <w:pPr>
        <w:rPr>
          <w:lang w:eastAsia="pt-BR"/>
        </w:rPr>
      </w:pPr>
      <w:r w:rsidRPr="00F74C1C">
        <w:t>Após concluir as pesquisas bibliográfica, documental e de campo, foi realizada a seleção dos softwares apropriados para as diversas funções, conforme o modelo de desenvolvimento do aplicativo de conversão.</w:t>
      </w:r>
    </w:p>
    <w:p w14:paraId="54D5CE37" w14:textId="77777777" w:rsidR="000752AD" w:rsidRPr="00F74C1C" w:rsidRDefault="000752AD" w:rsidP="000752AD">
      <w:r w:rsidRPr="00F74C1C">
        <w:t>Enumerar tecnologias de informática em um trabalho acadêmico pode ser desafiador devido à constante evolução e obsolescência de ferramentas. No entanto, este estudo utilizará softwares gratuitos amplamente reconhecidos entre técnicos e desenvolvedores.</w:t>
      </w:r>
    </w:p>
    <w:p w14:paraId="29550247" w14:textId="77777777" w:rsidR="000752AD" w:rsidRPr="00F74C1C" w:rsidRDefault="000752AD" w:rsidP="000752AD">
      <w:pPr>
        <w:pStyle w:val="Ttulo3"/>
      </w:pPr>
      <w:bookmarkStart w:id="55" w:name="_Toc193206949"/>
      <w:r w:rsidRPr="00F74C1C">
        <w:t>Arquitetura do sistema.</w:t>
      </w:r>
      <w:bookmarkEnd w:id="55"/>
    </w:p>
    <w:p w14:paraId="3D451FA8" w14:textId="77777777" w:rsidR="000752AD" w:rsidRPr="00F74C1C" w:rsidRDefault="000752AD" w:rsidP="000752AD">
      <w:r w:rsidRPr="00F74C1C">
        <w:t>As funções básicas necessárias ao projeto são armazenamento, linguagem de programação, ferramenta de visualização geográfica e um sistema SIG para validação dos resultados.</w:t>
      </w:r>
    </w:p>
    <w:p w14:paraId="1FDC3CE9" w14:textId="77777777" w:rsidR="000752AD" w:rsidRPr="00F74C1C" w:rsidRDefault="000752AD" w:rsidP="000752AD">
      <w:pPr>
        <w:pStyle w:val="Ttulo4"/>
      </w:pPr>
      <w:bookmarkStart w:id="56" w:name="_Toc193206950"/>
      <w:r w:rsidRPr="00F74C1C">
        <w:lastRenderedPageBreak/>
        <w:t>Banco de dados</w:t>
      </w:r>
      <w:bookmarkEnd w:id="56"/>
    </w:p>
    <w:p w14:paraId="5F19780E" w14:textId="77777777" w:rsidR="000752AD" w:rsidRPr="00F74C1C" w:rsidRDefault="000752AD" w:rsidP="000752AD">
      <w:r w:rsidRPr="00F74C1C">
        <w:t>Entre as várias opções disponíveis no mercado, foi selecionado o MySQL, que oferece algumas características importantes para o projeto, como o suporte a dados e funções geoespaciais, aplicativo gráfico para edição de consultas SQL e integração com outras linguagens. Além disso, a sua versão Community é gratuita para fins não comerciais e é oferecido como serviço em muitas hospedagens.</w:t>
      </w:r>
    </w:p>
    <w:p w14:paraId="6F1FA0E0" w14:textId="77777777" w:rsidR="000752AD" w:rsidRPr="00F74C1C" w:rsidRDefault="000752AD" w:rsidP="000752AD">
      <w:pPr>
        <w:pStyle w:val="Ttulo4"/>
      </w:pPr>
      <w:bookmarkStart w:id="57" w:name="_Toc193206951"/>
      <w:r w:rsidRPr="00F74C1C">
        <w:t>Linguagem de programação</w:t>
      </w:r>
      <w:bookmarkEnd w:id="57"/>
    </w:p>
    <w:p w14:paraId="2B6BB1E1" w14:textId="77777777" w:rsidR="000752AD" w:rsidRPr="00F74C1C" w:rsidRDefault="000752AD" w:rsidP="000752AD">
      <w:r w:rsidRPr="00F74C1C">
        <w:t xml:space="preserve">A escolha pelo </w:t>
      </w:r>
      <w:proofErr w:type="spellStart"/>
      <w:r w:rsidRPr="00F74C1C">
        <w:rPr>
          <w:i/>
          <w:iCs/>
        </w:rPr>
        <w:t>JavaScript</w:t>
      </w:r>
      <w:proofErr w:type="spellEnd"/>
      <w:r w:rsidRPr="00F74C1C">
        <w:rPr>
          <w:i/>
          <w:iCs/>
        </w:rPr>
        <w:t xml:space="preserve"> </w:t>
      </w:r>
      <w:r w:rsidRPr="00F74C1C">
        <w:t xml:space="preserve">foi motivada pela sua versatilidade e disponibilidade, tendo suporte nativo em vários sites de hospedagem. </w:t>
      </w:r>
    </w:p>
    <w:p w14:paraId="5D93CBFE" w14:textId="77777777" w:rsidR="000752AD" w:rsidRPr="00F74C1C" w:rsidRDefault="000752AD" w:rsidP="000752AD">
      <w:r w:rsidRPr="00F74C1C">
        <w:t>Além disso, ela pode ser executada em todos os navegadores modernos, possui sintaxe simples, boa documentação e a ampla oferta de bibliotecas abertas facilita a prototipagem.</w:t>
      </w:r>
    </w:p>
    <w:p w14:paraId="0A05C584" w14:textId="77777777" w:rsidR="000752AD" w:rsidRPr="00F74C1C" w:rsidRDefault="000752AD" w:rsidP="000752AD">
      <w:pPr>
        <w:pStyle w:val="Ttulo4"/>
      </w:pPr>
      <w:bookmarkStart w:id="58" w:name="_Toc193206952"/>
      <w:r w:rsidRPr="00F74C1C">
        <w:t>Biblioteca de visualização geográfica</w:t>
      </w:r>
      <w:bookmarkEnd w:id="58"/>
    </w:p>
    <w:p w14:paraId="1A76FE32" w14:textId="77777777" w:rsidR="000752AD" w:rsidRPr="00F74C1C" w:rsidRDefault="000752AD" w:rsidP="000752AD">
      <w:r w:rsidRPr="00F74C1C">
        <w:t xml:space="preserve">O </w:t>
      </w:r>
      <w:proofErr w:type="spellStart"/>
      <w:r w:rsidRPr="00F74C1C">
        <w:rPr>
          <w:i/>
          <w:iCs/>
        </w:rPr>
        <w:t>Leaflet</w:t>
      </w:r>
      <w:proofErr w:type="spellEnd"/>
      <w:r w:rsidRPr="00F74C1C">
        <w:t xml:space="preserve"> é uma biblioteca </w:t>
      </w:r>
      <w:proofErr w:type="spellStart"/>
      <w:r w:rsidRPr="00F74C1C">
        <w:rPr>
          <w:i/>
          <w:iCs/>
        </w:rPr>
        <w:t>JavaScript</w:t>
      </w:r>
      <w:proofErr w:type="spellEnd"/>
      <w:r w:rsidRPr="00F74C1C">
        <w:rPr>
          <w:i/>
          <w:iCs/>
        </w:rPr>
        <w:t xml:space="preserve"> open-</w:t>
      </w:r>
      <w:proofErr w:type="spellStart"/>
      <w:r w:rsidRPr="00F74C1C">
        <w:rPr>
          <w:i/>
          <w:iCs/>
        </w:rPr>
        <w:t>source</w:t>
      </w:r>
      <w:proofErr w:type="spellEnd"/>
      <w:r w:rsidRPr="00F74C1C">
        <w:t xml:space="preserve"> amplamente utilizada para criar mapas interativos e visualizações geográficas em aplicações </w:t>
      </w:r>
      <w:r w:rsidRPr="00F74C1C">
        <w:rPr>
          <w:i/>
          <w:iCs/>
        </w:rPr>
        <w:t>web</w:t>
      </w:r>
      <w:r w:rsidRPr="00F74C1C">
        <w:t xml:space="preserve">. Ele é leve, fácil de usar e altamente personalizável, sendo uma das ferramentas mais populares para trabalhar com mapas </w:t>
      </w:r>
      <w:r w:rsidRPr="00F74C1C">
        <w:rPr>
          <w:i/>
          <w:iCs/>
        </w:rPr>
        <w:t>online</w:t>
      </w:r>
      <w:r w:rsidRPr="00F74C1C">
        <w:t>.</w:t>
      </w:r>
    </w:p>
    <w:p w14:paraId="62028234" w14:textId="77777777" w:rsidR="000752AD" w:rsidRPr="00F74C1C" w:rsidRDefault="000752AD" w:rsidP="000752AD">
      <w:r w:rsidRPr="00F74C1C">
        <w:t xml:space="preserve">Foi escolhida, também, por suportar vários formatos, como </w:t>
      </w:r>
      <w:proofErr w:type="spellStart"/>
      <w:r w:rsidRPr="00F74C1C">
        <w:t>GeoJSON</w:t>
      </w:r>
      <w:proofErr w:type="spellEnd"/>
      <w:r w:rsidRPr="00F74C1C">
        <w:t xml:space="preserve">, KML, </w:t>
      </w:r>
      <w:proofErr w:type="spellStart"/>
      <w:r w:rsidRPr="00F74C1C">
        <w:t>GPXe</w:t>
      </w:r>
      <w:proofErr w:type="spellEnd"/>
      <w:r w:rsidRPr="00F74C1C">
        <w:t xml:space="preserve"> WMS.</w:t>
      </w:r>
    </w:p>
    <w:p w14:paraId="1549EE05" w14:textId="77777777" w:rsidR="000752AD" w:rsidRPr="00F74C1C" w:rsidRDefault="000752AD" w:rsidP="000752AD">
      <w:pPr>
        <w:pStyle w:val="Ttulo4"/>
      </w:pPr>
      <w:bookmarkStart w:id="59" w:name="_Toc193206953"/>
      <w:r w:rsidRPr="00F74C1C">
        <w:t>Sistema de Informação Geográfica – SIG</w:t>
      </w:r>
      <w:bookmarkEnd w:id="59"/>
    </w:p>
    <w:p w14:paraId="503CE339" w14:textId="77777777" w:rsidR="000752AD" w:rsidRPr="00F74C1C" w:rsidRDefault="000752AD" w:rsidP="000752AD">
      <w:r w:rsidRPr="00F74C1C">
        <w:t>O uso de uma ferramenta SIG será essencial para a visualização e validação dos resultados apresentados pelo aplicativo de conversão. A opção pelo QGIS decorre da sua gratuidade, versatilidade e facilidade de uso.</w:t>
      </w:r>
    </w:p>
    <w:p w14:paraId="4AE5DE65" w14:textId="77777777" w:rsidR="000752AD" w:rsidRPr="00F74C1C" w:rsidRDefault="000752AD" w:rsidP="000752AD">
      <w:pPr>
        <w:pStyle w:val="Ttulo2"/>
      </w:pPr>
      <w:bookmarkStart w:id="60" w:name="_Toc193206954"/>
      <w:r w:rsidRPr="00F74C1C">
        <w:t>Etapas</w:t>
      </w:r>
      <w:bookmarkEnd w:id="60"/>
      <w:r w:rsidRPr="00F74C1C">
        <w:t xml:space="preserve"> </w:t>
      </w:r>
    </w:p>
    <w:p w14:paraId="6F91969D" w14:textId="77777777" w:rsidR="000752AD" w:rsidRPr="00F74C1C" w:rsidRDefault="000752AD" w:rsidP="000752AD">
      <w:pPr>
        <w:rPr>
          <w:lang w:eastAsia="pt-BR"/>
        </w:rPr>
      </w:pPr>
      <w:r w:rsidRPr="00F74C1C">
        <w:rPr>
          <w:lang w:eastAsia="pt-BR"/>
        </w:rPr>
        <w:t>Para que o georreferenciamento simplificado proposto neste projeto chegue a bom termo é necessário que o cadastro descritivo tenha algumas características:</w:t>
      </w:r>
    </w:p>
    <w:p w14:paraId="3F4C01A4" w14:textId="77777777" w:rsidR="000752AD" w:rsidRPr="00F74C1C" w:rsidRDefault="000752AD" w:rsidP="000752AD">
      <w:pPr>
        <w:rPr>
          <w:lang w:eastAsia="pt-BR"/>
        </w:rPr>
      </w:pPr>
      <w:r w:rsidRPr="00F74C1C">
        <w:rPr>
          <w:lang w:eastAsia="pt-BR"/>
        </w:rPr>
        <w:t>- Exista um atributo que permita identificar a quadra em que o endereço está alocado;</w:t>
      </w:r>
    </w:p>
    <w:p w14:paraId="61E7CD1D" w14:textId="77777777" w:rsidR="000752AD" w:rsidRPr="00F74C1C" w:rsidRDefault="000752AD" w:rsidP="000752AD">
      <w:pPr>
        <w:rPr>
          <w:lang w:eastAsia="pt-BR"/>
        </w:rPr>
      </w:pPr>
      <w:r w:rsidRPr="00F74C1C">
        <w:rPr>
          <w:lang w:eastAsia="pt-BR"/>
        </w:rPr>
        <w:t>- Exista um atributo contendo a dimensão da testada do lote (largura do lote voltada para a rua).</w:t>
      </w:r>
    </w:p>
    <w:p w14:paraId="14B4B7E4" w14:textId="77777777" w:rsidR="000752AD" w:rsidRPr="00F74C1C" w:rsidRDefault="000752AD" w:rsidP="000752AD">
      <w:pPr>
        <w:rPr>
          <w:lang w:eastAsia="pt-BR"/>
        </w:rPr>
      </w:pPr>
      <w:r w:rsidRPr="00F74C1C">
        <w:rPr>
          <w:lang w:eastAsia="pt-BR"/>
        </w:rPr>
        <w:t>- A profundidade do lote é opcional, mas melhora consideravelmente a precisão do polígono gerado.</w:t>
      </w:r>
    </w:p>
    <w:p w14:paraId="73FF5DF2" w14:textId="77777777" w:rsidR="000752AD" w:rsidRPr="00F74C1C" w:rsidRDefault="000752AD" w:rsidP="000752AD">
      <w:pPr>
        <w:rPr>
          <w:lang w:eastAsia="pt-BR"/>
        </w:rPr>
      </w:pPr>
      <w:r w:rsidRPr="00F74C1C">
        <w:rPr>
          <w:lang w:eastAsia="pt-BR"/>
        </w:rPr>
        <w:lastRenderedPageBreak/>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 (Amorim, 2018), revela-se extremamente conveniente para a conversão de alguns cadastros textuais incompletos em cadastros georreferenciados.</w:t>
      </w:r>
    </w:p>
    <w:p w14:paraId="26C40EFE" w14:textId="77777777" w:rsidR="000752AD" w:rsidRPr="00F74C1C" w:rsidRDefault="000752AD" w:rsidP="000752AD">
      <w:pPr>
        <w:rPr>
          <w:lang w:eastAsia="pt-BR"/>
        </w:rPr>
      </w:pPr>
      <w:r w:rsidRPr="00F74C1C">
        <w:rPr>
          <w:lang w:eastAsia="pt-BR"/>
        </w:rPr>
        <w:t xml:space="preserve">Também é relevante analisar as possibilidades abertas pela publicação, pelo IBGE, do Cadastro Nacional de Endereços para Fins Estatísticos - CNEFE.  </w:t>
      </w:r>
    </w:p>
    <w:p w14:paraId="4A7FE656" w14:textId="77777777" w:rsidR="000752AD" w:rsidRPr="00693DE7" w:rsidRDefault="000752AD" w:rsidP="000752AD">
      <w:pPr>
        <w:pStyle w:val="Ttulo3"/>
      </w:pPr>
      <w:bookmarkStart w:id="61" w:name="_Ref192830623"/>
      <w:bookmarkStart w:id="62" w:name="_Toc193206955"/>
      <w:r w:rsidRPr="00693DE7">
        <w:t>Obter dados dos lotes de municípios parceiros</w:t>
      </w:r>
      <w:bookmarkEnd w:id="61"/>
      <w:bookmarkEnd w:id="62"/>
    </w:p>
    <w:p w14:paraId="27B456B2" w14:textId="77777777" w:rsidR="000752AD" w:rsidRPr="00F74C1C" w:rsidRDefault="000752AD" w:rsidP="000752AD">
      <w:r w:rsidRPr="00F74C1C">
        <w:t xml:space="preserve">Os dados necessários para a para a geração de imagens de quadras devem ser tão reais quanto possível. Assim, será preciso obter a identificação do lote e da quadra, logradouro, número, largura do lote (testada) e outras dimensões disponíveis diretamente das prefeituras. A lista completa dos atributos necessários para a geração de imagens de quadras está na </w:t>
      </w:r>
      <w:r w:rsidRPr="00F74C1C">
        <w:fldChar w:fldCharType="begin"/>
      </w:r>
      <w:r w:rsidRPr="00F74C1C">
        <w:instrText xml:space="preserve"> REF _Ref191994451 \h </w:instrText>
      </w:r>
      <w:r w:rsidRPr="00F74C1C">
        <w:fldChar w:fldCharType="separate"/>
      </w:r>
      <w:r w:rsidRPr="00693DE7">
        <w:t xml:space="preserve">Tabela </w:t>
      </w:r>
      <w:r>
        <w:rPr>
          <w:noProof/>
        </w:rPr>
        <w:t>7</w:t>
      </w:r>
      <w:r w:rsidRPr="00F74C1C">
        <w:fldChar w:fldCharType="end"/>
      </w:r>
      <w:r w:rsidRPr="00F74C1C">
        <w:t>.</w:t>
      </w:r>
    </w:p>
    <w:p w14:paraId="4C6EC241" w14:textId="77777777" w:rsidR="000752AD" w:rsidRPr="00693DE7" w:rsidRDefault="000752AD" w:rsidP="000752AD">
      <w:r w:rsidRPr="00693DE7">
        <w:t xml:space="preserve">Atualmente, os aplicativos de cadastro costumam utilizar uma estrutura de dados composta por múltiplas classes ou tabelas. Para este estudo, entretanto, a estrutura ideal para importação consiste em uma única tabela que contenha exclusivamente os dados necessários para a criação dos objetos geométricos, conforme o esquema apresentado na </w:t>
      </w:r>
      <w:r w:rsidRPr="00693DE7">
        <w:fldChar w:fldCharType="begin"/>
      </w:r>
      <w:r w:rsidRPr="00693DE7">
        <w:instrText xml:space="preserve"> REF _Ref191994451 \h </w:instrText>
      </w:r>
      <w:r w:rsidRPr="00693DE7">
        <w:fldChar w:fldCharType="separate"/>
      </w:r>
      <w:r w:rsidRPr="00693DE7">
        <w:t xml:space="preserve">Tabela </w:t>
      </w:r>
      <w:r>
        <w:rPr>
          <w:noProof/>
        </w:rPr>
        <w:t>7</w:t>
      </w:r>
      <w:r w:rsidRPr="00693DE7">
        <w:fldChar w:fldCharType="end"/>
      </w:r>
      <w:r w:rsidRPr="00693DE7">
        <w:t>.</w:t>
      </w:r>
    </w:p>
    <w:p w14:paraId="501F1E6A" w14:textId="77777777" w:rsidR="000752AD" w:rsidRPr="00693DE7" w:rsidRDefault="000752AD" w:rsidP="000752AD">
      <w:r w:rsidRPr="00693DE7">
        <w:t xml:space="preserve">Considerando o que foi discutido no item </w:t>
      </w:r>
      <w:r w:rsidRPr="00693DE7">
        <w:fldChar w:fldCharType="begin"/>
      </w:r>
      <w:r w:rsidRPr="00693DE7">
        <w:instrText xml:space="preserve"> REF _Ref191278478 \r \h </w:instrText>
      </w:r>
      <w:r w:rsidRPr="00693DE7">
        <w:fldChar w:fldCharType="separate"/>
      </w:r>
      <w:r>
        <w:t>3.1.8</w:t>
      </w:r>
      <w:r w:rsidRPr="00693DE7">
        <w:fldChar w:fldCharType="end"/>
      </w:r>
      <w:r w:rsidRPr="00693DE7">
        <w:t xml:space="preserve"> </w:t>
      </w:r>
      <w:r w:rsidRPr="00693DE7">
        <w:fldChar w:fldCharType="begin"/>
      </w:r>
      <w:r w:rsidRPr="00693DE7">
        <w:instrText xml:space="preserve"> REF _Ref191278485 \h </w:instrText>
      </w:r>
      <w:r w:rsidRPr="00693DE7">
        <w:fldChar w:fldCharType="separate"/>
      </w:r>
      <w:r w:rsidRPr="00693DE7">
        <w:rPr>
          <w:lang w:eastAsia="pt-BR"/>
        </w:rPr>
        <w:t>CIATA e a Lei Geral de Proteção de Dados (LGPD)</w:t>
      </w:r>
      <w:r w:rsidRPr="00693DE7">
        <w:fldChar w:fldCharType="end"/>
      </w:r>
      <w:r w:rsidRPr="00693DE7">
        <w:t>, a prefeitura pode obter os dados do sistema de cadastro em um formato de arquivo não-proprietário, como XML, JSON ou CSV</w:t>
      </w:r>
      <w:r w:rsidRPr="00693DE7">
        <w:rPr>
          <w:rStyle w:val="Refdenotaderodap"/>
        </w:rPr>
        <w:footnoteReference w:id="9"/>
      </w:r>
      <w:r w:rsidRPr="00693DE7">
        <w:t>. Para importação em um banco de dados a preferência é por arquivos CSV.</w:t>
      </w:r>
    </w:p>
    <w:p w14:paraId="54DEAA70" w14:textId="77777777" w:rsidR="000752AD" w:rsidRPr="00693DE7" w:rsidRDefault="000752AD" w:rsidP="000752AD">
      <w:pPr>
        <w:pStyle w:val="Ttulo3"/>
      </w:pPr>
      <w:bookmarkStart w:id="63" w:name="_Toc193206956"/>
      <w:r w:rsidRPr="00693DE7">
        <w:t>Definir e povoar um banco de dados relacional com os dados dos imóveis.</w:t>
      </w:r>
      <w:bookmarkEnd w:id="63"/>
    </w:p>
    <w:p w14:paraId="7D3D7409" w14:textId="77777777" w:rsidR="000752AD" w:rsidRPr="00F74C1C" w:rsidRDefault="000752AD" w:rsidP="000752AD">
      <w:r w:rsidRPr="00F74C1C">
        <w:t>Por segurança, durante o desenvolvimento do projeto, todo o processamento dos dados será realizado sobre uma cópia do cadastro, evitando assim qualquer interferência nos registros originais. Para tal, será criada uma base de dados específica, sendo efetuada a importação a partir dos arquivos gerados na</w:t>
      </w:r>
      <w:r>
        <w:t xml:space="preserve"> etapa </w:t>
      </w:r>
      <w:r>
        <w:fldChar w:fldCharType="begin"/>
      </w:r>
      <w:r>
        <w:instrText xml:space="preserve"> REF _Ref192830623 \r \h </w:instrText>
      </w:r>
      <w:r>
        <w:fldChar w:fldCharType="separate"/>
      </w:r>
      <w:r>
        <w:t>4.2.1</w:t>
      </w:r>
      <w:r>
        <w:fldChar w:fldCharType="end"/>
      </w:r>
      <w:r w:rsidRPr="00F74C1C">
        <w:t>.</w:t>
      </w:r>
    </w:p>
    <w:p w14:paraId="399965F2" w14:textId="77777777" w:rsidR="000752AD" w:rsidRPr="00F74C1C" w:rsidRDefault="000752AD" w:rsidP="000752AD">
      <w:r w:rsidRPr="00F74C1C">
        <w:lastRenderedPageBreak/>
        <w:t xml:space="preserve">A primeira classe a ser criada é ‘Lotes’, que armazenará os dados dos lotes ou parcelas recuperados dos arquivos da prefeitura. O código para criação da tabela ‘Lotes’ com os atributos essenciais é mostrado na </w:t>
      </w:r>
      <w:r w:rsidRPr="00F74C1C">
        <w:fldChar w:fldCharType="begin"/>
      </w:r>
      <w:r w:rsidRPr="00F74C1C">
        <w:instrText xml:space="preserve"> REF _Ref192516006 \h </w:instrText>
      </w:r>
      <w:r w:rsidRPr="00F74C1C">
        <w:fldChar w:fldCharType="separate"/>
      </w:r>
      <w:r w:rsidRPr="00693DE7">
        <w:t xml:space="preserve">Figura </w:t>
      </w:r>
      <w:r>
        <w:rPr>
          <w:noProof/>
        </w:rPr>
        <w:t>12</w:t>
      </w:r>
      <w:r w:rsidRPr="00F74C1C">
        <w:fldChar w:fldCharType="end"/>
      </w:r>
      <w:r w:rsidRPr="00F74C1C">
        <w:t xml:space="preserve">. </w:t>
      </w:r>
    </w:p>
    <w:p w14:paraId="4CE8C550" w14:textId="77777777" w:rsidR="000752AD" w:rsidRPr="00693DE7" w:rsidRDefault="000752AD" w:rsidP="000752AD">
      <w:pPr>
        <w:pStyle w:val="Legenda"/>
      </w:pPr>
      <w:bookmarkStart w:id="64" w:name="_Ref192516006"/>
      <w:r w:rsidRPr="00693DE7">
        <w:t xml:space="preserve">Figura </w:t>
      </w:r>
      <w:r>
        <w:fldChar w:fldCharType="begin"/>
      </w:r>
      <w:r>
        <w:instrText xml:space="preserve"> SEQ Figura \* ARABIC </w:instrText>
      </w:r>
      <w:r>
        <w:fldChar w:fldCharType="separate"/>
      </w:r>
      <w:r>
        <w:rPr>
          <w:noProof/>
        </w:rPr>
        <w:t>12</w:t>
      </w:r>
      <w:r>
        <w:rPr>
          <w:noProof/>
        </w:rPr>
        <w:fldChar w:fldCharType="end"/>
      </w:r>
      <w:bookmarkEnd w:id="64"/>
      <w:r w:rsidRPr="00693DE7">
        <w:t>: Código SQL de criação da classe Lotes</w:t>
      </w:r>
    </w:p>
    <w:tbl>
      <w:tblPr>
        <w:tblStyle w:val="Tabelacomgrade"/>
        <w:tblW w:w="0" w:type="auto"/>
        <w:tblLook w:val="04A0" w:firstRow="1" w:lastRow="0" w:firstColumn="1" w:lastColumn="0" w:noHBand="0" w:noVBand="1"/>
      </w:tblPr>
      <w:tblGrid>
        <w:gridCol w:w="9061"/>
      </w:tblGrid>
      <w:tr w:rsidR="000752AD" w:rsidRPr="00693DE7" w14:paraId="44463677" w14:textId="77777777" w:rsidTr="000643CA">
        <w:tc>
          <w:tcPr>
            <w:tcW w:w="9061" w:type="dxa"/>
          </w:tcPr>
          <w:p w14:paraId="18E66415" w14:textId="77777777" w:rsidR="000752AD" w:rsidRPr="008D4478" w:rsidRDefault="000752AD" w:rsidP="000643CA">
            <w:pPr>
              <w:pStyle w:val="Codigo"/>
              <w:rPr>
                <w:lang w:val="en-US"/>
              </w:rPr>
            </w:pPr>
            <w:r w:rsidRPr="008D4478">
              <w:rPr>
                <w:lang w:val="en-US"/>
              </w:rPr>
              <w:t xml:space="preserve">Create table </w:t>
            </w:r>
            <w:proofErr w:type="spellStart"/>
            <w:r w:rsidRPr="008D4478">
              <w:rPr>
                <w:lang w:val="en-US"/>
              </w:rPr>
              <w:t>Lotes</w:t>
            </w:r>
            <w:proofErr w:type="spellEnd"/>
            <w:r w:rsidRPr="008D4478">
              <w:rPr>
                <w:lang w:val="en-US"/>
              </w:rPr>
              <w:t xml:space="preserve"> (</w:t>
            </w:r>
          </w:p>
          <w:p w14:paraId="599A412F" w14:textId="77777777" w:rsidR="000752AD" w:rsidRPr="008D4478" w:rsidRDefault="000752AD" w:rsidP="000643CA">
            <w:pPr>
              <w:pStyle w:val="Codigo"/>
              <w:rPr>
                <w:lang w:val="en-US"/>
              </w:rPr>
            </w:pPr>
            <w:r w:rsidRPr="008D4478">
              <w:rPr>
                <w:lang w:val="en-US"/>
              </w:rPr>
              <w:tab/>
            </w:r>
            <w:proofErr w:type="spellStart"/>
            <w:r w:rsidRPr="008D4478">
              <w:rPr>
                <w:lang w:val="en-US"/>
              </w:rPr>
              <w:t>InscricaoCadastral</w:t>
            </w:r>
            <w:proofErr w:type="spellEnd"/>
            <w:r w:rsidRPr="008D4478">
              <w:rPr>
                <w:lang w:val="en-US"/>
              </w:rPr>
              <w:t xml:space="preserve"> </w:t>
            </w:r>
            <w:r w:rsidRPr="008D4478">
              <w:rPr>
                <w:lang w:val="en-US"/>
              </w:rPr>
              <w:tab/>
            </w:r>
            <w:proofErr w:type="gramStart"/>
            <w:r w:rsidRPr="008D4478">
              <w:rPr>
                <w:lang w:val="en-US"/>
              </w:rPr>
              <w:t>VARCHAR(</w:t>
            </w:r>
            <w:proofErr w:type="gramEnd"/>
            <w:r w:rsidRPr="008D4478">
              <w:rPr>
                <w:lang w:val="en-US"/>
              </w:rPr>
              <w:t>20) PRIMARY KEY,</w:t>
            </w:r>
          </w:p>
          <w:p w14:paraId="0DC393D3" w14:textId="77777777" w:rsidR="000752AD" w:rsidRPr="00693DE7" w:rsidRDefault="000752AD" w:rsidP="000643CA">
            <w:pPr>
              <w:pStyle w:val="Codigo"/>
            </w:pPr>
            <w:r w:rsidRPr="008D4478">
              <w:rPr>
                <w:lang w:val="en-US"/>
              </w:rPr>
              <w:tab/>
            </w:r>
            <w:proofErr w:type="spellStart"/>
            <w:r w:rsidRPr="00693DE7">
              <w:t>nmLogradouro</w:t>
            </w:r>
            <w:proofErr w:type="spellEnd"/>
            <w:r w:rsidRPr="00693DE7">
              <w:t xml:space="preserve"> </w:t>
            </w:r>
            <w:r w:rsidRPr="00693DE7">
              <w:tab/>
            </w:r>
            <w:proofErr w:type="gramStart"/>
            <w:r w:rsidRPr="00693DE7">
              <w:t>VARCHAR(</w:t>
            </w:r>
            <w:proofErr w:type="gramEnd"/>
            <w:r w:rsidRPr="00693DE7">
              <w:t>100),</w:t>
            </w:r>
          </w:p>
          <w:p w14:paraId="230AC0C6" w14:textId="77777777" w:rsidR="000752AD" w:rsidRPr="00693DE7" w:rsidRDefault="000752AD" w:rsidP="000643CA">
            <w:pPr>
              <w:pStyle w:val="Codigo"/>
            </w:pPr>
            <w:r w:rsidRPr="00693DE7">
              <w:tab/>
            </w:r>
            <w:proofErr w:type="spellStart"/>
            <w:proofErr w:type="gramStart"/>
            <w:r w:rsidRPr="00693DE7">
              <w:t>nrEndereco</w:t>
            </w:r>
            <w:proofErr w:type="spellEnd"/>
            <w:r w:rsidRPr="00693DE7">
              <w:t xml:space="preserve">  </w:t>
            </w:r>
            <w:r w:rsidRPr="00693DE7">
              <w:tab/>
              <w:t>VARCHAR(</w:t>
            </w:r>
            <w:proofErr w:type="gramEnd"/>
            <w:r w:rsidRPr="00693DE7">
              <w:t>10),</w:t>
            </w:r>
          </w:p>
          <w:p w14:paraId="6E922B77" w14:textId="77777777" w:rsidR="000752AD" w:rsidRPr="00693DE7" w:rsidRDefault="000752AD" w:rsidP="000643CA">
            <w:pPr>
              <w:pStyle w:val="Codigo"/>
            </w:pPr>
            <w:r w:rsidRPr="00693DE7">
              <w:tab/>
            </w:r>
            <w:proofErr w:type="spellStart"/>
            <w:r w:rsidRPr="00693DE7">
              <w:t>complementoEndereco</w:t>
            </w:r>
            <w:proofErr w:type="spellEnd"/>
            <w:r w:rsidRPr="00693DE7">
              <w:t xml:space="preserve"> </w:t>
            </w:r>
            <w:r w:rsidRPr="00693DE7">
              <w:tab/>
            </w:r>
            <w:proofErr w:type="gramStart"/>
            <w:r w:rsidRPr="00693DE7">
              <w:t>VARCHAR(</w:t>
            </w:r>
            <w:proofErr w:type="gramEnd"/>
            <w:r w:rsidRPr="00693DE7">
              <w:t>100),</w:t>
            </w:r>
          </w:p>
          <w:p w14:paraId="789A75A1" w14:textId="77777777" w:rsidR="000752AD" w:rsidRPr="00693DE7" w:rsidRDefault="000752AD" w:rsidP="000643CA">
            <w:pPr>
              <w:pStyle w:val="Codigo"/>
            </w:pPr>
            <w:r w:rsidRPr="00693DE7">
              <w:tab/>
            </w:r>
            <w:proofErr w:type="spellStart"/>
            <w:proofErr w:type="gramStart"/>
            <w:r w:rsidRPr="00693DE7">
              <w:t>idQuadra</w:t>
            </w:r>
            <w:proofErr w:type="spellEnd"/>
            <w:r w:rsidRPr="00693DE7">
              <w:t xml:space="preserve">  </w:t>
            </w:r>
            <w:r w:rsidRPr="00693DE7">
              <w:tab/>
              <w:t>VARCHAR(</w:t>
            </w:r>
            <w:proofErr w:type="gramEnd"/>
            <w:r w:rsidRPr="00693DE7">
              <w:t>10),</w:t>
            </w:r>
          </w:p>
          <w:p w14:paraId="589F9600" w14:textId="77777777" w:rsidR="000752AD" w:rsidRPr="00693DE7" w:rsidRDefault="000752AD" w:rsidP="000643CA">
            <w:pPr>
              <w:pStyle w:val="Codigo"/>
            </w:pPr>
            <w:r w:rsidRPr="00693DE7">
              <w:tab/>
            </w:r>
            <w:proofErr w:type="spellStart"/>
            <w:r w:rsidRPr="00693DE7">
              <w:t>dimTestada</w:t>
            </w:r>
            <w:proofErr w:type="spellEnd"/>
            <w:r w:rsidRPr="00693DE7">
              <w:t xml:space="preserve"> </w:t>
            </w:r>
            <w:r w:rsidRPr="00693DE7">
              <w:tab/>
              <w:t>FLOAT,</w:t>
            </w:r>
          </w:p>
          <w:p w14:paraId="7D4A6938" w14:textId="77777777" w:rsidR="000752AD" w:rsidRPr="00693DE7" w:rsidRDefault="000752AD" w:rsidP="000643CA">
            <w:pPr>
              <w:pStyle w:val="Codigo"/>
            </w:pPr>
            <w:r w:rsidRPr="00693DE7">
              <w:tab/>
            </w:r>
            <w:proofErr w:type="spellStart"/>
            <w:r w:rsidRPr="00693DE7">
              <w:t>dimProfundidade</w:t>
            </w:r>
            <w:proofErr w:type="spellEnd"/>
            <w:r w:rsidRPr="00693DE7">
              <w:t xml:space="preserve"> </w:t>
            </w:r>
            <w:r w:rsidRPr="00693DE7">
              <w:tab/>
              <w:t>FLOAT</w:t>
            </w:r>
          </w:p>
          <w:p w14:paraId="2AB386C6" w14:textId="77777777" w:rsidR="000752AD" w:rsidRPr="00693DE7" w:rsidRDefault="000752AD" w:rsidP="000643CA">
            <w:pPr>
              <w:pStyle w:val="Codigo"/>
            </w:pPr>
            <w:r w:rsidRPr="00693DE7">
              <w:t>);</w:t>
            </w:r>
          </w:p>
        </w:tc>
      </w:tr>
    </w:tbl>
    <w:p w14:paraId="54A45995" w14:textId="77777777" w:rsidR="000752AD" w:rsidRPr="00693DE7" w:rsidRDefault="000752AD" w:rsidP="000752AD"/>
    <w:p w14:paraId="400D879D" w14:textId="77777777" w:rsidR="000752AD" w:rsidRPr="00693DE7" w:rsidRDefault="000752AD" w:rsidP="000752AD">
      <w:r w:rsidRPr="00693DE7">
        <w:t>Além da classe ‘Lotes’ será preciso criar uma estrutura para os dados do CNEFE. Esses dados são fornecidos pelo IBGE em seu sítio</w:t>
      </w:r>
      <w:r w:rsidRPr="00693DE7">
        <w:rPr>
          <w:rStyle w:val="Refdenotaderodap"/>
        </w:rPr>
        <w:footnoteReference w:id="10"/>
      </w:r>
      <w:r w:rsidRPr="00693DE7">
        <w:t xml:space="preserve"> nos formatos CSV e </w:t>
      </w:r>
      <w:proofErr w:type="spellStart"/>
      <w:r w:rsidRPr="00693DE7">
        <w:t>GeoJSON</w:t>
      </w:r>
      <w:proofErr w:type="spellEnd"/>
      <w:r w:rsidRPr="00693DE7">
        <w:t>, em arquivos agrupados por município.</w:t>
      </w:r>
      <w:r>
        <w:t xml:space="preserve"> A </w:t>
      </w:r>
      <w:r>
        <w:fldChar w:fldCharType="begin"/>
      </w:r>
      <w:r>
        <w:instrText xml:space="preserve"> REF _Ref192535314 \h </w:instrText>
      </w:r>
      <w:r>
        <w:fldChar w:fldCharType="separate"/>
      </w:r>
      <w:r>
        <w:t xml:space="preserve">Figura </w:t>
      </w:r>
      <w:r>
        <w:rPr>
          <w:noProof/>
        </w:rPr>
        <w:t>13</w:t>
      </w:r>
      <w:r>
        <w:fldChar w:fldCharType="end"/>
      </w:r>
      <w:r>
        <w:t xml:space="preserve"> apresenta o código SQL para criação da classe CNEFE.</w:t>
      </w:r>
    </w:p>
    <w:p w14:paraId="62186DBF" w14:textId="77777777" w:rsidR="000752AD" w:rsidRDefault="000752AD" w:rsidP="000752AD">
      <w:pPr>
        <w:pStyle w:val="Legenda"/>
      </w:pPr>
      <w:bookmarkStart w:id="65" w:name="_Ref192535314"/>
      <w:r>
        <w:t xml:space="preserve">Figura </w:t>
      </w:r>
      <w:r>
        <w:fldChar w:fldCharType="begin"/>
      </w:r>
      <w:r>
        <w:instrText xml:space="preserve"> SEQ Figura \* ARABIC </w:instrText>
      </w:r>
      <w:r>
        <w:fldChar w:fldCharType="separate"/>
      </w:r>
      <w:r>
        <w:rPr>
          <w:noProof/>
        </w:rPr>
        <w:t>13</w:t>
      </w:r>
      <w:r>
        <w:rPr>
          <w:noProof/>
        </w:rPr>
        <w:fldChar w:fldCharType="end"/>
      </w:r>
      <w:bookmarkEnd w:id="65"/>
      <w:r>
        <w:t xml:space="preserve">: </w:t>
      </w:r>
      <w:r w:rsidRPr="00390284">
        <w:t>Código SQL de criação da classe CNEFE</w:t>
      </w:r>
    </w:p>
    <w:tbl>
      <w:tblPr>
        <w:tblStyle w:val="Tabelacomgrade"/>
        <w:tblW w:w="0" w:type="auto"/>
        <w:tblLook w:val="04A0" w:firstRow="1" w:lastRow="0" w:firstColumn="1" w:lastColumn="0" w:noHBand="0" w:noVBand="1"/>
      </w:tblPr>
      <w:tblGrid>
        <w:gridCol w:w="9061"/>
      </w:tblGrid>
      <w:tr w:rsidR="000752AD" w:rsidRPr="0016262A" w14:paraId="01E4C342" w14:textId="77777777" w:rsidTr="000643CA">
        <w:tc>
          <w:tcPr>
            <w:tcW w:w="9061" w:type="dxa"/>
          </w:tcPr>
          <w:p w14:paraId="2BB6B4A5" w14:textId="77777777" w:rsidR="00DC119F" w:rsidRPr="00DC119F" w:rsidRDefault="00DC119F" w:rsidP="00DC119F">
            <w:pPr>
              <w:pStyle w:val="Codigo"/>
              <w:rPr>
                <w:lang w:val="es-ES_tradnl"/>
              </w:rPr>
            </w:pPr>
            <w:r w:rsidRPr="00DC119F">
              <w:rPr>
                <w:lang w:val="es-ES_tradnl"/>
              </w:rPr>
              <w:t xml:space="preserve">-- </w:t>
            </w:r>
            <w:proofErr w:type="spellStart"/>
            <w:r w:rsidRPr="00DC119F">
              <w:rPr>
                <w:lang w:val="es-ES_tradnl"/>
              </w:rPr>
              <w:t>Cria</w:t>
            </w:r>
            <w:proofErr w:type="spellEnd"/>
            <w:r w:rsidRPr="00DC119F">
              <w:rPr>
                <w:lang w:val="es-ES_tradnl"/>
              </w:rPr>
              <w:t xml:space="preserve"> </w:t>
            </w:r>
            <w:proofErr w:type="spellStart"/>
            <w:r w:rsidRPr="00DC119F">
              <w:rPr>
                <w:lang w:val="es-ES_tradnl"/>
              </w:rPr>
              <w:t>tabela</w:t>
            </w:r>
            <w:proofErr w:type="spellEnd"/>
            <w:r w:rsidRPr="00DC119F">
              <w:rPr>
                <w:lang w:val="es-ES_tradnl"/>
              </w:rPr>
              <w:t xml:space="preserve"> CNEFE</w:t>
            </w:r>
          </w:p>
          <w:p w14:paraId="1B3CD757" w14:textId="77777777" w:rsidR="00DC119F" w:rsidRPr="00DC119F" w:rsidRDefault="00DC119F" w:rsidP="00DC119F">
            <w:pPr>
              <w:pStyle w:val="Codigo"/>
              <w:rPr>
                <w:lang w:val="es-ES_tradnl"/>
              </w:rPr>
            </w:pPr>
            <w:r w:rsidRPr="00DC119F">
              <w:rPr>
                <w:lang w:val="es-ES_tradnl"/>
              </w:rPr>
              <w:t>CREATE TABLE CNEFE (</w:t>
            </w:r>
          </w:p>
          <w:p w14:paraId="081DDD54" w14:textId="77777777" w:rsidR="00DC119F" w:rsidRPr="00DC119F" w:rsidRDefault="00DC119F" w:rsidP="00DC119F">
            <w:pPr>
              <w:pStyle w:val="Codigo"/>
              <w:rPr>
                <w:lang w:val="es-ES_tradnl"/>
              </w:rPr>
            </w:pPr>
            <w:r w:rsidRPr="00DC119F">
              <w:rPr>
                <w:lang w:val="es-ES_tradnl"/>
              </w:rPr>
              <w:t xml:space="preserve">  COD_UNICO_ENDERECO </w:t>
            </w:r>
            <w:r w:rsidRPr="00DC119F">
              <w:rPr>
                <w:lang w:val="es-ES_tradnl"/>
              </w:rPr>
              <w:tab/>
            </w:r>
            <w:proofErr w:type="gramStart"/>
            <w:r w:rsidRPr="00DC119F">
              <w:rPr>
                <w:lang w:val="es-ES_tradnl"/>
              </w:rPr>
              <w:t>VARCHAR(</w:t>
            </w:r>
            <w:proofErr w:type="gramEnd"/>
            <w:r w:rsidRPr="00DC119F">
              <w:rPr>
                <w:lang w:val="es-ES_tradnl"/>
              </w:rPr>
              <w:t>10),</w:t>
            </w:r>
          </w:p>
          <w:p w14:paraId="7CC0A63F" w14:textId="77777777" w:rsidR="00DC119F" w:rsidRPr="00DC119F" w:rsidRDefault="00DC119F" w:rsidP="00DC119F">
            <w:pPr>
              <w:pStyle w:val="Codigo"/>
              <w:rPr>
                <w:lang w:val="es-ES_tradnl"/>
              </w:rPr>
            </w:pPr>
            <w:r w:rsidRPr="00DC119F">
              <w:rPr>
                <w:lang w:val="es-ES_tradnl"/>
              </w:rPr>
              <w:t xml:space="preserve">  COD_MUNICIPIO </w:t>
            </w:r>
            <w:r w:rsidRPr="00DC119F">
              <w:rPr>
                <w:lang w:val="es-ES_tradnl"/>
              </w:rPr>
              <w:tab/>
            </w:r>
            <w:r w:rsidRPr="00DC119F">
              <w:rPr>
                <w:lang w:val="es-ES_tradnl"/>
              </w:rPr>
              <w:tab/>
            </w:r>
            <w:proofErr w:type="gramStart"/>
            <w:r w:rsidRPr="00DC119F">
              <w:rPr>
                <w:lang w:val="es-ES_tradnl"/>
              </w:rPr>
              <w:t>VARCHAR(</w:t>
            </w:r>
            <w:proofErr w:type="gramEnd"/>
            <w:r w:rsidRPr="00DC119F">
              <w:rPr>
                <w:lang w:val="es-ES_tradnl"/>
              </w:rPr>
              <w:t>7),</w:t>
            </w:r>
          </w:p>
          <w:p w14:paraId="05B6AAB6" w14:textId="2EEFFA3F" w:rsidR="00DC119F" w:rsidRPr="00DC119F" w:rsidRDefault="00DC119F" w:rsidP="00DC119F">
            <w:pPr>
              <w:pStyle w:val="Codigo"/>
              <w:rPr>
                <w:lang w:val="es-ES_tradnl"/>
              </w:rPr>
            </w:pPr>
            <w:r w:rsidRPr="00DC119F">
              <w:rPr>
                <w:lang w:val="es-ES_tradnl"/>
              </w:rPr>
              <w:t xml:space="preserve">  COD_DISTRITO </w:t>
            </w:r>
            <w:r w:rsidRPr="00DC119F">
              <w:rPr>
                <w:lang w:val="es-ES_tradnl"/>
              </w:rPr>
              <w:tab/>
            </w:r>
            <w:r w:rsidRPr="00DC119F">
              <w:rPr>
                <w:lang w:val="es-ES_tradnl"/>
              </w:rPr>
              <w:tab/>
            </w:r>
            <w:proofErr w:type="gramStart"/>
            <w:r w:rsidRPr="00DC119F">
              <w:rPr>
                <w:lang w:val="es-ES_tradnl"/>
              </w:rPr>
              <w:t>VARCHAR(</w:t>
            </w:r>
            <w:proofErr w:type="gramEnd"/>
            <w:r w:rsidRPr="00DC119F">
              <w:rPr>
                <w:lang w:val="es-ES_tradnl"/>
              </w:rPr>
              <w:t>9),</w:t>
            </w:r>
          </w:p>
          <w:p w14:paraId="4BBFCA47" w14:textId="77777777" w:rsidR="00DC119F" w:rsidRDefault="00DC119F" w:rsidP="00DC119F">
            <w:pPr>
              <w:pStyle w:val="Codigo"/>
            </w:pPr>
            <w:r w:rsidRPr="00DC119F">
              <w:rPr>
                <w:lang w:val="es-ES_tradnl"/>
              </w:rPr>
              <w:t xml:space="preserve">  </w:t>
            </w:r>
            <w:r>
              <w:t xml:space="preserve">COD_SUBDISTRITO </w:t>
            </w:r>
            <w:r>
              <w:tab/>
            </w:r>
            <w:r>
              <w:tab/>
            </w:r>
            <w:proofErr w:type="gramStart"/>
            <w:r>
              <w:t>VARCHAR(</w:t>
            </w:r>
            <w:proofErr w:type="gramEnd"/>
            <w:r>
              <w:t>11),</w:t>
            </w:r>
          </w:p>
          <w:p w14:paraId="17BFEE8C" w14:textId="77777777" w:rsidR="00DC119F" w:rsidRDefault="00DC119F" w:rsidP="00DC119F">
            <w:pPr>
              <w:pStyle w:val="Codigo"/>
            </w:pPr>
            <w:r>
              <w:t xml:space="preserve">  COD_SETOR </w:t>
            </w:r>
            <w:r>
              <w:tab/>
            </w:r>
            <w:r>
              <w:tab/>
            </w:r>
            <w:r>
              <w:tab/>
            </w:r>
            <w:proofErr w:type="gramStart"/>
            <w:r>
              <w:t>VARCHAR(</w:t>
            </w:r>
            <w:proofErr w:type="gramEnd"/>
            <w:r>
              <w:t>16),</w:t>
            </w:r>
          </w:p>
          <w:p w14:paraId="392F21CA" w14:textId="77777777" w:rsidR="00DC119F" w:rsidRDefault="00DC119F" w:rsidP="00DC119F">
            <w:pPr>
              <w:pStyle w:val="Codigo"/>
            </w:pPr>
            <w:r>
              <w:t xml:space="preserve">  NUM_QUADRA </w:t>
            </w:r>
            <w:r>
              <w:tab/>
            </w:r>
            <w:r>
              <w:tab/>
            </w:r>
            <w:r>
              <w:tab/>
            </w:r>
            <w:proofErr w:type="gramStart"/>
            <w:r>
              <w:t>VARCHAR(</w:t>
            </w:r>
            <w:proofErr w:type="gramEnd"/>
            <w:r>
              <w:t>18),</w:t>
            </w:r>
          </w:p>
          <w:p w14:paraId="60300D4F" w14:textId="47600D11" w:rsidR="00DC119F" w:rsidRDefault="00DC119F" w:rsidP="00DC119F">
            <w:pPr>
              <w:pStyle w:val="Codigo"/>
            </w:pPr>
            <w:r>
              <w:t xml:space="preserve">  NUM_FACE </w:t>
            </w:r>
            <w:r>
              <w:tab/>
            </w:r>
            <w:r>
              <w:tab/>
            </w:r>
            <w:r>
              <w:tab/>
            </w:r>
            <w:proofErr w:type="gramStart"/>
            <w:r>
              <w:t>VARCHAR(</w:t>
            </w:r>
            <w:proofErr w:type="gramEnd"/>
            <w:r>
              <w:t>2),</w:t>
            </w:r>
          </w:p>
          <w:p w14:paraId="2E7B821E" w14:textId="77777777" w:rsidR="00DC119F" w:rsidRDefault="00DC119F" w:rsidP="00DC119F">
            <w:pPr>
              <w:pStyle w:val="Codigo"/>
            </w:pPr>
            <w:r>
              <w:t xml:space="preserve">  TIPO_LOGRADOURO </w:t>
            </w:r>
            <w:r>
              <w:tab/>
            </w:r>
            <w:r>
              <w:tab/>
            </w:r>
            <w:proofErr w:type="gramStart"/>
            <w:r>
              <w:t>VARCHAR(</w:t>
            </w:r>
            <w:proofErr w:type="gramEnd"/>
            <w:r>
              <w:t>20),</w:t>
            </w:r>
          </w:p>
          <w:p w14:paraId="533B7A63" w14:textId="77777777" w:rsidR="00DC119F" w:rsidRDefault="00DC119F" w:rsidP="00DC119F">
            <w:pPr>
              <w:pStyle w:val="Codigo"/>
            </w:pPr>
            <w:r>
              <w:t xml:space="preserve">  NOM_LOGRADOURO </w:t>
            </w:r>
            <w:r>
              <w:tab/>
            </w:r>
            <w:r>
              <w:tab/>
            </w:r>
            <w:proofErr w:type="gramStart"/>
            <w:r>
              <w:t>VARCHAR(</w:t>
            </w:r>
            <w:proofErr w:type="gramEnd"/>
            <w:r>
              <w:t>100),</w:t>
            </w:r>
          </w:p>
          <w:p w14:paraId="2BD2F85D" w14:textId="4AE21845" w:rsidR="00DC119F" w:rsidRDefault="00DC119F" w:rsidP="00DC119F">
            <w:pPr>
              <w:pStyle w:val="Codigo"/>
            </w:pPr>
            <w:r>
              <w:t xml:space="preserve">  NUM_ENDERECO </w:t>
            </w:r>
            <w:r>
              <w:tab/>
            </w:r>
            <w:r>
              <w:tab/>
            </w:r>
            <w:proofErr w:type="gramStart"/>
            <w:r>
              <w:t>VARCHAR(</w:t>
            </w:r>
            <w:proofErr w:type="gramEnd"/>
            <w:r>
              <w:t>10),</w:t>
            </w:r>
          </w:p>
          <w:p w14:paraId="578EDDCD" w14:textId="77777777" w:rsidR="00DC119F" w:rsidRPr="00DC119F" w:rsidRDefault="00DC119F" w:rsidP="00DC119F">
            <w:pPr>
              <w:pStyle w:val="Codigo"/>
              <w:rPr>
                <w:lang w:val="en-US"/>
              </w:rPr>
            </w:pPr>
            <w:r>
              <w:t xml:space="preserve">  </w:t>
            </w:r>
            <w:r w:rsidRPr="00DC119F">
              <w:rPr>
                <w:lang w:val="en-US"/>
              </w:rPr>
              <w:t xml:space="preserve">NOM_COMPLEMENTO </w:t>
            </w:r>
            <w:r w:rsidRPr="00DC119F">
              <w:rPr>
                <w:lang w:val="en-US"/>
              </w:rPr>
              <w:tab/>
            </w:r>
            <w:r w:rsidRPr="00DC119F">
              <w:rPr>
                <w:lang w:val="en-US"/>
              </w:rPr>
              <w:tab/>
            </w:r>
            <w:proofErr w:type="gramStart"/>
            <w:r w:rsidRPr="00DC119F">
              <w:rPr>
                <w:lang w:val="en-US"/>
              </w:rPr>
              <w:t>VARCHAR(</w:t>
            </w:r>
            <w:proofErr w:type="gramEnd"/>
            <w:r w:rsidRPr="00DC119F">
              <w:rPr>
                <w:lang w:val="en-US"/>
              </w:rPr>
              <w:t>20),</w:t>
            </w:r>
          </w:p>
          <w:p w14:paraId="1EDFEF65" w14:textId="5EC9F9C3" w:rsidR="00DC119F" w:rsidRPr="00DC119F" w:rsidRDefault="00DC119F" w:rsidP="00DC119F">
            <w:pPr>
              <w:pStyle w:val="Codigo"/>
              <w:rPr>
                <w:lang w:val="en-US"/>
              </w:rPr>
            </w:pPr>
            <w:r w:rsidRPr="00DC119F">
              <w:rPr>
                <w:lang w:val="en-US"/>
              </w:rPr>
              <w:t xml:space="preserve">  CEP </w:t>
            </w:r>
            <w:r w:rsidRPr="00DC119F">
              <w:rPr>
                <w:lang w:val="en-US"/>
              </w:rPr>
              <w:tab/>
            </w:r>
            <w:r w:rsidRPr="00DC119F">
              <w:rPr>
                <w:lang w:val="en-US"/>
              </w:rPr>
              <w:tab/>
            </w:r>
            <w:r w:rsidRPr="00DC119F">
              <w:rPr>
                <w:lang w:val="en-US"/>
              </w:rPr>
              <w:tab/>
            </w:r>
            <w:r w:rsidRPr="00DC119F">
              <w:rPr>
                <w:lang w:val="en-US"/>
              </w:rPr>
              <w:tab/>
            </w:r>
            <w:proofErr w:type="gramStart"/>
            <w:r w:rsidRPr="00DC119F">
              <w:rPr>
                <w:lang w:val="en-US"/>
              </w:rPr>
              <w:t>VARCHAR(</w:t>
            </w:r>
            <w:proofErr w:type="gramEnd"/>
            <w:r w:rsidRPr="00DC119F">
              <w:rPr>
                <w:lang w:val="en-US"/>
              </w:rPr>
              <w:t>9),</w:t>
            </w:r>
          </w:p>
          <w:p w14:paraId="0FEFBB14" w14:textId="057FA0DC" w:rsidR="00DC119F" w:rsidRPr="00DC119F" w:rsidRDefault="00DC119F" w:rsidP="00DC119F">
            <w:pPr>
              <w:pStyle w:val="Codigo"/>
              <w:rPr>
                <w:lang w:val="en-US"/>
              </w:rPr>
            </w:pPr>
            <w:r w:rsidRPr="00DC119F">
              <w:rPr>
                <w:lang w:val="en-US"/>
              </w:rPr>
              <w:t xml:space="preserve">  LATITUDE </w:t>
            </w:r>
            <w:r w:rsidRPr="00DC119F">
              <w:rPr>
                <w:lang w:val="en-US"/>
              </w:rPr>
              <w:tab/>
            </w:r>
            <w:r w:rsidRPr="00DC119F">
              <w:rPr>
                <w:lang w:val="en-US"/>
              </w:rPr>
              <w:tab/>
            </w:r>
            <w:r w:rsidRPr="00DC119F">
              <w:rPr>
                <w:lang w:val="en-US"/>
              </w:rPr>
              <w:tab/>
              <w:t>REAL,</w:t>
            </w:r>
          </w:p>
          <w:p w14:paraId="7AE8A961" w14:textId="77777777" w:rsidR="00DC119F" w:rsidRPr="00DC119F" w:rsidRDefault="00DC119F" w:rsidP="00DC119F">
            <w:pPr>
              <w:pStyle w:val="Codigo"/>
              <w:rPr>
                <w:lang w:val="en-US"/>
              </w:rPr>
            </w:pPr>
            <w:r w:rsidRPr="00DC119F">
              <w:rPr>
                <w:lang w:val="en-US"/>
              </w:rPr>
              <w:t xml:space="preserve">  LONGITUDE </w:t>
            </w:r>
            <w:r w:rsidRPr="00DC119F">
              <w:rPr>
                <w:lang w:val="en-US"/>
              </w:rPr>
              <w:tab/>
            </w:r>
            <w:r w:rsidRPr="00DC119F">
              <w:rPr>
                <w:lang w:val="en-US"/>
              </w:rPr>
              <w:tab/>
            </w:r>
            <w:r w:rsidRPr="00DC119F">
              <w:rPr>
                <w:lang w:val="en-US"/>
              </w:rPr>
              <w:tab/>
              <w:t>REAL,</w:t>
            </w:r>
          </w:p>
          <w:p w14:paraId="4AB6FA81" w14:textId="77777777" w:rsidR="00DC119F" w:rsidRPr="00DC119F" w:rsidRDefault="00DC119F" w:rsidP="00DC119F">
            <w:pPr>
              <w:pStyle w:val="Codigo"/>
              <w:rPr>
                <w:lang w:val="en-US"/>
              </w:rPr>
            </w:pPr>
            <w:r w:rsidRPr="00DC119F">
              <w:rPr>
                <w:lang w:val="en-US"/>
              </w:rPr>
              <w:t xml:space="preserve">  COORD </w:t>
            </w:r>
            <w:r w:rsidRPr="00DC119F">
              <w:rPr>
                <w:lang w:val="en-US"/>
              </w:rPr>
              <w:tab/>
            </w:r>
            <w:r w:rsidRPr="00DC119F">
              <w:rPr>
                <w:lang w:val="en-US"/>
              </w:rPr>
              <w:tab/>
            </w:r>
            <w:r w:rsidRPr="00DC119F">
              <w:rPr>
                <w:lang w:val="en-US"/>
              </w:rPr>
              <w:tab/>
            </w:r>
            <w:r w:rsidRPr="00DC119F">
              <w:rPr>
                <w:lang w:val="en-US"/>
              </w:rPr>
              <w:tab/>
              <w:t>POINT NOT NULL SRID 4326,</w:t>
            </w:r>
          </w:p>
          <w:p w14:paraId="68B501E6" w14:textId="77777777" w:rsidR="00DC119F" w:rsidRPr="00DC119F" w:rsidRDefault="00DC119F" w:rsidP="00DC119F">
            <w:pPr>
              <w:pStyle w:val="Codigo"/>
              <w:rPr>
                <w:lang w:val="en-US"/>
              </w:rPr>
            </w:pPr>
            <w:r w:rsidRPr="00DC119F">
              <w:rPr>
                <w:lang w:val="en-US"/>
              </w:rPr>
              <w:t xml:space="preserve">  CONSTRAINT </w:t>
            </w:r>
            <w:proofErr w:type="spellStart"/>
            <w:r w:rsidRPr="00DC119F">
              <w:rPr>
                <w:lang w:val="en-US"/>
              </w:rPr>
              <w:t>pk_CNEFE</w:t>
            </w:r>
            <w:proofErr w:type="spellEnd"/>
            <w:r w:rsidRPr="00DC119F">
              <w:rPr>
                <w:lang w:val="en-US"/>
              </w:rPr>
              <w:t xml:space="preserve"> PRIMARY KEY (COD_UNICO_ENDERECO)</w:t>
            </w:r>
          </w:p>
          <w:p w14:paraId="0316C8FF" w14:textId="77777777" w:rsidR="00DC119F" w:rsidRDefault="00DC119F" w:rsidP="00DC119F">
            <w:pPr>
              <w:pStyle w:val="Codigo"/>
            </w:pPr>
            <w:r>
              <w:t>);</w:t>
            </w:r>
          </w:p>
          <w:p w14:paraId="1C299C74" w14:textId="77777777" w:rsidR="00DC119F" w:rsidRDefault="00DC119F" w:rsidP="00DC119F">
            <w:pPr>
              <w:pStyle w:val="Codigo"/>
            </w:pPr>
            <w:r>
              <w:t>-- Cria índice espacial para o campo COORD da tabela CNEFE</w:t>
            </w:r>
          </w:p>
          <w:p w14:paraId="2C9F9A07" w14:textId="0363E25E" w:rsidR="000752AD" w:rsidRPr="00DC119F" w:rsidRDefault="00DC119F" w:rsidP="00DC119F">
            <w:pPr>
              <w:pStyle w:val="Codigo"/>
              <w:rPr>
                <w:lang w:val="en-US"/>
              </w:rPr>
            </w:pPr>
            <w:r w:rsidRPr="00DC119F">
              <w:rPr>
                <w:lang w:val="en-US"/>
              </w:rPr>
              <w:t>ALTER TABLE CNEFE ADD SPATIAL INDEX(COORD);</w:t>
            </w:r>
          </w:p>
        </w:tc>
      </w:tr>
    </w:tbl>
    <w:p w14:paraId="40235DBE" w14:textId="77777777" w:rsidR="000752AD" w:rsidRPr="00F74C1C" w:rsidRDefault="000752AD" w:rsidP="000752AD">
      <w:r w:rsidRPr="00F74C1C">
        <w:t>As demais classes serão geradas a partir dessas duas iniciais por meio da execução de consultas SQL, e armazenarão os registros resultantes do processamento.</w:t>
      </w:r>
    </w:p>
    <w:p w14:paraId="27D026A8" w14:textId="77777777" w:rsidR="000752AD" w:rsidRPr="00F74C1C" w:rsidRDefault="000752AD" w:rsidP="000752AD">
      <w:r w:rsidRPr="00F74C1C">
        <w:t xml:space="preserve">Por fim, a maneira de povoar as bases criadas varia conforme o SGBD utilizado e do formato do arquivo de migração. Todos os </w:t>
      </w:r>
      <w:proofErr w:type="spellStart"/>
      <w:r w:rsidRPr="00F74C1C">
        <w:t>SGBDs</w:t>
      </w:r>
      <w:proofErr w:type="spellEnd"/>
      <w:r w:rsidRPr="00F74C1C">
        <w:t xml:space="preserve"> oferecem </w:t>
      </w:r>
      <w:r w:rsidRPr="00F74C1C">
        <w:lastRenderedPageBreak/>
        <w:t>ferramentas para fazer a importação a partir dos formatos mais comuns e, se necessário, pode-se criar scripts para essa tarefa.</w:t>
      </w:r>
    </w:p>
    <w:p w14:paraId="7767C356" w14:textId="77777777" w:rsidR="000752AD" w:rsidRDefault="000752AD" w:rsidP="000752AD">
      <w:pPr>
        <w:pStyle w:val="Ttulo3"/>
      </w:pPr>
      <w:bookmarkStart w:id="66" w:name="_Toc193206957"/>
      <w:r w:rsidRPr="00693DE7">
        <w:t>Selecionar um conjunto ótimo de informações cadastrais.</w:t>
      </w:r>
      <w:bookmarkEnd w:id="66"/>
    </w:p>
    <w:p w14:paraId="62BD9EF2" w14:textId="77777777" w:rsidR="000752AD" w:rsidRPr="00693DE7" w:rsidRDefault="000752AD" w:rsidP="000752AD">
      <w:r w:rsidRPr="00F74C1C">
        <w:t>Desenvolver ou testar um aplicativo utilizando a totalidade dos dados do município não é eficaz. Portanto, será realizada uma operação para selecionar inicialmente quadras homogêneas, compostas por quatro logradouros com ângulos de 90 graus. Esse conjunto de dados será denominado "</w:t>
      </w:r>
      <w:proofErr w:type="spellStart"/>
      <w:r w:rsidRPr="00F74C1C">
        <w:t>Retangópolis</w:t>
      </w:r>
      <w:proofErr w:type="spellEnd"/>
      <w:r w:rsidRPr="00390F3C">
        <w:t>".</w:t>
      </w:r>
    </w:p>
    <w:p w14:paraId="1F87888D" w14:textId="77777777" w:rsidR="000752AD" w:rsidRDefault="000752AD" w:rsidP="000752AD">
      <w:pPr>
        <w:pStyle w:val="Ttulo3"/>
      </w:pPr>
      <w:bookmarkStart w:id="67" w:name="_Toc193206958"/>
      <w:r w:rsidRPr="00693DE7">
        <w:t>Identificar e corrigir falhas dos dados textuais no banco de dados.</w:t>
      </w:r>
      <w:bookmarkEnd w:id="67"/>
    </w:p>
    <w:p w14:paraId="2D8E4C82" w14:textId="77777777" w:rsidR="000752AD" w:rsidRPr="00F74C1C" w:rsidRDefault="000752AD" w:rsidP="000752AD">
      <w:r w:rsidRPr="00F74C1C">
        <w:t>Nesta etapa, os erros presentes na base de dados são corrigidos para evitar interferências durante os testes do protótipo. Além disso, os dados ausentes são preenchidos e os nomes dos logradouros são devidamente ajustados.</w:t>
      </w:r>
    </w:p>
    <w:p w14:paraId="4719F569" w14:textId="77777777" w:rsidR="000752AD" w:rsidRDefault="000752AD" w:rsidP="000752AD">
      <w:pPr>
        <w:pStyle w:val="Ttulo3"/>
      </w:pPr>
      <w:bookmarkStart w:id="68" w:name="_Toc193206959"/>
      <w:r>
        <w:t>Criar classes para os endereços agrupados.</w:t>
      </w:r>
      <w:bookmarkEnd w:id="68"/>
    </w:p>
    <w:p w14:paraId="49E8A359" w14:textId="77777777" w:rsidR="000752AD" w:rsidRPr="00F74C1C" w:rsidRDefault="000752AD" w:rsidP="000752AD">
      <w:r w:rsidRPr="00F74C1C">
        <w:t xml:space="preserve">As principais alternativas para a integração dos dados das bases do CIATA e CNEFE são utilizar as definições de quadras das unidades imobiliárias ou empregar os logradouros. Assim, torna-se essencial agrupar as </w:t>
      </w:r>
      <w:proofErr w:type="spellStart"/>
      <w:r w:rsidRPr="00F74C1C">
        <w:t>UIs</w:t>
      </w:r>
      <w:proofErr w:type="spellEnd"/>
      <w:r w:rsidRPr="00F74C1C">
        <w:t xml:space="preserve"> por quadras e por logradouros, visando simplificar o processamento. </w:t>
      </w:r>
    </w:p>
    <w:p w14:paraId="7CCF5DE0" w14:textId="77777777" w:rsidR="000752AD" w:rsidRDefault="000752AD" w:rsidP="000752AD">
      <w:pPr>
        <w:pStyle w:val="Ttulo3"/>
      </w:pPr>
      <w:bookmarkStart w:id="69" w:name="_Toc193206960"/>
      <w:r w:rsidRPr="00693DE7">
        <w:t>Desenvolver um protótipo para testes.</w:t>
      </w:r>
      <w:bookmarkEnd w:id="69"/>
    </w:p>
    <w:p w14:paraId="3A5164B1" w14:textId="77777777" w:rsidR="000752AD" w:rsidRPr="001801E4" w:rsidRDefault="000752AD" w:rsidP="000752AD">
      <w:r w:rsidRPr="00F74C1C">
        <w:t xml:space="preserve">O protótipo será desenvolvido utilizando a linguagem de programação </w:t>
      </w:r>
      <w:r w:rsidRPr="00F74C1C">
        <w:rPr>
          <w:i/>
          <w:iCs/>
        </w:rPr>
        <w:t>Javascript</w:t>
      </w:r>
      <w:r w:rsidRPr="00F74C1C">
        <w:t xml:space="preserve">, que proporciona uma transição eficiente para o ambiente web. A biblioteca </w:t>
      </w:r>
      <w:proofErr w:type="spellStart"/>
      <w:r w:rsidRPr="00F74C1C">
        <w:rPr>
          <w:i/>
          <w:iCs/>
        </w:rPr>
        <w:t>Leaflet</w:t>
      </w:r>
      <w:proofErr w:type="spellEnd"/>
      <w:r w:rsidRPr="00F74C1C">
        <w:t xml:space="preserve"> será empregada para a visualização do projeto</w:t>
      </w:r>
      <w:r w:rsidRPr="00DD32F5">
        <w:t>.</w:t>
      </w:r>
    </w:p>
    <w:p w14:paraId="5F90C020" w14:textId="77777777" w:rsidR="000752AD" w:rsidRDefault="000752AD" w:rsidP="000752AD">
      <w:pPr>
        <w:pStyle w:val="Ttulo3"/>
      </w:pPr>
      <w:bookmarkStart w:id="70" w:name="_Toc193206961"/>
      <w:r w:rsidRPr="00693DE7">
        <w:t>Testar protótipo com dados selecionados.</w:t>
      </w:r>
      <w:bookmarkEnd w:id="70"/>
    </w:p>
    <w:p w14:paraId="4F27860F" w14:textId="77777777" w:rsidR="000752AD" w:rsidRPr="00B00EBB" w:rsidRDefault="000752AD" w:rsidP="000752AD">
      <w:r w:rsidRPr="00F74C1C">
        <w:t>Com dados selecionados e prognósticos definidos, começa o ciclo de teste e correção até que o protótipo apresente resultados coerentes</w:t>
      </w:r>
      <w:r w:rsidRPr="00C347B6">
        <w:t>.</w:t>
      </w:r>
    </w:p>
    <w:p w14:paraId="3A4EBFA5" w14:textId="77777777" w:rsidR="000752AD" w:rsidRDefault="000752AD" w:rsidP="000752AD">
      <w:pPr>
        <w:pStyle w:val="Ttulo3"/>
      </w:pPr>
      <w:bookmarkStart w:id="71" w:name="_Toc193206962"/>
      <w:r w:rsidRPr="00693DE7">
        <w:t>Gerar imagem das quadras</w:t>
      </w:r>
      <w:r>
        <w:t>.</w:t>
      </w:r>
      <w:bookmarkEnd w:id="71"/>
      <w:r w:rsidRPr="00693DE7">
        <w:t xml:space="preserve"> </w:t>
      </w:r>
    </w:p>
    <w:p w14:paraId="7A1B00BE" w14:textId="77777777" w:rsidR="000752AD" w:rsidRPr="00DF327C" w:rsidRDefault="000752AD" w:rsidP="000752AD">
      <w:r w:rsidRPr="00F74C1C">
        <w:t>Após a realização dos testes, será necessário desenvolver uma interface para visualização dos resultados, incluindo a geração de imagens das quadras com dimensões proporcionais ao tamanho dos imóveis cadastrados</w:t>
      </w:r>
      <w:r w:rsidRPr="00777ED0">
        <w:t>.</w:t>
      </w:r>
    </w:p>
    <w:p w14:paraId="78F87720" w14:textId="77777777" w:rsidR="000752AD" w:rsidRDefault="000752AD" w:rsidP="000752AD">
      <w:pPr>
        <w:pStyle w:val="Ttulo3"/>
        <w:keepNext w:val="0"/>
      </w:pPr>
      <w:bookmarkStart w:id="72" w:name="_Toc193206963"/>
      <w:r w:rsidRPr="00693DE7">
        <w:t>Testar o protótipo com</w:t>
      </w:r>
      <w:r>
        <w:t xml:space="preserve"> a totalidade dos dados do cadastro.</w:t>
      </w:r>
      <w:bookmarkEnd w:id="72"/>
      <w:r w:rsidRPr="00693DE7">
        <w:t xml:space="preserve"> </w:t>
      </w:r>
    </w:p>
    <w:p w14:paraId="6EFEFB70" w14:textId="77777777" w:rsidR="000752AD" w:rsidRPr="00F74C1C" w:rsidRDefault="000752AD" w:rsidP="000752AD">
      <w:r w:rsidRPr="00F74C1C">
        <w:t xml:space="preserve">Novo ciclo de testes e ajustes, dessa vez com dados originais do cadastro da prefeitura, sem ajustes ou correções manuais. O objetivo é ajustar um nível de tolerância nas associações entre as bases que permita conexões não exatas sem perdas significativas de precisão </w:t>
      </w:r>
      <w:r w:rsidRPr="00F74C1C">
        <w:fldChar w:fldCharType="begin"/>
      </w:r>
      <w:r w:rsidRPr="00F74C1C">
        <w:instrText xml:space="preserve"> ADDIN ZOTERO_ITEM CSL_CITATION {"citationID":"9Eqvutdr","properties":{"formattedCitation":"(Macedo,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F74C1C">
        <w:fldChar w:fldCharType="separate"/>
      </w:r>
      <w:r w:rsidRPr="00F74C1C">
        <w:rPr>
          <w:rFonts w:cs="Arial"/>
        </w:rPr>
        <w:t>(Macedo, 2023)</w:t>
      </w:r>
      <w:r w:rsidRPr="00F74C1C">
        <w:fldChar w:fldCharType="end"/>
      </w:r>
      <w:r w:rsidRPr="00F74C1C">
        <w:t>.</w:t>
      </w:r>
    </w:p>
    <w:p w14:paraId="4700D86B" w14:textId="77777777" w:rsidR="000752AD" w:rsidRDefault="000752AD" w:rsidP="000752AD">
      <w:pPr>
        <w:pStyle w:val="Ttulo3"/>
        <w:keepNext w:val="0"/>
      </w:pPr>
      <w:bookmarkStart w:id="73" w:name="_Toc193206964"/>
      <w:r w:rsidRPr="00693DE7">
        <w:t>Associar as quadras</w:t>
      </w:r>
      <w:r>
        <w:t xml:space="preserve"> remanescentes</w:t>
      </w:r>
      <w:r w:rsidRPr="00693DE7">
        <w:t xml:space="preserve"> </w:t>
      </w:r>
      <w:r>
        <w:t>manualmente</w:t>
      </w:r>
      <w:r w:rsidRPr="00693DE7">
        <w:t>.</w:t>
      </w:r>
      <w:bookmarkEnd w:id="73"/>
    </w:p>
    <w:p w14:paraId="067B6DE5" w14:textId="77777777" w:rsidR="000752AD" w:rsidRPr="00F74C1C" w:rsidRDefault="000752AD" w:rsidP="000752AD">
      <w:r w:rsidRPr="00F74C1C">
        <w:lastRenderedPageBreak/>
        <w:t>Não é esperado que todas as quadras sejam associadas automaticamente. Problemas como mudanças nos nomes após a atualização do CNEFE, faces de quadras sem endereços cadastrados ou erros de numeração podem gerar incompatibilidades. Quando não for possível corrigir os erros no banco de dados e/ou cadastros, a associação das quadras deverá ser feita manualmente por meio de uma interface no aplicativo desenvolvido.</w:t>
      </w:r>
    </w:p>
    <w:p w14:paraId="4833A8AE" w14:textId="77777777" w:rsidR="000752AD" w:rsidRDefault="000752AD" w:rsidP="000752AD">
      <w:pPr>
        <w:pStyle w:val="Ttulo3"/>
        <w:keepNext w:val="0"/>
      </w:pPr>
      <w:r w:rsidRPr="00693DE7">
        <w:t xml:space="preserve"> </w:t>
      </w:r>
      <w:bookmarkStart w:id="74" w:name="_Toc193206965"/>
      <w:r w:rsidRPr="00693DE7">
        <w:t>Disponibilizar o aplicativo na Internet para testes.</w:t>
      </w:r>
      <w:bookmarkEnd w:id="74"/>
    </w:p>
    <w:p w14:paraId="00DB07C9" w14:textId="77777777" w:rsidR="000752AD" w:rsidRPr="00F74C1C" w:rsidRDefault="000752AD" w:rsidP="000752AD">
      <w:r w:rsidRPr="00F74C1C">
        <w:t>Após o aplicativo alcançar um nível de precisão satisfatório, ele será disponibilizado na Internet para utilização e validação pelas prefeituras ou pesquisadores interessados. Considerando que os dados das duas bases originais são públicos, não se preveem contestações relacionadas à LGPD.</w:t>
      </w:r>
    </w:p>
    <w:p w14:paraId="6DC66510" w14:textId="77777777" w:rsidR="000752AD" w:rsidRPr="00693DE7" w:rsidRDefault="000752AD" w:rsidP="000752AD">
      <w:pPr>
        <w:pStyle w:val="Ttulo2"/>
      </w:pPr>
      <w:bookmarkStart w:id="75" w:name="_Toc193206966"/>
      <w:r w:rsidRPr="00693DE7">
        <w:t>cronograma</w:t>
      </w:r>
      <w:bookmarkEnd w:id="75"/>
      <w:r w:rsidRPr="00693DE7">
        <w:t xml:space="preserve"> </w:t>
      </w:r>
    </w:p>
    <w:tbl>
      <w:tblPr>
        <w:tblStyle w:val="Tabelacomgrade"/>
        <w:tblW w:w="0" w:type="auto"/>
        <w:tblLook w:val="04A0" w:firstRow="1" w:lastRow="0" w:firstColumn="1" w:lastColumn="0" w:noHBand="0" w:noVBand="1"/>
      </w:tblPr>
      <w:tblGrid>
        <w:gridCol w:w="2405"/>
        <w:gridCol w:w="6656"/>
      </w:tblGrid>
      <w:tr w:rsidR="000752AD" w:rsidRPr="00693DE7" w14:paraId="485EB193" w14:textId="77777777" w:rsidTr="000643CA">
        <w:tc>
          <w:tcPr>
            <w:tcW w:w="2405" w:type="dxa"/>
          </w:tcPr>
          <w:p w14:paraId="6F1FF5BF" w14:textId="77777777" w:rsidR="000752AD" w:rsidRPr="00693DE7" w:rsidRDefault="000752AD" w:rsidP="000643CA">
            <w:pPr>
              <w:ind w:firstLine="0"/>
            </w:pPr>
            <w:r w:rsidRPr="00693DE7">
              <w:t>Abril/2025</w:t>
            </w:r>
          </w:p>
        </w:tc>
        <w:tc>
          <w:tcPr>
            <w:tcW w:w="6656" w:type="dxa"/>
          </w:tcPr>
          <w:p w14:paraId="38238B29" w14:textId="77777777" w:rsidR="000752AD" w:rsidRPr="00693DE7" w:rsidRDefault="000752AD" w:rsidP="000643CA">
            <w:pPr>
              <w:ind w:firstLine="0"/>
            </w:pPr>
            <w:r w:rsidRPr="00693DE7">
              <w:t xml:space="preserve">Apresentação do projeto de pesquisa com resultados do estudo sobre a influência do CIATA nos cadastros urbanos municipais atuais. </w:t>
            </w:r>
          </w:p>
          <w:p w14:paraId="469E7797" w14:textId="77777777" w:rsidR="000752AD" w:rsidRPr="00693DE7" w:rsidRDefault="000752AD" w:rsidP="000643CA">
            <w:pPr>
              <w:ind w:firstLine="0"/>
            </w:pPr>
            <w:r w:rsidRPr="00693DE7">
              <w:t>Textualização dos manuais do CIATA.</w:t>
            </w:r>
          </w:p>
        </w:tc>
      </w:tr>
      <w:tr w:rsidR="000752AD" w:rsidRPr="00693DE7" w14:paraId="2378BD8B" w14:textId="77777777" w:rsidTr="000643CA">
        <w:tc>
          <w:tcPr>
            <w:tcW w:w="2405" w:type="dxa"/>
          </w:tcPr>
          <w:p w14:paraId="73CF2672" w14:textId="77777777" w:rsidR="000752AD" w:rsidRPr="00693DE7" w:rsidRDefault="000752AD" w:rsidP="000643CA">
            <w:pPr>
              <w:ind w:firstLine="0"/>
            </w:pPr>
            <w:r w:rsidRPr="00693DE7">
              <w:t>Maio/2025</w:t>
            </w:r>
          </w:p>
        </w:tc>
        <w:tc>
          <w:tcPr>
            <w:tcW w:w="6656" w:type="dxa"/>
          </w:tcPr>
          <w:p w14:paraId="6D02DFA5" w14:textId="77777777" w:rsidR="000752AD" w:rsidRPr="00693DE7" w:rsidRDefault="000752AD" w:rsidP="000643CA">
            <w:pPr>
              <w:ind w:firstLine="0"/>
            </w:pPr>
            <w:r w:rsidRPr="00693DE7">
              <w:t>Obtenção de uma amostra de um cadastro municipal.</w:t>
            </w:r>
          </w:p>
          <w:p w14:paraId="224A9D14" w14:textId="77777777" w:rsidR="000752AD" w:rsidRPr="00693DE7" w:rsidRDefault="000752AD" w:rsidP="000643CA">
            <w:pPr>
              <w:ind w:firstLine="0"/>
            </w:pPr>
            <w:r w:rsidRPr="00693DE7">
              <w:t>Desenvolvimento e teste do protótipo.</w:t>
            </w:r>
          </w:p>
        </w:tc>
      </w:tr>
      <w:tr w:rsidR="000752AD" w:rsidRPr="00693DE7" w14:paraId="00BB91A9" w14:textId="77777777" w:rsidTr="000643CA">
        <w:tc>
          <w:tcPr>
            <w:tcW w:w="2405" w:type="dxa"/>
          </w:tcPr>
          <w:p w14:paraId="6A0C3697" w14:textId="77777777" w:rsidR="000752AD" w:rsidRPr="00693DE7" w:rsidRDefault="000752AD" w:rsidP="000643CA">
            <w:pPr>
              <w:ind w:firstLine="0"/>
            </w:pPr>
            <w:r w:rsidRPr="00693DE7">
              <w:t>Junho/2025</w:t>
            </w:r>
          </w:p>
          <w:p w14:paraId="7197286D" w14:textId="77777777" w:rsidR="000752AD" w:rsidRPr="00693DE7" w:rsidRDefault="000752AD" w:rsidP="000643CA">
            <w:pPr>
              <w:ind w:firstLine="0"/>
            </w:pPr>
            <w:r w:rsidRPr="00693DE7">
              <w:t>Julho/2025</w:t>
            </w:r>
          </w:p>
        </w:tc>
        <w:tc>
          <w:tcPr>
            <w:tcW w:w="6656" w:type="dxa"/>
          </w:tcPr>
          <w:p w14:paraId="4EF6DB2D" w14:textId="77777777" w:rsidR="000752AD" w:rsidRPr="00693DE7" w:rsidRDefault="000752AD" w:rsidP="000643CA">
            <w:pPr>
              <w:ind w:firstLine="0"/>
            </w:pPr>
            <w:r w:rsidRPr="00693DE7">
              <w:t>Obtenção de dados de cadastro de pelo menos dois municípios pequenos.</w:t>
            </w:r>
          </w:p>
          <w:p w14:paraId="6F4337AB" w14:textId="77777777" w:rsidR="000752AD" w:rsidRPr="00693DE7" w:rsidRDefault="000752AD" w:rsidP="000643CA">
            <w:pPr>
              <w:ind w:firstLine="0"/>
            </w:pPr>
            <w:r w:rsidRPr="00693DE7">
              <w:t>Teste com dados reais de cadastro.</w:t>
            </w:r>
          </w:p>
        </w:tc>
      </w:tr>
      <w:tr w:rsidR="000752AD" w:rsidRPr="00693DE7" w14:paraId="5C269CF9" w14:textId="77777777" w:rsidTr="000643CA">
        <w:tc>
          <w:tcPr>
            <w:tcW w:w="2405" w:type="dxa"/>
          </w:tcPr>
          <w:p w14:paraId="36CFC1A8" w14:textId="77777777" w:rsidR="000752AD" w:rsidRPr="00693DE7" w:rsidRDefault="000752AD" w:rsidP="000643CA">
            <w:pPr>
              <w:ind w:firstLine="0"/>
            </w:pPr>
            <w:r w:rsidRPr="00693DE7">
              <w:t>Agosto/2025</w:t>
            </w:r>
          </w:p>
          <w:p w14:paraId="5B452BE3" w14:textId="77777777" w:rsidR="000752AD" w:rsidRPr="00693DE7" w:rsidRDefault="000752AD" w:rsidP="000643CA">
            <w:pPr>
              <w:ind w:firstLine="0"/>
            </w:pPr>
            <w:r w:rsidRPr="00693DE7">
              <w:t>Setembro/2025</w:t>
            </w:r>
          </w:p>
          <w:p w14:paraId="07B19150" w14:textId="77777777" w:rsidR="000752AD" w:rsidRPr="00693DE7" w:rsidRDefault="000752AD" w:rsidP="000643CA">
            <w:pPr>
              <w:ind w:firstLine="0"/>
            </w:pPr>
            <w:r w:rsidRPr="00693DE7">
              <w:t>Outubro/2025</w:t>
            </w:r>
          </w:p>
        </w:tc>
        <w:tc>
          <w:tcPr>
            <w:tcW w:w="6656" w:type="dxa"/>
          </w:tcPr>
          <w:p w14:paraId="4220687A" w14:textId="77777777" w:rsidR="000752AD" w:rsidRPr="00693DE7" w:rsidRDefault="000752AD" w:rsidP="000643CA">
            <w:pPr>
              <w:ind w:firstLine="0"/>
            </w:pPr>
            <w:r w:rsidRPr="00693DE7">
              <w:t>Melhorias e adaptações no aplicativo.</w:t>
            </w:r>
          </w:p>
          <w:p w14:paraId="7054F5EC" w14:textId="77777777" w:rsidR="000752AD" w:rsidRPr="00693DE7" w:rsidRDefault="000752AD" w:rsidP="000643CA">
            <w:pPr>
              <w:ind w:firstLine="0"/>
            </w:pPr>
            <w:r w:rsidRPr="00693DE7">
              <w:t>Desenvolvimento de uma versão do aplicativo com acesso aberto na Internet.</w:t>
            </w:r>
          </w:p>
          <w:p w14:paraId="066B4444" w14:textId="77777777" w:rsidR="000752AD" w:rsidRPr="00693DE7" w:rsidRDefault="000752AD" w:rsidP="000643CA">
            <w:pPr>
              <w:ind w:firstLine="0"/>
            </w:pPr>
            <w:r w:rsidRPr="00693DE7">
              <w:t>Redação e revisão da dissertação.</w:t>
            </w:r>
          </w:p>
        </w:tc>
      </w:tr>
      <w:tr w:rsidR="000752AD" w:rsidRPr="00693DE7" w14:paraId="32D0317A" w14:textId="77777777" w:rsidTr="000643CA">
        <w:tc>
          <w:tcPr>
            <w:tcW w:w="2405" w:type="dxa"/>
          </w:tcPr>
          <w:p w14:paraId="5060E61B" w14:textId="77777777" w:rsidR="000752AD" w:rsidRPr="00693DE7" w:rsidRDefault="000752AD" w:rsidP="000643CA">
            <w:pPr>
              <w:ind w:firstLine="0"/>
            </w:pPr>
            <w:r w:rsidRPr="00693DE7">
              <w:t>Novembro/2025</w:t>
            </w:r>
          </w:p>
        </w:tc>
        <w:tc>
          <w:tcPr>
            <w:tcW w:w="6656" w:type="dxa"/>
          </w:tcPr>
          <w:p w14:paraId="306877FF" w14:textId="77777777" w:rsidR="000752AD" w:rsidRPr="00693DE7" w:rsidRDefault="000752AD" w:rsidP="000643CA">
            <w:pPr>
              <w:ind w:firstLine="0"/>
            </w:pPr>
            <w:r w:rsidRPr="00693DE7">
              <w:t>Entrega da dissertação.</w:t>
            </w:r>
          </w:p>
        </w:tc>
      </w:tr>
    </w:tbl>
    <w:p w14:paraId="7806E5DD" w14:textId="77777777" w:rsidR="000752AD" w:rsidRPr="00693DE7" w:rsidRDefault="000752AD" w:rsidP="000752AD"/>
    <w:p w14:paraId="3BAD599A" w14:textId="77777777" w:rsidR="000752AD" w:rsidRPr="00693DE7" w:rsidRDefault="000752AD" w:rsidP="000752AD">
      <w:r w:rsidRPr="00693DE7">
        <w:br w:type="page"/>
      </w:r>
    </w:p>
    <w:p w14:paraId="04534EC7" w14:textId="77777777" w:rsidR="000752AD" w:rsidRPr="00693DE7" w:rsidRDefault="000752AD" w:rsidP="000752AD">
      <w:pPr>
        <w:pStyle w:val="Ttulo1"/>
      </w:pPr>
      <w:bookmarkStart w:id="76" w:name="_Toc193206967"/>
      <w:r w:rsidRPr="00693DE7">
        <w:lastRenderedPageBreak/>
        <w:t>Resultados e Discussão:</w:t>
      </w:r>
      <w:bookmarkEnd w:id="76"/>
    </w:p>
    <w:p w14:paraId="0B01D601" w14:textId="77777777" w:rsidR="000752AD" w:rsidRDefault="000752AD" w:rsidP="000752AD">
      <w:r w:rsidRPr="003D1D77">
        <w:t>Ao término do projeto, espera-se desenvolver um protótipo de aplicativo funcional capaz de realizar um georreferenciamento mínimo das parcelas descritas nos cadastros alfanuméricos dos municípios.</w:t>
      </w:r>
    </w:p>
    <w:p w14:paraId="607B9032" w14:textId="77777777" w:rsidR="000752AD" w:rsidRDefault="000752AD" w:rsidP="000752AD">
      <w:r w:rsidRPr="003D1D77">
        <w:t xml:space="preserve">Para comprovar a eficácia do aplicativo, será </w:t>
      </w:r>
      <w:r>
        <w:t xml:space="preserve">aplicada a metodologia desenvolvida em </w:t>
      </w:r>
      <w:r w:rsidRPr="003D1D77">
        <w:t xml:space="preserve">um município parceiro, com posterior cotejamento </w:t>
      </w:r>
      <w:r>
        <w:t>dos polígonos</w:t>
      </w:r>
      <w:r w:rsidRPr="003D1D77">
        <w:t xml:space="preserve"> das quadras sobre uma imagem de satélite</w:t>
      </w:r>
      <w:r>
        <w:t>. Também será feita uma</w:t>
      </w:r>
      <w:r w:rsidRPr="003D1D77">
        <w:t xml:space="preserve"> pesquisa de campo para validação dos resultados obtidos.</w:t>
      </w:r>
    </w:p>
    <w:p w14:paraId="7F57B1F7" w14:textId="77777777" w:rsidR="000752AD" w:rsidRPr="003D1D77" w:rsidRDefault="000752AD" w:rsidP="000752AD">
      <w:r w:rsidRPr="003D1D77">
        <w:t>Finalmente, serão apresentados os documentos do CIATA textualizados, juntamente com os algoritmos e códigos desenvolvidos, além de uma análise conclusiva do método em comparação com outros já consagrados.</w:t>
      </w:r>
    </w:p>
    <w:p w14:paraId="62534ED5" w14:textId="77777777" w:rsidR="000752AD" w:rsidRPr="00693DE7" w:rsidRDefault="000752AD" w:rsidP="000752AD">
      <w:pPr>
        <w:ind w:left="1440" w:firstLine="0"/>
        <w:rPr>
          <w:rFonts w:cs="Arial"/>
          <w:szCs w:val="24"/>
        </w:rPr>
      </w:pPr>
    </w:p>
    <w:p w14:paraId="31043631" w14:textId="77777777" w:rsidR="000752AD" w:rsidRPr="00693DE7" w:rsidRDefault="000752AD" w:rsidP="000752AD">
      <w:pPr>
        <w:pStyle w:val="Ttulo1"/>
        <w:pageBreakBefore/>
      </w:pPr>
      <w:bookmarkStart w:id="77" w:name="_Toc193206968"/>
      <w:r w:rsidRPr="00693DE7">
        <w:lastRenderedPageBreak/>
        <w:t>bibliografia</w:t>
      </w:r>
      <w:bookmarkEnd w:id="77"/>
    </w:p>
    <w:p w14:paraId="099FD676" w14:textId="77777777" w:rsidR="000752AD" w:rsidRPr="00AF363D" w:rsidRDefault="000752AD" w:rsidP="000752AD">
      <w:pPr>
        <w:pStyle w:val="Bibliografia"/>
        <w:jc w:val="left"/>
        <w:rPr>
          <w:rFonts w:cs="Arial"/>
        </w:rPr>
      </w:pPr>
      <w:r w:rsidRPr="00693DE7">
        <w:rPr>
          <w:rFonts w:cs="Arial"/>
          <w:szCs w:val="24"/>
        </w:rPr>
        <w:fldChar w:fldCharType="begin"/>
      </w:r>
      <w:r w:rsidRPr="00693DE7">
        <w:rPr>
          <w:rFonts w:cs="Arial"/>
          <w:szCs w:val="24"/>
        </w:rPr>
        <w:instrText xml:space="preserve"> ADDIN ZOTERO_BIBL {"uncited":[],"omitted":[],"custom":[]} CSL_BIBLIOGRAPHY </w:instrText>
      </w:r>
      <w:r w:rsidRPr="00693DE7">
        <w:rPr>
          <w:rFonts w:cs="Arial"/>
          <w:szCs w:val="24"/>
        </w:rPr>
        <w:fldChar w:fldCharType="separate"/>
      </w:r>
      <w:r w:rsidRPr="00AF363D">
        <w:rPr>
          <w:rFonts w:cs="Arial"/>
        </w:rPr>
        <w:t>AMORIM, A. Cadastro e gestão territorial: uma visão luso-brasileira para a implementação de sistemas de informação cadastral nos municípios. [</w:t>
      </w:r>
      <w:r w:rsidRPr="00AF363D">
        <w:rPr>
          <w:rFonts w:cs="Arial"/>
          <w:i/>
          <w:iCs/>
        </w:rPr>
        <w:t>S. l.</w:t>
      </w:r>
      <w:r w:rsidRPr="00AF363D">
        <w:rPr>
          <w:rFonts w:cs="Arial"/>
        </w:rPr>
        <w:t xml:space="preserve">]: Editora UNESP Digital, 2018. </w:t>
      </w:r>
    </w:p>
    <w:p w14:paraId="53F32C7B" w14:textId="77777777" w:rsidR="000752AD" w:rsidRPr="00AF363D" w:rsidRDefault="000752AD" w:rsidP="000752AD">
      <w:pPr>
        <w:pStyle w:val="Bibliografia"/>
        <w:rPr>
          <w:rFonts w:cs="Arial"/>
        </w:rPr>
      </w:pPr>
      <w:r w:rsidRPr="00AF363D">
        <w:rPr>
          <w:rFonts w:cs="Arial"/>
        </w:rPr>
        <w:t>BOSSLER, R. C. QGIS do ABC ao XYZ. [</w:t>
      </w:r>
      <w:r w:rsidRPr="00AF363D">
        <w:rPr>
          <w:rFonts w:cs="Arial"/>
          <w:i/>
          <w:iCs/>
        </w:rPr>
        <w:t>S. l.</w:t>
      </w:r>
      <w:r w:rsidRPr="00AF363D">
        <w:rPr>
          <w:rFonts w:cs="Arial"/>
        </w:rPr>
        <w:t xml:space="preserve">]: </w:t>
      </w:r>
      <w:proofErr w:type="spellStart"/>
      <w:r w:rsidRPr="00AF363D">
        <w:rPr>
          <w:rFonts w:cs="Arial"/>
        </w:rPr>
        <w:t>Íthala</w:t>
      </w:r>
      <w:proofErr w:type="spellEnd"/>
      <w:r w:rsidRPr="00AF363D">
        <w:rPr>
          <w:rFonts w:cs="Arial"/>
        </w:rPr>
        <w:t xml:space="preserve">, 2016. </w:t>
      </w:r>
    </w:p>
    <w:p w14:paraId="32FE4CB1" w14:textId="77777777" w:rsidR="000752AD" w:rsidRPr="00AF363D" w:rsidRDefault="000752AD" w:rsidP="000752AD">
      <w:pPr>
        <w:pStyle w:val="Bibliografia"/>
        <w:jc w:val="left"/>
        <w:rPr>
          <w:rFonts w:cs="Arial"/>
        </w:rPr>
      </w:pPr>
      <w:r w:rsidRPr="00AF363D">
        <w:rPr>
          <w:rFonts w:cs="Arial"/>
        </w:rPr>
        <w:t xml:space="preserve">CÂMARA, G.; DAVIS, C. Introdução. </w:t>
      </w:r>
      <w:r w:rsidRPr="00AF363D">
        <w:rPr>
          <w:rFonts w:cs="Arial"/>
          <w:i/>
          <w:iCs/>
        </w:rPr>
        <w:t>In</w:t>
      </w:r>
      <w:r w:rsidRPr="00AF363D">
        <w:rPr>
          <w:rFonts w:cs="Arial"/>
        </w:rPr>
        <w:t xml:space="preserve">: CÂMARA, G.; DAVIS, C.; MONTEIRO, A. M. V. (org.). Introdução à Ciência da Geoinformação. São Paulo: INPE, 2001. </w:t>
      </w:r>
    </w:p>
    <w:p w14:paraId="60D0EC41" w14:textId="77777777" w:rsidR="000752AD" w:rsidRPr="00AF363D" w:rsidRDefault="000752AD" w:rsidP="000752AD">
      <w:pPr>
        <w:pStyle w:val="Bibliografia"/>
        <w:jc w:val="left"/>
        <w:rPr>
          <w:rFonts w:cs="Arial"/>
        </w:rPr>
      </w:pPr>
      <w:r w:rsidRPr="00AF363D">
        <w:rPr>
          <w:rFonts w:cs="Arial"/>
        </w:rPr>
        <w:t xml:space="preserve">CÂMARA, G.; MONTEIRO, A. M. V. Conceitos básicos em ciência da geoinformação. </w:t>
      </w:r>
      <w:r w:rsidRPr="00AF363D">
        <w:rPr>
          <w:rFonts w:cs="Arial"/>
          <w:i/>
          <w:iCs/>
        </w:rPr>
        <w:t>In</w:t>
      </w:r>
      <w:r w:rsidRPr="00AF363D">
        <w:rPr>
          <w:rFonts w:cs="Arial"/>
        </w:rPr>
        <w:t xml:space="preserve">: CÂMARA, G.; DAVIS, C.; MONTEIRO, A. M. V. (org.). Introdução à ciência da geoinformação. São Paulo: INPE, 2001. </w:t>
      </w:r>
    </w:p>
    <w:p w14:paraId="4A045E2B" w14:textId="77777777" w:rsidR="000752AD" w:rsidRPr="00AF363D" w:rsidRDefault="000752AD" w:rsidP="000752AD">
      <w:pPr>
        <w:pStyle w:val="Bibliografia"/>
        <w:rPr>
          <w:rFonts w:cs="Arial"/>
          <w:lang w:val="en-US"/>
        </w:rPr>
      </w:pPr>
      <w:r w:rsidRPr="00AF363D">
        <w:rPr>
          <w:rFonts w:cs="Arial"/>
        </w:rPr>
        <w:t xml:space="preserve">CERUZZI, P. E. A </w:t>
      </w:r>
      <w:proofErr w:type="spellStart"/>
      <w:r w:rsidRPr="00AF363D">
        <w:rPr>
          <w:rFonts w:cs="Arial"/>
        </w:rPr>
        <w:t>history</w:t>
      </w:r>
      <w:proofErr w:type="spellEnd"/>
      <w:r w:rsidRPr="00AF363D">
        <w:rPr>
          <w:rFonts w:cs="Arial"/>
        </w:rPr>
        <w:t xml:space="preserve"> </w:t>
      </w:r>
      <w:proofErr w:type="spellStart"/>
      <w:r w:rsidRPr="00AF363D">
        <w:rPr>
          <w:rFonts w:cs="Arial"/>
        </w:rPr>
        <w:t>of</w:t>
      </w:r>
      <w:proofErr w:type="spellEnd"/>
      <w:r w:rsidRPr="00AF363D">
        <w:rPr>
          <w:rFonts w:cs="Arial"/>
        </w:rPr>
        <w:t xml:space="preserve"> </w:t>
      </w:r>
      <w:proofErr w:type="spellStart"/>
      <w:r w:rsidRPr="00AF363D">
        <w:rPr>
          <w:rFonts w:cs="Arial"/>
        </w:rPr>
        <w:t>modern</w:t>
      </w:r>
      <w:proofErr w:type="spellEnd"/>
      <w:r w:rsidRPr="00AF363D">
        <w:rPr>
          <w:rFonts w:cs="Arial"/>
        </w:rPr>
        <w:t xml:space="preserve"> </w:t>
      </w:r>
      <w:proofErr w:type="spellStart"/>
      <w:r w:rsidRPr="00AF363D">
        <w:rPr>
          <w:rFonts w:cs="Arial"/>
        </w:rPr>
        <w:t>computing</w:t>
      </w:r>
      <w:proofErr w:type="spellEnd"/>
      <w:r w:rsidRPr="00AF363D">
        <w:rPr>
          <w:rFonts w:cs="Arial"/>
        </w:rPr>
        <w:t xml:space="preserve">. </w:t>
      </w:r>
      <w:r w:rsidRPr="00AF363D">
        <w:rPr>
          <w:rFonts w:cs="Arial"/>
          <w:lang w:val="en-US"/>
        </w:rPr>
        <w:t xml:space="preserve">2nd </w:t>
      </w:r>
      <w:proofErr w:type="spellStart"/>
      <w:r w:rsidRPr="00AF363D">
        <w:rPr>
          <w:rFonts w:cs="Arial"/>
          <w:lang w:val="en-US"/>
        </w:rPr>
        <w:t>eded</w:t>
      </w:r>
      <w:proofErr w:type="spellEnd"/>
      <w:r w:rsidRPr="00AF363D">
        <w:rPr>
          <w:rFonts w:cs="Arial"/>
          <w:lang w:val="en-US"/>
        </w:rPr>
        <w:t xml:space="preserve">. London, </w:t>
      </w:r>
      <w:proofErr w:type="gramStart"/>
      <w:r w:rsidRPr="00AF363D">
        <w:rPr>
          <w:rFonts w:cs="Arial"/>
          <w:lang w:val="en-US"/>
        </w:rPr>
        <w:t>Eng. ;</w:t>
      </w:r>
      <w:proofErr w:type="gramEnd"/>
      <w:r w:rsidRPr="00AF363D">
        <w:rPr>
          <w:rFonts w:cs="Arial"/>
          <w:lang w:val="en-US"/>
        </w:rPr>
        <w:t xml:space="preserve"> Cambridge, Mass: MIT Press, 2003. </w:t>
      </w:r>
    </w:p>
    <w:p w14:paraId="249D6852" w14:textId="77777777" w:rsidR="000752AD" w:rsidRPr="00AF363D" w:rsidRDefault="000752AD" w:rsidP="000752AD">
      <w:pPr>
        <w:pStyle w:val="Bibliografia"/>
        <w:jc w:val="left"/>
        <w:rPr>
          <w:rFonts w:cs="Arial"/>
        </w:rPr>
      </w:pPr>
      <w:r w:rsidRPr="00AF363D">
        <w:rPr>
          <w:rFonts w:cs="Arial"/>
        </w:rPr>
        <w:t>CNM. Crise fiscal nos Municípios brasileiros. [</w:t>
      </w:r>
      <w:r w:rsidRPr="00AF363D">
        <w:rPr>
          <w:rFonts w:cs="Arial"/>
          <w:i/>
          <w:iCs/>
        </w:rPr>
        <w:t>S. l.</w:t>
      </w:r>
      <w:r w:rsidRPr="00AF363D">
        <w:rPr>
          <w:rFonts w:cs="Arial"/>
        </w:rPr>
        <w:t>]: CNM, 2024. Estudo Técnico. Disponível em: https://cnm.org.br/storage/biblioteca/2024/Estudos_tecnicos/202405_ET_CrisenosMunicipios_2023.pdf. Acesso em: 28 fev. 2025.</w:t>
      </w:r>
    </w:p>
    <w:p w14:paraId="45B7DD51" w14:textId="77777777" w:rsidR="000752AD" w:rsidRPr="00AF363D" w:rsidRDefault="000752AD" w:rsidP="000752AD">
      <w:pPr>
        <w:pStyle w:val="Bibliografia"/>
        <w:rPr>
          <w:rFonts w:cs="Arial"/>
        </w:rPr>
      </w:pPr>
      <w:r w:rsidRPr="00AF363D">
        <w:rPr>
          <w:rFonts w:cs="Arial"/>
        </w:rPr>
        <w:t>COELHO, V. B. N. Processamento de consultas em bancos de dados geográficos ambíguos. [</w:t>
      </w:r>
      <w:r w:rsidRPr="00AF363D">
        <w:rPr>
          <w:rFonts w:cs="Arial"/>
          <w:i/>
          <w:iCs/>
        </w:rPr>
        <w:t>s. l.</w:t>
      </w:r>
      <w:r w:rsidRPr="00AF363D">
        <w:rPr>
          <w:rFonts w:cs="Arial"/>
        </w:rPr>
        <w:t xml:space="preserve">], 2010. </w:t>
      </w:r>
    </w:p>
    <w:p w14:paraId="39B249DD" w14:textId="77777777" w:rsidR="000752AD" w:rsidRPr="00AF363D" w:rsidRDefault="000752AD" w:rsidP="000752AD">
      <w:pPr>
        <w:pStyle w:val="Bibliografia"/>
        <w:jc w:val="left"/>
        <w:rPr>
          <w:rFonts w:cs="Arial"/>
        </w:rPr>
      </w:pPr>
      <w:r w:rsidRPr="00AF363D">
        <w:rPr>
          <w:rFonts w:cs="Arial"/>
        </w:rPr>
        <w:t xml:space="preserve">CTN - LEI 5.172/1966. 25 out. 1966. Disponível em: https://www.camara.leg.br/proposicoesWeb/prop_mostrarintegra?codteor=290270. </w:t>
      </w:r>
    </w:p>
    <w:p w14:paraId="07C86A2C" w14:textId="77777777" w:rsidR="000752AD" w:rsidRPr="00AF363D" w:rsidRDefault="000752AD" w:rsidP="000752AD">
      <w:pPr>
        <w:pStyle w:val="Bibliografia"/>
        <w:rPr>
          <w:rFonts w:cs="Arial"/>
        </w:rPr>
      </w:pPr>
      <w:r w:rsidRPr="00AF363D">
        <w:rPr>
          <w:rFonts w:cs="Arial"/>
        </w:rPr>
        <w:t xml:space="preserve">CUNHA, E. </w:t>
      </w:r>
      <w:r w:rsidRPr="00AF363D">
        <w:rPr>
          <w:rFonts w:cs="Arial"/>
          <w:i/>
          <w:iCs/>
        </w:rPr>
        <w:t>et al.</w:t>
      </w:r>
      <w:r w:rsidRPr="00AF363D">
        <w:rPr>
          <w:rFonts w:cs="Arial"/>
        </w:rPr>
        <w:t xml:space="preserve"> O cadastro urbano no Brasil: histórico e evolução. Revista de Geografia e Ordenamento do Território, [</w:t>
      </w:r>
      <w:r w:rsidRPr="00AF363D">
        <w:rPr>
          <w:rFonts w:cs="Arial"/>
          <w:i/>
          <w:iCs/>
        </w:rPr>
        <w:t>s. l.</w:t>
      </w:r>
      <w:r w:rsidRPr="00AF363D">
        <w:rPr>
          <w:rFonts w:cs="Arial"/>
        </w:rPr>
        <w:t xml:space="preserve">], v. 0, n. 17, p. 55–74, 2019. </w:t>
      </w:r>
    </w:p>
    <w:p w14:paraId="2E9DC705" w14:textId="77777777" w:rsidR="000752AD" w:rsidRPr="00AF363D" w:rsidRDefault="000752AD" w:rsidP="000752AD">
      <w:pPr>
        <w:pStyle w:val="Bibliografia"/>
        <w:rPr>
          <w:rFonts w:cs="Arial"/>
        </w:rPr>
      </w:pPr>
      <w:r w:rsidRPr="00AF363D">
        <w:rPr>
          <w:rFonts w:cs="Arial"/>
        </w:rPr>
        <w:t xml:space="preserve">DATE, C. J. Introdução a sistemas de bancos de dados. 8. </w:t>
      </w:r>
      <w:proofErr w:type="spellStart"/>
      <w:r w:rsidRPr="00AF363D">
        <w:rPr>
          <w:rFonts w:cs="Arial"/>
        </w:rPr>
        <w:t>eded</w:t>
      </w:r>
      <w:proofErr w:type="spellEnd"/>
      <w:r w:rsidRPr="00AF363D">
        <w:rPr>
          <w:rFonts w:cs="Arial"/>
        </w:rPr>
        <w:t xml:space="preserve">. Rio de Janeiro: Campus, 2004. </w:t>
      </w:r>
    </w:p>
    <w:p w14:paraId="75E8C4A8" w14:textId="77777777" w:rsidR="000752AD" w:rsidRPr="00AF363D" w:rsidRDefault="000752AD" w:rsidP="000752AD">
      <w:pPr>
        <w:pStyle w:val="Bibliografia"/>
        <w:rPr>
          <w:rFonts w:cs="Arial"/>
        </w:rPr>
      </w:pPr>
      <w:r w:rsidRPr="00AF363D">
        <w:rPr>
          <w:rFonts w:cs="Arial"/>
          <w:lang w:val="en-US"/>
        </w:rPr>
        <w:t xml:space="preserve">ENEMARK, S.; MCLAREN, R.; LEMMEN, C. Fit-for-Purpose Land Administration—Providing Secure Land Rights at Scale. </w:t>
      </w:r>
      <w:r w:rsidRPr="00AF363D">
        <w:rPr>
          <w:rFonts w:cs="Arial"/>
        </w:rPr>
        <w:t>Land, [</w:t>
      </w:r>
      <w:r w:rsidRPr="00AF363D">
        <w:rPr>
          <w:rFonts w:cs="Arial"/>
          <w:i/>
          <w:iCs/>
        </w:rPr>
        <w:t>s. l.</w:t>
      </w:r>
      <w:r w:rsidRPr="00AF363D">
        <w:rPr>
          <w:rFonts w:cs="Arial"/>
        </w:rPr>
        <w:t xml:space="preserve">], v. 10, n. 9, p. 972, 2021. </w:t>
      </w:r>
    </w:p>
    <w:p w14:paraId="7DCD69EC" w14:textId="77777777" w:rsidR="000752AD" w:rsidRPr="00AF363D" w:rsidRDefault="000752AD" w:rsidP="000752AD">
      <w:pPr>
        <w:pStyle w:val="Bibliografia"/>
        <w:rPr>
          <w:rFonts w:cs="Arial"/>
        </w:rPr>
      </w:pPr>
      <w:r w:rsidRPr="00AF363D">
        <w:rPr>
          <w:rFonts w:cs="Arial"/>
        </w:rPr>
        <w:t xml:space="preserve">FITZ, P. R. Cartografia Básica. São Paulo: Oficina de Textos, 2008. </w:t>
      </w:r>
    </w:p>
    <w:p w14:paraId="4C657D8B" w14:textId="77777777" w:rsidR="000752AD" w:rsidRPr="00AF363D" w:rsidRDefault="000752AD" w:rsidP="000752AD">
      <w:pPr>
        <w:pStyle w:val="Bibliografia"/>
        <w:rPr>
          <w:rFonts w:cs="Arial"/>
        </w:rPr>
      </w:pPr>
      <w:r w:rsidRPr="00AF363D">
        <w:rPr>
          <w:rFonts w:cs="Arial"/>
        </w:rPr>
        <w:t xml:space="preserve">HANADA, E.; GONÇALVES, R. R. V. Introdução ao geoprocessamento: princípios básicos e aplicação. São Paulo: EMBRAPA, 2007. (Documentos 67). </w:t>
      </w:r>
    </w:p>
    <w:p w14:paraId="6C8E0C3E" w14:textId="77777777" w:rsidR="000752AD" w:rsidRPr="00AF363D" w:rsidRDefault="000752AD" w:rsidP="000752AD">
      <w:pPr>
        <w:pStyle w:val="Bibliografia"/>
        <w:jc w:val="left"/>
        <w:rPr>
          <w:rFonts w:cs="Arial"/>
          <w:lang w:val="en-US"/>
        </w:rPr>
      </w:pPr>
      <w:r w:rsidRPr="00AF363D">
        <w:rPr>
          <w:rFonts w:cs="Arial"/>
        </w:rPr>
        <w:t>IBGE. Censo 2022</w:t>
      </w:r>
      <w:proofErr w:type="gramStart"/>
      <w:r w:rsidRPr="00AF363D">
        <w:rPr>
          <w:rFonts w:cs="Arial"/>
        </w:rPr>
        <w:t>. ,</w:t>
      </w:r>
      <w:proofErr w:type="gramEnd"/>
      <w:r w:rsidRPr="00AF363D">
        <w:rPr>
          <w:rFonts w:cs="Arial"/>
        </w:rPr>
        <w:t xml:space="preserve"> 2022. Disponível em: https://www.ibge.gov.br/estatisticas/downloads-estatisticas.html?caminho=Censos/Censo_Demografico_2022/. </w:t>
      </w:r>
      <w:proofErr w:type="spellStart"/>
      <w:r w:rsidRPr="00AF363D">
        <w:rPr>
          <w:rFonts w:cs="Arial"/>
          <w:lang w:val="en-US"/>
        </w:rPr>
        <w:t>Acesso</w:t>
      </w:r>
      <w:proofErr w:type="spellEnd"/>
      <w:r w:rsidRPr="00AF363D">
        <w:rPr>
          <w:rFonts w:cs="Arial"/>
          <w:lang w:val="en-US"/>
        </w:rPr>
        <w:t xml:space="preserve"> </w:t>
      </w:r>
      <w:proofErr w:type="spellStart"/>
      <w:r w:rsidRPr="00AF363D">
        <w:rPr>
          <w:rFonts w:cs="Arial"/>
          <w:lang w:val="en-US"/>
        </w:rPr>
        <w:t>em</w:t>
      </w:r>
      <w:proofErr w:type="spellEnd"/>
      <w:r w:rsidRPr="00AF363D">
        <w:rPr>
          <w:rFonts w:cs="Arial"/>
          <w:lang w:val="en-US"/>
        </w:rPr>
        <w:t xml:space="preserve">: 2 </w:t>
      </w:r>
      <w:proofErr w:type="gramStart"/>
      <w:r w:rsidRPr="00AF363D">
        <w:rPr>
          <w:rFonts w:cs="Arial"/>
          <w:lang w:val="en-US"/>
        </w:rPr>
        <w:t>mar</w:t>
      </w:r>
      <w:proofErr w:type="gramEnd"/>
      <w:r w:rsidRPr="00AF363D">
        <w:rPr>
          <w:rFonts w:cs="Arial"/>
          <w:lang w:val="en-US"/>
        </w:rPr>
        <w:t>. 2025.</w:t>
      </w:r>
    </w:p>
    <w:p w14:paraId="2078A30E" w14:textId="77777777" w:rsidR="000752AD" w:rsidRPr="00AF363D" w:rsidRDefault="000752AD" w:rsidP="000752AD">
      <w:pPr>
        <w:pStyle w:val="Bibliografia"/>
        <w:jc w:val="left"/>
        <w:rPr>
          <w:rFonts w:cs="Arial"/>
        </w:rPr>
      </w:pPr>
      <w:r w:rsidRPr="00AF363D">
        <w:rPr>
          <w:rFonts w:cs="Arial"/>
          <w:lang w:val="en-US"/>
        </w:rPr>
        <w:t>RATIONAL SOFTWARE ARCHITECT STANDARD EDITION 7.5.5. [</w:t>
      </w:r>
      <w:r w:rsidRPr="00AF363D">
        <w:rPr>
          <w:rFonts w:cs="Arial"/>
          <w:i/>
          <w:iCs/>
          <w:lang w:val="en-US"/>
        </w:rPr>
        <w:t>S. l.</w:t>
      </w:r>
      <w:r w:rsidRPr="00AF363D">
        <w:rPr>
          <w:rFonts w:cs="Arial"/>
          <w:lang w:val="en-US"/>
        </w:rPr>
        <w:t xml:space="preserve">], 2021. </w:t>
      </w:r>
      <w:r w:rsidRPr="00AF363D">
        <w:rPr>
          <w:rFonts w:cs="Arial"/>
        </w:rPr>
        <w:t xml:space="preserve">Disponível em: https://www.ibm.com/docs/pt-br/rsas/7.5.0?topic=diagrams-relationships-in-class. Acesso em: 6 dez. 2024. </w:t>
      </w:r>
    </w:p>
    <w:p w14:paraId="4F1425BA" w14:textId="77777777" w:rsidR="000752AD" w:rsidRPr="00AF363D" w:rsidRDefault="000752AD" w:rsidP="000752AD">
      <w:pPr>
        <w:pStyle w:val="Bibliografia"/>
        <w:rPr>
          <w:rFonts w:cs="Arial"/>
        </w:rPr>
      </w:pPr>
      <w:r w:rsidRPr="00AF363D">
        <w:rPr>
          <w:rFonts w:cs="Arial"/>
        </w:rPr>
        <w:lastRenderedPageBreak/>
        <w:t xml:space="preserve">INPE, I. N. de P. E.-. Ajuda do SPRING. São José dos Campos: Instituto Nacional de Pesquisas Espaciais – INPE, 2012. </w:t>
      </w:r>
    </w:p>
    <w:p w14:paraId="52F84203" w14:textId="77777777" w:rsidR="000752AD" w:rsidRPr="00AF363D" w:rsidRDefault="000752AD" w:rsidP="000752AD">
      <w:pPr>
        <w:pStyle w:val="Bibliografia"/>
        <w:rPr>
          <w:rFonts w:cs="Arial"/>
          <w:lang w:val="en-US"/>
        </w:rPr>
      </w:pPr>
      <w:r w:rsidRPr="00AF363D">
        <w:rPr>
          <w:rFonts w:cs="Arial"/>
          <w:lang w:val="en-US"/>
        </w:rPr>
        <w:t xml:space="preserve">KALOGIANNI, E. </w:t>
      </w:r>
      <w:r w:rsidRPr="00AF363D">
        <w:rPr>
          <w:rFonts w:cs="Arial"/>
          <w:i/>
          <w:iCs/>
          <w:lang w:val="en-US"/>
        </w:rPr>
        <w:t>et al.</w:t>
      </w:r>
      <w:r w:rsidRPr="00AF363D">
        <w:rPr>
          <w:rFonts w:cs="Arial"/>
          <w:lang w:val="en-US"/>
        </w:rPr>
        <w:t xml:space="preserve"> Refining the survey model of the LADM ISO 19152–2: Land registration. Land Use Policy, [</w:t>
      </w:r>
      <w:r w:rsidRPr="00AF363D">
        <w:rPr>
          <w:rFonts w:cs="Arial"/>
          <w:i/>
          <w:iCs/>
          <w:lang w:val="en-US"/>
        </w:rPr>
        <w:t>s. l.</w:t>
      </w:r>
      <w:r w:rsidRPr="00AF363D">
        <w:rPr>
          <w:rFonts w:cs="Arial"/>
          <w:lang w:val="en-US"/>
        </w:rPr>
        <w:t xml:space="preserve">], v. 141, p. 107125, 2024. </w:t>
      </w:r>
    </w:p>
    <w:p w14:paraId="19094715" w14:textId="77777777" w:rsidR="000752AD" w:rsidRPr="00AF363D" w:rsidRDefault="000752AD" w:rsidP="000752AD">
      <w:pPr>
        <w:pStyle w:val="Bibliografia"/>
        <w:rPr>
          <w:rFonts w:cs="Arial"/>
        </w:rPr>
      </w:pPr>
      <w:r w:rsidRPr="008F7B70">
        <w:rPr>
          <w:rFonts w:cs="Arial"/>
          <w:lang w:val="en-US"/>
        </w:rPr>
        <w:t>LGPD - LEI N</w:t>
      </w:r>
      <w:r w:rsidRPr="008F7B70">
        <w:rPr>
          <w:rFonts w:cs="Arial"/>
          <w:vertAlign w:val="superscript"/>
          <w:lang w:val="en-US"/>
        </w:rPr>
        <w:t>o</w:t>
      </w:r>
      <w:r w:rsidRPr="008F7B70">
        <w:rPr>
          <w:rFonts w:cs="Arial"/>
          <w:lang w:val="en-US"/>
        </w:rPr>
        <w:t xml:space="preserve"> 13.709/2018. </w:t>
      </w:r>
      <w:r w:rsidRPr="00AF363D">
        <w:rPr>
          <w:rFonts w:cs="Arial"/>
        </w:rPr>
        <w:t xml:space="preserve">Congresso Nacional - Brasil. 14 ago. 2018. Disponível em: https://www2.camara.leg.br/legin/fed/lei/2018/lei-13709-14-agosto-2018-787077-publicacaooriginal-156212-pl.html. </w:t>
      </w:r>
    </w:p>
    <w:p w14:paraId="13F8A9E1" w14:textId="77777777" w:rsidR="000752AD" w:rsidRPr="00AF363D" w:rsidRDefault="000752AD" w:rsidP="000752AD">
      <w:pPr>
        <w:pStyle w:val="Bibliografia"/>
        <w:jc w:val="left"/>
        <w:rPr>
          <w:rFonts w:cs="Arial"/>
        </w:rPr>
      </w:pPr>
      <w:r w:rsidRPr="00AF363D">
        <w:rPr>
          <w:rFonts w:cs="Arial"/>
        </w:rPr>
        <w:t>MACEDO, D. Integração do Cadastro Único com Cadastro Nacional de Endereços para Fins Estatístico através da modelagem de um banco de dados espacial. [</w:t>
      </w:r>
      <w:r w:rsidRPr="00AF363D">
        <w:rPr>
          <w:rFonts w:cs="Arial"/>
          <w:i/>
          <w:iCs/>
        </w:rPr>
        <w:t>S. l.</w:t>
      </w:r>
      <w:r w:rsidRPr="00AF363D">
        <w:rPr>
          <w:rFonts w:cs="Arial"/>
        </w:rPr>
        <w:t>]: mds.gov.br, 2023. Disponível em: https://aplicacoes.mds.gov.br/sagi/pesquisas/documentos/relatorio/relatorio_270.pdf. Acesso em: 3 mar. 2025.</w:t>
      </w:r>
    </w:p>
    <w:p w14:paraId="4599C786" w14:textId="77777777" w:rsidR="000752AD" w:rsidRPr="00AF363D" w:rsidRDefault="000752AD" w:rsidP="000752AD">
      <w:pPr>
        <w:pStyle w:val="Bibliografia"/>
        <w:rPr>
          <w:rFonts w:cs="Arial"/>
        </w:rPr>
      </w:pPr>
      <w:r w:rsidRPr="00AF363D">
        <w:rPr>
          <w:rFonts w:cs="Arial"/>
        </w:rPr>
        <w:t>MÉTODOS E TÉCNICAS DE PESQUISA SOCIAL. [</w:t>
      </w:r>
      <w:r w:rsidRPr="00AF363D">
        <w:rPr>
          <w:rFonts w:cs="Arial"/>
          <w:i/>
          <w:iCs/>
        </w:rPr>
        <w:t>S. l.</w:t>
      </w:r>
      <w:r w:rsidRPr="00AF363D">
        <w:rPr>
          <w:rFonts w:cs="Arial"/>
        </w:rPr>
        <w:t xml:space="preserve">]: Editora Atlas Ltda, 2019. </w:t>
      </w:r>
    </w:p>
    <w:p w14:paraId="37882EA8" w14:textId="77777777" w:rsidR="000752AD" w:rsidRPr="00AF363D" w:rsidRDefault="000752AD" w:rsidP="000752AD">
      <w:pPr>
        <w:pStyle w:val="Bibliografia"/>
        <w:rPr>
          <w:rFonts w:cs="Arial"/>
        </w:rPr>
      </w:pPr>
      <w:r w:rsidRPr="00AF363D">
        <w:rPr>
          <w:rFonts w:cs="Arial"/>
        </w:rPr>
        <w:t>MF-CIATA. Manual do Cadastro Imobiliário - CIATA. [</w:t>
      </w:r>
      <w:r w:rsidRPr="00AF363D">
        <w:rPr>
          <w:rFonts w:cs="Arial"/>
          <w:i/>
          <w:iCs/>
        </w:rPr>
        <w:t>S. l.: s. n.</w:t>
      </w:r>
      <w:r w:rsidRPr="00AF363D">
        <w:rPr>
          <w:rFonts w:cs="Arial"/>
        </w:rPr>
        <w:t xml:space="preserve">], 1979. </w:t>
      </w:r>
    </w:p>
    <w:p w14:paraId="7E72A7BD" w14:textId="77777777" w:rsidR="000752AD" w:rsidRPr="00AF363D" w:rsidRDefault="000752AD" w:rsidP="000752AD">
      <w:pPr>
        <w:pStyle w:val="Bibliografia"/>
        <w:rPr>
          <w:rFonts w:cs="Arial"/>
        </w:rPr>
      </w:pPr>
      <w:r w:rsidRPr="00AF363D">
        <w:rPr>
          <w:rFonts w:cs="Arial"/>
        </w:rPr>
        <w:t>PANCHINIAK, T. Discussão sobre modelos conceituais relacionados ao cadastro territorial: estudo de caso de Joinville. [</w:t>
      </w:r>
      <w:r w:rsidRPr="00AF363D">
        <w:rPr>
          <w:rFonts w:cs="Arial"/>
          <w:i/>
          <w:iCs/>
        </w:rPr>
        <w:t>S. l.</w:t>
      </w:r>
      <w:r w:rsidRPr="00AF363D">
        <w:rPr>
          <w:rFonts w:cs="Arial"/>
        </w:rPr>
        <w:t xml:space="preserve">], 2017. Disponível em: https://repositorio.ufsc.br/handle/123456789/189319. Acesso em: 2 dez. 2024. </w:t>
      </w:r>
    </w:p>
    <w:p w14:paraId="0F99ED28" w14:textId="77777777" w:rsidR="000752AD" w:rsidRPr="00AF363D" w:rsidRDefault="000752AD" w:rsidP="000752AD">
      <w:pPr>
        <w:pStyle w:val="Bibliografia"/>
        <w:rPr>
          <w:rFonts w:cs="Arial"/>
        </w:rPr>
      </w:pPr>
      <w:r w:rsidRPr="00AF363D">
        <w:rPr>
          <w:rFonts w:cs="Arial"/>
        </w:rPr>
        <w:t>PORTAL NACIONAL DE CONTRATAÇÕES PÚBLICAS - PNCP. [</w:t>
      </w:r>
      <w:r w:rsidRPr="00AF363D">
        <w:rPr>
          <w:rFonts w:cs="Arial"/>
          <w:i/>
          <w:iCs/>
        </w:rPr>
        <w:t>S. l.</w:t>
      </w:r>
      <w:r w:rsidRPr="00AF363D">
        <w:rPr>
          <w:rFonts w:cs="Arial"/>
        </w:rPr>
        <w:t xml:space="preserve">], 2025. Disponível em: https://www.gov.br/pncp/pt-br. Acesso em: 21 fev. 2025. </w:t>
      </w:r>
    </w:p>
    <w:p w14:paraId="1F2BD5CD" w14:textId="77777777" w:rsidR="000752AD" w:rsidRPr="00AF363D" w:rsidRDefault="000752AD" w:rsidP="000752AD">
      <w:pPr>
        <w:pStyle w:val="Bibliografia"/>
        <w:rPr>
          <w:rFonts w:cs="Arial"/>
        </w:rPr>
      </w:pPr>
      <w:r w:rsidRPr="00AF363D">
        <w:rPr>
          <w:rFonts w:cs="Arial"/>
        </w:rPr>
        <w:t>PRODANOV, C. C. Metodologia do trabalho científico: métodos e técnicas da pesquisa e do trabalho acadêmico. [</w:t>
      </w:r>
      <w:r w:rsidRPr="00AF363D">
        <w:rPr>
          <w:rFonts w:cs="Arial"/>
          <w:i/>
          <w:iCs/>
        </w:rPr>
        <w:t>S. l.</w:t>
      </w:r>
      <w:r w:rsidRPr="00AF363D">
        <w:rPr>
          <w:rFonts w:cs="Arial"/>
        </w:rPr>
        <w:t xml:space="preserve">]: Universidade </w:t>
      </w:r>
      <w:proofErr w:type="spellStart"/>
      <w:r w:rsidRPr="00AF363D">
        <w:rPr>
          <w:rFonts w:cs="Arial"/>
        </w:rPr>
        <w:t>Feevale</w:t>
      </w:r>
      <w:proofErr w:type="spellEnd"/>
      <w:r w:rsidRPr="00AF363D">
        <w:rPr>
          <w:rFonts w:cs="Arial"/>
        </w:rPr>
        <w:t xml:space="preserve">, 2012. </w:t>
      </w:r>
    </w:p>
    <w:p w14:paraId="6FB5CAC6" w14:textId="77777777" w:rsidR="000752AD" w:rsidRPr="00AF363D" w:rsidRDefault="000752AD" w:rsidP="000752AD">
      <w:pPr>
        <w:pStyle w:val="Bibliografia"/>
        <w:rPr>
          <w:rFonts w:cs="Arial"/>
        </w:rPr>
      </w:pPr>
      <w:r w:rsidRPr="00AF363D">
        <w:rPr>
          <w:rFonts w:cs="Arial"/>
        </w:rPr>
        <w:t xml:space="preserve">SILVA, E. da. Cadastro Territorial Multifinalitário aplicado à gestão municipal. Florianópolis, SC: </w:t>
      </w:r>
      <w:proofErr w:type="spellStart"/>
      <w:r w:rsidRPr="00AF363D">
        <w:rPr>
          <w:rFonts w:cs="Arial"/>
        </w:rPr>
        <w:t>Ufsc</w:t>
      </w:r>
      <w:proofErr w:type="spellEnd"/>
      <w:r w:rsidRPr="00AF363D">
        <w:rPr>
          <w:rFonts w:cs="Arial"/>
        </w:rPr>
        <w:t xml:space="preserve">, 2023. </w:t>
      </w:r>
    </w:p>
    <w:p w14:paraId="2C30FBB4" w14:textId="77777777" w:rsidR="000752AD" w:rsidRPr="00AF363D" w:rsidRDefault="000752AD" w:rsidP="000752AD">
      <w:pPr>
        <w:pStyle w:val="Bibliografia"/>
        <w:jc w:val="left"/>
        <w:rPr>
          <w:rFonts w:cs="Arial"/>
        </w:rPr>
      </w:pPr>
      <w:r w:rsidRPr="00AF363D">
        <w:rPr>
          <w:rFonts w:cs="Arial"/>
        </w:rPr>
        <w:t xml:space="preserve">SISCONFI/STN. </w:t>
      </w:r>
      <w:proofErr w:type="spellStart"/>
      <w:r w:rsidRPr="00AF363D">
        <w:rPr>
          <w:rFonts w:cs="Arial"/>
        </w:rPr>
        <w:t>siconfi</w:t>
      </w:r>
      <w:proofErr w:type="spellEnd"/>
      <w:proofErr w:type="gramStart"/>
      <w:r w:rsidRPr="00AF363D">
        <w:rPr>
          <w:rFonts w:cs="Arial"/>
        </w:rPr>
        <w:t>. ,</w:t>
      </w:r>
      <w:proofErr w:type="gramEnd"/>
      <w:r w:rsidRPr="00AF363D">
        <w:rPr>
          <w:rFonts w:cs="Arial"/>
        </w:rPr>
        <w:t xml:space="preserve"> 2023. Disponível em: https://siconfi.tesouro.gov.br/siconfi/pages/public/sti/iframe_sti.jsf. Acesso em: 28 fev. 2025.</w:t>
      </w:r>
    </w:p>
    <w:p w14:paraId="6E34DFE9" w14:textId="77777777" w:rsidR="000752AD" w:rsidRPr="00693DE7" w:rsidRDefault="000752AD" w:rsidP="000752AD">
      <w:pPr>
        <w:jc w:val="left"/>
        <w:rPr>
          <w:rFonts w:cs="Arial"/>
          <w:szCs w:val="24"/>
        </w:rPr>
      </w:pPr>
      <w:r w:rsidRPr="00693DE7">
        <w:rPr>
          <w:rFonts w:cs="Arial"/>
          <w:szCs w:val="24"/>
        </w:rPr>
        <w:fldChar w:fldCharType="end"/>
      </w:r>
    </w:p>
    <w:p w14:paraId="7D7EDE55" w14:textId="77777777" w:rsidR="000752AD" w:rsidRPr="00693DE7" w:rsidRDefault="000752AD" w:rsidP="000752AD"/>
    <w:p w14:paraId="07246A47" w14:textId="77777777" w:rsidR="000752AD" w:rsidRDefault="000752AD" w:rsidP="000752AD">
      <w:pPr>
        <w:ind w:firstLine="0"/>
      </w:pPr>
    </w:p>
    <w:p w14:paraId="613809C9" w14:textId="021F1D95" w:rsidR="00AD08F9" w:rsidRPr="000752AD" w:rsidRDefault="00AD08F9" w:rsidP="000752AD"/>
    <w:sectPr w:rsidR="00AD08F9" w:rsidRPr="000752AD" w:rsidSect="00E473BB">
      <w:headerReference w:type="default" r:id="rId20"/>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591E97" w14:textId="77777777" w:rsidR="00F028DD" w:rsidRPr="00B322C5" w:rsidRDefault="00F028DD" w:rsidP="00362BEC">
      <w:pPr>
        <w:spacing w:line="240" w:lineRule="auto"/>
      </w:pPr>
      <w:r w:rsidRPr="00B322C5">
        <w:separator/>
      </w:r>
    </w:p>
  </w:endnote>
  <w:endnote w:type="continuationSeparator" w:id="0">
    <w:p w14:paraId="48051C32" w14:textId="77777777" w:rsidR="00F028DD" w:rsidRPr="00B322C5" w:rsidRDefault="00F028DD" w:rsidP="00362BEC">
      <w:pPr>
        <w:spacing w:line="240" w:lineRule="auto"/>
      </w:pPr>
      <w:r w:rsidRPr="00B322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3FF2AB" w14:textId="77777777" w:rsidR="00F028DD" w:rsidRPr="00B322C5" w:rsidRDefault="00F028DD" w:rsidP="00802B3F">
      <w:pPr>
        <w:spacing w:line="240" w:lineRule="auto"/>
        <w:ind w:firstLine="0"/>
      </w:pPr>
      <w:r w:rsidRPr="00B322C5">
        <w:separator/>
      </w:r>
    </w:p>
  </w:footnote>
  <w:footnote w:type="continuationSeparator" w:id="0">
    <w:p w14:paraId="3BF5268F" w14:textId="77777777" w:rsidR="00F028DD" w:rsidRPr="00B322C5" w:rsidRDefault="00F028DD" w:rsidP="00362BEC">
      <w:pPr>
        <w:spacing w:line="240" w:lineRule="auto"/>
      </w:pPr>
      <w:r w:rsidRPr="00B322C5">
        <w:continuationSeparator/>
      </w:r>
    </w:p>
  </w:footnote>
  <w:footnote w:id="1">
    <w:p w14:paraId="285A18FE" w14:textId="77777777" w:rsidR="000752AD" w:rsidRPr="00693DE7" w:rsidRDefault="000752AD" w:rsidP="000752AD">
      <w:pPr>
        <w:pStyle w:val="Textodenotaderodap"/>
        <w:ind w:firstLine="0"/>
      </w:pPr>
      <w:r w:rsidRPr="00693DE7">
        <w:rPr>
          <w:rStyle w:val="Refdenotaderodap"/>
        </w:rPr>
        <w:footnoteRef/>
      </w:r>
      <w:r w:rsidRPr="00693DE7">
        <w:t xml:space="preserve"> Segundo classificação da CNM, municípios com menos de 50 mil habitantes são considerados pequenos.</w:t>
      </w:r>
    </w:p>
  </w:footnote>
  <w:footnote w:id="2">
    <w:p w14:paraId="237D9693" w14:textId="77777777" w:rsidR="000752AD" w:rsidRPr="00693DE7" w:rsidRDefault="000752AD" w:rsidP="000752AD">
      <w:pPr>
        <w:pStyle w:val="Textodenotaderodap"/>
        <w:ind w:firstLine="0"/>
      </w:pPr>
      <w:r w:rsidRPr="00693DE7">
        <w:rPr>
          <w:rStyle w:val="Refdenotaderodap"/>
        </w:rPr>
        <w:footnoteRef/>
      </w:r>
      <w:r w:rsidRPr="00693DE7">
        <w:t xml:space="preserve"> 130 municípios não tinham uma conta para o IPTU em sua contabilidade em 2023.</w:t>
      </w:r>
    </w:p>
  </w:footnote>
  <w:footnote w:id="3">
    <w:p w14:paraId="24065820" w14:textId="77777777" w:rsidR="000752AD" w:rsidRPr="00693DE7" w:rsidRDefault="000752AD" w:rsidP="000752AD">
      <w:pPr>
        <w:pStyle w:val="Textodenotaderodap"/>
        <w:ind w:firstLine="0"/>
      </w:pPr>
      <w:r w:rsidRPr="00693DE7">
        <w:rPr>
          <w:rStyle w:val="Refdenotaderodap"/>
        </w:rPr>
        <w:footnoteRef/>
      </w:r>
      <w:r w:rsidRPr="00693DE7">
        <w:t xml:space="preserve"> Miraselva - PR</w:t>
      </w:r>
    </w:p>
  </w:footnote>
  <w:footnote w:id="4">
    <w:p w14:paraId="226F8B7C" w14:textId="77777777" w:rsidR="000752AD" w:rsidRPr="00693DE7" w:rsidRDefault="000752AD" w:rsidP="000752AD">
      <w:pPr>
        <w:pStyle w:val="Textodenotaderodap"/>
        <w:ind w:firstLine="0"/>
      </w:pPr>
      <w:r w:rsidRPr="00693DE7">
        <w:rPr>
          <w:rStyle w:val="Refdenotaderodap"/>
        </w:rPr>
        <w:footnoteRef/>
      </w:r>
      <w:r w:rsidRPr="00693DE7">
        <w:t xml:space="preserve"> Parazinho - RN</w:t>
      </w:r>
    </w:p>
  </w:footnote>
  <w:footnote w:id="5">
    <w:p w14:paraId="2C46CEF1" w14:textId="77777777" w:rsidR="000752AD" w:rsidRPr="00693DE7" w:rsidRDefault="000752AD" w:rsidP="000752AD">
      <w:pPr>
        <w:pStyle w:val="Textodenotaderodap"/>
        <w:ind w:firstLine="0"/>
      </w:pPr>
      <w:r w:rsidRPr="00693DE7">
        <w:rPr>
          <w:rStyle w:val="Refdenotaderodap"/>
        </w:rPr>
        <w:footnoteRef/>
      </w:r>
      <w:r w:rsidRPr="00693DE7">
        <w:t xml:space="preserve"> Serra da Saudade - MG</w:t>
      </w:r>
    </w:p>
  </w:footnote>
  <w:footnote w:id="6">
    <w:p w14:paraId="337DC48D" w14:textId="77777777" w:rsidR="000752AD" w:rsidRPr="00693DE7" w:rsidRDefault="000752AD" w:rsidP="000752AD">
      <w:pPr>
        <w:pStyle w:val="Textodenotaderodap"/>
        <w:ind w:firstLine="0"/>
      </w:pPr>
      <w:r w:rsidRPr="00693DE7">
        <w:rPr>
          <w:rStyle w:val="Refdenotaderodap"/>
        </w:rPr>
        <w:footnoteRef/>
      </w:r>
      <w:r w:rsidRPr="00693DE7">
        <w:t xml:space="preserve"> Canaã dos Carajás - PA</w:t>
      </w:r>
    </w:p>
  </w:footnote>
  <w:footnote w:id="7">
    <w:p w14:paraId="7AEA1642" w14:textId="77777777" w:rsidR="000752AD" w:rsidRPr="00693DE7" w:rsidRDefault="000752AD" w:rsidP="000752AD">
      <w:pPr>
        <w:pStyle w:val="Textodenotaderodap"/>
        <w:ind w:firstLine="0"/>
      </w:pPr>
      <w:r w:rsidRPr="00693DE7">
        <w:rPr>
          <w:rStyle w:val="Refdenotaderodap"/>
        </w:rPr>
        <w:footnoteRef/>
      </w:r>
      <w:r w:rsidRPr="00693DE7">
        <w:t xml:space="preserve"> </w:t>
      </w:r>
      <w:proofErr w:type="spellStart"/>
      <w:r w:rsidRPr="00693DE7">
        <w:t>Xangri-lá</w:t>
      </w:r>
      <w:proofErr w:type="spellEnd"/>
      <w:r w:rsidRPr="00693DE7">
        <w:t xml:space="preserve"> - RS</w:t>
      </w:r>
    </w:p>
  </w:footnote>
  <w:footnote w:id="8">
    <w:p w14:paraId="0164D54C" w14:textId="77777777" w:rsidR="000752AD" w:rsidRPr="00693DE7" w:rsidRDefault="000752AD" w:rsidP="000752AD">
      <w:pPr>
        <w:pStyle w:val="Textodenotaderodap"/>
        <w:ind w:firstLine="0"/>
      </w:pPr>
      <w:r w:rsidRPr="00693DE7">
        <w:rPr>
          <w:rStyle w:val="Refdenotaderodap"/>
        </w:rPr>
        <w:footnoteRef/>
      </w:r>
      <w:r w:rsidRPr="00693DE7">
        <w:t xml:space="preserve"> Goianira – GO</w:t>
      </w:r>
    </w:p>
    <w:p w14:paraId="145766B4" w14:textId="77777777" w:rsidR="000752AD" w:rsidRPr="00693DE7" w:rsidRDefault="000752AD" w:rsidP="000752AD">
      <w:pPr>
        <w:pStyle w:val="Textodenotaderodap"/>
      </w:pPr>
    </w:p>
  </w:footnote>
  <w:footnote w:id="9">
    <w:p w14:paraId="780BD3AA" w14:textId="77777777" w:rsidR="000752AD" w:rsidRPr="00693DE7" w:rsidRDefault="000752AD" w:rsidP="000752AD">
      <w:pPr>
        <w:pStyle w:val="Textodenotaderodap"/>
      </w:pPr>
      <w:r w:rsidRPr="00693DE7">
        <w:rPr>
          <w:rStyle w:val="Refdenotaderodap"/>
        </w:rPr>
        <w:footnoteRef/>
      </w:r>
      <w:r w:rsidRPr="00693DE7">
        <w:t xml:space="preserve"> XML (</w:t>
      </w:r>
      <w:proofErr w:type="spellStart"/>
      <w:r w:rsidRPr="00693DE7">
        <w:t>Extensible</w:t>
      </w:r>
      <w:proofErr w:type="spellEnd"/>
      <w:r w:rsidRPr="00693DE7">
        <w:t xml:space="preserve"> Markup </w:t>
      </w:r>
      <w:proofErr w:type="spellStart"/>
      <w:r w:rsidRPr="00693DE7">
        <w:t>Language</w:t>
      </w:r>
      <w:proofErr w:type="spellEnd"/>
      <w:r w:rsidRPr="00693DE7">
        <w:t>), JSON (</w:t>
      </w:r>
      <w:proofErr w:type="spellStart"/>
      <w:r w:rsidRPr="00693DE7">
        <w:t>JavaScript</w:t>
      </w:r>
      <w:proofErr w:type="spellEnd"/>
      <w:r w:rsidRPr="00693DE7">
        <w:t xml:space="preserve"> </w:t>
      </w:r>
      <w:proofErr w:type="spellStart"/>
      <w:r w:rsidRPr="00693DE7">
        <w:t>Object</w:t>
      </w:r>
      <w:proofErr w:type="spellEnd"/>
      <w:r w:rsidRPr="00693DE7">
        <w:t xml:space="preserve"> </w:t>
      </w:r>
      <w:proofErr w:type="spellStart"/>
      <w:r w:rsidRPr="00693DE7">
        <w:t>Notation</w:t>
      </w:r>
      <w:proofErr w:type="spellEnd"/>
      <w:r w:rsidRPr="00693DE7">
        <w:t>) e CSV (</w:t>
      </w:r>
      <w:proofErr w:type="spellStart"/>
      <w:r w:rsidRPr="00693DE7">
        <w:t>Comma-Separated</w:t>
      </w:r>
      <w:proofErr w:type="spellEnd"/>
      <w:r w:rsidRPr="00693DE7">
        <w:t xml:space="preserve"> </w:t>
      </w:r>
      <w:proofErr w:type="spellStart"/>
      <w:r w:rsidRPr="00693DE7">
        <w:t>Values</w:t>
      </w:r>
      <w:proofErr w:type="spellEnd"/>
      <w:r w:rsidRPr="00693DE7">
        <w:t>) são formatos de arquivo utilizados para armazenar e trocar dados. Cada formato tem suas vantagens: XML é robusto e estruturado, JSON é leve e fácil de interpretar, enquanto CSV é simples e eficiente para manipulação tabular.</w:t>
      </w:r>
    </w:p>
  </w:footnote>
  <w:footnote w:id="10">
    <w:p w14:paraId="78C42903" w14:textId="77777777" w:rsidR="000752AD" w:rsidRPr="00EF0800" w:rsidRDefault="000752AD" w:rsidP="000752AD">
      <w:pPr>
        <w:pStyle w:val="Textodenotaderodap"/>
      </w:pPr>
      <w:r w:rsidRPr="00693DE7">
        <w:rPr>
          <w:rStyle w:val="Refdenotaderodap"/>
        </w:rPr>
        <w:footnoteRef/>
      </w:r>
      <w:r w:rsidRPr="00693DE7">
        <w:t xml:space="preserve"> </w:t>
      </w:r>
      <w:hyperlink r:id="rId1" w:history="1">
        <w:r w:rsidRPr="00693DE7">
          <w:rPr>
            <w:rStyle w:val="Hyperlink"/>
          </w:rPr>
          <w:t>https://www.ibge.gov.br/estatisticas/sociais/populacao/38734-cadastro-nacional-de-enderecos-para-fins-estatisticos.html?edicao=41843&amp;t=downloads</w:t>
        </w:r>
      </w:hyperlink>
      <w:r w:rsidRPr="00693DE7">
        <w:t xml:space="preserve"> – acesso em 10/03/2025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77777777" w:rsidR="00E103EF" w:rsidRPr="00B322C5" w:rsidRDefault="00E103EF" w:rsidP="00286FDA">
        <w:pPr>
          <w:pStyle w:val="Cabealho"/>
          <w:jc w:val="right"/>
          <w:rPr>
            <w:sz w:val="20"/>
            <w:szCs w:val="20"/>
          </w:rPr>
        </w:pPr>
        <w:r w:rsidRPr="00B322C5">
          <w:rPr>
            <w:rFonts w:cs="Arial"/>
            <w:sz w:val="20"/>
            <w:szCs w:val="20"/>
          </w:rPr>
          <w:fldChar w:fldCharType="begin"/>
        </w:r>
        <w:r w:rsidRPr="00B322C5">
          <w:rPr>
            <w:rFonts w:cs="Arial"/>
            <w:sz w:val="20"/>
            <w:szCs w:val="20"/>
          </w:rPr>
          <w:instrText>PAGE   \* MERGEFORMAT</w:instrText>
        </w:r>
        <w:r w:rsidRPr="00B322C5">
          <w:rPr>
            <w:rFonts w:cs="Arial"/>
            <w:sz w:val="20"/>
            <w:szCs w:val="20"/>
          </w:rPr>
          <w:fldChar w:fldCharType="separate"/>
        </w:r>
        <w:r w:rsidR="00B632B5" w:rsidRPr="00B322C5">
          <w:rPr>
            <w:rFonts w:cs="Arial"/>
            <w:sz w:val="20"/>
            <w:szCs w:val="20"/>
          </w:rPr>
          <w:t>35</w:t>
        </w:r>
        <w:r w:rsidRPr="00B322C5">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D76C1"/>
    <w:multiLevelType w:val="multilevel"/>
    <w:tmpl w:val="A168A9F2"/>
    <w:lvl w:ilvl="0">
      <w:start w:val="1"/>
      <w:numFmt w:val="decimal"/>
      <w:lvlText w:val="%1"/>
      <w:lvlJc w:val="left"/>
      <w:pPr>
        <w:ind w:left="360" w:hanging="360"/>
      </w:pPr>
      <w:rPr>
        <w:rFonts w:ascii="Arial" w:hAnsi="Arial" w:hint="default"/>
        <w:b w:val="0"/>
        <w:i w:val="0"/>
        <w:caps/>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755258"/>
    <w:multiLevelType w:val="hybridMultilevel"/>
    <w:tmpl w:val="EE28F4BE"/>
    <w:lvl w:ilvl="0" w:tplc="FFFFFFFF">
      <w:start w:val="1"/>
      <w:numFmt w:val="lowerLetter"/>
      <w:lvlText w:val="%1)"/>
      <w:lvlJc w:val="left"/>
      <w:pPr>
        <w:ind w:left="1211" w:hanging="360"/>
      </w:pPr>
      <w:rPr>
        <w:rFonts w:hint="default"/>
      </w:rPr>
    </w:lvl>
    <w:lvl w:ilvl="1" w:tplc="FFFFFFFF">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 w15:restartNumberingAfterBreak="0">
    <w:nsid w:val="07FE38E8"/>
    <w:multiLevelType w:val="multilevel"/>
    <w:tmpl w:val="C50CFC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187475"/>
    <w:multiLevelType w:val="hybridMultilevel"/>
    <w:tmpl w:val="11FE8F86"/>
    <w:lvl w:ilvl="0" w:tplc="69AC4720">
      <w:start w:val="1"/>
      <w:numFmt w:val="decimal"/>
      <w:lvlText w:val="%1"/>
      <w:lvlJc w:val="left"/>
      <w:pPr>
        <w:ind w:left="360" w:hanging="360"/>
      </w:pPr>
      <w:rPr>
        <w:rFonts w:ascii="Arial" w:hAnsi="Arial" w:hint="default"/>
        <w:b w:val="0"/>
        <w:i w:val="0"/>
        <w:caps w:val="0"/>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4" w15:restartNumberingAfterBreak="0">
    <w:nsid w:val="0E532811"/>
    <w:multiLevelType w:val="multilevel"/>
    <w:tmpl w:val="74A2F5D6"/>
    <w:lvl w:ilvl="0">
      <w:start w:val="1"/>
      <w:numFmt w:val="decimal"/>
      <w:lvlText w:val="%1"/>
      <w:lvlJc w:val="left"/>
      <w:pPr>
        <w:ind w:left="360" w:hanging="36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581813"/>
    <w:multiLevelType w:val="hybridMultilevel"/>
    <w:tmpl w:val="74AC6A4A"/>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209060C5"/>
    <w:multiLevelType w:val="hybridMultilevel"/>
    <w:tmpl w:val="6BC6120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7"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8" w15:restartNumberingAfterBreak="0">
    <w:nsid w:val="23C15A68"/>
    <w:multiLevelType w:val="hybridMultilevel"/>
    <w:tmpl w:val="17EC3C26"/>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9" w15:restartNumberingAfterBreak="0">
    <w:nsid w:val="25C06630"/>
    <w:multiLevelType w:val="multilevel"/>
    <w:tmpl w:val="020CDC14"/>
    <w:lvl w:ilvl="0">
      <w:start w:val="1"/>
      <w:numFmt w:val="decimal"/>
      <w:lvlText w:val="%1"/>
      <w:lvlJc w:val="left"/>
      <w:pPr>
        <w:ind w:left="360" w:hanging="360"/>
      </w:pPr>
      <w:rPr>
        <w:rFonts w:ascii="Arial" w:hAnsi="Arial" w:hint="default"/>
        <w:b w:val="0"/>
        <w:i w:val="0"/>
        <w:caps/>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2" w:hanging="432"/>
      </w:pPr>
      <w:rPr>
        <w:rFonts w:ascii="Arial" w:hAnsi="Arial" w:hint="default"/>
        <w:b w:val="0"/>
        <w:i w:val="0"/>
        <w:caps/>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254BE4"/>
    <w:multiLevelType w:val="hybridMultilevel"/>
    <w:tmpl w:val="4C1C5EF8"/>
    <w:lvl w:ilvl="0" w:tplc="70501D0A">
      <w:start w:val="1"/>
      <w:numFmt w:val="decimal"/>
      <w:lvlText w:val="%1"/>
      <w:lvlJc w:val="left"/>
      <w:pPr>
        <w:ind w:left="1080" w:hanging="360"/>
      </w:pPr>
      <w:rPr>
        <w:rFonts w:ascii="Arial" w:hAnsi="Arial" w:hint="default"/>
        <w:b w:val="0"/>
        <w:i w:val="0"/>
        <w:caps w:val="0"/>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3B6F59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D94B18"/>
    <w:multiLevelType w:val="hybridMultilevel"/>
    <w:tmpl w:val="72DCD9C0"/>
    <w:lvl w:ilvl="0" w:tplc="04160011">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3" w15:restartNumberingAfterBreak="0">
    <w:nsid w:val="42FC0BDF"/>
    <w:multiLevelType w:val="hybridMultilevel"/>
    <w:tmpl w:val="5664CEFC"/>
    <w:lvl w:ilvl="0" w:tplc="04160001">
      <w:start w:val="1"/>
      <w:numFmt w:val="bullet"/>
      <w:lvlText w:val=""/>
      <w:lvlJc w:val="left"/>
      <w:pPr>
        <w:ind w:left="1211" w:hanging="360"/>
      </w:pPr>
      <w:rPr>
        <w:rFonts w:ascii="Symbol" w:hAnsi="Symbol" w:hint="default"/>
      </w:rPr>
    </w:lvl>
    <w:lvl w:ilvl="1" w:tplc="04160003">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14" w15:restartNumberingAfterBreak="0">
    <w:nsid w:val="43277CF9"/>
    <w:multiLevelType w:val="multilevel"/>
    <w:tmpl w:val="3766A892"/>
    <w:lvl w:ilvl="0">
      <w:start w:val="1"/>
      <w:numFmt w:val="decimal"/>
      <w:suff w:val="space"/>
      <w:lvlText w:val="%1"/>
      <w:lvlJc w:val="left"/>
      <w:pPr>
        <w:ind w:left="284" w:hanging="284"/>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454" w:hanging="284"/>
      </w:pPr>
      <w:rPr>
        <w:rFonts w:ascii="Arial" w:hAnsi="Arial" w:hint="default"/>
        <w:caps/>
        <w:strike w:val="0"/>
        <w:dstrike w:val="0"/>
        <w:vanish w:val="0"/>
        <w:sz w:val="24"/>
        <w:u w:val="none"/>
        <w:vertAlign w:val="baseline"/>
      </w:rPr>
    </w:lvl>
    <w:lvl w:ilvl="2">
      <w:start w:val="1"/>
      <w:numFmt w:val="decimal"/>
      <w:lvlText w:val="%1.%2.%3."/>
      <w:lvlJc w:val="left"/>
      <w:pPr>
        <w:ind w:left="624" w:hanging="284"/>
      </w:pPr>
      <w:rPr>
        <w:rFonts w:hint="default"/>
      </w:rPr>
    </w:lvl>
    <w:lvl w:ilvl="3">
      <w:start w:val="1"/>
      <w:numFmt w:val="decimal"/>
      <w:lvlText w:val="%1.%2.%3.%4."/>
      <w:lvlJc w:val="left"/>
      <w:pPr>
        <w:ind w:left="794" w:hanging="284"/>
      </w:pPr>
      <w:rPr>
        <w:rFonts w:hint="default"/>
      </w:rPr>
    </w:lvl>
    <w:lvl w:ilvl="4">
      <w:start w:val="1"/>
      <w:numFmt w:val="decimal"/>
      <w:lvlText w:val="%1.%2.%3.%4.%5."/>
      <w:lvlJc w:val="left"/>
      <w:pPr>
        <w:ind w:left="964" w:hanging="284"/>
      </w:pPr>
      <w:rPr>
        <w:rFonts w:hint="default"/>
      </w:rPr>
    </w:lvl>
    <w:lvl w:ilvl="5">
      <w:start w:val="1"/>
      <w:numFmt w:val="decimal"/>
      <w:lvlText w:val="%1.%2.%3.%4.%5.%6."/>
      <w:lvlJc w:val="left"/>
      <w:pPr>
        <w:ind w:left="1134" w:hanging="284"/>
      </w:pPr>
      <w:rPr>
        <w:rFonts w:hint="default"/>
      </w:rPr>
    </w:lvl>
    <w:lvl w:ilvl="6">
      <w:start w:val="1"/>
      <w:numFmt w:val="decimal"/>
      <w:lvlText w:val="%1.%2.%3.%4.%5.%6.%7."/>
      <w:lvlJc w:val="left"/>
      <w:pPr>
        <w:ind w:left="1304" w:hanging="284"/>
      </w:pPr>
      <w:rPr>
        <w:rFonts w:hint="default"/>
      </w:rPr>
    </w:lvl>
    <w:lvl w:ilvl="7">
      <w:start w:val="1"/>
      <w:numFmt w:val="decimal"/>
      <w:lvlText w:val="%1.%2.%3.%4.%5.%6.%7.%8."/>
      <w:lvlJc w:val="left"/>
      <w:pPr>
        <w:ind w:left="1474" w:hanging="284"/>
      </w:pPr>
      <w:rPr>
        <w:rFonts w:hint="default"/>
      </w:rPr>
    </w:lvl>
    <w:lvl w:ilvl="8">
      <w:start w:val="1"/>
      <w:numFmt w:val="decimal"/>
      <w:lvlText w:val="%1.%2.%3.%4.%5.%6.%7.%8.%9."/>
      <w:lvlJc w:val="left"/>
      <w:pPr>
        <w:ind w:left="1644" w:hanging="284"/>
      </w:pPr>
      <w:rPr>
        <w:rFonts w:hint="default"/>
      </w:rPr>
    </w:lvl>
  </w:abstractNum>
  <w:abstractNum w:abstractNumId="15" w15:restartNumberingAfterBreak="0">
    <w:nsid w:val="43777FDC"/>
    <w:multiLevelType w:val="multilevel"/>
    <w:tmpl w:val="2EB89702"/>
    <w:lvl w:ilvl="0">
      <w:start w:val="1"/>
      <w:numFmt w:val="decimal"/>
      <w:lvlText w:val="%1"/>
      <w:lvlJc w:val="left"/>
      <w:pPr>
        <w:ind w:left="360" w:hanging="360"/>
      </w:pPr>
      <w:rPr>
        <w:rFonts w:ascii="Arial" w:hAnsi="Arial" w:hint="default"/>
        <w:b w:val="0"/>
        <w:i w:val="0"/>
        <w:caps/>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2" w:hanging="432"/>
      </w:pPr>
      <w:rPr>
        <w:rFonts w:ascii="Arial" w:hAnsi="Arial" w:hint="default"/>
        <w:b/>
        <w:i w:val="0"/>
        <w:caps w:val="0"/>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CE2D76"/>
    <w:multiLevelType w:val="hybridMultilevel"/>
    <w:tmpl w:val="7CB6E5B6"/>
    <w:lvl w:ilvl="0" w:tplc="4850B020">
      <w:start w:val="1"/>
      <w:numFmt w:val="lowerLetter"/>
      <w:lvlText w:val="%1) "/>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15:restartNumberingAfterBreak="0">
    <w:nsid w:val="475974E7"/>
    <w:multiLevelType w:val="hybridMultilevel"/>
    <w:tmpl w:val="EE28F4BE"/>
    <w:lvl w:ilvl="0" w:tplc="04160017">
      <w:start w:val="1"/>
      <w:numFmt w:val="lowerLetter"/>
      <w:lvlText w:val="%1)"/>
      <w:lvlJc w:val="left"/>
      <w:pPr>
        <w:ind w:left="1211" w:hanging="360"/>
      </w:pPr>
      <w:rPr>
        <w:rFonts w:hint="default"/>
      </w:rPr>
    </w:lvl>
    <w:lvl w:ilvl="1" w:tplc="FFFFFFFF">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18" w15:restartNumberingAfterBreak="0">
    <w:nsid w:val="4FDB3ABA"/>
    <w:multiLevelType w:val="multilevel"/>
    <w:tmpl w:val="F4BEC5BC"/>
    <w:lvl w:ilvl="0">
      <w:start w:val="1"/>
      <w:numFmt w:val="decimal"/>
      <w:lvlText w:val="%1."/>
      <w:lvlJc w:val="left"/>
      <w:pPr>
        <w:ind w:left="360" w:hanging="360"/>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ascii="Arial" w:hAnsi="Arial"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5531343"/>
    <w:multiLevelType w:val="multilevel"/>
    <w:tmpl w:val="1AAC7A52"/>
    <w:lvl w:ilvl="0">
      <w:start w:val="1"/>
      <w:numFmt w:val="decimal"/>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hint="default"/>
      </w:rPr>
    </w:lvl>
    <w:lvl w:ilvl="3">
      <w:start w:val="1"/>
      <w:numFmt w:val="decimal"/>
      <w:lvlText w:val="%1.%2.%3.%4"/>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20" w15:restartNumberingAfterBreak="0">
    <w:nsid w:val="557F37ED"/>
    <w:multiLevelType w:val="multilevel"/>
    <w:tmpl w:val="7F06A7B0"/>
    <w:lvl w:ilvl="0">
      <w:start w:val="1"/>
      <w:numFmt w:val="decimal"/>
      <w:lvlText w:val="%1."/>
      <w:lvlJc w:val="left"/>
      <w:pPr>
        <w:ind w:left="360" w:hanging="360"/>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ascii="Arial" w:hAnsi="Arial"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8C83F07"/>
    <w:multiLevelType w:val="hybridMultilevel"/>
    <w:tmpl w:val="700C045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2" w15:restartNumberingAfterBreak="0">
    <w:nsid w:val="599A3847"/>
    <w:multiLevelType w:val="multilevel"/>
    <w:tmpl w:val="A7F6FAF2"/>
    <w:lvl w:ilvl="0">
      <w:start w:val="1"/>
      <w:numFmt w:val="decimal"/>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hint="default"/>
      </w:rPr>
    </w:lvl>
    <w:lvl w:ilvl="3">
      <w:start w:val="1"/>
      <w:numFmt w:val="decimal"/>
      <w:lvlText w:val="%1.%2.%3.%4"/>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23" w15:restartNumberingAfterBreak="0">
    <w:nsid w:val="5A42606A"/>
    <w:multiLevelType w:val="hybridMultilevel"/>
    <w:tmpl w:val="80A0E49E"/>
    <w:lvl w:ilvl="0" w:tplc="3C90DA7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4" w15:restartNumberingAfterBreak="0">
    <w:nsid w:val="5DA54E14"/>
    <w:multiLevelType w:val="hybridMultilevel"/>
    <w:tmpl w:val="58CE35C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5" w15:restartNumberingAfterBreak="0">
    <w:nsid w:val="5F662766"/>
    <w:multiLevelType w:val="multilevel"/>
    <w:tmpl w:val="74A2F5D6"/>
    <w:lvl w:ilvl="0">
      <w:start w:val="1"/>
      <w:numFmt w:val="decimal"/>
      <w:lvlText w:val="%1"/>
      <w:lvlJc w:val="left"/>
      <w:pPr>
        <w:ind w:left="360" w:hanging="36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FC0181E"/>
    <w:multiLevelType w:val="multilevel"/>
    <w:tmpl w:val="3744A9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1E85517"/>
    <w:multiLevelType w:val="multilevel"/>
    <w:tmpl w:val="EB62AE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4090CAA"/>
    <w:multiLevelType w:val="hybridMultilevel"/>
    <w:tmpl w:val="0A9EC2F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9" w15:restartNumberingAfterBreak="0">
    <w:nsid w:val="673069C1"/>
    <w:multiLevelType w:val="hybridMultilevel"/>
    <w:tmpl w:val="596861A4"/>
    <w:lvl w:ilvl="0" w:tplc="0416000F">
      <w:start w:val="1"/>
      <w:numFmt w:val="decimal"/>
      <w:lvlText w:val="%1."/>
      <w:lvlJc w:val="left"/>
      <w:pPr>
        <w:ind w:left="1211" w:hanging="360"/>
      </w:pPr>
      <w:rPr>
        <w:rFonts w:hint="default"/>
      </w:rPr>
    </w:lvl>
    <w:lvl w:ilvl="1" w:tplc="FFFFFFFF">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0" w15:restartNumberingAfterBreak="0">
    <w:nsid w:val="68AA2067"/>
    <w:multiLevelType w:val="hybridMultilevel"/>
    <w:tmpl w:val="84402520"/>
    <w:lvl w:ilvl="0" w:tplc="85323612">
      <w:start w:val="1"/>
      <w:numFmt w:val="bullet"/>
      <w:lvlText w:val=""/>
      <w:lvlJc w:val="left"/>
      <w:pPr>
        <w:tabs>
          <w:tab w:val="num" w:pos="720"/>
        </w:tabs>
        <w:ind w:left="720" w:hanging="360"/>
      </w:pPr>
      <w:rPr>
        <w:rFonts w:ascii="Wingdings" w:hAnsi="Wingdings" w:hint="default"/>
      </w:rPr>
    </w:lvl>
    <w:lvl w:ilvl="1" w:tplc="ADEA84BA">
      <w:start w:val="1"/>
      <w:numFmt w:val="lowerLetter"/>
      <w:lvlText w:val="%2)"/>
      <w:lvlJc w:val="left"/>
      <w:pPr>
        <w:tabs>
          <w:tab w:val="num" w:pos="1440"/>
        </w:tabs>
        <w:ind w:left="1440" w:hanging="360"/>
      </w:pPr>
    </w:lvl>
    <w:lvl w:ilvl="2" w:tplc="44D05416" w:tentative="1">
      <w:start w:val="1"/>
      <w:numFmt w:val="bullet"/>
      <w:lvlText w:val=""/>
      <w:lvlJc w:val="left"/>
      <w:pPr>
        <w:tabs>
          <w:tab w:val="num" w:pos="2160"/>
        </w:tabs>
        <w:ind w:left="2160" w:hanging="360"/>
      </w:pPr>
      <w:rPr>
        <w:rFonts w:ascii="Wingdings" w:hAnsi="Wingdings" w:hint="default"/>
      </w:rPr>
    </w:lvl>
    <w:lvl w:ilvl="3" w:tplc="6028753C" w:tentative="1">
      <w:start w:val="1"/>
      <w:numFmt w:val="bullet"/>
      <w:lvlText w:val=""/>
      <w:lvlJc w:val="left"/>
      <w:pPr>
        <w:tabs>
          <w:tab w:val="num" w:pos="2880"/>
        </w:tabs>
        <w:ind w:left="2880" w:hanging="360"/>
      </w:pPr>
      <w:rPr>
        <w:rFonts w:ascii="Wingdings" w:hAnsi="Wingdings" w:hint="default"/>
      </w:rPr>
    </w:lvl>
    <w:lvl w:ilvl="4" w:tplc="E7F67D96" w:tentative="1">
      <w:start w:val="1"/>
      <w:numFmt w:val="bullet"/>
      <w:lvlText w:val=""/>
      <w:lvlJc w:val="left"/>
      <w:pPr>
        <w:tabs>
          <w:tab w:val="num" w:pos="3600"/>
        </w:tabs>
        <w:ind w:left="3600" w:hanging="360"/>
      </w:pPr>
      <w:rPr>
        <w:rFonts w:ascii="Wingdings" w:hAnsi="Wingdings" w:hint="default"/>
      </w:rPr>
    </w:lvl>
    <w:lvl w:ilvl="5" w:tplc="5E78B904" w:tentative="1">
      <w:start w:val="1"/>
      <w:numFmt w:val="bullet"/>
      <w:lvlText w:val=""/>
      <w:lvlJc w:val="left"/>
      <w:pPr>
        <w:tabs>
          <w:tab w:val="num" w:pos="4320"/>
        </w:tabs>
        <w:ind w:left="4320" w:hanging="360"/>
      </w:pPr>
      <w:rPr>
        <w:rFonts w:ascii="Wingdings" w:hAnsi="Wingdings" w:hint="default"/>
      </w:rPr>
    </w:lvl>
    <w:lvl w:ilvl="6" w:tplc="5504E692" w:tentative="1">
      <w:start w:val="1"/>
      <w:numFmt w:val="bullet"/>
      <w:lvlText w:val=""/>
      <w:lvlJc w:val="left"/>
      <w:pPr>
        <w:tabs>
          <w:tab w:val="num" w:pos="5040"/>
        </w:tabs>
        <w:ind w:left="5040" w:hanging="360"/>
      </w:pPr>
      <w:rPr>
        <w:rFonts w:ascii="Wingdings" w:hAnsi="Wingdings" w:hint="default"/>
      </w:rPr>
    </w:lvl>
    <w:lvl w:ilvl="7" w:tplc="FB34A49C" w:tentative="1">
      <w:start w:val="1"/>
      <w:numFmt w:val="bullet"/>
      <w:lvlText w:val=""/>
      <w:lvlJc w:val="left"/>
      <w:pPr>
        <w:tabs>
          <w:tab w:val="num" w:pos="5760"/>
        </w:tabs>
        <w:ind w:left="5760" w:hanging="360"/>
      </w:pPr>
      <w:rPr>
        <w:rFonts w:ascii="Wingdings" w:hAnsi="Wingdings" w:hint="default"/>
      </w:rPr>
    </w:lvl>
    <w:lvl w:ilvl="8" w:tplc="71C2A8C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ADF414F"/>
    <w:multiLevelType w:val="hybridMultilevel"/>
    <w:tmpl w:val="44C25DE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2" w15:restartNumberingAfterBreak="0">
    <w:nsid w:val="6D69129D"/>
    <w:multiLevelType w:val="hybridMultilevel"/>
    <w:tmpl w:val="D3CE2DE8"/>
    <w:lvl w:ilvl="0" w:tplc="6E401E8C">
      <w:start w:val="1"/>
      <w:numFmt w:val="decimal"/>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F9F71CF"/>
    <w:multiLevelType w:val="multilevel"/>
    <w:tmpl w:val="4CEA1C4E"/>
    <w:lvl w:ilvl="0">
      <w:start w:val="1"/>
      <w:numFmt w:val="decimal"/>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hint="default"/>
      </w:rPr>
    </w:lvl>
    <w:lvl w:ilvl="3">
      <w:start w:val="1"/>
      <w:numFmt w:val="decimal"/>
      <w:lvlText w:val="%1.%2.%3.%4"/>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4" w15:restartNumberingAfterBreak="0">
    <w:nsid w:val="71726ABB"/>
    <w:multiLevelType w:val="hybridMultilevel"/>
    <w:tmpl w:val="B90EED6C"/>
    <w:lvl w:ilvl="0" w:tplc="36862F4E">
      <w:start w:val="1"/>
      <w:numFmt w:val="decimal"/>
      <w:lvlText w:val="1.%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73CB095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7" w15:restartNumberingAfterBreak="0">
    <w:nsid w:val="74650B30"/>
    <w:multiLevelType w:val="hybridMultilevel"/>
    <w:tmpl w:val="A352FBEA"/>
    <w:lvl w:ilvl="0" w:tplc="0CA21B8C">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8" w15:restartNumberingAfterBreak="0">
    <w:nsid w:val="74B8083B"/>
    <w:multiLevelType w:val="multilevel"/>
    <w:tmpl w:val="4B8C9F5A"/>
    <w:lvl w:ilvl="0">
      <w:start w:val="1"/>
      <w:numFmt w:val="decimal"/>
      <w:pStyle w:val="Ttulo1"/>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39"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40" w15:restartNumberingAfterBreak="0">
    <w:nsid w:val="78A35F68"/>
    <w:multiLevelType w:val="hybridMultilevel"/>
    <w:tmpl w:val="C356683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1" w15:restartNumberingAfterBreak="0">
    <w:nsid w:val="7CF33A9C"/>
    <w:multiLevelType w:val="hybridMultilevel"/>
    <w:tmpl w:val="04709B54"/>
    <w:lvl w:ilvl="0" w:tplc="694C18E8">
      <w:start w:val="1"/>
      <w:numFmt w:val="decimal"/>
      <w:lvlText w:val="%1"/>
      <w:lvlJc w:val="left"/>
      <w:pPr>
        <w:ind w:left="720" w:hanging="360"/>
      </w:pPr>
      <w:rPr>
        <w:rFonts w:ascii="Arial" w:hAnsi="Arial" w:hint="default"/>
        <w:b w:val="0"/>
        <w:i w:val="0"/>
        <w:caps/>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1638099429">
    <w:abstractNumId w:val="30"/>
  </w:num>
  <w:num w:numId="2" w16cid:durableId="351611006">
    <w:abstractNumId w:val="40"/>
  </w:num>
  <w:num w:numId="3" w16cid:durableId="39284291">
    <w:abstractNumId w:val="5"/>
  </w:num>
  <w:num w:numId="4" w16cid:durableId="95758334">
    <w:abstractNumId w:val="37"/>
  </w:num>
  <w:num w:numId="5" w16cid:durableId="1803376366">
    <w:abstractNumId w:val="7"/>
  </w:num>
  <w:num w:numId="6" w16cid:durableId="1189299663">
    <w:abstractNumId w:val="7"/>
    <w:lvlOverride w:ilvl="0">
      <w:startOverride w:val="1"/>
    </w:lvlOverride>
  </w:num>
  <w:num w:numId="7" w16cid:durableId="464933690">
    <w:abstractNumId w:val="7"/>
    <w:lvlOverride w:ilvl="0">
      <w:startOverride w:val="1"/>
    </w:lvlOverride>
  </w:num>
  <w:num w:numId="8" w16cid:durableId="1937668013">
    <w:abstractNumId w:val="7"/>
    <w:lvlOverride w:ilvl="0">
      <w:startOverride w:val="1"/>
    </w:lvlOverride>
  </w:num>
  <w:num w:numId="9" w16cid:durableId="441077554">
    <w:abstractNumId w:val="7"/>
    <w:lvlOverride w:ilvl="0">
      <w:startOverride w:val="1"/>
    </w:lvlOverride>
  </w:num>
  <w:num w:numId="10" w16cid:durableId="804279423">
    <w:abstractNumId w:val="7"/>
    <w:lvlOverride w:ilvl="0">
      <w:startOverride w:val="1"/>
    </w:lvlOverride>
  </w:num>
  <w:num w:numId="11" w16cid:durableId="1968271276">
    <w:abstractNumId w:val="32"/>
  </w:num>
  <w:num w:numId="12" w16cid:durableId="125466927">
    <w:abstractNumId w:val="14"/>
  </w:num>
  <w:num w:numId="13" w16cid:durableId="111823729">
    <w:abstractNumId w:val="3"/>
  </w:num>
  <w:num w:numId="14" w16cid:durableId="1774589347">
    <w:abstractNumId w:val="11"/>
  </w:num>
  <w:num w:numId="15" w16cid:durableId="1507482627">
    <w:abstractNumId w:val="2"/>
  </w:num>
  <w:num w:numId="16" w16cid:durableId="1987658689">
    <w:abstractNumId w:val="10"/>
  </w:num>
  <w:num w:numId="17" w16cid:durableId="712120850">
    <w:abstractNumId w:val="4"/>
  </w:num>
  <w:num w:numId="18" w16cid:durableId="2090884714">
    <w:abstractNumId w:val="35"/>
  </w:num>
  <w:num w:numId="19" w16cid:durableId="2082948194">
    <w:abstractNumId w:val="26"/>
  </w:num>
  <w:num w:numId="20" w16cid:durableId="1322897">
    <w:abstractNumId w:val="41"/>
  </w:num>
  <w:num w:numId="21" w16cid:durableId="115755739">
    <w:abstractNumId w:val="27"/>
  </w:num>
  <w:num w:numId="22" w16cid:durableId="1571424999">
    <w:abstractNumId w:val="0"/>
  </w:num>
  <w:num w:numId="23" w16cid:durableId="846138848">
    <w:abstractNumId w:val="9"/>
  </w:num>
  <w:num w:numId="24" w16cid:durableId="933591733">
    <w:abstractNumId w:val="15"/>
  </w:num>
  <w:num w:numId="25" w16cid:durableId="2044743868">
    <w:abstractNumId w:val="25"/>
  </w:num>
  <w:num w:numId="26" w16cid:durableId="728268208">
    <w:abstractNumId w:val="39"/>
  </w:num>
  <w:num w:numId="27" w16cid:durableId="117730930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5035051">
    <w:abstractNumId w:val="42"/>
  </w:num>
  <w:num w:numId="29" w16cid:durableId="1076898874">
    <w:abstractNumId w:val="19"/>
  </w:num>
  <w:num w:numId="30" w16cid:durableId="925728619">
    <w:abstractNumId w:val="20"/>
  </w:num>
  <w:num w:numId="31" w16cid:durableId="2132436773">
    <w:abstractNumId w:val="18"/>
  </w:num>
  <w:num w:numId="32" w16cid:durableId="1105811195">
    <w:abstractNumId w:val="20"/>
    <w:lvlOverride w:ilvl="0">
      <w:lvl w:ilvl="0">
        <w:start w:val="1"/>
        <w:numFmt w:val="decimal"/>
        <w:lvlText w:val="%1."/>
        <w:lvlJc w:val="left"/>
        <w:pPr>
          <w:ind w:left="360" w:hanging="360"/>
        </w:pPr>
        <w:rPr>
          <w:rFonts w:hint="default"/>
          <w:b/>
          <w:i w:val="0"/>
          <w:caps w:val="0"/>
          <w:strike w:val="0"/>
          <w:dstrike w:val="0"/>
          <w:outline w:val="0"/>
          <w:shadow w:val="0"/>
          <w:emboss w:val="0"/>
          <w:imprint w:val="0"/>
          <w:vanish w:val="0"/>
          <w:sz w:val="24"/>
          <w:vertAlign w:val="baseline"/>
        </w:rPr>
      </w:lvl>
    </w:lvlOverride>
    <w:lvlOverride w:ilvl="1">
      <w:lvl w:ilvl="1">
        <w:start w:val="1"/>
        <w:numFmt w:val="decimal"/>
        <w:lvlText w:val="%1.%2"/>
        <w:lvlJc w:val="left"/>
        <w:pPr>
          <w:ind w:left="0" w:firstLine="360"/>
        </w:pPr>
        <w:rPr>
          <w:rFonts w:ascii="Arial" w:hAnsi="Arial" w:hint="default"/>
          <w:sz w:val="24"/>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16cid:durableId="267197446">
    <w:abstractNumId w:val="20"/>
    <w:lvlOverride w:ilvl="0">
      <w:lvl w:ilvl="0">
        <w:start w:val="1"/>
        <w:numFmt w:val="decimal"/>
        <w:lvlText w:val="%1."/>
        <w:lvlJc w:val="left"/>
        <w:pPr>
          <w:ind w:left="360" w:hanging="360"/>
        </w:pPr>
        <w:rPr>
          <w:rFonts w:hint="default"/>
          <w:b/>
          <w:i w:val="0"/>
          <w:caps w:val="0"/>
          <w:strike w:val="0"/>
          <w:dstrike w:val="0"/>
          <w:outline w:val="0"/>
          <w:shadow w:val="0"/>
          <w:emboss w:val="0"/>
          <w:imprint w:val="0"/>
          <w:vanish w:val="0"/>
          <w:sz w:val="24"/>
          <w:vertAlign w:val="baseline"/>
        </w:rPr>
      </w:lvl>
    </w:lvlOverride>
    <w:lvlOverride w:ilvl="1">
      <w:lvl w:ilvl="1">
        <w:start w:val="1"/>
        <w:numFmt w:val="decimal"/>
        <w:lvlText w:val="%1.%2"/>
        <w:lvlJc w:val="left"/>
        <w:pPr>
          <w:ind w:left="170" w:firstLine="190"/>
        </w:pPr>
        <w:rPr>
          <w:rFonts w:ascii="Arial" w:hAnsi="Arial" w:hint="default"/>
          <w:sz w:val="24"/>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4" w16cid:durableId="82916911">
    <w:abstractNumId w:val="20"/>
    <w:lvlOverride w:ilvl="0">
      <w:lvl w:ilvl="0">
        <w:start w:val="1"/>
        <w:numFmt w:val="decimal"/>
        <w:lvlText w:val="%1."/>
        <w:lvlJc w:val="left"/>
        <w:pPr>
          <w:ind w:left="357" w:hanging="357"/>
        </w:pPr>
        <w:rPr>
          <w:rFonts w:hint="default"/>
          <w:b/>
          <w:i w:val="0"/>
          <w:caps w:val="0"/>
          <w:strike w:val="0"/>
          <w:dstrike w:val="0"/>
          <w:outline w:val="0"/>
          <w:shadow w:val="0"/>
          <w:emboss w:val="0"/>
          <w:imprint w:val="0"/>
          <w:vanish w:val="0"/>
          <w:sz w:val="24"/>
          <w:vertAlign w:val="baseline"/>
        </w:rPr>
      </w:lvl>
    </w:lvlOverride>
    <w:lvlOverride w:ilvl="1">
      <w:lvl w:ilvl="1">
        <w:start w:val="1"/>
        <w:numFmt w:val="decimal"/>
        <w:lvlText w:val="%1.%2"/>
        <w:lvlJc w:val="left"/>
        <w:pPr>
          <w:ind w:left="527" w:hanging="357"/>
        </w:pPr>
        <w:rPr>
          <w:rFonts w:ascii="Arial" w:hAnsi="Arial" w:hint="default"/>
          <w:sz w:val="24"/>
        </w:rPr>
      </w:lvl>
    </w:lvlOverride>
    <w:lvlOverride w:ilvl="2">
      <w:lvl w:ilvl="2">
        <w:start w:val="1"/>
        <w:numFmt w:val="decimal"/>
        <w:lvlText w:val="%1.%2.%3."/>
        <w:lvlJc w:val="left"/>
        <w:pPr>
          <w:ind w:left="697" w:hanging="357"/>
        </w:pPr>
        <w:rPr>
          <w:rFonts w:hint="default"/>
        </w:rPr>
      </w:lvl>
    </w:lvlOverride>
    <w:lvlOverride w:ilvl="3">
      <w:lvl w:ilvl="3">
        <w:start w:val="1"/>
        <w:numFmt w:val="decimal"/>
        <w:lvlText w:val="%1.%2.%3.%4."/>
        <w:lvlJc w:val="left"/>
        <w:pPr>
          <w:ind w:left="867" w:hanging="357"/>
        </w:pPr>
        <w:rPr>
          <w:rFonts w:hint="default"/>
        </w:rPr>
      </w:lvl>
    </w:lvlOverride>
    <w:lvlOverride w:ilvl="4">
      <w:lvl w:ilvl="4">
        <w:start w:val="1"/>
        <w:numFmt w:val="decimal"/>
        <w:lvlText w:val="%1.%2.%3.%4.%5."/>
        <w:lvlJc w:val="left"/>
        <w:pPr>
          <w:ind w:left="1037" w:hanging="357"/>
        </w:pPr>
        <w:rPr>
          <w:rFonts w:hint="default"/>
        </w:rPr>
      </w:lvl>
    </w:lvlOverride>
    <w:lvlOverride w:ilvl="5">
      <w:lvl w:ilvl="5">
        <w:start w:val="1"/>
        <w:numFmt w:val="decimal"/>
        <w:lvlText w:val="%1.%2.%3.%4.%5.%6."/>
        <w:lvlJc w:val="left"/>
        <w:pPr>
          <w:ind w:left="1207" w:hanging="357"/>
        </w:pPr>
        <w:rPr>
          <w:rFonts w:hint="default"/>
        </w:rPr>
      </w:lvl>
    </w:lvlOverride>
    <w:lvlOverride w:ilvl="6">
      <w:lvl w:ilvl="6">
        <w:start w:val="1"/>
        <w:numFmt w:val="decimal"/>
        <w:lvlText w:val="%1.%2.%3.%4.%5.%6.%7."/>
        <w:lvlJc w:val="left"/>
        <w:pPr>
          <w:ind w:left="1377" w:hanging="357"/>
        </w:pPr>
        <w:rPr>
          <w:rFonts w:hint="default"/>
        </w:rPr>
      </w:lvl>
    </w:lvlOverride>
    <w:lvlOverride w:ilvl="7">
      <w:lvl w:ilvl="7">
        <w:start w:val="1"/>
        <w:numFmt w:val="decimal"/>
        <w:lvlText w:val="%1.%2.%3.%4.%5.%6.%7.%8."/>
        <w:lvlJc w:val="left"/>
        <w:pPr>
          <w:ind w:left="1547" w:hanging="357"/>
        </w:pPr>
        <w:rPr>
          <w:rFonts w:hint="default"/>
        </w:rPr>
      </w:lvl>
    </w:lvlOverride>
    <w:lvlOverride w:ilvl="8">
      <w:lvl w:ilvl="8">
        <w:start w:val="1"/>
        <w:numFmt w:val="decimal"/>
        <w:lvlText w:val="%1.%2.%3.%4.%5.%6.%7.%8.%9."/>
        <w:lvlJc w:val="left"/>
        <w:pPr>
          <w:ind w:left="1717" w:hanging="357"/>
        </w:pPr>
        <w:rPr>
          <w:rFonts w:hint="default"/>
        </w:rPr>
      </w:lvl>
    </w:lvlOverride>
  </w:num>
  <w:num w:numId="35" w16cid:durableId="1405421050">
    <w:abstractNumId w:val="20"/>
    <w:lvlOverride w:ilvl="0">
      <w:lvl w:ilvl="0">
        <w:start w:val="1"/>
        <w:numFmt w:val="decimal"/>
        <w:lvlText w:val="%1."/>
        <w:lvlJc w:val="left"/>
        <w:pPr>
          <w:ind w:left="357" w:hanging="357"/>
        </w:pPr>
        <w:rPr>
          <w:rFonts w:hint="default"/>
          <w:b/>
          <w:i w:val="0"/>
          <w:caps w:val="0"/>
          <w:strike w:val="0"/>
          <w:dstrike w:val="0"/>
          <w:outline w:val="0"/>
          <w:shadow w:val="0"/>
          <w:emboss w:val="0"/>
          <w:imprint w:val="0"/>
          <w:vanish w:val="0"/>
          <w:sz w:val="24"/>
          <w:vertAlign w:val="baseline"/>
        </w:rPr>
      </w:lvl>
    </w:lvlOverride>
    <w:lvlOverride w:ilvl="1">
      <w:lvl w:ilvl="1">
        <w:start w:val="1"/>
        <w:numFmt w:val="decimal"/>
        <w:lvlText w:val="%1.%2"/>
        <w:lvlJc w:val="left"/>
        <w:pPr>
          <w:ind w:left="0" w:firstLine="170"/>
        </w:pPr>
        <w:rPr>
          <w:rFonts w:ascii="Arial" w:hAnsi="Arial" w:hint="default"/>
          <w:sz w:val="24"/>
        </w:rPr>
      </w:lvl>
    </w:lvlOverride>
    <w:lvlOverride w:ilvl="2">
      <w:lvl w:ilvl="2">
        <w:start w:val="1"/>
        <w:numFmt w:val="decimal"/>
        <w:lvlText w:val="%1.%2.%3."/>
        <w:lvlJc w:val="left"/>
        <w:pPr>
          <w:ind w:left="697" w:hanging="357"/>
        </w:pPr>
        <w:rPr>
          <w:rFonts w:hint="default"/>
        </w:rPr>
      </w:lvl>
    </w:lvlOverride>
    <w:lvlOverride w:ilvl="3">
      <w:lvl w:ilvl="3">
        <w:start w:val="1"/>
        <w:numFmt w:val="decimal"/>
        <w:lvlText w:val="%1.%2.%3.%4."/>
        <w:lvlJc w:val="left"/>
        <w:pPr>
          <w:ind w:left="867" w:hanging="357"/>
        </w:pPr>
        <w:rPr>
          <w:rFonts w:hint="default"/>
        </w:rPr>
      </w:lvl>
    </w:lvlOverride>
    <w:lvlOverride w:ilvl="4">
      <w:lvl w:ilvl="4">
        <w:start w:val="1"/>
        <w:numFmt w:val="decimal"/>
        <w:lvlText w:val="%1.%2.%3.%4.%5."/>
        <w:lvlJc w:val="left"/>
        <w:pPr>
          <w:ind w:left="1037" w:hanging="357"/>
        </w:pPr>
        <w:rPr>
          <w:rFonts w:hint="default"/>
        </w:rPr>
      </w:lvl>
    </w:lvlOverride>
    <w:lvlOverride w:ilvl="5">
      <w:lvl w:ilvl="5">
        <w:start w:val="1"/>
        <w:numFmt w:val="decimal"/>
        <w:lvlText w:val="%1.%2.%3.%4.%5.%6."/>
        <w:lvlJc w:val="left"/>
        <w:pPr>
          <w:ind w:left="1207" w:hanging="357"/>
        </w:pPr>
        <w:rPr>
          <w:rFonts w:hint="default"/>
        </w:rPr>
      </w:lvl>
    </w:lvlOverride>
    <w:lvlOverride w:ilvl="6">
      <w:lvl w:ilvl="6">
        <w:start w:val="1"/>
        <w:numFmt w:val="decimal"/>
        <w:lvlText w:val="%1.%2.%3.%4.%5.%6.%7."/>
        <w:lvlJc w:val="left"/>
        <w:pPr>
          <w:ind w:left="1377" w:hanging="357"/>
        </w:pPr>
        <w:rPr>
          <w:rFonts w:hint="default"/>
        </w:rPr>
      </w:lvl>
    </w:lvlOverride>
    <w:lvlOverride w:ilvl="7">
      <w:lvl w:ilvl="7">
        <w:start w:val="1"/>
        <w:numFmt w:val="decimal"/>
        <w:lvlText w:val="%1.%2.%3.%4.%5.%6.%7.%8."/>
        <w:lvlJc w:val="left"/>
        <w:pPr>
          <w:ind w:left="1547" w:hanging="357"/>
        </w:pPr>
        <w:rPr>
          <w:rFonts w:hint="default"/>
        </w:rPr>
      </w:lvl>
    </w:lvlOverride>
    <w:lvlOverride w:ilvl="8">
      <w:lvl w:ilvl="8">
        <w:start w:val="1"/>
        <w:numFmt w:val="decimal"/>
        <w:lvlText w:val="%1.%2.%3.%4.%5.%6.%7.%8.%9."/>
        <w:lvlJc w:val="left"/>
        <w:pPr>
          <w:ind w:left="1717" w:hanging="357"/>
        </w:pPr>
        <w:rPr>
          <w:rFonts w:hint="default"/>
        </w:rPr>
      </w:lvl>
    </w:lvlOverride>
  </w:num>
  <w:num w:numId="36" w16cid:durableId="1263106717">
    <w:abstractNumId w:val="20"/>
    <w:lvlOverride w:ilvl="0">
      <w:lvl w:ilvl="0">
        <w:start w:val="1"/>
        <w:numFmt w:val="decimal"/>
        <w:lvlText w:val="%1."/>
        <w:lvlJc w:val="left"/>
        <w:pPr>
          <w:ind w:left="357" w:hanging="357"/>
        </w:pPr>
        <w:rPr>
          <w:rFonts w:hint="default"/>
          <w:b/>
          <w:i w:val="0"/>
          <w:caps w:val="0"/>
          <w:strike w:val="0"/>
          <w:dstrike w:val="0"/>
          <w:outline w:val="0"/>
          <w:shadow w:val="0"/>
          <w:emboss w:val="0"/>
          <w:imprint w:val="0"/>
          <w:vanish w:val="0"/>
          <w:sz w:val="24"/>
          <w:vertAlign w:val="baseline"/>
        </w:rPr>
      </w:lvl>
    </w:lvlOverride>
    <w:lvlOverride w:ilvl="1">
      <w:lvl w:ilvl="1">
        <w:start w:val="1"/>
        <w:numFmt w:val="decimal"/>
        <w:lvlText w:val="%1.%2"/>
        <w:lvlJc w:val="left"/>
        <w:pPr>
          <w:ind w:left="113" w:firstLine="57"/>
        </w:pPr>
        <w:rPr>
          <w:rFonts w:ascii="Arial" w:hAnsi="Arial" w:hint="default"/>
          <w:sz w:val="24"/>
        </w:rPr>
      </w:lvl>
    </w:lvlOverride>
    <w:lvlOverride w:ilvl="2">
      <w:lvl w:ilvl="2">
        <w:start w:val="1"/>
        <w:numFmt w:val="decimal"/>
        <w:lvlText w:val="%1.%2.%3."/>
        <w:lvlJc w:val="left"/>
        <w:pPr>
          <w:ind w:left="697" w:hanging="357"/>
        </w:pPr>
        <w:rPr>
          <w:rFonts w:hint="default"/>
        </w:rPr>
      </w:lvl>
    </w:lvlOverride>
    <w:lvlOverride w:ilvl="3">
      <w:lvl w:ilvl="3">
        <w:start w:val="1"/>
        <w:numFmt w:val="decimal"/>
        <w:lvlText w:val="%1.%2.%3.%4."/>
        <w:lvlJc w:val="left"/>
        <w:pPr>
          <w:ind w:left="867" w:hanging="357"/>
        </w:pPr>
        <w:rPr>
          <w:rFonts w:hint="default"/>
        </w:rPr>
      </w:lvl>
    </w:lvlOverride>
    <w:lvlOverride w:ilvl="4">
      <w:lvl w:ilvl="4">
        <w:start w:val="1"/>
        <w:numFmt w:val="decimal"/>
        <w:lvlText w:val="%1.%2.%3.%4.%5."/>
        <w:lvlJc w:val="left"/>
        <w:pPr>
          <w:ind w:left="1037" w:hanging="357"/>
        </w:pPr>
        <w:rPr>
          <w:rFonts w:hint="default"/>
        </w:rPr>
      </w:lvl>
    </w:lvlOverride>
    <w:lvlOverride w:ilvl="5">
      <w:lvl w:ilvl="5">
        <w:start w:val="1"/>
        <w:numFmt w:val="decimal"/>
        <w:lvlText w:val="%1.%2.%3.%4.%5.%6."/>
        <w:lvlJc w:val="left"/>
        <w:pPr>
          <w:ind w:left="1207" w:hanging="357"/>
        </w:pPr>
        <w:rPr>
          <w:rFonts w:hint="default"/>
        </w:rPr>
      </w:lvl>
    </w:lvlOverride>
    <w:lvlOverride w:ilvl="6">
      <w:lvl w:ilvl="6">
        <w:start w:val="1"/>
        <w:numFmt w:val="decimal"/>
        <w:lvlText w:val="%1.%2.%3.%4.%5.%6.%7."/>
        <w:lvlJc w:val="left"/>
        <w:pPr>
          <w:ind w:left="1377" w:hanging="357"/>
        </w:pPr>
        <w:rPr>
          <w:rFonts w:hint="default"/>
        </w:rPr>
      </w:lvl>
    </w:lvlOverride>
    <w:lvlOverride w:ilvl="7">
      <w:lvl w:ilvl="7">
        <w:start w:val="1"/>
        <w:numFmt w:val="decimal"/>
        <w:lvlText w:val="%1.%2.%3.%4.%5.%6.%7.%8."/>
        <w:lvlJc w:val="left"/>
        <w:pPr>
          <w:ind w:left="1547" w:hanging="357"/>
        </w:pPr>
        <w:rPr>
          <w:rFonts w:hint="default"/>
        </w:rPr>
      </w:lvl>
    </w:lvlOverride>
    <w:lvlOverride w:ilvl="8">
      <w:lvl w:ilvl="8">
        <w:start w:val="1"/>
        <w:numFmt w:val="decimal"/>
        <w:lvlText w:val="%1.%2.%3.%4.%5.%6.%7.%8.%9."/>
        <w:lvlJc w:val="left"/>
        <w:pPr>
          <w:ind w:left="1717" w:hanging="357"/>
        </w:pPr>
        <w:rPr>
          <w:rFonts w:hint="default"/>
        </w:rPr>
      </w:lvl>
    </w:lvlOverride>
  </w:num>
  <w:num w:numId="37" w16cid:durableId="1622303129">
    <w:abstractNumId w:val="20"/>
    <w:lvlOverride w:ilvl="0">
      <w:lvl w:ilvl="0">
        <w:start w:val="1"/>
        <w:numFmt w:val="decimal"/>
        <w:lvlText w:val="%1."/>
        <w:lvlJc w:val="left"/>
        <w:pPr>
          <w:ind w:left="357" w:hanging="357"/>
        </w:pPr>
        <w:rPr>
          <w:rFonts w:hint="default"/>
          <w:b/>
          <w:i w:val="0"/>
          <w:caps w:val="0"/>
          <w:strike w:val="0"/>
          <w:dstrike w:val="0"/>
          <w:outline w:val="0"/>
          <w:shadow w:val="0"/>
          <w:emboss w:val="0"/>
          <w:imprint w:val="0"/>
          <w:vanish w:val="0"/>
          <w:sz w:val="24"/>
          <w:vertAlign w:val="baseline"/>
        </w:rPr>
      </w:lvl>
    </w:lvlOverride>
    <w:lvlOverride w:ilvl="1">
      <w:lvl w:ilvl="1">
        <w:start w:val="1"/>
        <w:numFmt w:val="decimal"/>
        <w:lvlText w:val="%1.%2"/>
        <w:lvlJc w:val="left"/>
        <w:pPr>
          <w:ind w:left="567"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697" w:hanging="357"/>
        </w:pPr>
        <w:rPr>
          <w:rFonts w:hint="default"/>
        </w:rPr>
      </w:lvl>
    </w:lvlOverride>
    <w:lvlOverride w:ilvl="3">
      <w:lvl w:ilvl="3">
        <w:start w:val="1"/>
        <w:numFmt w:val="decimal"/>
        <w:lvlText w:val="%1.%2.%3.%4."/>
        <w:lvlJc w:val="left"/>
        <w:pPr>
          <w:ind w:left="867" w:hanging="357"/>
        </w:pPr>
        <w:rPr>
          <w:rFonts w:hint="default"/>
        </w:rPr>
      </w:lvl>
    </w:lvlOverride>
    <w:lvlOverride w:ilvl="4">
      <w:lvl w:ilvl="4">
        <w:start w:val="1"/>
        <w:numFmt w:val="decimal"/>
        <w:lvlText w:val="%1.%2.%3.%4.%5."/>
        <w:lvlJc w:val="left"/>
        <w:pPr>
          <w:ind w:left="1037" w:hanging="357"/>
        </w:pPr>
        <w:rPr>
          <w:rFonts w:hint="default"/>
        </w:rPr>
      </w:lvl>
    </w:lvlOverride>
    <w:lvlOverride w:ilvl="5">
      <w:lvl w:ilvl="5">
        <w:start w:val="1"/>
        <w:numFmt w:val="decimal"/>
        <w:lvlText w:val="%1.%2.%3.%4.%5.%6."/>
        <w:lvlJc w:val="left"/>
        <w:pPr>
          <w:ind w:left="1207" w:hanging="357"/>
        </w:pPr>
        <w:rPr>
          <w:rFonts w:hint="default"/>
        </w:rPr>
      </w:lvl>
    </w:lvlOverride>
    <w:lvlOverride w:ilvl="6">
      <w:lvl w:ilvl="6">
        <w:start w:val="1"/>
        <w:numFmt w:val="decimal"/>
        <w:lvlText w:val="%1.%2.%3.%4.%5.%6.%7."/>
        <w:lvlJc w:val="left"/>
        <w:pPr>
          <w:ind w:left="1377" w:hanging="357"/>
        </w:pPr>
        <w:rPr>
          <w:rFonts w:hint="default"/>
        </w:rPr>
      </w:lvl>
    </w:lvlOverride>
    <w:lvlOverride w:ilvl="7">
      <w:lvl w:ilvl="7">
        <w:start w:val="1"/>
        <w:numFmt w:val="decimal"/>
        <w:lvlText w:val="%1.%2.%3.%4.%5.%6.%7.%8."/>
        <w:lvlJc w:val="left"/>
        <w:pPr>
          <w:ind w:left="1547" w:hanging="357"/>
        </w:pPr>
        <w:rPr>
          <w:rFonts w:hint="default"/>
        </w:rPr>
      </w:lvl>
    </w:lvlOverride>
    <w:lvlOverride w:ilvl="8">
      <w:lvl w:ilvl="8">
        <w:start w:val="1"/>
        <w:numFmt w:val="decimal"/>
        <w:lvlText w:val="%1.%2.%3.%4.%5.%6.%7.%8.%9."/>
        <w:lvlJc w:val="left"/>
        <w:pPr>
          <w:ind w:left="1717" w:hanging="357"/>
        </w:pPr>
        <w:rPr>
          <w:rFonts w:hint="default"/>
        </w:rPr>
      </w:lvl>
    </w:lvlOverride>
  </w:num>
  <w:num w:numId="38" w16cid:durableId="1494493392">
    <w:abstractNumId w:val="22"/>
  </w:num>
  <w:num w:numId="39" w16cid:durableId="1350985457">
    <w:abstractNumId w:val="33"/>
  </w:num>
  <w:num w:numId="40" w16cid:durableId="884559754">
    <w:abstractNumId w:val="38"/>
  </w:num>
  <w:num w:numId="41" w16cid:durableId="215048559">
    <w:abstractNumId w:val="16"/>
  </w:num>
  <w:num w:numId="42" w16cid:durableId="69885202">
    <w:abstractNumId w:val="13"/>
  </w:num>
  <w:num w:numId="43" w16cid:durableId="1722246248">
    <w:abstractNumId w:val="29"/>
  </w:num>
  <w:num w:numId="44" w16cid:durableId="400687279">
    <w:abstractNumId w:val="17"/>
  </w:num>
  <w:num w:numId="45" w16cid:durableId="2006593477">
    <w:abstractNumId w:val="21"/>
  </w:num>
  <w:num w:numId="46" w16cid:durableId="981274154">
    <w:abstractNumId w:val="1"/>
  </w:num>
  <w:num w:numId="47" w16cid:durableId="970087175">
    <w:abstractNumId w:val="28"/>
  </w:num>
  <w:num w:numId="48" w16cid:durableId="31125507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52698617">
    <w:abstractNumId w:val="31"/>
  </w:num>
  <w:num w:numId="50" w16cid:durableId="829103765">
    <w:abstractNumId w:val="12"/>
  </w:num>
  <w:num w:numId="51" w16cid:durableId="882400149">
    <w:abstractNumId w:val="23"/>
  </w:num>
  <w:num w:numId="52" w16cid:durableId="1135755419">
    <w:abstractNumId w:val="36"/>
  </w:num>
  <w:num w:numId="53" w16cid:durableId="829103271">
    <w:abstractNumId w:val="24"/>
  </w:num>
  <w:num w:numId="54" w16cid:durableId="51119641">
    <w:abstractNumId w:val="8"/>
  </w:num>
  <w:num w:numId="55" w16cid:durableId="17028947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rlos">
    <w15:presenceInfo w15:providerId="None" w15:userId="Car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BEC"/>
    <w:rsid w:val="000008D4"/>
    <w:rsid w:val="0000101A"/>
    <w:rsid w:val="000011FB"/>
    <w:rsid w:val="000023D4"/>
    <w:rsid w:val="0000291E"/>
    <w:rsid w:val="00002DBA"/>
    <w:rsid w:val="000035DC"/>
    <w:rsid w:val="000074AD"/>
    <w:rsid w:val="00010780"/>
    <w:rsid w:val="0001136E"/>
    <w:rsid w:val="00011703"/>
    <w:rsid w:val="0001209B"/>
    <w:rsid w:val="00013C55"/>
    <w:rsid w:val="00015F02"/>
    <w:rsid w:val="0001704A"/>
    <w:rsid w:val="000211D7"/>
    <w:rsid w:val="000232A2"/>
    <w:rsid w:val="00024107"/>
    <w:rsid w:val="00024395"/>
    <w:rsid w:val="000276C5"/>
    <w:rsid w:val="0003070B"/>
    <w:rsid w:val="00030BF9"/>
    <w:rsid w:val="00032B21"/>
    <w:rsid w:val="00033365"/>
    <w:rsid w:val="000342B2"/>
    <w:rsid w:val="000347AA"/>
    <w:rsid w:val="00035206"/>
    <w:rsid w:val="000371BC"/>
    <w:rsid w:val="000413B3"/>
    <w:rsid w:val="00041DA1"/>
    <w:rsid w:val="00044BD7"/>
    <w:rsid w:val="00044C41"/>
    <w:rsid w:val="00050441"/>
    <w:rsid w:val="00050C84"/>
    <w:rsid w:val="000511FD"/>
    <w:rsid w:val="00051B67"/>
    <w:rsid w:val="00051D0A"/>
    <w:rsid w:val="0005362B"/>
    <w:rsid w:val="00054CAB"/>
    <w:rsid w:val="00055F8E"/>
    <w:rsid w:val="000567EF"/>
    <w:rsid w:val="00056F24"/>
    <w:rsid w:val="000579AB"/>
    <w:rsid w:val="00057BDD"/>
    <w:rsid w:val="00063547"/>
    <w:rsid w:val="00067E1F"/>
    <w:rsid w:val="00070BC3"/>
    <w:rsid w:val="000716BC"/>
    <w:rsid w:val="000724E3"/>
    <w:rsid w:val="0007312F"/>
    <w:rsid w:val="0007423E"/>
    <w:rsid w:val="00074EDE"/>
    <w:rsid w:val="000752AD"/>
    <w:rsid w:val="00076092"/>
    <w:rsid w:val="00076101"/>
    <w:rsid w:val="00081866"/>
    <w:rsid w:val="00081CA1"/>
    <w:rsid w:val="000833B3"/>
    <w:rsid w:val="000837B9"/>
    <w:rsid w:val="00083B1B"/>
    <w:rsid w:val="00083B70"/>
    <w:rsid w:val="000846C9"/>
    <w:rsid w:val="0008552C"/>
    <w:rsid w:val="00086332"/>
    <w:rsid w:val="0009082F"/>
    <w:rsid w:val="000909B5"/>
    <w:rsid w:val="0009165C"/>
    <w:rsid w:val="000916E4"/>
    <w:rsid w:val="00092292"/>
    <w:rsid w:val="00093399"/>
    <w:rsid w:val="000937FE"/>
    <w:rsid w:val="00093CFF"/>
    <w:rsid w:val="00094266"/>
    <w:rsid w:val="0009440A"/>
    <w:rsid w:val="0009548F"/>
    <w:rsid w:val="00096AB9"/>
    <w:rsid w:val="0009738B"/>
    <w:rsid w:val="000A1EF1"/>
    <w:rsid w:val="000A1FBC"/>
    <w:rsid w:val="000A21C8"/>
    <w:rsid w:val="000A28C8"/>
    <w:rsid w:val="000A65D9"/>
    <w:rsid w:val="000A6C15"/>
    <w:rsid w:val="000A72E2"/>
    <w:rsid w:val="000A78C2"/>
    <w:rsid w:val="000B1093"/>
    <w:rsid w:val="000B279C"/>
    <w:rsid w:val="000B3A2F"/>
    <w:rsid w:val="000B405E"/>
    <w:rsid w:val="000B48B7"/>
    <w:rsid w:val="000B4F34"/>
    <w:rsid w:val="000B5A04"/>
    <w:rsid w:val="000B5F44"/>
    <w:rsid w:val="000B6532"/>
    <w:rsid w:val="000B7825"/>
    <w:rsid w:val="000C0951"/>
    <w:rsid w:val="000C166B"/>
    <w:rsid w:val="000C2527"/>
    <w:rsid w:val="000C380A"/>
    <w:rsid w:val="000C4DB9"/>
    <w:rsid w:val="000C4EAC"/>
    <w:rsid w:val="000C511D"/>
    <w:rsid w:val="000C52EE"/>
    <w:rsid w:val="000C5B46"/>
    <w:rsid w:val="000C60AC"/>
    <w:rsid w:val="000C6AF2"/>
    <w:rsid w:val="000D0A15"/>
    <w:rsid w:val="000D163D"/>
    <w:rsid w:val="000D1C41"/>
    <w:rsid w:val="000D3933"/>
    <w:rsid w:val="000D4AFC"/>
    <w:rsid w:val="000D4E5C"/>
    <w:rsid w:val="000D5953"/>
    <w:rsid w:val="000E003A"/>
    <w:rsid w:val="000E2B78"/>
    <w:rsid w:val="000E2E05"/>
    <w:rsid w:val="000E2EA0"/>
    <w:rsid w:val="000E31AA"/>
    <w:rsid w:val="000E538D"/>
    <w:rsid w:val="000E5D70"/>
    <w:rsid w:val="000E7429"/>
    <w:rsid w:val="000F03F8"/>
    <w:rsid w:val="000F1BEA"/>
    <w:rsid w:val="000F2D9D"/>
    <w:rsid w:val="000F2DF4"/>
    <w:rsid w:val="000F4B9D"/>
    <w:rsid w:val="000F592A"/>
    <w:rsid w:val="000F5971"/>
    <w:rsid w:val="000F598C"/>
    <w:rsid w:val="000F6027"/>
    <w:rsid w:val="00100474"/>
    <w:rsid w:val="00100D7F"/>
    <w:rsid w:val="00101846"/>
    <w:rsid w:val="001029AB"/>
    <w:rsid w:val="0010436D"/>
    <w:rsid w:val="00104768"/>
    <w:rsid w:val="001057C2"/>
    <w:rsid w:val="001068B4"/>
    <w:rsid w:val="0011119B"/>
    <w:rsid w:val="00111B65"/>
    <w:rsid w:val="00112BE7"/>
    <w:rsid w:val="00112D7A"/>
    <w:rsid w:val="00113329"/>
    <w:rsid w:val="00114B2B"/>
    <w:rsid w:val="00114C3D"/>
    <w:rsid w:val="0011799F"/>
    <w:rsid w:val="00117E34"/>
    <w:rsid w:val="00120B78"/>
    <w:rsid w:val="00121406"/>
    <w:rsid w:val="0012261A"/>
    <w:rsid w:val="00126936"/>
    <w:rsid w:val="00126C56"/>
    <w:rsid w:val="00126DBA"/>
    <w:rsid w:val="0012717F"/>
    <w:rsid w:val="00130FC0"/>
    <w:rsid w:val="001315CC"/>
    <w:rsid w:val="00131966"/>
    <w:rsid w:val="00132448"/>
    <w:rsid w:val="00132513"/>
    <w:rsid w:val="00132B22"/>
    <w:rsid w:val="00134A1A"/>
    <w:rsid w:val="00134CF0"/>
    <w:rsid w:val="001368C2"/>
    <w:rsid w:val="00140736"/>
    <w:rsid w:val="00143D9E"/>
    <w:rsid w:val="00145F7B"/>
    <w:rsid w:val="00146DBC"/>
    <w:rsid w:val="00150CA4"/>
    <w:rsid w:val="001518EF"/>
    <w:rsid w:val="001525F0"/>
    <w:rsid w:val="001526D0"/>
    <w:rsid w:val="0015340A"/>
    <w:rsid w:val="00154960"/>
    <w:rsid w:val="00160901"/>
    <w:rsid w:val="00160CF3"/>
    <w:rsid w:val="00160EC1"/>
    <w:rsid w:val="00161A04"/>
    <w:rsid w:val="0016262A"/>
    <w:rsid w:val="0016369D"/>
    <w:rsid w:val="00166179"/>
    <w:rsid w:val="00167F53"/>
    <w:rsid w:val="0017014A"/>
    <w:rsid w:val="00170C52"/>
    <w:rsid w:val="00172768"/>
    <w:rsid w:val="00173BC2"/>
    <w:rsid w:val="00176D09"/>
    <w:rsid w:val="00177C59"/>
    <w:rsid w:val="001801CD"/>
    <w:rsid w:val="001811BD"/>
    <w:rsid w:val="00181CB1"/>
    <w:rsid w:val="00181F7D"/>
    <w:rsid w:val="00181FFE"/>
    <w:rsid w:val="001820B6"/>
    <w:rsid w:val="00182954"/>
    <w:rsid w:val="00183B0D"/>
    <w:rsid w:val="001849BD"/>
    <w:rsid w:val="001856C0"/>
    <w:rsid w:val="00187F70"/>
    <w:rsid w:val="0019569D"/>
    <w:rsid w:val="00197FDF"/>
    <w:rsid w:val="001A01C3"/>
    <w:rsid w:val="001A109A"/>
    <w:rsid w:val="001A1424"/>
    <w:rsid w:val="001A2C4E"/>
    <w:rsid w:val="001A3089"/>
    <w:rsid w:val="001A4760"/>
    <w:rsid w:val="001A48DF"/>
    <w:rsid w:val="001A757A"/>
    <w:rsid w:val="001A76EB"/>
    <w:rsid w:val="001A7E1E"/>
    <w:rsid w:val="001B2806"/>
    <w:rsid w:val="001B2FC4"/>
    <w:rsid w:val="001B3816"/>
    <w:rsid w:val="001B69C7"/>
    <w:rsid w:val="001B6E9A"/>
    <w:rsid w:val="001C024D"/>
    <w:rsid w:val="001C17BA"/>
    <w:rsid w:val="001C33FA"/>
    <w:rsid w:val="001C3507"/>
    <w:rsid w:val="001C4296"/>
    <w:rsid w:val="001C58DC"/>
    <w:rsid w:val="001D0A7D"/>
    <w:rsid w:val="001D1019"/>
    <w:rsid w:val="001D15C0"/>
    <w:rsid w:val="001D2207"/>
    <w:rsid w:val="001D25E5"/>
    <w:rsid w:val="001D51EA"/>
    <w:rsid w:val="001D55DE"/>
    <w:rsid w:val="001D59C3"/>
    <w:rsid w:val="001D5AC4"/>
    <w:rsid w:val="001D5D42"/>
    <w:rsid w:val="001D6CBB"/>
    <w:rsid w:val="001E2422"/>
    <w:rsid w:val="001E2DF2"/>
    <w:rsid w:val="001E4329"/>
    <w:rsid w:val="001E7104"/>
    <w:rsid w:val="001E789C"/>
    <w:rsid w:val="001F3992"/>
    <w:rsid w:val="001F41EB"/>
    <w:rsid w:val="001F6116"/>
    <w:rsid w:val="00200B6B"/>
    <w:rsid w:val="002011AC"/>
    <w:rsid w:val="00201231"/>
    <w:rsid w:val="00203322"/>
    <w:rsid w:val="00203794"/>
    <w:rsid w:val="00203DA0"/>
    <w:rsid w:val="00203F1A"/>
    <w:rsid w:val="0020603F"/>
    <w:rsid w:val="00206D84"/>
    <w:rsid w:val="002074C5"/>
    <w:rsid w:val="00210C6B"/>
    <w:rsid w:val="00211491"/>
    <w:rsid w:val="0021373A"/>
    <w:rsid w:val="00214C74"/>
    <w:rsid w:val="002153C4"/>
    <w:rsid w:val="00220164"/>
    <w:rsid w:val="00220C95"/>
    <w:rsid w:val="00223499"/>
    <w:rsid w:val="00225519"/>
    <w:rsid w:val="00227B10"/>
    <w:rsid w:val="00227E56"/>
    <w:rsid w:val="00230D5E"/>
    <w:rsid w:val="00230E06"/>
    <w:rsid w:val="00232A44"/>
    <w:rsid w:val="0023605C"/>
    <w:rsid w:val="002367A5"/>
    <w:rsid w:val="00236E28"/>
    <w:rsid w:val="00237907"/>
    <w:rsid w:val="00240D4D"/>
    <w:rsid w:val="002414FB"/>
    <w:rsid w:val="00243975"/>
    <w:rsid w:val="00243E1B"/>
    <w:rsid w:val="00243E24"/>
    <w:rsid w:val="00244872"/>
    <w:rsid w:val="0024523D"/>
    <w:rsid w:val="002455C9"/>
    <w:rsid w:val="00246CFA"/>
    <w:rsid w:val="00246E76"/>
    <w:rsid w:val="0024760A"/>
    <w:rsid w:val="00247956"/>
    <w:rsid w:val="00247E14"/>
    <w:rsid w:val="00252917"/>
    <w:rsid w:val="00254168"/>
    <w:rsid w:val="00254441"/>
    <w:rsid w:val="002549CA"/>
    <w:rsid w:val="002559E6"/>
    <w:rsid w:val="00255F09"/>
    <w:rsid w:val="00256D34"/>
    <w:rsid w:val="00260347"/>
    <w:rsid w:val="002619DC"/>
    <w:rsid w:val="00262108"/>
    <w:rsid w:val="002633C2"/>
    <w:rsid w:val="00264214"/>
    <w:rsid w:val="00265651"/>
    <w:rsid w:val="002658C8"/>
    <w:rsid w:val="00267342"/>
    <w:rsid w:val="00267B2A"/>
    <w:rsid w:val="00271201"/>
    <w:rsid w:val="00272777"/>
    <w:rsid w:val="00272A82"/>
    <w:rsid w:val="0027448A"/>
    <w:rsid w:val="0027653C"/>
    <w:rsid w:val="00280535"/>
    <w:rsid w:val="00283889"/>
    <w:rsid w:val="00284095"/>
    <w:rsid w:val="00284DE2"/>
    <w:rsid w:val="00285158"/>
    <w:rsid w:val="0028560A"/>
    <w:rsid w:val="00286FDA"/>
    <w:rsid w:val="00287252"/>
    <w:rsid w:val="00287837"/>
    <w:rsid w:val="00290F6E"/>
    <w:rsid w:val="0029300B"/>
    <w:rsid w:val="0029350B"/>
    <w:rsid w:val="00294038"/>
    <w:rsid w:val="002945FD"/>
    <w:rsid w:val="00296E7F"/>
    <w:rsid w:val="00297147"/>
    <w:rsid w:val="002A3784"/>
    <w:rsid w:val="002A3B20"/>
    <w:rsid w:val="002A4328"/>
    <w:rsid w:val="002A702F"/>
    <w:rsid w:val="002A73C9"/>
    <w:rsid w:val="002B0F37"/>
    <w:rsid w:val="002B11A7"/>
    <w:rsid w:val="002B2C4D"/>
    <w:rsid w:val="002B3F73"/>
    <w:rsid w:val="002B4B52"/>
    <w:rsid w:val="002B526F"/>
    <w:rsid w:val="002B5A1B"/>
    <w:rsid w:val="002B6253"/>
    <w:rsid w:val="002B709C"/>
    <w:rsid w:val="002B778E"/>
    <w:rsid w:val="002C10F7"/>
    <w:rsid w:val="002C128E"/>
    <w:rsid w:val="002C145A"/>
    <w:rsid w:val="002C1B90"/>
    <w:rsid w:val="002C367A"/>
    <w:rsid w:val="002C3BA7"/>
    <w:rsid w:val="002C555F"/>
    <w:rsid w:val="002C5693"/>
    <w:rsid w:val="002C58D6"/>
    <w:rsid w:val="002C63E0"/>
    <w:rsid w:val="002C6A3E"/>
    <w:rsid w:val="002C74E7"/>
    <w:rsid w:val="002C79E7"/>
    <w:rsid w:val="002D1654"/>
    <w:rsid w:val="002D1744"/>
    <w:rsid w:val="002D3EE2"/>
    <w:rsid w:val="002D6063"/>
    <w:rsid w:val="002D6162"/>
    <w:rsid w:val="002D7B2E"/>
    <w:rsid w:val="002E10FC"/>
    <w:rsid w:val="002E1202"/>
    <w:rsid w:val="002E3674"/>
    <w:rsid w:val="002E4B29"/>
    <w:rsid w:val="002E5C60"/>
    <w:rsid w:val="002E5F57"/>
    <w:rsid w:val="002E72C4"/>
    <w:rsid w:val="002F029A"/>
    <w:rsid w:val="002F08F4"/>
    <w:rsid w:val="002F11B5"/>
    <w:rsid w:val="002F191E"/>
    <w:rsid w:val="002F1E32"/>
    <w:rsid w:val="002F2C18"/>
    <w:rsid w:val="002F458A"/>
    <w:rsid w:val="002F4A5C"/>
    <w:rsid w:val="002F4A73"/>
    <w:rsid w:val="002F4B4A"/>
    <w:rsid w:val="002F5A94"/>
    <w:rsid w:val="002F600F"/>
    <w:rsid w:val="002F6CEF"/>
    <w:rsid w:val="002F758C"/>
    <w:rsid w:val="00300301"/>
    <w:rsid w:val="00301A96"/>
    <w:rsid w:val="00303281"/>
    <w:rsid w:val="00303A34"/>
    <w:rsid w:val="00303FE5"/>
    <w:rsid w:val="00304C08"/>
    <w:rsid w:val="00305610"/>
    <w:rsid w:val="00305C37"/>
    <w:rsid w:val="00305D45"/>
    <w:rsid w:val="003107A1"/>
    <w:rsid w:val="00310BE7"/>
    <w:rsid w:val="00310C3A"/>
    <w:rsid w:val="00310E7B"/>
    <w:rsid w:val="00311780"/>
    <w:rsid w:val="00313137"/>
    <w:rsid w:val="00313F60"/>
    <w:rsid w:val="00317D6E"/>
    <w:rsid w:val="0032201A"/>
    <w:rsid w:val="00325416"/>
    <w:rsid w:val="00325597"/>
    <w:rsid w:val="00326FB5"/>
    <w:rsid w:val="00327875"/>
    <w:rsid w:val="00327D6D"/>
    <w:rsid w:val="00330397"/>
    <w:rsid w:val="0033060D"/>
    <w:rsid w:val="0033292E"/>
    <w:rsid w:val="00332E68"/>
    <w:rsid w:val="00332EED"/>
    <w:rsid w:val="0033373A"/>
    <w:rsid w:val="00333E9A"/>
    <w:rsid w:val="00334889"/>
    <w:rsid w:val="0033503F"/>
    <w:rsid w:val="00335BEF"/>
    <w:rsid w:val="003403B4"/>
    <w:rsid w:val="00341406"/>
    <w:rsid w:val="00341597"/>
    <w:rsid w:val="003437DF"/>
    <w:rsid w:val="003470D7"/>
    <w:rsid w:val="003473D8"/>
    <w:rsid w:val="00347421"/>
    <w:rsid w:val="003505EE"/>
    <w:rsid w:val="003551F7"/>
    <w:rsid w:val="00355EB7"/>
    <w:rsid w:val="00357E86"/>
    <w:rsid w:val="00362BEC"/>
    <w:rsid w:val="0036362F"/>
    <w:rsid w:val="00365B7E"/>
    <w:rsid w:val="00367002"/>
    <w:rsid w:val="00367630"/>
    <w:rsid w:val="00367E92"/>
    <w:rsid w:val="00370F05"/>
    <w:rsid w:val="0037190A"/>
    <w:rsid w:val="00372911"/>
    <w:rsid w:val="0037335A"/>
    <w:rsid w:val="00375A67"/>
    <w:rsid w:val="00376616"/>
    <w:rsid w:val="003778B0"/>
    <w:rsid w:val="003804C3"/>
    <w:rsid w:val="00384095"/>
    <w:rsid w:val="00384447"/>
    <w:rsid w:val="0038493E"/>
    <w:rsid w:val="0038540C"/>
    <w:rsid w:val="003854EF"/>
    <w:rsid w:val="00385AD7"/>
    <w:rsid w:val="00385AF0"/>
    <w:rsid w:val="00385EAC"/>
    <w:rsid w:val="00385EB5"/>
    <w:rsid w:val="003860D2"/>
    <w:rsid w:val="00387BC7"/>
    <w:rsid w:val="00390FC8"/>
    <w:rsid w:val="003913D3"/>
    <w:rsid w:val="003936E7"/>
    <w:rsid w:val="00393AC9"/>
    <w:rsid w:val="003940D4"/>
    <w:rsid w:val="00394350"/>
    <w:rsid w:val="00394377"/>
    <w:rsid w:val="00395067"/>
    <w:rsid w:val="00395D68"/>
    <w:rsid w:val="00396C66"/>
    <w:rsid w:val="003A0881"/>
    <w:rsid w:val="003A1A06"/>
    <w:rsid w:val="003A1B95"/>
    <w:rsid w:val="003A1C32"/>
    <w:rsid w:val="003A20AC"/>
    <w:rsid w:val="003A2178"/>
    <w:rsid w:val="003A3D03"/>
    <w:rsid w:val="003A3EC5"/>
    <w:rsid w:val="003A418F"/>
    <w:rsid w:val="003A557B"/>
    <w:rsid w:val="003A5A8B"/>
    <w:rsid w:val="003A735B"/>
    <w:rsid w:val="003B1606"/>
    <w:rsid w:val="003B2458"/>
    <w:rsid w:val="003B33C8"/>
    <w:rsid w:val="003B5BA7"/>
    <w:rsid w:val="003B5E3F"/>
    <w:rsid w:val="003B7FB6"/>
    <w:rsid w:val="003C09EB"/>
    <w:rsid w:val="003C135A"/>
    <w:rsid w:val="003C1EFC"/>
    <w:rsid w:val="003C25E0"/>
    <w:rsid w:val="003C4ABD"/>
    <w:rsid w:val="003C76A8"/>
    <w:rsid w:val="003C791A"/>
    <w:rsid w:val="003D03B0"/>
    <w:rsid w:val="003D0D3E"/>
    <w:rsid w:val="003D297B"/>
    <w:rsid w:val="003D52CC"/>
    <w:rsid w:val="003D5850"/>
    <w:rsid w:val="003D659F"/>
    <w:rsid w:val="003D6A1C"/>
    <w:rsid w:val="003D7363"/>
    <w:rsid w:val="003E073E"/>
    <w:rsid w:val="003E0782"/>
    <w:rsid w:val="003E19CB"/>
    <w:rsid w:val="003E2100"/>
    <w:rsid w:val="003E2628"/>
    <w:rsid w:val="003E2B0C"/>
    <w:rsid w:val="003E343A"/>
    <w:rsid w:val="003E38AE"/>
    <w:rsid w:val="003E3C65"/>
    <w:rsid w:val="003E4920"/>
    <w:rsid w:val="003E4D8C"/>
    <w:rsid w:val="003E7F71"/>
    <w:rsid w:val="003F0019"/>
    <w:rsid w:val="003F03B7"/>
    <w:rsid w:val="003F076A"/>
    <w:rsid w:val="003F084B"/>
    <w:rsid w:val="003F0A90"/>
    <w:rsid w:val="003F2F1C"/>
    <w:rsid w:val="003F30B1"/>
    <w:rsid w:val="003F3BE3"/>
    <w:rsid w:val="003F4F2F"/>
    <w:rsid w:val="003F604B"/>
    <w:rsid w:val="003F7DFC"/>
    <w:rsid w:val="00400746"/>
    <w:rsid w:val="00403F22"/>
    <w:rsid w:val="00404F35"/>
    <w:rsid w:val="004053AB"/>
    <w:rsid w:val="004056FF"/>
    <w:rsid w:val="00406F14"/>
    <w:rsid w:val="00407298"/>
    <w:rsid w:val="004077BC"/>
    <w:rsid w:val="00410679"/>
    <w:rsid w:val="00410846"/>
    <w:rsid w:val="004115A8"/>
    <w:rsid w:val="0041321A"/>
    <w:rsid w:val="0041350E"/>
    <w:rsid w:val="004137BA"/>
    <w:rsid w:val="00413FAF"/>
    <w:rsid w:val="0041432D"/>
    <w:rsid w:val="00415BC0"/>
    <w:rsid w:val="00416469"/>
    <w:rsid w:val="004164B0"/>
    <w:rsid w:val="004170EB"/>
    <w:rsid w:val="004172E3"/>
    <w:rsid w:val="00417D30"/>
    <w:rsid w:val="0042075A"/>
    <w:rsid w:val="0042103E"/>
    <w:rsid w:val="00421573"/>
    <w:rsid w:val="00421CF8"/>
    <w:rsid w:val="00423F71"/>
    <w:rsid w:val="00425FEC"/>
    <w:rsid w:val="0042692D"/>
    <w:rsid w:val="00427DDB"/>
    <w:rsid w:val="00427DF4"/>
    <w:rsid w:val="00432041"/>
    <w:rsid w:val="004327BF"/>
    <w:rsid w:val="0043352D"/>
    <w:rsid w:val="004340D6"/>
    <w:rsid w:val="00434AEB"/>
    <w:rsid w:val="00434DDC"/>
    <w:rsid w:val="00435375"/>
    <w:rsid w:val="00435410"/>
    <w:rsid w:val="004354A6"/>
    <w:rsid w:val="00435941"/>
    <w:rsid w:val="00437E76"/>
    <w:rsid w:val="00437FCD"/>
    <w:rsid w:val="00440714"/>
    <w:rsid w:val="004412F9"/>
    <w:rsid w:val="00444FEB"/>
    <w:rsid w:val="00447515"/>
    <w:rsid w:val="004477DA"/>
    <w:rsid w:val="0045024A"/>
    <w:rsid w:val="00452592"/>
    <w:rsid w:val="004533EE"/>
    <w:rsid w:val="00454642"/>
    <w:rsid w:val="00454ABB"/>
    <w:rsid w:val="00454C82"/>
    <w:rsid w:val="00455165"/>
    <w:rsid w:val="00457450"/>
    <w:rsid w:val="00460397"/>
    <w:rsid w:val="00462674"/>
    <w:rsid w:val="00462ABE"/>
    <w:rsid w:val="004631E3"/>
    <w:rsid w:val="00463530"/>
    <w:rsid w:val="00463BD5"/>
    <w:rsid w:val="004649FC"/>
    <w:rsid w:val="00465301"/>
    <w:rsid w:val="0047082C"/>
    <w:rsid w:val="00470D17"/>
    <w:rsid w:val="004717D7"/>
    <w:rsid w:val="0047201B"/>
    <w:rsid w:val="0047292F"/>
    <w:rsid w:val="004746D8"/>
    <w:rsid w:val="004748C8"/>
    <w:rsid w:val="004775FC"/>
    <w:rsid w:val="00477616"/>
    <w:rsid w:val="00477CE1"/>
    <w:rsid w:val="00477D97"/>
    <w:rsid w:val="00477E77"/>
    <w:rsid w:val="00480999"/>
    <w:rsid w:val="00482219"/>
    <w:rsid w:val="00482E60"/>
    <w:rsid w:val="00483433"/>
    <w:rsid w:val="004841A6"/>
    <w:rsid w:val="00485896"/>
    <w:rsid w:val="00487155"/>
    <w:rsid w:val="0048770D"/>
    <w:rsid w:val="004900AB"/>
    <w:rsid w:val="00490C85"/>
    <w:rsid w:val="00492AF1"/>
    <w:rsid w:val="0049389D"/>
    <w:rsid w:val="00495155"/>
    <w:rsid w:val="00496946"/>
    <w:rsid w:val="00496A96"/>
    <w:rsid w:val="004A0CAB"/>
    <w:rsid w:val="004A13A8"/>
    <w:rsid w:val="004A151E"/>
    <w:rsid w:val="004A2967"/>
    <w:rsid w:val="004A4312"/>
    <w:rsid w:val="004A5751"/>
    <w:rsid w:val="004A60A9"/>
    <w:rsid w:val="004A61AE"/>
    <w:rsid w:val="004A6E28"/>
    <w:rsid w:val="004A6EE2"/>
    <w:rsid w:val="004A78E7"/>
    <w:rsid w:val="004A7D3D"/>
    <w:rsid w:val="004A7DDB"/>
    <w:rsid w:val="004A7E25"/>
    <w:rsid w:val="004B2359"/>
    <w:rsid w:val="004B2530"/>
    <w:rsid w:val="004B37D6"/>
    <w:rsid w:val="004B473D"/>
    <w:rsid w:val="004B4F03"/>
    <w:rsid w:val="004B586A"/>
    <w:rsid w:val="004B5A7C"/>
    <w:rsid w:val="004B6849"/>
    <w:rsid w:val="004B684A"/>
    <w:rsid w:val="004B7C52"/>
    <w:rsid w:val="004C3652"/>
    <w:rsid w:val="004C3713"/>
    <w:rsid w:val="004C4CBA"/>
    <w:rsid w:val="004C5602"/>
    <w:rsid w:val="004C6C30"/>
    <w:rsid w:val="004C6D8D"/>
    <w:rsid w:val="004C6D95"/>
    <w:rsid w:val="004D05B4"/>
    <w:rsid w:val="004D5376"/>
    <w:rsid w:val="004D55C9"/>
    <w:rsid w:val="004D7047"/>
    <w:rsid w:val="004D7B06"/>
    <w:rsid w:val="004E007D"/>
    <w:rsid w:val="004E08FB"/>
    <w:rsid w:val="004E16DA"/>
    <w:rsid w:val="004E31E5"/>
    <w:rsid w:val="004E32F8"/>
    <w:rsid w:val="004E38C6"/>
    <w:rsid w:val="004E42A5"/>
    <w:rsid w:val="004E6435"/>
    <w:rsid w:val="004E64C1"/>
    <w:rsid w:val="004F001C"/>
    <w:rsid w:val="004F0465"/>
    <w:rsid w:val="004F1459"/>
    <w:rsid w:val="004F1933"/>
    <w:rsid w:val="004F1AE1"/>
    <w:rsid w:val="004F1AF7"/>
    <w:rsid w:val="004F2076"/>
    <w:rsid w:val="004F2271"/>
    <w:rsid w:val="004F277E"/>
    <w:rsid w:val="004F2A6A"/>
    <w:rsid w:val="004F33B1"/>
    <w:rsid w:val="004F3675"/>
    <w:rsid w:val="004F3B25"/>
    <w:rsid w:val="004F4123"/>
    <w:rsid w:val="004F455A"/>
    <w:rsid w:val="004F480D"/>
    <w:rsid w:val="004F59B5"/>
    <w:rsid w:val="004F6EEC"/>
    <w:rsid w:val="004F731C"/>
    <w:rsid w:val="004F74CE"/>
    <w:rsid w:val="004F7548"/>
    <w:rsid w:val="0050088B"/>
    <w:rsid w:val="005032E8"/>
    <w:rsid w:val="00504424"/>
    <w:rsid w:val="0050484C"/>
    <w:rsid w:val="0050492C"/>
    <w:rsid w:val="005072AB"/>
    <w:rsid w:val="0050747B"/>
    <w:rsid w:val="00507BDD"/>
    <w:rsid w:val="00511070"/>
    <w:rsid w:val="00511284"/>
    <w:rsid w:val="0051336E"/>
    <w:rsid w:val="0051398E"/>
    <w:rsid w:val="00513BA5"/>
    <w:rsid w:val="00514789"/>
    <w:rsid w:val="00514C0C"/>
    <w:rsid w:val="00515149"/>
    <w:rsid w:val="005160D3"/>
    <w:rsid w:val="0052061E"/>
    <w:rsid w:val="00522F52"/>
    <w:rsid w:val="00523D29"/>
    <w:rsid w:val="00523FB3"/>
    <w:rsid w:val="00526263"/>
    <w:rsid w:val="00526D5B"/>
    <w:rsid w:val="005305B7"/>
    <w:rsid w:val="005307B9"/>
    <w:rsid w:val="005315EF"/>
    <w:rsid w:val="00532960"/>
    <w:rsid w:val="0053398C"/>
    <w:rsid w:val="005349A6"/>
    <w:rsid w:val="00534BD1"/>
    <w:rsid w:val="00540648"/>
    <w:rsid w:val="005408D4"/>
    <w:rsid w:val="00541D1E"/>
    <w:rsid w:val="0054242F"/>
    <w:rsid w:val="0054245D"/>
    <w:rsid w:val="0054324A"/>
    <w:rsid w:val="00543CE6"/>
    <w:rsid w:val="00545F0C"/>
    <w:rsid w:val="00546154"/>
    <w:rsid w:val="005500F8"/>
    <w:rsid w:val="00552C35"/>
    <w:rsid w:val="005531BE"/>
    <w:rsid w:val="005541BC"/>
    <w:rsid w:val="00554753"/>
    <w:rsid w:val="00554AAB"/>
    <w:rsid w:val="0055512F"/>
    <w:rsid w:val="00555B7F"/>
    <w:rsid w:val="005562CC"/>
    <w:rsid w:val="005570FC"/>
    <w:rsid w:val="005579FC"/>
    <w:rsid w:val="005606C2"/>
    <w:rsid w:val="00560EE4"/>
    <w:rsid w:val="005610DB"/>
    <w:rsid w:val="0056137B"/>
    <w:rsid w:val="00562FAD"/>
    <w:rsid w:val="00564768"/>
    <w:rsid w:val="00564BA9"/>
    <w:rsid w:val="00565163"/>
    <w:rsid w:val="005662A3"/>
    <w:rsid w:val="0056633C"/>
    <w:rsid w:val="005703F4"/>
    <w:rsid w:val="00570E8A"/>
    <w:rsid w:val="005712E6"/>
    <w:rsid w:val="0057332E"/>
    <w:rsid w:val="00573399"/>
    <w:rsid w:val="00573496"/>
    <w:rsid w:val="00574445"/>
    <w:rsid w:val="00574F20"/>
    <w:rsid w:val="00576504"/>
    <w:rsid w:val="00577ED3"/>
    <w:rsid w:val="00581092"/>
    <w:rsid w:val="005819E6"/>
    <w:rsid w:val="00581BFD"/>
    <w:rsid w:val="00582550"/>
    <w:rsid w:val="005838F7"/>
    <w:rsid w:val="00584784"/>
    <w:rsid w:val="00585E49"/>
    <w:rsid w:val="005862A3"/>
    <w:rsid w:val="005868AD"/>
    <w:rsid w:val="00591D74"/>
    <w:rsid w:val="005949BA"/>
    <w:rsid w:val="00594C30"/>
    <w:rsid w:val="0059549C"/>
    <w:rsid w:val="00596F22"/>
    <w:rsid w:val="00597922"/>
    <w:rsid w:val="005A2E5A"/>
    <w:rsid w:val="005A3498"/>
    <w:rsid w:val="005A3F2E"/>
    <w:rsid w:val="005A47FF"/>
    <w:rsid w:val="005A506C"/>
    <w:rsid w:val="005A572F"/>
    <w:rsid w:val="005A7A9F"/>
    <w:rsid w:val="005B0877"/>
    <w:rsid w:val="005B2866"/>
    <w:rsid w:val="005B2946"/>
    <w:rsid w:val="005B44C4"/>
    <w:rsid w:val="005B4A5E"/>
    <w:rsid w:val="005B5164"/>
    <w:rsid w:val="005B599B"/>
    <w:rsid w:val="005B65FA"/>
    <w:rsid w:val="005C1CB2"/>
    <w:rsid w:val="005C2B2A"/>
    <w:rsid w:val="005C347E"/>
    <w:rsid w:val="005C5134"/>
    <w:rsid w:val="005C5633"/>
    <w:rsid w:val="005C6DFC"/>
    <w:rsid w:val="005C70B3"/>
    <w:rsid w:val="005C73C2"/>
    <w:rsid w:val="005C787F"/>
    <w:rsid w:val="005D072C"/>
    <w:rsid w:val="005D1037"/>
    <w:rsid w:val="005D25C8"/>
    <w:rsid w:val="005D318D"/>
    <w:rsid w:val="005D3B87"/>
    <w:rsid w:val="005D4C41"/>
    <w:rsid w:val="005D6F5F"/>
    <w:rsid w:val="005D79D8"/>
    <w:rsid w:val="005D7D77"/>
    <w:rsid w:val="005E018E"/>
    <w:rsid w:val="005E0A36"/>
    <w:rsid w:val="005E0B17"/>
    <w:rsid w:val="005E1508"/>
    <w:rsid w:val="005E1D60"/>
    <w:rsid w:val="005E2DD9"/>
    <w:rsid w:val="005E3159"/>
    <w:rsid w:val="005E3474"/>
    <w:rsid w:val="005E3EFC"/>
    <w:rsid w:val="005E5D5C"/>
    <w:rsid w:val="005F0216"/>
    <w:rsid w:val="005F1B0F"/>
    <w:rsid w:val="005F3A72"/>
    <w:rsid w:val="005F5234"/>
    <w:rsid w:val="005F5B6F"/>
    <w:rsid w:val="005F7443"/>
    <w:rsid w:val="005F754C"/>
    <w:rsid w:val="005F7D35"/>
    <w:rsid w:val="0060074A"/>
    <w:rsid w:val="00600D1D"/>
    <w:rsid w:val="006023CA"/>
    <w:rsid w:val="00602AD6"/>
    <w:rsid w:val="00603FA5"/>
    <w:rsid w:val="0060495B"/>
    <w:rsid w:val="00604A8F"/>
    <w:rsid w:val="0060511A"/>
    <w:rsid w:val="00606081"/>
    <w:rsid w:val="006060EB"/>
    <w:rsid w:val="0060651F"/>
    <w:rsid w:val="00606A9B"/>
    <w:rsid w:val="006072B5"/>
    <w:rsid w:val="00607672"/>
    <w:rsid w:val="0061146D"/>
    <w:rsid w:val="006117E1"/>
    <w:rsid w:val="00613708"/>
    <w:rsid w:val="00613FC9"/>
    <w:rsid w:val="00614759"/>
    <w:rsid w:val="00615B90"/>
    <w:rsid w:val="006165C9"/>
    <w:rsid w:val="00616D77"/>
    <w:rsid w:val="00616F00"/>
    <w:rsid w:val="006209FF"/>
    <w:rsid w:val="0062572C"/>
    <w:rsid w:val="00627424"/>
    <w:rsid w:val="006274BD"/>
    <w:rsid w:val="006279A9"/>
    <w:rsid w:val="00627E6F"/>
    <w:rsid w:val="006310EC"/>
    <w:rsid w:val="0063140A"/>
    <w:rsid w:val="00631685"/>
    <w:rsid w:val="006329E9"/>
    <w:rsid w:val="00633355"/>
    <w:rsid w:val="006345A0"/>
    <w:rsid w:val="0063599E"/>
    <w:rsid w:val="00635DB5"/>
    <w:rsid w:val="0063703A"/>
    <w:rsid w:val="0063782C"/>
    <w:rsid w:val="006378FF"/>
    <w:rsid w:val="006421EB"/>
    <w:rsid w:val="006423A8"/>
    <w:rsid w:val="00642537"/>
    <w:rsid w:val="0064260A"/>
    <w:rsid w:val="00644D93"/>
    <w:rsid w:val="00645976"/>
    <w:rsid w:val="00645D4B"/>
    <w:rsid w:val="006506B1"/>
    <w:rsid w:val="00650D43"/>
    <w:rsid w:val="00650FBD"/>
    <w:rsid w:val="00654BAD"/>
    <w:rsid w:val="006557AA"/>
    <w:rsid w:val="0065589D"/>
    <w:rsid w:val="00655EE3"/>
    <w:rsid w:val="006566AE"/>
    <w:rsid w:val="00657F48"/>
    <w:rsid w:val="00661681"/>
    <w:rsid w:val="00663253"/>
    <w:rsid w:val="0066356A"/>
    <w:rsid w:val="00664A61"/>
    <w:rsid w:val="00665253"/>
    <w:rsid w:val="006657FC"/>
    <w:rsid w:val="00665C81"/>
    <w:rsid w:val="00665F41"/>
    <w:rsid w:val="00666A1F"/>
    <w:rsid w:val="00667327"/>
    <w:rsid w:val="0067291B"/>
    <w:rsid w:val="00672D63"/>
    <w:rsid w:val="00673348"/>
    <w:rsid w:val="00673554"/>
    <w:rsid w:val="00674A8B"/>
    <w:rsid w:val="00675851"/>
    <w:rsid w:val="006758DC"/>
    <w:rsid w:val="00675992"/>
    <w:rsid w:val="00676F6B"/>
    <w:rsid w:val="0067708C"/>
    <w:rsid w:val="006771B9"/>
    <w:rsid w:val="00677683"/>
    <w:rsid w:val="00680122"/>
    <w:rsid w:val="00680650"/>
    <w:rsid w:val="006813D2"/>
    <w:rsid w:val="00681470"/>
    <w:rsid w:val="0068348D"/>
    <w:rsid w:val="00683A28"/>
    <w:rsid w:val="006858E4"/>
    <w:rsid w:val="00685C40"/>
    <w:rsid w:val="00685F65"/>
    <w:rsid w:val="0068638F"/>
    <w:rsid w:val="006871A2"/>
    <w:rsid w:val="00690BF4"/>
    <w:rsid w:val="006914E1"/>
    <w:rsid w:val="006931A0"/>
    <w:rsid w:val="00693CC9"/>
    <w:rsid w:val="00694548"/>
    <w:rsid w:val="00694731"/>
    <w:rsid w:val="006948C0"/>
    <w:rsid w:val="00694FC0"/>
    <w:rsid w:val="00695350"/>
    <w:rsid w:val="0069621D"/>
    <w:rsid w:val="00696B7B"/>
    <w:rsid w:val="00696C60"/>
    <w:rsid w:val="00696CD8"/>
    <w:rsid w:val="0069713D"/>
    <w:rsid w:val="006977A8"/>
    <w:rsid w:val="006A0079"/>
    <w:rsid w:val="006A00A4"/>
    <w:rsid w:val="006A0E60"/>
    <w:rsid w:val="006A1311"/>
    <w:rsid w:val="006A2EEC"/>
    <w:rsid w:val="006A49CE"/>
    <w:rsid w:val="006A5E91"/>
    <w:rsid w:val="006A65C2"/>
    <w:rsid w:val="006A76AB"/>
    <w:rsid w:val="006B1D05"/>
    <w:rsid w:val="006B23E8"/>
    <w:rsid w:val="006B3834"/>
    <w:rsid w:val="006B42B8"/>
    <w:rsid w:val="006B4D8E"/>
    <w:rsid w:val="006B5571"/>
    <w:rsid w:val="006B57CE"/>
    <w:rsid w:val="006B59DC"/>
    <w:rsid w:val="006B71B5"/>
    <w:rsid w:val="006B754B"/>
    <w:rsid w:val="006B76C1"/>
    <w:rsid w:val="006B7E9F"/>
    <w:rsid w:val="006B7F88"/>
    <w:rsid w:val="006C0130"/>
    <w:rsid w:val="006C248F"/>
    <w:rsid w:val="006C2639"/>
    <w:rsid w:val="006C351F"/>
    <w:rsid w:val="006C51E6"/>
    <w:rsid w:val="006C777D"/>
    <w:rsid w:val="006D2190"/>
    <w:rsid w:val="006D2B69"/>
    <w:rsid w:val="006D3111"/>
    <w:rsid w:val="006E2124"/>
    <w:rsid w:val="006E21F6"/>
    <w:rsid w:val="006E2432"/>
    <w:rsid w:val="006E39DF"/>
    <w:rsid w:val="006E3D6D"/>
    <w:rsid w:val="006E437D"/>
    <w:rsid w:val="006E46F8"/>
    <w:rsid w:val="006E5D3D"/>
    <w:rsid w:val="006E6835"/>
    <w:rsid w:val="006F0E64"/>
    <w:rsid w:val="006F0FB8"/>
    <w:rsid w:val="006F1EF3"/>
    <w:rsid w:val="006F2D6C"/>
    <w:rsid w:val="006F2E9A"/>
    <w:rsid w:val="006F4179"/>
    <w:rsid w:val="006F689F"/>
    <w:rsid w:val="006F6933"/>
    <w:rsid w:val="006F7BE0"/>
    <w:rsid w:val="006F7C99"/>
    <w:rsid w:val="007008F2"/>
    <w:rsid w:val="00700D93"/>
    <w:rsid w:val="00701653"/>
    <w:rsid w:val="007036F2"/>
    <w:rsid w:val="00703855"/>
    <w:rsid w:val="007043B2"/>
    <w:rsid w:val="00704895"/>
    <w:rsid w:val="007054BA"/>
    <w:rsid w:val="00705D87"/>
    <w:rsid w:val="007102CD"/>
    <w:rsid w:val="007119BC"/>
    <w:rsid w:val="00712982"/>
    <w:rsid w:val="00712AB5"/>
    <w:rsid w:val="007136E6"/>
    <w:rsid w:val="00713C6B"/>
    <w:rsid w:val="0071415E"/>
    <w:rsid w:val="007142EA"/>
    <w:rsid w:val="007143E3"/>
    <w:rsid w:val="00714B7D"/>
    <w:rsid w:val="0071751A"/>
    <w:rsid w:val="00717FF2"/>
    <w:rsid w:val="00720D70"/>
    <w:rsid w:val="00721329"/>
    <w:rsid w:val="007229BD"/>
    <w:rsid w:val="007235A1"/>
    <w:rsid w:val="00723B3E"/>
    <w:rsid w:val="00724452"/>
    <w:rsid w:val="007262AC"/>
    <w:rsid w:val="00726B8E"/>
    <w:rsid w:val="00726E8E"/>
    <w:rsid w:val="00727307"/>
    <w:rsid w:val="00734570"/>
    <w:rsid w:val="00734B7F"/>
    <w:rsid w:val="007350C8"/>
    <w:rsid w:val="007353FA"/>
    <w:rsid w:val="0073602B"/>
    <w:rsid w:val="00736E59"/>
    <w:rsid w:val="00741439"/>
    <w:rsid w:val="00741BDB"/>
    <w:rsid w:val="00742191"/>
    <w:rsid w:val="00742E1B"/>
    <w:rsid w:val="00744278"/>
    <w:rsid w:val="00745D82"/>
    <w:rsid w:val="00747F80"/>
    <w:rsid w:val="00747FAD"/>
    <w:rsid w:val="00750832"/>
    <w:rsid w:val="007519A5"/>
    <w:rsid w:val="00751C9C"/>
    <w:rsid w:val="007525C5"/>
    <w:rsid w:val="0075507A"/>
    <w:rsid w:val="0075546A"/>
    <w:rsid w:val="00755AD0"/>
    <w:rsid w:val="00756032"/>
    <w:rsid w:val="00763B5D"/>
    <w:rsid w:val="007642CD"/>
    <w:rsid w:val="00764798"/>
    <w:rsid w:val="00765495"/>
    <w:rsid w:val="00765C8E"/>
    <w:rsid w:val="0076608B"/>
    <w:rsid w:val="007669D5"/>
    <w:rsid w:val="00767068"/>
    <w:rsid w:val="007673E5"/>
    <w:rsid w:val="00770F15"/>
    <w:rsid w:val="0077247B"/>
    <w:rsid w:val="00772AF0"/>
    <w:rsid w:val="00773D06"/>
    <w:rsid w:val="00774574"/>
    <w:rsid w:val="00775278"/>
    <w:rsid w:val="0077703A"/>
    <w:rsid w:val="0078023E"/>
    <w:rsid w:val="00780DF6"/>
    <w:rsid w:val="0078205C"/>
    <w:rsid w:val="007825AB"/>
    <w:rsid w:val="00782A8B"/>
    <w:rsid w:val="00783156"/>
    <w:rsid w:val="007833B9"/>
    <w:rsid w:val="00783E74"/>
    <w:rsid w:val="00784F2E"/>
    <w:rsid w:val="007852A9"/>
    <w:rsid w:val="00785719"/>
    <w:rsid w:val="00785945"/>
    <w:rsid w:val="007864EF"/>
    <w:rsid w:val="0078654F"/>
    <w:rsid w:val="007865B2"/>
    <w:rsid w:val="0078712A"/>
    <w:rsid w:val="00790050"/>
    <w:rsid w:val="00792F35"/>
    <w:rsid w:val="00793E28"/>
    <w:rsid w:val="0079454C"/>
    <w:rsid w:val="0079566A"/>
    <w:rsid w:val="00795E7F"/>
    <w:rsid w:val="00797478"/>
    <w:rsid w:val="007A0F8D"/>
    <w:rsid w:val="007A2137"/>
    <w:rsid w:val="007A229A"/>
    <w:rsid w:val="007A2836"/>
    <w:rsid w:val="007A3BD1"/>
    <w:rsid w:val="007A3E00"/>
    <w:rsid w:val="007A45B8"/>
    <w:rsid w:val="007A4FC6"/>
    <w:rsid w:val="007A6CB3"/>
    <w:rsid w:val="007A7758"/>
    <w:rsid w:val="007B115E"/>
    <w:rsid w:val="007B16CD"/>
    <w:rsid w:val="007B1E44"/>
    <w:rsid w:val="007B2F20"/>
    <w:rsid w:val="007B421B"/>
    <w:rsid w:val="007B4582"/>
    <w:rsid w:val="007B4D6F"/>
    <w:rsid w:val="007B55F5"/>
    <w:rsid w:val="007B5B7C"/>
    <w:rsid w:val="007B64B1"/>
    <w:rsid w:val="007C3C1F"/>
    <w:rsid w:val="007C4DFC"/>
    <w:rsid w:val="007C69E3"/>
    <w:rsid w:val="007C70D1"/>
    <w:rsid w:val="007C73C1"/>
    <w:rsid w:val="007C75D3"/>
    <w:rsid w:val="007D1193"/>
    <w:rsid w:val="007D2371"/>
    <w:rsid w:val="007D7B86"/>
    <w:rsid w:val="007E1EEA"/>
    <w:rsid w:val="007E2B32"/>
    <w:rsid w:val="007E3C39"/>
    <w:rsid w:val="007E4085"/>
    <w:rsid w:val="007E5174"/>
    <w:rsid w:val="007E5E2E"/>
    <w:rsid w:val="007E5F51"/>
    <w:rsid w:val="007E7325"/>
    <w:rsid w:val="007F025C"/>
    <w:rsid w:val="007F07E8"/>
    <w:rsid w:val="007F0B58"/>
    <w:rsid w:val="007F213D"/>
    <w:rsid w:val="007F2270"/>
    <w:rsid w:val="007F305D"/>
    <w:rsid w:val="007F310A"/>
    <w:rsid w:val="007F3357"/>
    <w:rsid w:val="007F44F9"/>
    <w:rsid w:val="007F4D44"/>
    <w:rsid w:val="007F4E6F"/>
    <w:rsid w:val="007F4E83"/>
    <w:rsid w:val="007F55F5"/>
    <w:rsid w:val="007F6888"/>
    <w:rsid w:val="007F7F69"/>
    <w:rsid w:val="008008DB"/>
    <w:rsid w:val="00800AA4"/>
    <w:rsid w:val="00802B3F"/>
    <w:rsid w:val="008033D3"/>
    <w:rsid w:val="0080504D"/>
    <w:rsid w:val="0080516F"/>
    <w:rsid w:val="00805231"/>
    <w:rsid w:val="00805EF9"/>
    <w:rsid w:val="00807985"/>
    <w:rsid w:val="008114EB"/>
    <w:rsid w:val="00812573"/>
    <w:rsid w:val="008152BF"/>
    <w:rsid w:val="00817586"/>
    <w:rsid w:val="00817D73"/>
    <w:rsid w:val="0082201F"/>
    <w:rsid w:val="00822198"/>
    <w:rsid w:val="00823FFD"/>
    <w:rsid w:val="008258F6"/>
    <w:rsid w:val="00825B92"/>
    <w:rsid w:val="008260EF"/>
    <w:rsid w:val="008263CA"/>
    <w:rsid w:val="0082661D"/>
    <w:rsid w:val="00827264"/>
    <w:rsid w:val="00827394"/>
    <w:rsid w:val="00827ECF"/>
    <w:rsid w:val="008303C0"/>
    <w:rsid w:val="00830C4B"/>
    <w:rsid w:val="00832B3F"/>
    <w:rsid w:val="00832D02"/>
    <w:rsid w:val="0083516A"/>
    <w:rsid w:val="0083601F"/>
    <w:rsid w:val="008365F2"/>
    <w:rsid w:val="0083669C"/>
    <w:rsid w:val="00837AF2"/>
    <w:rsid w:val="00837C91"/>
    <w:rsid w:val="008400F1"/>
    <w:rsid w:val="008402F2"/>
    <w:rsid w:val="00841DDD"/>
    <w:rsid w:val="00842911"/>
    <w:rsid w:val="00844166"/>
    <w:rsid w:val="008448CD"/>
    <w:rsid w:val="00845174"/>
    <w:rsid w:val="00847066"/>
    <w:rsid w:val="0084724E"/>
    <w:rsid w:val="00847C65"/>
    <w:rsid w:val="00850274"/>
    <w:rsid w:val="008505AC"/>
    <w:rsid w:val="00851749"/>
    <w:rsid w:val="008524A1"/>
    <w:rsid w:val="00853B84"/>
    <w:rsid w:val="00853F37"/>
    <w:rsid w:val="00854223"/>
    <w:rsid w:val="00855F3D"/>
    <w:rsid w:val="008571ED"/>
    <w:rsid w:val="0085729E"/>
    <w:rsid w:val="00857657"/>
    <w:rsid w:val="00862022"/>
    <w:rsid w:val="00862E10"/>
    <w:rsid w:val="00863FCD"/>
    <w:rsid w:val="00865787"/>
    <w:rsid w:val="00866702"/>
    <w:rsid w:val="00866E3E"/>
    <w:rsid w:val="0086708E"/>
    <w:rsid w:val="00870681"/>
    <w:rsid w:val="00870AC3"/>
    <w:rsid w:val="00871765"/>
    <w:rsid w:val="00871F54"/>
    <w:rsid w:val="0087389E"/>
    <w:rsid w:val="00873F0E"/>
    <w:rsid w:val="00873F76"/>
    <w:rsid w:val="0087562E"/>
    <w:rsid w:val="008762B2"/>
    <w:rsid w:val="0088191C"/>
    <w:rsid w:val="00881C00"/>
    <w:rsid w:val="00883122"/>
    <w:rsid w:val="0088394C"/>
    <w:rsid w:val="00883C94"/>
    <w:rsid w:val="00885FFD"/>
    <w:rsid w:val="008863D2"/>
    <w:rsid w:val="00887CD8"/>
    <w:rsid w:val="00891D1F"/>
    <w:rsid w:val="0089208D"/>
    <w:rsid w:val="00892CCF"/>
    <w:rsid w:val="00893421"/>
    <w:rsid w:val="00894110"/>
    <w:rsid w:val="008964E4"/>
    <w:rsid w:val="00897386"/>
    <w:rsid w:val="008973AD"/>
    <w:rsid w:val="008A1A5B"/>
    <w:rsid w:val="008A31C7"/>
    <w:rsid w:val="008A33EC"/>
    <w:rsid w:val="008A465A"/>
    <w:rsid w:val="008A4BEB"/>
    <w:rsid w:val="008A570A"/>
    <w:rsid w:val="008A604D"/>
    <w:rsid w:val="008A7452"/>
    <w:rsid w:val="008A79DA"/>
    <w:rsid w:val="008B1668"/>
    <w:rsid w:val="008B3EB8"/>
    <w:rsid w:val="008B4575"/>
    <w:rsid w:val="008B63DF"/>
    <w:rsid w:val="008B63E2"/>
    <w:rsid w:val="008B7824"/>
    <w:rsid w:val="008C0970"/>
    <w:rsid w:val="008C0DB3"/>
    <w:rsid w:val="008C2379"/>
    <w:rsid w:val="008C26C6"/>
    <w:rsid w:val="008C3433"/>
    <w:rsid w:val="008C4B77"/>
    <w:rsid w:val="008C5BC3"/>
    <w:rsid w:val="008C5D66"/>
    <w:rsid w:val="008D068E"/>
    <w:rsid w:val="008D0832"/>
    <w:rsid w:val="008D0E16"/>
    <w:rsid w:val="008D1AF2"/>
    <w:rsid w:val="008D2FAD"/>
    <w:rsid w:val="008D34D5"/>
    <w:rsid w:val="008D35A2"/>
    <w:rsid w:val="008D4FBE"/>
    <w:rsid w:val="008D6665"/>
    <w:rsid w:val="008D6A95"/>
    <w:rsid w:val="008E0224"/>
    <w:rsid w:val="008E0D4C"/>
    <w:rsid w:val="008E3A54"/>
    <w:rsid w:val="008E3C9B"/>
    <w:rsid w:val="008E42F9"/>
    <w:rsid w:val="008E523A"/>
    <w:rsid w:val="008E548E"/>
    <w:rsid w:val="008E5626"/>
    <w:rsid w:val="008E6319"/>
    <w:rsid w:val="008E6BDB"/>
    <w:rsid w:val="008F000A"/>
    <w:rsid w:val="008F2AF9"/>
    <w:rsid w:val="008F2F6A"/>
    <w:rsid w:val="008F35E9"/>
    <w:rsid w:val="008F3E88"/>
    <w:rsid w:val="008F411B"/>
    <w:rsid w:val="008F496F"/>
    <w:rsid w:val="008F4BDE"/>
    <w:rsid w:val="008F63EA"/>
    <w:rsid w:val="008F67E2"/>
    <w:rsid w:val="008F7588"/>
    <w:rsid w:val="008F77D0"/>
    <w:rsid w:val="00901680"/>
    <w:rsid w:val="0090371D"/>
    <w:rsid w:val="00903BD3"/>
    <w:rsid w:val="0090565F"/>
    <w:rsid w:val="009056DE"/>
    <w:rsid w:val="00905830"/>
    <w:rsid w:val="00905B80"/>
    <w:rsid w:val="00906214"/>
    <w:rsid w:val="00907095"/>
    <w:rsid w:val="0090717A"/>
    <w:rsid w:val="00910AAD"/>
    <w:rsid w:val="00910FB4"/>
    <w:rsid w:val="0091170B"/>
    <w:rsid w:val="00913463"/>
    <w:rsid w:val="00914DF8"/>
    <w:rsid w:val="009165CB"/>
    <w:rsid w:val="009169AD"/>
    <w:rsid w:val="00916F5E"/>
    <w:rsid w:val="00917C18"/>
    <w:rsid w:val="00920D55"/>
    <w:rsid w:val="00921C61"/>
    <w:rsid w:val="00921F01"/>
    <w:rsid w:val="0092255F"/>
    <w:rsid w:val="009232F9"/>
    <w:rsid w:val="009237F1"/>
    <w:rsid w:val="00923EF4"/>
    <w:rsid w:val="00924523"/>
    <w:rsid w:val="00924560"/>
    <w:rsid w:val="0092565D"/>
    <w:rsid w:val="009259A4"/>
    <w:rsid w:val="00927179"/>
    <w:rsid w:val="009272C1"/>
    <w:rsid w:val="00927B31"/>
    <w:rsid w:val="00927D64"/>
    <w:rsid w:val="00930E03"/>
    <w:rsid w:val="0093160D"/>
    <w:rsid w:val="00932DF7"/>
    <w:rsid w:val="009344ED"/>
    <w:rsid w:val="00935C96"/>
    <w:rsid w:val="0093772B"/>
    <w:rsid w:val="0094016B"/>
    <w:rsid w:val="00940AD0"/>
    <w:rsid w:val="00940C0E"/>
    <w:rsid w:val="009418D0"/>
    <w:rsid w:val="00941CCC"/>
    <w:rsid w:val="009442CF"/>
    <w:rsid w:val="009449D4"/>
    <w:rsid w:val="00944AA4"/>
    <w:rsid w:val="00945452"/>
    <w:rsid w:val="00945600"/>
    <w:rsid w:val="00945631"/>
    <w:rsid w:val="00946655"/>
    <w:rsid w:val="00947FB4"/>
    <w:rsid w:val="009504E9"/>
    <w:rsid w:val="0095153C"/>
    <w:rsid w:val="00955EDC"/>
    <w:rsid w:val="00956826"/>
    <w:rsid w:val="00956D50"/>
    <w:rsid w:val="009573AF"/>
    <w:rsid w:val="00960592"/>
    <w:rsid w:val="00961C28"/>
    <w:rsid w:val="00961C67"/>
    <w:rsid w:val="00965406"/>
    <w:rsid w:val="00966D04"/>
    <w:rsid w:val="009720AD"/>
    <w:rsid w:val="0097240F"/>
    <w:rsid w:val="00972675"/>
    <w:rsid w:val="00973344"/>
    <w:rsid w:val="00974E98"/>
    <w:rsid w:val="00976EF1"/>
    <w:rsid w:val="0097737C"/>
    <w:rsid w:val="009801FE"/>
    <w:rsid w:val="009821E0"/>
    <w:rsid w:val="00982723"/>
    <w:rsid w:val="00983C2C"/>
    <w:rsid w:val="00984E0B"/>
    <w:rsid w:val="00985C88"/>
    <w:rsid w:val="00990515"/>
    <w:rsid w:val="00992127"/>
    <w:rsid w:val="009921D2"/>
    <w:rsid w:val="009923B7"/>
    <w:rsid w:val="009928AF"/>
    <w:rsid w:val="00993E35"/>
    <w:rsid w:val="00994A14"/>
    <w:rsid w:val="00995057"/>
    <w:rsid w:val="00995B3D"/>
    <w:rsid w:val="0099714F"/>
    <w:rsid w:val="009A0643"/>
    <w:rsid w:val="009A13A4"/>
    <w:rsid w:val="009A1756"/>
    <w:rsid w:val="009A2C8A"/>
    <w:rsid w:val="009A3590"/>
    <w:rsid w:val="009A3EF0"/>
    <w:rsid w:val="009A48DB"/>
    <w:rsid w:val="009A4BAE"/>
    <w:rsid w:val="009A5BA6"/>
    <w:rsid w:val="009A5BEE"/>
    <w:rsid w:val="009A6171"/>
    <w:rsid w:val="009A6BB6"/>
    <w:rsid w:val="009B228C"/>
    <w:rsid w:val="009B275A"/>
    <w:rsid w:val="009B326A"/>
    <w:rsid w:val="009B3DC1"/>
    <w:rsid w:val="009B48B1"/>
    <w:rsid w:val="009B5748"/>
    <w:rsid w:val="009B59C9"/>
    <w:rsid w:val="009B5F48"/>
    <w:rsid w:val="009C0EB0"/>
    <w:rsid w:val="009C37D6"/>
    <w:rsid w:val="009C3B48"/>
    <w:rsid w:val="009C5378"/>
    <w:rsid w:val="009C5EAE"/>
    <w:rsid w:val="009C67F9"/>
    <w:rsid w:val="009C6F1C"/>
    <w:rsid w:val="009C7178"/>
    <w:rsid w:val="009C73EF"/>
    <w:rsid w:val="009D16A1"/>
    <w:rsid w:val="009D29A7"/>
    <w:rsid w:val="009D46C0"/>
    <w:rsid w:val="009D6CCF"/>
    <w:rsid w:val="009E2749"/>
    <w:rsid w:val="009E2772"/>
    <w:rsid w:val="009E33D8"/>
    <w:rsid w:val="009E4788"/>
    <w:rsid w:val="009E5A13"/>
    <w:rsid w:val="009F0F80"/>
    <w:rsid w:val="009F22F9"/>
    <w:rsid w:val="009F5DE5"/>
    <w:rsid w:val="009F60C0"/>
    <w:rsid w:val="009F73C8"/>
    <w:rsid w:val="00A00BCD"/>
    <w:rsid w:val="00A011F3"/>
    <w:rsid w:val="00A01845"/>
    <w:rsid w:val="00A01A19"/>
    <w:rsid w:val="00A01DAD"/>
    <w:rsid w:val="00A02366"/>
    <w:rsid w:val="00A02708"/>
    <w:rsid w:val="00A0306F"/>
    <w:rsid w:val="00A03331"/>
    <w:rsid w:val="00A059F3"/>
    <w:rsid w:val="00A05E0F"/>
    <w:rsid w:val="00A07330"/>
    <w:rsid w:val="00A100C9"/>
    <w:rsid w:val="00A1262A"/>
    <w:rsid w:val="00A14E23"/>
    <w:rsid w:val="00A14F62"/>
    <w:rsid w:val="00A15AF0"/>
    <w:rsid w:val="00A15D20"/>
    <w:rsid w:val="00A17114"/>
    <w:rsid w:val="00A171A7"/>
    <w:rsid w:val="00A174D8"/>
    <w:rsid w:val="00A1779F"/>
    <w:rsid w:val="00A21311"/>
    <w:rsid w:val="00A23CFD"/>
    <w:rsid w:val="00A2772C"/>
    <w:rsid w:val="00A277DA"/>
    <w:rsid w:val="00A27EAD"/>
    <w:rsid w:val="00A30FDB"/>
    <w:rsid w:val="00A312F1"/>
    <w:rsid w:val="00A32507"/>
    <w:rsid w:val="00A34593"/>
    <w:rsid w:val="00A351F4"/>
    <w:rsid w:val="00A35312"/>
    <w:rsid w:val="00A36522"/>
    <w:rsid w:val="00A3691B"/>
    <w:rsid w:val="00A37CFE"/>
    <w:rsid w:val="00A37DC3"/>
    <w:rsid w:val="00A37F0E"/>
    <w:rsid w:val="00A40192"/>
    <w:rsid w:val="00A41F77"/>
    <w:rsid w:val="00A4306D"/>
    <w:rsid w:val="00A43B98"/>
    <w:rsid w:val="00A43D0D"/>
    <w:rsid w:val="00A46B00"/>
    <w:rsid w:val="00A51633"/>
    <w:rsid w:val="00A51D6E"/>
    <w:rsid w:val="00A52B0D"/>
    <w:rsid w:val="00A52F77"/>
    <w:rsid w:val="00A54AE6"/>
    <w:rsid w:val="00A5545F"/>
    <w:rsid w:val="00A56BE7"/>
    <w:rsid w:val="00A57398"/>
    <w:rsid w:val="00A57630"/>
    <w:rsid w:val="00A5774D"/>
    <w:rsid w:val="00A60D59"/>
    <w:rsid w:val="00A643CA"/>
    <w:rsid w:val="00A66630"/>
    <w:rsid w:val="00A6717D"/>
    <w:rsid w:val="00A677A5"/>
    <w:rsid w:val="00A702E5"/>
    <w:rsid w:val="00A7098F"/>
    <w:rsid w:val="00A74EA6"/>
    <w:rsid w:val="00A76DB3"/>
    <w:rsid w:val="00A77B10"/>
    <w:rsid w:val="00A77D7D"/>
    <w:rsid w:val="00A81A34"/>
    <w:rsid w:val="00A825C1"/>
    <w:rsid w:val="00A840CD"/>
    <w:rsid w:val="00A840DF"/>
    <w:rsid w:val="00A8582C"/>
    <w:rsid w:val="00A85A4D"/>
    <w:rsid w:val="00A86811"/>
    <w:rsid w:val="00A86C55"/>
    <w:rsid w:val="00A877BF"/>
    <w:rsid w:val="00A901F7"/>
    <w:rsid w:val="00A908F2"/>
    <w:rsid w:val="00A90E6C"/>
    <w:rsid w:val="00A9302F"/>
    <w:rsid w:val="00A947C8"/>
    <w:rsid w:val="00A9729E"/>
    <w:rsid w:val="00A97A68"/>
    <w:rsid w:val="00AA0045"/>
    <w:rsid w:val="00AA1B02"/>
    <w:rsid w:val="00AA1E75"/>
    <w:rsid w:val="00AA3082"/>
    <w:rsid w:val="00AA3478"/>
    <w:rsid w:val="00AA359D"/>
    <w:rsid w:val="00AA3671"/>
    <w:rsid w:val="00AA4F78"/>
    <w:rsid w:val="00AA558A"/>
    <w:rsid w:val="00AA5BFA"/>
    <w:rsid w:val="00AA5CAB"/>
    <w:rsid w:val="00AA68F7"/>
    <w:rsid w:val="00AA7001"/>
    <w:rsid w:val="00AA74A5"/>
    <w:rsid w:val="00AB3A8C"/>
    <w:rsid w:val="00AB3BD1"/>
    <w:rsid w:val="00AB48BE"/>
    <w:rsid w:val="00AB64E4"/>
    <w:rsid w:val="00AB7734"/>
    <w:rsid w:val="00AB7BD5"/>
    <w:rsid w:val="00AC15A4"/>
    <w:rsid w:val="00AC1620"/>
    <w:rsid w:val="00AC16D6"/>
    <w:rsid w:val="00AC2113"/>
    <w:rsid w:val="00AC21C5"/>
    <w:rsid w:val="00AC4722"/>
    <w:rsid w:val="00AC4BB6"/>
    <w:rsid w:val="00AC733F"/>
    <w:rsid w:val="00AC78D8"/>
    <w:rsid w:val="00AD0745"/>
    <w:rsid w:val="00AD08F9"/>
    <w:rsid w:val="00AD0CCD"/>
    <w:rsid w:val="00AD277F"/>
    <w:rsid w:val="00AD3607"/>
    <w:rsid w:val="00AD48C3"/>
    <w:rsid w:val="00AD48D8"/>
    <w:rsid w:val="00AD54C7"/>
    <w:rsid w:val="00AD641E"/>
    <w:rsid w:val="00AD7DE7"/>
    <w:rsid w:val="00AD7E18"/>
    <w:rsid w:val="00AE1D07"/>
    <w:rsid w:val="00AE2C39"/>
    <w:rsid w:val="00AE4157"/>
    <w:rsid w:val="00AE47E3"/>
    <w:rsid w:val="00AE4BCE"/>
    <w:rsid w:val="00AE6A4C"/>
    <w:rsid w:val="00AE6C7C"/>
    <w:rsid w:val="00AE7AD9"/>
    <w:rsid w:val="00AF0080"/>
    <w:rsid w:val="00AF0224"/>
    <w:rsid w:val="00AF0956"/>
    <w:rsid w:val="00AF123B"/>
    <w:rsid w:val="00AF18BF"/>
    <w:rsid w:val="00AF2752"/>
    <w:rsid w:val="00AF29AB"/>
    <w:rsid w:val="00AF317B"/>
    <w:rsid w:val="00AF438F"/>
    <w:rsid w:val="00AF52F8"/>
    <w:rsid w:val="00AF5303"/>
    <w:rsid w:val="00AF627B"/>
    <w:rsid w:val="00AF650F"/>
    <w:rsid w:val="00B00969"/>
    <w:rsid w:val="00B01D48"/>
    <w:rsid w:val="00B0286F"/>
    <w:rsid w:val="00B03201"/>
    <w:rsid w:val="00B03A18"/>
    <w:rsid w:val="00B07FA6"/>
    <w:rsid w:val="00B10251"/>
    <w:rsid w:val="00B10B4E"/>
    <w:rsid w:val="00B1121E"/>
    <w:rsid w:val="00B11713"/>
    <w:rsid w:val="00B12ED4"/>
    <w:rsid w:val="00B1408A"/>
    <w:rsid w:val="00B1483E"/>
    <w:rsid w:val="00B14CCF"/>
    <w:rsid w:val="00B16BD7"/>
    <w:rsid w:val="00B1726C"/>
    <w:rsid w:val="00B172EB"/>
    <w:rsid w:val="00B1767F"/>
    <w:rsid w:val="00B1777C"/>
    <w:rsid w:val="00B20393"/>
    <w:rsid w:val="00B20922"/>
    <w:rsid w:val="00B20D40"/>
    <w:rsid w:val="00B20E4B"/>
    <w:rsid w:val="00B21F7C"/>
    <w:rsid w:val="00B227EB"/>
    <w:rsid w:val="00B22CDC"/>
    <w:rsid w:val="00B249B2"/>
    <w:rsid w:val="00B25C41"/>
    <w:rsid w:val="00B27AB8"/>
    <w:rsid w:val="00B304D7"/>
    <w:rsid w:val="00B30A9E"/>
    <w:rsid w:val="00B31296"/>
    <w:rsid w:val="00B322C5"/>
    <w:rsid w:val="00B324F0"/>
    <w:rsid w:val="00B33730"/>
    <w:rsid w:val="00B33A86"/>
    <w:rsid w:val="00B3429B"/>
    <w:rsid w:val="00B36295"/>
    <w:rsid w:val="00B40AC6"/>
    <w:rsid w:val="00B4317F"/>
    <w:rsid w:val="00B43237"/>
    <w:rsid w:val="00B4332C"/>
    <w:rsid w:val="00B43EC0"/>
    <w:rsid w:val="00B44F8B"/>
    <w:rsid w:val="00B45E9C"/>
    <w:rsid w:val="00B503B2"/>
    <w:rsid w:val="00B505A3"/>
    <w:rsid w:val="00B51FE0"/>
    <w:rsid w:val="00B52E7B"/>
    <w:rsid w:val="00B53641"/>
    <w:rsid w:val="00B539C1"/>
    <w:rsid w:val="00B54B88"/>
    <w:rsid w:val="00B55810"/>
    <w:rsid w:val="00B575ED"/>
    <w:rsid w:val="00B6004C"/>
    <w:rsid w:val="00B62128"/>
    <w:rsid w:val="00B63024"/>
    <w:rsid w:val="00B632B5"/>
    <w:rsid w:val="00B633D5"/>
    <w:rsid w:val="00B638F0"/>
    <w:rsid w:val="00B64372"/>
    <w:rsid w:val="00B6470D"/>
    <w:rsid w:val="00B66198"/>
    <w:rsid w:val="00B67002"/>
    <w:rsid w:val="00B6783A"/>
    <w:rsid w:val="00B67BFF"/>
    <w:rsid w:val="00B70242"/>
    <w:rsid w:val="00B71512"/>
    <w:rsid w:val="00B72420"/>
    <w:rsid w:val="00B72D22"/>
    <w:rsid w:val="00B72ED5"/>
    <w:rsid w:val="00B73948"/>
    <w:rsid w:val="00B7544B"/>
    <w:rsid w:val="00B757DD"/>
    <w:rsid w:val="00B76E71"/>
    <w:rsid w:val="00B76FF5"/>
    <w:rsid w:val="00B77030"/>
    <w:rsid w:val="00B77B46"/>
    <w:rsid w:val="00B82FF5"/>
    <w:rsid w:val="00B83704"/>
    <w:rsid w:val="00B83C34"/>
    <w:rsid w:val="00B83E41"/>
    <w:rsid w:val="00B87FDB"/>
    <w:rsid w:val="00B9072A"/>
    <w:rsid w:val="00B90CA9"/>
    <w:rsid w:val="00B93C01"/>
    <w:rsid w:val="00B93D13"/>
    <w:rsid w:val="00B94362"/>
    <w:rsid w:val="00B949AD"/>
    <w:rsid w:val="00B95BC1"/>
    <w:rsid w:val="00BA1015"/>
    <w:rsid w:val="00BA1089"/>
    <w:rsid w:val="00BA18B5"/>
    <w:rsid w:val="00BA1B19"/>
    <w:rsid w:val="00BA1BED"/>
    <w:rsid w:val="00BA21D0"/>
    <w:rsid w:val="00BA2759"/>
    <w:rsid w:val="00BA2981"/>
    <w:rsid w:val="00BA3940"/>
    <w:rsid w:val="00BA4D27"/>
    <w:rsid w:val="00BA4FA5"/>
    <w:rsid w:val="00BA7B28"/>
    <w:rsid w:val="00BB02F2"/>
    <w:rsid w:val="00BB1CD3"/>
    <w:rsid w:val="00BB2052"/>
    <w:rsid w:val="00BB2848"/>
    <w:rsid w:val="00BB3037"/>
    <w:rsid w:val="00BB34A2"/>
    <w:rsid w:val="00BB3CE4"/>
    <w:rsid w:val="00BB444B"/>
    <w:rsid w:val="00BB47FE"/>
    <w:rsid w:val="00BB48CC"/>
    <w:rsid w:val="00BB6DF5"/>
    <w:rsid w:val="00BB764E"/>
    <w:rsid w:val="00BB7782"/>
    <w:rsid w:val="00BC0B81"/>
    <w:rsid w:val="00BC0E1B"/>
    <w:rsid w:val="00BC1883"/>
    <w:rsid w:val="00BC33AD"/>
    <w:rsid w:val="00BC5D51"/>
    <w:rsid w:val="00BD0660"/>
    <w:rsid w:val="00BD06A7"/>
    <w:rsid w:val="00BD09C1"/>
    <w:rsid w:val="00BD1201"/>
    <w:rsid w:val="00BD1AAC"/>
    <w:rsid w:val="00BD2CC2"/>
    <w:rsid w:val="00BD33CE"/>
    <w:rsid w:val="00BD358F"/>
    <w:rsid w:val="00BD53A5"/>
    <w:rsid w:val="00BD5C55"/>
    <w:rsid w:val="00BD78A0"/>
    <w:rsid w:val="00BE04FE"/>
    <w:rsid w:val="00BE0BA5"/>
    <w:rsid w:val="00BE0E18"/>
    <w:rsid w:val="00BE28C5"/>
    <w:rsid w:val="00BE368B"/>
    <w:rsid w:val="00BE4E55"/>
    <w:rsid w:val="00BE4F3E"/>
    <w:rsid w:val="00BE5E7B"/>
    <w:rsid w:val="00BE6641"/>
    <w:rsid w:val="00BE6C10"/>
    <w:rsid w:val="00BE6C62"/>
    <w:rsid w:val="00BF04DA"/>
    <w:rsid w:val="00BF0A46"/>
    <w:rsid w:val="00BF0AFC"/>
    <w:rsid w:val="00BF1E7D"/>
    <w:rsid w:val="00BF3B2E"/>
    <w:rsid w:val="00BF410C"/>
    <w:rsid w:val="00BF69F0"/>
    <w:rsid w:val="00BF6DAB"/>
    <w:rsid w:val="00BF70BE"/>
    <w:rsid w:val="00C012B3"/>
    <w:rsid w:val="00C03E1B"/>
    <w:rsid w:val="00C102C9"/>
    <w:rsid w:val="00C10785"/>
    <w:rsid w:val="00C10F9E"/>
    <w:rsid w:val="00C10F9F"/>
    <w:rsid w:val="00C12367"/>
    <w:rsid w:val="00C12E4F"/>
    <w:rsid w:val="00C13E8D"/>
    <w:rsid w:val="00C15426"/>
    <w:rsid w:val="00C15855"/>
    <w:rsid w:val="00C1661A"/>
    <w:rsid w:val="00C17B4B"/>
    <w:rsid w:val="00C17D49"/>
    <w:rsid w:val="00C2073E"/>
    <w:rsid w:val="00C209C5"/>
    <w:rsid w:val="00C21259"/>
    <w:rsid w:val="00C22576"/>
    <w:rsid w:val="00C22677"/>
    <w:rsid w:val="00C22CA2"/>
    <w:rsid w:val="00C24279"/>
    <w:rsid w:val="00C245E7"/>
    <w:rsid w:val="00C252F5"/>
    <w:rsid w:val="00C25D08"/>
    <w:rsid w:val="00C2717A"/>
    <w:rsid w:val="00C307F9"/>
    <w:rsid w:val="00C31188"/>
    <w:rsid w:val="00C32A52"/>
    <w:rsid w:val="00C32E22"/>
    <w:rsid w:val="00C35AB8"/>
    <w:rsid w:val="00C379E9"/>
    <w:rsid w:val="00C37AE4"/>
    <w:rsid w:val="00C415AD"/>
    <w:rsid w:val="00C42D33"/>
    <w:rsid w:val="00C43BEC"/>
    <w:rsid w:val="00C43E72"/>
    <w:rsid w:val="00C44678"/>
    <w:rsid w:val="00C4477A"/>
    <w:rsid w:val="00C45DD9"/>
    <w:rsid w:val="00C46D39"/>
    <w:rsid w:val="00C47FEE"/>
    <w:rsid w:val="00C519D7"/>
    <w:rsid w:val="00C5218C"/>
    <w:rsid w:val="00C5258B"/>
    <w:rsid w:val="00C5418B"/>
    <w:rsid w:val="00C55FA3"/>
    <w:rsid w:val="00C56C6C"/>
    <w:rsid w:val="00C574A9"/>
    <w:rsid w:val="00C60D59"/>
    <w:rsid w:val="00C62300"/>
    <w:rsid w:val="00C62E20"/>
    <w:rsid w:val="00C630B3"/>
    <w:rsid w:val="00C64078"/>
    <w:rsid w:val="00C646B7"/>
    <w:rsid w:val="00C6478F"/>
    <w:rsid w:val="00C64C09"/>
    <w:rsid w:val="00C6545E"/>
    <w:rsid w:val="00C65A6D"/>
    <w:rsid w:val="00C65E5D"/>
    <w:rsid w:val="00C66544"/>
    <w:rsid w:val="00C672A0"/>
    <w:rsid w:val="00C674BC"/>
    <w:rsid w:val="00C6770F"/>
    <w:rsid w:val="00C70594"/>
    <w:rsid w:val="00C7150E"/>
    <w:rsid w:val="00C72460"/>
    <w:rsid w:val="00C73037"/>
    <w:rsid w:val="00C73441"/>
    <w:rsid w:val="00C73844"/>
    <w:rsid w:val="00C75812"/>
    <w:rsid w:val="00C760FA"/>
    <w:rsid w:val="00C76292"/>
    <w:rsid w:val="00C76451"/>
    <w:rsid w:val="00C7698A"/>
    <w:rsid w:val="00C77113"/>
    <w:rsid w:val="00C77A2D"/>
    <w:rsid w:val="00C8687C"/>
    <w:rsid w:val="00C86AF0"/>
    <w:rsid w:val="00C871C5"/>
    <w:rsid w:val="00C871F3"/>
    <w:rsid w:val="00C901FA"/>
    <w:rsid w:val="00C91D45"/>
    <w:rsid w:val="00C92007"/>
    <w:rsid w:val="00C94DC6"/>
    <w:rsid w:val="00C95457"/>
    <w:rsid w:val="00C9560A"/>
    <w:rsid w:val="00C96811"/>
    <w:rsid w:val="00C96B14"/>
    <w:rsid w:val="00C96DCD"/>
    <w:rsid w:val="00C97869"/>
    <w:rsid w:val="00CA10AE"/>
    <w:rsid w:val="00CA1A9F"/>
    <w:rsid w:val="00CA1DC3"/>
    <w:rsid w:val="00CA2906"/>
    <w:rsid w:val="00CA37B6"/>
    <w:rsid w:val="00CA3FFE"/>
    <w:rsid w:val="00CA46B6"/>
    <w:rsid w:val="00CA51DC"/>
    <w:rsid w:val="00CA591D"/>
    <w:rsid w:val="00CA6B83"/>
    <w:rsid w:val="00CA7ED0"/>
    <w:rsid w:val="00CB0289"/>
    <w:rsid w:val="00CB1769"/>
    <w:rsid w:val="00CB1E14"/>
    <w:rsid w:val="00CB2A3A"/>
    <w:rsid w:val="00CB2AF9"/>
    <w:rsid w:val="00CB3339"/>
    <w:rsid w:val="00CC004D"/>
    <w:rsid w:val="00CC0514"/>
    <w:rsid w:val="00CC0E07"/>
    <w:rsid w:val="00CC204B"/>
    <w:rsid w:val="00CC2205"/>
    <w:rsid w:val="00CC2AC0"/>
    <w:rsid w:val="00CC3E1F"/>
    <w:rsid w:val="00CC3FB2"/>
    <w:rsid w:val="00CC5D42"/>
    <w:rsid w:val="00CC71DB"/>
    <w:rsid w:val="00CC766C"/>
    <w:rsid w:val="00CD233E"/>
    <w:rsid w:val="00CD3C0B"/>
    <w:rsid w:val="00CD53AB"/>
    <w:rsid w:val="00CD5ADF"/>
    <w:rsid w:val="00CD64F7"/>
    <w:rsid w:val="00CD6706"/>
    <w:rsid w:val="00CD7B5C"/>
    <w:rsid w:val="00CE02B9"/>
    <w:rsid w:val="00CE0559"/>
    <w:rsid w:val="00CE0854"/>
    <w:rsid w:val="00CE0900"/>
    <w:rsid w:val="00CE1B20"/>
    <w:rsid w:val="00CE2AB3"/>
    <w:rsid w:val="00CE2DFB"/>
    <w:rsid w:val="00CE3D64"/>
    <w:rsid w:val="00CE4B1C"/>
    <w:rsid w:val="00CE5DDC"/>
    <w:rsid w:val="00CE63EB"/>
    <w:rsid w:val="00CE680D"/>
    <w:rsid w:val="00CE7CE9"/>
    <w:rsid w:val="00CF10FA"/>
    <w:rsid w:val="00CF1B2B"/>
    <w:rsid w:val="00CF1B6E"/>
    <w:rsid w:val="00CF1C92"/>
    <w:rsid w:val="00CF3701"/>
    <w:rsid w:val="00CF3888"/>
    <w:rsid w:val="00CF3E8E"/>
    <w:rsid w:val="00CF498B"/>
    <w:rsid w:val="00CF6700"/>
    <w:rsid w:val="00D00A19"/>
    <w:rsid w:val="00D02842"/>
    <w:rsid w:val="00D036D5"/>
    <w:rsid w:val="00D03A8A"/>
    <w:rsid w:val="00D040D8"/>
    <w:rsid w:val="00D057F4"/>
    <w:rsid w:val="00D05C9F"/>
    <w:rsid w:val="00D066E6"/>
    <w:rsid w:val="00D078A8"/>
    <w:rsid w:val="00D14E1D"/>
    <w:rsid w:val="00D16874"/>
    <w:rsid w:val="00D16AED"/>
    <w:rsid w:val="00D1716E"/>
    <w:rsid w:val="00D17B43"/>
    <w:rsid w:val="00D203AF"/>
    <w:rsid w:val="00D20E1C"/>
    <w:rsid w:val="00D2362B"/>
    <w:rsid w:val="00D245A8"/>
    <w:rsid w:val="00D24C33"/>
    <w:rsid w:val="00D265FB"/>
    <w:rsid w:val="00D2704B"/>
    <w:rsid w:val="00D27537"/>
    <w:rsid w:val="00D323D4"/>
    <w:rsid w:val="00D3347B"/>
    <w:rsid w:val="00D338E5"/>
    <w:rsid w:val="00D33B4D"/>
    <w:rsid w:val="00D3441F"/>
    <w:rsid w:val="00D351B3"/>
    <w:rsid w:val="00D35A42"/>
    <w:rsid w:val="00D37A0B"/>
    <w:rsid w:val="00D4001A"/>
    <w:rsid w:val="00D41013"/>
    <w:rsid w:val="00D43291"/>
    <w:rsid w:val="00D450E8"/>
    <w:rsid w:val="00D46602"/>
    <w:rsid w:val="00D4677A"/>
    <w:rsid w:val="00D46D0E"/>
    <w:rsid w:val="00D47B14"/>
    <w:rsid w:val="00D50F35"/>
    <w:rsid w:val="00D5228C"/>
    <w:rsid w:val="00D5243D"/>
    <w:rsid w:val="00D559B8"/>
    <w:rsid w:val="00D55D88"/>
    <w:rsid w:val="00D56A84"/>
    <w:rsid w:val="00D57832"/>
    <w:rsid w:val="00D61DEA"/>
    <w:rsid w:val="00D625F4"/>
    <w:rsid w:val="00D64786"/>
    <w:rsid w:val="00D64E29"/>
    <w:rsid w:val="00D658C3"/>
    <w:rsid w:val="00D65A34"/>
    <w:rsid w:val="00D67329"/>
    <w:rsid w:val="00D67DF6"/>
    <w:rsid w:val="00D71878"/>
    <w:rsid w:val="00D7371A"/>
    <w:rsid w:val="00D7391B"/>
    <w:rsid w:val="00D76393"/>
    <w:rsid w:val="00D77041"/>
    <w:rsid w:val="00D805E9"/>
    <w:rsid w:val="00D81151"/>
    <w:rsid w:val="00D8219E"/>
    <w:rsid w:val="00D85BFD"/>
    <w:rsid w:val="00D86048"/>
    <w:rsid w:val="00D867BE"/>
    <w:rsid w:val="00D929CF"/>
    <w:rsid w:val="00D92D2C"/>
    <w:rsid w:val="00D96D2F"/>
    <w:rsid w:val="00D97085"/>
    <w:rsid w:val="00D9751D"/>
    <w:rsid w:val="00D97BBC"/>
    <w:rsid w:val="00D97D5D"/>
    <w:rsid w:val="00D97FB1"/>
    <w:rsid w:val="00DA14F3"/>
    <w:rsid w:val="00DA55F2"/>
    <w:rsid w:val="00DA78A9"/>
    <w:rsid w:val="00DB11F2"/>
    <w:rsid w:val="00DB2FD1"/>
    <w:rsid w:val="00DB4616"/>
    <w:rsid w:val="00DB607E"/>
    <w:rsid w:val="00DB727B"/>
    <w:rsid w:val="00DC0858"/>
    <w:rsid w:val="00DC119F"/>
    <w:rsid w:val="00DC2ED5"/>
    <w:rsid w:val="00DC42BC"/>
    <w:rsid w:val="00DC4FD6"/>
    <w:rsid w:val="00DC5C8A"/>
    <w:rsid w:val="00DC63BD"/>
    <w:rsid w:val="00DC6FD4"/>
    <w:rsid w:val="00DC7703"/>
    <w:rsid w:val="00DD01B0"/>
    <w:rsid w:val="00DD10A3"/>
    <w:rsid w:val="00DD1DC2"/>
    <w:rsid w:val="00DD2599"/>
    <w:rsid w:val="00DD390C"/>
    <w:rsid w:val="00DD3CEC"/>
    <w:rsid w:val="00DD3F03"/>
    <w:rsid w:val="00DD44B1"/>
    <w:rsid w:val="00DD4A00"/>
    <w:rsid w:val="00DD531E"/>
    <w:rsid w:val="00DD65EB"/>
    <w:rsid w:val="00DD66CB"/>
    <w:rsid w:val="00DD7F84"/>
    <w:rsid w:val="00DE1022"/>
    <w:rsid w:val="00DE2390"/>
    <w:rsid w:val="00DE416B"/>
    <w:rsid w:val="00DE5A5D"/>
    <w:rsid w:val="00DE7655"/>
    <w:rsid w:val="00DF0A5C"/>
    <w:rsid w:val="00DF1747"/>
    <w:rsid w:val="00DF3B2D"/>
    <w:rsid w:val="00DF4264"/>
    <w:rsid w:val="00DF42A3"/>
    <w:rsid w:val="00DF6A0A"/>
    <w:rsid w:val="00DF7D2F"/>
    <w:rsid w:val="00E02303"/>
    <w:rsid w:val="00E03C8A"/>
    <w:rsid w:val="00E0424D"/>
    <w:rsid w:val="00E05EBC"/>
    <w:rsid w:val="00E063A4"/>
    <w:rsid w:val="00E068E4"/>
    <w:rsid w:val="00E07C69"/>
    <w:rsid w:val="00E103EF"/>
    <w:rsid w:val="00E1202E"/>
    <w:rsid w:val="00E128C2"/>
    <w:rsid w:val="00E139D8"/>
    <w:rsid w:val="00E14CF8"/>
    <w:rsid w:val="00E160A9"/>
    <w:rsid w:val="00E1783D"/>
    <w:rsid w:val="00E17B0F"/>
    <w:rsid w:val="00E21464"/>
    <w:rsid w:val="00E216B6"/>
    <w:rsid w:val="00E21ED8"/>
    <w:rsid w:val="00E225BF"/>
    <w:rsid w:val="00E22DC3"/>
    <w:rsid w:val="00E23579"/>
    <w:rsid w:val="00E252C5"/>
    <w:rsid w:val="00E25B70"/>
    <w:rsid w:val="00E26B89"/>
    <w:rsid w:val="00E26C7D"/>
    <w:rsid w:val="00E27A1D"/>
    <w:rsid w:val="00E27B4F"/>
    <w:rsid w:val="00E308CA"/>
    <w:rsid w:val="00E30CF9"/>
    <w:rsid w:val="00E31839"/>
    <w:rsid w:val="00E3306B"/>
    <w:rsid w:val="00E37719"/>
    <w:rsid w:val="00E37AAA"/>
    <w:rsid w:val="00E37C16"/>
    <w:rsid w:val="00E41940"/>
    <w:rsid w:val="00E42196"/>
    <w:rsid w:val="00E434F2"/>
    <w:rsid w:val="00E4414F"/>
    <w:rsid w:val="00E44D3D"/>
    <w:rsid w:val="00E457E1"/>
    <w:rsid w:val="00E473BB"/>
    <w:rsid w:val="00E504B9"/>
    <w:rsid w:val="00E50625"/>
    <w:rsid w:val="00E511B3"/>
    <w:rsid w:val="00E521A7"/>
    <w:rsid w:val="00E52836"/>
    <w:rsid w:val="00E53126"/>
    <w:rsid w:val="00E54056"/>
    <w:rsid w:val="00E54329"/>
    <w:rsid w:val="00E56E29"/>
    <w:rsid w:val="00E60722"/>
    <w:rsid w:val="00E619C8"/>
    <w:rsid w:val="00E622C1"/>
    <w:rsid w:val="00E63081"/>
    <w:rsid w:val="00E63B75"/>
    <w:rsid w:val="00E6414B"/>
    <w:rsid w:val="00E657D1"/>
    <w:rsid w:val="00E661D9"/>
    <w:rsid w:val="00E67314"/>
    <w:rsid w:val="00E67A0F"/>
    <w:rsid w:val="00E70344"/>
    <w:rsid w:val="00E709F3"/>
    <w:rsid w:val="00E70FD4"/>
    <w:rsid w:val="00E714B9"/>
    <w:rsid w:val="00E73F64"/>
    <w:rsid w:val="00E7595B"/>
    <w:rsid w:val="00E77221"/>
    <w:rsid w:val="00E77359"/>
    <w:rsid w:val="00E77991"/>
    <w:rsid w:val="00E779FD"/>
    <w:rsid w:val="00E80634"/>
    <w:rsid w:val="00E81A71"/>
    <w:rsid w:val="00E81B6B"/>
    <w:rsid w:val="00E82B90"/>
    <w:rsid w:val="00E82BB1"/>
    <w:rsid w:val="00E8369F"/>
    <w:rsid w:val="00E83BF1"/>
    <w:rsid w:val="00E843DD"/>
    <w:rsid w:val="00E847AB"/>
    <w:rsid w:val="00E84895"/>
    <w:rsid w:val="00E8672D"/>
    <w:rsid w:val="00E86A19"/>
    <w:rsid w:val="00E87457"/>
    <w:rsid w:val="00E9127F"/>
    <w:rsid w:val="00E92027"/>
    <w:rsid w:val="00E93DE9"/>
    <w:rsid w:val="00E9447E"/>
    <w:rsid w:val="00E9606E"/>
    <w:rsid w:val="00E9775E"/>
    <w:rsid w:val="00E97E6E"/>
    <w:rsid w:val="00EA0F57"/>
    <w:rsid w:val="00EA1500"/>
    <w:rsid w:val="00EA22FA"/>
    <w:rsid w:val="00EA3BF6"/>
    <w:rsid w:val="00EA3DB9"/>
    <w:rsid w:val="00EA445C"/>
    <w:rsid w:val="00EA46EC"/>
    <w:rsid w:val="00EA5379"/>
    <w:rsid w:val="00EA58A7"/>
    <w:rsid w:val="00EB0A6E"/>
    <w:rsid w:val="00EB16E4"/>
    <w:rsid w:val="00EB41FB"/>
    <w:rsid w:val="00EB43BD"/>
    <w:rsid w:val="00EB502E"/>
    <w:rsid w:val="00EB5EF5"/>
    <w:rsid w:val="00EB6537"/>
    <w:rsid w:val="00EB6CB2"/>
    <w:rsid w:val="00EB6D45"/>
    <w:rsid w:val="00EB7F71"/>
    <w:rsid w:val="00EC03E7"/>
    <w:rsid w:val="00EC2FA5"/>
    <w:rsid w:val="00EC41EA"/>
    <w:rsid w:val="00EC4848"/>
    <w:rsid w:val="00EC58AD"/>
    <w:rsid w:val="00EC5B81"/>
    <w:rsid w:val="00EC731C"/>
    <w:rsid w:val="00ED0CF7"/>
    <w:rsid w:val="00ED0FB2"/>
    <w:rsid w:val="00ED376C"/>
    <w:rsid w:val="00ED4E33"/>
    <w:rsid w:val="00ED6337"/>
    <w:rsid w:val="00ED660F"/>
    <w:rsid w:val="00EE0532"/>
    <w:rsid w:val="00EE067B"/>
    <w:rsid w:val="00EE288D"/>
    <w:rsid w:val="00EE2E52"/>
    <w:rsid w:val="00EE311D"/>
    <w:rsid w:val="00EE4A04"/>
    <w:rsid w:val="00EE594D"/>
    <w:rsid w:val="00EE7B3E"/>
    <w:rsid w:val="00EF0259"/>
    <w:rsid w:val="00EF1160"/>
    <w:rsid w:val="00EF2F99"/>
    <w:rsid w:val="00EF3119"/>
    <w:rsid w:val="00EF4BF9"/>
    <w:rsid w:val="00EF4F50"/>
    <w:rsid w:val="00EF712E"/>
    <w:rsid w:val="00F0078E"/>
    <w:rsid w:val="00F00894"/>
    <w:rsid w:val="00F0236B"/>
    <w:rsid w:val="00F02382"/>
    <w:rsid w:val="00F028DD"/>
    <w:rsid w:val="00F03E8B"/>
    <w:rsid w:val="00F0504E"/>
    <w:rsid w:val="00F0645E"/>
    <w:rsid w:val="00F07B9A"/>
    <w:rsid w:val="00F10491"/>
    <w:rsid w:val="00F10BF8"/>
    <w:rsid w:val="00F1252F"/>
    <w:rsid w:val="00F13061"/>
    <w:rsid w:val="00F1363A"/>
    <w:rsid w:val="00F13E05"/>
    <w:rsid w:val="00F20869"/>
    <w:rsid w:val="00F20E30"/>
    <w:rsid w:val="00F21246"/>
    <w:rsid w:val="00F246B9"/>
    <w:rsid w:val="00F25A28"/>
    <w:rsid w:val="00F263C5"/>
    <w:rsid w:val="00F2787D"/>
    <w:rsid w:val="00F31987"/>
    <w:rsid w:val="00F35186"/>
    <w:rsid w:val="00F353D2"/>
    <w:rsid w:val="00F356D5"/>
    <w:rsid w:val="00F36ECF"/>
    <w:rsid w:val="00F413B7"/>
    <w:rsid w:val="00F41C52"/>
    <w:rsid w:val="00F41F17"/>
    <w:rsid w:val="00F4201A"/>
    <w:rsid w:val="00F43417"/>
    <w:rsid w:val="00F43B8C"/>
    <w:rsid w:val="00F440A6"/>
    <w:rsid w:val="00F440DD"/>
    <w:rsid w:val="00F44EA5"/>
    <w:rsid w:val="00F4677D"/>
    <w:rsid w:val="00F53118"/>
    <w:rsid w:val="00F533EF"/>
    <w:rsid w:val="00F5707F"/>
    <w:rsid w:val="00F57D3D"/>
    <w:rsid w:val="00F60D73"/>
    <w:rsid w:val="00F6323F"/>
    <w:rsid w:val="00F6452F"/>
    <w:rsid w:val="00F64D78"/>
    <w:rsid w:val="00F65E6E"/>
    <w:rsid w:val="00F66C1F"/>
    <w:rsid w:val="00F711D6"/>
    <w:rsid w:val="00F71AAA"/>
    <w:rsid w:val="00F71B54"/>
    <w:rsid w:val="00F71B65"/>
    <w:rsid w:val="00F7241C"/>
    <w:rsid w:val="00F73938"/>
    <w:rsid w:val="00F74FB4"/>
    <w:rsid w:val="00F753F8"/>
    <w:rsid w:val="00F75BE8"/>
    <w:rsid w:val="00F760AD"/>
    <w:rsid w:val="00F77D80"/>
    <w:rsid w:val="00F77E04"/>
    <w:rsid w:val="00F80408"/>
    <w:rsid w:val="00F80636"/>
    <w:rsid w:val="00F808B2"/>
    <w:rsid w:val="00F81AF6"/>
    <w:rsid w:val="00F8517C"/>
    <w:rsid w:val="00F8657B"/>
    <w:rsid w:val="00F87250"/>
    <w:rsid w:val="00F87885"/>
    <w:rsid w:val="00F87D46"/>
    <w:rsid w:val="00F87FB9"/>
    <w:rsid w:val="00F9088C"/>
    <w:rsid w:val="00F91AC2"/>
    <w:rsid w:val="00F91CE3"/>
    <w:rsid w:val="00F91E03"/>
    <w:rsid w:val="00F923BD"/>
    <w:rsid w:val="00F92781"/>
    <w:rsid w:val="00F92A88"/>
    <w:rsid w:val="00F92F10"/>
    <w:rsid w:val="00F92F25"/>
    <w:rsid w:val="00F93975"/>
    <w:rsid w:val="00F94A3D"/>
    <w:rsid w:val="00F972A1"/>
    <w:rsid w:val="00FA174F"/>
    <w:rsid w:val="00FA17EB"/>
    <w:rsid w:val="00FA1853"/>
    <w:rsid w:val="00FA18E6"/>
    <w:rsid w:val="00FA20F7"/>
    <w:rsid w:val="00FA398D"/>
    <w:rsid w:val="00FA5538"/>
    <w:rsid w:val="00FA589D"/>
    <w:rsid w:val="00FB085C"/>
    <w:rsid w:val="00FB0988"/>
    <w:rsid w:val="00FB1BB3"/>
    <w:rsid w:val="00FB3F77"/>
    <w:rsid w:val="00FB5D97"/>
    <w:rsid w:val="00FB610A"/>
    <w:rsid w:val="00FB6E3E"/>
    <w:rsid w:val="00FB6EF5"/>
    <w:rsid w:val="00FC025E"/>
    <w:rsid w:val="00FC1164"/>
    <w:rsid w:val="00FC1852"/>
    <w:rsid w:val="00FC2B6C"/>
    <w:rsid w:val="00FC4063"/>
    <w:rsid w:val="00FC4EED"/>
    <w:rsid w:val="00FC617C"/>
    <w:rsid w:val="00FC66DE"/>
    <w:rsid w:val="00FC714F"/>
    <w:rsid w:val="00FD0FB0"/>
    <w:rsid w:val="00FD17C7"/>
    <w:rsid w:val="00FD1829"/>
    <w:rsid w:val="00FD4D07"/>
    <w:rsid w:val="00FE04EF"/>
    <w:rsid w:val="00FE0890"/>
    <w:rsid w:val="00FE156C"/>
    <w:rsid w:val="00FE2DCB"/>
    <w:rsid w:val="00FE3E1C"/>
    <w:rsid w:val="00FE671C"/>
    <w:rsid w:val="00FE7E94"/>
    <w:rsid w:val="00FF03D8"/>
    <w:rsid w:val="00FF14A1"/>
    <w:rsid w:val="00FF1C22"/>
    <w:rsid w:val="00FF266A"/>
    <w:rsid w:val="00FF2673"/>
    <w:rsid w:val="00FF42E2"/>
    <w:rsid w:val="00FF4BAD"/>
    <w:rsid w:val="00FF5465"/>
    <w:rsid w:val="00FF5AF5"/>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286FDA"/>
    <w:rPr>
      <w:rFonts w:ascii="Arial" w:hAnsi="Arial"/>
      <w:sz w:val="24"/>
    </w:rPr>
  </w:style>
  <w:style w:type="paragraph" w:styleId="Ttulo1">
    <w:name w:val="heading 1"/>
    <w:basedOn w:val="Normal"/>
    <w:next w:val="Normal"/>
    <w:link w:val="Ttulo1Char"/>
    <w:autoRedefine/>
    <w:uiPriority w:val="9"/>
    <w:qFormat/>
    <w:rsid w:val="00325416"/>
    <w:pPr>
      <w:keepNext/>
      <w:keepLines/>
      <w:numPr>
        <w:numId w:val="40"/>
      </w:numPr>
      <w:ind w:left="284" w:hanging="284"/>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94016B"/>
    <w:pPr>
      <w:numPr>
        <w:ilvl w:val="1"/>
      </w:numPr>
      <w:outlineLvl w:val="1"/>
    </w:pPr>
    <w:rPr>
      <w:b w:val="0"/>
      <w:szCs w:val="26"/>
    </w:rPr>
  </w:style>
  <w:style w:type="paragraph" w:styleId="Ttulo3">
    <w:name w:val="heading 3"/>
    <w:basedOn w:val="Normal"/>
    <w:next w:val="Normal"/>
    <w:link w:val="Ttulo3Char"/>
    <w:uiPriority w:val="9"/>
    <w:unhideWhenUsed/>
    <w:qFormat/>
    <w:rsid w:val="00570E8A"/>
    <w:pPr>
      <w:keepNext/>
      <w:keepLines/>
      <w:numPr>
        <w:ilvl w:val="2"/>
        <w:numId w:val="40"/>
      </w:numPr>
      <w:spacing w:before="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0"/>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0"/>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5"/>
      </w:numPr>
    </w:pPr>
    <w:rPr>
      <w:rFonts w:ascii="Arial" w:hAnsi="Arial"/>
      <w:sz w:val="24"/>
    </w:rPr>
  </w:style>
  <w:style w:type="character" w:customStyle="1" w:styleId="Ttulo1Char">
    <w:name w:val="Título 1 Char"/>
    <w:basedOn w:val="Fontepargpadro"/>
    <w:link w:val="Ttulo1"/>
    <w:uiPriority w:val="9"/>
    <w:rsid w:val="00325416"/>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94016B"/>
    <w:rPr>
      <w:rFonts w:ascii="Arial" w:eastAsiaTheme="majorEastAsia" w:hAnsi="Arial" w:cstheme="majorBidi"/>
      <w:caps/>
      <w:sz w:val="24"/>
      <w:szCs w:val="26"/>
    </w:rPr>
  </w:style>
  <w:style w:type="numbering" w:customStyle="1" w:styleId="Estilo1">
    <w:name w:val="Estilo1"/>
    <w:uiPriority w:val="99"/>
    <w:rsid w:val="00570E8A"/>
    <w:pPr>
      <w:numPr>
        <w:numId w:val="26"/>
      </w:numPr>
    </w:pPr>
  </w:style>
  <w:style w:type="numbering" w:customStyle="1" w:styleId="Estilo2">
    <w:name w:val="Estilo2"/>
    <w:uiPriority w:val="99"/>
    <w:rsid w:val="00570E8A"/>
    <w:pPr>
      <w:numPr>
        <w:numId w:val="28"/>
      </w:numPr>
    </w:pPr>
  </w:style>
  <w:style w:type="character" w:customStyle="1" w:styleId="Ttulo3Char">
    <w:name w:val="Título 3 Char"/>
    <w:basedOn w:val="Fontepargpadro"/>
    <w:link w:val="Ttulo3"/>
    <w:uiPriority w:val="9"/>
    <w:rsid w:val="00570E8A"/>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before="240"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8B3EB8"/>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styleId="MenoPendente">
    <w:name w:val="Unresolved Mention"/>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character" w:customStyle="1" w:styleId="MenoPendente1">
    <w:name w:val="Menção Pendente1"/>
    <w:basedOn w:val="Fontepargpadro"/>
    <w:uiPriority w:val="99"/>
    <w:semiHidden/>
    <w:unhideWhenUsed/>
    <w:rsid w:val="000752AD"/>
    <w:rPr>
      <w:color w:val="605E5C"/>
      <w:shd w:val="clear" w:color="auto" w:fill="E1DFDD"/>
    </w:rPr>
  </w:style>
  <w:style w:type="paragraph" w:styleId="Reviso">
    <w:name w:val="Revision"/>
    <w:hidden/>
    <w:uiPriority w:val="99"/>
    <w:semiHidden/>
    <w:rsid w:val="000752AD"/>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0752AD"/>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0752AD"/>
    <w:rPr>
      <w:rFonts w:ascii="Arial" w:hAnsi="Arial"/>
      <w:sz w:val="20"/>
      <w:szCs w:val="20"/>
    </w:rPr>
  </w:style>
  <w:style w:type="character" w:styleId="Refdenotadefim">
    <w:name w:val="endnote reference"/>
    <w:basedOn w:val="Fontepargpadro"/>
    <w:uiPriority w:val="99"/>
    <w:semiHidden/>
    <w:unhideWhenUsed/>
    <w:rsid w:val="000752AD"/>
    <w:rPr>
      <w:vertAlign w:val="superscript"/>
    </w:rPr>
  </w:style>
  <w:style w:type="paragraph" w:customStyle="1" w:styleId="Tpico">
    <w:name w:val="Tópico"/>
    <w:basedOn w:val="PargrafodaLista"/>
    <w:link w:val="TpicoChar"/>
    <w:qFormat/>
    <w:rsid w:val="000752AD"/>
    <w:pPr>
      <w:numPr>
        <w:numId w:val="52"/>
      </w:numPr>
    </w:pPr>
    <w:rPr>
      <w:b/>
      <w:bCs/>
    </w:rPr>
  </w:style>
  <w:style w:type="character" w:customStyle="1" w:styleId="PargrafodaListaChar">
    <w:name w:val="Parágrafo da Lista Char"/>
    <w:basedOn w:val="Fontepargpadro"/>
    <w:link w:val="PargrafodaLista"/>
    <w:uiPriority w:val="34"/>
    <w:rsid w:val="000752AD"/>
    <w:rPr>
      <w:rFonts w:ascii="Arial" w:hAnsi="Arial"/>
      <w:sz w:val="24"/>
    </w:rPr>
  </w:style>
  <w:style w:type="character" w:customStyle="1" w:styleId="TpicoChar">
    <w:name w:val="Tópico Char"/>
    <w:basedOn w:val="PargrafodaListaChar"/>
    <w:link w:val="Tpico"/>
    <w:rsid w:val="000752AD"/>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www.ibge.gov.br/estatisticas/sociais/populacao/38734-cadastro-nacional-de-enderecos-para-fins-estatisticos.html?edicao=41843&amp;t=download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6680D-4176-453E-B1F4-0C9FB93C8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2398</TotalTime>
  <Pages>44</Pages>
  <Words>16387</Words>
  <Characters>88490</Characters>
  <Application>Microsoft Office Word</Application>
  <DocSecurity>0</DocSecurity>
  <Lines>737</Lines>
  <Paragraphs>209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Crislaine Silveira</dc:creator>
  <cp:lastModifiedBy>Marco Aurélio Barbiero</cp:lastModifiedBy>
  <cp:revision>67</cp:revision>
  <cp:lastPrinted>2024-10-17T18:13:00Z</cp:lastPrinted>
  <dcterms:created xsi:type="dcterms:W3CDTF">2025-01-03T10:37:00Z</dcterms:created>
  <dcterms:modified xsi:type="dcterms:W3CDTF">2025-04-09T12:58:00Z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id="ouuC5trt"/&gt;&lt;style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