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CF13F" w14:textId="77777777" w:rsidR="000752AD" w:rsidRPr="009B6CCF" w:rsidRDefault="000752AD" w:rsidP="00870369">
      <w:pPr>
        <w:rPr>
          <w:rFonts w:cs="Arial"/>
          <w:sz w:val="20"/>
          <w:szCs w:val="20"/>
        </w:rPr>
      </w:pP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p>
    <w:p w14:paraId="35AFF181" w14:textId="77777777" w:rsidR="000752AD" w:rsidRPr="009B6CCF" w:rsidRDefault="000752AD" w:rsidP="000752AD">
      <w:pPr>
        <w:ind w:firstLine="0"/>
        <w:contextualSpacing/>
        <w:jc w:val="center"/>
        <w:rPr>
          <w:rFonts w:cs="Arial"/>
          <w:szCs w:val="24"/>
        </w:rPr>
      </w:pPr>
      <w:r w:rsidRPr="009B6CCF">
        <w:rPr>
          <w:noProof/>
          <w:szCs w:val="24"/>
          <w:lang w:eastAsia="pt-BR"/>
        </w:rPr>
        <w:drawing>
          <wp:inline distT="0" distB="0" distL="0" distR="0" wp14:anchorId="1B0DE1F7" wp14:editId="7EA26EBC">
            <wp:extent cx="662400" cy="914400"/>
            <wp:effectExtent l="0" t="0" r="4445" b="0"/>
            <wp:docPr id="1" name="Imagem 1" descr="Imagem de desenho anima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magem de desenho animad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2400" cy="914400"/>
                    </a:xfrm>
                    <a:prstGeom prst="rect">
                      <a:avLst/>
                    </a:prstGeom>
                  </pic:spPr>
                </pic:pic>
              </a:graphicData>
            </a:graphic>
          </wp:inline>
        </w:drawing>
      </w:r>
    </w:p>
    <w:p w14:paraId="39D09FD4" w14:textId="77777777" w:rsidR="000752AD" w:rsidRPr="009B6CCF" w:rsidRDefault="000752AD" w:rsidP="000752AD">
      <w:pPr>
        <w:ind w:firstLine="0"/>
        <w:contextualSpacing/>
        <w:jc w:val="center"/>
        <w:rPr>
          <w:rFonts w:cs="Arial"/>
          <w:sz w:val="20"/>
          <w:szCs w:val="20"/>
        </w:rPr>
      </w:pPr>
    </w:p>
    <w:p w14:paraId="13906A2D" w14:textId="77777777" w:rsidR="000752AD" w:rsidRPr="009B6CCF" w:rsidRDefault="000752AD" w:rsidP="000752AD">
      <w:pPr>
        <w:ind w:firstLine="0"/>
        <w:contextualSpacing/>
        <w:jc w:val="center"/>
        <w:rPr>
          <w:rFonts w:cs="Arial"/>
          <w:szCs w:val="24"/>
        </w:rPr>
      </w:pPr>
      <w:r w:rsidRPr="009B6CCF">
        <w:rPr>
          <w:rFonts w:cs="Arial"/>
          <w:szCs w:val="24"/>
        </w:rPr>
        <w:t>UNIVERSIDADE FEDERAL DE SANTA CATARINA</w:t>
      </w:r>
    </w:p>
    <w:p w14:paraId="2645F1E1" w14:textId="77777777" w:rsidR="000752AD" w:rsidRPr="009B6CCF" w:rsidRDefault="000752AD" w:rsidP="000752AD">
      <w:pPr>
        <w:ind w:firstLine="0"/>
        <w:contextualSpacing/>
        <w:jc w:val="center"/>
        <w:rPr>
          <w:rFonts w:cs="Arial"/>
          <w:szCs w:val="24"/>
        </w:rPr>
      </w:pPr>
      <w:r w:rsidRPr="009B6CCF">
        <w:rPr>
          <w:rFonts w:cs="Arial"/>
          <w:szCs w:val="24"/>
        </w:rPr>
        <w:t>CAMPUS FLORIANÓPOLIS</w:t>
      </w:r>
    </w:p>
    <w:p w14:paraId="645CFAAF" w14:textId="77777777" w:rsidR="000752AD" w:rsidRPr="009B6CCF" w:rsidRDefault="000752AD" w:rsidP="000752AD">
      <w:pPr>
        <w:ind w:firstLine="0"/>
        <w:contextualSpacing/>
        <w:jc w:val="center"/>
        <w:rPr>
          <w:rFonts w:cs="Arial"/>
          <w:szCs w:val="24"/>
        </w:rPr>
      </w:pPr>
      <w:r w:rsidRPr="009B6CCF">
        <w:rPr>
          <w:rFonts w:cs="Arial"/>
          <w:szCs w:val="24"/>
        </w:rPr>
        <w:t>DEPARTAMENTO DE ENGENHARIA CIVIL</w:t>
      </w:r>
    </w:p>
    <w:p w14:paraId="5E0A0362" w14:textId="77777777" w:rsidR="000752AD" w:rsidRPr="009B6CCF" w:rsidRDefault="000752AD" w:rsidP="000752AD">
      <w:pPr>
        <w:ind w:firstLine="0"/>
        <w:contextualSpacing/>
        <w:jc w:val="center"/>
        <w:rPr>
          <w:rFonts w:cs="Arial"/>
          <w:caps/>
          <w:szCs w:val="24"/>
        </w:rPr>
      </w:pPr>
      <w:r w:rsidRPr="009B6CCF">
        <w:rPr>
          <w:rFonts w:cs="Arial"/>
          <w:caps/>
          <w:szCs w:val="24"/>
        </w:rPr>
        <w:t>Pós-Graduação em Engenharia de Transportes e Gestão Territorial</w:t>
      </w:r>
    </w:p>
    <w:p w14:paraId="4130B173" w14:textId="77777777" w:rsidR="000752AD" w:rsidRPr="009B6CCF" w:rsidRDefault="000752AD" w:rsidP="000752AD">
      <w:pPr>
        <w:ind w:firstLine="0"/>
        <w:contextualSpacing/>
        <w:jc w:val="center"/>
        <w:rPr>
          <w:rFonts w:cs="Arial"/>
          <w:szCs w:val="24"/>
        </w:rPr>
      </w:pPr>
    </w:p>
    <w:p w14:paraId="0414635F" w14:textId="77777777" w:rsidR="000752AD" w:rsidRPr="009B6CCF" w:rsidRDefault="000752AD" w:rsidP="000752AD">
      <w:pPr>
        <w:ind w:firstLine="0"/>
        <w:contextualSpacing/>
        <w:jc w:val="center"/>
        <w:rPr>
          <w:rFonts w:cs="Arial"/>
          <w:szCs w:val="24"/>
        </w:rPr>
      </w:pPr>
    </w:p>
    <w:p w14:paraId="1D34D7C8" w14:textId="77777777" w:rsidR="000752AD" w:rsidRPr="009B6CCF" w:rsidRDefault="000752AD" w:rsidP="000752AD">
      <w:pPr>
        <w:ind w:firstLine="0"/>
        <w:contextualSpacing/>
        <w:jc w:val="center"/>
        <w:rPr>
          <w:rFonts w:cs="Arial"/>
          <w:szCs w:val="24"/>
        </w:rPr>
      </w:pPr>
      <w:r w:rsidRPr="009B6CCF">
        <w:rPr>
          <w:rFonts w:cs="Arial"/>
          <w:szCs w:val="24"/>
        </w:rPr>
        <w:t>Autor</w:t>
      </w:r>
    </w:p>
    <w:p w14:paraId="0F46C3D7" w14:textId="77777777" w:rsidR="000752AD" w:rsidRPr="009B6CCF" w:rsidRDefault="000752AD" w:rsidP="000752AD">
      <w:pPr>
        <w:ind w:firstLine="0"/>
        <w:contextualSpacing/>
        <w:jc w:val="center"/>
        <w:rPr>
          <w:rFonts w:cs="Arial"/>
          <w:szCs w:val="24"/>
        </w:rPr>
      </w:pPr>
      <w:r w:rsidRPr="009B6CCF">
        <w:rPr>
          <w:rFonts w:cs="Arial"/>
          <w:szCs w:val="24"/>
        </w:rPr>
        <w:t>Marco Aurélio Barbiero</w:t>
      </w:r>
    </w:p>
    <w:p w14:paraId="28D3BAB7" w14:textId="77777777" w:rsidR="000752AD" w:rsidRPr="009B6CCF" w:rsidRDefault="000752AD" w:rsidP="000752AD">
      <w:pPr>
        <w:ind w:firstLine="0"/>
        <w:contextualSpacing/>
        <w:jc w:val="center"/>
        <w:rPr>
          <w:rFonts w:cs="Arial"/>
          <w:szCs w:val="24"/>
        </w:rPr>
      </w:pPr>
    </w:p>
    <w:p w14:paraId="14D68B39" w14:textId="77777777" w:rsidR="000752AD" w:rsidRDefault="000752AD" w:rsidP="000752AD">
      <w:pPr>
        <w:ind w:firstLine="0"/>
        <w:contextualSpacing/>
        <w:jc w:val="center"/>
        <w:rPr>
          <w:rFonts w:cs="Arial"/>
          <w:szCs w:val="24"/>
        </w:rPr>
      </w:pPr>
    </w:p>
    <w:p w14:paraId="7A58B604" w14:textId="77777777" w:rsidR="00BC16CD" w:rsidRPr="009B6CCF" w:rsidRDefault="00BC16CD" w:rsidP="000752AD">
      <w:pPr>
        <w:ind w:firstLine="0"/>
        <w:contextualSpacing/>
        <w:jc w:val="center"/>
        <w:rPr>
          <w:rFonts w:cs="Arial"/>
          <w:szCs w:val="24"/>
        </w:rPr>
      </w:pPr>
    </w:p>
    <w:p w14:paraId="05A7C79A" w14:textId="77777777" w:rsidR="000752AD" w:rsidRPr="009B6CCF" w:rsidRDefault="000752AD" w:rsidP="000752AD">
      <w:pPr>
        <w:ind w:firstLine="0"/>
        <w:contextualSpacing/>
        <w:jc w:val="center"/>
        <w:rPr>
          <w:rFonts w:cs="Arial"/>
          <w:szCs w:val="24"/>
        </w:rPr>
      </w:pPr>
    </w:p>
    <w:p w14:paraId="10A113C6" w14:textId="77777777" w:rsidR="000752AD" w:rsidRPr="009B6CCF" w:rsidRDefault="000752AD" w:rsidP="000752AD">
      <w:pPr>
        <w:ind w:firstLine="0"/>
        <w:contextualSpacing/>
        <w:jc w:val="center"/>
        <w:rPr>
          <w:rFonts w:cs="Arial"/>
          <w:szCs w:val="24"/>
        </w:rPr>
      </w:pPr>
    </w:p>
    <w:p w14:paraId="6A6D31B3" w14:textId="30A78E3E" w:rsidR="000752AD" w:rsidRPr="009B6CCF" w:rsidRDefault="000752AD" w:rsidP="000752AD">
      <w:pPr>
        <w:ind w:firstLine="0"/>
        <w:contextualSpacing/>
        <w:jc w:val="center"/>
      </w:pPr>
      <w:r w:rsidRPr="009B6CCF">
        <w:rPr>
          <w:rFonts w:cs="Arial"/>
          <w:b/>
          <w:bCs/>
          <w:szCs w:val="24"/>
        </w:rPr>
        <w:t xml:space="preserve">Do CIATA ao CTM: </w:t>
      </w:r>
      <w:r w:rsidR="00A02B70">
        <w:rPr>
          <w:rFonts w:cs="Arial"/>
          <w:b/>
          <w:bCs/>
          <w:szCs w:val="24"/>
        </w:rPr>
        <w:t>G</w:t>
      </w:r>
      <w:r w:rsidRPr="009B6CCF">
        <w:rPr>
          <w:rFonts w:cs="Arial"/>
          <w:b/>
          <w:bCs/>
          <w:szCs w:val="24"/>
        </w:rPr>
        <w:t xml:space="preserve">eorreferenciamento de Cadastros </w:t>
      </w:r>
      <w:r w:rsidR="00823C60">
        <w:rPr>
          <w:rFonts w:cs="Arial"/>
          <w:b/>
          <w:bCs/>
          <w:szCs w:val="24"/>
        </w:rPr>
        <w:t>Alfanuméricos</w:t>
      </w:r>
    </w:p>
    <w:p w14:paraId="7A189B5B" w14:textId="77777777" w:rsidR="000752AD" w:rsidRPr="009B6CCF" w:rsidRDefault="000752AD" w:rsidP="000752AD">
      <w:pPr>
        <w:ind w:firstLine="0"/>
        <w:contextualSpacing/>
        <w:jc w:val="center"/>
        <w:rPr>
          <w:rFonts w:cs="Arial"/>
          <w:szCs w:val="24"/>
        </w:rPr>
      </w:pPr>
    </w:p>
    <w:p w14:paraId="1D0CF184" w14:textId="77777777" w:rsidR="000752AD" w:rsidRPr="009B6CCF" w:rsidRDefault="000752AD" w:rsidP="000752AD">
      <w:pPr>
        <w:ind w:firstLine="0"/>
        <w:contextualSpacing/>
        <w:jc w:val="center"/>
        <w:rPr>
          <w:rFonts w:cs="Arial"/>
          <w:szCs w:val="24"/>
        </w:rPr>
      </w:pPr>
    </w:p>
    <w:p w14:paraId="149A0762" w14:textId="77777777" w:rsidR="000752AD" w:rsidRPr="009B6CCF" w:rsidRDefault="000752AD" w:rsidP="000752AD">
      <w:pPr>
        <w:ind w:firstLine="0"/>
        <w:contextualSpacing/>
        <w:jc w:val="center"/>
        <w:rPr>
          <w:rFonts w:cs="Arial"/>
          <w:szCs w:val="24"/>
        </w:rPr>
      </w:pPr>
    </w:p>
    <w:p w14:paraId="7419F771" w14:textId="77777777" w:rsidR="000752AD" w:rsidRPr="009B6CCF" w:rsidRDefault="000752AD" w:rsidP="000752AD">
      <w:pPr>
        <w:ind w:firstLine="0"/>
        <w:contextualSpacing/>
        <w:jc w:val="center"/>
        <w:rPr>
          <w:rFonts w:cs="Arial"/>
          <w:szCs w:val="24"/>
        </w:rPr>
      </w:pPr>
    </w:p>
    <w:p w14:paraId="233696C6" w14:textId="77777777" w:rsidR="000752AD" w:rsidRPr="009B6CCF" w:rsidRDefault="000752AD" w:rsidP="000752AD">
      <w:pPr>
        <w:ind w:firstLine="0"/>
        <w:contextualSpacing/>
        <w:jc w:val="center"/>
        <w:rPr>
          <w:rFonts w:cs="Arial"/>
          <w:szCs w:val="24"/>
        </w:rPr>
      </w:pPr>
    </w:p>
    <w:p w14:paraId="0042F2FD" w14:textId="77777777" w:rsidR="000752AD" w:rsidRPr="009B6CCF" w:rsidRDefault="000752AD" w:rsidP="000752AD">
      <w:pPr>
        <w:ind w:firstLine="0"/>
        <w:contextualSpacing/>
        <w:jc w:val="center"/>
        <w:rPr>
          <w:rFonts w:cs="Arial"/>
          <w:szCs w:val="24"/>
        </w:rPr>
      </w:pPr>
    </w:p>
    <w:p w14:paraId="23708B36" w14:textId="77777777" w:rsidR="000752AD" w:rsidRDefault="000752AD" w:rsidP="000752AD">
      <w:pPr>
        <w:ind w:firstLine="0"/>
        <w:contextualSpacing/>
        <w:jc w:val="center"/>
        <w:rPr>
          <w:ins w:id="0" w:author="Ednez Gomes Tavares" w:date="2026-04-10T08:39:00Z" w16du:dateUtc="2026-04-10T11:39:00Z"/>
          <w:rFonts w:cs="Arial"/>
          <w:szCs w:val="24"/>
        </w:rPr>
      </w:pPr>
    </w:p>
    <w:p w14:paraId="24DFF8EF" w14:textId="77777777" w:rsidR="006173F2" w:rsidRDefault="006173F2" w:rsidP="000752AD">
      <w:pPr>
        <w:ind w:firstLine="0"/>
        <w:contextualSpacing/>
        <w:jc w:val="center"/>
        <w:rPr>
          <w:ins w:id="1" w:author="Ednez Gomes Tavares" w:date="2026-04-10T08:39:00Z" w16du:dateUtc="2026-04-10T11:39:00Z"/>
          <w:rFonts w:cs="Arial"/>
          <w:szCs w:val="24"/>
        </w:rPr>
      </w:pPr>
    </w:p>
    <w:p w14:paraId="7B806FD7" w14:textId="77777777" w:rsidR="006173F2" w:rsidRDefault="006173F2" w:rsidP="000752AD">
      <w:pPr>
        <w:ind w:firstLine="0"/>
        <w:contextualSpacing/>
        <w:jc w:val="center"/>
        <w:rPr>
          <w:ins w:id="2" w:author="Ednez Gomes Tavares" w:date="2026-04-10T08:39:00Z" w16du:dateUtc="2026-04-10T11:39:00Z"/>
          <w:rFonts w:cs="Arial"/>
          <w:szCs w:val="24"/>
        </w:rPr>
      </w:pPr>
    </w:p>
    <w:p w14:paraId="7879ABC8" w14:textId="77777777" w:rsidR="006173F2" w:rsidRPr="009B6CCF" w:rsidRDefault="006173F2" w:rsidP="000752AD">
      <w:pPr>
        <w:ind w:firstLine="0"/>
        <w:contextualSpacing/>
        <w:jc w:val="center"/>
        <w:rPr>
          <w:rFonts w:cs="Arial"/>
          <w:szCs w:val="24"/>
        </w:rPr>
      </w:pPr>
    </w:p>
    <w:p w14:paraId="2F994C0B" w14:textId="77777777" w:rsidR="000752AD" w:rsidRPr="009B6CCF" w:rsidRDefault="000752AD" w:rsidP="000752AD">
      <w:pPr>
        <w:ind w:firstLine="0"/>
        <w:contextualSpacing/>
        <w:jc w:val="center"/>
        <w:rPr>
          <w:rFonts w:cs="Arial"/>
          <w:szCs w:val="24"/>
        </w:rPr>
      </w:pPr>
      <w:r w:rsidRPr="009B6CCF">
        <w:rPr>
          <w:rFonts w:cs="Arial"/>
          <w:szCs w:val="24"/>
        </w:rPr>
        <w:t>Florianópolis-SC</w:t>
      </w:r>
    </w:p>
    <w:p w14:paraId="2707176B" w14:textId="6E690E3D" w:rsidR="000752AD" w:rsidRDefault="000752AD" w:rsidP="000752AD">
      <w:pPr>
        <w:ind w:firstLine="0"/>
        <w:contextualSpacing/>
        <w:jc w:val="center"/>
        <w:rPr>
          <w:rFonts w:cs="Arial"/>
          <w:szCs w:val="24"/>
        </w:rPr>
      </w:pPr>
      <w:r w:rsidRPr="009B6CCF">
        <w:rPr>
          <w:rFonts w:cs="Arial"/>
          <w:szCs w:val="24"/>
        </w:rPr>
        <w:t>202</w:t>
      </w:r>
      <w:r w:rsidR="00BA07F8" w:rsidRPr="009B6CCF">
        <w:rPr>
          <w:rFonts w:cs="Arial"/>
          <w:szCs w:val="24"/>
        </w:rPr>
        <w:t>6</w:t>
      </w:r>
    </w:p>
    <w:p w14:paraId="4F542801" w14:textId="6A8F934A" w:rsidR="00926561" w:rsidRDefault="00926561" w:rsidP="000752AD">
      <w:pPr>
        <w:ind w:firstLine="0"/>
        <w:contextualSpacing/>
        <w:jc w:val="center"/>
        <w:rPr>
          <w:rFonts w:cs="Arial"/>
          <w:szCs w:val="24"/>
        </w:rPr>
      </w:pPr>
    </w:p>
    <w:p w14:paraId="2112716D" w14:textId="5B961985" w:rsidR="00926561" w:rsidRDefault="00926561" w:rsidP="000752AD">
      <w:pPr>
        <w:ind w:firstLine="0"/>
        <w:contextualSpacing/>
        <w:jc w:val="center"/>
        <w:rPr>
          <w:rFonts w:cs="Arial"/>
          <w:szCs w:val="24"/>
        </w:rPr>
      </w:pPr>
    </w:p>
    <w:p w14:paraId="285DE2A1" w14:textId="77777777" w:rsidR="00926561" w:rsidRPr="009B6CCF" w:rsidRDefault="00926561" w:rsidP="000752AD">
      <w:pPr>
        <w:ind w:firstLine="0"/>
        <w:contextualSpacing/>
        <w:jc w:val="center"/>
        <w:rPr>
          <w:rFonts w:cs="Arial"/>
          <w:szCs w:val="24"/>
        </w:rPr>
      </w:pPr>
    </w:p>
    <w:p w14:paraId="561A1A0B" w14:textId="77777777" w:rsidR="000752AD" w:rsidRPr="009B6CCF" w:rsidRDefault="000752AD" w:rsidP="000752AD">
      <w:pPr>
        <w:ind w:firstLine="0"/>
        <w:contextualSpacing/>
        <w:jc w:val="center"/>
        <w:rPr>
          <w:rFonts w:cs="Arial"/>
          <w:szCs w:val="24"/>
        </w:rPr>
      </w:pPr>
      <w:r w:rsidRPr="009B6CCF">
        <w:rPr>
          <w:rFonts w:cs="Arial"/>
          <w:szCs w:val="24"/>
        </w:rPr>
        <w:t>Marco Aurélio Barbiero</w:t>
      </w:r>
    </w:p>
    <w:p w14:paraId="4265FE59" w14:textId="77777777" w:rsidR="000752AD" w:rsidRPr="009B6CCF" w:rsidRDefault="000752AD" w:rsidP="000752AD">
      <w:pPr>
        <w:ind w:firstLine="0"/>
        <w:contextualSpacing/>
        <w:jc w:val="center"/>
        <w:rPr>
          <w:rFonts w:cs="Arial"/>
          <w:szCs w:val="24"/>
        </w:rPr>
      </w:pPr>
    </w:p>
    <w:p w14:paraId="5DDB7AD1" w14:textId="77777777" w:rsidR="000752AD" w:rsidRPr="009B6CCF" w:rsidRDefault="000752AD" w:rsidP="000752AD">
      <w:pPr>
        <w:ind w:firstLine="0"/>
        <w:contextualSpacing/>
        <w:jc w:val="center"/>
        <w:rPr>
          <w:rFonts w:cs="Arial"/>
          <w:szCs w:val="24"/>
        </w:rPr>
      </w:pPr>
    </w:p>
    <w:p w14:paraId="48037FA3" w14:textId="77777777" w:rsidR="000752AD" w:rsidRPr="009B6CCF" w:rsidRDefault="000752AD" w:rsidP="000752AD">
      <w:pPr>
        <w:ind w:firstLine="0"/>
        <w:contextualSpacing/>
        <w:jc w:val="center"/>
        <w:rPr>
          <w:rFonts w:cs="Arial"/>
          <w:szCs w:val="24"/>
        </w:rPr>
      </w:pPr>
    </w:p>
    <w:p w14:paraId="494476A4" w14:textId="77777777" w:rsidR="000752AD" w:rsidRPr="009B6CCF" w:rsidRDefault="000752AD" w:rsidP="000752AD">
      <w:pPr>
        <w:ind w:firstLine="0"/>
        <w:contextualSpacing/>
        <w:jc w:val="center"/>
        <w:rPr>
          <w:rFonts w:cs="Arial"/>
          <w:szCs w:val="24"/>
        </w:rPr>
      </w:pPr>
    </w:p>
    <w:p w14:paraId="62885707" w14:textId="77777777" w:rsidR="000752AD" w:rsidRPr="009B6CCF" w:rsidRDefault="000752AD" w:rsidP="000752AD">
      <w:pPr>
        <w:ind w:firstLine="0"/>
        <w:contextualSpacing/>
        <w:jc w:val="center"/>
        <w:rPr>
          <w:rFonts w:cs="Arial"/>
          <w:szCs w:val="24"/>
        </w:rPr>
      </w:pPr>
    </w:p>
    <w:p w14:paraId="237FA580" w14:textId="77777777" w:rsidR="000752AD" w:rsidRPr="009B6CCF" w:rsidRDefault="000752AD" w:rsidP="000752AD">
      <w:pPr>
        <w:ind w:firstLine="0"/>
        <w:contextualSpacing/>
        <w:jc w:val="center"/>
        <w:rPr>
          <w:rFonts w:cs="Arial"/>
          <w:szCs w:val="24"/>
        </w:rPr>
      </w:pPr>
    </w:p>
    <w:p w14:paraId="72FCDFF0" w14:textId="77777777" w:rsidR="000752AD" w:rsidRPr="009B6CCF" w:rsidRDefault="000752AD" w:rsidP="000752AD">
      <w:pPr>
        <w:ind w:firstLine="0"/>
        <w:contextualSpacing/>
        <w:jc w:val="center"/>
        <w:rPr>
          <w:rFonts w:cs="Arial"/>
          <w:szCs w:val="24"/>
        </w:rPr>
      </w:pPr>
    </w:p>
    <w:p w14:paraId="6A27DC1E" w14:textId="77777777" w:rsidR="000752AD" w:rsidRPr="009B6CCF" w:rsidRDefault="000752AD" w:rsidP="000752AD">
      <w:pPr>
        <w:ind w:firstLine="0"/>
        <w:contextualSpacing/>
        <w:jc w:val="center"/>
        <w:rPr>
          <w:rFonts w:cs="Arial"/>
          <w:szCs w:val="24"/>
        </w:rPr>
      </w:pPr>
    </w:p>
    <w:p w14:paraId="16345453" w14:textId="77777777" w:rsidR="000752AD" w:rsidRPr="009B6CCF" w:rsidRDefault="000752AD" w:rsidP="000752AD">
      <w:pPr>
        <w:ind w:firstLine="0"/>
        <w:contextualSpacing/>
        <w:jc w:val="center"/>
        <w:rPr>
          <w:rFonts w:cs="Arial"/>
          <w:szCs w:val="24"/>
        </w:rPr>
      </w:pPr>
    </w:p>
    <w:p w14:paraId="6ED71786" w14:textId="4752DD10" w:rsidR="000752AD" w:rsidRPr="009B6CCF" w:rsidRDefault="000752AD" w:rsidP="000752AD">
      <w:pPr>
        <w:ind w:firstLine="0"/>
        <w:contextualSpacing/>
        <w:jc w:val="center"/>
      </w:pPr>
      <w:r w:rsidRPr="009B6CCF">
        <w:rPr>
          <w:rFonts w:cs="Arial"/>
          <w:b/>
          <w:bCs/>
          <w:szCs w:val="24"/>
        </w:rPr>
        <w:t xml:space="preserve">Do CIATA ao CTM: </w:t>
      </w:r>
      <w:r w:rsidR="00A02B70">
        <w:rPr>
          <w:rFonts w:cs="Arial"/>
          <w:b/>
          <w:bCs/>
          <w:szCs w:val="24"/>
        </w:rPr>
        <w:t>G</w:t>
      </w:r>
      <w:r w:rsidRPr="009B6CCF">
        <w:rPr>
          <w:rFonts w:cs="Arial"/>
          <w:b/>
          <w:bCs/>
          <w:szCs w:val="24"/>
        </w:rPr>
        <w:t>eorreferenciamento de Cadastros Descritivos</w:t>
      </w:r>
    </w:p>
    <w:p w14:paraId="4CAE658B" w14:textId="77777777" w:rsidR="000752AD" w:rsidRPr="009B6CCF" w:rsidRDefault="000752AD" w:rsidP="000752AD">
      <w:pPr>
        <w:ind w:firstLine="0"/>
        <w:contextualSpacing/>
        <w:jc w:val="center"/>
        <w:rPr>
          <w:rFonts w:cs="Arial"/>
          <w:szCs w:val="24"/>
        </w:rPr>
      </w:pPr>
    </w:p>
    <w:p w14:paraId="659321EA" w14:textId="77777777" w:rsidR="006173F2" w:rsidRDefault="006173F2" w:rsidP="006173F2">
      <w:pPr>
        <w:spacing w:line="240" w:lineRule="auto"/>
        <w:ind w:left="3969" w:firstLine="0"/>
        <w:contextualSpacing/>
        <w:rPr>
          <w:rFonts w:cs="Arial"/>
          <w:szCs w:val="24"/>
        </w:rPr>
      </w:pPr>
      <w:r w:rsidRPr="006173F2">
        <w:rPr>
          <w:rFonts w:cs="Arial"/>
          <w:szCs w:val="24"/>
        </w:rPr>
        <w:t>Dissertação submetida ao Programa de Pós-Graduação em Engenharia de Transportes e Gestão Territorial da Universidade Federal de Santa Catarina como requisito parcial para a obtenção do título de Mestr</w:t>
      </w:r>
      <w:r>
        <w:rPr>
          <w:rFonts w:cs="Arial"/>
          <w:szCs w:val="24"/>
        </w:rPr>
        <w:t xml:space="preserve">e </w:t>
      </w:r>
      <w:r w:rsidRPr="006173F2">
        <w:rPr>
          <w:rFonts w:cs="Arial"/>
          <w:szCs w:val="24"/>
        </w:rPr>
        <w:t xml:space="preserve">em Engenharia de Transportes e Gestão Territorial. </w:t>
      </w:r>
    </w:p>
    <w:p w14:paraId="4F19B27F" w14:textId="77777777" w:rsidR="006173F2" w:rsidRDefault="006173F2" w:rsidP="006173F2">
      <w:pPr>
        <w:spacing w:line="240" w:lineRule="auto"/>
        <w:ind w:left="3969" w:firstLine="0"/>
        <w:contextualSpacing/>
        <w:rPr>
          <w:rFonts w:cs="Arial"/>
          <w:szCs w:val="24"/>
        </w:rPr>
      </w:pPr>
    </w:p>
    <w:p w14:paraId="597A54B2" w14:textId="2EAAA68B" w:rsidR="000752AD" w:rsidRPr="009B6CCF" w:rsidRDefault="006173F2" w:rsidP="00EC524A">
      <w:pPr>
        <w:spacing w:line="240" w:lineRule="auto"/>
        <w:ind w:left="3969" w:firstLine="0"/>
        <w:contextualSpacing/>
        <w:rPr>
          <w:rFonts w:cs="Arial"/>
          <w:szCs w:val="24"/>
        </w:rPr>
      </w:pPr>
      <w:r w:rsidRPr="006173F2">
        <w:rPr>
          <w:rFonts w:cs="Arial"/>
          <w:szCs w:val="24"/>
        </w:rPr>
        <w:t xml:space="preserve">Orientador: Prof. </w:t>
      </w:r>
      <w:r>
        <w:rPr>
          <w:rFonts w:cs="Arial"/>
          <w:szCs w:val="24"/>
        </w:rPr>
        <w:t>Carlos Antônio Oliveira Vieira</w:t>
      </w:r>
      <w:r w:rsidRPr="006173F2">
        <w:rPr>
          <w:rFonts w:cs="Arial"/>
          <w:szCs w:val="24"/>
        </w:rPr>
        <w:t>, Dr.</w:t>
      </w:r>
    </w:p>
    <w:p w14:paraId="45100A47" w14:textId="77777777" w:rsidR="000752AD" w:rsidRPr="009B6CCF" w:rsidRDefault="000752AD" w:rsidP="000752AD">
      <w:pPr>
        <w:contextualSpacing/>
        <w:jc w:val="center"/>
        <w:rPr>
          <w:rFonts w:cs="Arial"/>
          <w:szCs w:val="24"/>
        </w:rPr>
      </w:pPr>
    </w:p>
    <w:p w14:paraId="136728ED" w14:textId="77777777" w:rsidR="000752AD" w:rsidRPr="009B6CCF" w:rsidRDefault="000752AD" w:rsidP="000752AD">
      <w:pPr>
        <w:contextualSpacing/>
        <w:jc w:val="center"/>
        <w:rPr>
          <w:rFonts w:cs="Arial"/>
          <w:szCs w:val="24"/>
        </w:rPr>
      </w:pPr>
    </w:p>
    <w:p w14:paraId="7799CB7C" w14:textId="77777777" w:rsidR="000752AD" w:rsidRPr="009B6CCF" w:rsidRDefault="000752AD" w:rsidP="000752AD">
      <w:pPr>
        <w:contextualSpacing/>
        <w:jc w:val="center"/>
        <w:rPr>
          <w:rFonts w:cs="Arial"/>
          <w:szCs w:val="24"/>
        </w:rPr>
      </w:pPr>
    </w:p>
    <w:p w14:paraId="62204782" w14:textId="77777777" w:rsidR="000752AD" w:rsidRPr="009B6CCF" w:rsidRDefault="000752AD" w:rsidP="000752AD">
      <w:pPr>
        <w:contextualSpacing/>
        <w:jc w:val="center"/>
        <w:rPr>
          <w:rFonts w:cs="Arial"/>
          <w:szCs w:val="24"/>
        </w:rPr>
      </w:pPr>
    </w:p>
    <w:p w14:paraId="0B6442FC" w14:textId="77777777" w:rsidR="000752AD" w:rsidRPr="009B6CCF" w:rsidRDefault="000752AD" w:rsidP="000752AD">
      <w:pPr>
        <w:contextualSpacing/>
        <w:jc w:val="center"/>
        <w:rPr>
          <w:rFonts w:cs="Arial"/>
          <w:szCs w:val="24"/>
        </w:rPr>
      </w:pPr>
    </w:p>
    <w:p w14:paraId="206A8196" w14:textId="77777777" w:rsidR="000752AD" w:rsidRPr="009B6CCF" w:rsidRDefault="000752AD" w:rsidP="000752AD">
      <w:pPr>
        <w:contextualSpacing/>
        <w:jc w:val="center"/>
        <w:rPr>
          <w:rFonts w:cs="Arial"/>
          <w:szCs w:val="24"/>
        </w:rPr>
      </w:pPr>
    </w:p>
    <w:p w14:paraId="30FA0846" w14:textId="77777777" w:rsidR="000752AD" w:rsidRPr="009B6CCF" w:rsidRDefault="000752AD" w:rsidP="000752AD">
      <w:pPr>
        <w:contextualSpacing/>
        <w:jc w:val="center"/>
        <w:rPr>
          <w:rFonts w:cs="Arial"/>
          <w:szCs w:val="24"/>
        </w:rPr>
      </w:pPr>
    </w:p>
    <w:p w14:paraId="031C226D" w14:textId="77777777" w:rsidR="000752AD" w:rsidRPr="009B6CCF" w:rsidRDefault="000752AD" w:rsidP="000752AD">
      <w:pPr>
        <w:contextualSpacing/>
        <w:jc w:val="center"/>
        <w:rPr>
          <w:rFonts w:cs="Arial"/>
          <w:szCs w:val="24"/>
        </w:rPr>
      </w:pPr>
    </w:p>
    <w:p w14:paraId="69615D87" w14:textId="77777777" w:rsidR="000752AD" w:rsidRPr="009B6CCF" w:rsidRDefault="000752AD" w:rsidP="000752AD">
      <w:pPr>
        <w:contextualSpacing/>
        <w:jc w:val="center"/>
        <w:rPr>
          <w:rFonts w:cs="Arial"/>
          <w:szCs w:val="24"/>
        </w:rPr>
      </w:pPr>
    </w:p>
    <w:p w14:paraId="574DEB25" w14:textId="77777777" w:rsidR="000752AD" w:rsidRPr="009B6CCF" w:rsidRDefault="000752AD" w:rsidP="000752AD">
      <w:pPr>
        <w:contextualSpacing/>
        <w:jc w:val="center"/>
        <w:rPr>
          <w:rFonts w:cs="Arial"/>
          <w:szCs w:val="24"/>
        </w:rPr>
      </w:pPr>
    </w:p>
    <w:p w14:paraId="6342D8E2" w14:textId="77777777" w:rsidR="000752AD" w:rsidRPr="009B6CCF" w:rsidRDefault="000752AD" w:rsidP="000752AD">
      <w:pPr>
        <w:ind w:firstLine="0"/>
        <w:contextualSpacing/>
        <w:jc w:val="center"/>
        <w:rPr>
          <w:rFonts w:cs="Arial"/>
          <w:szCs w:val="24"/>
        </w:rPr>
      </w:pPr>
      <w:r w:rsidRPr="009B6CCF">
        <w:rPr>
          <w:rFonts w:cs="Arial"/>
          <w:szCs w:val="24"/>
        </w:rPr>
        <w:t>Florianópolis-SC</w:t>
      </w:r>
    </w:p>
    <w:p w14:paraId="16874C44" w14:textId="1BCA4985" w:rsidR="000752AD" w:rsidRPr="009B6CCF" w:rsidRDefault="000752AD" w:rsidP="000752AD">
      <w:pPr>
        <w:ind w:firstLine="0"/>
        <w:contextualSpacing/>
        <w:jc w:val="center"/>
        <w:rPr>
          <w:rFonts w:cs="Arial"/>
          <w:szCs w:val="24"/>
        </w:rPr>
      </w:pPr>
      <w:r w:rsidRPr="009B6CCF">
        <w:rPr>
          <w:rFonts w:cs="Arial"/>
          <w:szCs w:val="24"/>
        </w:rPr>
        <w:t>202</w:t>
      </w:r>
      <w:r w:rsidR="00CA32B3" w:rsidRPr="009B6CCF">
        <w:rPr>
          <w:rFonts w:cs="Arial"/>
          <w:szCs w:val="24"/>
        </w:rPr>
        <w:t>6</w:t>
      </w:r>
    </w:p>
    <w:p w14:paraId="4784F02F" w14:textId="77777777" w:rsidR="000752AD" w:rsidRDefault="000752AD" w:rsidP="000752AD">
      <w:pPr>
        <w:ind w:firstLine="0"/>
        <w:contextualSpacing/>
        <w:jc w:val="center"/>
        <w:rPr>
          <w:rFonts w:cs="Arial"/>
          <w:szCs w:val="24"/>
        </w:rPr>
      </w:pPr>
    </w:p>
    <w:p w14:paraId="40063B5F" w14:textId="77777777" w:rsidR="00780EFF" w:rsidRDefault="00780EFF" w:rsidP="000752AD">
      <w:pPr>
        <w:ind w:firstLine="0"/>
        <w:contextualSpacing/>
        <w:jc w:val="center"/>
        <w:rPr>
          <w:rFonts w:cs="Arial"/>
          <w:szCs w:val="24"/>
        </w:rPr>
      </w:pPr>
    </w:p>
    <w:p w14:paraId="5F859156" w14:textId="4A208C18" w:rsidR="00780EFF" w:rsidRDefault="00780EFF">
      <w:pPr>
        <w:rPr>
          <w:rFonts w:cs="Arial"/>
          <w:szCs w:val="24"/>
        </w:rPr>
      </w:pPr>
      <w:r>
        <w:rPr>
          <w:rFonts w:cs="Arial"/>
          <w:szCs w:val="24"/>
        </w:rPr>
        <w:lastRenderedPageBreak/>
        <w:br w:type="page"/>
      </w:r>
    </w:p>
    <w:p w14:paraId="03D3DA02" w14:textId="77777777" w:rsidR="00CF17BE" w:rsidRDefault="00CF17BE" w:rsidP="00CF17BE">
      <w:pPr>
        <w:spacing w:line="240" w:lineRule="auto"/>
        <w:ind w:firstLine="0"/>
        <w:jc w:val="center"/>
        <w:rPr>
          <w:rFonts w:cs="Arial"/>
          <w:szCs w:val="24"/>
        </w:rPr>
      </w:pPr>
    </w:p>
    <w:p w14:paraId="4873D796" w14:textId="77777777" w:rsidR="00953800" w:rsidRDefault="00953800" w:rsidP="00953800">
      <w:pPr>
        <w:spacing w:line="240" w:lineRule="auto"/>
        <w:ind w:firstLine="0"/>
        <w:jc w:val="center"/>
        <w:rPr>
          <w:rFonts w:cs="Arial"/>
          <w:szCs w:val="24"/>
        </w:rPr>
      </w:pPr>
    </w:p>
    <w:p w14:paraId="1F227660" w14:textId="77777777" w:rsidR="00953800" w:rsidRDefault="00953800" w:rsidP="00953800">
      <w:pPr>
        <w:spacing w:line="240" w:lineRule="auto"/>
        <w:ind w:firstLine="0"/>
        <w:jc w:val="center"/>
        <w:rPr>
          <w:rFonts w:cs="Arial"/>
          <w:szCs w:val="24"/>
        </w:rPr>
      </w:pPr>
    </w:p>
    <w:p w14:paraId="08241566" w14:textId="77777777" w:rsidR="00953800" w:rsidRDefault="00953800" w:rsidP="00953800">
      <w:pPr>
        <w:spacing w:line="240" w:lineRule="auto"/>
        <w:ind w:firstLine="0"/>
        <w:jc w:val="center"/>
        <w:rPr>
          <w:rFonts w:cs="Arial"/>
          <w:szCs w:val="24"/>
        </w:rPr>
      </w:pPr>
    </w:p>
    <w:p w14:paraId="6B559955" w14:textId="77777777" w:rsidR="00953800" w:rsidRDefault="00953800" w:rsidP="00953800">
      <w:pPr>
        <w:spacing w:line="240" w:lineRule="auto"/>
        <w:ind w:firstLine="0"/>
        <w:jc w:val="center"/>
        <w:rPr>
          <w:rFonts w:cs="Arial"/>
          <w:szCs w:val="24"/>
        </w:rPr>
      </w:pPr>
    </w:p>
    <w:p w14:paraId="4DE84352" w14:textId="77777777" w:rsidR="00953800" w:rsidRDefault="00953800" w:rsidP="00953800">
      <w:pPr>
        <w:spacing w:line="240" w:lineRule="auto"/>
        <w:ind w:firstLine="0"/>
        <w:jc w:val="center"/>
        <w:rPr>
          <w:rFonts w:cs="Arial"/>
          <w:szCs w:val="24"/>
        </w:rPr>
      </w:pPr>
    </w:p>
    <w:p w14:paraId="626B7AED" w14:textId="77777777" w:rsidR="00953800" w:rsidRDefault="00953800" w:rsidP="00953800">
      <w:pPr>
        <w:spacing w:line="240" w:lineRule="auto"/>
        <w:ind w:firstLine="0"/>
        <w:jc w:val="center"/>
        <w:rPr>
          <w:rFonts w:cs="Arial"/>
          <w:szCs w:val="24"/>
        </w:rPr>
      </w:pPr>
    </w:p>
    <w:p w14:paraId="5057C3A4" w14:textId="77777777" w:rsidR="00953800" w:rsidRDefault="00953800" w:rsidP="00953800">
      <w:pPr>
        <w:spacing w:line="240" w:lineRule="auto"/>
        <w:ind w:firstLine="0"/>
        <w:jc w:val="center"/>
        <w:rPr>
          <w:rFonts w:cs="Arial"/>
          <w:szCs w:val="24"/>
        </w:rPr>
      </w:pPr>
    </w:p>
    <w:p w14:paraId="51F959D9" w14:textId="77777777" w:rsidR="00953800" w:rsidRDefault="00953800" w:rsidP="00953800">
      <w:pPr>
        <w:spacing w:line="240" w:lineRule="auto"/>
        <w:ind w:firstLine="0"/>
        <w:jc w:val="center"/>
        <w:rPr>
          <w:rFonts w:cs="Arial"/>
          <w:szCs w:val="24"/>
        </w:rPr>
      </w:pPr>
    </w:p>
    <w:p w14:paraId="65F8A98E" w14:textId="77777777" w:rsidR="00953800" w:rsidRDefault="00953800" w:rsidP="00953800">
      <w:pPr>
        <w:spacing w:line="240" w:lineRule="auto"/>
        <w:ind w:firstLine="0"/>
        <w:jc w:val="center"/>
        <w:rPr>
          <w:rFonts w:cs="Arial"/>
          <w:szCs w:val="24"/>
        </w:rPr>
      </w:pPr>
    </w:p>
    <w:p w14:paraId="0F8D909E" w14:textId="77777777" w:rsidR="00953800" w:rsidRDefault="00953800" w:rsidP="00953800">
      <w:pPr>
        <w:spacing w:line="240" w:lineRule="auto"/>
        <w:ind w:firstLine="0"/>
        <w:jc w:val="center"/>
        <w:rPr>
          <w:rFonts w:cs="Arial"/>
          <w:szCs w:val="24"/>
        </w:rPr>
      </w:pPr>
    </w:p>
    <w:p w14:paraId="44F1C3AE" w14:textId="77777777" w:rsidR="00953800" w:rsidRDefault="00953800" w:rsidP="00953800">
      <w:pPr>
        <w:spacing w:line="240" w:lineRule="auto"/>
        <w:ind w:firstLine="0"/>
        <w:jc w:val="center"/>
        <w:rPr>
          <w:rFonts w:cs="Arial"/>
          <w:szCs w:val="24"/>
        </w:rPr>
      </w:pPr>
    </w:p>
    <w:p w14:paraId="09ECD297" w14:textId="77777777" w:rsidR="00953800" w:rsidRDefault="00953800" w:rsidP="00953800">
      <w:pPr>
        <w:spacing w:line="240" w:lineRule="auto"/>
        <w:ind w:firstLine="0"/>
        <w:jc w:val="center"/>
        <w:rPr>
          <w:rFonts w:cs="Arial"/>
          <w:szCs w:val="24"/>
        </w:rPr>
      </w:pPr>
    </w:p>
    <w:p w14:paraId="5D579F4E" w14:textId="77777777" w:rsidR="00953800" w:rsidRDefault="00953800" w:rsidP="00953800">
      <w:pPr>
        <w:spacing w:line="240" w:lineRule="auto"/>
        <w:ind w:firstLine="0"/>
        <w:jc w:val="center"/>
        <w:rPr>
          <w:rFonts w:cs="Arial"/>
          <w:szCs w:val="24"/>
        </w:rPr>
      </w:pPr>
    </w:p>
    <w:p w14:paraId="058752E0" w14:textId="77777777" w:rsidR="00953800" w:rsidRDefault="00953800" w:rsidP="00953800">
      <w:pPr>
        <w:spacing w:line="240" w:lineRule="auto"/>
        <w:ind w:firstLine="0"/>
        <w:jc w:val="center"/>
        <w:rPr>
          <w:rFonts w:cs="Arial"/>
          <w:szCs w:val="24"/>
        </w:rPr>
      </w:pPr>
    </w:p>
    <w:p w14:paraId="3382FF31" w14:textId="77777777" w:rsidR="00953800" w:rsidRDefault="00953800" w:rsidP="00953800">
      <w:pPr>
        <w:spacing w:line="240" w:lineRule="auto"/>
        <w:ind w:firstLine="0"/>
        <w:jc w:val="center"/>
        <w:rPr>
          <w:rFonts w:cs="Arial"/>
          <w:szCs w:val="24"/>
        </w:rPr>
      </w:pPr>
    </w:p>
    <w:p w14:paraId="4384CDE5" w14:textId="77777777" w:rsidR="00953800" w:rsidRDefault="00953800" w:rsidP="00953800">
      <w:pPr>
        <w:spacing w:line="240" w:lineRule="auto"/>
        <w:ind w:firstLine="0"/>
        <w:jc w:val="center"/>
        <w:rPr>
          <w:rFonts w:cs="Arial"/>
          <w:szCs w:val="24"/>
        </w:rPr>
      </w:pPr>
    </w:p>
    <w:p w14:paraId="58DBB4E3" w14:textId="77777777" w:rsidR="00953800" w:rsidRDefault="00953800" w:rsidP="00953800">
      <w:pPr>
        <w:spacing w:line="240" w:lineRule="auto"/>
        <w:ind w:firstLine="0"/>
        <w:jc w:val="center"/>
        <w:rPr>
          <w:rFonts w:cs="Arial"/>
          <w:szCs w:val="24"/>
        </w:rPr>
      </w:pPr>
    </w:p>
    <w:p w14:paraId="7FB75B7A" w14:textId="77777777" w:rsidR="00953800" w:rsidRDefault="00953800" w:rsidP="00953800">
      <w:pPr>
        <w:spacing w:line="240" w:lineRule="auto"/>
        <w:ind w:firstLine="0"/>
        <w:jc w:val="center"/>
        <w:rPr>
          <w:rFonts w:cs="Arial"/>
          <w:szCs w:val="24"/>
        </w:rPr>
      </w:pPr>
    </w:p>
    <w:p w14:paraId="383D508E" w14:textId="77777777" w:rsidR="00953800" w:rsidRDefault="00953800" w:rsidP="00953800">
      <w:pPr>
        <w:spacing w:line="240" w:lineRule="auto"/>
        <w:ind w:firstLine="0"/>
        <w:jc w:val="center"/>
        <w:rPr>
          <w:rFonts w:cs="Arial"/>
          <w:szCs w:val="24"/>
        </w:rPr>
      </w:pPr>
    </w:p>
    <w:p w14:paraId="23482D88" w14:textId="77777777" w:rsidR="00953800" w:rsidRDefault="00953800" w:rsidP="00953800">
      <w:pPr>
        <w:spacing w:line="240" w:lineRule="auto"/>
        <w:ind w:firstLine="0"/>
        <w:jc w:val="center"/>
        <w:rPr>
          <w:rFonts w:cs="Arial"/>
          <w:szCs w:val="24"/>
        </w:rPr>
      </w:pPr>
    </w:p>
    <w:p w14:paraId="23077AFF" w14:textId="77777777" w:rsidR="00953800" w:rsidRDefault="00953800" w:rsidP="00953800">
      <w:pPr>
        <w:spacing w:line="240" w:lineRule="auto"/>
        <w:ind w:firstLine="0"/>
        <w:jc w:val="center"/>
        <w:rPr>
          <w:rFonts w:cs="Arial"/>
          <w:szCs w:val="24"/>
        </w:rPr>
      </w:pPr>
    </w:p>
    <w:p w14:paraId="71065224" w14:textId="77777777" w:rsidR="00953800" w:rsidRDefault="00953800" w:rsidP="00953800">
      <w:pPr>
        <w:spacing w:line="240" w:lineRule="auto"/>
        <w:ind w:firstLine="0"/>
        <w:jc w:val="center"/>
        <w:rPr>
          <w:rFonts w:cs="Arial"/>
          <w:szCs w:val="24"/>
        </w:rPr>
      </w:pPr>
    </w:p>
    <w:p w14:paraId="1A8A1030" w14:textId="77777777" w:rsidR="00953800" w:rsidRDefault="00953800" w:rsidP="00953800">
      <w:pPr>
        <w:spacing w:line="240" w:lineRule="auto"/>
        <w:ind w:firstLine="0"/>
        <w:jc w:val="center"/>
        <w:rPr>
          <w:rFonts w:cs="Arial"/>
          <w:szCs w:val="24"/>
        </w:rPr>
      </w:pPr>
    </w:p>
    <w:p w14:paraId="1BCE2BC8" w14:textId="3B606321" w:rsidR="00953800" w:rsidRDefault="00953800" w:rsidP="00953800">
      <w:pPr>
        <w:spacing w:line="240" w:lineRule="auto"/>
        <w:ind w:firstLine="0"/>
        <w:jc w:val="center"/>
        <w:rPr>
          <w:rFonts w:cs="Arial"/>
          <w:szCs w:val="24"/>
        </w:rPr>
      </w:pPr>
      <w:r>
        <w:rPr>
          <w:rFonts w:cs="Arial"/>
          <w:noProof/>
          <w:szCs w:val="24"/>
        </w:rPr>
        <w:drawing>
          <wp:inline distT="0" distB="0" distL="0" distR="0" wp14:anchorId="726DBE58" wp14:editId="772C247C">
            <wp:extent cx="5760085" cy="4525645"/>
            <wp:effectExtent l="0" t="0" r="0" b="8255"/>
            <wp:docPr id="7737848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8485" name="Imagem 77378485"/>
                    <pic:cNvPicPr/>
                  </pic:nvPicPr>
                  <pic:blipFill>
                    <a:blip r:embed="rId9">
                      <a:extLst>
                        <a:ext uri="{28A0092B-C50C-407E-A947-70E740481C1C}">
                          <a14:useLocalDpi xmlns:a14="http://schemas.microsoft.com/office/drawing/2010/main" val="0"/>
                        </a:ext>
                      </a:extLst>
                    </a:blip>
                    <a:stretch>
                      <a:fillRect/>
                    </a:stretch>
                  </pic:blipFill>
                  <pic:spPr>
                    <a:xfrm>
                      <a:off x="0" y="0"/>
                      <a:ext cx="5760085" cy="4525645"/>
                    </a:xfrm>
                    <a:prstGeom prst="rect">
                      <a:avLst/>
                    </a:prstGeom>
                  </pic:spPr>
                </pic:pic>
              </a:graphicData>
            </a:graphic>
          </wp:inline>
        </w:drawing>
      </w:r>
    </w:p>
    <w:p w14:paraId="4F7263DC" w14:textId="77777777" w:rsidR="00953800" w:rsidRDefault="00953800" w:rsidP="00953800">
      <w:pPr>
        <w:spacing w:line="240" w:lineRule="auto"/>
        <w:ind w:firstLine="0"/>
        <w:jc w:val="left"/>
        <w:rPr>
          <w:rFonts w:cs="Arial"/>
          <w:szCs w:val="24"/>
        </w:rPr>
        <w:sectPr w:rsidR="00953800" w:rsidSect="00953800">
          <w:pgSz w:w="11906" w:h="16838"/>
          <w:pgMar w:top="1701" w:right="1134" w:bottom="1134" w:left="1701" w:header="709" w:footer="709" w:gutter="0"/>
          <w:cols w:space="720"/>
        </w:sectPr>
      </w:pPr>
    </w:p>
    <w:p w14:paraId="285EB4FD" w14:textId="77777777" w:rsidR="00CF17BE" w:rsidRDefault="00CF17BE" w:rsidP="00CF17BE">
      <w:pPr>
        <w:ind w:firstLine="0"/>
        <w:jc w:val="center"/>
        <w:rPr>
          <w:rFonts w:cs="Arial"/>
          <w:sz w:val="20"/>
          <w:szCs w:val="20"/>
        </w:rPr>
      </w:pPr>
    </w:p>
    <w:p w14:paraId="673BD766" w14:textId="77777777" w:rsidR="005A1B0A" w:rsidRDefault="005A1B0A" w:rsidP="00CF17BE">
      <w:pPr>
        <w:ind w:firstLine="0"/>
        <w:jc w:val="center"/>
        <w:rPr>
          <w:rFonts w:cs="Arial"/>
          <w:sz w:val="20"/>
          <w:szCs w:val="20"/>
        </w:rPr>
      </w:pPr>
    </w:p>
    <w:p w14:paraId="114DDE66" w14:textId="77777777" w:rsidR="005A1B0A" w:rsidRDefault="005A1B0A" w:rsidP="00CF17BE">
      <w:pPr>
        <w:ind w:firstLine="0"/>
        <w:jc w:val="center"/>
        <w:rPr>
          <w:rFonts w:cs="Arial"/>
          <w:szCs w:val="24"/>
        </w:rPr>
      </w:pPr>
    </w:p>
    <w:p w14:paraId="545220EE" w14:textId="52177976" w:rsidR="00CF17BE" w:rsidRDefault="005A1B0A" w:rsidP="00CF17BE">
      <w:pPr>
        <w:ind w:firstLine="0"/>
        <w:jc w:val="center"/>
        <w:rPr>
          <w:rFonts w:cs="Arial"/>
          <w:sz w:val="22"/>
        </w:rPr>
      </w:pPr>
      <w:r>
        <w:rPr>
          <w:rFonts w:cs="Arial"/>
          <w:sz w:val="22"/>
        </w:rPr>
        <w:t>Marco Aurélio Barbiero</w:t>
      </w:r>
    </w:p>
    <w:p w14:paraId="6DC62E30" w14:textId="77777777" w:rsidR="00CF17BE" w:rsidRDefault="00CF17BE" w:rsidP="00CF17BE">
      <w:pPr>
        <w:ind w:firstLine="0"/>
        <w:jc w:val="center"/>
        <w:rPr>
          <w:rFonts w:cs="Arial"/>
          <w:sz w:val="22"/>
        </w:rPr>
      </w:pPr>
    </w:p>
    <w:p w14:paraId="66E6DE92" w14:textId="77777777" w:rsidR="00CF17BE" w:rsidRDefault="00CF17BE" w:rsidP="00CF17BE">
      <w:pPr>
        <w:ind w:firstLine="0"/>
        <w:jc w:val="center"/>
        <w:rPr>
          <w:rFonts w:cs="Arial"/>
          <w:sz w:val="22"/>
        </w:rPr>
      </w:pPr>
      <w:r>
        <w:rPr>
          <w:rFonts w:cs="Arial"/>
          <w:b/>
          <w:sz w:val="22"/>
        </w:rPr>
        <w:t>Título</w:t>
      </w:r>
      <w:r>
        <w:rPr>
          <w:rFonts w:cs="Arial"/>
          <w:sz w:val="22"/>
        </w:rPr>
        <w:t>: subtítulo (se houver)</w:t>
      </w:r>
    </w:p>
    <w:p w14:paraId="41F5800C" w14:textId="77777777" w:rsidR="00CF17BE" w:rsidRDefault="00CF17BE" w:rsidP="00CF17BE">
      <w:pPr>
        <w:ind w:firstLine="0"/>
        <w:jc w:val="center"/>
        <w:rPr>
          <w:rFonts w:cs="Arial"/>
          <w:sz w:val="22"/>
        </w:rPr>
      </w:pPr>
    </w:p>
    <w:p w14:paraId="023E339D" w14:textId="1A88E3FE" w:rsidR="00CF17BE" w:rsidRDefault="00CF17BE" w:rsidP="00CF17BE">
      <w:pPr>
        <w:ind w:firstLine="0"/>
        <w:jc w:val="center"/>
        <w:rPr>
          <w:rFonts w:cs="Arial"/>
          <w:sz w:val="22"/>
        </w:rPr>
      </w:pPr>
      <w:r>
        <w:rPr>
          <w:rFonts w:cs="Arial"/>
          <w:sz w:val="22"/>
        </w:rPr>
        <w:t xml:space="preserve">O presente trabalho em nível de </w:t>
      </w:r>
      <w:r w:rsidR="005F6C3D">
        <w:rPr>
          <w:rFonts w:cs="Arial"/>
          <w:sz w:val="22"/>
        </w:rPr>
        <w:t xml:space="preserve">Mestrado </w:t>
      </w:r>
      <w:r>
        <w:rPr>
          <w:rFonts w:cs="Arial"/>
          <w:sz w:val="22"/>
        </w:rPr>
        <w:t xml:space="preserve">foi avaliado e aprovado, em </w:t>
      </w:r>
      <w:r>
        <w:rPr>
          <w:rFonts w:cs="Arial"/>
          <w:sz w:val="22"/>
          <w:highlight w:val="yellow"/>
        </w:rPr>
        <w:t>[[dia] de [mês] de [ano de defesa]]</w:t>
      </w:r>
      <w:r>
        <w:rPr>
          <w:rFonts w:cs="Arial"/>
          <w:sz w:val="22"/>
        </w:rPr>
        <w:t>, pela banca examinadora composta pelos seguintes membros:</w:t>
      </w:r>
    </w:p>
    <w:p w14:paraId="274ECD0D" w14:textId="77777777" w:rsidR="00CF17BE" w:rsidRDefault="00CF17BE" w:rsidP="00CF17BE">
      <w:pPr>
        <w:ind w:firstLine="0"/>
        <w:jc w:val="center"/>
        <w:rPr>
          <w:rFonts w:cs="Arial"/>
          <w:sz w:val="16"/>
          <w:szCs w:val="16"/>
        </w:rPr>
      </w:pPr>
      <w:r>
        <w:rPr>
          <w:rFonts w:cs="Arial"/>
          <w:sz w:val="16"/>
          <w:szCs w:val="16"/>
          <w:highlight w:val="yellow"/>
        </w:rPr>
        <w:t xml:space="preserve"> [Não é necessária a assinatura dos membros]</w:t>
      </w:r>
    </w:p>
    <w:p w14:paraId="151D3C5A" w14:textId="77777777" w:rsidR="00CF17BE" w:rsidRDefault="00CF17BE" w:rsidP="00CF17BE">
      <w:pPr>
        <w:ind w:firstLine="0"/>
        <w:jc w:val="center"/>
        <w:rPr>
          <w:rFonts w:cs="Arial"/>
          <w:sz w:val="22"/>
        </w:rPr>
      </w:pPr>
      <w:r>
        <w:rPr>
          <w:rFonts w:cs="Arial"/>
          <w:sz w:val="22"/>
        </w:rPr>
        <w:t xml:space="preserve">Prof.(a) </w:t>
      </w:r>
      <w:r>
        <w:rPr>
          <w:rFonts w:cs="Arial"/>
          <w:sz w:val="22"/>
          <w:highlight w:val="yellow"/>
        </w:rPr>
        <w:t>[nome do(a) professor(a)]</w:t>
      </w:r>
      <w:r>
        <w:rPr>
          <w:rFonts w:cs="Arial"/>
          <w:sz w:val="22"/>
        </w:rPr>
        <w:t>, Dr.(a)</w:t>
      </w:r>
    </w:p>
    <w:p w14:paraId="1DA0FDE6" w14:textId="77777777" w:rsidR="00CF17BE" w:rsidRDefault="00CF17BE" w:rsidP="00CF17BE">
      <w:pPr>
        <w:ind w:firstLine="0"/>
        <w:jc w:val="center"/>
        <w:rPr>
          <w:rFonts w:cs="Arial"/>
          <w:sz w:val="22"/>
        </w:rPr>
      </w:pPr>
      <w:r>
        <w:rPr>
          <w:rFonts w:cs="Arial"/>
          <w:sz w:val="22"/>
        </w:rPr>
        <w:t xml:space="preserve">Instituição </w:t>
      </w:r>
      <w:r>
        <w:rPr>
          <w:rFonts w:cs="Arial"/>
          <w:sz w:val="22"/>
          <w:highlight w:val="yellow"/>
        </w:rPr>
        <w:t>[nome da instituição]</w:t>
      </w:r>
    </w:p>
    <w:p w14:paraId="443912AF" w14:textId="77777777" w:rsidR="00CF17BE" w:rsidRDefault="00CF17BE" w:rsidP="00CF17BE">
      <w:pPr>
        <w:ind w:firstLine="0"/>
        <w:jc w:val="center"/>
        <w:rPr>
          <w:rFonts w:cs="Arial"/>
          <w:sz w:val="22"/>
        </w:rPr>
      </w:pPr>
    </w:p>
    <w:p w14:paraId="5C8E8AE8" w14:textId="77777777" w:rsidR="00CF17BE" w:rsidRDefault="00CF17BE" w:rsidP="00CF17BE">
      <w:pPr>
        <w:ind w:firstLine="0"/>
        <w:jc w:val="center"/>
        <w:rPr>
          <w:rFonts w:cs="Arial"/>
          <w:sz w:val="22"/>
        </w:rPr>
      </w:pPr>
      <w:r>
        <w:rPr>
          <w:rFonts w:cs="Arial"/>
          <w:sz w:val="22"/>
        </w:rPr>
        <w:t xml:space="preserve">Prof.(a) </w:t>
      </w:r>
      <w:r>
        <w:rPr>
          <w:rFonts w:cs="Arial"/>
          <w:sz w:val="22"/>
          <w:highlight w:val="yellow"/>
        </w:rPr>
        <w:t>[nome do(a) professor(a)]</w:t>
      </w:r>
      <w:r>
        <w:rPr>
          <w:rFonts w:cs="Arial"/>
          <w:sz w:val="22"/>
        </w:rPr>
        <w:t>, Dr.(a)</w:t>
      </w:r>
    </w:p>
    <w:p w14:paraId="6373BD1F" w14:textId="77777777" w:rsidR="00CF17BE" w:rsidRDefault="00CF17BE" w:rsidP="00CF17BE">
      <w:pPr>
        <w:ind w:firstLine="0"/>
        <w:jc w:val="center"/>
        <w:rPr>
          <w:rFonts w:cs="Arial"/>
          <w:sz w:val="22"/>
        </w:rPr>
      </w:pPr>
      <w:r>
        <w:rPr>
          <w:rFonts w:cs="Arial"/>
          <w:sz w:val="22"/>
        </w:rPr>
        <w:t xml:space="preserve">Instituição </w:t>
      </w:r>
      <w:r>
        <w:rPr>
          <w:rFonts w:cs="Arial"/>
          <w:sz w:val="22"/>
          <w:highlight w:val="yellow"/>
        </w:rPr>
        <w:t>[nome da instituição]</w:t>
      </w:r>
    </w:p>
    <w:p w14:paraId="6A2B3C1B" w14:textId="77777777" w:rsidR="00CF17BE" w:rsidRDefault="00CF17BE" w:rsidP="00CF17BE">
      <w:pPr>
        <w:ind w:firstLine="0"/>
        <w:jc w:val="center"/>
        <w:rPr>
          <w:rFonts w:cs="Arial"/>
          <w:sz w:val="22"/>
        </w:rPr>
      </w:pPr>
    </w:p>
    <w:p w14:paraId="17ADBC97" w14:textId="77777777" w:rsidR="00CF17BE" w:rsidRDefault="00CF17BE" w:rsidP="00CF17BE">
      <w:pPr>
        <w:ind w:firstLine="0"/>
        <w:jc w:val="center"/>
        <w:rPr>
          <w:rFonts w:cs="Arial"/>
          <w:sz w:val="22"/>
        </w:rPr>
      </w:pPr>
      <w:r>
        <w:rPr>
          <w:rFonts w:cs="Arial"/>
          <w:sz w:val="22"/>
        </w:rPr>
        <w:t xml:space="preserve">Prof.(a) </w:t>
      </w:r>
      <w:r>
        <w:rPr>
          <w:rFonts w:cs="Arial"/>
          <w:sz w:val="22"/>
          <w:highlight w:val="yellow"/>
        </w:rPr>
        <w:t>[nome do(a) professor(a)]</w:t>
      </w:r>
      <w:r>
        <w:rPr>
          <w:rFonts w:cs="Arial"/>
          <w:sz w:val="22"/>
        </w:rPr>
        <w:t>, Dr.(a)</w:t>
      </w:r>
    </w:p>
    <w:p w14:paraId="7F28AC17" w14:textId="77777777" w:rsidR="00CF17BE" w:rsidRDefault="00CF17BE" w:rsidP="00CF17BE">
      <w:pPr>
        <w:ind w:firstLine="0"/>
        <w:jc w:val="center"/>
        <w:rPr>
          <w:rFonts w:cs="Arial"/>
          <w:sz w:val="22"/>
        </w:rPr>
      </w:pPr>
      <w:r>
        <w:rPr>
          <w:rFonts w:cs="Arial"/>
          <w:sz w:val="22"/>
        </w:rPr>
        <w:t xml:space="preserve">Instituição </w:t>
      </w:r>
      <w:r>
        <w:rPr>
          <w:rFonts w:cs="Arial"/>
          <w:sz w:val="22"/>
          <w:highlight w:val="yellow"/>
        </w:rPr>
        <w:t>[nome da instituição]</w:t>
      </w:r>
    </w:p>
    <w:p w14:paraId="565EFA3F" w14:textId="77777777" w:rsidR="00CF17BE" w:rsidRDefault="00CF17BE" w:rsidP="00CF17BE">
      <w:pPr>
        <w:ind w:firstLine="0"/>
        <w:jc w:val="center"/>
        <w:rPr>
          <w:rFonts w:cs="Arial"/>
          <w:szCs w:val="24"/>
        </w:rPr>
      </w:pPr>
    </w:p>
    <w:p w14:paraId="14B32186" w14:textId="77777777" w:rsidR="00CF17BE" w:rsidRDefault="00CF17BE" w:rsidP="00CF17BE">
      <w:pPr>
        <w:ind w:firstLine="0"/>
        <w:jc w:val="center"/>
        <w:rPr>
          <w:rFonts w:cs="Arial"/>
          <w:sz w:val="22"/>
        </w:rPr>
      </w:pPr>
      <w:r>
        <w:rPr>
          <w:rFonts w:cs="Arial"/>
          <w:sz w:val="22"/>
        </w:rPr>
        <w:t xml:space="preserve">Certificamos que esta é a versão original e final do trabalho de conclusão que foi julgado adequado para obtenção do título de </w:t>
      </w:r>
      <w:r>
        <w:rPr>
          <w:rFonts w:cs="Arial"/>
          <w:sz w:val="22"/>
          <w:highlight w:val="yellow"/>
        </w:rPr>
        <w:t>[Mestre/Mestra ou Doutor/Doutora]</w:t>
      </w:r>
      <w:r>
        <w:rPr>
          <w:rFonts w:cs="Arial"/>
          <w:sz w:val="22"/>
        </w:rPr>
        <w:t xml:space="preserve"> em </w:t>
      </w:r>
      <w:r>
        <w:rPr>
          <w:rFonts w:cs="Arial"/>
          <w:sz w:val="22"/>
          <w:highlight w:val="yellow"/>
        </w:rPr>
        <w:t>[nome do título atribuído pelo Programa de Pós-Graduação]</w:t>
      </w:r>
      <w:r>
        <w:rPr>
          <w:rFonts w:cs="Arial"/>
          <w:sz w:val="22"/>
        </w:rPr>
        <w:t>.</w:t>
      </w:r>
    </w:p>
    <w:p w14:paraId="3719D4F7" w14:textId="1976D389" w:rsidR="00CF17BE" w:rsidRDefault="00CF17BE" w:rsidP="00CF17BE">
      <w:pPr>
        <w:ind w:firstLine="0"/>
        <w:jc w:val="center"/>
        <w:rPr>
          <w:rFonts w:cs="Arial"/>
          <w:sz w:val="22"/>
        </w:rPr>
      </w:pPr>
      <w:r>
        <w:rPr>
          <w:noProof/>
        </w:rPr>
        <mc:AlternateContent>
          <mc:Choice Requires="wps">
            <w:drawing>
              <wp:anchor distT="0" distB="0" distL="0" distR="0" simplePos="0" relativeHeight="251658240" behindDoc="0" locked="0" layoutInCell="1" allowOverlap="1" wp14:anchorId="1EB99B5C" wp14:editId="3E45DE88">
                <wp:simplePos x="0" y="0"/>
                <wp:positionH relativeFrom="column">
                  <wp:posOffset>1714500</wp:posOffset>
                </wp:positionH>
                <wp:positionV relativeFrom="paragraph">
                  <wp:posOffset>204470</wp:posOffset>
                </wp:positionV>
                <wp:extent cx="2277110" cy="688340"/>
                <wp:effectExtent l="0" t="0" r="27940" b="16510"/>
                <wp:wrapNone/>
                <wp:docPr id="1121821117" name="Retângulo 6"/>
                <wp:cNvGraphicFramePr/>
                <a:graphic xmlns:a="http://schemas.openxmlformats.org/drawingml/2006/main">
                  <a:graphicData uri="http://schemas.microsoft.com/office/word/2010/wordprocessingShape">
                    <wps:wsp>
                      <wps:cNvSpPr/>
                      <wps:spPr>
                        <a:xfrm>
                          <a:off x="0" y="0"/>
                          <a:ext cx="2277110" cy="688340"/>
                        </a:xfrm>
                        <a:prstGeom prst="rect">
                          <a:avLst/>
                        </a:prstGeom>
                        <a:solidFill>
                          <a:srgbClr val="FFFFFF"/>
                        </a:solidFill>
                        <a:ln>
                          <a:solidFill>
                            <a:srgbClr val="000000"/>
                          </a:solidFill>
                          <a:custDash>
                            <a:ds d="100000" sp="300000"/>
                            <a:ds d="100000" sp="300000"/>
                          </a:custDash>
                        </a:ln>
                      </wps:spPr>
                      <wps:style>
                        <a:lnRef idx="0">
                          <a:scrgbClr r="0" g="0" b="0"/>
                        </a:lnRef>
                        <a:fillRef idx="0">
                          <a:scrgbClr r="0" g="0" b="0"/>
                        </a:fillRef>
                        <a:effectRef idx="0">
                          <a:scrgbClr r="0" g="0" b="0"/>
                        </a:effectRef>
                        <a:fontRef idx="minor"/>
                      </wps:style>
                      <wps:txbx>
                        <w:txbxContent>
                          <w:p w14:paraId="324E1AF7" w14:textId="77777777" w:rsidR="00CF17BE" w:rsidRDefault="00CF17BE" w:rsidP="00CF17BE">
                            <w:pPr>
                              <w:spacing w:line="240" w:lineRule="auto"/>
                              <w:ind w:firstLine="0"/>
                              <w:jc w:val="center"/>
                              <w:rPr>
                                <w:rFonts w:cs="Arial"/>
                                <w:sz w:val="22"/>
                              </w:rPr>
                            </w:pPr>
                            <w:r>
                              <w:rPr>
                                <w:rFonts w:cs="Arial"/>
                                <w:sz w:val="22"/>
                              </w:rPr>
                              <w:t xml:space="preserve">Insira neste espaço a </w:t>
                            </w:r>
                          </w:p>
                          <w:p w14:paraId="796D3830" w14:textId="77777777" w:rsidR="00CF17BE" w:rsidRDefault="00CF17BE" w:rsidP="00CF17BE">
                            <w:pPr>
                              <w:spacing w:line="240" w:lineRule="auto"/>
                              <w:ind w:firstLine="0"/>
                              <w:jc w:val="center"/>
                              <w:rPr>
                                <w:rFonts w:cs="Arial"/>
                                <w:sz w:val="22"/>
                              </w:rPr>
                            </w:pPr>
                            <w:r>
                              <w:rPr>
                                <w:rFonts w:cs="Arial"/>
                                <w:sz w:val="22"/>
                              </w:rPr>
                              <w:t>assinatura digital</w:t>
                            </w:r>
                          </w:p>
                        </w:txbxContent>
                      </wps:txbx>
                      <wps:bodyPr vertOverflow="clip" horzOverflow="clip" anchor="ctr"/>
                    </wps:wsp>
                  </a:graphicData>
                </a:graphic>
                <wp14:sizeRelH relativeFrom="page">
                  <wp14:pctWidth>0</wp14:pctWidth>
                </wp14:sizeRelH>
                <wp14:sizeRelV relativeFrom="page">
                  <wp14:pctHeight>0</wp14:pctHeight>
                </wp14:sizeRelV>
              </wp:anchor>
            </w:drawing>
          </mc:Choice>
          <mc:Fallback>
            <w:pict>
              <v:rect w14:anchorId="1EB99B5C" id="Retângulo 6" o:spid="_x0000_s1026" style="position:absolute;left:0;text-align:left;margin-left:135pt;margin-top:16.1pt;width:179.3pt;height:54.2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">
                <v:textbox>
                  <w:txbxContent>
                    <w:p w14:paraId="324E1AF7" w14:textId="77777777" w:rsidR="00CF17BE" w:rsidRDefault="00CF17BE" w:rsidP="00CF17BE">
                      <w:pPr>
                        <w:spacing w:line="240" w:lineRule="auto"/>
                        <w:ind w:firstLine="0"/>
                        <w:jc w:val="center"/>
                        <w:rPr>
                          <w:rFonts w:cs="Arial"/>
                          <w:sz w:val="22"/>
                        </w:rPr>
                      </w:pPr>
                      <w:r>
                        <w:rPr>
                          <w:rFonts w:cs="Arial"/>
                          <w:sz w:val="22"/>
                        </w:rPr>
                        <w:t xml:space="preserve">Insira neste espaço a </w:t>
                      </w:r>
                    </w:p>
                    <w:p w14:paraId="796D3830" w14:textId="77777777" w:rsidR="00CF17BE" w:rsidRDefault="00CF17BE" w:rsidP="00CF17BE">
                      <w:pPr>
                        <w:spacing w:line="240" w:lineRule="auto"/>
                        <w:ind w:firstLine="0"/>
                        <w:jc w:val="center"/>
                        <w:rPr>
                          <w:rFonts w:cs="Arial"/>
                          <w:sz w:val="22"/>
                        </w:rPr>
                      </w:pPr>
                      <w:r>
                        <w:rPr>
                          <w:rFonts w:cs="Arial"/>
                          <w:sz w:val="22"/>
                        </w:rPr>
                        <w:t>assinatura digital</w:t>
                      </w:r>
                    </w:p>
                  </w:txbxContent>
                </v:textbox>
              </v:rect>
            </w:pict>
          </mc:Fallback>
        </mc:AlternateContent>
      </w:r>
    </w:p>
    <w:p w14:paraId="750BE5EA" w14:textId="77777777" w:rsidR="00CF17BE" w:rsidRDefault="00CF17BE" w:rsidP="00CF17BE">
      <w:pPr>
        <w:ind w:firstLine="0"/>
        <w:jc w:val="center"/>
        <w:rPr>
          <w:rFonts w:cs="Arial"/>
          <w:sz w:val="22"/>
        </w:rPr>
      </w:pPr>
    </w:p>
    <w:p w14:paraId="64802835" w14:textId="77777777" w:rsidR="00CF17BE" w:rsidRDefault="00CF17BE" w:rsidP="00CF17BE">
      <w:pPr>
        <w:ind w:firstLine="0"/>
        <w:jc w:val="center"/>
        <w:rPr>
          <w:rFonts w:cs="Arial"/>
          <w:sz w:val="22"/>
        </w:rPr>
      </w:pPr>
    </w:p>
    <w:p w14:paraId="2393702B" w14:textId="77777777" w:rsidR="00CF17BE" w:rsidRDefault="00CF17BE" w:rsidP="00CF17BE">
      <w:pPr>
        <w:ind w:firstLine="0"/>
        <w:jc w:val="center"/>
        <w:rPr>
          <w:rFonts w:cs="Arial"/>
          <w:sz w:val="22"/>
        </w:rPr>
      </w:pPr>
      <w:r>
        <w:rPr>
          <w:rFonts w:cs="Arial"/>
          <w:sz w:val="22"/>
        </w:rPr>
        <w:t>___________________________</w:t>
      </w:r>
    </w:p>
    <w:p w14:paraId="6A42DF36" w14:textId="77777777" w:rsidR="00CF17BE" w:rsidRDefault="00CF17BE" w:rsidP="00CF17BE">
      <w:pPr>
        <w:ind w:firstLine="0"/>
        <w:jc w:val="center"/>
        <w:rPr>
          <w:rFonts w:cs="Arial"/>
          <w:sz w:val="22"/>
        </w:rPr>
      </w:pPr>
      <w:r>
        <w:rPr>
          <w:rFonts w:cs="Arial"/>
          <w:sz w:val="22"/>
        </w:rPr>
        <w:t>Coordenação do Programa de Pós-Graduação</w:t>
      </w:r>
    </w:p>
    <w:p w14:paraId="227A004C" w14:textId="073EF017" w:rsidR="00CF17BE" w:rsidRDefault="00CF17BE" w:rsidP="00CF17BE">
      <w:pPr>
        <w:ind w:firstLine="0"/>
        <w:jc w:val="center"/>
        <w:rPr>
          <w:rFonts w:cs="Arial"/>
          <w:sz w:val="22"/>
        </w:rPr>
      </w:pPr>
      <w:r>
        <w:rPr>
          <w:noProof/>
        </w:rPr>
        <mc:AlternateContent>
          <mc:Choice Requires="wps">
            <w:drawing>
              <wp:anchor distT="0" distB="0" distL="0" distR="0" simplePos="0" relativeHeight="251658241" behindDoc="0" locked="0" layoutInCell="1" allowOverlap="1" wp14:anchorId="5189E61F" wp14:editId="3990E8C7">
                <wp:simplePos x="0" y="0"/>
                <wp:positionH relativeFrom="column">
                  <wp:posOffset>1720215</wp:posOffset>
                </wp:positionH>
                <wp:positionV relativeFrom="paragraph">
                  <wp:posOffset>194945</wp:posOffset>
                </wp:positionV>
                <wp:extent cx="2277110" cy="688340"/>
                <wp:effectExtent l="0" t="0" r="27940" b="16510"/>
                <wp:wrapNone/>
                <wp:docPr id="974938839" name="Retângulo 5"/>
                <wp:cNvGraphicFramePr/>
                <a:graphic xmlns:a="http://schemas.openxmlformats.org/drawingml/2006/main">
                  <a:graphicData uri="http://schemas.microsoft.com/office/word/2010/wordprocessingShape">
                    <wps:wsp>
                      <wps:cNvSpPr/>
                      <wps:spPr>
                        <a:xfrm>
                          <a:off x="0" y="0"/>
                          <a:ext cx="2277110" cy="688340"/>
                        </a:xfrm>
                        <a:prstGeom prst="rect">
                          <a:avLst/>
                        </a:prstGeom>
                        <a:solidFill>
                          <a:srgbClr val="FFFFFF"/>
                        </a:solidFill>
                        <a:ln>
                          <a:solidFill>
                            <a:srgbClr val="000000"/>
                          </a:solidFill>
                          <a:custDash>
                            <a:ds d="100000" sp="300000"/>
                            <a:ds d="100000" sp="300000"/>
                          </a:custDash>
                        </a:ln>
                      </wps:spPr>
                      <wps:style>
                        <a:lnRef idx="0">
                          <a:scrgbClr r="0" g="0" b="0"/>
                        </a:lnRef>
                        <a:fillRef idx="0">
                          <a:scrgbClr r="0" g="0" b="0"/>
                        </a:fillRef>
                        <a:effectRef idx="0">
                          <a:scrgbClr r="0" g="0" b="0"/>
                        </a:effectRef>
                        <a:fontRef idx="minor"/>
                      </wps:style>
                      <wps:txbx>
                        <w:txbxContent>
                          <w:p w14:paraId="6E118E0F" w14:textId="77777777" w:rsidR="00CF17BE" w:rsidRDefault="00CF17BE" w:rsidP="00CF17BE">
                            <w:pPr>
                              <w:spacing w:line="240" w:lineRule="auto"/>
                              <w:ind w:firstLine="0"/>
                              <w:jc w:val="center"/>
                              <w:rPr>
                                <w:rFonts w:cs="Arial"/>
                                <w:sz w:val="22"/>
                              </w:rPr>
                            </w:pPr>
                            <w:r>
                              <w:rPr>
                                <w:rFonts w:cs="Arial"/>
                                <w:sz w:val="22"/>
                              </w:rPr>
                              <w:t xml:space="preserve">Insira neste espaço a </w:t>
                            </w:r>
                          </w:p>
                          <w:p w14:paraId="3283C2C5" w14:textId="77777777" w:rsidR="00CF17BE" w:rsidRDefault="00CF17BE" w:rsidP="00CF17BE">
                            <w:pPr>
                              <w:spacing w:line="240" w:lineRule="auto"/>
                              <w:ind w:firstLine="0"/>
                              <w:jc w:val="center"/>
                              <w:rPr>
                                <w:sz w:val="22"/>
                              </w:rPr>
                            </w:pPr>
                            <w:r>
                              <w:rPr>
                                <w:rFonts w:cs="Arial"/>
                                <w:sz w:val="22"/>
                              </w:rPr>
                              <w:t>assinatura digital</w:t>
                            </w:r>
                          </w:p>
                        </w:txbxContent>
                      </wps:txbx>
                      <wps:bodyPr vertOverflow="clip" horzOverflow="clip" anchor="ctr"/>
                    </wps:wsp>
                  </a:graphicData>
                </a:graphic>
                <wp14:sizeRelH relativeFrom="page">
                  <wp14:pctWidth>0</wp14:pctWidth>
                </wp14:sizeRelH>
                <wp14:sizeRelV relativeFrom="page">
                  <wp14:pctHeight>0</wp14:pctHeight>
                </wp14:sizeRelV>
              </wp:anchor>
            </w:drawing>
          </mc:Choice>
          <mc:Fallback>
            <w:pict>
              <v:rect w14:anchorId="5189E61F" id="Retângulo 5" o:spid="_x0000_s1027" style="position:absolute;left:0;text-align:left;margin-left:135.45pt;margin-top:15.35pt;width:179.3pt;height:54.2pt;z-index:251658241;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">
                <v:textbox>
                  <w:txbxContent>
                    <w:p w14:paraId="6E118E0F" w14:textId="77777777" w:rsidR="00CF17BE" w:rsidRDefault="00CF17BE" w:rsidP="00CF17BE">
                      <w:pPr>
                        <w:spacing w:line="240" w:lineRule="auto"/>
                        <w:ind w:firstLine="0"/>
                        <w:jc w:val="center"/>
                        <w:rPr>
                          <w:rFonts w:cs="Arial"/>
                          <w:sz w:val="22"/>
                        </w:rPr>
                      </w:pPr>
                      <w:r>
                        <w:rPr>
                          <w:rFonts w:cs="Arial"/>
                          <w:sz w:val="22"/>
                        </w:rPr>
                        <w:t xml:space="preserve">Insira neste espaço a </w:t>
                      </w:r>
                    </w:p>
                    <w:p w14:paraId="3283C2C5" w14:textId="77777777" w:rsidR="00CF17BE" w:rsidRDefault="00CF17BE" w:rsidP="00CF17BE">
                      <w:pPr>
                        <w:spacing w:line="240" w:lineRule="auto"/>
                        <w:ind w:firstLine="0"/>
                        <w:jc w:val="center"/>
                        <w:rPr>
                          <w:sz w:val="22"/>
                        </w:rPr>
                      </w:pPr>
                      <w:r>
                        <w:rPr>
                          <w:rFonts w:cs="Arial"/>
                          <w:sz w:val="22"/>
                        </w:rPr>
                        <w:t>assinatura digital</w:t>
                      </w:r>
                    </w:p>
                  </w:txbxContent>
                </v:textbox>
              </v:rect>
            </w:pict>
          </mc:Fallback>
        </mc:AlternateContent>
      </w:r>
    </w:p>
    <w:p w14:paraId="3D6A29BE" w14:textId="77777777" w:rsidR="00CF17BE" w:rsidRDefault="00CF17BE" w:rsidP="00CF17BE">
      <w:pPr>
        <w:ind w:firstLine="0"/>
        <w:jc w:val="center"/>
        <w:rPr>
          <w:rFonts w:cs="Arial"/>
          <w:sz w:val="22"/>
        </w:rPr>
      </w:pPr>
    </w:p>
    <w:p w14:paraId="2CD03877" w14:textId="77777777" w:rsidR="00CF17BE" w:rsidRDefault="00CF17BE" w:rsidP="00CF17BE">
      <w:pPr>
        <w:ind w:firstLine="0"/>
        <w:jc w:val="center"/>
        <w:rPr>
          <w:rFonts w:cs="Arial"/>
          <w:sz w:val="22"/>
        </w:rPr>
      </w:pPr>
    </w:p>
    <w:p w14:paraId="4B12E9EC" w14:textId="77777777" w:rsidR="00CF17BE" w:rsidRDefault="00CF17BE" w:rsidP="00CF17BE">
      <w:pPr>
        <w:ind w:firstLine="0"/>
        <w:jc w:val="center"/>
        <w:rPr>
          <w:rFonts w:cs="Arial"/>
          <w:sz w:val="22"/>
        </w:rPr>
      </w:pPr>
      <w:r>
        <w:rPr>
          <w:rFonts w:cs="Arial"/>
          <w:sz w:val="22"/>
        </w:rPr>
        <w:t>____________________________</w:t>
      </w:r>
    </w:p>
    <w:p w14:paraId="2FA4E185" w14:textId="0831D08A" w:rsidR="00CF17BE" w:rsidRDefault="00CF17BE" w:rsidP="00CF17BE">
      <w:pPr>
        <w:ind w:firstLine="0"/>
        <w:jc w:val="center"/>
        <w:rPr>
          <w:rFonts w:cs="Arial"/>
          <w:sz w:val="22"/>
        </w:rPr>
      </w:pPr>
      <w:r>
        <w:rPr>
          <w:rFonts w:cs="Arial"/>
          <w:sz w:val="22"/>
        </w:rPr>
        <w:t>Prof.</w:t>
      </w:r>
      <w:r w:rsidR="006B5F25">
        <w:rPr>
          <w:rFonts w:cs="Arial"/>
          <w:sz w:val="22"/>
        </w:rPr>
        <w:t xml:space="preserve"> Carlos Antonio Oliveira Vieira</w:t>
      </w:r>
      <w:r>
        <w:rPr>
          <w:rFonts w:cs="Arial"/>
          <w:sz w:val="22"/>
        </w:rPr>
        <w:t>, Dr.(a)</w:t>
      </w:r>
    </w:p>
    <w:p w14:paraId="636C7C89" w14:textId="77777777" w:rsidR="00CF17BE" w:rsidRDefault="00CF17BE" w:rsidP="00CF17BE">
      <w:pPr>
        <w:ind w:firstLine="0"/>
        <w:jc w:val="center"/>
        <w:rPr>
          <w:rFonts w:cs="Arial"/>
          <w:sz w:val="22"/>
        </w:rPr>
      </w:pPr>
      <w:r>
        <w:rPr>
          <w:rFonts w:cs="Arial"/>
          <w:sz w:val="22"/>
        </w:rPr>
        <w:t>Orientador(a)</w:t>
      </w:r>
    </w:p>
    <w:p w14:paraId="53F29013" w14:textId="77777777" w:rsidR="00CF17BE" w:rsidRDefault="00CF17BE" w:rsidP="00CF17BE">
      <w:pPr>
        <w:ind w:firstLine="0"/>
        <w:jc w:val="center"/>
        <w:rPr>
          <w:rFonts w:cs="Arial"/>
          <w:sz w:val="22"/>
        </w:rPr>
      </w:pPr>
    </w:p>
    <w:p w14:paraId="1B8E0FDB" w14:textId="77777777" w:rsidR="00CF17BE" w:rsidRDefault="00CF17BE" w:rsidP="00CF17BE">
      <w:pPr>
        <w:ind w:firstLine="0"/>
        <w:jc w:val="center"/>
        <w:rPr>
          <w:rFonts w:cs="Arial"/>
          <w:sz w:val="22"/>
        </w:rPr>
      </w:pPr>
    </w:p>
    <w:p w14:paraId="34030E10" w14:textId="568AA5FC" w:rsidR="00CF17BE" w:rsidRDefault="005A1B0A" w:rsidP="00CF17BE">
      <w:pPr>
        <w:ind w:firstLine="0"/>
        <w:jc w:val="center"/>
        <w:rPr>
          <w:rFonts w:cs="Arial"/>
          <w:sz w:val="22"/>
        </w:rPr>
      </w:pPr>
      <w:r>
        <w:rPr>
          <w:rFonts w:cs="Arial"/>
          <w:sz w:val="22"/>
        </w:rPr>
        <w:t>Florianópolis, 2026</w:t>
      </w:r>
      <w:r w:rsidR="00CF17BE">
        <w:rPr>
          <w:rFonts w:cs="Arial"/>
          <w:sz w:val="22"/>
        </w:rPr>
        <w:t>.</w:t>
      </w:r>
    </w:p>
    <w:p w14:paraId="743F5CEB" w14:textId="77777777" w:rsidR="00CF17BE" w:rsidRDefault="00CF17BE" w:rsidP="00CF17BE">
      <w:pPr>
        <w:ind w:firstLine="0"/>
        <w:jc w:val="left"/>
        <w:rPr>
          <w:rFonts w:cs="Arial"/>
          <w:szCs w:val="24"/>
        </w:rPr>
        <w:sectPr w:rsidR="00CF17BE" w:rsidSect="00CF17BE">
          <w:pgSz w:w="11906" w:h="16838"/>
          <w:pgMar w:top="1701" w:right="1134" w:bottom="1134" w:left="1701" w:header="709" w:footer="709" w:gutter="0"/>
          <w:cols w:space="720"/>
        </w:sectPr>
      </w:pPr>
    </w:p>
    <w:p w14:paraId="3DDC8CCC" w14:textId="77777777" w:rsidR="00CF17BE" w:rsidRDefault="00CF17BE" w:rsidP="00CF17BE">
      <w:pPr>
        <w:ind w:firstLine="0"/>
        <w:jc w:val="center"/>
        <w:rPr>
          <w:rFonts w:cs="Arial"/>
          <w:szCs w:val="24"/>
        </w:rPr>
      </w:pPr>
    </w:p>
    <w:p w14:paraId="51123777" w14:textId="77777777" w:rsidR="00CF17BE" w:rsidRDefault="00CF17BE" w:rsidP="00CF17BE">
      <w:pPr>
        <w:ind w:firstLine="0"/>
        <w:jc w:val="center"/>
        <w:rPr>
          <w:rFonts w:cs="Arial"/>
          <w:szCs w:val="24"/>
        </w:rPr>
      </w:pPr>
    </w:p>
    <w:p w14:paraId="42E6A367" w14:textId="77777777" w:rsidR="00CF17BE" w:rsidRDefault="00CF17BE" w:rsidP="00CF17BE">
      <w:pPr>
        <w:ind w:firstLine="0"/>
        <w:jc w:val="center"/>
        <w:rPr>
          <w:rFonts w:cs="Arial"/>
          <w:szCs w:val="24"/>
        </w:rPr>
      </w:pPr>
    </w:p>
    <w:p w14:paraId="251771B9" w14:textId="77777777" w:rsidR="00CF17BE" w:rsidRDefault="00CF17BE" w:rsidP="00CF17BE">
      <w:pPr>
        <w:ind w:firstLine="0"/>
        <w:jc w:val="center"/>
        <w:rPr>
          <w:rFonts w:cs="Arial"/>
          <w:szCs w:val="24"/>
        </w:rPr>
      </w:pPr>
    </w:p>
    <w:p w14:paraId="0F728EBE" w14:textId="77777777" w:rsidR="00CF17BE" w:rsidRDefault="00CF17BE" w:rsidP="00CF17BE">
      <w:pPr>
        <w:ind w:firstLine="0"/>
        <w:jc w:val="center"/>
        <w:rPr>
          <w:rFonts w:cs="Arial"/>
          <w:szCs w:val="24"/>
        </w:rPr>
      </w:pPr>
    </w:p>
    <w:p w14:paraId="38DABBE8" w14:textId="77777777" w:rsidR="00CF17BE" w:rsidRDefault="00CF17BE" w:rsidP="00CF17BE">
      <w:pPr>
        <w:ind w:firstLine="0"/>
        <w:jc w:val="center"/>
        <w:rPr>
          <w:rFonts w:cs="Arial"/>
          <w:szCs w:val="24"/>
        </w:rPr>
      </w:pPr>
    </w:p>
    <w:p w14:paraId="3A67858E" w14:textId="77777777" w:rsidR="00CF17BE" w:rsidRDefault="00CF17BE" w:rsidP="00CF17BE">
      <w:pPr>
        <w:ind w:firstLine="0"/>
        <w:jc w:val="center"/>
        <w:rPr>
          <w:rFonts w:cs="Arial"/>
          <w:szCs w:val="24"/>
        </w:rPr>
      </w:pPr>
    </w:p>
    <w:p w14:paraId="307B5CFF" w14:textId="77777777" w:rsidR="00CF17BE" w:rsidRDefault="00CF17BE" w:rsidP="00CF17BE">
      <w:pPr>
        <w:ind w:firstLine="0"/>
        <w:jc w:val="center"/>
        <w:rPr>
          <w:rFonts w:cs="Arial"/>
          <w:szCs w:val="24"/>
        </w:rPr>
      </w:pPr>
    </w:p>
    <w:p w14:paraId="07AB7643" w14:textId="77777777" w:rsidR="00CF17BE" w:rsidRDefault="00CF17BE" w:rsidP="00CF17BE">
      <w:pPr>
        <w:ind w:firstLine="0"/>
        <w:jc w:val="center"/>
        <w:rPr>
          <w:rFonts w:cs="Arial"/>
          <w:szCs w:val="24"/>
        </w:rPr>
      </w:pPr>
    </w:p>
    <w:p w14:paraId="57E490BA" w14:textId="77777777" w:rsidR="00CF17BE" w:rsidRDefault="00CF17BE" w:rsidP="00CF17BE">
      <w:pPr>
        <w:ind w:firstLine="0"/>
        <w:jc w:val="center"/>
        <w:rPr>
          <w:rFonts w:cs="Arial"/>
          <w:szCs w:val="24"/>
        </w:rPr>
      </w:pPr>
    </w:p>
    <w:p w14:paraId="769105BC" w14:textId="77777777" w:rsidR="00CF17BE" w:rsidRDefault="00CF17BE" w:rsidP="00CF17BE">
      <w:pPr>
        <w:ind w:firstLine="0"/>
        <w:jc w:val="center"/>
        <w:rPr>
          <w:rFonts w:cs="Arial"/>
          <w:szCs w:val="24"/>
        </w:rPr>
      </w:pPr>
    </w:p>
    <w:p w14:paraId="3495F928" w14:textId="77777777" w:rsidR="00CF17BE" w:rsidRDefault="00CF17BE" w:rsidP="00CF17BE">
      <w:pPr>
        <w:ind w:firstLine="0"/>
        <w:jc w:val="center"/>
        <w:rPr>
          <w:rFonts w:cs="Arial"/>
          <w:szCs w:val="24"/>
        </w:rPr>
      </w:pPr>
    </w:p>
    <w:p w14:paraId="788430BF" w14:textId="77777777" w:rsidR="00CF17BE" w:rsidRDefault="00CF17BE" w:rsidP="00CF17BE">
      <w:pPr>
        <w:ind w:firstLine="0"/>
        <w:jc w:val="center"/>
        <w:rPr>
          <w:rFonts w:cs="Arial"/>
          <w:szCs w:val="24"/>
        </w:rPr>
      </w:pPr>
    </w:p>
    <w:p w14:paraId="024EF897" w14:textId="77777777" w:rsidR="00CF17BE" w:rsidRDefault="00CF17BE" w:rsidP="00CF17BE">
      <w:pPr>
        <w:ind w:firstLine="0"/>
        <w:jc w:val="center"/>
        <w:rPr>
          <w:rFonts w:cs="Arial"/>
          <w:szCs w:val="24"/>
        </w:rPr>
      </w:pPr>
    </w:p>
    <w:p w14:paraId="2AA36D3B" w14:textId="77777777" w:rsidR="00CF17BE" w:rsidRDefault="00CF17BE" w:rsidP="00CF17BE">
      <w:pPr>
        <w:ind w:firstLine="0"/>
        <w:jc w:val="center"/>
        <w:rPr>
          <w:rFonts w:cs="Arial"/>
          <w:szCs w:val="24"/>
        </w:rPr>
      </w:pPr>
    </w:p>
    <w:p w14:paraId="5AA24900" w14:textId="77777777" w:rsidR="00CF17BE" w:rsidRDefault="00CF17BE" w:rsidP="00CF17BE">
      <w:pPr>
        <w:ind w:firstLine="0"/>
        <w:jc w:val="center"/>
        <w:rPr>
          <w:rFonts w:cs="Arial"/>
          <w:szCs w:val="24"/>
        </w:rPr>
      </w:pPr>
    </w:p>
    <w:p w14:paraId="1ED76A4E" w14:textId="77777777" w:rsidR="00CF17BE" w:rsidRDefault="00CF17BE" w:rsidP="00CF17BE">
      <w:pPr>
        <w:ind w:firstLine="0"/>
        <w:jc w:val="center"/>
        <w:rPr>
          <w:rFonts w:cs="Arial"/>
          <w:szCs w:val="24"/>
        </w:rPr>
      </w:pPr>
    </w:p>
    <w:p w14:paraId="4915FBFD" w14:textId="77777777" w:rsidR="00CF17BE" w:rsidRDefault="00CF17BE" w:rsidP="00CF17BE">
      <w:pPr>
        <w:ind w:firstLine="0"/>
        <w:jc w:val="center"/>
        <w:rPr>
          <w:rFonts w:cs="Arial"/>
          <w:szCs w:val="24"/>
        </w:rPr>
      </w:pPr>
    </w:p>
    <w:p w14:paraId="6B7107F4" w14:textId="77777777" w:rsidR="00CF17BE" w:rsidRDefault="00CF17BE" w:rsidP="00CF17BE">
      <w:pPr>
        <w:ind w:firstLine="0"/>
        <w:jc w:val="center"/>
        <w:rPr>
          <w:rFonts w:cs="Arial"/>
          <w:szCs w:val="24"/>
        </w:rPr>
      </w:pPr>
    </w:p>
    <w:p w14:paraId="6A4AFCD2" w14:textId="77777777" w:rsidR="00CF17BE" w:rsidRDefault="00CF17BE" w:rsidP="00CF17BE">
      <w:pPr>
        <w:ind w:firstLine="0"/>
        <w:jc w:val="center"/>
        <w:rPr>
          <w:rFonts w:cs="Arial"/>
          <w:szCs w:val="24"/>
        </w:rPr>
      </w:pPr>
    </w:p>
    <w:p w14:paraId="59D1F4C1" w14:textId="77777777" w:rsidR="00CF17BE" w:rsidRDefault="00CF17BE" w:rsidP="00CF17BE">
      <w:pPr>
        <w:ind w:firstLine="0"/>
        <w:jc w:val="center"/>
        <w:rPr>
          <w:rFonts w:cs="Arial"/>
          <w:szCs w:val="24"/>
        </w:rPr>
      </w:pPr>
    </w:p>
    <w:p w14:paraId="66A7829A" w14:textId="77777777" w:rsidR="00CF17BE" w:rsidRDefault="00CF17BE" w:rsidP="00CF17BE">
      <w:pPr>
        <w:ind w:firstLine="0"/>
        <w:jc w:val="center"/>
        <w:rPr>
          <w:rFonts w:cs="Arial"/>
          <w:szCs w:val="24"/>
        </w:rPr>
      </w:pPr>
    </w:p>
    <w:p w14:paraId="434A3CC4" w14:textId="77777777" w:rsidR="00CF17BE" w:rsidRDefault="00CF17BE" w:rsidP="00CF17BE">
      <w:pPr>
        <w:ind w:firstLine="0"/>
        <w:jc w:val="center"/>
        <w:rPr>
          <w:rFonts w:cs="Arial"/>
          <w:szCs w:val="24"/>
        </w:rPr>
      </w:pPr>
    </w:p>
    <w:p w14:paraId="1209F77C" w14:textId="77777777" w:rsidR="00CF17BE" w:rsidRDefault="00CF17BE" w:rsidP="00CF17BE">
      <w:pPr>
        <w:ind w:firstLine="0"/>
        <w:jc w:val="center"/>
        <w:rPr>
          <w:rFonts w:cs="Arial"/>
          <w:szCs w:val="24"/>
        </w:rPr>
      </w:pPr>
    </w:p>
    <w:p w14:paraId="23680014" w14:textId="77777777" w:rsidR="00CF17BE" w:rsidRDefault="00CF17BE" w:rsidP="00CF17BE">
      <w:pPr>
        <w:ind w:firstLine="0"/>
        <w:jc w:val="center"/>
        <w:rPr>
          <w:rFonts w:cs="Arial"/>
          <w:szCs w:val="24"/>
        </w:rPr>
      </w:pPr>
    </w:p>
    <w:p w14:paraId="67D7C34C" w14:textId="77777777" w:rsidR="00CF17BE" w:rsidRDefault="00CF17BE" w:rsidP="00CF17BE">
      <w:pPr>
        <w:ind w:firstLine="0"/>
        <w:jc w:val="center"/>
        <w:rPr>
          <w:rFonts w:cs="Arial"/>
          <w:szCs w:val="24"/>
        </w:rPr>
      </w:pPr>
    </w:p>
    <w:p w14:paraId="5B6C381D" w14:textId="77777777" w:rsidR="00CF17BE" w:rsidRDefault="00CF17BE" w:rsidP="00CF17BE">
      <w:pPr>
        <w:ind w:firstLine="0"/>
        <w:jc w:val="center"/>
        <w:rPr>
          <w:rFonts w:cs="Arial"/>
          <w:szCs w:val="24"/>
        </w:rPr>
      </w:pPr>
    </w:p>
    <w:p w14:paraId="61B193E3" w14:textId="77777777" w:rsidR="00CF17BE" w:rsidRDefault="00CF17BE" w:rsidP="00CF17BE">
      <w:pPr>
        <w:ind w:firstLine="0"/>
        <w:jc w:val="center"/>
        <w:rPr>
          <w:rFonts w:cs="Arial"/>
          <w:szCs w:val="24"/>
        </w:rPr>
      </w:pPr>
    </w:p>
    <w:p w14:paraId="7483661F" w14:textId="77777777" w:rsidR="00CF17BE" w:rsidRDefault="00CF17BE" w:rsidP="00CF17BE">
      <w:pPr>
        <w:ind w:firstLine="0"/>
        <w:jc w:val="center"/>
        <w:rPr>
          <w:rFonts w:cs="Arial"/>
          <w:szCs w:val="24"/>
        </w:rPr>
      </w:pPr>
    </w:p>
    <w:p w14:paraId="6FF19A5C" w14:textId="5B35E12C" w:rsidR="00CF17BE" w:rsidRPr="00764959" w:rsidRDefault="00764959" w:rsidP="00CF17BE">
      <w:pPr>
        <w:ind w:left="4536" w:firstLine="0"/>
        <w:contextualSpacing/>
        <w:rPr>
          <w:rFonts w:cs="Arial"/>
          <w:szCs w:val="24"/>
        </w:rPr>
      </w:pPr>
      <w:r w:rsidRPr="00764959">
        <w:rPr>
          <w:rFonts w:cs="Arial"/>
          <w:szCs w:val="24"/>
        </w:rPr>
        <w:t>Pa</w:t>
      </w:r>
      <w:r w:rsidR="00891BF7">
        <w:rPr>
          <w:rFonts w:cs="Arial"/>
          <w:szCs w:val="24"/>
        </w:rPr>
        <w:t>ra Cinara, Pedro e Laura, meus amores. E para meus pais.</w:t>
      </w:r>
    </w:p>
    <w:p w14:paraId="22BBB93B" w14:textId="77777777" w:rsidR="00CF17BE" w:rsidRDefault="00CF17BE" w:rsidP="00CF17BE">
      <w:pPr>
        <w:jc w:val="center"/>
        <w:rPr>
          <w:rFonts w:cs="Arial"/>
          <w:i/>
          <w:szCs w:val="24"/>
        </w:rPr>
      </w:pPr>
    </w:p>
    <w:p w14:paraId="16BDBF03" w14:textId="77777777" w:rsidR="00CF17BE" w:rsidRDefault="00CF17BE" w:rsidP="00CF17BE">
      <w:pPr>
        <w:ind w:firstLine="0"/>
        <w:jc w:val="left"/>
        <w:rPr>
          <w:rFonts w:cs="Arial"/>
          <w:i/>
          <w:szCs w:val="24"/>
        </w:rPr>
        <w:sectPr w:rsidR="00CF17BE" w:rsidSect="00CF17BE">
          <w:pgSz w:w="11906" w:h="16838"/>
          <w:pgMar w:top="1701" w:right="1134" w:bottom="1134" w:left="1701" w:header="709" w:footer="709" w:gutter="0"/>
          <w:cols w:space="720"/>
        </w:sectPr>
      </w:pPr>
    </w:p>
    <w:p w14:paraId="0855A0DF" w14:textId="77777777" w:rsidR="00CF17BE" w:rsidRDefault="00CF17BE" w:rsidP="00CF17BE">
      <w:pPr>
        <w:ind w:firstLine="0"/>
        <w:jc w:val="center"/>
        <w:rPr>
          <w:rFonts w:cs="Arial"/>
          <w:b/>
          <w:szCs w:val="24"/>
        </w:rPr>
      </w:pPr>
      <w:r>
        <w:rPr>
          <w:rFonts w:cs="Arial"/>
          <w:b/>
          <w:szCs w:val="24"/>
        </w:rPr>
        <w:lastRenderedPageBreak/>
        <w:t>AGRADECIMENTOS</w:t>
      </w:r>
    </w:p>
    <w:p w14:paraId="58094920" w14:textId="77777777" w:rsidR="00CF17BE" w:rsidRDefault="00CF17BE" w:rsidP="00CF17BE">
      <w:pPr>
        <w:ind w:firstLine="0"/>
        <w:jc w:val="center"/>
        <w:rPr>
          <w:rFonts w:cs="Arial"/>
          <w:sz w:val="20"/>
          <w:szCs w:val="20"/>
        </w:rPr>
      </w:pPr>
      <w:r>
        <w:rPr>
          <w:rFonts w:cs="Arial"/>
          <w:sz w:val="20"/>
          <w:szCs w:val="20"/>
          <w:highlight w:val="yellow"/>
        </w:rPr>
        <w:t>[Elemento opcional. O título deve estar centralizado e com destaque negrito.]</w:t>
      </w:r>
    </w:p>
    <w:p w14:paraId="774740B7" w14:textId="77777777" w:rsidR="00CF17BE" w:rsidRDefault="00CF17BE" w:rsidP="00CF17BE">
      <w:pPr>
        <w:ind w:firstLine="0"/>
        <w:jc w:val="center"/>
        <w:rPr>
          <w:rFonts w:cs="Arial"/>
          <w:szCs w:val="24"/>
        </w:rPr>
      </w:pPr>
    </w:p>
    <w:p w14:paraId="038AA27F" w14:textId="77777777" w:rsidR="00CF17BE" w:rsidRDefault="00CF17BE" w:rsidP="00CF17BE">
      <w:r>
        <w:t>Texto em que o autor faz agradecimentos dirigidos àqueles que contribuíram de maneira relevante à elaboração do trabalho.</w:t>
      </w:r>
    </w:p>
    <w:p w14:paraId="788898E8" w14:textId="77777777" w:rsidR="00CF17BE" w:rsidRDefault="00CF17BE" w:rsidP="00CF17BE">
      <w:pPr>
        <w:rPr>
          <w:rFonts w:cs="Arial"/>
          <w:szCs w:val="24"/>
        </w:rPr>
      </w:pPr>
    </w:p>
    <w:p w14:paraId="2B5EF405" w14:textId="77777777" w:rsidR="00CF17BE" w:rsidRDefault="00CF17BE" w:rsidP="00CF17BE">
      <w:pPr>
        <w:rPr>
          <w:rFonts w:cs="Arial"/>
          <w:szCs w:val="24"/>
        </w:rPr>
      </w:pPr>
    </w:p>
    <w:p w14:paraId="74C4217B" w14:textId="77777777" w:rsidR="00CF17BE" w:rsidRDefault="00CF17BE" w:rsidP="00CF17BE">
      <w:pPr>
        <w:rPr>
          <w:rFonts w:cs="Arial"/>
          <w:szCs w:val="24"/>
        </w:rPr>
      </w:pPr>
    </w:p>
    <w:p w14:paraId="23455855" w14:textId="77777777" w:rsidR="00CF17BE" w:rsidRDefault="00CF17BE" w:rsidP="00CF17BE">
      <w:pPr>
        <w:rPr>
          <w:rFonts w:cs="Arial"/>
          <w:szCs w:val="24"/>
        </w:rPr>
      </w:pPr>
    </w:p>
    <w:p w14:paraId="365A770B" w14:textId="77777777" w:rsidR="00CF17BE" w:rsidRDefault="00CF17BE" w:rsidP="00CF17BE">
      <w:pPr>
        <w:rPr>
          <w:rFonts w:cs="Arial"/>
          <w:szCs w:val="24"/>
        </w:rPr>
      </w:pPr>
    </w:p>
    <w:p w14:paraId="4795A362" w14:textId="77777777" w:rsidR="00CF17BE" w:rsidRDefault="00CF17BE" w:rsidP="00CF17BE">
      <w:pPr>
        <w:rPr>
          <w:rFonts w:cs="Arial"/>
          <w:szCs w:val="24"/>
        </w:rPr>
      </w:pPr>
    </w:p>
    <w:p w14:paraId="52A9BDE4" w14:textId="77777777" w:rsidR="00CF17BE" w:rsidRDefault="00CF17BE" w:rsidP="00CF17BE">
      <w:pPr>
        <w:rPr>
          <w:rFonts w:cs="Arial"/>
          <w:szCs w:val="24"/>
        </w:rPr>
      </w:pPr>
    </w:p>
    <w:p w14:paraId="54E6C51E" w14:textId="77777777" w:rsidR="00CF17BE" w:rsidRDefault="00CF17BE" w:rsidP="00CF17BE">
      <w:pPr>
        <w:rPr>
          <w:rFonts w:cs="Arial"/>
          <w:szCs w:val="24"/>
        </w:rPr>
      </w:pPr>
    </w:p>
    <w:p w14:paraId="34250251" w14:textId="77777777" w:rsidR="00CF17BE" w:rsidRDefault="00CF17BE" w:rsidP="00CF17BE">
      <w:pPr>
        <w:rPr>
          <w:rFonts w:cs="Arial"/>
          <w:szCs w:val="24"/>
        </w:rPr>
      </w:pPr>
    </w:p>
    <w:p w14:paraId="0AD69EEB" w14:textId="77777777" w:rsidR="00CF17BE" w:rsidRDefault="00CF17BE" w:rsidP="00CF17BE">
      <w:pPr>
        <w:rPr>
          <w:rFonts w:cs="Arial"/>
          <w:szCs w:val="24"/>
        </w:rPr>
      </w:pPr>
    </w:p>
    <w:p w14:paraId="669B4767" w14:textId="77777777" w:rsidR="00CF17BE" w:rsidRDefault="00CF17BE" w:rsidP="00CF17BE">
      <w:pPr>
        <w:rPr>
          <w:rFonts w:cs="Arial"/>
          <w:szCs w:val="24"/>
        </w:rPr>
      </w:pPr>
    </w:p>
    <w:p w14:paraId="6E0F36CC" w14:textId="77777777" w:rsidR="00CF17BE" w:rsidRDefault="00CF17BE" w:rsidP="00CF17BE">
      <w:pPr>
        <w:rPr>
          <w:rFonts w:cs="Arial"/>
          <w:szCs w:val="24"/>
        </w:rPr>
      </w:pPr>
    </w:p>
    <w:p w14:paraId="58B61E07" w14:textId="77777777" w:rsidR="00CF17BE" w:rsidRDefault="00CF17BE" w:rsidP="00CF17BE">
      <w:pPr>
        <w:rPr>
          <w:rFonts w:cs="Arial"/>
          <w:szCs w:val="24"/>
        </w:rPr>
      </w:pPr>
    </w:p>
    <w:p w14:paraId="5DAADE5D" w14:textId="77777777" w:rsidR="00CF17BE" w:rsidRDefault="00CF17BE" w:rsidP="00CF17BE">
      <w:pPr>
        <w:rPr>
          <w:rFonts w:cs="Arial"/>
          <w:szCs w:val="24"/>
        </w:rPr>
      </w:pPr>
    </w:p>
    <w:p w14:paraId="7F217E3B" w14:textId="77777777" w:rsidR="00CF17BE" w:rsidRDefault="00CF17BE" w:rsidP="00CF17BE">
      <w:pPr>
        <w:rPr>
          <w:rFonts w:cs="Arial"/>
          <w:szCs w:val="24"/>
        </w:rPr>
      </w:pPr>
    </w:p>
    <w:p w14:paraId="42F4A594" w14:textId="77777777" w:rsidR="00CF17BE" w:rsidRDefault="00CF17BE" w:rsidP="00CF17BE">
      <w:pPr>
        <w:rPr>
          <w:rFonts w:cs="Arial"/>
          <w:szCs w:val="24"/>
        </w:rPr>
      </w:pPr>
    </w:p>
    <w:p w14:paraId="3E80FA41" w14:textId="77777777" w:rsidR="00CF17BE" w:rsidRDefault="00CF17BE" w:rsidP="00CF17BE">
      <w:pPr>
        <w:rPr>
          <w:rFonts w:cs="Arial"/>
          <w:szCs w:val="24"/>
        </w:rPr>
      </w:pPr>
    </w:p>
    <w:p w14:paraId="750D6122" w14:textId="77777777" w:rsidR="00CF17BE" w:rsidRDefault="00CF17BE" w:rsidP="00CF17BE">
      <w:pPr>
        <w:rPr>
          <w:rFonts w:cs="Arial"/>
          <w:szCs w:val="24"/>
        </w:rPr>
      </w:pPr>
    </w:p>
    <w:p w14:paraId="1D54472C" w14:textId="77777777" w:rsidR="00CF17BE" w:rsidRDefault="00CF17BE" w:rsidP="00CF17BE">
      <w:pPr>
        <w:rPr>
          <w:rFonts w:cs="Arial"/>
          <w:szCs w:val="24"/>
        </w:rPr>
      </w:pPr>
    </w:p>
    <w:p w14:paraId="453B132A" w14:textId="77777777" w:rsidR="00CF17BE" w:rsidRDefault="00CF17BE" w:rsidP="00CF17BE">
      <w:pPr>
        <w:rPr>
          <w:rFonts w:cs="Arial"/>
          <w:szCs w:val="24"/>
        </w:rPr>
      </w:pPr>
    </w:p>
    <w:p w14:paraId="065B043C" w14:textId="77777777" w:rsidR="00CF17BE" w:rsidRDefault="00CF17BE" w:rsidP="00CF17BE">
      <w:pPr>
        <w:rPr>
          <w:rFonts w:cs="Arial"/>
          <w:szCs w:val="24"/>
        </w:rPr>
      </w:pPr>
    </w:p>
    <w:p w14:paraId="6CBE1A55" w14:textId="77777777" w:rsidR="00CF17BE" w:rsidRDefault="00CF17BE" w:rsidP="00CF17BE">
      <w:pPr>
        <w:rPr>
          <w:rFonts w:cs="Arial"/>
          <w:szCs w:val="24"/>
        </w:rPr>
      </w:pPr>
    </w:p>
    <w:p w14:paraId="540512FB" w14:textId="77777777" w:rsidR="00CF17BE" w:rsidRDefault="00CF17BE" w:rsidP="00CF17BE">
      <w:pPr>
        <w:rPr>
          <w:rFonts w:cs="Arial"/>
          <w:szCs w:val="24"/>
        </w:rPr>
      </w:pPr>
    </w:p>
    <w:p w14:paraId="61B61ACC" w14:textId="77777777" w:rsidR="00CF17BE" w:rsidRDefault="00CF17BE" w:rsidP="00CF17BE">
      <w:pPr>
        <w:rPr>
          <w:rFonts w:cs="Arial"/>
          <w:szCs w:val="24"/>
        </w:rPr>
      </w:pPr>
    </w:p>
    <w:p w14:paraId="222EE85E" w14:textId="77777777" w:rsidR="00CF17BE" w:rsidRDefault="00CF17BE" w:rsidP="00CF17BE">
      <w:pPr>
        <w:rPr>
          <w:rFonts w:cs="Arial"/>
          <w:szCs w:val="24"/>
        </w:rPr>
      </w:pPr>
    </w:p>
    <w:p w14:paraId="7C9512F8" w14:textId="77777777" w:rsidR="00CF17BE" w:rsidRDefault="00CF17BE" w:rsidP="00CF17BE">
      <w:pPr>
        <w:rPr>
          <w:rFonts w:cs="Arial"/>
          <w:szCs w:val="24"/>
        </w:rPr>
      </w:pPr>
    </w:p>
    <w:p w14:paraId="7E05B677" w14:textId="77777777" w:rsidR="00CF17BE" w:rsidRDefault="00CF17BE" w:rsidP="00CF17BE">
      <w:pPr>
        <w:rPr>
          <w:rFonts w:cs="Arial"/>
          <w:szCs w:val="24"/>
        </w:rPr>
      </w:pPr>
    </w:p>
    <w:p w14:paraId="3C35F588" w14:textId="77777777" w:rsidR="00CF17BE" w:rsidRDefault="00CF17BE" w:rsidP="00CF17BE">
      <w:pPr>
        <w:rPr>
          <w:rFonts w:cs="Arial"/>
          <w:szCs w:val="24"/>
        </w:rPr>
      </w:pPr>
    </w:p>
    <w:p w14:paraId="7D193772" w14:textId="77777777" w:rsidR="00CF17BE" w:rsidRDefault="00CF17BE" w:rsidP="00CF17BE">
      <w:pPr>
        <w:ind w:firstLine="0"/>
        <w:jc w:val="left"/>
        <w:rPr>
          <w:rFonts w:cs="Arial"/>
          <w:szCs w:val="24"/>
        </w:rPr>
        <w:sectPr w:rsidR="00CF17BE" w:rsidSect="00CF17BE">
          <w:pgSz w:w="11906" w:h="16838"/>
          <w:pgMar w:top="1701" w:right="1134" w:bottom="1134" w:left="1701" w:header="709" w:footer="709" w:gutter="0"/>
          <w:cols w:space="720"/>
        </w:sectPr>
      </w:pPr>
    </w:p>
    <w:p w14:paraId="4B7116D6" w14:textId="77777777" w:rsidR="00CF17BE" w:rsidRDefault="00CF17BE" w:rsidP="00CF17BE">
      <w:pPr>
        <w:ind w:firstLine="709"/>
        <w:rPr>
          <w:rFonts w:cs="Arial"/>
          <w:szCs w:val="24"/>
        </w:rPr>
      </w:pPr>
    </w:p>
    <w:p w14:paraId="4C85E47C" w14:textId="77777777" w:rsidR="00CF17BE" w:rsidRDefault="00CF17BE" w:rsidP="00CF17BE">
      <w:pPr>
        <w:ind w:firstLine="709"/>
        <w:rPr>
          <w:rFonts w:cs="Arial"/>
          <w:szCs w:val="24"/>
        </w:rPr>
      </w:pPr>
    </w:p>
    <w:p w14:paraId="479B5398" w14:textId="77777777" w:rsidR="00CF17BE" w:rsidRDefault="00CF17BE" w:rsidP="00CF17BE">
      <w:pPr>
        <w:ind w:firstLine="709"/>
        <w:rPr>
          <w:rFonts w:cs="Arial"/>
          <w:szCs w:val="24"/>
        </w:rPr>
      </w:pPr>
    </w:p>
    <w:p w14:paraId="2CE2D34C" w14:textId="77777777" w:rsidR="00CF17BE" w:rsidRDefault="00CF17BE" w:rsidP="00CF17BE">
      <w:pPr>
        <w:ind w:firstLine="709"/>
        <w:rPr>
          <w:rFonts w:cs="Arial"/>
          <w:szCs w:val="24"/>
        </w:rPr>
      </w:pPr>
    </w:p>
    <w:p w14:paraId="14D0E5BA" w14:textId="77777777" w:rsidR="00CF17BE" w:rsidRDefault="00CF17BE" w:rsidP="00CF17BE">
      <w:pPr>
        <w:ind w:firstLine="709"/>
        <w:rPr>
          <w:rFonts w:cs="Arial"/>
          <w:szCs w:val="24"/>
        </w:rPr>
      </w:pPr>
    </w:p>
    <w:p w14:paraId="2D09BF41" w14:textId="77777777" w:rsidR="00CF17BE" w:rsidRDefault="00CF17BE" w:rsidP="00CF17BE">
      <w:pPr>
        <w:ind w:firstLine="709"/>
        <w:rPr>
          <w:rFonts w:cs="Arial"/>
          <w:szCs w:val="24"/>
        </w:rPr>
      </w:pPr>
    </w:p>
    <w:p w14:paraId="69FADA4E" w14:textId="77777777" w:rsidR="00CF17BE" w:rsidRDefault="00CF17BE" w:rsidP="00CF17BE">
      <w:pPr>
        <w:ind w:firstLine="709"/>
        <w:rPr>
          <w:rFonts w:cs="Arial"/>
          <w:szCs w:val="24"/>
        </w:rPr>
      </w:pPr>
    </w:p>
    <w:p w14:paraId="5795DD4B" w14:textId="77777777" w:rsidR="00CF17BE" w:rsidRDefault="00CF17BE" w:rsidP="00CF17BE">
      <w:pPr>
        <w:ind w:firstLine="709"/>
        <w:rPr>
          <w:rFonts w:cs="Arial"/>
          <w:szCs w:val="24"/>
        </w:rPr>
      </w:pPr>
    </w:p>
    <w:p w14:paraId="2B5762DC" w14:textId="77777777" w:rsidR="00CF17BE" w:rsidRDefault="00CF17BE" w:rsidP="00CF17BE">
      <w:pPr>
        <w:ind w:firstLine="709"/>
        <w:rPr>
          <w:rFonts w:cs="Arial"/>
          <w:szCs w:val="24"/>
        </w:rPr>
      </w:pPr>
    </w:p>
    <w:p w14:paraId="527858E1" w14:textId="77777777" w:rsidR="00CF17BE" w:rsidRDefault="00CF17BE" w:rsidP="00CF17BE">
      <w:pPr>
        <w:ind w:firstLine="709"/>
        <w:rPr>
          <w:rFonts w:cs="Arial"/>
          <w:szCs w:val="24"/>
        </w:rPr>
      </w:pPr>
    </w:p>
    <w:p w14:paraId="6DF68A19" w14:textId="77777777" w:rsidR="00CF17BE" w:rsidRDefault="00CF17BE" w:rsidP="00CF17BE">
      <w:pPr>
        <w:ind w:firstLine="709"/>
        <w:rPr>
          <w:rFonts w:cs="Arial"/>
          <w:szCs w:val="24"/>
        </w:rPr>
      </w:pPr>
    </w:p>
    <w:p w14:paraId="261CE389" w14:textId="77777777" w:rsidR="00CF17BE" w:rsidRDefault="00CF17BE" w:rsidP="00CF17BE">
      <w:pPr>
        <w:ind w:firstLine="709"/>
        <w:rPr>
          <w:rFonts w:cs="Arial"/>
          <w:szCs w:val="24"/>
        </w:rPr>
      </w:pPr>
    </w:p>
    <w:p w14:paraId="3D51BB63" w14:textId="77777777" w:rsidR="00CF17BE" w:rsidRDefault="00CF17BE" w:rsidP="00CF17BE">
      <w:pPr>
        <w:ind w:firstLine="709"/>
        <w:rPr>
          <w:rFonts w:cs="Arial"/>
          <w:szCs w:val="24"/>
        </w:rPr>
      </w:pPr>
    </w:p>
    <w:p w14:paraId="038E9CC9" w14:textId="77777777" w:rsidR="00CF17BE" w:rsidRDefault="00CF17BE" w:rsidP="00CF17BE">
      <w:pPr>
        <w:ind w:firstLine="709"/>
        <w:rPr>
          <w:rFonts w:cs="Arial"/>
          <w:szCs w:val="24"/>
        </w:rPr>
      </w:pPr>
    </w:p>
    <w:p w14:paraId="11217A01" w14:textId="77777777" w:rsidR="00CF17BE" w:rsidRDefault="00CF17BE" w:rsidP="00CF17BE">
      <w:pPr>
        <w:ind w:firstLine="709"/>
        <w:rPr>
          <w:rFonts w:cs="Arial"/>
          <w:szCs w:val="24"/>
        </w:rPr>
      </w:pPr>
    </w:p>
    <w:p w14:paraId="4C522791" w14:textId="77777777" w:rsidR="00CF17BE" w:rsidRDefault="00CF17BE" w:rsidP="00CF17BE">
      <w:pPr>
        <w:ind w:firstLine="709"/>
        <w:rPr>
          <w:rFonts w:cs="Arial"/>
          <w:szCs w:val="24"/>
        </w:rPr>
      </w:pPr>
    </w:p>
    <w:p w14:paraId="06C4D027" w14:textId="77777777" w:rsidR="00CF17BE" w:rsidRDefault="00CF17BE" w:rsidP="00CF17BE">
      <w:pPr>
        <w:ind w:firstLine="709"/>
        <w:rPr>
          <w:rFonts w:cs="Arial"/>
          <w:szCs w:val="24"/>
        </w:rPr>
      </w:pPr>
    </w:p>
    <w:p w14:paraId="47721FEA" w14:textId="77777777" w:rsidR="00CF17BE" w:rsidRDefault="00CF17BE" w:rsidP="00CF17BE">
      <w:pPr>
        <w:ind w:firstLine="709"/>
        <w:rPr>
          <w:rFonts w:cs="Arial"/>
          <w:szCs w:val="24"/>
        </w:rPr>
      </w:pPr>
    </w:p>
    <w:p w14:paraId="003F333F" w14:textId="77777777" w:rsidR="00CF17BE" w:rsidRDefault="00CF17BE" w:rsidP="00CF17BE">
      <w:pPr>
        <w:ind w:firstLine="709"/>
        <w:rPr>
          <w:rFonts w:cs="Arial"/>
          <w:szCs w:val="24"/>
        </w:rPr>
      </w:pPr>
    </w:p>
    <w:p w14:paraId="139DA632" w14:textId="77777777" w:rsidR="00CF17BE" w:rsidRDefault="00CF17BE" w:rsidP="00CF17BE">
      <w:pPr>
        <w:ind w:firstLine="709"/>
        <w:rPr>
          <w:rFonts w:cs="Arial"/>
          <w:szCs w:val="24"/>
        </w:rPr>
      </w:pPr>
    </w:p>
    <w:p w14:paraId="21FD8962" w14:textId="77777777" w:rsidR="00CF17BE" w:rsidRDefault="00CF17BE" w:rsidP="00CF17BE">
      <w:pPr>
        <w:ind w:firstLine="709"/>
        <w:rPr>
          <w:rFonts w:cs="Arial"/>
          <w:szCs w:val="24"/>
        </w:rPr>
      </w:pPr>
    </w:p>
    <w:p w14:paraId="168C45CF" w14:textId="77777777" w:rsidR="00CF17BE" w:rsidRDefault="00CF17BE" w:rsidP="00CF17BE">
      <w:pPr>
        <w:ind w:firstLine="709"/>
        <w:rPr>
          <w:rFonts w:cs="Arial"/>
          <w:szCs w:val="24"/>
        </w:rPr>
      </w:pPr>
    </w:p>
    <w:p w14:paraId="1E5ECDA6" w14:textId="77777777" w:rsidR="00CF17BE" w:rsidRDefault="00CF17BE" w:rsidP="00CF17BE">
      <w:pPr>
        <w:ind w:firstLine="709"/>
        <w:rPr>
          <w:rFonts w:cs="Arial"/>
          <w:szCs w:val="24"/>
        </w:rPr>
      </w:pPr>
    </w:p>
    <w:p w14:paraId="36041CAB" w14:textId="77777777" w:rsidR="00CF17BE" w:rsidRDefault="00CF17BE" w:rsidP="00CF17BE">
      <w:pPr>
        <w:ind w:firstLine="709"/>
        <w:rPr>
          <w:rFonts w:cs="Arial"/>
          <w:szCs w:val="24"/>
        </w:rPr>
      </w:pPr>
    </w:p>
    <w:p w14:paraId="56CC8AE9" w14:textId="77777777" w:rsidR="00CF17BE" w:rsidRDefault="00CF17BE" w:rsidP="00CF17BE">
      <w:pPr>
        <w:ind w:firstLine="709"/>
        <w:rPr>
          <w:rFonts w:cs="Arial"/>
          <w:szCs w:val="24"/>
        </w:rPr>
      </w:pPr>
    </w:p>
    <w:p w14:paraId="7FF9EEB9" w14:textId="77777777" w:rsidR="00CF17BE" w:rsidRDefault="00CF17BE" w:rsidP="00CF17BE">
      <w:pPr>
        <w:ind w:firstLine="709"/>
        <w:rPr>
          <w:rFonts w:cs="Arial"/>
          <w:szCs w:val="24"/>
        </w:rPr>
      </w:pPr>
    </w:p>
    <w:p w14:paraId="3248267E" w14:textId="77777777" w:rsidR="00CF17BE" w:rsidRDefault="00CF17BE" w:rsidP="00CF17BE">
      <w:pPr>
        <w:ind w:left="4536" w:firstLine="0"/>
        <w:contextualSpacing/>
        <w:rPr>
          <w:rFonts w:cs="Arial"/>
          <w:szCs w:val="24"/>
        </w:rPr>
      </w:pPr>
      <w:r>
        <w:rPr>
          <w:rFonts w:cs="Arial"/>
          <w:szCs w:val="24"/>
          <w:highlight w:val="yellow"/>
        </w:rPr>
        <w:t>[Epígrafe. Elemento opcional. Se incluída, insira uma citação relacionada ao tema do trabalho. A epígrafe também pode aparecer na abertura das seções primárias sendo que, nesse caso, deve ser elaborada de acordo com a NBR 10520.]</w:t>
      </w:r>
    </w:p>
    <w:p w14:paraId="14F99036" w14:textId="77777777" w:rsidR="00CF17BE" w:rsidRDefault="00CF17BE" w:rsidP="00CF17BE">
      <w:pPr>
        <w:spacing w:line="240" w:lineRule="auto"/>
        <w:rPr>
          <w:rFonts w:cs="Arial"/>
          <w:szCs w:val="24"/>
        </w:rPr>
      </w:pPr>
    </w:p>
    <w:p w14:paraId="5DAB53BA" w14:textId="16F8BF19" w:rsidR="00CF17BE" w:rsidRDefault="00CF17BE">
      <w:pPr>
        <w:rPr>
          <w:rFonts w:cs="Arial"/>
          <w:szCs w:val="24"/>
        </w:rPr>
      </w:pPr>
      <w:r>
        <w:rPr>
          <w:rFonts w:cs="Arial"/>
          <w:szCs w:val="24"/>
        </w:rPr>
        <w:br w:type="page"/>
      </w:r>
    </w:p>
    <w:p w14:paraId="5FC7DC00" w14:textId="77777777" w:rsidR="00780EFF" w:rsidRPr="009B6CCF" w:rsidRDefault="00780EFF" w:rsidP="000752AD">
      <w:pPr>
        <w:ind w:firstLine="0"/>
        <w:contextualSpacing/>
        <w:jc w:val="center"/>
        <w:rPr>
          <w:rFonts w:cs="Arial"/>
          <w:szCs w:val="24"/>
        </w:rPr>
        <w:sectPr w:rsidR="00780EFF" w:rsidRPr="009B6CCF" w:rsidSect="000752AD">
          <w:pgSz w:w="11906" w:h="16838" w:code="9"/>
          <w:pgMar w:top="1701" w:right="1134" w:bottom="1134" w:left="1701" w:header="709" w:footer="709" w:gutter="0"/>
          <w:cols w:space="708"/>
          <w:docGrid w:linePitch="360"/>
        </w:sectPr>
      </w:pPr>
    </w:p>
    <w:p w14:paraId="4F00365A" w14:textId="04764C93" w:rsidR="006D3D4B" w:rsidRDefault="006D3D4B" w:rsidP="0087023B">
      <w:pPr>
        <w:ind w:firstLine="0"/>
        <w:jc w:val="center"/>
        <w:rPr>
          <w:b/>
        </w:rPr>
      </w:pPr>
      <w:r w:rsidRPr="0087023B">
        <w:rPr>
          <w:b/>
        </w:rPr>
        <w:lastRenderedPageBreak/>
        <w:t>RESUMO</w:t>
      </w:r>
    </w:p>
    <w:p w14:paraId="7F7731AC" w14:textId="77777777" w:rsidR="00AE53DD" w:rsidRPr="0087023B" w:rsidRDefault="00AE53DD" w:rsidP="0087023B">
      <w:pPr>
        <w:ind w:firstLine="0"/>
        <w:jc w:val="center"/>
        <w:rPr>
          <w:b/>
        </w:rPr>
      </w:pPr>
    </w:p>
    <w:p w14:paraId="716AF8C4" w14:textId="0BDF8B0F" w:rsidR="00024078" w:rsidDel="00A344A2" w:rsidRDefault="00024078" w:rsidP="00557E14">
      <w:pPr>
        <w:spacing w:line="240" w:lineRule="auto"/>
        <w:ind w:firstLine="0"/>
        <w:rPr>
          <w:del w:id="3" w:author="Ednez Gomes Tavares" w:date="2026-04-10T08:51:00Z" w16du:dateUtc="2026-04-10T11:51:00Z"/>
        </w:rPr>
      </w:pPr>
      <w:r>
        <w:t xml:space="preserve">O georreferenciamento de parcelas urbanas é essencial para a gestão municipal, apoiando o planejamento urbano, a regularização fundiária e a segurança jurídica. Apesar desses benefícios, a cobertura de georreferenciamento nos municípios brasileiros é limitada: em 2019, apenas 21% possuíam uma base cadastral georreferenciada. Diante dessa lacuna, este trabalho propõe uma metodologia baseada no modelo </w:t>
      </w:r>
      <w:r w:rsidRPr="00024078">
        <w:rPr>
          <w:i/>
          <w:iCs/>
        </w:rPr>
        <w:t>Fit-For-Purpose</w:t>
      </w:r>
      <w:r>
        <w:t xml:space="preserve"> para a espacialização da malha fundiária em larga escala.</w:t>
      </w:r>
      <w:ins w:id="4" w:author="Ednez Gomes Tavares" w:date="2026-04-10T08:51:00Z" w16du:dateUtc="2026-04-10T11:51:00Z">
        <w:r w:rsidR="00A344A2">
          <w:t xml:space="preserve"> </w:t>
        </w:r>
      </w:ins>
    </w:p>
    <w:p w14:paraId="4D7C92E5" w14:textId="523F96EC" w:rsidR="00024078" w:rsidRDefault="00024078" w:rsidP="00557E14">
      <w:pPr>
        <w:spacing w:line="240" w:lineRule="auto"/>
        <w:ind w:firstLine="0"/>
      </w:pPr>
      <w:r>
        <w:t xml:space="preserve">A </w:t>
      </w:r>
      <w:commentRangeStart w:id="5"/>
      <w:r>
        <w:t xml:space="preserve">abordagem integra </w:t>
      </w:r>
      <w:commentRangeEnd w:id="5"/>
      <w:r w:rsidR="00A344A2">
        <w:rPr>
          <w:rStyle w:val="Refdecomentrio"/>
          <w:sz w:val="24"/>
          <w:szCs w:val="22"/>
        </w:rPr>
        <w:commentReference w:id="5"/>
      </w:r>
      <w:r>
        <w:t xml:space="preserve">dados do cadastro textual municipal, da base colaborativa </w:t>
      </w:r>
      <w:r w:rsidRPr="001B0F11">
        <w:rPr>
          <w:i/>
          <w:iCs/>
        </w:rPr>
        <w:t>OpenStreetMap</w:t>
      </w:r>
      <w:r>
        <w:t xml:space="preserve"> e do Cadastro Nacional de Endereços para Fins Estatísticos (CNEFE</w:t>
      </w:r>
      <w:r w:rsidR="006F62FB">
        <w:fldChar w:fldCharType="begin"/>
      </w:r>
      <w:r w:rsidR="006F62FB">
        <w:instrText xml:space="preserve"> TA \l "</w:instrText>
      </w:r>
      <w:r w:rsidR="006F62FB" w:rsidRPr="009943AE">
        <w:instrText>CNEFE</w:instrText>
      </w:r>
      <w:r w:rsidR="006F62FB">
        <w:instrText xml:space="preserve">" \s "CNEFE" \c 1 </w:instrText>
      </w:r>
      <w:r w:rsidR="006F62FB">
        <w:fldChar w:fldCharType="end"/>
      </w:r>
      <w:r>
        <w:t xml:space="preserve">) </w:t>
      </w:r>
      <w:r w:rsidR="001B0F11">
        <w:t>–</w:t>
      </w:r>
      <w:r>
        <w:t xml:space="preserve"> base de dados georreferenciada do I</w:t>
      </w:r>
      <w:r w:rsidR="00A344A2">
        <w:t xml:space="preserve">nstituto </w:t>
      </w:r>
      <w:r>
        <w:t>B</w:t>
      </w:r>
      <w:r w:rsidR="00A344A2">
        <w:t xml:space="preserve">rasileiro de </w:t>
      </w:r>
      <w:r>
        <w:t>G</w:t>
      </w:r>
      <w:r w:rsidR="00A344A2">
        <w:t xml:space="preserve">eografia e </w:t>
      </w:r>
      <w:r>
        <w:t>E</w:t>
      </w:r>
      <w:r w:rsidR="00A344A2">
        <w:t>stat</w:t>
      </w:r>
      <w:r w:rsidR="00E84B4A">
        <w:t>í</w:t>
      </w:r>
      <w:r w:rsidR="00A344A2">
        <w:t>stica</w:t>
      </w:r>
      <w:r>
        <w:t xml:space="preserve"> que reúne o inventário de endereços de todo o território nacional. A aplicação do método resultou em um percentual de vinculação automatizada de 55% das quadras entre os domínios do cadastro textual e do CNEFE.</w:t>
      </w:r>
    </w:p>
    <w:p w14:paraId="56320026" w14:textId="61035737" w:rsidR="006D3D4B" w:rsidRPr="009B6CCF" w:rsidRDefault="00024078" w:rsidP="00557E14">
      <w:pPr>
        <w:spacing w:line="240" w:lineRule="auto"/>
        <w:ind w:firstLine="0"/>
      </w:pPr>
      <w:r>
        <w:t xml:space="preserve">Para a validação da acurácia, realizou-se uma análise em 16 das 84 quadras da área de estudo, totalizando 64 faces de quadra. Os indicadores demonstraram que 93,8% das amostras apresentam erro posicional inferior a 5 metros, acurácia suficiente para o planejamento urbano em escala macro e para o cumprimento de exigências governamentais, como o </w:t>
      </w:r>
      <w:r w:rsidR="00A344A2">
        <w:t>Sistema Nacional de Gestão de Informações Territoriais (</w:t>
      </w:r>
      <w:r>
        <w:t>SINTER</w:t>
      </w:r>
      <w:r w:rsidR="00A344A2">
        <w:t>)</w:t>
      </w:r>
      <w:r w:rsidR="005714FF">
        <w:fldChar w:fldCharType="begin"/>
      </w:r>
      <w:r w:rsidR="005714FF">
        <w:instrText xml:space="preserve"> TA \l "</w:instrText>
      </w:r>
      <w:r w:rsidR="005714FF" w:rsidRPr="003967CC">
        <w:instrText>SINTER</w:instrText>
      </w:r>
      <w:r w:rsidR="005714FF">
        <w:instrText xml:space="preserve">" \s "SINTER" \c 1 </w:instrText>
      </w:r>
      <w:r w:rsidR="005714FF">
        <w:fldChar w:fldCharType="end"/>
      </w:r>
      <w:r>
        <w:t xml:space="preserve">. Além disso, a identificação de divergências atua como ferramenta de diagnóstico, revelando lacunas na integridade das bases utilizadas. Por fim, a estruturação dos registros resultou em um banco de dados geoespaciais apto a subsidiar futuras aplicações de </w:t>
      </w:r>
      <w:r w:rsidRPr="000750B7">
        <w:rPr>
          <w:i/>
          <w:iCs/>
        </w:rPr>
        <w:t>deep learning</w:t>
      </w:r>
      <w:r>
        <w:t xml:space="preserve"> para a automação e o refinamento da classificação de padrões urbanos.</w:t>
      </w:r>
    </w:p>
    <w:p w14:paraId="573C8965" w14:textId="77777777" w:rsidR="006D3D4B" w:rsidRPr="009B6CCF" w:rsidRDefault="006D3D4B" w:rsidP="006D3D4B">
      <w:r w:rsidRPr="009B6CCF">
        <w:t> </w:t>
      </w:r>
    </w:p>
    <w:p w14:paraId="05A9B273" w14:textId="08244E74" w:rsidR="006D3D4B" w:rsidRPr="008A0107" w:rsidRDefault="008A0107" w:rsidP="00557E14">
      <w:pPr>
        <w:spacing w:line="240" w:lineRule="auto"/>
      </w:pPr>
      <w:r>
        <w:t>Palavras</w:t>
      </w:r>
      <w:r w:rsidR="001C3087">
        <w:t>-chave</w:t>
      </w:r>
      <w:r w:rsidR="006D3D4B" w:rsidRPr="008A0107">
        <w:t xml:space="preserve">: </w:t>
      </w:r>
      <w:r w:rsidRPr="008A0107">
        <w:t>Gestão Territorial, Cadastro Territorial Multifinalitário, Espacialização de Parcelas Territoriais</w:t>
      </w:r>
      <w:r w:rsidR="0035611E">
        <w:t xml:space="preserve">, </w:t>
      </w:r>
      <w:r w:rsidR="0035611E" w:rsidRPr="0035611E">
        <w:t>Fit-for-Purpose</w:t>
      </w:r>
      <w:r w:rsidR="006D3D4B" w:rsidRPr="008A0107">
        <w:t>, LADM.</w:t>
      </w:r>
    </w:p>
    <w:p w14:paraId="5A2FA132" w14:textId="77777777" w:rsidR="006D3D4B" w:rsidRPr="008A0107" w:rsidRDefault="006D3D4B" w:rsidP="006D3D4B"/>
    <w:p w14:paraId="7047D693" w14:textId="74FFBB7F" w:rsidR="006D3D4B" w:rsidRDefault="006D3D4B" w:rsidP="00F80594">
      <w:pPr>
        <w:pageBreakBefore/>
        <w:ind w:firstLine="0"/>
        <w:jc w:val="center"/>
        <w:rPr>
          <w:b/>
          <w:lang w:val="en-US"/>
        </w:rPr>
      </w:pPr>
      <w:r w:rsidRPr="00AA0799">
        <w:rPr>
          <w:b/>
          <w:lang w:val="en-US"/>
        </w:rPr>
        <w:lastRenderedPageBreak/>
        <w:t>SUMMARY</w:t>
      </w:r>
    </w:p>
    <w:p w14:paraId="5A1C12DC" w14:textId="77777777" w:rsidR="00AE53DD" w:rsidRPr="00AA0799" w:rsidRDefault="00AE53DD" w:rsidP="00B91F15">
      <w:pPr>
        <w:ind w:firstLine="0"/>
        <w:jc w:val="center"/>
        <w:rPr>
          <w:b/>
          <w:lang w:val="en-US"/>
        </w:rPr>
      </w:pPr>
    </w:p>
    <w:p w14:paraId="3A854DD7" w14:textId="77777777" w:rsidR="00AE53DD" w:rsidRPr="00AE53DD" w:rsidRDefault="00AE53DD" w:rsidP="00557E14">
      <w:pPr>
        <w:spacing w:line="240" w:lineRule="auto"/>
        <w:ind w:firstLine="0"/>
        <w:rPr>
          <w:lang w:val="en-US"/>
        </w:rPr>
      </w:pPr>
      <w:r w:rsidRPr="00AE53DD">
        <w:rPr>
          <w:lang w:val="en-US"/>
        </w:rPr>
        <w:t>The georeferencing of urban parcels is essential for municipal management, supporting urban planning, land regularization, and legal certainty. Despite these benefits, georeferencing coverage in Brazilian municipalities is limited: in 2019, only 21% possessed a georeferenced cadastral base. Given this gap, this work proposes a methodology based on the Fit-For-Purpose model for large-scale spatialization of the land mesh.</w:t>
      </w:r>
    </w:p>
    <w:p w14:paraId="79E95F79" w14:textId="77777777" w:rsidR="00AE53DD" w:rsidRPr="00AE53DD" w:rsidRDefault="00AE53DD" w:rsidP="00557E14">
      <w:pPr>
        <w:spacing w:line="240" w:lineRule="auto"/>
        <w:ind w:firstLine="0"/>
        <w:rPr>
          <w:lang w:val="en-US"/>
        </w:rPr>
      </w:pPr>
      <w:r w:rsidRPr="00AE53DD">
        <w:rPr>
          <w:lang w:val="en-US"/>
        </w:rPr>
        <w:t>The approach integrates data from the municipal textual cadastre, the OpenStreetMap collaborative base, and the National Address Directory for Statistical Purposes (CNEFE) — an IBGE georeferenced database that gathers the address inventory for the entire national territory. The application of the method resulted in an automated linking rate of 55% of the blocks between the textual cadastre and CNEFE domains.</w:t>
      </w:r>
    </w:p>
    <w:p w14:paraId="5CF2EAAD" w14:textId="762965F4" w:rsidR="00FA3586" w:rsidRDefault="00AE53DD" w:rsidP="00557E14">
      <w:pPr>
        <w:spacing w:line="240" w:lineRule="auto"/>
        <w:ind w:firstLine="0"/>
        <w:rPr>
          <w:lang w:val="en-US"/>
        </w:rPr>
      </w:pPr>
      <w:r w:rsidRPr="00AE53DD">
        <w:rPr>
          <w:lang w:val="en-US"/>
        </w:rPr>
        <w:t>To validate accuracy, an analysis was conducted on 16 of the 84 blocks in the study area, totaling 64 block faces. The indicators demonstrated that 93.8% of the samples present a positional error of less than 5 meters, an accuracy sufficient for macro-scale urban planning and for meeting government requirements, such as SINTER. Furthermore, the identification of discrepancies acts as a diagnostic tool, revealing gaps in the integrity of the databases used. Finally, the structuring of the records resulted in a geospatial database suitable for subsidizing future deep learning applications for the automation and refinement of urban pattern classification.</w:t>
      </w:r>
    </w:p>
    <w:p w14:paraId="6573AC98" w14:textId="77777777" w:rsidR="00ED256D" w:rsidRDefault="00ED256D" w:rsidP="00557E14">
      <w:pPr>
        <w:spacing w:line="240" w:lineRule="auto"/>
        <w:ind w:firstLine="0"/>
        <w:rPr>
          <w:lang w:val="en-US"/>
        </w:rPr>
      </w:pPr>
    </w:p>
    <w:p w14:paraId="0F938DE3" w14:textId="4DAB784E" w:rsidR="00FA3586" w:rsidRPr="00BC73BE" w:rsidRDefault="00FA3586" w:rsidP="00557E14">
      <w:pPr>
        <w:spacing w:line="240" w:lineRule="auto"/>
        <w:rPr>
          <w:lang w:val="en-US"/>
        </w:rPr>
      </w:pPr>
      <w:r w:rsidRPr="00BC73BE">
        <w:rPr>
          <w:lang w:val="en-US"/>
        </w:rPr>
        <w:t>Keywords: Land Management, Multi-Purpose Territorial Cadastre, Spatialization of Territorial Parcels</w:t>
      </w:r>
      <w:r w:rsidR="00D47999">
        <w:rPr>
          <w:lang w:val="en-US"/>
        </w:rPr>
        <w:t>, Fit-for-Purpose</w:t>
      </w:r>
      <w:r w:rsidRPr="00BC73BE">
        <w:rPr>
          <w:lang w:val="en-US"/>
        </w:rPr>
        <w:t>, LADM.</w:t>
      </w:r>
    </w:p>
    <w:p w14:paraId="2524CB2F" w14:textId="77777777" w:rsidR="00FA3586" w:rsidRDefault="00FA3586" w:rsidP="001737D8">
      <w:pPr>
        <w:ind w:firstLine="0"/>
        <w:rPr>
          <w:lang w:val="en-US"/>
        </w:rPr>
      </w:pPr>
    </w:p>
    <w:p w14:paraId="3C0905A7" w14:textId="479FDA4E" w:rsidR="00C007E3" w:rsidRDefault="00C007E3">
      <w:pPr>
        <w:rPr>
          <w:lang w:val="en-US"/>
        </w:rPr>
      </w:pPr>
      <w:r>
        <w:rPr>
          <w:lang w:val="en-US"/>
        </w:rPr>
        <w:br w:type="page"/>
      </w:r>
    </w:p>
    <w:p w14:paraId="38B7E4C7" w14:textId="77777777" w:rsidR="00FF448A" w:rsidRPr="00FF448A" w:rsidRDefault="00FF448A" w:rsidP="00FF448A">
      <w:pPr>
        <w:pStyle w:val="Ttulo"/>
      </w:pPr>
      <w:r w:rsidRPr="00FF448A">
        <w:lastRenderedPageBreak/>
        <w:t>LISTA DE FIGURAS</w:t>
      </w:r>
    </w:p>
    <w:p w14:paraId="36E768FD" w14:textId="77777777" w:rsidR="00FF448A" w:rsidRDefault="00FF448A" w:rsidP="00FF448A">
      <w:pPr>
        <w:ind w:firstLine="0"/>
        <w:jc w:val="center"/>
        <w:rPr>
          <w:rFonts w:cs="Arial"/>
          <w:sz w:val="20"/>
          <w:szCs w:val="20"/>
        </w:rPr>
      </w:pPr>
    </w:p>
    <w:p w14:paraId="5F77E421" w14:textId="10378454" w:rsidR="005A6DBC" w:rsidRDefault="00EF238A">
      <w:pPr>
        <w:pStyle w:val="ndicedeilustraes"/>
        <w:tabs>
          <w:tab w:val="right" w:leader="dot" w:pos="9061"/>
        </w:tabs>
        <w:rPr>
          <w:rFonts w:eastAsiaTheme="minorEastAsia" w:cstheme="minorBidi"/>
          <w:smallCaps w:val="0"/>
          <w:noProof/>
          <w:kern w:val="2"/>
          <w:sz w:val="24"/>
          <w:szCs w:val="24"/>
          <w:lang w:eastAsia="pt-BR"/>
          <w14:ligatures w14:val="standardContextual"/>
        </w:rPr>
      </w:pPr>
      <w:r>
        <w:rPr>
          <w:i/>
          <w:iCs/>
          <w:smallCaps w:val="0"/>
        </w:rPr>
        <w:fldChar w:fldCharType="begin"/>
      </w:r>
      <w:r>
        <w:rPr>
          <w:i/>
          <w:iCs/>
          <w:smallCaps w:val="0"/>
        </w:rPr>
        <w:instrText xml:space="preserve"> TOC \h \z \c "Figura" </w:instrText>
      </w:r>
      <w:r>
        <w:rPr>
          <w:i/>
          <w:iCs/>
          <w:smallCaps w:val="0"/>
        </w:rPr>
        <w:fldChar w:fldCharType="separate"/>
      </w:r>
      <w:hyperlink w:anchor="_Toc226883890" w:history="1">
        <w:r w:rsidR="005A6DBC" w:rsidRPr="00F7754F">
          <w:rPr>
            <w:rStyle w:val="Hyperlink"/>
            <w:noProof/>
          </w:rPr>
          <w:t>Figura 1: Exemplo de diagrama UML</w:t>
        </w:r>
        <w:r w:rsidR="005A6DBC">
          <w:rPr>
            <w:noProof/>
            <w:webHidden/>
          </w:rPr>
          <w:tab/>
        </w:r>
        <w:r w:rsidR="005A6DBC">
          <w:rPr>
            <w:noProof/>
            <w:webHidden/>
          </w:rPr>
          <w:fldChar w:fldCharType="begin"/>
        </w:r>
        <w:r w:rsidR="005A6DBC">
          <w:rPr>
            <w:noProof/>
            <w:webHidden/>
          </w:rPr>
          <w:instrText xml:space="preserve"> PAGEREF _Toc226883890 \h </w:instrText>
        </w:r>
        <w:r w:rsidR="005A6DBC">
          <w:rPr>
            <w:noProof/>
            <w:webHidden/>
          </w:rPr>
        </w:r>
        <w:r w:rsidR="005A6DBC">
          <w:rPr>
            <w:noProof/>
            <w:webHidden/>
          </w:rPr>
          <w:fldChar w:fldCharType="separate"/>
        </w:r>
        <w:r w:rsidR="005A6DBC">
          <w:rPr>
            <w:noProof/>
            <w:webHidden/>
          </w:rPr>
          <w:t>32</w:t>
        </w:r>
        <w:r w:rsidR="005A6DBC">
          <w:rPr>
            <w:noProof/>
            <w:webHidden/>
          </w:rPr>
          <w:fldChar w:fldCharType="end"/>
        </w:r>
      </w:hyperlink>
    </w:p>
    <w:p w14:paraId="1577BDBA" w14:textId="67ECCED3"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891" w:history="1">
        <w:r w:rsidRPr="00F7754F">
          <w:rPr>
            <w:rStyle w:val="Hyperlink"/>
            <w:noProof/>
          </w:rPr>
          <w:t>Figura 2 – Classes básicas (</w:t>
        </w:r>
        <w:r w:rsidRPr="00F7754F">
          <w:rPr>
            <w:rStyle w:val="Hyperlink"/>
            <w:i/>
            <w:noProof/>
          </w:rPr>
          <w:t>packages</w:t>
        </w:r>
        <w:r w:rsidRPr="00F7754F">
          <w:rPr>
            <w:rStyle w:val="Hyperlink"/>
            <w:noProof/>
          </w:rPr>
          <w:t>) do LADM e sua relação com CIATA e CNEFE</w:t>
        </w:r>
        <w:r>
          <w:rPr>
            <w:noProof/>
            <w:webHidden/>
          </w:rPr>
          <w:tab/>
        </w:r>
        <w:r>
          <w:rPr>
            <w:noProof/>
            <w:webHidden/>
          </w:rPr>
          <w:fldChar w:fldCharType="begin"/>
        </w:r>
        <w:r>
          <w:rPr>
            <w:noProof/>
            <w:webHidden/>
          </w:rPr>
          <w:instrText xml:space="preserve"> PAGEREF _Toc226883891 \h </w:instrText>
        </w:r>
        <w:r>
          <w:rPr>
            <w:noProof/>
            <w:webHidden/>
          </w:rPr>
        </w:r>
        <w:r>
          <w:rPr>
            <w:noProof/>
            <w:webHidden/>
          </w:rPr>
          <w:fldChar w:fldCharType="separate"/>
        </w:r>
        <w:r>
          <w:rPr>
            <w:noProof/>
            <w:webHidden/>
          </w:rPr>
          <w:t>33</w:t>
        </w:r>
        <w:r>
          <w:rPr>
            <w:noProof/>
            <w:webHidden/>
          </w:rPr>
          <w:fldChar w:fldCharType="end"/>
        </w:r>
      </w:hyperlink>
    </w:p>
    <w:p w14:paraId="2DB64616" w14:textId="34517B7B"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892" w:history="1">
        <w:r w:rsidRPr="00F7754F">
          <w:rPr>
            <w:rStyle w:val="Hyperlink"/>
            <w:noProof/>
          </w:rPr>
          <w:t xml:space="preserve">Figura 3 – Associação </w:t>
        </w:r>
        <w:r w:rsidRPr="00F7754F">
          <w:rPr>
            <w:rStyle w:val="Hyperlink"/>
            <w:i/>
            <w:noProof/>
          </w:rPr>
          <w:t>LA_SpatialUnit</w:t>
        </w:r>
        <w:r w:rsidRPr="00F7754F">
          <w:rPr>
            <w:rStyle w:val="Hyperlink"/>
            <w:noProof/>
          </w:rPr>
          <w:t xml:space="preserve"> e CIATA</w:t>
        </w:r>
        <w:r>
          <w:rPr>
            <w:noProof/>
            <w:webHidden/>
          </w:rPr>
          <w:tab/>
        </w:r>
        <w:r>
          <w:rPr>
            <w:noProof/>
            <w:webHidden/>
          </w:rPr>
          <w:fldChar w:fldCharType="begin"/>
        </w:r>
        <w:r>
          <w:rPr>
            <w:noProof/>
            <w:webHidden/>
          </w:rPr>
          <w:instrText xml:space="preserve"> PAGEREF _Toc226883892 \h </w:instrText>
        </w:r>
        <w:r>
          <w:rPr>
            <w:noProof/>
            <w:webHidden/>
          </w:rPr>
        </w:r>
        <w:r>
          <w:rPr>
            <w:noProof/>
            <w:webHidden/>
          </w:rPr>
          <w:fldChar w:fldCharType="separate"/>
        </w:r>
        <w:r>
          <w:rPr>
            <w:noProof/>
            <w:webHidden/>
          </w:rPr>
          <w:t>37</w:t>
        </w:r>
        <w:r>
          <w:rPr>
            <w:noProof/>
            <w:webHidden/>
          </w:rPr>
          <w:fldChar w:fldCharType="end"/>
        </w:r>
      </w:hyperlink>
    </w:p>
    <w:p w14:paraId="44AB98B4" w14:textId="177020F7"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893" w:history="1">
        <w:r w:rsidRPr="00F7754F">
          <w:rPr>
            <w:rStyle w:val="Hyperlink"/>
            <w:noProof/>
          </w:rPr>
          <w:t>Figura 4: Quadra gerada a partir do CNEFE</w:t>
        </w:r>
        <w:r>
          <w:rPr>
            <w:noProof/>
            <w:webHidden/>
          </w:rPr>
          <w:tab/>
        </w:r>
        <w:r>
          <w:rPr>
            <w:noProof/>
            <w:webHidden/>
          </w:rPr>
          <w:fldChar w:fldCharType="begin"/>
        </w:r>
        <w:r>
          <w:rPr>
            <w:noProof/>
            <w:webHidden/>
          </w:rPr>
          <w:instrText xml:space="preserve"> PAGEREF _Toc226883893 \h </w:instrText>
        </w:r>
        <w:r>
          <w:rPr>
            <w:noProof/>
            <w:webHidden/>
          </w:rPr>
        </w:r>
        <w:r>
          <w:rPr>
            <w:noProof/>
            <w:webHidden/>
          </w:rPr>
          <w:fldChar w:fldCharType="separate"/>
        </w:r>
        <w:r>
          <w:rPr>
            <w:noProof/>
            <w:webHidden/>
          </w:rPr>
          <w:t>41</w:t>
        </w:r>
        <w:r>
          <w:rPr>
            <w:noProof/>
            <w:webHidden/>
          </w:rPr>
          <w:fldChar w:fldCharType="end"/>
        </w:r>
      </w:hyperlink>
    </w:p>
    <w:p w14:paraId="060DFBA6" w14:textId="6EBD5DFB"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894" w:history="1">
        <w:r w:rsidRPr="00F7754F">
          <w:rPr>
            <w:rStyle w:val="Hyperlink"/>
            <w:noProof/>
          </w:rPr>
          <w:t>Figura 5 – Quadra gerada a partir do CTU/CIATA</w:t>
        </w:r>
        <w:r>
          <w:rPr>
            <w:noProof/>
            <w:webHidden/>
          </w:rPr>
          <w:tab/>
        </w:r>
        <w:r>
          <w:rPr>
            <w:noProof/>
            <w:webHidden/>
          </w:rPr>
          <w:fldChar w:fldCharType="begin"/>
        </w:r>
        <w:r>
          <w:rPr>
            <w:noProof/>
            <w:webHidden/>
          </w:rPr>
          <w:instrText xml:space="preserve"> PAGEREF _Toc226883894 \h </w:instrText>
        </w:r>
        <w:r>
          <w:rPr>
            <w:noProof/>
            <w:webHidden/>
          </w:rPr>
        </w:r>
        <w:r>
          <w:rPr>
            <w:noProof/>
            <w:webHidden/>
          </w:rPr>
          <w:fldChar w:fldCharType="separate"/>
        </w:r>
        <w:r>
          <w:rPr>
            <w:noProof/>
            <w:webHidden/>
          </w:rPr>
          <w:t>48</w:t>
        </w:r>
        <w:r>
          <w:rPr>
            <w:noProof/>
            <w:webHidden/>
          </w:rPr>
          <w:fldChar w:fldCharType="end"/>
        </w:r>
      </w:hyperlink>
    </w:p>
    <w:p w14:paraId="617BC301" w14:textId="2001B9B9"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895" w:history="1">
        <w:r w:rsidRPr="00F7754F">
          <w:rPr>
            <w:rStyle w:val="Hyperlink"/>
            <w:noProof/>
          </w:rPr>
          <w:t>Figura 6 – Visualização dos objetos geográficos CNEFE</w:t>
        </w:r>
        <w:r>
          <w:rPr>
            <w:noProof/>
            <w:webHidden/>
          </w:rPr>
          <w:tab/>
        </w:r>
        <w:r>
          <w:rPr>
            <w:noProof/>
            <w:webHidden/>
          </w:rPr>
          <w:fldChar w:fldCharType="begin"/>
        </w:r>
        <w:r>
          <w:rPr>
            <w:noProof/>
            <w:webHidden/>
          </w:rPr>
          <w:instrText xml:space="preserve"> PAGEREF _Toc226883895 \h </w:instrText>
        </w:r>
        <w:r>
          <w:rPr>
            <w:noProof/>
            <w:webHidden/>
          </w:rPr>
        </w:r>
        <w:r>
          <w:rPr>
            <w:noProof/>
            <w:webHidden/>
          </w:rPr>
          <w:fldChar w:fldCharType="separate"/>
        </w:r>
        <w:r>
          <w:rPr>
            <w:noProof/>
            <w:webHidden/>
          </w:rPr>
          <w:t>74</w:t>
        </w:r>
        <w:r>
          <w:rPr>
            <w:noProof/>
            <w:webHidden/>
          </w:rPr>
          <w:fldChar w:fldCharType="end"/>
        </w:r>
      </w:hyperlink>
    </w:p>
    <w:p w14:paraId="63F4E3F0" w14:textId="66940AD5"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896" w:history="1">
        <w:r w:rsidRPr="00F7754F">
          <w:rPr>
            <w:rStyle w:val="Hyperlink"/>
            <w:noProof/>
          </w:rPr>
          <w:t>Figura 7 – Fluxo de processamento do arquivo CIATA</w:t>
        </w:r>
        <w:r>
          <w:rPr>
            <w:noProof/>
            <w:webHidden/>
          </w:rPr>
          <w:tab/>
        </w:r>
        <w:r>
          <w:rPr>
            <w:noProof/>
            <w:webHidden/>
          </w:rPr>
          <w:fldChar w:fldCharType="begin"/>
        </w:r>
        <w:r>
          <w:rPr>
            <w:noProof/>
            <w:webHidden/>
          </w:rPr>
          <w:instrText xml:space="preserve"> PAGEREF _Toc226883896 \h </w:instrText>
        </w:r>
        <w:r>
          <w:rPr>
            <w:noProof/>
            <w:webHidden/>
          </w:rPr>
        </w:r>
        <w:r>
          <w:rPr>
            <w:noProof/>
            <w:webHidden/>
          </w:rPr>
          <w:fldChar w:fldCharType="separate"/>
        </w:r>
        <w:r>
          <w:rPr>
            <w:noProof/>
            <w:webHidden/>
          </w:rPr>
          <w:t>78</w:t>
        </w:r>
        <w:r>
          <w:rPr>
            <w:noProof/>
            <w:webHidden/>
          </w:rPr>
          <w:fldChar w:fldCharType="end"/>
        </w:r>
      </w:hyperlink>
    </w:p>
    <w:p w14:paraId="44D96194" w14:textId="6C0397B4"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897" w:history="1">
        <w:r w:rsidRPr="00F7754F">
          <w:rPr>
            <w:rStyle w:val="Hyperlink"/>
            <w:noProof/>
          </w:rPr>
          <w:t>Figura 8 – Fluxo de integração CI_ e CN_</w:t>
        </w:r>
        <w:r>
          <w:rPr>
            <w:noProof/>
            <w:webHidden/>
          </w:rPr>
          <w:tab/>
        </w:r>
        <w:r>
          <w:rPr>
            <w:noProof/>
            <w:webHidden/>
          </w:rPr>
          <w:fldChar w:fldCharType="begin"/>
        </w:r>
        <w:r>
          <w:rPr>
            <w:noProof/>
            <w:webHidden/>
          </w:rPr>
          <w:instrText xml:space="preserve"> PAGEREF _Toc226883897 \h </w:instrText>
        </w:r>
        <w:r>
          <w:rPr>
            <w:noProof/>
            <w:webHidden/>
          </w:rPr>
        </w:r>
        <w:r>
          <w:rPr>
            <w:noProof/>
            <w:webHidden/>
          </w:rPr>
          <w:fldChar w:fldCharType="separate"/>
        </w:r>
        <w:r>
          <w:rPr>
            <w:noProof/>
            <w:webHidden/>
          </w:rPr>
          <w:t>93</w:t>
        </w:r>
        <w:r>
          <w:rPr>
            <w:noProof/>
            <w:webHidden/>
          </w:rPr>
          <w:fldChar w:fldCharType="end"/>
        </w:r>
      </w:hyperlink>
    </w:p>
    <w:p w14:paraId="62813A1D" w14:textId="01A18E5F"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898" w:history="1">
        <w:r w:rsidRPr="00F7754F">
          <w:rPr>
            <w:rStyle w:val="Hyperlink"/>
            <w:noProof/>
          </w:rPr>
          <w:t>Figura 9 – Resultado inicial obtido com os dados do CNEFE e CTU/CIATA</w:t>
        </w:r>
        <w:r>
          <w:rPr>
            <w:noProof/>
            <w:webHidden/>
          </w:rPr>
          <w:tab/>
        </w:r>
        <w:r>
          <w:rPr>
            <w:noProof/>
            <w:webHidden/>
          </w:rPr>
          <w:fldChar w:fldCharType="begin"/>
        </w:r>
        <w:r>
          <w:rPr>
            <w:noProof/>
            <w:webHidden/>
          </w:rPr>
          <w:instrText xml:space="preserve"> PAGEREF _Toc226883898 \h </w:instrText>
        </w:r>
        <w:r>
          <w:rPr>
            <w:noProof/>
            <w:webHidden/>
          </w:rPr>
        </w:r>
        <w:r>
          <w:rPr>
            <w:noProof/>
            <w:webHidden/>
          </w:rPr>
          <w:fldChar w:fldCharType="separate"/>
        </w:r>
        <w:r>
          <w:rPr>
            <w:noProof/>
            <w:webHidden/>
          </w:rPr>
          <w:t>97</w:t>
        </w:r>
        <w:r>
          <w:rPr>
            <w:noProof/>
            <w:webHidden/>
          </w:rPr>
          <w:fldChar w:fldCharType="end"/>
        </w:r>
      </w:hyperlink>
    </w:p>
    <w:p w14:paraId="129F5217" w14:textId="7451DF00"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899" w:history="1">
        <w:r w:rsidRPr="00F7754F">
          <w:rPr>
            <w:rStyle w:val="Hyperlink"/>
            <w:noProof/>
          </w:rPr>
          <w:t xml:space="preserve">Figura 10 – Ajuste de ângulo da Rua Caramurus com </w:t>
        </w:r>
        <w:r w:rsidRPr="00F7754F">
          <w:rPr>
            <w:rStyle w:val="Hyperlink"/>
            <w:i/>
            <w:noProof/>
          </w:rPr>
          <w:t>OSM</w:t>
        </w:r>
        <w:r>
          <w:rPr>
            <w:noProof/>
            <w:webHidden/>
          </w:rPr>
          <w:tab/>
        </w:r>
        <w:r>
          <w:rPr>
            <w:noProof/>
            <w:webHidden/>
          </w:rPr>
          <w:fldChar w:fldCharType="begin"/>
        </w:r>
        <w:r>
          <w:rPr>
            <w:noProof/>
            <w:webHidden/>
          </w:rPr>
          <w:instrText xml:space="preserve"> PAGEREF _Toc226883899 \h </w:instrText>
        </w:r>
        <w:r>
          <w:rPr>
            <w:noProof/>
            <w:webHidden/>
          </w:rPr>
        </w:r>
        <w:r>
          <w:rPr>
            <w:noProof/>
            <w:webHidden/>
          </w:rPr>
          <w:fldChar w:fldCharType="separate"/>
        </w:r>
        <w:r>
          <w:rPr>
            <w:noProof/>
            <w:webHidden/>
          </w:rPr>
          <w:t>103</w:t>
        </w:r>
        <w:r>
          <w:rPr>
            <w:noProof/>
            <w:webHidden/>
          </w:rPr>
          <w:fldChar w:fldCharType="end"/>
        </w:r>
      </w:hyperlink>
    </w:p>
    <w:p w14:paraId="051CF0E2" w14:textId="03C5A306"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00" w:history="1">
        <w:r w:rsidRPr="00F7754F">
          <w:rPr>
            <w:rStyle w:val="Hyperlink"/>
            <w:noProof/>
          </w:rPr>
          <w:t xml:space="preserve">Figura 11 – Quadra 01.03.002.3.0054 rotacionada com </w:t>
        </w:r>
        <w:r w:rsidRPr="00F7754F">
          <w:rPr>
            <w:rStyle w:val="Hyperlink"/>
            <w:i/>
            <w:noProof/>
          </w:rPr>
          <w:t>OSM</w:t>
        </w:r>
        <w:r>
          <w:rPr>
            <w:noProof/>
            <w:webHidden/>
          </w:rPr>
          <w:tab/>
        </w:r>
        <w:r>
          <w:rPr>
            <w:noProof/>
            <w:webHidden/>
          </w:rPr>
          <w:fldChar w:fldCharType="begin"/>
        </w:r>
        <w:r>
          <w:rPr>
            <w:noProof/>
            <w:webHidden/>
          </w:rPr>
          <w:instrText xml:space="preserve"> PAGEREF _Toc226883900 \h </w:instrText>
        </w:r>
        <w:r>
          <w:rPr>
            <w:noProof/>
            <w:webHidden/>
          </w:rPr>
        </w:r>
        <w:r>
          <w:rPr>
            <w:noProof/>
            <w:webHidden/>
          </w:rPr>
          <w:fldChar w:fldCharType="separate"/>
        </w:r>
        <w:r>
          <w:rPr>
            <w:noProof/>
            <w:webHidden/>
          </w:rPr>
          <w:t>104</w:t>
        </w:r>
        <w:r>
          <w:rPr>
            <w:noProof/>
            <w:webHidden/>
          </w:rPr>
          <w:fldChar w:fldCharType="end"/>
        </w:r>
      </w:hyperlink>
    </w:p>
    <w:p w14:paraId="4251CE3E" w14:textId="6DFD8979"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01" w:history="1">
        <w:r w:rsidRPr="00F7754F">
          <w:rPr>
            <w:rStyle w:val="Hyperlink"/>
            <w:noProof/>
          </w:rPr>
          <w:t>Figura 12 – Quadra 01.03.002.3.0054 após os processos de rotação e translação.</w:t>
        </w:r>
        <w:r>
          <w:rPr>
            <w:noProof/>
            <w:webHidden/>
          </w:rPr>
          <w:tab/>
        </w:r>
        <w:r>
          <w:rPr>
            <w:noProof/>
            <w:webHidden/>
          </w:rPr>
          <w:fldChar w:fldCharType="begin"/>
        </w:r>
        <w:r>
          <w:rPr>
            <w:noProof/>
            <w:webHidden/>
          </w:rPr>
          <w:instrText xml:space="preserve"> PAGEREF _Toc226883901 \h </w:instrText>
        </w:r>
        <w:r>
          <w:rPr>
            <w:noProof/>
            <w:webHidden/>
          </w:rPr>
        </w:r>
        <w:r>
          <w:rPr>
            <w:noProof/>
            <w:webHidden/>
          </w:rPr>
          <w:fldChar w:fldCharType="separate"/>
        </w:r>
        <w:r>
          <w:rPr>
            <w:noProof/>
            <w:webHidden/>
          </w:rPr>
          <w:t>105</w:t>
        </w:r>
        <w:r>
          <w:rPr>
            <w:noProof/>
            <w:webHidden/>
          </w:rPr>
          <w:fldChar w:fldCharType="end"/>
        </w:r>
      </w:hyperlink>
    </w:p>
    <w:p w14:paraId="5761E695" w14:textId="512EB50F"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02" w:history="1">
        <w:r w:rsidRPr="00F7754F">
          <w:rPr>
            <w:rStyle w:val="Hyperlink"/>
            <w:noProof/>
          </w:rPr>
          <w:t xml:space="preserve">Figura 13 – Tela inicial da plataforma </w:t>
        </w:r>
        <w:r w:rsidRPr="00F7754F">
          <w:rPr>
            <w:rStyle w:val="Hyperlink"/>
            <w:i/>
            <w:noProof/>
          </w:rPr>
          <w:t>SuperCIATA</w:t>
        </w:r>
        <w:r>
          <w:rPr>
            <w:noProof/>
            <w:webHidden/>
          </w:rPr>
          <w:tab/>
        </w:r>
        <w:r>
          <w:rPr>
            <w:noProof/>
            <w:webHidden/>
          </w:rPr>
          <w:fldChar w:fldCharType="begin"/>
        </w:r>
        <w:r>
          <w:rPr>
            <w:noProof/>
            <w:webHidden/>
          </w:rPr>
          <w:instrText xml:space="preserve"> PAGEREF _Toc226883902 \h </w:instrText>
        </w:r>
        <w:r>
          <w:rPr>
            <w:noProof/>
            <w:webHidden/>
          </w:rPr>
        </w:r>
        <w:r>
          <w:rPr>
            <w:noProof/>
            <w:webHidden/>
          </w:rPr>
          <w:fldChar w:fldCharType="separate"/>
        </w:r>
        <w:r>
          <w:rPr>
            <w:noProof/>
            <w:webHidden/>
          </w:rPr>
          <w:t>109</w:t>
        </w:r>
        <w:r>
          <w:rPr>
            <w:noProof/>
            <w:webHidden/>
          </w:rPr>
          <w:fldChar w:fldCharType="end"/>
        </w:r>
      </w:hyperlink>
    </w:p>
    <w:p w14:paraId="61D7B599" w14:textId="71943AAE"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03" w:history="1">
        <w:r w:rsidRPr="00F7754F">
          <w:rPr>
            <w:rStyle w:val="Hyperlink"/>
            <w:noProof/>
          </w:rPr>
          <w:t>Figura 14 – Interface de importação das bases de dados</w:t>
        </w:r>
        <w:r>
          <w:rPr>
            <w:noProof/>
            <w:webHidden/>
          </w:rPr>
          <w:tab/>
        </w:r>
        <w:r>
          <w:rPr>
            <w:noProof/>
            <w:webHidden/>
          </w:rPr>
          <w:fldChar w:fldCharType="begin"/>
        </w:r>
        <w:r>
          <w:rPr>
            <w:noProof/>
            <w:webHidden/>
          </w:rPr>
          <w:instrText xml:space="preserve"> PAGEREF _Toc226883903 \h </w:instrText>
        </w:r>
        <w:r>
          <w:rPr>
            <w:noProof/>
            <w:webHidden/>
          </w:rPr>
        </w:r>
        <w:r>
          <w:rPr>
            <w:noProof/>
            <w:webHidden/>
          </w:rPr>
          <w:fldChar w:fldCharType="separate"/>
        </w:r>
        <w:r>
          <w:rPr>
            <w:noProof/>
            <w:webHidden/>
          </w:rPr>
          <w:t>110</w:t>
        </w:r>
        <w:r>
          <w:rPr>
            <w:noProof/>
            <w:webHidden/>
          </w:rPr>
          <w:fldChar w:fldCharType="end"/>
        </w:r>
      </w:hyperlink>
    </w:p>
    <w:p w14:paraId="2B5E95C3" w14:textId="27E0FED8"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04" w:history="1">
        <w:r w:rsidRPr="00F7754F">
          <w:rPr>
            <w:rStyle w:val="Hyperlink"/>
            <w:noProof/>
          </w:rPr>
          <w:t>Figura 15 – Módulo de vinculação assistida de logradouros (CIATA x CNEFE)</w:t>
        </w:r>
        <w:r>
          <w:rPr>
            <w:noProof/>
            <w:webHidden/>
          </w:rPr>
          <w:tab/>
        </w:r>
        <w:r>
          <w:rPr>
            <w:noProof/>
            <w:webHidden/>
          </w:rPr>
          <w:fldChar w:fldCharType="begin"/>
        </w:r>
        <w:r>
          <w:rPr>
            <w:noProof/>
            <w:webHidden/>
          </w:rPr>
          <w:instrText xml:space="preserve"> PAGEREF _Toc226883904 \h </w:instrText>
        </w:r>
        <w:r>
          <w:rPr>
            <w:noProof/>
            <w:webHidden/>
          </w:rPr>
        </w:r>
        <w:r>
          <w:rPr>
            <w:noProof/>
            <w:webHidden/>
          </w:rPr>
          <w:fldChar w:fldCharType="separate"/>
        </w:r>
        <w:r>
          <w:rPr>
            <w:noProof/>
            <w:webHidden/>
          </w:rPr>
          <w:t>111</w:t>
        </w:r>
        <w:r>
          <w:rPr>
            <w:noProof/>
            <w:webHidden/>
          </w:rPr>
          <w:fldChar w:fldCharType="end"/>
        </w:r>
      </w:hyperlink>
    </w:p>
    <w:p w14:paraId="66A411E2" w14:textId="1C6E209C"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05" w:history="1">
        <w:r w:rsidRPr="00F7754F">
          <w:rPr>
            <w:rStyle w:val="Hyperlink"/>
            <w:noProof/>
          </w:rPr>
          <w:t xml:space="preserve">Figura 16 – Módulo de consulta ao </w:t>
        </w:r>
        <w:r w:rsidRPr="00F7754F">
          <w:rPr>
            <w:rStyle w:val="Hyperlink"/>
            <w:i/>
            <w:noProof/>
          </w:rPr>
          <w:t>OpenStreetMap</w:t>
        </w:r>
        <w:r>
          <w:rPr>
            <w:noProof/>
            <w:webHidden/>
          </w:rPr>
          <w:tab/>
        </w:r>
        <w:r>
          <w:rPr>
            <w:noProof/>
            <w:webHidden/>
          </w:rPr>
          <w:fldChar w:fldCharType="begin"/>
        </w:r>
        <w:r>
          <w:rPr>
            <w:noProof/>
            <w:webHidden/>
          </w:rPr>
          <w:instrText xml:space="preserve"> PAGEREF _Toc226883905 \h </w:instrText>
        </w:r>
        <w:r>
          <w:rPr>
            <w:noProof/>
            <w:webHidden/>
          </w:rPr>
        </w:r>
        <w:r>
          <w:rPr>
            <w:noProof/>
            <w:webHidden/>
          </w:rPr>
          <w:fldChar w:fldCharType="separate"/>
        </w:r>
        <w:r>
          <w:rPr>
            <w:noProof/>
            <w:webHidden/>
          </w:rPr>
          <w:t>112</w:t>
        </w:r>
        <w:r>
          <w:rPr>
            <w:noProof/>
            <w:webHidden/>
          </w:rPr>
          <w:fldChar w:fldCharType="end"/>
        </w:r>
      </w:hyperlink>
    </w:p>
    <w:p w14:paraId="3F4F0636" w14:textId="53061E6C"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06" w:history="1">
        <w:r w:rsidRPr="00F7754F">
          <w:rPr>
            <w:rStyle w:val="Hyperlink"/>
            <w:noProof/>
          </w:rPr>
          <w:t>Figura 17 – Total de quadras no CTU/CIATA</w:t>
        </w:r>
        <w:r>
          <w:rPr>
            <w:noProof/>
            <w:webHidden/>
          </w:rPr>
          <w:tab/>
        </w:r>
        <w:r>
          <w:rPr>
            <w:noProof/>
            <w:webHidden/>
          </w:rPr>
          <w:fldChar w:fldCharType="begin"/>
        </w:r>
        <w:r>
          <w:rPr>
            <w:noProof/>
            <w:webHidden/>
          </w:rPr>
          <w:instrText xml:space="preserve"> PAGEREF _Toc226883906 \h </w:instrText>
        </w:r>
        <w:r>
          <w:rPr>
            <w:noProof/>
            <w:webHidden/>
          </w:rPr>
        </w:r>
        <w:r>
          <w:rPr>
            <w:noProof/>
            <w:webHidden/>
          </w:rPr>
          <w:fldChar w:fldCharType="separate"/>
        </w:r>
        <w:r>
          <w:rPr>
            <w:noProof/>
            <w:webHidden/>
          </w:rPr>
          <w:t>114</w:t>
        </w:r>
        <w:r>
          <w:rPr>
            <w:noProof/>
            <w:webHidden/>
          </w:rPr>
          <w:fldChar w:fldCharType="end"/>
        </w:r>
      </w:hyperlink>
    </w:p>
    <w:p w14:paraId="55AE09CD" w14:textId="5C975E89"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07" w:history="1">
        <w:r w:rsidRPr="00F7754F">
          <w:rPr>
            <w:rStyle w:val="Hyperlink"/>
            <w:noProof/>
          </w:rPr>
          <w:t xml:space="preserve">Figura 18 – Exemplo de quadras não reconhecidas pelo </w:t>
        </w:r>
        <w:r w:rsidRPr="00F7754F">
          <w:rPr>
            <w:rStyle w:val="Hyperlink"/>
            <w:i/>
            <w:noProof/>
          </w:rPr>
          <w:t>SuperCIATA</w:t>
        </w:r>
        <w:r>
          <w:rPr>
            <w:noProof/>
            <w:webHidden/>
          </w:rPr>
          <w:tab/>
        </w:r>
        <w:r>
          <w:rPr>
            <w:noProof/>
            <w:webHidden/>
          </w:rPr>
          <w:fldChar w:fldCharType="begin"/>
        </w:r>
        <w:r>
          <w:rPr>
            <w:noProof/>
            <w:webHidden/>
          </w:rPr>
          <w:instrText xml:space="preserve"> PAGEREF _Toc226883907 \h </w:instrText>
        </w:r>
        <w:r>
          <w:rPr>
            <w:noProof/>
            <w:webHidden/>
          </w:rPr>
        </w:r>
        <w:r>
          <w:rPr>
            <w:noProof/>
            <w:webHidden/>
          </w:rPr>
          <w:fldChar w:fldCharType="separate"/>
        </w:r>
        <w:r>
          <w:rPr>
            <w:noProof/>
            <w:webHidden/>
          </w:rPr>
          <w:t>116</w:t>
        </w:r>
        <w:r>
          <w:rPr>
            <w:noProof/>
            <w:webHidden/>
          </w:rPr>
          <w:fldChar w:fldCharType="end"/>
        </w:r>
      </w:hyperlink>
    </w:p>
    <w:p w14:paraId="10BAE28E" w14:textId="0119EFA4"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08" w:history="1">
        <w:r w:rsidRPr="00F7754F">
          <w:rPr>
            <w:rStyle w:val="Hyperlink"/>
            <w:noProof/>
          </w:rPr>
          <w:t>Figura 19 – Quadras classificadas</w:t>
        </w:r>
        <w:r>
          <w:rPr>
            <w:noProof/>
            <w:webHidden/>
          </w:rPr>
          <w:tab/>
        </w:r>
        <w:r>
          <w:rPr>
            <w:noProof/>
            <w:webHidden/>
          </w:rPr>
          <w:fldChar w:fldCharType="begin"/>
        </w:r>
        <w:r>
          <w:rPr>
            <w:noProof/>
            <w:webHidden/>
          </w:rPr>
          <w:instrText xml:space="preserve"> PAGEREF _Toc226883908 \h </w:instrText>
        </w:r>
        <w:r>
          <w:rPr>
            <w:noProof/>
            <w:webHidden/>
          </w:rPr>
        </w:r>
        <w:r>
          <w:rPr>
            <w:noProof/>
            <w:webHidden/>
          </w:rPr>
          <w:fldChar w:fldCharType="separate"/>
        </w:r>
        <w:r>
          <w:rPr>
            <w:noProof/>
            <w:webHidden/>
          </w:rPr>
          <w:t>118</w:t>
        </w:r>
        <w:r>
          <w:rPr>
            <w:noProof/>
            <w:webHidden/>
          </w:rPr>
          <w:fldChar w:fldCharType="end"/>
        </w:r>
      </w:hyperlink>
    </w:p>
    <w:p w14:paraId="6C921655" w14:textId="51A8F724"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09" w:history="1">
        <w:r w:rsidRPr="00F7754F">
          <w:rPr>
            <w:rStyle w:val="Hyperlink"/>
            <w:noProof/>
          </w:rPr>
          <w:t>Figura 20 – Gráfico de Erros Posicionais das Quadras - Capanema/PR</w:t>
        </w:r>
        <w:r>
          <w:rPr>
            <w:noProof/>
            <w:webHidden/>
          </w:rPr>
          <w:tab/>
        </w:r>
        <w:r>
          <w:rPr>
            <w:noProof/>
            <w:webHidden/>
          </w:rPr>
          <w:fldChar w:fldCharType="begin"/>
        </w:r>
        <w:r>
          <w:rPr>
            <w:noProof/>
            <w:webHidden/>
          </w:rPr>
          <w:instrText xml:space="preserve"> PAGEREF _Toc226883909 \h </w:instrText>
        </w:r>
        <w:r>
          <w:rPr>
            <w:noProof/>
            <w:webHidden/>
          </w:rPr>
        </w:r>
        <w:r>
          <w:rPr>
            <w:noProof/>
            <w:webHidden/>
          </w:rPr>
          <w:fldChar w:fldCharType="separate"/>
        </w:r>
        <w:r>
          <w:rPr>
            <w:noProof/>
            <w:webHidden/>
          </w:rPr>
          <w:t>121</w:t>
        </w:r>
        <w:r>
          <w:rPr>
            <w:noProof/>
            <w:webHidden/>
          </w:rPr>
          <w:fldChar w:fldCharType="end"/>
        </w:r>
      </w:hyperlink>
    </w:p>
    <w:p w14:paraId="3B6FB649" w14:textId="4C3190B9"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10" w:history="1">
        <w:r w:rsidRPr="00F7754F">
          <w:rPr>
            <w:rStyle w:val="Hyperlink"/>
            <w:noProof/>
          </w:rPr>
          <w:t>Figura 21 – Exemplo de outlier: Quadra 01.03.002.3.0065</w:t>
        </w:r>
        <w:r>
          <w:rPr>
            <w:noProof/>
            <w:webHidden/>
          </w:rPr>
          <w:tab/>
        </w:r>
        <w:r>
          <w:rPr>
            <w:noProof/>
            <w:webHidden/>
          </w:rPr>
          <w:fldChar w:fldCharType="begin"/>
        </w:r>
        <w:r>
          <w:rPr>
            <w:noProof/>
            <w:webHidden/>
          </w:rPr>
          <w:instrText xml:space="preserve"> PAGEREF _Toc226883910 \h </w:instrText>
        </w:r>
        <w:r>
          <w:rPr>
            <w:noProof/>
            <w:webHidden/>
          </w:rPr>
        </w:r>
        <w:r>
          <w:rPr>
            <w:noProof/>
            <w:webHidden/>
          </w:rPr>
          <w:fldChar w:fldCharType="separate"/>
        </w:r>
        <w:r>
          <w:rPr>
            <w:noProof/>
            <w:webHidden/>
          </w:rPr>
          <w:t>123</w:t>
        </w:r>
        <w:r>
          <w:rPr>
            <w:noProof/>
            <w:webHidden/>
          </w:rPr>
          <w:fldChar w:fldCharType="end"/>
        </w:r>
      </w:hyperlink>
    </w:p>
    <w:p w14:paraId="47B0EEA7" w14:textId="5867FA13"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11" w:history="1">
        <w:r w:rsidRPr="00F7754F">
          <w:rPr>
            <w:rStyle w:val="Hyperlink"/>
            <w:noProof/>
          </w:rPr>
          <w:t>Figura 22 – Exemplo de boa acurácia: Quadra 01.05.004.1.0019</w:t>
        </w:r>
        <w:r>
          <w:rPr>
            <w:noProof/>
            <w:webHidden/>
          </w:rPr>
          <w:tab/>
        </w:r>
        <w:r>
          <w:rPr>
            <w:noProof/>
            <w:webHidden/>
          </w:rPr>
          <w:fldChar w:fldCharType="begin"/>
        </w:r>
        <w:r>
          <w:rPr>
            <w:noProof/>
            <w:webHidden/>
          </w:rPr>
          <w:instrText xml:space="preserve"> PAGEREF _Toc226883911 \h </w:instrText>
        </w:r>
        <w:r>
          <w:rPr>
            <w:noProof/>
            <w:webHidden/>
          </w:rPr>
        </w:r>
        <w:r>
          <w:rPr>
            <w:noProof/>
            <w:webHidden/>
          </w:rPr>
          <w:fldChar w:fldCharType="separate"/>
        </w:r>
        <w:r>
          <w:rPr>
            <w:noProof/>
            <w:webHidden/>
          </w:rPr>
          <w:t>124</w:t>
        </w:r>
        <w:r>
          <w:rPr>
            <w:noProof/>
            <w:webHidden/>
          </w:rPr>
          <w:fldChar w:fldCharType="end"/>
        </w:r>
      </w:hyperlink>
    </w:p>
    <w:p w14:paraId="69C0583A" w14:textId="7883D2EC"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12" w:history="1">
        <w:r w:rsidRPr="00F7754F">
          <w:rPr>
            <w:rStyle w:val="Hyperlink"/>
            <w:noProof/>
          </w:rPr>
          <w:t xml:space="preserve">Figura 23 – Quadra 01.03.002.3.0054 no </w:t>
        </w:r>
        <w:r w:rsidRPr="00F7754F">
          <w:rPr>
            <w:rStyle w:val="Hyperlink"/>
            <w:rFonts w:cs="Arial"/>
            <w:noProof/>
          </w:rPr>
          <w:t>SIGWEB</w:t>
        </w:r>
        <w:r w:rsidRPr="00F7754F">
          <w:rPr>
            <w:rStyle w:val="Hyperlink"/>
            <w:noProof/>
          </w:rPr>
          <w:t xml:space="preserve"> da prefeitura</w:t>
        </w:r>
        <w:r>
          <w:rPr>
            <w:noProof/>
            <w:webHidden/>
          </w:rPr>
          <w:tab/>
        </w:r>
        <w:r>
          <w:rPr>
            <w:noProof/>
            <w:webHidden/>
          </w:rPr>
          <w:fldChar w:fldCharType="begin"/>
        </w:r>
        <w:r>
          <w:rPr>
            <w:noProof/>
            <w:webHidden/>
          </w:rPr>
          <w:instrText xml:space="preserve"> PAGEREF _Toc226883912 \h </w:instrText>
        </w:r>
        <w:r>
          <w:rPr>
            <w:noProof/>
            <w:webHidden/>
          </w:rPr>
        </w:r>
        <w:r>
          <w:rPr>
            <w:noProof/>
            <w:webHidden/>
          </w:rPr>
          <w:fldChar w:fldCharType="separate"/>
        </w:r>
        <w:r>
          <w:rPr>
            <w:noProof/>
            <w:webHidden/>
          </w:rPr>
          <w:t>126</w:t>
        </w:r>
        <w:r>
          <w:rPr>
            <w:noProof/>
            <w:webHidden/>
          </w:rPr>
          <w:fldChar w:fldCharType="end"/>
        </w:r>
      </w:hyperlink>
    </w:p>
    <w:p w14:paraId="1305A7ED" w14:textId="4A53C5C3"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13" w:history="1">
        <w:r w:rsidRPr="00F7754F">
          <w:rPr>
            <w:rStyle w:val="Hyperlink"/>
            <w:noProof/>
          </w:rPr>
          <w:t xml:space="preserve">Figura 24 – Quadra 01.03.002.3.0054 no </w:t>
        </w:r>
        <w:r w:rsidRPr="00F7754F">
          <w:rPr>
            <w:rStyle w:val="Hyperlink"/>
            <w:i/>
            <w:noProof/>
          </w:rPr>
          <w:t>SuperCIATA</w:t>
        </w:r>
        <w:r w:rsidRPr="00F7754F">
          <w:rPr>
            <w:rStyle w:val="Hyperlink"/>
            <w:noProof/>
          </w:rPr>
          <w:t xml:space="preserve"> ajustada com OSM</w:t>
        </w:r>
        <w:r>
          <w:rPr>
            <w:noProof/>
            <w:webHidden/>
          </w:rPr>
          <w:tab/>
        </w:r>
        <w:r>
          <w:rPr>
            <w:noProof/>
            <w:webHidden/>
          </w:rPr>
          <w:fldChar w:fldCharType="begin"/>
        </w:r>
        <w:r>
          <w:rPr>
            <w:noProof/>
            <w:webHidden/>
          </w:rPr>
          <w:instrText xml:space="preserve"> PAGEREF _Toc226883913 \h </w:instrText>
        </w:r>
        <w:r>
          <w:rPr>
            <w:noProof/>
            <w:webHidden/>
          </w:rPr>
        </w:r>
        <w:r>
          <w:rPr>
            <w:noProof/>
            <w:webHidden/>
          </w:rPr>
          <w:fldChar w:fldCharType="separate"/>
        </w:r>
        <w:r>
          <w:rPr>
            <w:noProof/>
            <w:webHidden/>
          </w:rPr>
          <w:t>127</w:t>
        </w:r>
        <w:r>
          <w:rPr>
            <w:noProof/>
            <w:webHidden/>
          </w:rPr>
          <w:fldChar w:fldCharType="end"/>
        </w:r>
      </w:hyperlink>
    </w:p>
    <w:p w14:paraId="5A86BFFF" w14:textId="5B07F66E" w:rsidR="00C372F5" w:rsidRDefault="00EF238A" w:rsidP="001737D8">
      <w:pPr>
        <w:ind w:firstLine="0"/>
      </w:pPr>
      <w:r>
        <w:rPr>
          <w:rFonts w:asciiTheme="minorHAnsi" w:hAnsiTheme="minorHAnsi" w:cstheme="minorHAnsi"/>
          <w:i/>
          <w:iCs/>
          <w:smallCaps/>
          <w:sz w:val="20"/>
          <w:szCs w:val="20"/>
        </w:rPr>
        <w:fldChar w:fldCharType="end"/>
      </w:r>
    </w:p>
    <w:p w14:paraId="33DC234F" w14:textId="77777777" w:rsidR="00EF238A" w:rsidRDefault="00EF238A" w:rsidP="001737D8">
      <w:pPr>
        <w:ind w:firstLine="0"/>
      </w:pPr>
    </w:p>
    <w:p w14:paraId="382C7592" w14:textId="77777777" w:rsidR="00C372F5" w:rsidRDefault="00C372F5">
      <w:r>
        <w:br w:type="page"/>
      </w:r>
    </w:p>
    <w:p w14:paraId="02CC757D" w14:textId="77777777" w:rsidR="00B03DE5" w:rsidRDefault="00B03DE5" w:rsidP="00B03DE5">
      <w:pPr>
        <w:pStyle w:val="Ttulo"/>
      </w:pPr>
      <w:r>
        <w:lastRenderedPageBreak/>
        <w:t>LISTA DE TABELAS</w:t>
      </w:r>
    </w:p>
    <w:p w14:paraId="78C3E4CB" w14:textId="64B6E9E7" w:rsidR="00B03DE5" w:rsidRDefault="00B03DE5" w:rsidP="00B03DE5">
      <w:pPr>
        <w:ind w:firstLine="0"/>
        <w:jc w:val="center"/>
        <w:rPr>
          <w:rFonts w:cs="Arial"/>
          <w:sz w:val="20"/>
          <w:szCs w:val="20"/>
          <w:highlight w:val="yellow"/>
        </w:rPr>
      </w:pPr>
    </w:p>
    <w:p w14:paraId="0E2D3C48" w14:textId="77777777" w:rsidR="00B03DE5" w:rsidRDefault="00B03DE5" w:rsidP="00B03DE5">
      <w:pPr>
        <w:ind w:firstLine="0"/>
        <w:jc w:val="center"/>
      </w:pPr>
    </w:p>
    <w:p w14:paraId="35F850AE" w14:textId="1E9359BB" w:rsidR="00F02416" w:rsidRDefault="00C372F5">
      <w:pPr>
        <w:pStyle w:val="ndicedeilustraes"/>
        <w:tabs>
          <w:tab w:val="right" w:leader="underscore" w:pos="9061"/>
        </w:tabs>
        <w:rPr>
          <w:rFonts w:eastAsiaTheme="minorEastAsia" w:cstheme="minorBidi"/>
          <w:smallCaps w:val="0"/>
          <w:noProof/>
          <w:kern w:val="2"/>
          <w:sz w:val="24"/>
          <w:szCs w:val="24"/>
          <w:lang w:eastAsia="pt-BR"/>
          <w14:ligatures w14:val="standardContextual"/>
        </w:rPr>
      </w:pPr>
      <w:r w:rsidRPr="00496AED">
        <w:rPr>
          <w:rFonts w:ascii="Arial" w:hAnsi="Arial" w:cs="Arial"/>
          <w:i/>
          <w:iCs/>
        </w:rPr>
        <w:fldChar w:fldCharType="begin"/>
      </w:r>
      <w:r w:rsidRPr="00496AED">
        <w:rPr>
          <w:rFonts w:ascii="Arial" w:hAnsi="Arial" w:cs="Arial"/>
        </w:rPr>
        <w:instrText xml:space="preserve"> TOC \h \z \c "Tabela" </w:instrText>
      </w:r>
      <w:r w:rsidRPr="00496AED">
        <w:rPr>
          <w:rFonts w:ascii="Arial" w:hAnsi="Arial" w:cs="Arial"/>
          <w:i/>
          <w:iCs/>
        </w:rPr>
        <w:fldChar w:fldCharType="separate"/>
      </w:r>
      <w:hyperlink w:anchor="_Toc226643937" w:history="1">
        <w:r w:rsidR="00F02416" w:rsidRPr="00E4452B">
          <w:rPr>
            <w:rStyle w:val="Hyperlink"/>
            <w:noProof/>
          </w:rPr>
          <w:t>Tabela 1 – Resultados das pesquisas de aderência ao CIATA</w:t>
        </w:r>
        <w:r w:rsidR="00F02416">
          <w:rPr>
            <w:noProof/>
            <w:webHidden/>
          </w:rPr>
          <w:tab/>
        </w:r>
        <w:r w:rsidR="00F02416">
          <w:rPr>
            <w:noProof/>
            <w:webHidden/>
          </w:rPr>
          <w:fldChar w:fldCharType="begin"/>
        </w:r>
        <w:r w:rsidR="00F02416">
          <w:rPr>
            <w:noProof/>
            <w:webHidden/>
          </w:rPr>
          <w:instrText xml:space="preserve"> PAGEREF _Toc226643937 \h </w:instrText>
        </w:r>
        <w:r w:rsidR="00F02416">
          <w:rPr>
            <w:noProof/>
            <w:webHidden/>
          </w:rPr>
        </w:r>
        <w:r w:rsidR="00F02416">
          <w:rPr>
            <w:noProof/>
            <w:webHidden/>
          </w:rPr>
          <w:fldChar w:fldCharType="separate"/>
        </w:r>
        <w:r w:rsidR="00F02416">
          <w:rPr>
            <w:noProof/>
            <w:webHidden/>
          </w:rPr>
          <w:t>107</w:t>
        </w:r>
        <w:r w:rsidR="00F02416">
          <w:rPr>
            <w:noProof/>
            <w:webHidden/>
          </w:rPr>
          <w:fldChar w:fldCharType="end"/>
        </w:r>
      </w:hyperlink>
    </w:p>
    <w:p w14:paraId="123BE78C" w14:textId="38250866" w:rsidR="00F02416" w:rsidRDefault="00F02416">
      <w:pPr>
        <w:pStyle w:val="ndicedeilustraes"/>
        <w:tabs>
          <w:tab w:val="right" w:leader="underscore" w:pos="9061"/>
        </w:tabs>
        <w:rPr>
          <w:rFonts w:eastAsiaTheme="minorEastAsia" w:cstheme="minorBidi"/>
          <w:smallCaps w:val="0"/>
          <w:noProof/>
          <w:kern w:val="2"/>
          <w:sz w:val="24"/>
          <w:szCs w:val="24"/>
          <w:lang w:eastAsia="pt-BR"/>
          <w14:ligatures w14:val="standardContextual"/>
        </w:rPr>
      </w:pPr>
      <w:hyperlink w:anchor="_Toc226643938" w:history="1">
        <w:r w:rsidRPr="00E4452B">
          <w:rPr>
            <w:rStyle w:val="Hyperlink"/>
            <w:noProof/>
          </w:rPr>
          <w:t>Tabela 2 - Relatório de Acurácia – Quadra 01.03.002.3.0065 - Outlier</w:t>
        </w:r>
        <w:r>
          <w:rPr>
            <w:noProof/>
            <w:webHidden/>
          </w:rPr>
          <w:tab/>
        </w:r>
        <w:r>
          <w:rPr>
            <w:noProof/>
            <w:webHidden/>
          </w:rPr>
          <w:fldChar w:fldCharType="begin"/>
        </w:r>
        <w:r>
          <w:rPr>
            <w:noProof/>
            <w:webHidden/>
          </w:rPr>
          <w:instrText xml:space="preserve"> PAGEREF _Toc226643938 \h </w:instrText>
        </w:r>
        <w:r>
          <w:rPr>
            <w:noProof/>
            <w:webHidden/>
          </w:rPr>
        </w:r>
        <w:r>
          <w:rPr>
            <w:noProof/>
            <w:webHidden/>
          </w:rPr>
          <w:fldChar w:fldCharType="separate"/>
        </w:r>
        <w:r>
          <w:rPr>
            <w:noProof/>
            <w:webHidden/>
          </w:rPr>
          <w:t>115</w:t>
        </w:r>
        <w:r>
          <w:rPr>
            <w:noProof/>
            <w:webHidden/>
          </w:rPr>
          <w:fldChar w:fldCharType="end"/>
        </w:r>
      </w:hyperlink>
    </w:p>
    <w:p w14:paraId="1F2EB283" w14:textId="06AAF6A4" w:rsidR="00F02416" w:rsidRDefault="00F02416">
      <w:pPr>
        <w:pStyle w:val="ndicedeilustraes"/>
        <w:tabs>
          <w:tab w:val="right" w:leader="underscore" w:pos="9061"/>
        </w:tabs>
        <w:rPr>
          <w:rFonts w:eastAsiaTheme="minorEastAsia" w:cstheme="minorBidi"/>
          <w:smallCaps w:val="0"/>
          <w:noProof/>
          <w:kern w:val="2"/>
          <w:sz w:val="24"/>
          <w:szCs w:val="24"/>
          <w:lang w:eastAsia="pt-BR"/>
          <w14:ligatures w14:val="standardContextual"/>
        </w:rPr>
      </w:pPr>
      <w:hyperlink w:anchor="_Toc226643939" w:history="1">
        <w:r w:rsidRPr="00E4452B">
          <w:rPr>
            <w:rStyle w:val="Hyperlink"/>
            <w:noProof/>
          </w:rPr>
          <w:t>Tabela 3 - Relatório de Acurácia – 01.05.004.1.0019 – Precisão</w:t>
        </w:r>
        <w:r>
          <w:rPr>
            <w:noProof/>
            <w:webHidden/>
          </w:rPr>
          <w:tab/>
        </w:r>
        <w:r>
          <w:rPr>
            <w:noProof/>
            <w:webHidden/>
          </w:rPr>
          <w:fldChar w:fldCharType="begin"/>
        </w:r>
        <w:r>
          <w:rPr>
            <w:noProof/>
            <w:webHidden/>
          </w:rPr>
          <w:instrText xml:space="preserve"> PAGEREF _Toc226643939 \h </w:instrText>
        </w:r>
        <w:r>
          <w:rPr>
            <w:noProof/>
            <w:webHidden/>
          </w:rPr>
        </w:r>
        <w:r>
          <w:rPr>
            <w:noProof/>
            <w:webHidden/>
          </w:rPr>
          <w:fldChar w:fldCharType="separate"/>
        </w:r>
        <w:r>
          <w:rPr>
            <w:noProof/>
            <w:webHidden/>
          </w:rPr>
          <w:t>118</w:t>
        </w:r>
        <w:r>
          <w:rPr>
            <w:noProof/>
            <w:webHidden/>
          </w:rPr>
          <w:fldChar w:fldCharType="end"/>
        </w:r>
      </w:hyperlink>
    </w:p>
    <w:p w14:paraId="1DDE36CD" w14:textId="5D831E76" w:rsidR="009B4DF8" w:rsidRDefault="00C372F5" w:rsidP="001737D8">
      <w:pPr>
        <w:ind w:firstLine="0"/>
      </w:pPr>
      <w:r w:rsidRPr="00496AED">
        <w:rPr>
          <w:rFonts w:cs="Arial"/>
          <w:sz w:val="20"/>
          <w:szCs w:val="20"/>
        </w:rPr>
        <w:fldChar w:fldCharType="end"/>
      </w:r>
    </w:p>
    <w:p w14:paraId="5D8A62C9" w14:textId="77777777" w:rsidR="009B4DF8" w:rsidRDefault="009B4DF8">
      <w:r>
        <w:br w:type="page"/>
      </w:r>
    </w:p>
    <w:p w14:paraId="1E23DBDE" w14:textId="77777777" w:rsidR="00455289" w:rsidRPr="00362BEC" w:rsidRDefault="00455289" w:rsidP="00455289">
      <w:pPr>
        <w:pStyle w:val="Ttulo"/>
      </w:pPr>
      <w:r w:rsidRPr="00362BEC">
        <w:lastRenderedPageBreak/>
        <w:t>LISTA DE ABREVIATURAS E SIGLAS</w:t>
      </w:r>
    </w:p>
    <w:p w14:paraId="597824D2" w14:textId="77777777" w:rsidR="009F4655" w:rsidRDefault="009F4655" w:rsidP="001737D8">
      <w:pPr>
        <w:ind w:firstLine="0"/>
      </w:pPr>
    </w:p>
    <w:p w14:paraId="4495A66B" w14:textId="77777777" w:rsidR="003A698A" w:rsidRDefault="003A698A" w:rsidP="001737D8">
      <w:pPr>
        <w:ind w:firstLine="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223"/>
      </w:tblGrid>
      <w:tr w:rsidR="0047626B" w:rsidRPr="0047626B" w14:paraId="318C8A55" w14:textId="77777777" w:rsidTr="00654BD3">
        <w:tc>
          <w:tcPr>
            <w:tcW w:w="1838" w:type="dxa"/>
          </w:tcPr>
          <w:p w14:paraId="2EE41A64" w14:textId="77777777" w:rsidR="0047626B" w:rsidRPr="0047626B" w:rsidRDefault="0047626B" w:rsidP="00697B1D">
            <w:pPr>
              <w:ind w:firstLine="0"/>
              <w:rPr>
                <w:b/>
                <w:bCs/>
              </w:rPr>
            </w:pPr>
            <w:r w:rsidRPr="0047626B">
              <w:rPr>
                <w:b/>
                <w:bCs/>
              </w:rPr>
              <w:t>ABNT</w:t>
            </w:r>
          </w:p>
        </w:tc>
        <w:tc>
          <w:tcPr>
            <w:tcW w:w="7223" w:type="dxa"/>
          </w:tcPr>
          <w:p w14:paraId="7FD5362E" w14:textId="77777777" w:rsidR="0047626B" w:rsidRPr="0047626B" w:rsidRDefault="0047626B" w:rsidP="00697B1D">
            <w:pPr>
              <w:ind w:firstLine="0"/>
            </w:pPr>
            <w:r w:rsidRPr="0047626B">
              <w:t>Associação Brasileira de Normas Técnicas</w:t>
            </w:r>
          </w:p>
        </w:tc>
      </w:tr>
      <w:tr w:rsidR="0047626B" w:rsidRPr="0047626B" w14:paraId="1620722E" w14:textId="77777777" w:rsidTr="00654BD3">
        <w:tc>
          <w:tcPr>
            <w:tcW w:w="1838" w:type="dxa"/>
          </w:tcPr>
          <w:p w14:paraId="77A3B006" w14:textId="77777777" w:rsidR="0047626B" w:rsidRPr="0047626B" w:rsidRDefault="0047626B" w:rsidP="00697B1D">
            <w:pPr>
              <w:ind w:firstLine="0"/>
              <w:rPr>
                <w:b/>
                <w:bCs/>
              </w:rPr>
            </w:pPr>
            <w:r w:rsidRPr="0047626B">
              <w:rPr>
                <w:b/>
                <w:bCs/>
              </w:rPr>
              <w:t>API</w:t>
            </w:r>
          </w:p>
        </w:tc>
        <w:tc>
          <w:tcPr>
            <w:tcW w:w="7223" w:type="dxa"/>
          </w:tcPr>
          <w:p w14:paraId="5DA4CB84" w14:textId="77777777" w:rsidR="0047626B" w:rsidRPr="0047626B" w:rsidRDefault="0047626B" w:rsidP="00697B1D">
            <w:pPr>
              <w:ind w:firstLine="0"/>
            </w:pPr>
            <w:r w:rsidRPr="0047626B">
              <w:t>Application Programming Interface (Interface de Programação de Aplicação)</w:t>
            </w:r>
          </w:p>
        </w:tc>
      </w:tr>
      <w:tr w:rsidR="0047626B" w:rsidRPr="0047626B" w14:paraId="3F32E01B" w14:textId="77777777" w:rsidTr="00654BD3">
        <w:tc>
          <w:tcPr>
            <w:tcW w:w="1838" w:type="dxa"/>
          </w:tcPr>
          <w:p w14:paraId="405B0EE8" w14:textId="77777777" w:rsidR="0047626B" w:rsidRPr="0047626B" w:rsidRDefault="0047626B" w:rsidP="00697B1D">
            <w:pPr>
              <w:ind w:firstLine="0"/>
              <w:rPr>
                <w:b/>
                <w:bCs/>
              </w:rPr>
            </w:pPr>
            <w:r w:rsidRPr="0047626B">
              <w:rPr>
                <w:b/>
                <w:bCs/>
              </w:rPr>
              <w:t>CadUrb</w:t>
            </w:r>
          </w:p>
        </w:tc>
        <w:tc>
          <w:tcPr>
            <w:tcW w:w="7223" w:type="dxa"/>
          </w:tcPr>
          <w:p w14:paraId="0057B121" w14:textId="77777777" w:rsidR="0047626B" w:rsidRPr="0047626B" w:rsidRDefault="0047626B" w:rsidP="00697B1D">
            <w:pPr>
              <w:ind w:firstLine="0"/>
            </w:pPr>
            <w:r w:rsidRPr="0047626B">
              <w:t>Cadastro Urbano Nacional</w:t>
            </w:r>
          </w:p>
        </w:tc>
      </w:tr>
      <w:tr w:rsidR="0047626B" w:rsidRPr="0047626B" w14:paraId="25CD156B" w14:textId="77777777" w:rsidTr="00654BD3">
        <w:tc>
          <w:tcPr>
            <w:tcW w:w="1838" w:type="dxa"/>
          </w:tcPr>
          <w:p w14:paraId="1DCC5097" w14:textId="77777777" w:rsidR="0047626B" w:rsidRPr="0047626B" w:rsidRDefault="0047626B" w:rsidP="00697B1D">
            <w:pPr>
              <w:ind w:firstLine="0"/>
              <w:rPr>
                <w:b/>
                <w:bCs/>
              </w:rPr>
            </w:pPr>
            <w:r w:rsidRPr="0047626B">
              <w:rPr>
                <w:b/>
                <w:bCs/>
              </w:rPr>
              <w:t>CIATA</w:t>
            </w:r>
          </w:p>
        </w:tc>
        <w:tc>
          <w:tcPr>
            <w:tcW w:w="7223" w:type="dxa"/>
          </w:tcPr>
          <w:p w14:paraId="423C7E7B" w14:textId="28246CD5" w:rsidR="0047626B" w:rsidRPr="0047626B" w:rsidRDefault="009E0236" w:rsidP="00697B1D">
            <w:pPr>
              <w:ind w:firstLine="0"/>
            </w:pPr>
            <w:r w:rsidRPr="009E0236">
              <w:t>Convênio de Incentivo ao Aperfeiçoamento Técnico-Administrativo de Municípios</w:t>
            </w:r>
          </w:p>
        </w:tc>
      </w:tr>
      <w:tr w:rsidR="0047626B" w:rsidRPr="0047626B" w14:paraId="366606DF" w14:textId="77777777" w:rsidTr="00654BD3">
        <w:tc>
          <w:tcPr>
            <w:tcW w:w="1838" w:type="dxa"/>
          </w:tcPr>
          <w:p w14:paraId="47BB7074" w14:textId="77777777" w:rsidR="0047626B" w:rsidRPr="0047626B" w:rsidRDefault="0047626B" w:rsidP="00697B1D">
            <w:pPr>
              <w:ind w:firstLine="0"/>
              <w:rPr>
                <w:b/>
                <w:bCs/>
              </w:rPr>
            </w:pPr>
            <w:r w:rsidRPr="0047626B">
              <w:rPr>
                <w:b/>
                <w:bCs/>
              </w:rPr>
              <w:t>CIB</w:t>
            </w:r>
          </w:p>
        </w:tc>
        <w:tc>
          <w:tcPr>
            <w:tcW w:w="7223" w:type="dxa"/>
          </w:tcPr>
          <w:p w14:paraId="7CD5F006" w14:textId="77777777" w:rsidR="0047626B" w:rsidRPr="0047626B" w:rsidRDefault="0047626B" w:rsidP="00697B1D">
            <w:pPr>
              <w:ind w:firstLine="0"/>
            </w:pPr>
            <w:r w:rsidRPr="0047626B">
              <w:t>Cadastro Imobiliário Brasileiro</w:t>
            </w:r>
          </w:p>
        </w:tc>
      </w:tr>
      <w:tr w:rsidR="0047626B" w:rsidRPr="0047626B" w14:paraId="07B9618C" w14:textId="77777777" w:rsidTr="00654BD3">
        <w:tc>
          <w:tcPr>
            <w:tcW w:w="1838" w:type="dxa"/>
          </w:tcPr>
          <w:p w14:paraId="03227A0C" w14:textId="77777777" w:rsidR="0047626B" w:rsidRPr="0047626B" w:rsidRDefault="0047626B" w:rsidP="00697B1D">
            <w:pPr>
              <w:ind w:firstLine="0"/>
              <w:rPr>
                <w:b/>
                <w:bCs/>
              </w:rPr>
            </w:pPr>
            <w:r w:rsidRPr="0047626B">
              <w:rPr>
                <w:b/>
                <w:bCs/>
              </w:rPr>
              <w:t>CNEFE</w:t>
            </w:r>
          </w:p>
        </w:tc>
        <w:tc>
          <w:tcPr>
            <w:tcW w:w="7223" w:type="dxa"/>
          </w:tcPr>
          <w:p w14:paraId="5CB0DA73" w14:textId="77777777" w:rsidR="0047626B" w:rsidRPr="0047626B" w:rsidRDefault="0047626B" w:rsidP="00697B1D">
            <w:pPr>
              <w:ind w:firstLine="0"/>
            </w:pPr>
            <w:r w:rsidRPr="0047626B">
              <w:t>Cadastro Nacional de Endereços para Fins Estatísticos (IBGE)</w:t>
            </w:r>
          </w:p>
        </w:tc>
      </w:tr>
      <w:tr w:rsidR="0047626B" w:rsidRPr="0047626B" w14:paraId="5F8E746D" w14:textId="77777777" w:rsidTr="00654BD3">
        <w:tc>
          <w:tcPr>
            <w:tcW w:w="1838" w:type="dxa"/>
          </w:tcPr>
          <w:p w14:paraId="6DDFF453" w14:textId="77777777" w:rsidR="0047626B" w:rsidRPr="0047626B" w:rsidRDefault="0047626B" w:rsidP="00697B1D">
            <w:pPr>
              <w:ind w:firstLine="0"/>
              <w:rPr>
                <w:b/>
                <w:bCs/>
              </w:rPr>
            </w:pPr>
            <w:r w:rsidRPr="0047626B">
              <w:rPr>
                <w:b/>
                <w:bCs/>
              </w:rPr>
              <w:t>CONCAR</w:t>
            </w:r>
          </w:p>
        </w:tc>
        <w:tc>
          <w:tcPr>
            <w:tcW w:w="7223" w:type="dxa"/>
          </w:tcPr>
          <w:p w14:paraId="43AD0465" w14:textId="77777777" w:rsidR="0047626B" w:rsidRPr="0047626B" w:rsidRDefault="0047626B" w:rsidP="00697B1D">
            <w:pPr>
              <w:ind w:firstLine="0"/>
            </w:pPr>
            <w:r w:rsidRPr="0047626B">
              <w:t>Comissão Nacional de Cartografia</w:t>
            </w:r>
          </w:p>
        </w:tc>
      </w:tr>
      <w:tr w:rsidR="0047626B" w:rsidRPr="0047626B" w14:paraId="4777F8E0" w14:textId="77777777" w:rsidTr="00654BD3">
        <w:tc>
          <w:tcPr>
            <w:tcW w:w="1838" w:type="dxa"/>
          </w:tcPr>
          <w:p w14:paraId="77155C5A" w14:textId="77777777" w:rsidR="0047626B" w:rsidRPr="0047626B" w:rsidRDefault="0047626B" w:rsidP="00697B1D">
            <w:pPr>
              <w:ind w:firstLine="0"/>
              <w:rPr>
                <w:b/>
                <w:bCs/>
              </w:rPr>
            </w:pPr>
            <w:r w:rsidRPr="0047626B">
              <w:rPr>
                <w:b/>
                <w:bCs/>
              </w:rPr>
              <w:t>CTM</w:t>
            </w:r>
          </w:p>
        </w:tc>
        <w:tc>
          <w:tcPr>
            <w:tcW w:w="7223" w:type="dxa"/>
          </w:tcPr>
          <w:p w14:paraId="0984D1F9" w14:textId="77777777" w:rsidR="0047626B" w:rsidRPr="0047626B" w:rsidRDefault="0047626B" w:rsidP="00697B1D">
            <w:pPr>
              <w:ind w:firstLine="0"/>
            </w:pPr>
            <w:r w:rsidRPr="0047626B">
              <w:t>Cadastro Territorial Multifinalitário</w:t>
            </w:r>
          </w:p>
        </w:tc>
      </w:tr>
      <w:tr w:rsidR="0047626B" w:rsidRPr="0047626B" w14:paraId="1655DDC4" w14:textId="77777777" w:rsidTr="00654BD3">
        <w:tc>
          <w:tcPr>
            <w:tcW w:w="1838" w:type="dxa"/>
          </w:tcPr>
          <w:p w14:paraId="609384C9" w14:textId="77777777" w:rsidR="0047626B" w:rsidRPr="0047626B" w:rsidRDefault="0047626B" w:rsidP="00697B1D">
            <w:pPr>
              <w:ind w:firstLine="0"/>
              <w:rPr>
                <w:b/>
                <w:bCs/>
              </w:rPr>
            </w:pPr>
            <w:r w:rsidRPr="0047626B">
              <w:rPr>
                <w:b/>
                <w:bCs/>
              </w:rPr>
              <w:t>CTU</w:t>
            </w:r>
          </w:p>
        </w:tc>
        <w:tc>
          <w:tcPr>
            <w:tcW w:w="7223" w:type="dxa"/>
          </w:tcPr>
          <w:p w14:paraId="165A03F0" w14:textId="77777777" w:rsidR="0047626B" w:rsidRPr="0047626B" w:rsidRDefault="0047626B" w:rsidP="00697B1D">
            <w:pPr>
              <w:ind w:firstLine="0"/>
            </w:pPr>
            <w:r w:rsidRPr="0047626B">
              <w:t>Cadastro Territorial Urbano</w:t>
            </w:r>
          </w:p>
        </w:tc>
      </w:tr>
      <w:tr w:rsidR="0047626B" w:rsidRPr="0047626B" w14:paraId="310E4FF6" w14:textId="77777777" w:rsidTr="00654BD3">
        <w:tc>
          <w:tcPr>
            <w:tcW w:w="1838" w:type="dxa"/>
          </w:tcPr>
          <w:p w14:paraId="772957EE" w14:textId="77777777" w:rsidR="0047626B" w:rsidRPr="0047626B" w:rsidRDefault="0047626B" w:rsidP="00697B1D">
            <w:pPr>
              <w:ind w:firstLine="0"/>
              <w:rPr>
                <w:b/>
                <w:bCs/>
              </w:rPr>
            </w:pPr>
            <w:r w:rsidRPr="0047626B">
              <w:rPr>
                <w:b/>
                <w:bCs/>
              </w:rPr>
              <w:t>EM</w:t>
            </w:r>
          </w:p>
        </w:tc>
        <w:tc>
          <w:tcPr>
            <w:tcW w:w="7223" w:type="dxa"/>
          </w:tcPr>
          <w:p w14:paraId="081F3A5A" w14:textId="77777777" w:rsidR="0047626B" w:rsidRPr="0047626B" w:rsidRDefault="0047626B" w:rsidP="00697B1D">
            <w:pPr>
              <w:ind w:firstLine="0"/>
            </w:pPr>
            <w:r w:rsidRPr="0047626B">
              <w:t>Erro Médio</w:t>
            </w:r>
          </w:p>
        </w:tc>
      </w:tr>
      <w:tr w:rsidR="0047626B" w:rsidRPr="0047626B" w14:paraId="68448BC4" w14:textId="77777777" w:rsidTr="00654BD3">
        <w:tc>
          <w:tcPr>
            <w:tcW w:w="1838" w:type="dxa"/>
          </w:tcPr>
          <w:p w14:paraId="0D1E4BDD" w14:textId="77777777" w:rsidR="0047626B" w:rsidRPr="0047626B" w:rsidRDefault="0047626B" w:rsidP="00697B1D">
            <w:pPr>
              <w:ind w:firstLine="0"/>
              <w:rPr>
                <w:b/>
                <w:bCs/>
              </w:rPr>
            </w:pPr>
            <w:r w:rsidRPr="0047626B">
              <w:rPr>
                <w:b/>
                <w:bCs/>
              </w:rPr>
              <w:t>EMQ</w:t>
            </w:r>
          </w:p>
        </w:tc>
        <w:tc>
          <w:tcPr>
            <w:tcW w:w="7223" w:type="dxa"/>
          </w:tcPr>
          <w:p w14:paraId="5E51194D" w14:textId="77777777" w:rsidR="0047626B" w:rsidRPr="0047626B" w:rsidRDefault="0047626B" w:rsidP="00697B1D">
            <w:pPr>
              <w:ind w:firstLine="0"/>
            </w:pPr>
            <w:r w:rsidRPr="0047626B">
              <w:t>Erro Médio Quadrático</w:t>
            </w:r>
          </w:p>
        </w:tc>
      </w:tr>
      <w:tr w:rsidR="0047626B" w:rsidRPr="0047626B" w14:paraId="73C15AF6" w14:textId="77777777" w:rsidTr="00654BD3">
        <w:tc>
          <w:tcPr>
            <w:tcW w:w="1838" w:type="dxa"/>
          </w:tcPr>
          <w:p w14:paraId="28B2D484" w14:textId="77777777" w:rsidR="0047626B" w:rsidRPr="0047626B" w:rsidRDefault="0047626B" w:rsidP="00697B1D">
            <w:pPr>
              <w:ind w:firstLine="0"/>
              <w:rPr>
                <w:b/>
                <w:bCs/>
              </w:rPr>
            </w:pPr>
            <w:r w:rsidRPr="0047626B">
              <w:rPr>
                <w:b/>
                <w:bCs/>
              </w:rPr>
              <w:t>EPSG</w:t>
            </w:r>
          </w:p>
        </w:tc>
        <w:tc>
          <w:tcPr>
            <w:tcW w:w="7223" w:type="dxa"/>
          </w:tcPr>
          <w:p w14:paraId="6F8F9E86" w14:textId="77777777" w:rsidR="0047626B" w:rsidRPr="0047626B" w:rsidRDefault="0047626B" w:rsidP="00697B1D">
            <w:pPr>
              <w:ind w:firstLine="0"/>
            </w:pPr>
            <w:r w:rsidRPr="0047626B">
              <w:t>European Petroleum Survey Group (Sistema de Identificação de Projeções Cartográficas)</w:t>
            </w:r>
          </w:p>
        </w:tc>
      </w:tr>
      <w:tr w:rsidR="0047626B" w:rsidRPr="0047626B" w14:paraId="12870566" w14:textId="77777777" w:rsidTr="00654BD3">
        <w:tc>
          <w:tcPr>
            <w:tcW w:w="1838" w:type="dxa"/>
          </w:tcPr>
          <w:p w14:paraId="5BCB78F1" w14:textId="77777777" w:rsidR="0047626B" w:rsidRPr="0047626B" w:rsidRDefault="0047626B" w:rsidP="00697B1D">
            <w:pPr>
              <w:ind w:firstLine="0"/>
              <w:rPr>
                <w:b/>
                <w:bCs/>
              </w:rPr>
            </w:pPr>
            <w:r w:rsidRPr="0047626B">
              <w:rPr>
                <w:b/>
                <w:bCs/>
              </w:rPr>
              <w:t>ET-EDGV</w:t>
            </w:r>
          </w:p>
        </w:tc>
        <w:tc>
          <w:tcPr>
            <w:tcW w:w="7223" w:type="dxa"/>
          </w:tcPr>
          <w:p w14:paraId="27EB8CD8" w14:textId="77777777" w:rsidR="0047626B" w:rsidRPr="0047626B" w:rsidRDefault="0047626B" w:rsidP="00697B1D">
            <w:pPr>
              <w:ind w:firstLine="0"/>
            </w:pPr>
            <w:r w:rsidRPr="0047626B">
              <w:t>Especificação Técnica para a Estruturação de Dados Geoespaciais Vetoriais</w:t>
            </w:r>
          </w:p>
        </w:tc>
      </w:tr>
      <w:tr w:rsidR="0047626B" w:rsidRPr="0047626B" w14:paraId="1B7900CC" w14:textId="77777777" w:rsidTr="00654BD3">
        <w:tc>
          <w:tcPr>
            <w:tcW w:w="1838" w:type="dxa"/>
          </w:tcPr>
          <w:p w14:paraId="60E6E61B" w14:textId="77777777" w:rsidR="0047626B" w:rsidRPr="0047626B" w:rsidRDefault="0047626B" w:rsidP="00697B1D">
            <w:pPr>
              <w:ind w:firstLine="0"/>
              <w:rPr>
                <w:b/>
                <w:bCs/>
              </w:rPr>
            </w:pPr>
            <w:r w:rsidRPr="0047626B">
              <w:rPr>
                <w:b/>
                <w:bCs/>
              </w:rPr>
              <w:t>FIG</w:t>
            </w:r>
          </w:p>
        </w:tc>
        <w:tc>
          <w:tcPr>
            <w:tcW w:w="7223" w:type="dxa"/>
          </w:tcPr>
          <w:p w14:paraId="151681AA" w14:textId="77777777" w:rsidR="0047626B" w:rsidRPr="0047626B" w:rsidRDefault="0047626B" w:rsidP="00697B1D">
            <w:pPr>
              <w:ind w:firstLine="0"/>
            </w:pPr>
            <w:r w:rsidRPr="0047626B">
              <w:t>Fédération Internationale des Géomètres (Federação Internacional de Geômetras)</w:t>
            </w:r>
          </w:p>
        </w:tc>
      </w:tr>
      <w:tr w:rsidR="0047626B" w:rsidRPr="0047626B" w14:paraId="0F6DD53A" w14:textId="77777777" w:rsidTr="00654BD3">
        <w:tc>
          <w:tcPr>
            <w:tcW w:w="1838" w:type="dxa"/>
          </w:tcPr>
          <w:p w14:paraId="0C2041C4" w14:textId="77777777" w:rsidR="0047626B" w:rsidRPr="0047626B" w:rsidRDefault="0047626B" w:rsidP="00697B1D">
            <w:pPr>
              <w:ind w:firstLine="0"/>
              <w:rPr>
                <w:b/>
                <w:bCs/>
              </w:rPr>
            </w:pPr>
            <w:r w:rsidRPr="0047626B">
              <w:rPr>
                <w:b/>
                <w:bCs/>
              </w:rPr>
              <w:t>GPSE</w:t>
            </w:r>
          </w:p>
        </w:tc>
        <w:tc>
          <w:tcPr>
            <w:tcW w:w="7223" w:type="dxa"/>
          </w:tcPr>
          <w:p w14:paraId="4C87C3C2" w14:textId="77777777" w:rsidR="0047626B" w:rsidRPr="0047626B" w:rsidRDefault="0047626B" w:rsidP="00697B1D">
            <w:pPr>
              <w:ind w:firstLine="0"/>
            </w:pPr>
            <w:r w:rsidRPr="0047626B">
              <w:t>Google Programmable Search Engine</w:t>
            </w:r>
          </w:p>
        </w:tc>
      </w:tr>
      <w:tr w:rsidR="0047626B" w:rsidRPr="0047626B" w14:paraId="3FEB34A5" w14:textId="77777777" w:rsidTr="00654BD3">
        <w:tc>
          <w:tcPr>
            <w:tcW w:w="1838" w:type="dxa"/>
          </w:tcPr>
          <w:p w14:paraId="0399CD31" w14:textId="77777777" w:rsidR="0047626B" w:rsidRPr="0047626B" w:rsidRDefault="0047626B" w:rsidP="00697B1D">
            <w:pPr>
              <w:ind w:firstLine="0"/>
              <w:rPr>
                <w:b/>
                <w:bCs/>
              </w:rPr>
            </w:pPr>
            <w:r w:rsidRPr="0047626B">
              <w:rPr>
                <w:b/>
                <w:bCs/>
              </w:rPr>
              <w:t>IBGE</w:t>
            </w:r>
          </w:p>
        </w:tc>
        <w:tc>
          <w:tcPr>
            <w:tcW w:w="7223" w:type="dxa"/>
          </w:tcPr>
          <w:p w14:paraId="3E619057" w14:textId="77777777" w:rsidR="0047626B" w:rsidRPr="0047626B" w:rsidRDefault="0047626B" w:rsidP="00697B1D">
            <w:pPr>
              <w:ind w:firstLine="0"/>
            </w:pPr>
            <w:r w:rsidRPr="0047626B">
              <w:t>Instituto Brasileiro de Geografia e Estatística</w:t>
            </w:r>
          </w:p>
        </w:tc>
      </w:tr>
      <w:tr w:rsidR="0047626B" w:rsidRPr="0047626B" w14:paraId="49B15012" w14:textId="77777777" w:rsidTr="00654BD3">
        <w:tc>
          <w:tcPr>
            <w:tcW w:w="1838" w:type="dxa"/>
          </w:tcPr>
          <w:p w14:paraId="3D4F6C04" w14:textId="77777777" w:rsidR="0047626B" w:rsidRPr="0047626B" w:rsidRDefault="0047626B" w:rsidP="00697B1D">
            <w:pPr>
              <w:ind w:firstLine="0"/>
              <w:rPr>
                <w:b/>
                <w:bCs/>
              </w:rPr>
            </w:pPr>
            <w:r w:rsidRPr="0047626B">
              <w:rPr>
                <w:b/>
                <w:bCs/>
              </w:rPr>
              <w:t>IPTU</w:t>
            </w:r>
          </w:p>
        </w:tc>
        <w:tc>
          <w:tcPr>
            <w:tcW w:w="7223" w:type="dxa"/>
          </w:tcPr>
          <w:p w14:paraId="2AEFB9A2" w14:textId="77777777" w:rsidR="0047626B" w:rsidRPr="0047626B" w:rsidRDefault="0047626B" w:rsidP="00697B1D">
            <w:pPr>
              <w:ind w:firstLine="0"/>
            </w:pPr>
            <w:r w:rsidRPr="0047626B">
              <w:t>Imposto sobre a Propriedade Predial e Territorial Urbana</w:t>
            </w:r>
          </w:p>
        </w:tc>
      </w:tr>
      <w:tr w:rsidR="0047626B" w:rsidRPr="0047626B" w14:paraId="471DB0D9" w14:textId="77777777" w:rsidTr="00654BD3">
        <w:tc>
          <w:tcPr>
            <w:tcW w:w="1838" w:type="dxa"/>
          </w:tcPr>
          <w:p w14:paraId="3259A2AC" w14:textId="77777777" w:rsidR="0047626B" w:rsidRPr="0047626B" w:rsidRDefault="0047626B" w:rsidP="00697B1D">
            <w:pPr>
              <w:ind w:firstLine="0"/>
              <w:rPr>
                <w:b/>
                <w:bCs/>
              </w:rPr>
            </w:pPr>
            <w:r w:rsidRPr="0047626B">
              <w:rPr>
                <w:b/>
                <w:bCs/>
              </w:rPr>
              <w:t>ISO</w:t>
            </w:r>
          </w:p>
        </w:tc>
        <w:tc>
          <w:tcPr>
            <w:tcW w:w="7223" w:type="dxa"/>
          </w:tcPr>
          <w:p w14:paraId="33C27C0C" w14:textId="77777777" w:rsidR="0047626B" w:rsidRPr="0047626B" w:rsidRDefault="0047626B" w:rsidP="00697B1D">
            <w:pPr>
              <w:ind w:firstLine="0"/>
            </w:pPr>
            <w:r w:rsidRPr="0047626B">
              <w:t>International Organization for Standardization (Organização Internacional de Normalização)</w:t>
            </w:r>
          </w:p>
        </w:tc>
      </w:tr>
      <w:tr w:rsidR="0047626B" w:rsidRPr="0047626B" w14:paraId="75A4EAF2" w14:textId="77777777" w:rsidTr="00654BD3">
        <w:tc>
          <w:tcPr>
            <w:tcW w:w="1838" w:type="dxa"/>
          </w:tcPr>
          <w:p w14:paraId="59166287" w14:textId="77777777" w:rsidR="0047626B" w:rsidRPr="0047626B" w:rsidRDefault="0047626B" w:rsidP="00697B1D">
            <w:pPr>
              <w:ind w:firstLine="0"/>
              <w:rPr>
                <w:b/>
                <w:bCs/>
              </w:rPr>
            </w:pPr>
            <w:r w:rsidRPr="0047626B">
              <w:rPr>
                <w:b/>
                <w:bCs/>
              </w:rPr>
              <w:t>JSON</w:t>
            </w:r>
          </w:p>
        </w:tc>
        <w:tc>
          <w:tcPr>
            <w:tcW w:w="7223" w:type="dxa"/>
          </w:tcPr>
          <w:p w14:paraId="4ACEABE2" w14:textId="77777777" w:rsidR="0047626B" w:rsidRPr="0047626B" w:rsidRDefault="0047626B" w:rsidP="00697B1D">
            <w:pPr>
              <w:ind w:firstLine="0"/>
            </w:pPr>
            <w:r w:rsidRPr="0047626B">
              <w:t>JavaScript Object Notation</w:t>
            </w:r>
          </w:p>
        </w:tc>
      </w:tr>
      <w:tr w:rsidR="0047626B" w:rsidRPr="0047626B" w14:paraId="4F8F3C51" w14:textId="77777777" w:rsidTr="00654BD3">
        <w:tc>
          <w:tcPr>
            <w:tcW w:w="1838" w:type="dxa"/>
          </w:tcPr>
          <w:p w14:paraId="52D62AB1" w14:textId="77777777" w:rsidR="0047626B" w:rsidRPr="0047626B" w:rsidRDefault="0047626B" w:rsidP="00697B1D">
            <w:pPr>
              <w:ind w:firstLine="0"/>
              <w:rPr>
                <w:b/>
                <w:bCs/>
              </w:rPr>
            </w:pPr>
            <w:r w:rsidRPr="0047626B">
              <w:rPr>
                <w:b/>
                <w:bCs/>
              </w:rPr>
              <w:t>MVP</w:t>
            </w:r>
          </w:p>
        </w:tc>
        <w:tc>
          <w:tcPr>
            <w:tcW w:w="7223" w:type="dxa"/>
          </w:tcPr>
          <w:p w14:paraId="7D30ADFA" w14:textId="77777777" w:rsidR="0047626B" w:rsidRPr="0047626B" w:rsidRDefault="0047626B" w:rsidP="00697B1D">
            <w:pPr>
              <w:ind w:firstLine="0"/>
            </w:pPr>
            <w:r w:rsidRPr="0047626B">
              <w:t>Minimum Viable Product (Produto Mínimo Viável)</w:t>
            </w:r>
          </w:p>
        </w:tc>
      </w:tr>
      <w:tr w:rsidR="0047626B" w:rsidRPr="0047626B" w14:paraId="340A1664" w14:textId="77777777" w:rsidTr="00654BD3">
        <w:tc>
          <w:tcPr>
            <w:tcW w:w="1838" w:type="dxa"/>
          </w:tcPr>
          <w:p w14:paraId="4509C9DD" w14:textId="77777777" w:rsidR="0047626B" w:rsidRPr="0047626B" w:rsidRDefault="0047626B" w:rsidP="00697B1D">
            <w:pPr>
              <w:ind w:firstLine="0"/>
              <w:rPr>
                <w:b/>
                <w:bCs/>
              </w:rPr>
            </w:pPr>
            <w:r w:rsidRPr="0047626B">
              <w:rPr>
                <w:b/>
                <w:bCs/>
              </w:rPr>
              <w:t>OCR</w:t>
            </w:r>
          </w:p>
        </w:tc>
        <w:tc>
          <w:tcPr>
            <w:tcW w:w="7223" w:type="dxa"/>
          </w:tcPr>
          <w:p w14:paraId="23920658" w14:textId="77777777" w:rsidR="0047626B" w:rsidRPr="0047626B" w:rsidRDefault="0047626B" w:rsidP="00697B1D">
            <w:pPr>
              <w:ind w:firstLine="0"/>
            </w:pPr>
            <w:r w:rsidRPr="0047626B">
              <w:t>Optical Character Recognition (Reconhecimento Óptico de Caracteres)</w:t>
            </w:r>
          </w:p>
        </w:tc>
      </w:tr>
      <w:tr w:rsidR="0047626B" w:rsidRPr="0047626B" w14:paraId="4AA35036" w14:textId="77777777" w:rsidTr="00654BD3">
        <w:tc>
          <w:tcPr>
            <w:tcW w:w="1838" w:type="dxa"/>
          </w:tcPr>
          <w:p w14:paraId="0209CB8E" w14:textId="77777777" w:rsidR="0047626B" w:rsidRPr="0047626B" w:rsidRDefault="0047626B" w:rsidP="00697B1D">
            <w:pPr>
              <w:ind w:firstLine="0"/>
              <w:rPr>
                <w:b/>
                <w:bCs/>
              </w:rPr>
            </w:pPr>
            <w:r w:rsidRPr="0047626B">
              <w:rPr>
                <w:b/>
                <w:bCs/>
              </w:rPr>
              <w:t>OSM</w:t>
            </w:r>
          </w:p>
        </w:tc>
        <w:tc>
          <w:tcPr>
            <w:tcW w:w="7223" w:type="dxa"/>
          </w:tcPr>
          <w:p w14:paraId="4CD2B62A" w14:textId="77777777" w:rsidR="0047626B" w:rsidRPr="0047626B" w:rsidRDefault="0047626B" w:rsidP="00697B1D">
            <w:pPr>
              <w:ind w:firstLine="0"/>
            </w:pPr>
            <w:r w:rsidRPr="0047626B">
              <w:t>OpenStreetMap</w:t>
            </w:r>
          </w:p>
        </w:tc>
      </w:tr>
      <w:tr w:rsidR="0047626B" w:rsidRPr="0047626B" w14:paraId="50FFE315" w14:textId="77777777" w:rsidTr="00654BD3">
        <w:tc>
          <w:tcPr>
            <w:tcW w:w="1838" w:type="dxa"/>
          </w:tcPr>
          <w:p w14:paraId="7649081F" w14:textId="77777777" w:rsidR="0047626B" w:rsidRPr="0047626B" w:rsidRDefault="0047626B" w:rsidP="00697B1D">
            <w:pPr>
              <w:ind w:firstLine="0"/>
              <w:rPr>
                <w:b/>
                <w:bCs/>
              </w:rPr>
            </w:pPr>
            <w:r w:rsidRPr="0047626B">
              <w:rPr>
                <w:b/>
                <w:bCs/>
              </w:rPr>
              <w:t>PEC</w:t>
            </w:r>
          </w:p>
        </w:tc>
        <w:tc>
          <w:tcPr>
            <w:tcW w:w="7223" w:type="dxa"/>
          </w:tcPr>
          <w:p w14:paraId="6AC98BAA" w14:textId="77777777" w:rsidR="0047626B" w:rsidRPr="0047626B" w:rsidRDefault="0047626B" w:rsidP="00697B1D">
            <w:pPr>
              <w:ind w:firstLine="0"/>
            </w:pPr>
            <w:r w:rsidRPr="0047626B">
              <w:t>Padrão de Exatidão Cartográfica</w:t>
            </w:r>
          </w:p>
        </w:tc>
      </w:tr>
      <w:tr w:rsidR="0047626B" w:rsidRPr="0047626B" w14:paraId="4BAA3716" w14:textId="77777777" w:rsidTr="00654BD3">
        <w:tc>
          <w:tcPr>
            <w:tcW w:w="1838" w:type="dxa"/>
          </w:tcPr>
          <w:p w14:paraId="03B76CE2" w14:textId="77777777" w:rsidR="0047626B" w:rsidRPr="0047626B" w:rsidRDefault="0047626B" w:rsidP="00697B1D">
            <w:pPr>
              <w:ind w:firstLine="0"/>
              <w:rPr>
                <w:b/>
                <w:bCs/>
              </w:rPr>
            </w:pPr>
            <w:r w:rsidRPr="0047626B">
              <w:rPr>
                <w:b/>
                <w:bCs/>
              </w:rPr>
              <w:t>REMQ</w:t>
            </w:r>
          </w:p>
        </w:tc>
        <w:tc>
          <w:tcPr>
            <w:tcW w:w="7223" w:type="dxa"/>
          </w:tcPr>
          <w:p w14:paraId="2ED8BBD2" w14:textId="77777777" w:rsidR="0047626B" w:rsidRPr="0047626B" w:rsidRDefault="0047626B" w:rsidP="00697B1D">
            <w:pPr>
              <w:ind w:firstLine="0"/>
            </w:pPr>
            <w:r w:rsidRPr="0047626B">
              <w:t>Raiz do Erro Médio Quadrático (ou RMSE)</w:t>
            </w:r>
          </w:p>
        </w:tc>
      </w:tr>
      <w:tr w:rsidR="0047626B" w:rsidRPr="0047626B" w14:paraId="53A34E13" w14:textId="77777777" w:rsidTr="00654BD3">
        <w:tc>
          <w:tcPr>
            <w:tcW w:w="1838" w:type="dxa"/>
          </w:tcPr>
          <w:p w14:paraId="5C1031FD" w14:textId="77777777" w:rsidR="0047626B" w:rsidRPr="0047626B" w:rsidRDefault="0047626B" w:rsidP="00697B1D">
            <w:pPr>
              <w:ind w:firstLine="0"/>
              <w:rPr>
                <w:b/>
                <w:bCs/>
              </w:rPr>
            </w:pPr>
            <w:r w:rsidRPr="0047626B">
              <w:rPr>
                <w:b/>
                <w:bCs/>
              </w:rPr>
              <w:t>RFB</w:t>
            </w:r>
          </w:p>
        </w:tc>
        <w:tc>
          <w:tcPr>
            <w:tcW w:w="7223" w:type="dxa"/>
          </w:tcPr>
          <w:p w14:paraId="745A9F6F" w14:textId="77777777" w:rsidR="0047626B" w:rsidRPr="0047626B" w:rsidRDefault="0047626B" w:rsidP="00697B1D">
            <w:pPr>
              <w:ind w:firstLine="0"/>
            </w:pPr>
            <w:r w:rsidRPr="0047626B">
              <w:t>Secretaria Especial da Receita Federal do Brasil</w:t>
            </w:r>
          </w:p>
        </w:tc>
      </w:tr>
      <w:tr w:rsidR="0047626B" w:rsidRPr="0047626B" w14:paraId="7633738D" w14:textId="77777777" w:rsidTr="00654BD3">
        <w:tc>
          <w:tcPr>
            <w:tcW w:w="1838" w:type="dxa"/>
          </w:tcPr>
          <w:p w14:paraId="3AF70658" w14:textId="77777777" w:rsidR="0047626B" w:rsidRPr="0047626B" w:rsidRDefault="0047626B" w:rsidP="00697B1D">
            <w:pPr>
              <w:ind w:firstLine="0"/>
              <w:rPr>
                <w:b/>
                <w:bCs/>
              </w:rPr>
            </w:pPr>
            <w:r w:rsidRPr="0047626B">
              <w:rPr>
                <w:b/>
                <w:bCs/>
              </w:rPr>
              <w:t>SERPRO</w:t>
            </w:r>
          </w:p>
        </w:tc>
        <w:tc>
          <w:tcPr>
            <w:tcW w:w="7223" w:type="dxa"/>
          </w:tcPr>
          <w:p w14:paraId="31BB36D6" w14:textId="77777777" w:rsidR="0047626B" w:rsidRPr="0047626B" w:rsidRDefault="0047626B" w:rsidP="00697B1D">
            <w:pPr>
              <w:ind w:firstLine="0"/>
            </w:pPr>
            <w:r w:rsidRPr="0047626B">
              <w:t>Serviço Federal de Processamento de Dados</w:t>
            </w:r>
          </w:p>
        </w:tc>
      </w:tr>
      <w:tr w:rsidR="0047626B" w:rsidRPr="0047626B" w14:paraId="00D637E7" w14:textId="77777777" w:rsidTr="00654BD3">
        <w:tc>
          <w:tcPr>
            <w:tcW w:w="1838" w:type="dxa"/>
          </w:tcPr>
          <w:p w14:paraId="2EE4D0D3" w14:textId="77777777" w:rsidR="0047626B" w:rsidRPr="0047626B" w:rsidRDefault="0047626B" w:rsidP="00697B1D">
            <w:pPr>
              <w:ind w:firstLine="0"/>
              <w:rPr>
                <w:b/>
                <w:bCs/>
              </w:rPr>
            </w:pPr>
            <w:r w:rsidRPr="0047626B">
              <w:rPr>
                <w:b/>
                <w:bCs/>
              </w:rPr>
              <w:t>SIG</w:t>
            </w:r>
          </w:p>
        </w:tc>
        <w:tc>
          <w:tcPr>
            <w:tcW w:w="7223" w:type="dxa"/>
          </w:tcPr>
          <w:p w14:paraId="1B2BF802" w14:textId="77777777" w:rsidR="0047626B" w:rsidRPr="0047626B" w:rsidRDefault="0047626B" w:rsidP="00697B1D">
            <w:pPr>
              <w:ind w:firstLine="0"/>
            </w:pPr>
            <w:r w:rsidRPr="0047626B">
              <w:t>Sistema de Informação Geográfica (ou GIS)</w:t>
            </w:r>
          </w:p>
        </w:tc>
      </w:tr>
      <w:tr w:rsidR="0047626B" w:rsidRPr="0047626B" w14:paraId="7338E5E2" w14:textId="77777777" w:rsidTr="00654BD3">
        <w:tc>
          <w:tcPr>
            <w:tcW w:w="1838" w:type="dxa"/>
          </w:tcPr>
          <w:p w14:paraId="352B3DDC" w14:textId="77777777" w:rsidR="0047626B" w:rsidRPr="0047626B" w:rsidRDefault="0047626B" w:rsidP="00697B1D">
            <w:pPr>
              <w:ind w:firstLine="0"/>
              <w:rPr>
                <w:b/>
                <w:bCs/>
              </w:rPr>
            </w:pPr>
            <w:r w:rsidRPr="0047626B">
              <w:rPr>
                <w:b/>
                <w:bCs/>
              </w:rPr>
              <w:t>SINTER</w:t>
            </w:r>
          </w:p>
        </w:tc>
        <w:tc>
          <w:tcPr>
            <w:tcW w:w="7223" w:type="dxa"/>
          </w:tcPr>
          <w:p w14:paraId="56F0E974" w14:textId="77777777" w:rsidR="0047626B" w:rsidRPr="0047626B" w:rsidRDefault="0047626B" w:rsidP="00697B1D">
            <w:pPr>
              <w:ind w:firstLine="0"/>
            </w:pPr>
            <w:r w:rsidRPr="0047626B">
              <w:t>Sistema Nacional de Gestão de Informações Territoriais</w:t>
            </w:r>
          </w:p>
        </w:tc>
      </w:tr>
      <w:tr w:rsidR="0047626B" w:rsidRPr="0047626B" w14:paraId="081E3279" w14:textId="77777777" w:rsidTr="00654BD3">
        <w:tc>
          <w:tcPr>
            <w:tcW w:w="1838" w:type="dxa"/>
          </w:tcPr>
          <w:p w14:paraId="68D8166B" w14:textId="77777777" w:rsidR="0047626B" w:rsidRPr="0047626B" w:rsidRDefault="0047626B" w:rsidP="00697B1D">
            <w:pPr>
              <w:ind w:firstLine="0"/>
              <w:rPr>
                <w:b/>
                <w:bCs/>
              </w:rPr>
            </w:pPr>
            <w:r w:rsidRPr="0047626B">
              <w:rPr>
                <w:b/>
                <w:bCs/>
              </w:rPr>
              <w:t>SIRGAS 2000</w:t>
            </w:r>
          </w:p>
        </w:tc>
        <w:tc>
          <w:tcPr>
            <w:tcW w:w="7223" w:type="dxa"/>
          </w:tcPr>
          <w:p w14:paraId="44E108DF" w14:textId="77777777" w:rsidR="0047626B" w:rsidRPr="0047626B" w:rsidRDefault="0047626B" w:rsidP="00697B1D">
            <w:pPr>
              <w:ind w:firstLine="0"/>
            </w:pPr>
            <w:r w:rsidRPr="0047626B">
              <w:t>Sistema de Referência Geocêntrico para as Américas</w:t>
            </w:r>
          </w:p>
        </w:tc>
      </w:tr>
      <w:tr w:rsidR="0047626B" w:rsidRPr="0047626B" w14:paraId="38D7EB11" w14:textId="77777777" w:rsidTr="00654BD3">
        <w:tc>
          <w:tcPr>
            <w:tcW w:w="1838" w:type="dxa"/>
          </w:tcPr>
          <w:p w14:paraId="09830F2C" w14:textId="77777777" w:rsidR="0047626B" w:rsidRPr="0047626B" w:rsidRDefault="0047626B" w:rsidP="00697B1D">
            <w:pPr>
              <w:ind w:firstLine="0"/>
              <w:rPr>
                <w:b/>
                <w:bCs/>
              </w:rPr>
            </w:pPr>
            <w:r w:rsidRPr="0047626B">
              <w:rPr>
                <w:b/>
                <w:bCs/>
              </w:rPr>
              <w:t>SQL</w:t>
            </w:r>
          </w:p>
        </w:tc>
        <w:tc>
          <w:tcPr>
            <w:tcW w:w="7223" w:type="dxa"/>
          </w:tcPr>
          <w:p w14:paraId="03E9BBD7" w14:textId="77777777" w:rsidR="0047626B" w:rsidRPr="0047626B" w:rsidRDefault="0047626B" w:rsidP="00697B1D">
            <w:pPr>
              <w:ind w:firstLine="0"/>
            </w:pPr>
            <w:r w:rsidRPr="0047626B">
              <w:t>Structured Query Language (Linguagem de Consulta Estruturada)</w:t>
            </w:r>
          </w:p>
        </w:tc>
      </w:tr>
      <w:tr w:rsidR="0047626B" w:rsidRPr="0047626B" w14:paraId="0F8CD51F" w14:textId="77777777" w:rsidTr="00654BD3">
        <w:tc>
          <w:tcPr>
            <w:tcW w:w="1838" w:type="dxa"/>
          </w:tcPr>
          <w:p w14:paraId="4E61BB59" w14:textId="77777777" w:rsidR="0047626B" w:rsidRPr="0047626B" w:rsidRDefault="0047626B" w:rsidP="00697B1D">
            <w:pPr>
              <w:ind w:firstLine="0"/>
              <w:rPr>
                <w:b/>
                <w:bCs/>
              </w:rPr>
            </w:pPr>
            <w:r w:rsidRPr="0047626B">
              <w:rPr>
                <w:b/>
                <w:bCs/>
              </w:rPr>
              <w:t>UFSC</w:t>
            </w:r>
          </w:p>
        </w:tc>
        <w:tc>
          <w:tcPr>
            <w:tcW w:w="7223" w:type="dxa"/>
          </w:tcPr>
          <w:p w14:paraId="165D2CD0" w14:textId="77777777" w:rsidR="0047626B" w:rsidRPr="0047626B" w:rsidRDefault="0047626B" w:rsidP="00697B1D">
            <w:pPr>
              <w:ind w:firstLine="0"/>
            </w:pPr>
            <w:r w:rsidRPr="0047626B">
              <w:t>Universidade Federal de Santa Catarina</w:t>
            </w:r>
          </w:p>
        </w:tc>
      </w:tr>
      <w:tr w:rsidR="0047626B" w14:paraId="2BBE92C7" w14:textId="77777777" w:rsidTr="00654BD3">
        <w:tc>
          <w:tcPr>
            <w:tcW w:w="1838" w:type="dxa"/>
          </w:tcPr>
          <w:p w14:paraId="28D8CA86" w14:textId="77777777" w:rsidR="0047626B" w:rsidRPr="0047626B" w:rsidRDefault="0047626B" w:rsidP="00697B1D">
            <w:pPr>
              <w:ind w:firstLine="0"/>
              <w:rPr>
                <w:b/>
                <w:bCs/>
              </w:rPr>
            </w:pPr>
            <w:r w:rsidRPr="0047626B">
              <w:rPr>
                <w:b/>
                <w:bCs/>
              </w:rPr>
              <w:t>WKT</w:t>
            </w:r>
          </w:p>
        </w:tc>
        <w:tc>
          <w:tcPr>
            <w:tcW w:w="7223" w:type="dxa"/>
          </w:tcPr>
          <w:p w14:paraId="1FDE3C5E" w14:textId="77777777" w:rsidR="0047626B" w:rsidRDefault="0047626B" w:rsidP="00697B1D">
            <w:pPr>
              <w:ind w:firstLine="0"/>
            </w:pPr>
            <w:r w:rsidRPr="0047626B">
              <w:t>Well-Known Text</w:t>
            </w:r>
          </w:p>
        </w:tc>
      </w:tr>
    </w:tbl>
    <w:p w14:paraId="2EA23A22" w14:textId="443135A7" w:rsidR="00DF0E4B" w:rsidRDefault="00DF0E4B" w:rsidP="00DF0E4B">
      <w:pPr>
        <w:ind w:firstLine="0"/>
      </w:pPr>
    </w:p>
    <w:p w14:paraId="3E0F5331" w14:textId="77777777" w:rsidR="00B24BE2" w:rsidRPr="00C007E3" w:rsidRDefault="00B24BE2" w:rsidP="00DF0E4B">
      <w:pPr>
        <w:ind w:firstLine="0"/>
      </w:pPr>
    </w:p>
    <w:sdt>
      <w:sdtPr>
        <w:rPr>
          <w:rFonts w:ascii="Arial" w:eastAsiaTheme="minorHAnsi" w:hAnsi="Arial" w:cstheme="minorBidi"/>
          <w:caps w:val="0"/>
          <w:color w:val="auto"/>
          <w:sz w:val="24"/>
          <w:szCs w:val="22"/>
          <w:lang w:eastAsia="en-US"/>
        </w:rPr>
        <w:id w:val="1085886258"/>
        <w:docPartObj>
          <w:docPartGallery w:val="Table of Contents"/>
          <w:docPartUnique/>
        </w:docPartObj>
      </w:sdtPr>
      <w:sdtEndPr>
        <w:rPr>
          <w:b/>
          <w:bCs/>
        </w:rPr>
      </w:sdtEndPr>
      <w:sdtContent>
        <w:p w14:paraId="71156046" w14:textId="5C28B2B6" w:rsidR="009F4655" w:rsidRDefault="009F4655">
          <w:pPr>
            <w:pStyle w:val="CabealhodoSumrio"/>
          </w:pPr>
          <w:r>
            <w:t>Sumário</w:t>
          </w:r>
        </w:p>
        <w:p w14:paraId="4EB95521" w14:textId="4F85C9AC" w:rsidR="00F02416" w:rsidRDefault="009F4655">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r>
            <w:fldChar w:fldCharType="begin"/>
          </w:r>
          <w:r>
            <w:instrText xml:space="preserve"> TOC \o "1-3" \h \z \u </w:instrText>
          </w:r>
          <w:r>
            <w:fldChar w:fldCharType="separate"/>
          </w:r>
          <w:hyperlink w:anchor="_Toc226643940" w:history="1">
            <w:r w:rsidR="00F02416" w:rsidRPr="00D62505">
              <w:rPr>
                <w:rStyle w:val="Hyperlink"/>
                <w:noProof/>
                <w14:scene3d>
                  <w14:camera w14:prst="orthographicFront"/>
                  <w14:lightRig w14:rig="threePt" w14:dir="t">
                    <w14:rot w14:lat="0" w14:lon="0" w14:rev="0"/>
                  </w14:lightRig>
                </w14:scene3d>
              </w:rPr>
              <w:t>1</w:t>
            </w:r>
            <w:r w:rsidR="00F02416">
              <w:rPr>
                <w:rFonts w:asciiTheme="minorHAnsi" w:eastAsiaTheme="minorEastAsia" w:hAnsiTheme="minorHAnsi"/>
                <w:b w:val="0"/>
                <w:caps w:val="0"/>
                <w:noProof/>
                <w:kern w:val="2"/>
                <w:szCs w:val="24"/>
                <w:lang w:eastAsia="pt-BR"/>
                <w14:ligatures w14:val="standardContextual"/>
              </w:rPr>
              <w:tab/>
            </w:r>
            <w:r w:rsidR="00F02416" w:rsidRPr="00D62505">
              <w:rPr>
                <w:rStyle w:val="Hyperlink"/>
                <w:noProof/>
              </w:rPr>
              <w:t>INTRODUÇÃO</w:t>
            </w:r>
            <w:r w:rsidR="00F02416">
              <w:rPr>
                <w:noProof/>
                <w:webHidden/>
              </w:rPr>
              <w:tab/>
            </w:r>
            <w:r w:rsidR="00F02416">
              <w:rPr>
                <w:noProof/>
                <w:webHidden/>
              </w:rPr>
              <w:fldChar w:fldCharType="begin"/>
            </w:r>
            <w:r w:rsidR="00F02416">
              <w:rPr>
                <w:noProof/>
                <w:webHidden/>
              </w:rPr>
              <w:instrText xml:space="preserve"> PAGEREF _Toc226643940 \h </w:instrText>
            </w:r>
            <w:r w:rsidR="00F02416">
              <w:rPr>
                <w:noProof/>
                <w:webHidden/>
              </w:rPr>
            </w:r>
            <w:r w:rsidR="00F02416">
              <w:rPr>
                <w:noProof/>
                <w:webHidden/>
              </w:rPr>
              <w:fldChar w:fldCharType="separate"/>
            </w:r>
            <w:r w:rsidR="00F02416">
              <w:rPr>
                <w:noProof/>
                <w:webHidden/>
              </w:rPr>
              <w:t>15</w:t>
            </w:r>
            <w:r w:rsidR="00F02416">
              <w:rPr>
                <w:noProof/>
                <w:webHidden/>
              </w:rPr>
              <w:fldChar w:fldCharType="end"/>
            </w:r>
          </w:hyperlink>
        </w:p>
        <w:p w14:paraId="3703BB4A" w14:textId="5EB06593"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41" w:history="1">
            <w:r w:rsidRPr="00D62505">
              <w:rPr>
                <w:rStyle w:val="Hyperlink"/>
                <w:noProof/>
                <w14:scene3d>
                  <w14:camera w14:prst="orthographicFront"/>
                  <w14:lightRig w14:rig="threePt" w14:dir="t">
                    <w14:rot w14:lat="0" w14:lon="0" w14:rev="0"/>
                  </w14:lightRig>
                </w14:scene3d>
              </w:rPr>
              <w:t>1.1</w:t>
            </w:r>
            <w:r>
              <w:rPr>
                <w:rFonts w:asciiTheme="minorHAnsi" w:eastAsiaTheme="minorEastAsia" w:hAnsiTheme="minorHAnsi"/>
                <w:caps w:val="0"/>
                <w:noProof/>
                <w:kern w:val="2"/>
                <w:szCs w:val="24"/>
                <w:lang w:eastAsia="pt-BR"/>
                <w14:ligatures w14:val="standardContextual"/>
              </w:rPr>
              <w:tab/>
            </w:r>
            <w:r w:rsidRPr="00D62505">
              <w:rPr>
                <w:rStyle w:val="Hyperlink"/>
                <w:noProof/>
              </w:rPr>
              <w:t>Objetivos</w:t>
            </w:r>
            <w:r>
              <w:rPr>
                <w:noProof/>
                <w:webHidden/>
              </w:rPr>
              <w:tab/>
            </w:r>
            <w:r>
              <w:rPr>
                <w:noProof/>
                <w:webHidden/>
              </w:rPr>
              <w:fldChar w:fldCharType="begin"/>
            </w:r>
            <w:r>
              <w:rPr>
                <w:noProof/>
                <w:webHidden/>
              </w:rPr>
              <w:instrText xml:space="preserve"> PAGEREF _Toc226643941 \h </w:instrText>
            </w:r>
            <w:r>
              <w:rPr>
                <w:noProof/>
                <w:webHidden/>
              </w:rPr>
            </w:r>
            <w:r>
              <w:rPr>
                <w:noProof/>
                <w:webHidden/>
              </w:rPr>
              <w:fldChar w:fldCharType="separate"/>
            </w:r>
            <w:r>
              <w:rPr>
                <w:noProof/>
                <w:webHidden/>
              </w:rPr>
              <w:t>16</w:t>
            </w:r>
            <w:r>
              <w:rPr>
                <w:noProof/>
                <w:webHidden/>
              </w:rPr>
              <w:fldChar w:fldCharType="end"/>
            </w:r>
          </w:hyperlink>
        </w:p>
        <w:p w14:paraId="2534D9BB" w14:textId="1576E0D3"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42" w:history="1">
            <w:r w:rsidRPr="00D62505">
              <w:rPr>
                <w:rStyle w:val="Hyperlink"/>
                <w:noProof/>
                <w14:scene3d>
                  <w14:camera w14:prst="orthographicFront"/>
                  <w14:lightRig w14:rig="threePt" w14:dir="t">
                    <w14:rot w14:lat="0" w14:lon="0" w14:rev="0"/>
                  </w14:lightRig>
                </w14:scene3d>
              </w:rPr>
              <w:t>1.2</w:t>
            </w:r>
            <w:r>
              <w:rPr>
                <w:rFonts w:asciiTheme="minorHAnsi" w:eastAsiaTheme="minorEastAsia" w:hAnsiTheme="minorHAnsi"/>
                <w:caps w:val="0"/>
                <w:noProof/>
                <w:kern w:val="2"/>
                <w:szCs w:val="24"/>
                <w:lang w:eastAsia="pt-BR"/>
                <w14:ligatures w14:val="standardContextual"/>
              </w:rPr>
              <w:tab/>
            </w:r>
            <w:r w:rsidRPr="00D62505">
              <w:rPr>
                <w:rStyle w:val="Hyperlink"/>
                <w:noProof/>
              </w:rPr>
              <w:t>Aderência ao Programa</w:t>
            </w:r>
            <w:r>
              <w:rPr>
                <w:noProof/>
                <w:webHidden/>
              </w:rPr>
              <w:tab/>
            </w:r>
            <w:r>
              <w:rPr>
                <w:noProof/>
                <w:webHidden/>
              </w:rPr>
              <w:fldChar w:fldCharType="begin"/>
            </w:r>
            <w:r>
              <w:rPr>
                <w:noProof/>
                <w:webHidden/>
              </w:rPr>
              <w:instrText xml:space="preserve"> PAGEREF _Toc226643942 \h </w:instrText>
            </w:r>
            <w:r>
              <w:rPr>
                <w:noProof/>
                <w:webHidden/>
              </w:rPr>
            </w:r>
            <w:r>
              <w:rPr>
                <w:noProof/>
                <w:webHidden/>
              </w:rPr>
              <w:fldChar w:fldCharType="separate"/>
            </w:r>
            <w:r>
              <w:rPr>
                <w:noProof/>
                <w:webHidden/>
              </w:rPr>
              <w:t>19</w:t>
            </w:r>
            <w:r>
              <w:rPr>
                <w:noProof/>
                <w:webHidden/>
              </w:rPr>
              <w:fldChar w:fldCharType="end"/>
            </w:r>
          </w:hyperlink>
        </w:p>
        <w:p w14:paraId="77919839" w14:textId="4BBA1169"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43" w:history="1">
            <w:r w:rsidRPr="00D62505">
              <w:rPr>
                <w:rStyle w:val="Hyperlink"/>
                <w:noProof/>
                <w14:scene3d>
                  <w14:camera w14:prst="orthographicFront"/>
                  <w14:lightRig w14:rig="threePt" w14:dir="t">
                    <w14:rot w14:lat="0" w14:lon="0" w14:rev="0"/>
                  </w14:lightRig>
                </w14:scene3d>
              </w:rPr>
              <w:t>1.3</w:t>
            </w:r>
            <w:r>
              <w:rPr>
                <w:rFonts w:asciiTheme="minorHAnsi" w:eastAsiaTheme="minorEastAsia" w:hAnsiTheme="minorHAnsi"/>
                <w:caps w:val="0"/>
                <w:noProof/>
                <w:kern w:val="2"/>
                <w:szCs w:val="24"/>
                <w:lang w:eastAsia="pt-BR"/>
                <w14:ligatures w14:val="standardContextual"/>
              </w:rPr>
              <w:tab/>
            </w:r>
            <w:r w:rsidRPr="00D62505">
              <w:rPr>
                <w:rStyle w:val="Hyperlink"/>
                <w:noProof/>
              </w:rPr>
              <w:t>Estrutura da Dissertação</w:t>
            </w:r>
            <w:r>
              <w:rPr>
                <w:noProof/>
                <w:webHidden/>
              </w:rPr>
              <w:tab/>
            </w:r>
            <w:r>
              <w:rPr>
                <w:noProof/>
                <w:webHidden/>
              </w:rPr>
              <w:fldChar w:fldCharType="begin"/>
            </w:r>
            <w:r>
              <w:rPr>
                <w:noProof/>
                <w:webHidden/>
              </w:rPr>
              <w:instrText xml:space="preserve"> PAGEREF _Toc226643943 \h </w:instrText>
            </w:r>
            <w:r>
              <w:rPr>
                <w:noProof/>
                <w:webHidden/>
              </w:rPr>
            </w:r>
            <w:r>
              <w:rPr>
                <w:noProof/>
                <w:webHidden/>
              </w:rPr>
              <w:fldChar w:fldCharType="separate"/>
            </w:r>
            <w:r>
              <w:rPr>
                <w:noProof/>
                <w:webHidden/>
              </w:rPr>
              <w:t>21</w:t>
            </w:r>
            <w:r>
              <w:rPr>
                <w:noProof/>
                <w:webHidden/>
              </w:rPr>
              <w:fldChar w:fldCharType="end"/>
            </w:r>
          </w:hyperlink>
        </w:p>
        <w:p w14:paraId="2789B2E0" w14:textId="35EF685E" w:rsidR="00F02416" w:rsidRDefault="00F02416">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6643944" w:history="1">
            <w:r w:rsidRPr="00D62505">
              <w:rPr>
                <w:rStyle w:val="Hyperlink"/>
                <w:noProof/>
                <w14:scene3d>
                  <w14:camera w14:prst="orthographicFront"/>
                  <w14:lightRig w14:rig="threePt" w14:dir="t">
                    <w14:rot w14:lat="0" w14:lon="0" w14:rev="0"/>
                  </w14:lightRig>
                </w14:scene3d>
              </w:rPr>
              <w:t>2</w:t>
            </w:r>
            <w:r>
              <w:rPr>
                <w:rFonts w:asciiTheme="minorHAnsi" w:eastAsiaTheme="minorEastAsia" w:hAnsiTheme="minorHAnsi"/>
                <w:b w:val="0"/>
                <w:caps w:val="0"/>
                <w:noProof/>
                <w:kern w:val="2"/>
                <w:szCs w:val="24"/>
                <w:lang w:eastAsia="pt-BR"/>
                <w14:ligatures w14:val="standardContextual"/>
              </w:rPr>
              <w:tab/>
            </w:r>
            <w:r w:rsidRPr="00D62505">
              <w:rPr>
                <w:rStyle w:val="Hyperlink"/>
                <w:noProof/>
              </w:rPr>
              <w:t>REFERENCIAL TEÓRICO</w:t>
            </w:r>
            <w:r>
              <w:rPr>
                <w:noProof/>
                <w:webHidden/>
              </w:rPr>
              <w:tab/>
            </w:r>
            <w:r>
              <w:rPr>
                <w:noProof/>
                <w:webHidden/>
              </w:rPr>
              <w:fldChar w:fldCharType="begin"/>
            </w:r>
            <w:r>
              <w:rPr>
                <w:noProof/>
                <w:webHidden/>
              </w:rPr>
              <w:instrText xml:space="preserve"> PAGEREF _Toc226643944 \h </w:instrText>
            </w:r>
            <w:r>
              <w:rPr>
                <w:noProof/>
                <w:webHidden/>
              </w:rPr>
            </w:r>
            <w:r>
              <w:rPr>
                <w:noProof/>
                <w:webHidden/>
              </w:rPr>
              <w:fldChar w:fldCharType="separate"/>
            </w:r>
            <w:r>
              <w:rPr>
                <w:noProof/>
                <w:webHidden/>
              </w:rPr>
              <w:t>22</w:t>
            </w:r>
            <w:r>
              <w:rPr>
                <w:noProof/>
                <w:webHidden/>
              </w:rPr>
              <w:fldChar w:fldCharType="end"/>
            </w:r>
          </w:hyperlink>
        </w:p>
        <w:p w14:paraId="68A01211" w14:textId="20288545"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45" w:history="1">
            <w:r w:rsidRPr="00D62505">
              <w:rPr>
                <w:rStyle w:val="Hyperlink"/>
                <w:noProof/>
                <w14:scene3d>
                  <w14:camera w14:prst="orthographicFront"/>
                  <w14:lightRig w14:rig="threePt" w14:dir="t">
                    <w14:rot w14:lat="0" w14:lon="0" w14:rev="0"/>
                  </w14:lightRig>
                </w14:scene3d>
              </w:rPr>
              <w:t>2.1</w:t>
            </w:r>
            <w:r>
              <w:rPr>
                <w:rFonts w:asciiTheme="minorHAnsi" w:eastAsiaTheme="minorEastAsia" w:hAnsiTheme="minorHAnsi"/>
                <w:caps w:val="0"/>
                <w:noProof/>
                <w:kern w:val="2"/>
                <w:szCs w:val="24"/>
                <w:lang w:eastAsia="pt-BR"/>
                <w14:ligatures w14:val="standardContextual"/>
              </w:rPr>
              <w:tab/>
            </w:r>
            <w:r w:rsidRPr="00D62505">
              <w:rPr>
                <w:rStyle w:val="Hyperlink"/>
                <w:noProof/>
              </w:rPr>
              <w:t xml:space="preserve">Antecedente </w:t>
            </w:r>
            <w:r w:rsidRPr="00D62505">
              <w:rPr>
                <w:rStyle w:val="Hyperlink"/>
                <w:i/>
                <w:iCs/>
                <w:noProof/>
              </w:rPr>
              <w:t>SmartSkeMa</w:t>
            </w:r>
            <w:r>
              <w:rPr>
                <w:noProof/>
                <w:webHidden/>
              </w:rPr>
              <w:tab/>
            </w:r>
            <w:r>
              <w:rPr>
                <w:noProof/>
                <w:webHidden/>
              </w:rPr>
              <w:fldChar w:fldCharType="begin"/>
            </w:r>
            <w:r>
              <w:rPr>
                <w:noProof/>
                <w:webHidden/>
              </w:rPr>
              <w:instrText xml:space="preserve"> PAGEREF _Toc226643945 \h </w:instrText>
            </w:r>
            <w:r>
              <w:rPr>
                <w:noProof/>
                <w:webHidden/>
              </w:rPr>
            </w:r>
            <w:r>
              <w:rPr>
                <w:noProof/>
                <w:webHidden/>
              </w:rPr>
              <w:fldChar w:fldCharType="separate"/>
            </w:r>
            <w:r>
              <w:rPr>
                <w:noProof/>
                <w:webHidden/>
              </w:rPr>
              <w:t>22</w:t>
            </w:r>
            <w:r>
              <w:rPr>
                <w:noProof/>
                <w:webHidden/>
              </w:rPr>
              <w:fldChar w:fldCharType="end"/>
            </w:r>
          </w:hyperlink>
        </w:p>
        <w:p w14:paraId="5FE1F615" w14:textId="47676258"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46" w:history="1">
            <w:r w:rsidRPr="00D62505">
              <w:rPr>
                <w:rStyle w:val="Hyperlink"/>
                <w:noProof/>
                <w14:scene3d>
                  <w14:camera w14:prst="orthographicFront"/>
                  <w14:lightRig w14:rig="threePt" w14:dir="t">
                    <w14:rot w14:lat="0" w14:lon="0" w14:rev="0"/>
                  </w14:lightRig>
                </w14:scene3d>
              </w:rPr>
              <w:t>2.2</w:t>
            </w:r>
            <w:r>
              <w:rPr>
                <w:rFonts w:asciiTheme="minorHAnsi" w:eastAsiaTheme="minorEastAsia" w:hAnsiTheme="minorHAnsi"/>
                <w:caps w:val="0"/>
                <w:noProof/>
                <w:kern w:val="2"/>
                <w:szCs w:val="24"/>
                <w:lang w:eastAsia="pt-BR"/>
                <w14:ligatures w14:val="standardContextual"/>
              </w:rPr>
              <w:tab/>
            </w:r>
            <w:r w:rsidRPr="00D62505">
              <w:rPr>
                <w:rStyle w:val="Hyperlink"/>
                <w:noProof/>
              </w:rPr>
              <w:t>Código Imobiliário Brasileiro – CIB</w:t>
            </w:r>
            <w:r>
              <w:rPr>
                <w:noProof/>
                <w:webHidden/>
              </w:rPr>
              <w:tab/>
            </w:r>
            <w:r>
              <w:rPr>
                <w:noProof/>
                <w:webHidden/>
              </w:rPr>
              <w:fldChar w:fldCharType="begin"/>
            </w:r>
            <w:r>
              <w:rPr>
                <w:noProof/>
                <w:webHidden/>
              </w:rPr>
              <w:instrText xml:space="preserve"> PAGEREF _Toc226643946 \h </w:instrText>
            </w:r>
            <w:r>
              <w:rPr>
                <w:noProof/>
                <w:webHidden/>
              </w:rPr>
            </w:r>
            <w:r>
              <w:rPr>
                <w:noProof/>
                <w:webHidden/>
              </w:rPr>
              <w:fldChar w:fldCharType="separate"/>
            </w:r>
            <w:r>
              <w:rPr>
                <w:noProof/>
                <w:webHidden/>
              </w:rPr>
              <w:t>22</w:t>
            </w:r>
            <w:r>
              <w:rPr>
                <w:noProof/>
                <w:webHidden/>
              </w:rPr>
              <w:fldChar w:fldCharType="end"/>
            </w:r>
          </w:hyperlink>
        </w:p>
        <w:p w14:paraId="7AAA70A5" w14:textId="512CBD00"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47" w:history="1">
            <w:r w:rsidRPr="00D62505">
              <w:rPr>
                <w:rStyle w:val="Hyperlink"/>
                <w:noProof/>
                <w14:scene3d>
                  <w14:camera w14:prst="orthographicFront"/>
                  <w14:lightRig w14:rig="threePt" w14:dir="t">
                    <w14:rot w14:lat="0" w14:lon="0" w14:rev="0"/>
                  </w14:lightRig>
                </w14:scene3d>
              </w:rPr>
              <w:t>2.3</w:t>
            </w:r>
            <w:r>
              <w:rPr>
                <w:rFonts w:asciiTheme="minorHAnsi" w:eastAsiaTheme="minorEastAsia" w:hAnsiTheme="minorHAnsi"/>
                <w:caps w:val="0"/>
                <w:noProof/>
                <w:kern w:val="2"/>
                <w:szCs w:val="24"/>
                <w:lang w:eastAsia="pt-BR"/>
                <w14:ligatures w14:val="standardContextual"/>
              </w:rPr>
              <w:tab/>
            </w:r>
            <w:r w:rsidRPr="00D62505">
              <w:rPr>
                <w:rStyle w:val="Hyperlink"/>
                <w:noProof/>
              </w:rPr>
              <w:t>CNEFE</w:t>
            </w:r>
            <w:r>
              <w:rPr>
                <w:noProof/>
                <w:webHidden/>
              </w:rPr>
              <w:tab/>
            </w:r>
            <w:r>
              <w:rPr>
                <w:noProof/>
                <w:webHidden/>
              </w:rPr>
              <w:fldChar w:fldCharType="begin"/>
            </w:r>
            <w:r>
              <w:rPr>
                <w:noProof/>
                <w:webHidden/>
              </w:rPr>
              <w:instrText xml:space="preserve"> PAGEREF _Toc226643947 \h </w:instrText>
            </w:r>
            <w:r>
              <w:rPr>
                <w:noProof/>
                <w:webHidden/>
              </w:rPr>
            </w:r>
            <w:r>
              <w:rPr>
                <w:noProof/>
                <w:webHidden/>
              </w:rPr>
              <w:fldChar w:fldCharType="separate"/>
            </w:r>
            <w:r>
              <w:rPr>
                <w:noProof/>
                <w:webHidden/>
              </w:rPr>
              <w:t>24</w:t>
            </w:r>
            <w:r>
              <w:rPr>
                <w:noProof/>
                <w:webHidden/>
              </w:rPr>
              <w:fldChar w:fldCharType="end"/>
            </w:r>
          </w:hyperlink>
        </w:p>
        <w:p w14:paraId="77B07528" w14:textId="20EA7EEC"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48" w:history="1">
            <w:r w:rsidRPr="00D62505">
              <w:rPr>
                <w:rStyle w:val="Hyperlink"/>
                <w:noProof/>
                <w14:scene3d>
                  <w14:camera w14:prst="orthographicFront"/>
                  <w14:lightRig w14:rig="threePt" w14:dir="t">
                    <w14:rot w14:lat="0" w14:lon="0" w14:rev="0"/>
                  </w14:lightRig>
                </w14:scene3d>
              </w:rPr>
              <w:t>2.4</w:t>
            </w:r>
            <w:r>
              <w:rPr>
                <w:rFonts w:asciiTheme="minorHAnsi" w:eastAsiaTheme="minorEastAsia" w:hAnsiTheme="minorHAnsi"/>
                <w:caps w:val="0"/>
                <w:noProof/>
                <w:kern w:val="2"/>
                <w:szCs w:val="24"/>
                <w:lang w:eastAsia="pt-BR"/>
                <w14:ligatures w14:val="standardContextual"/>
              </w:rPr>
              <w:tab/>
            </w:r>
            <w:r w:rsidRPr="00D62505">
              <w:rPr>
                <w:rStyle w:val="Hyperlink"/>
                <w:noProof/>
              </w:rPr>
              <w:t>CADASTRO TERRITORIAL URBANO E O CIATA</w:t>
            </w:r>
            <w:r>
              <w:rPr>
                <w:noProof/>
                <w:webHidden/>
              </w:rPr>
              <w:tab/>
            </w:r>
            <w:r>
              <w:rPr>
                <w:noProof/>
                <w:webHidden/>
              </w:rPr>
              <w:fldChar w:fldCharType="begin"/>
            </w:r>
            <w:r>
              <w:rPr>
                <w:noProof/>
                <w:webHidden/>
              </w:rPr>
              <w:instrText xml:space="preserve"> PAGEREF _Toc226643948 \h </w:instrText>
            </w:r>
            <w:r>
              <w:rPr>
                <w:noProof/>
                <w:webHidden/>
              </w:rPr>
            </w:r>
            <w:r>
              <w:rPr>
                <w:noProof/>
                <w:webHidden/>
              </w:rPr>
              <w:fldChar w:fldCharType="separate"/>
            </w:r>
            <w:r>
              <w:rPr>
                <w:noProof/>
                <w:webHidden/>
              </w:rPr>
              <w:t>25</w:t>
            </w:r>
            <w:r>
              <w:rPr>
                <w:noProof/>
                <w:webHidden/>
              </w:rPr>
              <w:fldChar w:fldCharType="end"/>
            </w:r>
          </w:hyperlink>
        </w:p>
        <w:p w14:paraId="478B6C41" w14:textId="19590B97"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49" w:history="1">
            <w:r w:rsidRPr="00D62505">
              <w:rPr>
                <w:rStyle w:val="Hyperlink"/>
                <w:noProof/>
              </w:rPr>
              <w:t>2.4.1</w:t>
            </w:r>
            <w:r>
              <w:rPr>
                <w:rFonts w:asciiTheme="minorHAnsi" w:eastAsiaTheme="minorEastAsia" w:hAnsiTheme="minorHAnsi"/>
                <w:b w:val="0"/>
                <w:noProof/>
                <w:kern w:val="2"/>
                <w:szCs w:val="24"/>
                <w:lang w:eastAsia="pt-BR"/>
                <w14:ligatures w14:val="standardContextual"/>
              </w:rPr>
              <w:tab/>
            </w:r>
            <w:r w:rsidRPr="00D62505">
              <w:rPr>
                <w:rStyle w:val="Hyperlink"/>
                <w:noProof/>
              </w:rPr>
              <w:t>Modelo conceitual do CIATA</w:t>
            </w:r>
            <w:r>
              <w:rPr>
                <w:noProof/>
                <w:webHidden/>
              </w:rPr>
              <w:tab/>
            </w:r>
            <w:r>
              <w:rPr>
                <w:noProof/>
                <w:webHidden/>
              </w:rPr>
              <w:fldChar w:fldCharType="begin"/>
            </w:r>
            <w:r>
              <w:rPr>
                <w:noProof/>
                <w:webHidden/>
              </w:rPr>
              <w:instrText xml:space="preserve"> PAGEREF _Toc226643949 \h </w:instrText>
            </w:r>
            <w:r>
              <w:rPr>
                <w:noProof/>
                <w:webHidden/>
              </w:rPr>
            </w:r>
            <w:r>
              <w:rPr>
                <w:noProof/>
                <w:webHidden/>
              </w:rPr>
              <w:fldChar w:fldCharType="separate"/>
            </w:r>
            <w:r>
              <w:rPr>
                <w:noProof/>
                <w:webHidden/>
              </w:rPr>
              <w:t>25</w:t>
            </w:r>
            <w:r>
              <w:rPr>
                <w:noProof/>
                <w:webHidden/>
              </w:rPr>
              <w:fldChar w:fldCharType="end"/>
            </w:r>
          </w:hyperlink>
        </w:p>
        <w:p w14:paraId="4AC4C2AB" w14:textId="11247663"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50" w:history="1">
            <w:r w:rsidRPr="00D62505">
              <w:rPr>
                <w:rStyle w:val="Hyperlink"/>
                <w:noProof/>
              </w:rPr>
              <w:t>2.4.2</w:t>
            </w:r>
            <w:r>
              <w:rPr>
                <w:rFonts w:asciiTheme="minorHAnsi" w:eastAsiaTheme="minorEastAsia" w:hAnsiTheme="minorHAnsi"/>
                <w:b w:val="0"/>
                <w:noProof/>
                <w:kern w:val="2"/>
                <w:szCs w:val="24"/>
                <w:lang w:eastAsia="pt-BR"/>
                <w14:ligatures w14:val="standardContextual"/>
              </w:rPr>
              <w:tab/>
            </w:r>
            <w:r w:rsidRPr="00D62505">
              <w:rPr>
                <w:rStyle w:val="Hyperlink"/>
                <w:noProof/>
              </w:rPr>
              <w:t>A parcela no CIATA</w:t>
            </w:r>
            <w:r>
              <w:rPr>
                <w:noProof/>
                <w:webHidden/>
              </w:rPr>
              <w:tab/>
            </w:r>
            <w:r>
              <w:rPr>
                <w:noProof/>
                <w:webHidden/>
              </w:rPr>
              <w:fldChar w:fldCharType="begin"/>
            </w:r>
            <w:r>
              <w:rPr>
                <w:noProof/>
                <w:webHidden/>
              </w:rPr>
              <w:instrText xml:space="preserve"> PAGEREF _Toc226643950 \h </w:instrText>
            </w:r>
            <w:r>
              <w:rPr>
                <w:noProof/>
                <w:webHidden/>
              </w:rPr>
            </w:r>
            <w:r>
              <w:rPr>
                <w:noProof/>
                <w:webHidden/>
              </w:rPr>
              <w:fldChar w:fldCharType="separate"/>
            </w:r>
            <w:r>
              <w:rPr>
                <w:noProof/>
                <w:webHidden/>
              </w:rPr>
              <w:t>26</w:t>
            </w:r>
            <w:r>
              <w:rPr>
                <w:noProof/>
                <w:webHidden/>
              </w:rPr>
              <w:fldChar w:fldCharType="end"/>
            </w:r>
          </w:hyperlink>
        </w:p>
        <w:p w14:paraId="796CF7C7" w14:textId="75C5C520"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51" w:history="1">
            <w:r w:rsidRPr="00D62505">
              <w:rPr>
                <w:rStyle w:val="Hyperlink"/>
                <w:noProof/>
                <w14:scene3d>
                  <w14:camera w14:prst="orthographicFront"/>
                  <w14:lightRig w14:rig="threePt" w14:dir="t">
                    <w14:rot w14:lat="0" w14:lon="0" w14:rev="0"/>
                  </w14:lightRig>
                </w14:scene3d>
              </w:rPr>
              <w:t>2.5</w:t>
            </w:r>
            <w:r>
              <w:rPr>
                <w:rFonts w:asciiTheme="minorHAnsi" w:eastAsiaTheme="minorEastAsia" w:hAnsiTheme="minorHAnsi"/>
                <w:caps w:val="0"/>
                <w:noProof/>
                <w:kern w:val="2"/>
                <w:szCs w:val="24"/>
                <w:lang w:eastAsia="pt-BR"/>
                <w14:ligatures w14:val="standardContextual"/>
              </w:rPr>
              <w:tab/>
            </w:r>
            <w:r w:rsidRPr="00D62505">
              <w:rPr>
                <w:rStyle w:val="Hyperlink"/>
                <w:noProof/>
              </w:rPr>
              <w:t>CTM</w:t>
            </w:r>
            <w:r>
              <w:rPr>
                <w:noProof/>
                <w:webHidden/>
              </w:rPr>
              <w:tab/>
            </w:r>
            <w:r>
              <w:rPr>
                <w:noProof/>
                <w:webHidden/>
              </w:rPr>
              <w:fldChar w:fldCharType="begin"/>
            </w:r>
            <w:r>
              <w:rPr>
                <w:noProof/>
                <w:webHidden/>
              </w:rPr>
              <w:instrText xml:space="preserve"> PAGEREF _Toc226643951 \h </w:instrText>
            </w:r>
            <w:r>
              <w:rPr>
                <w:noProof/>
                <w:webHidden/>
              </w:rPr>
            </w:r>
            <w:r>
              <w:rPr>
                <w:noProof/>
                <w:webHidden/>
              </w:rPr>
              <w:fldChar w:fldCharType="separate"/>
            </w:r>
            <w:r>
              <w:rPr>
                <w:noProof/>
                <w:webHidden/>
              </w:rPr>
              <w:t>26</w:t>
            </w:r>
            <w:r>
              <w:rPr>
                <w:noProof/>
                <w:webHidden/>
              </w:rPr>
              <w:fldChar w:fldCharType="end"/>
            </w:r>
          </w:hyperlink>
        </w:p>
        <w:p w14:paraId="646A8F71" w14:textId="07AC8327"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52" w:history="1">
            <w:r w:rsidRPr="00D62505">
              <w:rPr>
                <w:rStyle w:val="Hyperlink"/>
                <w:noProof/>
                <w14:scene3d>
                  <w14:camera w14:prst="orthographicFront"/>
                  <w14:lightRig w14:rig="threePt" w14:dir="t">
                    <w14:rot w14:lat="0" w14:lon="0" w14:rev="0"/>
                  </w14:lightRig>
                </w14:scene3d>
              </w:rPr>
              <w:t>2.6</w:t>
            </w:r>
            <w:r>
              <w:rPr>
                <w:rFonts w:asciiTheme="minorHAnsi" w:eastAsiaTheme="minorEastAsia" w:hAnsiTheme="minorHAnsi"/>
                <w:caps w:val="0"/>
                <w:noProof/>
                <w:kern w:val="2"/>
                <w:szCs w:val="24"/>
                <w:lang w:eastAsia="pt-BR"/>
                <w14:ligatures w14:val="standardContextual"/>
              </w:rPr>
              <w:tab/>
            </w:r>
            <w:r w:rsidRPr="00D62505">
              <w:rPr>
                <w:rStyle w:val="Hyperlink"/>
                <w:noProof/>
              </w:rPr>
              <w:t>LADM</w:t>
            </w:r>
            <w:r>
              <w:rPr>
                <w:noProof/>
                <w:webHidden/>
              </w:rPr>
              <w:tab/>
            </w:r>
            <w:r>
              <w:rPr>
                <w:noProof/>
                <w:webHidden/>
              </w:rPr>
              <w:fldChar w:fldCharType="begin"/>
            </w:r>
            <w:r>
              <w:rPr>
                <w:noProof/>
                <w:webHidden/>
              </w:rPr>
              <w:instrText xml:space="preserve"> PAGEREF _Toc226643952 \h </w:instrText>
            </w:r>
            <w:r>
              <w:rPr>
                <w:noProof/>
                <w:webHidden/>
              </w:rPr>
            </w:r>
            <w:r>
              <w:rPr>
                <w:noProof/>
                <w:webHidden/>
              </w:rPr>
              <w:fldChar w:fldCharType="separate"/>
            </w:r>
            <w:r>
              <w:rPr>
                <w:noProof/>
                <w:webHidden/>
              </w:rPr>
              <w:t>29</w:t>
            </w:r>
            <w:r>
              <w:rPr>
                <w:noProof/>
                <w:webHidden/>
              </w:rPr>
              <w:fldChar w:fldCharType="end"/>
            </w:r>
          </w:hyperlink>
        </w:p>
        <w:p w14:paraId="670DCF85" w14:textId="516608D8"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53" w:history="1">
            <w:r w:rsidRPr="00D62505">
              <w:rPr>
                <w:rStyle w:val="Hyperlink"/>
                <w:noProof/>
              </w:rPr>
              <w:t>2.6.1</w:t>
            </w:r>
            <w:r>
              <w:rPr>
                <w:rFonts w:asciiTheme="minorHAnsi" w:eastAsiaTheme="minorEastAsia" w:hAnsiTheme="minorHAnsi"/>
                <w:b w:val="0"/>
                <w:noProof/>
                <w:kern w:val="2"/>
                <w:szCs w:val="24"/>
                <w:lang w:eastAsia="pt-BR"/>
                <w14:ligatures w14:val="standardContextual"/>
              </w:rPr>
              <w:tab/>
            </w:r>
            <w:r w:rsidRPr="00D62505">
              <w:rPr>
                <w:rStyle w:val="Hyperlink"/>
                <w:noProof/>
              </w:rPr>
              <w:t>O CNEFE e o LADM</w:t>
            </w:r>
            <w:r>
              <w:rPr>
                <w:noProof/>
                <w:webHidden/>
              </w:rPr>
              <w:tab/>
            </w:r>
            <w:r>
              <w:rPr>
                <w:noProof/>
                <w:webHidden/>
              </w:rPr>
              <w:fldChar w:fldCharType="begin"/>
            </w:r>
            <w:r>
              <w:rPr>
                <w:noProof/>
                <w:webHidden/>
              </w:rPr>
              <w:instrText xml:space="preserve"> PAGEREF _Toc226643953 \h </w:instrText>
            </w:r>
            <w:r>
              <w:rPr>
                <w:noProof/>
                <w:webHidden/>
              </w:rPr>
            </w:r>
            <w:r>
              <w:rPr>
                <w:noProof/>
                <w:webHidden/>
              </w:rPr>
              <w:fldChar w:fldCharType="separate"/>
            </w:r>
            <w:r>
              <w:rPr>
                <w:noProof/>
                <w:webHidden/>
              </w:rPr>
              <w:t>31</w:t>
            </w:r>
            <w:r>
              <w:rPr>
                <w:noProof/>
                <w:webHidden/>
              </w:rPr>
              <w:fldChar w:fldCharType="end"/>
            </w:r>
          </w:hyperlink>
        </w:p>
        <w:p w14:paraId="17DF099F" w14:textId="69BA0A23"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54" w:history="1">
            <w:r w:rsidRPr="00D62505">
              <w:rPr>
                <w:rStyle w:val="Hyperlink"/>
                <w:noProof/>
              </w:rPr>
              <w:t>2.6.2</w:t>
            </w:r>
            <w:r>
              <w:rPr>
                <w:rFonts w:asciiTheme="minorHAnsi" w:eastAsiaTheme="minorEastAsia" w:hAnsiTheme="minorHAnsi"/>
                <w:b w:val="0"/>
                <w:noProof/>
                <w:kern w:val="2"/>
                <w:szCs w:val="24"/>
                <w:lang w:eastAsia="pt-BR"/>
                <w14:ligatures w14:val="standardContextual"/>
              </w:rPr>
              <w:tab/>
            </w:r>
            <w:r w:rsidRPr="00D62505">
              <w:rPr>
                <w:rStyle w:val="Hyperlink"/>
                <w:noProof/>
              </w:rPr>
              <w:t>O CIATA e o LADM</w:t>
            </w:r>
            <w:r>
              <w:rPr>
                <w:noProof/>
                <w:webHidden/>
              </w:rPr>
              <w:tab/>
            </w:r>
            <w:r>
              <w:rPr>
                <w:noProof/>
                <w:webHidden/>
              </w:rPr>
              <w:fldChar w:fldCharType="begin"/>
            </w:r>
            <w:r>
              <w:rPr>
                <w:noProof/>
                <w:webHidden/>
              </w:rPr>
              <w:instrText xml:space="preserve"> PAGEREF _Toc226643954 \h </w:instrText>
            </w:r>
            <w:r>
              <w:rPr>
                <w:noProof/>
                <w:webHidden/>
              </w:rPr>
            </w:r>
            <w:r>
              <w:rPr>
                <w:noProof/>
                <w:webHidden/>
              </w:rPr>
              <w:fldChar w:fldCharType="separate"/>
            </w:r>
            <w:r>
              <w:rPr>
                <w:noProof/>
                <w:webHidden/>
              </w:rPr>
              <w:t>33</w:t>
            </w:r>
            <w:r>
              <w:rPr>
                <w:noProof/>
                <w:webHidden/>
              </w:rPr>
              <w:fldChar w:fldCharType="end"/>
            </w:r>
          </w:hyperlink>
        </w:p>
        <w:p w14:paraId="6280C63E" w14:textId="7756161A"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55" w:history="1">
            <w:r w:rsidRPr="00D62505">
              <w:rPr>
                <w:rStyle w:val="Hyperlink"/>
                <w:noProof/>
                <w14:scene3d>
                  <w14:camera w14:prst="orthographicFront"/>
                  <w14:lightRig w14:rig="threePt" w14:dir="t">
                    <w14:rot w14:lat="0" w14:lon="0" w14:rev="0"/>
                  </w14:lightRig>
                </w14:scene3d>
              </w:rPr>
              <w:t>2.7</w:t>
            </w:r>
            <w:r>
              <w:rPr>
                <w:rFonts w:asciiTheme="minorHAnsi" w:eastAsiaTheme="minorEastAsia" w:hAnsiTheme="minorHAnsi"/>
                <w:caps w:val="0"/>
                <w:noProof/>
                <w:kern w:val="2"/>
                <w:szCs w:val="24"/>
                <w:lang w:eastAsia="pt-BR"/>
                <w14:ligatures w14:val="standardContextual"/>
              </w:rPr>
              <w:tab/>
            </w:r>
            <w:r w:rsidRPr="00D62505">
              <w:rPr>
                <w:rStyle w:val="Hyperlink"/>
                <w:noProof/>
              </w:rPr>
              <w:t>OPENSTREETMAP – OSM</w:t>
            </w:r>
            <w:r>
              <w:rPr>
                <w:noProof/>
                <w:webHidden/>
              </w:rPr>
              <w:tab/>
            </w:r>
            <w:r>
              <w:rPr>
                <w:noProof/>
                <w:webHidden/>
              </w:rPr>
              <w:fldChar w:fldCharType="begin"/>
            </w:r>
            <w:r>
              <w:rPr>
                <w:noProof/>
                <w:webHidden/>
              </w:rPr>
              <w:instrText xml:space="preserve"> PAGEREF _Toc226643955 \h </w:instrText>
            </w:r>
            <w:r>
              <w:rPr>
                <w:noProof/>
                <w:webHidden/>
              </w:rPr>
            </w:r>
            <w:r>
              <w:rPr>
                <w:noProof/>
                <w:webHidden/>
              </w:rPr>
              <w:fldChar w:fldCharType="separate"/>
            </w:r>
            <w:r>
              <w:rPr>
                <w:noProof/>
                <w:webHidden/>
              </w:rPr>
              <w:t>35</w:t>
            </w:r>
            <w:r>
              <w:rPr>
                <w:noProof/>
                <w:webHidden/>
              </w:rPr>
              <w:fldChar w:fldCharType="end"/>
            </w:r>
          </w:hyperlink>
        </w:p>
        <w:p w14:paraId="01421C2F" w14:textId="1C2D93B7" w:rsidR="00F02416" w:rsidRDefault="00F02416">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6643956" w:history="1">
            <w:r w:rsidRPr="00D62505">
              <w:rPr>
                <w:rStyle w:val="Hyperlink"/>
                <w:noProof/>
                <w14:scene3d>
                  <w14:camera w14:prst="orthographicFront"/>
                  <w14:lightRig w14:rig="threePt" w14:dir="t">
                    <w14:rot w14:lat="0" w14:lon="0" w14:rev="0"/>
                  </w14:lightRig>
                </w14:scene3d>
              </w:rPr>
              <w:t>3</w:t>
            </w:r>
            <w:r>
              <w:rPr>
                <w:rFonts w:asciiTheme="minorHAnsi" w:eastAsiaTheme="minorEastAsia" w:hAnsiTheme="minorHAnsi"/>
                <w:b w:val="0"/>
                <w:caps w:val="0"/>
                <w:noProof/>
                <w:kern w:val="2"/>
                <w:szCs w:val="24"/>
                <w:lang w:eastAsia="pt-BR"/>
                <w14:ligatures w14:val="standardContextual"/>
              </w:rPr>
              <w:tab/>
            </w:r>
            <w:r w:rsidRPr="00D62505">
              <w:rPr>
                <w:rStyle w:val="Hyperlink"/>
                <w:noProof/>
              </w:rPr>
              <w:t>MATERIAIS E MÉTODO</w:t>
            </w:r>
            <w:r>
              <w:rPr>
                <w:noProof/>
                <w:webHidden/>
              </w:rPr>
              <w:tab/>
            </w:r>
            <w:r>
              <w:rPr>
                <w:noProof/>
                <w:webHidden/>
              </w:rPr>
              <w:fldChar w:fldCharType="begin"/>
            </w:r>
            <w:r>
              <w:rPr>
                <w:noProof/>
                <w:webHidden/>
              </w:rPr>
              <w:instrText xml:space="preserve"> PAGEREF _Toc226643956 \h </w:instrText>
            </w:r>
            <w:r>
              <w:rPr>
                <w:noProof/>
                <w:webHidden/>
              </w:rPr>
            </w:r>
            <w:r>
              <w:rPr>
                <w:noProof/>
                <w:webHidden/>
              </w:rPr>
              <w:fldChar w:fldCharType="separate"/>
            </w:r>
            <w:r>
              <w:rPr>
                <w:noProof/>
                <w:webHidden/>
              </w:rPr>
              <w:t>37</w:t>
            </w:r>
            <w:r>
              <w:rPr>
                <w:noProof/>
                <w:webHidden/>
              </w:rPr>
              <w:fldChar w:fldCharType="end"/>
            </w:r>
          </w:hyperlink>
        </w:p>
        <w:p w14:paraId="603FDA83" w14:textId="5F215D03"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57" w:history="1">
            <w:r w:rsidRPr="00D62505">
              <w:rPr>
                <w:rStyle w:val="Hyperlink"/>
                <w:noProof/>
                <w14:scene3d>
                  <w14:camera w14:prst="orthographicFront"/>
                  <w14:lightRig w14:rig="threePt" w14:dir="t">
                    <w14:rot w14:lat="0" w14:lon="0" w14:rev="0"/>
                  </w14:lightRig>
                </w14:scene3d>
              </w:rPr>
              <w:t>3.1</w:t>
            </w:r>
            <w:r>
              <w:rPr>
                <w:rFonts w:asciiTheme="minorHAnsi" w:eastAsiaTheme="minorEastAsia" w:hAnsiTheme="minorHAnsi"/>
                <w:caps w:val="0"/>
                <w:noProof/>
                <w:kern w:val="2"/>
                <w:szCs w:val="24"/>
                <w:lang w:eastAsia="pt-BR"/>
                <w14:ligatures w14:val="standardContextual"/>
              </w:rPr>
              <w:tab/>
            </w:r>
            <w:r w:rsidRPr="00D62505">
              <w:rPr>
                <w:rStyle w:val="Hyperlink"/>
                <w:noProof/>
              </w:rPr>
              <w:t>CARACTERIZAÇÃO DA ÁREA DE ESTUDO</w:t>
            </w:r>
            <w:r>
              <w:rPr>
                <w:noProof/>
                <w:webHidden/>
              </w:rPr>
              <w:tab/>
            </w:r>
            <w:r>
              <w:rPr>
                <w:noProof/>
                <w:webHidden/>
              </w:rPr>
              <w:fldChar w:fldCharType="begin"/>
            </w:r>
            <w:r>
              <w:rPr>
                <w:noProof/>
                <w:webHidden/>
              </w:rPr>
              <w:instrText xml:space="preserve"> PAGEREF _Toc226643957 \h </w:instrText>
            </w:r>
            <w:r>
              <w:rPr>
                <w:noProof/>
                <w:webHidden/>
              </w:rPr>
            </w:r>
            <w:r>
              <w:rPr>
                <w:noProof/>
                <w:webHidden/>
              </w:rPr>
              <w:fldChar w:fldCharType="separate"/>
            </w:r>
            <w:r>
              <w:rPr>
                <w:noProof/>
                <w:webHidden/>
              </w:rPr>
              <w:t>37</w:t>
            </w:r>
            <w:r>
              <w:rPr>
                <w:noProof/>
                <w:webHidden/>
              </w:rPr>
              <w:fldChar w:fldCharType="end"/>
            </w:r>
          </w:hyperlink>
        </w:p>
        <w:p w14:paraId="0CAED093" w14:textId="1F9AEC74"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58" w:history="1">
            <w:r w:rsidRPr="00D62505">
              <w:rPr>
                <w:rStyle w:val="Hyperlink"/>
                <w:noProof/>
                <w14:scene3d>
                  <w14:camera w14:prst="orthographicFront"/>
                  <w14:lightRig w14:rig="threePt" w14:dir="t">
                    <w14:rot w14:lat="0" w14:lon="0" w14:rev="0"/>
                  </w14:lightRig>
                </w14:scene3d>
              </w:rPr>
              <w:t>3.2</w:t>
            </w:r>
            <w:r>
              <w:rPr>
                <w:rFonts w:asciiTheme="minorHAnsi" w:eastAsiaTheme="minorEastAsia" w:hAnsiTheme="minorHAnsi"/>
                <w:caps w:val="0"/>
                <w:noProof/>
                <w:kern w:val="2"/>
                <w:szCs w:val="24"/>
                <w:lang w:eastAsia="pt-BR"/>
                <w14:ligatures w14:val="standardContextual"/>
              </w:rPr>
              <w:tab/>
            </w:r>
            <w:r w:rsidRPr="00D62505">
              <w:rPr>
                <w:rStyle w:val="Hyperlink"/>
                <w:noProof/>
              </w:rPr>
              <w:t>MATERIAIS</w:t>
            </w:r>
            <w:r>
              <w:rPr>
                <w:noProof/>
                <w:webHidden/>
              </w:rPr>
              <w:tab/>
            </w:r>
            <w:r>
              <w:rPr>
                <w:noProof/>
                <w:webHidden/>
              </w:rPr>
              <w:fldChar w:fldCharType="begin"/>
            </w:r>
            <w:r>
              <w:rPr>
                <w:noProof/>
                <w:webHidden/>
              </w:rPr>
              <w:instrText xml:space="preserve"> PAGEREF _Toc226643958 \h </w:instrText>
            </w:r>
            <w:r>
              <w:rPr>
                <w:noProof/>
                <w:webHidden/>
              </w:rPr>
            </w:r>
            <w:r>
              <w:rPr>
                <w:noProof/>
                <w:webHidden/>
              </w:rPr>
              <w:fldChar w:fldCharType="separate"/>
            </w:r>
            <w:r>
              <w:rPr>
                <w:noProof/>
                <w:webHidden/>
              </w:rPr>
              <w:t>38</w:t>
            </w:r>
            <w:r>
              <w:rPr>
                <w:noProof/>
                <w:webHidden/>
              </w:rPr>
              <w:fldChar w:fldCharType="end"/>
            </w:r>
          </w:hyperlink>
        </w:p>
        <w:p w14:paraId="29845572" w14:textId="31D00368"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59" w:history="1">
            <w:r w:rsidRPr="00D62505">
              <w:rPr>
                <w:rStyle w:val="Hyperlink"/>
                <w:i/>
                <w:iCs/>
                <w:noProof/>
              </w:rPr>
              <w:t>3.2.1</w:t>
            </w:r>
            <w:r>
              <w:rPr>
                <w:rFonts w:asciiTheme="minorHAnsi" w:eastAsiaTheme="minorEastAsia" w:hAnsiTheme="minorHAnsi"/>
                <w:b w:val="0"/>
                <w:noProof/>
                <w:kern w:val="2"/>
                <w:szCs w:val="24"/>
                <w:lang w:eastAsia="pt-BR"/>
                <w14:ligatures w14:val="standardContextual"/>
              </w:rPr>
              <w:tab/>
            </w:r>
            <w:r w:rsidRPr="00D62505">
              <w:rPr>
                <w:rStyle w:val="Hyperlink"/>
                <w:noProof/>
              </w:rPr>
              <w:t xml:space="preserve">Atributos do CNEFE Usados no </w:t>
            </w:r>
            <w:r w:rsidRPr="00D62505">
              <w:rPr>
                <w:rStyle w:val="Hyperlink"/>
                <w:i/>
                <w:iCs/>
                <w:noProof/>
              </w:rPr>
              <w:t>SuperCIATA</w:t>
            </w:r>
            <w:r>
              <w:rPr>
                <w:noProof/>
                <w:webHidden/>
              </w:rPr>
              <w:tab/>
            </w:r>
            <w:r>
              <w:rPr>
                <w:noProof/>
                <w:webHidden/>
              </w:rPr>
              <w:fldChar w:fldCharType="begin"/>
            </w:r>
            <w:r>
              <w:rPr>
                <w:noProof/>
                <w:webHidden/>
              </w:rPr>
              <w:instrText xml:space="preserve"> PAGEREF _Toc226643959 \h </w:instrText>
            </w:r>
            <w:r>
              <w:rPr>
                <w:noProof/>
                <w:webHidden/>
              </w:rPr>
            </w:r>
            <w:r>
              <w:rPr>
                <w:noProof/>
                <w:webHidden/>
              </w:rPr>
              <w:fldChar w:fldCharType="separate"/>
            </w:r>
            <w:r>
              <w:rPr>
                <w:noProof/>
                <w:webHidden/>
              </w:rPr>
              <w:t>39</w:t>
            </w:r>
            <w:r>
              <w:rPr>
                <w:noProof/>
                <w:webHidden/>
              </w:rPr>
              <w:fldChar w:fldCharType="end"/>
            </w:r>
          </w:hyperlink>
        </w:p>
        <w:p w14:paraId="54CEB92D" w14:textId="1748C146"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60" w:history="1">
            <w:r w:rsidRPr="00D62505">
              <w:rPr>
                <w:rStyle w:val="Hyperlink"/>
                <w:i/>
                <w:iCs/>
                <w:noProof/>
              </w:rPr>
              <w:t>3.2.2</w:t>
            </w:r>
            <w:r>
              <w:rPr>
                <w:rFonts w:asciiTheme="minorHAnsi" w:eastAsiaTheme="minorEastAsia" w:hAnsiTheme="minorHAnsi"/>
                <w:b w:val="0"/>
                <w:noProof/>
                <w:kern w:val="2"/>
                <w:szCs w:val="24"/>
                <w:lang w:eastAsia="pt-BR"/>
                <w14:ligatures w14:val="standardContextual"/>
              </w:rPr>
              <w:tab/>
            </w:r>
            <w:r w:rsidRPr="00D62505">
              <w:rPr>
                <w:rStyle w:val="Hyperlink"/>
                <w:noProof/>
              </w:rPr>
              <w:t xml:space="preserve">Atributos do Cadastro Territorial Urbano essenciais ao </w:t>
            </w:r>
            <w:r w:rsidRPr="00D62505">
              <w:rPr>
                <w:rStyle w:val="Hyperlink"/>
                <w:i/>
                <w:iCs/>
                <w:noProof/>
              </w:rPr>
              <w:t>SuperCIATA</w:t>
            </w:r>
            <w:r>
              <w:rPr>
                <w:noProof/>
                <w:webHidden/>
              </w:rPr>
              <w:tab/>
            </w:r>
            <w:r>
              <w:rPr>
                <w:noProof/>
                <w:webHidden/>
              </w:rPr>
              <w:fldChar w:fldCharType="begin"/>
            </w:r>
            <w:r>
              <w:rPr>
                <w:noProof/>
                <w:webHidden/>
              </w:rPr>
              <w:instrText xml:space="preserve"> PAGEREF _Toc226643960 \h </w:instrText>
            </w:r>
            <w:r>
              <w:rPr>
                <w:noProof/>
                <w:webHidden/>
              </w:rPr>
            </w:r>
            <w:r>
              <w:rPr>
                <w:noProof/>
                <w:webHidden/>
              </w:rPr>
              <w:fldChar w:fldCharType="separate"/>
            </w:r>
            <w:r>
              <w:rPr>
                <w:noProof/>
                <w:webHidden/>
              </w:rPr>
              <w:t>45</w:t>
            </w:r>
            <w:r>
              <w:rPr>
                <w:noProof/>
                <w:webHidden/>
              </w:rPr>
              <w:fldChar w:fldCharType="end"/>
            </w:r>
          </w:hyperlink>
        </w:p>
        <w:p w14:paraId="19A2C71F" w14:textId="641E8F02"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61" w:history="1">
            <w:r w:rsidRPr="00D62505">
              <w:rPr>
                <w:rStyle w:val="Hyperlink"/>
                <w:noProof/>
              </w:rPr>
              <w:t>3.2.3</w:t>
            </w:r>
            <w:r>
              <w:rPr>
                <w:rFonts w:asciiTheme="minorHAnsi" w:eastAsiaTheme="minorEastAsia" w:hAnsiTheme="minorHAnsi"/>
                <w:b w:val="0"/>
                <w:noProof/>
                <w:kern w:val="2"/>
                <w:szCs w:val="24"/>
                <w:lang w:eastAsia="pt-BR"/>
                <w14:ligatures w14:val="standardContextual"/>
              </w:rPr>
              <w:tab/>
            </w:r>
            <w:r w:rsidRPr="00D62505">
              <w:rPr>
                <w:rStyle w:val="Hyperlink"/>
                <w:noProof/>
              </w:rPr>
              <w:t xml:space="preserve">Atributos do </w:t>
            </w:r>
            <w:r w:rsidRPr="00D62505">
              <w:rPr>
                <w:rStyle w:val="Hyperlink"/>
                <w:i/>
                <w:iCs/>
                <w:noProof/>
              </w:rPr>
              <w:t>OpenStreetMap</w:t>
            </w:r>
            <w:r w:rsidRPr="00D62505">
              <w:rPr>
                <w:rStyle w:val="Hyperlink"/>
                <w:noProof/>
              </w:rPr>
              <w:t xml:space="preserve"> Usados no </w:t>
            </w:r>
            <w:r w:rsidRPr="00D62505">
              <w:rPr>
                <w:rStyle w:val="Hyperlink"/>
                <w:i/>
                <w:iCs/>
                <w:noProof/>
              </w:rPr>
              <w:t>SuperCIATA</w:t>
            </w:r>
            <w:r>
              <w:rPr>
                <w:noProof/>
                <w:webHidden/>
              </w:rPr>
              <w:tab/>
            </w:r>
            <w:r>
              <w:rPr>
                <w:noProof/>
                <w:webHidden/>
              </w:rPr>
              <w:fldChar w:fldCharType="begin"/>
            </w:r>
            <w:r>
              <w:rPr>
                <w:noProof/>
                <w:webHidden/>
              </w:rPr>
              <w:instrText xml:space="preserve"> PAGEREF _Toc226643961 \h </w:instrText>
            </w:r>
            <w:r>
              <w:rPr>
                <w:noProof/>
                <w:webHidden/>
              </w:rPr>
            </w:r>
            <w:r>
              <w:rPr>
                <w:noProof/>
                <w:webHidden/>
              </w:rPr>
              <w:fldChar w:fldCharType="separate"/>
            </w:r>
            <w:r>
              <w:rPr>
                <w:noProof/>
                <w:webHidden/>
              </w:rPr>
              <w:t>51</w:t>
            </w:r>
            <w:r>
              <w:rPr>
                <w:noProof/>
                <w:webHidden/>
              </w:rPr>
              <w:fldChar w:fldCharType="end"/>
            </w:r>
          </w:hyperlink>
        </w:p>
        <w:p w14:paraId="14BDA696" w14:textId="41BC6337"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62" w:history="1">
            <w:r w:rsidRPr="00D62505">
              <w:rPr>
                <w:rStyle w:val="Hyperlink"/>
                <w:noProof/>
              </w:rPr>
              <w:t>3.2.4</w:t>
            </w:r>
            <w:r>
              <w:rPr>
                <w:rFonts w:asciiTheme="minorHAnsi" w:eastAsiaTheme="minorEastAsia" w:hAnsiTheme="minorHAnsi"/>
                <w:b w:val="0"/>
                <w:noProof/>
                <w:kern w:val="2"/>
                <w:szCs w:val="24"/>
                <w:lang w:eastAsia="pt-BR"/>
                <w14:ligatures w14:val="standardContextual"/>
              </w:rPr>
              <w:tab/>
            </w:r>
            <w:r w:rsidRPr="00D62505">
              <w:rPr>
                <w:rStyle w:val="Hyperlink"/>
                <w:noProof/>
              </w:rPr>
              <w:t xml:space="preserve">Ferramentas de desenvolvimento do </w:t>
            </w:r>
            <w:r w:rsidRPr="00D62505">
              <w:rPr>
                <w:rStyle w:val="Hyperlink"/>
                <w:i/>
                <w:iCs/>
                <w:noProof/>
              </w:rPr>
              <w:t>SuperCIATA</w:t>
            </w:r>
            <w:r>
              <w:rPr>
                <w:noProof/>
                <w:webHidden/>
              </w:rPr>
              <w:tab/>
            </w:r>
            <w:r>
              <w:rPr>
                <w:noProof/>
                <w:webHidden/>
              </w:rPr>
              <w:fldChar w:fldCharType="begin"/>
            </w:r>
            <w:r>
              <w:rPr>
                <w:noProof/>
                <w:webHidden/>
              </w:rPr>
              <w:instrText xml:space="preserve"> PAGEREF _Toc226643962 \h </w:instrText>
            </w:r>
            <w:r>
              <w:rPr>
                <w:noProof/>
                <w:webHidden/>
              </w:rPr>
            </w:r>
            <w:r>
              <w:rPr>
                <w:noProof/>
                <w:webHidden/>
              </w:rPr>
              <w:fldChar w:fldCharType="separate"/>
            </w:r>
            <w:r>
              <w:rPr>
                <w:noProof/>
                <w:webHidden/>
              </w:rPr>
              <w:t>52</w:t>
            </w:r>
            <w:r>
              <w:rPr>
                <w:noProof/>
                <w:webHidden/>
              </w:rPr>
              <w:fldChar w:fldCharType="end"/>
            </w:r>
          </w:hyperlink>
        </w:p>
        <w:p w14:paraId="4AAC966B" w14:textId="220402AE"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63" w:history="1">
            <w:r w:rsidRPr="00D62505">
              <w:rPr>
                <w:rStyle w:val="Hyperlink"/>
                <w:noProof/>
                <w14:scene3d>
                  <w14:camera w14:prst="orthographicFront"/>
                  <w14:lightRig w14:rig="threePt" w14:dir="t">
                    <w14:rot w14:lat="0" w14:lon="0" w14:rev="0"/>
                  </w14:lightRig>
                </w14:scene3d>
              </w:rPr>
              <w:t>3.3</w:t>
            </w:r>
            <w:r>
              <w:rPr>
                <w:rFonts w:asciiTheme="minorHAnsi" w:eastAsiaTheme="minorEastAsia" w:hAnsiTheme="minorHAnsi"/>
                <w:caps w:val="0"/>
                <w:noProof/>
                <w:kern w:val="2"/>
                <w:szCs w:val="24"/>
                <w:lang w:eastAsia="pt-BR"/>
                <w14:ligatures w14:val="standardContextual"/>
              </w:rPr>
              <w:tab/>
            </w:r>
            <w:r w:rsidRPr="00D62505">
              <w:rPr>
                <w:rStyle w:val="Hyperlink"/>
                <w:noProof/>
              </w:rPr>
              <w:t>MÉTODOS</w:t>
            </w:r>
            <w:r>
              <w:rPr>
                <w:noProof/>
                <w:webHidden/>
              </w:rPr>
              <w:tab/>
            </w:r>
            <w:r>
              <w:rPr>
                <w:noProof/>
                <w:webHidden/>
              </w:rPr>
              <w:fldChar w:fldCharType="begin"/>
            </w:r>
            <w:r>
              <w:rPr>
                <w:noProof/>
                <w:webHidden/>
              </w:rPr>
              <w:instrText xml:space="preserve"> PAGEREF _Toc226643963 \h </w:instrText>
            </w:r>
            <w:r>
              <w:rPr>
                <w:noProof/>
                <w:webHidden/>
              </w:rPr>
            </w:r>
            <w:r>
              <w:rPr>
                <w:noProof/>
                <w:webHidden/>
              </w:rPr>
              <w:fldChar w:fldCharType="separate"/>
            </w:r>
            <w:r>
              <w:rPr>
                <w:noProof/>
                <w:webHidden/>
              </w:rPr>
              <w:t>53</w:t>
            </w:r>
            <w:r>
              <w:rPr>
                <w:noProof/>
                <w:webHidden/>
              </w:rPr>
              <w:fldChar w:fldCharType="end"/>
            </w:r>
          </w:hyperlink>
        </w:p>
        <w:p w14:paraId="5A135D1D" w14:textId="63AAE150"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64" w:history="1">
            <w:r w:rsidRPr="00D62505">
              <w:rPr>
                <w:rStyle w:val="Hyperlink"/>
                <w:noProof/>
              </w:rPr>
              <w:t>3.3.1</w:t>
            </w:r>
            <w:r>
              <w:rPr>
                <w:rFonts w:asciiTheme="minorHAnsi" w:eastAsiaTheme="minorEastAsia" w:hAnsiTheme="minorHAnsi"/>
                <w:b w:val="0"/>
                <w:noProof/>
                <w:kern w:val="2"/>
                <w:szCs w:val="24"/>
                <w:lang w:eastAsia="pt-BR"/>
                <w14:ligatures w14:val="standardContextual"/>
              </w:rPr>
              <w:tab/>
            </w:r>
            <w:r w:rsidRPr="00D62505">
              <w:rPr>
                <w:rStyle w:val="Hyperlink"/>
                <w:noProof/>
              </w:rPr>
              <w:t>Análise da Persistência Estrutural do Modelo CIATA</w:t>
            </w:r>
            <w:r>
              <w:rPr>
                <w:noProof/>
                <w:webHidden/>
              </w:rPr>
              <w:tab/>
            </w:r>
            <w:r>
              <w:rPr>
                <w:noProof/>
                <w:webHidden/>
              </w:rPr>
              <w:fldChar w:fldCharType="begin"/>
            </w:r>
            <w:r>
              <w:rPr>
                <w:noProof/>
                <w:webHidden/>
              </w:rPr>
              <w:instrText xml:space="preserve"> PAGEREF _Toc226643964 \h </w:instrText>
            </w:r>
            <w:r>
              <w:rPr>
                <w:noProof/>
                <w:webHidden/>
              </w:rPr>
            </w:r>
            <w:r>
              <w:rPr>
                <w:noProof/>
                <w:webHidden/>
              </w:rPr>
              <w:fldChar w:fldCharType="separate"/>
            </w:r>
            <w:r>
              <w:rPr>
                <w:noProof/>
                <w:webHidden/>
              </w:rPr>
              <w:t>53</w:t>
            </w:r>
            <w:r>
              <w:rPr>
                <w:noProof/>
                <w:webHidden/>
              </w:rPr>
              <w:fldChar w:fldCharType="end"/>
            </w:r>
          </w:hyperlink>
        </w:p>
        <w:p w14:paraId="33E7FDFF" w14:textId="6DDBB895"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65" w:history="1">
            <w:r w:rsidRPr="00D62505">
              <w:rPr>
                <w:rStyle w:val="Hyperlink"/>
                <w:noProof/>
              </w:rPr>
              <w:t>3.3.2</w:t>
            </w:r>
            <w:r>
              <w:rPr>
                <w:rFonts w:asciiTheme="minorHAnsi" w:eastAsiaTheme="minorEastAsia" w:hAnsiTheme="minorHAnsi"/>
                <w:b w:val="0"/>
                <w:noProof/>
                <w:kern w:val="2"/>
                <w:szCs w:val="24"/>
                <w:lang w:eastAsia="pt-BR"/>
                <w14:ligatures w14:val="standardContextual"/>
              </w:rPr>
              <w:tab/>
            </w:r>
            <w:r w:rsidRPr="00D62505">
              <w:rPr>
                <w:rStyle w:val="Hyperlink"/>
                <w:noProof/>
              </w:rPr>
              <w:t>Obtenção e tratamento dos pontos do IBGE</w:t>
            </w:r>
            <w:r>
              <w:rPr>
                <w:noProof/>
                <w:webHidden/>
              </w:rPr>
              <w:tab/>
            </w:r>
            <w:r>
              <w:rPr>
                <w:noProof/>
                <w:webHidden/>
              </w:rPr>
              <w:fldChar w:fldCharType="begin"/>
            </w:r>
            <w:r>
              <w:rPr>
                <w:noProof/>
                <w:webHidden/>
              </w:rPr>
              <w:instrText xml:space="preserve"> PAGEREF _Toc226643965 \h </w:instrText>
            </w:r>
            <w:r>
              <w:rPr>
                <w:noProof/>
                <w:webHidden/>
              </w:rPr>
            </w:r>
            <w:r>
              <w:rPr>
                <w:noProof/>
                <w:webHidden/>
              </w:rPr>
              <w:fldChar w:fldCharType="separate"/>
            </w:r>
            <w:r>
              <w:rPr>
                <w:noProof/>
                <w:webHidden/>
              </w:rPr>
              <w:t>54</w:t>
            </w:r>
            <w:r>
              <w:rPr>
                <w:noProof/>
                <w:webHidden/>
              </w:rPr>
              <w:fldChar w:fldCharType="end"/>
            </w:r>
          </w:hyperlink>
        </w:p>
        <w:p w14:paraId="6607FF05" w14:textId="7624463A"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66" w:history="1">
            <w:r w:rsidRPr="00D62505">
              <w:rPr>
                <w:rStyle w:val="Hyperlink"/>
                <w:noProof/>
              </w:rPr>
              <w:t>3.3.3</w:t>
            </w:r>
            <w:r>
              <w:rPr>
                <w:rFonts w:asciiTheme="minorHAnsi" w:eastAsiaTheme="minorEastAsia" w:hAnsiTheme="minorHAnsi"/>
                <w:b w:val="0"/>
                <w:noProof/>
                <w:kern w:val="2"/>
                <w:szCs w:val="24"/>
                <w:lang w:eastAsia="pt-BR"/>
                <w14:ligatures w14:val="standardContextual"/>
              </w:rPr>
              <w:tab/>
            </w:r>
            <w:r w:rsidRPr="00D62505">
              <w:rPr>
                <w:rStyle w:val="Hyperlink"/>
                <w:noProof/>
              </w:rPr>
              <w:t>Complementação de CN_PONTOS_UNICOS</w:t>
            </w:r>
            <w:r>
              <w:rPr>
                <w:noProof/>
                <w:webHidden/>
              </w:rPr>
              <w:tab/>
            </w:r>
            <w:r>
              <w:rPr>
                <w:noProof/>
                <w:webHidden/>
              </w:rPr>
              <w:fldChar w:fldCharType="begin"/>
            </w:r>
            <w:r>
              <w:rPr>
                <w:noProof/>
                <w:webHidden/>
              </w:rPr>
              <w:instrText xml:space="preserve"> PAGEREF _Toc226643966 \h </w:instrText>
            </w:r>
            <w:r>
              <w:rPr>
                <w:noProof/>
                <w:webHidden/>
              </w:rPr>
            </w:r>
            <w:r>
              <w:rPr>
                <w:noProof/>
                <w:webHidden/>
              </w:rPr>
              <w:fldChar w:fldCharType="separate"/>
            </w:r>
            <w:r>
              <w:rPr>
                <w:noProof/>
                <w:webHidden/>
              </w:rPr>
              <w:t>71</w:t>
            </w:r>
            <w:r>
              <w:rPr>
                <w:noProof/>
                <w:webHidden/>
              </w:rPr>
              <w:fldChar w:fldCharType="end"/>
            </w:r>
          </w:hyperlink>
        </w:p>
        <w:p w14:paraId="5BCF456C" w14:textId="6BA1920B"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67" w:history="1">
            <w:r w:rsidRPr="00D62505">
              <w:rPr>
                <w:rStyle w:val="Hyperlink"/>
                <w:noProof/>
              </w:rPr>
              <w:t>3.3.4</w:t>
            </w:r>
            <w:r>
              <w:rPr>
                <w:rFonts w:asciiTheme="minorHAnsi" w:eastAsiaTheme="minorEastAsia" w:hAnsiTheme="minorHAnsi"/>
                <w:b w:val="0"/>
                <w:noProof/>
                <w:kern w:val="2"/>
                <w:szCs w:val="24"/>
                <w:lang w:eastAsia="pt-BR"/>
                <w14:ligatures w14:val="standardContextual"/>
              </w:rPr>
              <w:tab/>
            </w:r>
            <w:r w:rsidRPr="00D62505">
              <w:rPr>
                <w:rStyle w:val="Hyperlink"/>
                <w:noProof/>
              </w:rPr>
              <w:t>Obtenção e tratamento dos dados do Cadastro Territorial Urbano – CTU/CIATA</w:t>
            </w:r>
            <w:r>
              <w:rPr>
                <w:noProof/>
                <w:webHidden/>
              </w:rPr>
              <w:tab/>
            </w:r>
            <w:r>
              <w:rPr>
                <w:noProof/>
                <w:webHidden/>
              </w:rPr>
              <w:fldChar w:fldCharType="begin"/>
            </w:r>
            <w:r>
              <w:rPr>
                <w:noProof/>
                <w:webHidden/>
              </w:rPr>
              <w:instrText xml:space="preserve"> PAGEREF _Toc226643967 \h </w:instrText>
            </w:r>
            <w:r>
              <w:rPr>
                <w:noProof/>
                <w:webHidden/>
              </w:rPr>
            </w:r>
            <w:r>
              <w:rPr>
                <w:noProof/>
                <w:webHidden/>
              </w:rPr>
              <w:fldChar w:fldCharType="separate"/>
            </w:r>
            <w:r>
              <w:rPr>
                <w:noProof/>
                <w:webHidden/>
              </w:rPr>
              <w:t>72</w:t>
            </w:r>
            <w:r>
              <w:rPr>
                <w:noProof/>
                <w:webHidden/>
              </w:rPr>
              <w:fldChar w:fldCharType="end"/>
            </w:r>
          </w:hyperlink>
        </w:p>
        <w:p w14:paraId="39A71B93" w14:textId="51F02608"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68" w:history="1">
            <w:r w:rsidRPr="00D62505">
              <w:rPr>
                <w:rStyle w:val="Hyperlink"/>
                <w:noProof/>
              </w:rPr>
              <w:t>3.3.5</w:t>
            </w:r>
            <w:r>
              <w:rPr>
                <w:rFonts w:asciiTheme="minorHAnsi" w:eastAsiaTheme="minorEastAsia" w:hAnsiTheme="minorHAnsi"/>
                <w:b w:val="0"/>
                <w:noProof/>
                <w:kern w:val="2"/>
                <w:szCs w:val="24"/>
                <w:lang w:eastAsia="pt-BR"/>
                <w14:ligatures w14:val="standardContextual"/>
              </w:rPr>
              <w:tab/>
            </w:r>
            <w:r w:rsidRPr="00D62505">
              <w:rPr>
                <w:rStyle w:val="Hyperlink"/>
                <w:noProof/>
              </w:rPr>
              <w:t xml:space="preserve">Obtenção e tratamento dos dados do </w:t>
            </w:r>
            <w:r w:rsidRPr="00D62505">
              <w:rPr>
                <w:rStyle w:val="Hyperlink"/>
                <w:i/>
                <w:iCs/>
                <w:noProof/>
              </w:rPr>
              <w:t>OpenStreetMap</w:t>
            </w:r>
            <w:r w:rsidRPr="00D62505">
              <w:rPr>
                <w:rStyle w:val="Hyperlink"/>
                <w:noProof/>
              </w:rPr>
              <w:t xml:space="preserve"> (OSM)</w:t>
            </w:r>
            <w:r>
              <w:rPr>
                <w:noProof/>
                <w:webHidden/>
              </w:rPr>
              <w:tab/>
            </w:r>
            <w:r>
              <w:rPr>
                <w:noProof/>
                <w:webHidden/>
              </w:rPr>
              <w:fldChar w:fldCharType="begin"/>
            </w:r>
            <w:r>
              <w:rPr>
                <w:noProof/>
                <w:webHidden/>
              </w:rPr>
              <w:instrText xml:space="preserve"> PAGEREF _Toc226643968 \h </w:instrText>
            </w:r>
            <w:r>
              <w:rPr>
                <w:noProof/>
                <w:webHidden/>
              </w:rPr>
            </w:r>
            <w:r>
              <w:rPr>
                <w:noProof/>
                <w:webHidden/>
              </w:rPr>
              <w:fldChar w:fldCharType="separate"/>
            </w:r>
            <w:r>
              <w:rPr>
                <w:noProof/>
                <w:webHidden/>
              </w:rPr>
              <w:t>83</w:t>
            </w:r>
            <w:r>
              <w:rPr>
                <w:noProof/>
                <w:webHidden/>
              </w:rPr>
              <w:fldChar w:fldCharType="end"/>
            </w:r>
          </w:hyperlink>
        </w:p>
        <w:p w14:paraId="5AD999FD" w14:textId="048196B4"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69" w:history="1">
            <w:r w:rsidRPr="00D62505">
              <w:rPr>
                <w:rStyle w:val="Hyperlink"/>
                <w:noProof/>
              </w:rPr>
              <w:t>3.3.6</w:t>
            </w:r>
            <w:r>
              <w:rPr>
                <w:rFonts w:asciiTheme="minorHAnsi" w:eastAsiaTheme="minorEastAsia" w:hAnsiTheme="minorHAnsi"/>
                <w:b w:val="0"/>
                <w:noProof/>
                <w:kern w:val="2"/>
                <w:szCs w:val="24"/>
                <w:lang w:eastAsia="pt-BR"/>
                <w14:ligatures w14:val="standardContextual"/>
              </w:rPr>
              <w:tab/>
            </w:r>
            <w:r w:rsidRPr="00D62505">
              <w:rPr>
                <w:rStyle w:val="Hyperlink"/>
                <w:noProof/>
              </w:rPr>
              <w:t xml:space="preserve">O Domínio </w:t>
            </w:r>
            <w:r w:rsidRPr="00D62505">
              <w:rPr>
                <w:rStyle w:val="Hyperlink"/>
                <w:i/>
                <w:iCs/>
                <w:noProof/>
              </w:rPr>
              <w:t>SuperCIATA</w:t>
            </w:r>
            <w:r w:rsidRPr="00D62505">
              <w:rPr>
                <w:rStyle w:val="Hyperlink"/>
                <w:noProof/>
              </w:rPr>
              <w:t xml:space="preserve"> - Integração CNEFE e CIATA</w:t>
            </w:r>
            <w:r>
              <w:rPr>
                <w:noProof/>
                <w:webHidden/>
              </w:rPr>
              <w:tab/>
            </w:r>
            <w:r>
              <w:rPr>
                <w:noProof/>
                <w:webHidden/>
              </w:rPr>
              <w:fldChar w:fldCharType="begin"/>
            </w:r>
            <w:r>
              <w:rPr>
                <w:noProof/>
                <w:webHidden/>
              </w:rPr>
              <w:instrText xml:space="preserve"> PAGEREF _Toc226643969 \h </w:instrText>
            </w:r>
            <w:r>
              <w:rPr>
                <w:noProof/>
                <w:webHidden/>
              </w:rPr>
            </w:r>
            <w:r>
              <w:rPr>
                <w:noProof/>
                <w:webHidden/>
              </w:rPr>
              <w:fldChar w:fldCharType="separate"/>
            </w:r>
            <w:r>
              <w:rPr>
                <w:noProof/>
                <w:webHidden/>
              </w:rPr>
              <w:t>87</w:t>
            </w:r>
            <w:r>
              <w:rPr>
                <w:noProof/>
                <w:webHidden/>
              </w:rPr>
              <w:fldChar w:fldCharType="end"/>
            </w:r>
          </w:hyperlink>
        </w:p>
        <w:p w14:paraId="68F5529A" w14:textId="7C6E2EE0"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70" w:history="1">
            <w:r w:rsidRPr="00D62505">
              <w:rPr>
                <w:rStyle w:val="Hyperlink"/>
                <w:i/>
                <w:iCs/>
                <w:noProof/>
              </w:rPr>
              <w:t>3.3.7</w:t>
            </w:r>
            <w:r>
              <w:rPr>
                <w:rFonts w:asciiTheme="minorHAnsi" w:eastAsiaTheme="minorEastAsia" w:hAnsiTheme="minorHAnsi"/>
                <w:b w:val="0"/>
                <w:noProof/>
                <w:kern w:val="2"/>
                <w:szCs w:val="24"/>
                <w:lang w:eastAsia="pt-BR"/>
                <w14:ligatures w14:val="standardContextual"/>
              </w:rPr>
              <w:tab/>
            </w:r>
            <w:r w:rsidRPr="00D62505">
              <w:rPr>
                <w:rStyle w:val="Hyperlink"/>
                <w:noProof/>
              </w:rPr>
              <w:t xml:space="preserve">O Domínio OSM: Ajuste das Quadras </w:t>
            </w:r>
            <w:r w:rsidRPr="00D62505">
              <w:rPr>
                <w:rStyle w:val="Hyperlink"/>
                <w:i/>
                <w:iCs/>
                <w:noProof/>
              </w:rPr>
              <w:t>SuperCIATA</w:t>
            </w:r>
            <w:r>
              <w:rPr>
                <w:noProof/>
                <w:webHidden/>
              </w:rPr>
              <w:tab/>
            </w:r>
            <w:r>
              <w:rPr>
                <w:noProof/>
                <w:webHidden/>
              </w:rPr>
              <w:fldChar w:fldCharType="begin"/>
            </w:r>
            <w:r>
              <w:rPr>
                <w:noProof/>
                <w:webHidden/>
              </w:rPr>
              <w:instrText xml:space="preserve"> PAGEREF _Toc226643970 \h </w:instrText>
            </w:r>
            <w:r>
              <w:rPr>
                <w:noProof/>
                <w:webHidden/>
              </w:rPr>
            </w:r>
            <w:r>
              <w:rPr>
                <w:noProof/>
                <w:webHidden/>
              </w:rPr>
              <w:fldChar w:fldCharType="separate"/>
            </w:r>
            <w:r>
              <w:rPr>
                <w:noProof/>
                <w:webHidden/>
              </w:rPr>
              <w:t>92</w:t>
            </w:r>
            <w:r>
              <w:rPr>
                <w:noProof/>
                <w:webHidden/>
              </w:rPr>
              <w:fldChar w:fldCharType="end"/>
            </w:r>
          </w:hyperlink>
        </w:p>
        <w:p w14:paraId="266EDA07" w14:textId="41E640AF"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71" w:history="1">
            <w:r w:rsidRPr="00D62505">
              <w:rPr>
                <w:rStyle w:val="Hyperlink"/>
                <w:noProof/>
              </w:rPr>
              <w:t>3.3.8</w:t>
            </w:r>
            <w:r>
              <w:rPr>
                <w:rFonts w:asciiTheme="minorHAnsi" w:eastAsiaTheme="minorEastAsia" w:hAnsiTheme="minorHAnsi"/>
                <w:b w:val="0"/>
                <w:noProof/>
                <w:kern w:val="2"/>
                <w:szCs w:val="24"/>
                <w:lang w:eastAsia="pt-BR"/>
                <w14:ligatures w14:val="standardContextual"/>
              </w:rPr>
              <w:tab/>
            </w:r>
            <w:r w:rsidRPr="00D62505">
              <w:rPr>
                <w:rStyle w:val="Hyperlink"/>
                <w:noProof/>
              </w:rPr>
              <w:t>Distribuição dos lotes nas quadras</w:t>
            </w:r>
            <w:r>
              <w:rPr>
                <w:noProof/>
                <w:webHidden/>
              </w:rPr>
              <w:tab/>
            </w:r>
            <w:r>
              <w:rPr>
                <w:noProof/>
                <w:webHidden/>
              </w:rPr>
              <w:fldChar w:fldCharType="begin"/>
            </w:r>
            <w:r>
              <w:rPr>
                <w:noProof/>
                <w:webHidden/>
              </w:rPr>
              <w:instrText xml:space="preserve"> PAGEREF _Toc226643971 \h </w:instrText>
            </w:r>
            <w:r>
              <w:rPr>
                <w:noProof/>
                <w:webHidden/>
              </w:rPr>
            </w:r>
            <w:r>
              <w:rPr>
                <w:noProof/>
                <w:webHidden/>
              </w:rPr>
              <w:fldChar w:fldCharType="separate"/>
            </w:r>
            <w:r>
              <w:rPr>
                <w:noProof/>
                <w:webHidden/>
              </w:rPr>
              <w:t>101</w:t>
            </w:r>
            <w:r>
              <w:rPr>
                <w:noProof/>
                <w:webHidden/>
              </w:rPr>
              <w:fldChar w:fldCharType="end"/>
            </w:r>
          </w:hyperlink>
        </w:p>
        <w:p w14:paraId="05AF1098" w14:textId="40317ACB"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72" w:history="1">
            <w:r w:rsidRPr="00D62505">
              <w:rPr>
                <w:rStyle w:val="Hyperlink"/>
                <w:noProof/>
              </w:rPr>
              <w:t>3.3.9</w:t>
            </w:r>
            <w:r>
              <w:rPr>
                <w:rFonts w:asciiTheme="minorHAnsi" w:eastAsiaTheme="minorEastAsia" w:hAnsiTheme="minorHAnsi"/>
                <w:b w:val="0"/>
                <w:noProof/>
                <w:kern w:val="2"/>
                <w:szCs w:val="24"/>
                <w:lang w:eastAsia="pt-BR"/>
                <w14:ligatures w14:val="standardContextual"/>
              </w:rPr>
              <w:tab/>
            </w:r>
            <w:r w:rsidRPr="00D62505">
              <w:rPr>
                <w:rStyle w:val="Hyperlink"/>
                <w:noProof/>
              </w:rPr>
              <w:t>Avaliação dos resultados</w:t>
            </w:r>
            <w:r>
              <w:rPr>
                <w:noProof/>
                <w:webHidden/>
              </w:rPr>
              <w:tab/>
            </w:r>
            <w:r>
              <w:rPr>
                <w:noProof/>
                <w:webHidden/>
              </w:rPr>
              <w:fldChar w:fldCharType="begin"/>
            </w:r>
            <w:r>
              <w:rPr>
                <w:noProof/>
                <w:webHidden/>
              </w:rPr>
              <w:instrText xml:space="preserve"> PAGEREF _Toc226643972 \h </w:instrText>
            </w:r>
            <w:r>
              <w:rPr>
                <w:noProof/>
                <w:webHidden/>
              </w:rPr>
            </w:r>
            <w:r>
              <w:rPr>
                <w:noProof/>
                <w:webHidden/>
              </w:rPr>
              <w:fldChar w:fldCharType="separate"/>
            </w:r>
            <w:r>
              <w:rPr>
                <w:noProof/>
                <w:webHidden/>
              </w:rPr>
              <w:t>101</w:t>
            </w:r>
            <w:r>
              <w:rPr>
                <w:noProof/>
                <w:webHidden/>
              </w:rPr>
              <w:fldChar w:fldCharType="end"/>
            </w:r>
          </w:hyperlink>
        </w:p>
        <w:p w14:paraId="281C46BA" w14:textId="58189D47"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73" w:history="1">
            <w:r w:rsidRPr="00D62505">
              <w:rPr>
                <w:rStyle w:val="Hyperlink"/>
                <w:noProof/>
              </w:rPr>
              <w:t>3.3.10</w:t>
            </w:r>
            <w:r>
              <w:rPr>
                <w:rFonts w:asciiTheme="minorHAnsi" w:eastAsiaTheme="minorEastAsia" w:hAnsiTheme="minorHAnsi"/>
                <w:b w:val="0"/>
                <w:noProof/>
                <w:kern w:val="2"/>
                <w:szCs w:val="24"/>
                <w:lang w:eastAsia="pt-BR"/>
                <w14:ligatures w14:val="standardContextual"/>
              </w:rPr>
              <w:tab/>
            </w:r>
            <w:r w:rsidRPr="00D62505">
              <w:rPr>
                <w:rStyle w:val="Hyperlink"/>
                <w:noProof/>
              </w:rPr>
              <w:t>Operacionalização na Plataforma SuperCIATA</w:t>
            </w:r>
            <w:r>
              <w:rPr>
                <w:noProof/>
                <w:webHidden/>
              </w:rPr>
              <w:tab/>
            </w:r>
            <w:r>
              <w:rPr>
                <w:noProof/>
                <w:webHidden/>
              </w:rPr>
              <w:fldChar w:fldCharType="begin"/>
            </w:r>
            <w:r>
              <w:rPr>
                <w:noProof/>
                <w:webHidden/>
              </w:rPr>
              <w:instrText xml:space="preserve"> PAGEREF _Toc226643973 \h </w:instrText>
            </w:r>
            <w:r>
              <w:rPr>
                <w:noProof/>
                <w:webHidden/>
              </w:rPr>
            </w:r>
            <w:r>
              <w:rPr>
                <w:noProof/>
                <w:webHidden/>
              </w:rPr>
              <w:fldChar w:fldCharType="separate"/>
            </w:r>
            <w:r>
              <w:rPr>
                <w:noProof/>
                <w:webHidden/>
              </w:rPr>
              <w:t>103</w:t>
            </w:r>
            <w:r>
              <w:rPr>
                <w:noProof/>
                <w:webHidden/>
              </w:rPr>
              <w:fldChar w:fldCharType="end"/>
            </w:r>
          </w:hyperlink>
        </w:p>
        <w:p w14:paraId="5FD20730" w14:textId="6B85CEDB" w:rsidR="00F02416" w:rsidRDefault="00F02416">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6643974" w:history="1">
            <w:r w:rsidRPr="00D62505">
              <w:rPr>
                <w:rStyle w:val="Hyperlink"/>
                <w:noProof/>
                <w14:scene3d>
                  <w14:camera w14:prst="orthographicFront"/>
                  <w14:lightRig w14:rig="threePt" w14:dir="t">
                    <w14:rot w14:lat="0" w14:lon="0" w14:rev="0"/>
                  </w14:lightRig>
                </w14:scene3d>
              </w:rPr>
              <w:t>4</w:t>
            </w:r>
            <w:r>
              <w:rPr>
                <w:rFonts w:asciiTheme="minorHAnsi" w:eastAsiaTheme="minorEastAsia" w:hAnsiTheme="minorHAnsi"/>
                <w:b w:val="0"/>
                <w:caps w:val="0"/>
                <w:noProof/>
                <w:kern w:val="2"/>
                <w:szCs w:val="24"/>
                <w:lang w:eastAsia="pt-BR"/>
                <w14:ligatures w14:val="standardContextual"/>
              </w:rPr>
              <w:tab/>
            </w:r>
            <w:r w:rsidRPr="00D62505">
              <w:rPr>
                <w:rStyle w:val="Hyperlink"/>
                <w:noProof/>
              </w:rPr>
              <w:t>APRESENTAÇÃO E ANÁLISE DOS RESULTADOS</w:t>
            </w:r>
            <w:r>
              <w:rPr>
                <w:noProof/>
                <w:webHidden/>
              </w:rPr>
              <w:tab/>
            </w:r>
            <w:r>
              <w:rPr>
                <w:noProof/>
                <w:webHidden/>
              </w:rPr>
              <w:fldChar w:fldCharType="begin"/>
            </w:r>
            <w:r>
              <w:rPr>
                <w:noProof/>
                <w:webHidden/>
              </w:rPr>
              <w:instrText xml:space="preserve"> PAGEREF _Toc226643974 \h </w:instrText>
            </w:r>
            <w:r>
              <w:rPr>
                <w:noProof/>
                <w:webHidden/>
              </w:rPr>
            </w:r>
            <w:r>
              <w:rPr>
                <w:noProof/>
                <w:webHidden/>
              </w:rPr>
              <w:fldChar w:fldCharType="separate"/>
            </w:r>
            <w:r>
              <w:rPr>
                <w:noProof/>
                <w:webHidden/>
              </w:rPr>
              <w:t>107</w:t>
            </w:r>
            <w:r>
              <w:rPr>
                <w:noProof/>
                <w:webHidden/>
              </w:rPr>
              <w:fldChar w:fldCharType="end"/>
            </w:r>
          </w:hyperlink>
        </w:p>
        <w:p w14:paraId="176AB06E" w14:textId="2B1FC1DF"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75" w:history="1">
            <w:r w:rsidRPr="00D62505">
              <w:rPr>
                <w:rStyle w:val="Hyperlink"/>
                <w:noProof/>
                <w14:scene3d>
                  <w14:camera w14:prst="orthographicFront"/>
                  <w14:lightRig w14:rig="threePt" w14:dir="t">
                    <w14:rot w14:lat="0" w14:lon="0" w14:rev="0"/>
                  </w14:lightRig>
                </w14:scene3d>
              </w:rPr>
              <w:t>4.1</w:t>
            </w:r>
            <w:r>
              <w:rPr>
                <w:rFonts w:asciiTheme="minorHAnsi" w:eastAsiaTheme="minorEastAsia" w:hAnsiTheme="minorHAnsi"/>
                <w:caps w:val="0"/>
                <w:noProof/>
                <w:kern w:val="2"/>
                <w:szCs w:val="24"/>
                <w:lang w:eastAsia="pt-BR"/>
                <w14:ligatures w14:val="standardContextual"/>
              </w:rPr>
              <w:tab/>
            </w:r>
            <w:r w:rsidRPr="00D62505">
              <w:rPr>
                <w:rStyle w:val="Hyperlink"/>
                <w:noProof/>
              </w:rPr>
              <w:t>Presença do CIATA nos cadastros imobiliários</w:t>
            </w:r>
            <w:r>
              <w:rPr>
                <w:noProof/>
                <w:webHidden/>
              </w:rPr>
              <w:tab/>
            </w:r>
            <w:r>
              <w:rPr>
                <w:noProof/>
                <w:webHidden/>
              </w:rPr>
              <w:fldChar w:fldCharType="begin"/>
            </w:r>
            <w:r>
              <w:rPr>
                <w:noProof/>
                <w:webHidden/>
              </w:rPr>
              <w:instrText xml:space="preserve"> PAGEREF _Toc226643975 \h </w:instrText>
            </w:r>
            <w:r>
              <w:rPr>
                <w:noProof/>
                <w:webHidden/>
              </w:rPr>
            </w:r>
            <w:r>
              <w:rPr>
                <w:noProof/>
                <w:webHidden/>
              </w:rPr>
              <w:fldChar w:fldCharType="separate"/>
            </w:r>
            <w:r>
              <w:rPr>
                <w:noProof/>
                <w:webHidden/>
              </w:rPr>
              <w:t>107</w:t>
            </w:r>
            <w:r>
              <w:rPr>
                <w:noProof/>
                <w:webHidden/>
              </w:rPr>
              <w:fldChar w:fldCharType="end"/>
            </w:r>
          </w:hyperlink>
        </w:p>
        <w:p w14:paraId="72FF2654" w14:textId="248B64DD"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76" w:history="1">
            <w:r w:rsidRPr="00D62505">
              <w:rPr>
                <w:rStyle w:val="Hyperlink"/>
                <w:noProof/>
                <w14:scene3d>
                  <w14:camera w14:prst="orthographicFront"/>
                  <w14:lightRig w14:rig="threePt" w14:dir="t">
                    <w14:rot w14:lat="0" w14:lon="0" w14:rev="0"/>
                  </w14:lightRig>
                </w14:scene3d>
              </w:rPr>
              <w:t>4.2</w:t>
            </w:r>
            <w:r>
              <w:rPr>
                <w:rFonts w:asciiTheme="minorHAnsi" w:eastAsiaTheme="minorEastAsia" w:hAnsiTheme="minorHAnsi"/>
                <w:caps w:val="0"/>
                <w:noProof/>
                <w:kern w:val="2"/>
                <w:szCs w:val="24"/>
                <w:lang w:eastAsia="pt-BR"/>
                <w14:ligatures w14:val="standardContextual"/>
              </w:rPr>
              <w:tab/>
            </w:r>
            <w:r w:rsidRPr="00D62505">
              <w:rPr>
                <w:rStyle w:val="Hyperlink"/>
                <w:noProof/>
              </w:rPr>
              <w:t xml:space="preserve">Integração de Bases via </w:t>
            </w:r>
            <w:r w:rsidRPr="00D62505">
              <w:rPr>
                <w:rStyle w:val="Hyperlink"/>
                <w:i/>
                <w:iCs/>
                <w:noProof/>
              </w:rPr>
              <w:t>SuperCIATA</w:t>
            </w:r>
            <w:r>
              <w:rPr>
                <w:noProof/>
                <w:webHidden/>
              </w:rPr>
              <w:tab/>
            </w:r>
            <w:r>
              <w:rPr>
                <w:noProof/>
                <w:webHidden/>
              </w:rPr>
              <w:fldChar w:fldCharType="begin"/>
            </w:r>
            <w:r>
              <w:rPr>
                <w:noProof/>
                <w:webHidden/>
              </w:rPr>
              <w:instrText xml:space="preserve"> PAGEREF _Toc226643976 \h </w:instrText>
            </w:r>
            <w:r>
              <w:rPr>
                <w:noProof/>
                <w:webHidden/>
              </w:rPr>
            </w:r>
            <w:r>
              <w:rPr>
                <w:noProof/>
                <w:webHidden/>
              </w:rPr>
              <w:fldChar w:fldCharType="separate"/>
            </w:r>
            <w:r>
              <w:rPr>
                <w:noProof/>
                <w:webHidden/>
              </w:rPr>
              <w:t>107</w:t>
            </w:r>
            <w:r>
              <w:rPr>
                <w:noProof/>
                <w:webHidden/>
              </w:rPr>
              <w:fldChar w:fldCharType="end"/>
            </w:r>
          </w:hyperlink>
        </w:p>
        <w:p w14:paraId="416E5176" w14:textId="7ECCB37D"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77" w:history="1">
            <w:r w:rsidRPr="00D62505">
              <w:rPr>
                <w:rStyle w:val="Hyperlink"/>
                <w:noProof/>
              </w:rPr>
              <w:t>4.2.1</w:t>
            </w:r>
            <w:r>
              <w:rPr>
                <w:rFonts w:asciiTheme="minorHAnsi" w:eastAsiaTheme="minorEastAsia" w:hAnsiTheme="minorHAnsi"/>
                <w:b w:val="0"/>
                <w:noProof/>
                <w:kern w:val="2"/>
                <w:szCs w:val="24"/>
                <w:lang w:eastAsia="pt-BR"/>
                <w14:ligatures w14:val="standardContextual"/>
              </w:rPr>
              <w:tab/>
            </w:r>
            <w:r w:rsidRPr="00D62505">
              <w:rPr>
                <w:rStyle w:val="Hyperlink"/>
                <w:noProof/>
              </w:rPr>
              <w:t>Especificidades e Desafios da Base do CTU/CIATA</w:t>
            </w:r>
            <w:r>
              <w:rPr>
                <w:noProof/>
                <w:webHidden/>
              </w:rPr>
              <w:tab/>
            </w:r>
            <w:r>
              <w:rPr>
                <w:noProof/>
                <w:webHidden/>
              </w:rPr>
              <w:fldChar w:fldCharType="begin"/>
            </w:r>
            <w:r>
              <w:rPr>
                <w:noProof/>
                <w:webHidden/>
              </w:rPr>
              <w:instrText xml:space="preserve"> PAGEREF _Toc226643977 \h </w:instrText>
            </w:r>
            <w:r>
              <w:rPr>
                <w:noProof/>
                <w:webHidden/>
              </w:rPr>
            </w:r>
            <w:r>
              <w:rPr>
                <w:noProof/>
                <w:webHidden/>
              </w:rPr>
              <w:fldChar w:fldCharType="separate"/>
            </w:r>
            <w:r>
              <w:rPr>
                <w:noProof/>
                <w:webHidden/>
              </w:rPr>
              <w:t>107</w:t>
            </w:r>
            <w:r>
              <w:rPr>
                <w:noProof/>
                <w:webHidden/>
              </w:rPr>
              <w:fldChar w:fldCharType="end"/>
            </w:r>
          </w:hyperlink>
        </w:p>
        <w:p w14:paraId="4037F9E7" w14:textId="692FBD0E"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78" w:history="1">
            <w:r w:rsidRPr="00D62505">
              <w:rPr>
                <w:rStyle w:val="Hyperlink"/>
                <w:noProof/>
              </w:rPr>
              <w:t>4.2.2</w:t>
            </w:r>
            <w:r>
              <w:rPr>
                <w:rFonts w:asciiTheme="minorHAnsi" w:eastAsiaTheme="minorEastAsia" w:hAnsiTheme="minorHAnsi"/>
                <w:b w:val="0"/>
                <w:noProof/>
                <w:kern w:val="2"/>
                <w:szCs w:val="24"/>
                <w:lang w:eastAsia="pt-BR"/>
                <w14:ligatures w14:val="standardContextual"/>
              </w:rPr>
              <w:tab/>
            </w:r>
            <w:r w:rsidRPr="00D62505">
              <w:rPr>
                <w:rStyle w:val="Hyperlink"/>
                <w:noProof/>
              </w:rPr>
              <w:t>Especificidades e Desafios da Integração com a Base CNEFE (IBGE)</w:t>
            </w:r>
            <w:r>
              <w:rPr>
                <w:noProof/>
                <w:webHidden/>
              </w:rPr>
              <w:tab/>
            </w:r>
            <w:r>
              <w:rPr>
                <w:noProof/>
                <w:webHidden/>
              </w:rPr>
              <w:fldChar w:fldCharType="begin"/>
            </w:r>
            <w:r>
              <w:rPr>
                <w:noProof/>
                <w:webHidden/>
              </w:rPr>
              <w:instrText xml:space="preserve"> PAGEREF _Toc226643978 \h </w:instrText>
            </w:r>
            <w:r>
              <w:rPr>
                <w:noProof/>
                <w:webHidden/>
              </w:rPr>
            </w:r>
            <w:r>
              <w:rPr>
                <w:noProof/>
                <w:webHidden/>
              </w:rPr>
              <w:fldChar w:fldCharType="separate"/>
            </w:r>
            <w:r>
              <w:rPr>
                <w:noProof/>
                <w:webHidden/>
              </w:rPr>
              <w:t>109</w:t>
            </w:r>
            <w:r>
              <w:rPr>
                <w:noProof/>
                <w:webHidden/>
              </w:rPr>
              <w:fldChar w:fldCharType="end"/>
            </w:r>
          </w:hyperlink>
        </w:p>
        <w:p w14:paraId="3E7AEB2F" w14:textId="0043BCA0"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79" w:history="1">
            <w:r w:rsidRPr="00D62505">
              <w:rPr>
                <w:rStyle w:val="Hyperlink"/>
                <w:noProof/>
              </w:rPr>
              <w:t>4.2.3</w:t>
            </w:r>
            <w:r>
              <w:rPr>
                <w:rFonts w:asciiTheme="minorHAnsi" w:eastAsiaTheme="minorEastAsia" w:hAnsiTheme="minorHAnsi"/>
                <w:b w:val="0"/>
                <w:noProof/>
                <w:kern w:val="2"/>
                <w:szCs w:val="24"/>
                <w:lang w:eastAsia="pt-BR"/>
                <w14:ligatures w14:val="standardContextual"/>
              </w:rPr>
              <w:tab/>
            </w:r>
            <w:r w:rsidRPr="00D62505">
              <w:rPr>
                <w:rStyle w:val="Hyperlink"/>
                <w:noProof/>
              </w:rPr>
              <w:t>Resultados da correspondência de quadras entre CNEFE e CTU/CIATA</w:t>
            </w:r>
            <w:r>
              <w:rPr>
                <w:noProof/>
                <w:webHidden/>
              </w:rPr>
              <w:tab/>
            </w:r>
            <w:r>
              <w:rPr>
                <w:noProof/>
                <w:webHidden/>
              </w:rPr>
              <w:fldChar w:fldCharType="begin"/>
            </w:r>
            <w:r>
              <w:rPr>
                <w:noProof/>
                <w:webHidden/>
              </w:rPr>
              <w:instrText xml:space="preserve"> PAGEREF _Toc226643979 \h </w:instrText>
            </w:r>
            <w:r>
              <w:rPr>
                <w:noProof/>
                <w:webHidden/>
              </w:rPr>
            </w:r>
            <w:r>
              <w:rPr>
                <w:noProof/>
                <w:webHidden/>
              </w:rPr>
              <w:fldChar w:fldCharType="separate"/>
            </w:r>
            <w:r>
              <w:rPr>
                <w:noProof/>
                <w:webHidden/>
              </w:rPr>
              <w:t>110</w:t>
            </w:r>
            <w:r>
              <w:rPr>
                <w:noProof/>
                <w:webHidden/>
              </w:rPr>
              <w:fldChar w:fldCharType="end"/>
            </w:r>
          </w:hyperlink>
        </w:p>
        <w:p w14:paraId="0C9D42DE" w14:textId="65642C01"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80" w:history="1">
            <w:r w:rsidRPr="00D62505">
              <w:rPr>
                <w:rStyle w:val="Hyperlink"/>
                <w:noProof/>
                <w14:scene3d>
                  <w14:camera w14:prst="orthographicFront"/>
                  <w14:lightRig w14:rig="threePt" w14:dir="t">
                    <w14:rot w14:lat="0" w14:lon="0" w14:rev="0"/>
                  </w14:lightRig>
                </w14:scene3d>
              </w:rPr>
              <w:t>4.3</w:t>
            </w:r>
            <w:r>
              <w:rPr>
                <w:rFonts w:asciiTheme="minorHAnsi" w:eastAsiaTheme="minorEastAsia" w:hAnsiTheme="minorHAnsi"/>
                <w:caps w:val="0"/>
                <w:noProof/>
                <w:kern w:val="2"/>
                <w:szCs w:val="24"/>
                <w:lang w:eastAsia="pt-BR"/>
                <w14:ligatures w14:val="standardContextual"/>
              </w:rPr>
              <w:tab/>
            </w:r>
            <w:r w:rsidRPr="00D62505">
              <w:rPr>
                <w:rStyle w:val="Hyperlink"/>
                <w:noProof/>
              </w:rPr>
              <w:t>Acurácia dos objetos geográficos</w:t>
            </w:r>
            <w:r>
              <w:rPr>
                <w:noProof/>
                <w:webHidden/>
              </w:rPr>
              <w:tab/>
            </w:r>
            <w:r>
              <w:rPr>
                <w:noProof/>
                <w:webHidden/>
              </w:rPr>
              <w:fldChar w:fldCharType="begin"/>
            </w:r>
            <w:r>
              <w:rPr>
                <w:noProof/>
                <w:webHidden/>
              </w:rPr>
              <w:instrText xml:space="preserve"> PAGEREF _Toc226643980 \h </w:instrText>
            </w:r>
            <w:r>
              <w:rPr>
                <w:noProof/>
                <w:webHidden/>
              </w:rPr>
            </w:r>
            <w:r>
              <w:rPr>
                <w:noProof/>
                <w:webHidden/>
              </w:rPr>
              <w:fldChar w:fldCharType="separate"/>
            </w:r>
            <w:r>
              <w:rPr>
                <w:noProof/>
                <w:webHidden/>
              </w:rPr>
              <w:t>112</w:t>
            </w:r>
            <w:r>
              <w:rPr>
                <w:noProof/>
                <w:webHidden/>
              </w:rPr>
              <w:fldChar w:fldCharType="end"/>
            </w:r>
          </w:hyperlink>
        </w:p>
        <w:p w14:paraId="081AFB7E" w14:textId="423AB9B1"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81" w:history="1">
            <w:r w:rsidRPr="00D62505">
              <w:rPr>
                <w:rStyle w:val="Hyperlink"/>
                <w:noProof/>
                <w14:scene3d>
                  <w14:camera w14:prst="orthographicFront"/>
                  <w14:lightRig w14:rig="threePt" w14:dir="t">
                    <w14:rot w14:lat="0" w14:lon="0" w14:rev="0"/>
                  </w14:lightRig>
                </w14:scene3d>
              </w:rPr>
              <w:t>4.4</w:t>
            </w:r>
            <w:r>
              <w:rPr>
                <w:rFonts w:asciiTheme="minorHAnsi" w:eastAsiaTheme="minorEastAsia" w:hAnsiTheme="minorHAnsi"/>
                <w:caps w:val="0"/>
                <w:noProof/>
                <w:kern w:val="2"/>
                <w:szCs w:val="24"/>
                <w:lang w:eastAsia="pt-BR"/>
                <w14:ligatures w14:val="standardContextual"/>
              </w:rPr>
              <w:tab/>
            </w:r>
            <w:r w:rsidRPr="00D62505">
              <w:rPr>
                <w:rStyle w:val="Hyperlink"/>
                <w:noProof/>
              </w:rPr>
              <w:t xml:space="preserve">Aplicabilidade e utilidade do </w:t>
            </w:r>
            <w:r w:rsidRPr="00D62505">
              <w:rPr>
                <w:rStyle w:val="Hyperlink"/>
                <w:i/>
                <w:iCs/>
                <w:noProof/>
              </w:rPr>
              <w:t>SuperCIATA</w:t>
            </w:r>
            <w:r>
              <w:rPr>
                <w:noProof/>
                <w:webHidden/>
              </w:rPr>
              <w:tab/>
            </w:r>
            <w:r>
              <w:rPr>
                <w:noProof/>
                <w:webHidden/>
              </w:rPr>
              <w:fldChar w:fldCharType="begin"/>
            </w:r>
            <w:r>
              <w:rPr>
                <w:noProof/>
                <w:webHidden/>
              </w:rPr>
              <w:instrText xml:space="preserve"> PAGEREF _Toc226643981 \h </w:instrText>
            </w:r>
            <w:r>
              <w:rPr>
                <w:noProof/>
                <w:webHidden/>
              </w:rPr>
            </w:r>
            <w:r>
              <w:rPr>
                <w:noProof/>
                <w:webHidden/>
              </w:rPr>
              <w:fldChar w:fldCharType="separate"/>
            </w:r>
            <w:r>
              <w:rPr>
                <w:noProof/>
                <w:webHidden/>
              </w:rPr>
              <w:t>120</w:t>
            </w:r>
            <w:r>
              <w:rPr>
                <w:noProof/>
                <w:webHidden/>
              </w:rPr>
              <w:fldChar w:fldCharType="end"/>
            </w:r>
          </w:hyperlink>
        </w:p>
        <w:p w14:paraId="0E2ED722" w14:textId="3036CFEF"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82" w:history="1">
            <w:r w:rsidRPr="00D62505">
              <w:rPr>
                <w:rStyle w:val="Hyperlink"/>
                <w:noProof/>
              </w:rPr>
              <w:t>4.4.1</w:t>
            </w:r>
            <w:r>
              <w:rPr>
                <w:rFonts w:asciiTheme="minorHAnsi" w:eastAsiaTheme="minorEastAsia" w:hAnsiTheme="minorHAnsi"/>
                <w:b w:val="0"/>
                <w:noProof/>
                <w:kern w:val="2"/>
                <w:szCs w:val="24"/>
                <w:lang w:eastAsia="pt-BR"/>
                <w14:ligatures w14:val="standardContextual"/>
              </w:rPr>
              <w:tab/>
            </w:r>
            <w:r w:rsidRPr="00D62505">
              <w:rPr>
                <w:rStyle w:val="Hyperlink"/>
                <w:noProof/>
              </w:rPr>
              <w:t>Validade Jurídica</w:t>
            </w:r>
            <w:r>
              <w:rPr>
                <w:noProof/>
                <w:webHidden/>
              </w:rPr>
              <w:tab/>
            </w:r>
            <w:r>
              <w:rPr>
                <w:noProof/>
                <w:webHidden/>
              </w:rPr>
              <w:fldChar w:fldCharType="begin"/>
            </w:r>
            <w:r>
              <w:rPr>
                <w:noProof/>
                <w:webHidden/>
              </w:rPr>
              <w:instrText xml:space="preserve"> PAGEREF _Toc226643982 \h </w:instrText>
            </w:r>
            <w:r>
              <w:rPr>
                <w:noProof/>
                <w:webHidden/>
              </w:rPr>
            </w:r>
            <w:r>
              <w:rPr>
                <w:noProof/>
                <w:webHidden/>
              </w:rPr>
              <w:fldChar w:fldCharType="separate"/>
            </w:r>
            <w:r>
              <w:rPr>
                <w:noProof/>
                <w:webHidden/>
              </w:rPr>
              <w:t>120</w:t>
            </w:r>
            <w:r>
              <w:rPr>
                <w:noProof/>
                <w:webHidden/>
              </w:rPr>
              <w:fldChar w:fldCharType="end"/>
            </w:r>
          </w:hyperlink>
        </w:p>
        <w:p w14:paraId="35FFFC55" w14:textId="785BAF62"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83" w:history="1">
            <w:r w:rsidRPr="00D62505">
              <w:rPr>
                <w:rStyle w:val="Hyperlink"/>
                <w:noProof/>
              </w:rPr>
              <w:t>4.4.2</w:t>
            </w:r>
            <w:r>
              <w:rPr>
                <w:rFonts w:asciiTheme="minorHAnsi" w:eastAsiaTheme="minorEastAsia" w:hAnsiTheme="minorHAnsi"/>
                <w:b w:val="0"/>
                <w:noProof/>
                <w:kern w:val="2"/>
                <w:szCs w:val="24"/>
                <w:lang w:eastAsia="pt-BR"/>
                <w14:ligatures w14:val="standardContextual"/>
              </w:rPr>
              <w:tab/>
            </w:r>
            <w:r w:rsidRPr="00D62505">
              <w:rPr>
                <w:rStyle w:val="Hyperlink"/>
                <w:noProof/>
              </w:rPr>
              <w:t>Inteligência Geográfica</w:t>
            </w:r>
            <w:r>
              <w:rPr>
                <w:noProof/>
                <w:webHidden/>
              </w:rPr>
              <w:tab/>
            </w:r>
            <w:r>
              <w:rPr>
                <w:noProof/>
                <w:webHidden/>
              </w:rPr>
              <w:fldChar w:fldCharType="begin"/>
            </w:r>
            <w:r>
              <w:rPr>
                <w:noProof/>
                <w:webHidden/>
              </w:rPr>
              <w:instrText xml:space="preserve"> PAGEREF _Toc226643983 \h </w:instrText>
            </w:r>
            <w:r>
              <w:rPr>
                <w:noProof/>
                <w:webHidden/>
              </w:rPr>
            </w:r>
            <w:r>
              <w:rPr>
                <w:noProof/>
                <w:webHidden/>
              </w:rPr>
              <w:fldChar w:fldCharType="separate"/>
            </w:r>
            <w:r>
              <w:rPr>
                <w:noProof/>
                <w:webHidden/>
              </w:rPr>
              <w:t>121</w:t>
            </w:r>
            <w:r>
              <w:rPr>
                <w:noProof/>
                <w:webHidden/>
              </w:rPr>
              <w:fldChar w:fldCharType="end"/>
            </w:r>
          </w:hyperlink>
        </w:p>
        <w:p w14:paraId="38801F92" w14:textId="503B97D4"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84" w:history="1">
            <w:r w:rsidRPr="00D62505">
              <w:rPr>
                <w:rStyle w:val="Hyperlink"/>
                <w:noProof/>
              </w:rPr>
              <w:t>4.4.3</w:t>
            </w:r>
            <w:r>
              <w:rPr>
                <w:rFonts w:asciiTheme="minorHAnsi" w:eastAsiaTheme="minorEastAsia" w:hAnsiTheme="minorHAnsi"/>
                <w:b w:val="0"/>
                <w:noProof/>
                <w:kern w:val="2"/>
                <w:szCs w:val="24"/>
                <w:lang w:eastAsia="pt-BR"/>
                <w14:ligatures w14:val="standardContextual"/>
              </w:rPr>
              <w:tab/>
            </w:r>
            <w:r w:rsidRPr="00D62505">
              <w:rPr>
                <w:rStyle w:val="Hyperlink"/>
                <w:noProof/>
              </w:rPr>
              <w:t>Base para o Cadastro Multifinalitário</w:t>
            </w:r>
            <w:r>
              <w:rPr>
                <w:noProof/>
                <w:webHidden/>
              </w:rPr>
              <w:tab/>
            </w:r>
            <w:r>
              <w:rPr>
                <w:noProof/>
                <w:webHidden/>
              </w:rPr>
              <w:fldChar w:fldCharType="begin"/>
            </w:r>
            <w:r>
              <w:rPr>
                <w:noProof/>
                <w:webHidden/>
              </w:rPr>
              <w:instrText xml:space="preserve"> PAGEREF _Toc226643984 \h </w:instrText>
            </w:r>
            <w:r>
              <w:rPr>
                <w:noProof/>
                <w:webHidden/>
              </w:rPr>
            </w:r>
            <w:r>
              <w:rPr>
                <w:noProof/>
                <w:webHidden/>
              </w:rPr>
              <w:fldChar w:fldCharType="separate"/>
            </w:r>
            <w:r>
              <w:rPr>
                <w:noProof/>
                <w:webHidden/>
              </w:rPr>
              <w:t>121</w:t>
            </w:r>
            <w:r>
              <w:rPr>
                <w:noProof/>
                <w:webHidden/>
              </w:rPr>
              <w:fldChar w:fldCharType="end"/>
            </w:r>
          </w:hyperlink>
        </w:p>
        <w:p w14:paraId="264803F3" w14:textId="406C149C"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85" w:history="1">
            <w:r w:rsidRPr="00D62505">
              <w:rPr>
                <w:rStyle w:val="Hyperlink"/>
                <w:noProof/>
              </w:rPr>
              <w:t>4.4.4</w:t>
            </w:r>
            <w:r>
              <w:rPr>
                <w:rFonts w:asciiTheme="minorHAnsi" w:eastAsiaTheme="minorEastAsia" w:hAnsiTheme="minorHAnsi"/>
                <w:b w:val="0"/>
                <w:noProof/>
                <w:kern w:val="2"/>
                <w:szCs w:val="24"/>
                <w:lang w:eastAsia="pt-BR"/>
                <w14:ligatures w14:val="standardContextual"/>
              </w:rPr>
              <w:tab/>
            </w:r>
            <w:r w:rsidRPr="00D62505">
              <w:rPr>
                <w:rStyle w:val="Hyperlink"/>
                <w:noProof/>
              </w:rPr>
              <w:t>Avaliação em massa de imóveis urbanos</w:t>
            </w:r>
            <w:r>
              <w:rPr>
                <w:noProof/>
                <w:webHidden/>
              </w:rPr>
              <w:tab/>
            </w:r>
            <w:r>
              <w:rPr>
                <w:noProof/>
                <w:webHidden/>
              </w:rPr>
              <w:fldChar w:fldCharType="begin"/>
            </w:r>
            <w:r>
              <w:rPr>
                <w:noProof/>
                <w:webHidden/>
              </w:rPr>
              <w:instrText xml:space="preserve"> PAGEREF _Toc226643985 \h </w:instrText>
            </w:r>
            <w:r>
              <w:rPr>
                <w:noProof/>
                <w:webHidden/>
              </w:rPr>
            </w:r>
            <w:r>
              <w:rPr>
                <w:noProof/>
                <w:webHidden/>
              </w:rPr>
              <w:fldChar w:fldCharType="separate"/>
            </w:r>
            <w:r>
              <w:rPr>
                <w:noProof/>
                <w:webHidden/>
              </w:rPr>
              <w:t>122</w:t>
            </w:r>
            <w:r>
              <w:rPr>
                <w:noProof/>
                <w:webHidden/>
              </w:rPr>
              <w:fldChar w:fldCharType="end"/>
            </w:r>
          </w:hyperlink>
        </w:p>
        <w:p w14:paraId="33CC47F0" w14:textId="23687A8F"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86" w:history="1">
            <w:r w:rsidRPr="00D62505">
              <w:rPr>
                <w:rStyle w:val="Hyperlink"/>
                <w:noProof/>
              </w:rPr>
              <w:t>4.4.5</w:t>
            </w:r>
            <w:r>
              <w:rPr>
                <w:rFonts w:asciiTheme="minorHAnsi" w:eastAsiaTheme="minorEastAsia" w:hAnsiTheme="minorHAnsi"/>
                <w:b w:val="0"/>
                <w:noProof/>
                <w:kern w:val="2"/>
                <w:szCs w:val="24"/>
                <w:lang w:eastAsia="pt-BR"/>
                <w14:ligatures w14:val="standardContextual"/>
              </w:rPr>
              <w:tab/>
            </w:r>
            <w:r w:rsidRPr="00D62505">
              <w:rPr>
                <w:rStyle w:val="Hyperlink"/>
                <w:noProof/>
              </w:rPr>
              <w:t>Baixo custo</w:t>
            </w:r>
            <w:r>
              <w:rPr>
                <w:noProof/>
                <w:webHidden/>
              </w:rPr>
              <w:tab/>
            </w:r>
            <w:r>
              <w:rPr>
                <w:noProof/>
                <w:webHidden/>
              </w:rPr>
              <w:fldChar w:fldCharType="begin"/>
            </w:r>
            <w:r>
              <w:rPr>
                <w:noProof/>
                <w:webHidden/>
              </w:rPr>
              <w:instrText xml:space="preserve"> PAGEREF _Toc226643986 \h </w:instrText>
            </w:r>
            <w:r>
              <w:rPr>
                <w:noProof/>
                <w:webHidden/>
              </w:rPr>
            </w:r>
            <w:r>
              <w:rPr>
                <w:noProof/>
                <w:webHidden/>
              </w:rPr>
              <w:fldChar w:fldCharType="separate"/>
            </w:r>
            <w:r>
              <w:rPr>
                <w:noProof/>
                <w:webHidden/>
              </w:rPr>
              <w:t>122</w:t>
            </w:r>
            <w:r>
              <w:rPr>
                <w:noProof/>
                <w:webHidden/>
              </w:rPr>
              <w:fldChar w:fldCharType="end"/>
            </w:r>
          </w:hyperlink>
        </w:p>
        <w:p w14:paraId="3EF080AE" w14:textId="7CDEEA21" w:rsidR="00F02416" w:rsidRDefault="00F02416">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6643987" w:history="1">
            <w:r w:rsidRPr="00D62505">
              <w:rPr>
                <w:rStyle w:val="Hyperlink"/>
                <w:noProof/>
                <w14:scene3d>
                  <w14:camera w14:prst="orthographicFront"/>
                  <w14:lightRig w14:rig="threePt" w14:dir="t">
                    <w14:rot w14:lat="0" w14:lon="0" w14:rev="0"/>
                  </w14:lightRig>
                </w14:scene3d>
              </w:rPr>
              <w:t>5</w:t>
            </w:r>
            <w:r>
              <w:rPr>
                <w:rFonts w:asciiTheme="minorHAnsi" w:eastAsiaTheme="minorEastAsia" w:hAnsiTheme="minorHAnsi"/>
                <w:b w:val="0"/>
                <w:caps w:val="0"/>
                <w:noProof/>
                <w:kern w:val="2"/>
                <w:szCs w:val="24"/>
                <w:lang w:eastAsia="pt-BR"/>
                <w14:ligatures w14:val="standardContextual"/>
              </w:rPr>
              <w:tab/>
            </w:r>
            <w:r w:rsidRPr="00D62505">
              <w:rPr>
                <w:rStyle w:val="Hyperlink"/>
                <w:noProof/>
              </w:rPr>
              <w:t>CONCLUSÃO</w:t>
            </w:r>
            <w:r>
              <w:rPr>
                <w:noProof/>
                <w:webHidden/>
              </w:rPr>
              <w:tab/>
            </w:r>
            <w:r>
              <w:rPr>
                <w:noProof/>
                <w:webHidden/>
              </w:rPr>
              <w:fldChar w:fldCharType="begin"/>
            </w:r>
            <w:r>
              <w:rPr>
                <w:noProof/>
                <w:webHidden/>
              </w:rPr>
              <w:instrText xml:space="preserve"> PAGEREF _Toc226643987 \h </w:instrText>
            </w:r>
            <w:r>
              <w:rPr>
                <w:noProof/>
                <w:webHidden/>
              </w:rPr>
            </w:r>
            <w:r>
              <w:rPr>
                <w:noProof/>
                <w:webHidden/>
              </w:rPr>
              <w:fldChar w:fldCharType="separate"/>
            </w:r>
            <w:r>
              <w:rPr>
                <w:noProof/>
                <w:webHidden/>
              </w:rPr>
              <w:t>124</w:t>
            </w:r>
            <w:r>
              <w:rPr>
                <w:noProof/>
                <w:webHidden/>
              </w:rPr>
              <w:fldChar w:fldCharType="end"/>
            </w:r>
          </w:hyperlink>
        </w:p>
        <w:p w14:paraId="2B85596C" w14:textId="4BBD6B09"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88" w:history="1">
            <w:r w:rsidRPr="00D62505">
              <w:rPr>
                <w:rStyle w:val="Hyperlink"/>
                <w:noProof/>
                <w14:scene3d>
                  <w14:camera w14:prst="orthographicFront"/>
                  <w14:lightRig w14:rig="threePt" w14:dir="t">
                    <w14:rot w14:lat="0" w14:lon="0" w14:rev="0"/>
                  </w14:lightRig>
                </w14:scene3d>
              </w:rPr>
              <w:t>5.1</w:t>
            </w:r>
            <w:r>
              <w:rPr>
                <w:rFonts w:asciiTheme="minorHAnsi" w:eastAsiaTheme="minorEastAsia" w:hAnsiTheme="minorHAnsi"/>
                <w:caps w:val="0"/>
                <w:noProof/>
                <w:kern w:val="2"/>
                <w:szCs w:val="24"/>
                <w:lang w:eastAsia="pt-BR"/>
                <w14:ligatures w14:val="standardContextual"/>
              </w:rPr>
              <w:tab/>
            </w:r>
            <w:r w:rsidRPr="00D62505">
              <w:rPr>
                <w:rStyle w:val="Hyperlink"/>
                <w:noProof/>
              </w:rPr>
              <w:t>OBJETIVOS ALCANÇADOS</w:t>
            </w:r>
            <w:r>
              <w:rPr>
                <w:noProof/>
                <w:webHidden/>
              </w:rPr>
              <w:tab/>
            </w:r>
            <w:r>
              <w:rPr>
                <w:noProof/>
                <w:webHidden/>
              </w:rPr>
              <w:fldChar w:fldCharType="begin"/>
            </w:r>
            <w:r>
              <w:rPr>
                <w:noProof/>
                <w:webHidden/>
              </w:rPr>
              <w:instrText xml:space="preserve"> PAGEREF _Toc226643988 \h </w:instrText>
            </w:r>
            <w:r>
              <w:rPr>
                <w:noProof/>
                <w:webHidden/>
              </w:rPr>
            </w:r>
            <w:r>
              <w:rPr>
                <w:noProof/>
                <w:webHidden/>
              </w:rPr>
              <w:fldChar w:fldCharType="separate"/>
            </w:r>
            <w:r>
              <w:rPr>
                <w:noProof/>
                <w:webHidden/>
              </w:rPr>
              <w:t>124</w:t>
            </w:r>
            <w:r>
              <w:rPr>
                <w:noProof/>
                <w:webHidden/>
              </w:rPr>
              <w:fldChar w:fldCharType="end"/>
            </w:r>
          </w:hyperlink>
        </w:p>
        <w:p w14:paraId="35C43F47" w14:textId="2D924438"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89" w:history="1">
            <w:r w:rsidRPr="00D62505">
              <w:rPr>
                <w:rStyle w:val="Hyperlink"/>
                <w:noProof/>
                <w14:scene3d>
                  <w14:camera w14:prst="orthographicFront"/>
                  <w14:lightRig w14:rig="threePt" w14:dir="t">
                    <w14:rot w14:lat="0" w14:lon="0" w14:rev="0"/>
                  </w14:lightRig>
                </w14:scene3d>
              </w:rPr>
              <w:t>5.2</w:t>
            </w:r>
            <w:r>
              <w:rPr>
                <w:rFonts w:asciiTheme="minorHAnsi" w:eastAsiaTheme="minorEastAsia" w:hAnsiTheme="minorHAnsi"/>
                <w:caps w:val="0"/>
                <w:noProof/>
                <w:kern w:val="2"/>
                <w:szCs w:val="24"/>
                <w:lang w:eastAsia="pt-BR"/>
                <w14:ligatures w14:val="standardContextual"/>
              </w:rPr>
              <w:tab/>
            </w:r>
            <w:r w:rsidRPr="00D62505">
              <w:rPr>
                <w:rStyle w:val="Hyperlink"/>
                <w:noProof/>
              </w:rPr>
              <w:t>PRINCIPAIS RESULTADOS DA PESQUISA</w:t>
            </w:r>
            <w:r>
              <w:rPr>
                <w:noProof/>
                <w:webHidden/>
              </w:rPr>
              <w:tab/>
            </w:r>
            <w:r>
              <w:rPr>
                <w:noProof/>
                <w:webHidden/>
              </w:rPr>
              <w:fldChar w:fldCharType="begin"/>
            </w:r>
            <w:r>
              <w:rPr>
                <w:noProof/>
                <w:webHidden/>
              </w:rPr>
              <w:instrText xml:space="preserve"> PAGEREF _Toc226643989 \h </w:instrText>
            </w:r>
            <w:r>
              <w:rPr>
                <w:noProof/>
                <w:webHidden/>
              </w:rPr>
            </w:r>
            <w:r>
              <w:rPr>
                <w:noProof/>
                <w:webHidden/>
              </w:rPr>
              <w:fldChar w:fldCharType="separate"/>
            </w:r>
            <w:r>
              <w:rPr>
                <w:noProof/>
                <w:webHidden/>
              </w:rPr>
              <w:t>125</w:t>
            </w:r>
            <w:r>
              <w:rPr>
                <w:noProof/>
                <w:webHidden/>
              </w:rPr>
              <w:fldChar w:fldCharType="end"/>
            </w:r>
          </w:hyperlink>
        </w:p>
        <w:p w14:paraId="44BC65BA" w14:textId="16954312"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90" w:history="1">
            <w:r w:rsidRPr="00D62505">
              <w:rPr>
                <w:rStyle w:val="Hyperlink"/>
                <w:noProof/>
              </w:rPr>
              <w:t>5.2.1</w:t>
            </w:r>
            <w:r>
              <w:rPr>
                <w:rFonts w:asciiTheme="minorHAnsi" w:eastAsiaTheme="minorEastAsia" w:hAnsiTheme="minorHAnsi"/>
                <w:b w:val="0"/>
                <w:noProof/>
                <w:kern w:val="2"/>
                <w:szCs w:val="24"/>
                <w:lang w:eastAsia="pt-BR"/>
                <w14:ligatures w14:val="standardContextual"/>
              </w:rPr>
              <w:tab/>
            </w:r>
            <w:r w:rsidRPr="00D62505">
              <w:rPr>
                <w:rStyle w:val="Hyperlink"/>
                <w:noProof/>
              </w:rPr>
              <w:t>Outros resultados práticos</w:t>
            </w:r>
            <w:r>
              <w:rPr>
                <w:noProof/>
                <w:webHidden/>
              </w:rPr>
              <w:tab/>
            </w:r>
            <w:r>
              <w:rPr>
                <w:noProof/>
                <w:webHidden/>
              </w:rPr>
              <w:fldChar w:fldCharType="begin"/>
            </w:r>
            <w:r>
              <w:rPr>
                <w:noProof/>
                <w:webHidden/>
              </w:rPr>
              <w:instrText xml:space="preserve"> PAGEREF _Toc226643990 \h </w:instrText>
            </w:r>
            <w:r>
              <w:rPr>
                <w:noProof/>
                <w:webHidden/>
              </w:rPr>
            </w:r>
            <w:r>
              <w:rPr>
                <w:noProof/>
                <w:webHidden/>
              </w:rPr>
              <w:fldChar w:fldCharType="separate"/>
            </w:r>
            <w:r>
              <w:rPr>
                <w:noProof/>
                <w:webHidden/>
              </w:rPr>
              <w:t>125</w:t>
            </w:r>
            <w:r>
              <w:rPr>
                <w:noProof/>
                <w:webHidden/>
              </w:rPr>
              <w:fldChar w:fldCharType="end"/>
            </w:r>
          </w:hyperlink>
        </w:p>
        <w:p w14:paraId="0A976FBC" w14:textId="2666121D"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91" w:history="1">
            <w:r w:rsidRPr="00D62505">
              <w:rPr>
                <w:rStyle w:val="Hyperlink"/>
                <w:noProof/>
              </w:rPr>
              <w:t>5.2.2</w:t>
            </w:r>
            <w:r>
              <w:rPr>
                <w:rFonts w:asciiTheme="minorHAnsi" w:eastAsiaTheme="minorEastAsia" w:hAnsiTheme="minorHAnsi"/>
                <w:b w:val="0"/>
                <w:noProof/>
                <w:kern w:val="2"/>
                <w:szCs w:val="24"/>
                <w:lang w:eastAsia="pt-BR"/>
                <w14:ligatures w14:val="standardContextual"/>
              </w:rPr>
              <w:tab/>
            </w:r>
            <w:r w:rsidRPr="00D62505">
              <w:rPr>
                <w:rStyle w:val="Hyperlink"/>
                <w:noProof/>
              </w:rPr>
              <w:t>A plataforma web SuperCIATA</w:t>
            </w:r>
            <w:r>
              <w:rPr>
                <w:noProof/>
                <w:webHidden/>
              </w:rPr>
              <w:tab/>
            </w:r>
            <w:r>
              <w:rPr>
                <w:noProof/>
                <w:webHidden/>
              </w:rPr>
              <w:fldChar w:fldCharType="begin"/>
            </w:r>
            <w:r>
              <w:rPr>
                <w:noProof/>
                <w:webHidden/>
              </w:rPr>
              <w:instrText xml:space="preserve"> PAGEREF _Toc226643991 \h </w:instrText>
            </w:r>
            <w:r>
              <w:rPr>
                <w:noProof/>
                <w:webHidden/>
              </w:rPr>
            </w:r>
            <w:r>
              <w:rPr>
                <w:noProof/>
                <w:webHidden/>
              </w:rPr>
              <w:fldChar w:fldCharType="separate"/>
            </w:r>
            <w:r>
              <w:rPr>
                <w:noProof/>
                <w:webHidden/>
              </w:rPr>
              <w:t>126</w:t>
            </w:r>
            <w:r>
              <w:rPr>
                <w:noProof/>
                <w:webHidden/>
              </w:rPr>
              <w:fldChar w:fldCharType="end"/>
            </w:r>
          </w:hyperlink>
        </w:p>
        <w:p w14:paraId="6EA626A2" w14:textId="6BB351E0"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92" w:history="1">
            <w:r w:rsidRPr="00D62505">
              <w:rPr>
                <w:rStyle w:val="Hyperlink"/>
                <w:noProof/>
                <w14:scene3d>
                  <w14:camera w14:prst="orthographicFront"/>
                  <w14:lightRig w14:rig="threePt" w14:dir="t">
                    <w14:rot w14:lat="0" w14:lon="0" w14:rev="0"/>
                  </w14:lightRig>
                </w14:scene3d>
              </w:rPr>
              <w:t>5.3</w:t>
            </w:r>
            <w:r>
              <w:rPr>
                <w:rFonts w:asciiTheme="minorHAnsi" w:eastAsiaTheme="minorEastAsia" w:hAnsiTheme="minorHAnsi"/>
                <w:caps w:val="0"/>
                <w:noProof/>
                <w:kern w:val="2"/>
                <w:szCs w:val="24"/>
                <w:lang w:eastAsia="pt-BR"/>
                <w14:ligatures w14:val="standardContextual"/>
              </w:rPr>
              <w:tab/>
            </w:r>
            <w:r w:rsidRPr="00D62505">
              <w:rPr>
                <w:rStyle w:val="Hyperlink"/>
                <w:noProof/>
              </w:rPr>
              <w:t>LIMITAÇÕES DA PESQUISA E SUGESTÕES PARA TRABALHOS FUTUROS</w:t>
            </w:r>
            <w:r>
              <w:rPr>
                <w:noProof/>
                <w:webHidden/>
              </w:rPr>
              <w:tab/>
            </w:r>
            <w:r>
              <w:rPr>
                <w:noProof/>
                <w:webHidden/>
              </w:rPr>
              <w:fldChar w:fldCharType="begin"/>
            </w:r>
            <w:r>
              <w:rPr>
                <w:noProof/>
                <w:webHidden/>
              </w:rPr>
              <w:instrText xml:space="preserve"> PAGEREF _Toc226643992 \h </w:instrText>
            </w:r>
            <w:r>
              <w:rPr>
                <w:noProof/>
                <w:webHidden/>
              </w:rPr>
            </w:r>
            <w:r>
              <w:rPr>
                <w:noProof/>
                <w:webHidden/>
              </w:rPr>
              <w:fldChar w:fldCharType="separate"/>
            </w:r>
            <w:r>
              <w:rPr>
                <w:noProof/>
                <w:webHidden/>
              </w:rPr>
              <w:t>127</w:t>
            </w:r>
            <w:r>
              <w:rPr>
                <w:noProof/>
                <w:webHidden/>
              </w:rPr>
              <w:fldChar w:fldCharType="end"/>
            </w:r>
          </w:hyperlink>
        </w:p>
        <w:p w14:paraId="7724FC8D" w14:textId="429EEE61"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93" w:history="1">
            <w:r w:rsidRPr="00D62505">
              <w:rPr>
                <w:rStyle w:val="Hyperlink"/>
                <w:noProof/>
              </w:rPr>
              <w:t>5.3.1</w:t>
            </w:r>
            <w:r>
              <w:rPr>
                <w:rFonts w:asciiTheme="minorHAnsi" w:eastAsiaTheme="minorEastAsia" w:hAnsiTheme="minorHAnsi"/>
                <w:b w:val="0"/>
                <w:noProof/>
                <w:kern w:val="2"/>
                <w:szCs w:val="24"/>
                <w:lang w:eastAsia="pt-BR"/>
                <w14:ligatures w14:val="standardContextual"/>
              </w:rPr>
              <w:tab/>
            </w:r>
            <w:r w:rsidRPr="00D62505">
              <w:rPr>
                <w:rStyle w:val="Hyperlink"/>
                <w:noProof/>
              </w:rPr>
              <w:t>Escopo Geográfico e Requisitos de Dados</w:t>
            </w:r>
            <w:r>
              <w:rPr>
                <w:noProof/>
                <w:webHidden/>
              </w:rPr>
              <w:tab/>
            </w:r>
            <w:r>
              <w:rPr>
                <w:noProof/>
                <w:webHidden/>
              </w:rPr>
              <w:fldChar w:fldCharType="begin"/>
            </w:r>
            <w:r>
              <w:rPr>
                <w:noProof/>
                <w:webHidden/>
              </w:rPr>
              <w:instrText xml:space="preserve"> PAGEREF _Toc226643993 \h </w:instrText>
            </w:r>
            <w:r>
              <w:rPr>
                <w:noProof/>
                <w:webHidden/>
              </w:rPr>
            </w:r>
            <w:r>
              <w:rPr>
                <w:noProof/>
                <w:webHidden/>
              </w:rPr>
              <w:fldChar w:fldCharType="separate"/>
            </w:r>
            <w:r>
              <w:rPr>
                <w:noProof/>
                <w:webHidden/>
              </w:rPr>
              <w:t>127</w:t>
            </w:r>
            <w:r>
              <w:rPr>
                <w:noProof/>
                <w:webHidden/>
              </w:rPr>
              <w:fldChar w:fldCharType="end"/>
            </w:r>
          </w:hyperlink>
        </w:p>
        <w:p w14:paraId="60F9960C" w14:textId="3BDD3E4F"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94" w:history="1">
            <w:r w:rsidRPr="00D62505">
              <w:rPr>
                <w:rStyle w:val="Hyperlink"/>
                <w:noProof/>
              </w:rPr>
              <w:t>5.3.2</w:t>
            </w:r>
            <w:r>
              <w:rPr>
                <w:rFonts w:asciiTheme="minorHAnsi" w:eastAsiaTheme="minorEastAsia" w:hAnsiTheme="minorHAnsi"/>
                <w:b w:val="0"/>
                <w:noProof/>
                <w:kern w:val="2"/>
                <w:szCs w:val="24"/>
                <w:lang w:eastAsia="pt-BR"/>
                <w14:ligatures w14:val="standardContextual"/>
              </w:rPr>
              <w:tab/>
            </w:r>
            <w:r w:rsidRPr="00D62505">
              <w:rPr>
                <w:rStyle w:val="Hyperlink"/>
                <w:noProof/>
              </w:rPr>
              <w:t>Inteligência Artificial</w:t>
            </w:r>
            <w:r>
              <w:rPr>
                <w:noProof/>
                <w:webHidden/>
              </w:rPr>
              <w:tab/>
            </w:r>
            <w:r>
              <w:rPr>
                <w:noProof/>
                <w:webHidden/>
              </w:rPr>
              <w:fldChar w:fldCharType="begin"/>
            </w:r>
            <w:r>
              <w:rPr>
                <w:noProof/>
                <w:webHidden/>
              </w:rPr>
              <w:instrText xml:space="preserve"> PAGEREF _Toc226643994 \h </w:instrText>
            </w:r>
            <w:r>
              <w:rPr>
                <w:noProof/>
                <w:webHidden/>
              </w:rPr>
            </w:r>
            <w:r>
              <w:rPr>
                <w:noProof/>
                <w:webHidden/>
              </w:rPr>
              <w:fldChar w:fldCharType="separate"/>
            </w:r>
            <w:r>
              <w:rPr>
                <w:noProof/>
                <w:webHidden/>
              </w:rPr>
              <w:t>127</w:t>
            </w:r>
            <w:r>
              <w:rPr>
                <w:noProof/>
                <w:webHidden/>
              </w:rPr>
              <w:fldChar w:fldCharType="end"/>
            </w:r>
          </w:hyperlink>
        </w:p>
        <w:p w14:paraId="61FE28B1" w14:textId="34B294F4"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95" w:history="1">
            <w:r w:rsidRPr="00D62505">
              <w:rPr>
                <w:rStyle w:val="Hyperlink"/>
                <w:noProof/>
              </w:rPr>
              <w:t>5.3.3</w:t>
            </w:r>
            <w:r>
              <w:rPr>
                <w:rFonts w:asciiTheme="minorHAnsi" w:eastAsiaTheme="minorEastAsia" w:hAnsiTheme="minorHAnsi"/>
                <w:b w:val="0"/>
                <w:noProof/>
                <w:kern w:val="2"/>
                <w:szCs w:val="24"/>
                <w:lang w:eastAsia="pt-BR"/>
                <w14:ligatures w14:val="standardContextual"/>
              </w:rPr>
              <w:tab/>
            </w:r>
            <w:r w:rsidRPr="00D62505">
              <w:rPr>
                <w:rStyle w:val="Hyperlink"/>
                <w:noProof/>
              </w:rPr>
              <w:t>Geometrias Não Ortogonais e Limitações de Acurácia</w:t>
            </w:r>
            <w:r>
              <w:rPr>
                <w:noProof/>
                <w:webHidden/>
              </w:rPr>
              <w:tab/>
            </w:r>
            <w:r>
              <w:rPr>
                <w:noProof/>
                <w:webHidden/>
              </w:rPr>
              <w:fldChar w:fldCharType="begin"/>
            </w:r>
            <w:r>
              <w:rPr>
                <w:noProof/>
                <w:webHidden/>
              </w:rPr>
              <w:instrText xml:space="preserve"> PAGEREF _Toc226643995 \h </w:instrText>
            </w:r>
            <w:r>
              <w:rPr>
                <w:noProof/>
                <w:webHidden/>
              </w:rPr>
            </w:r>
            <w:r>
              <w:rPr>
                <w:noProof/>
                <w:webHidden/>
              </w:rPr>
              <w:fldChar w:fldCharType="separate"/>
            </w:r>
            <w:r>
              <w:rPr>
                <w:noProof/>
                <w:webHidden/>
              </w:rPr>
              <w:t>127</w:t>
            </w:r>
            <w:r>
              <w:rPr>
                <w:noProof/>
                <w:webHidden/>
              </w:rPr>
              <w:fldChar w:fldCharType="end"/>
            </w:r>
          </w:hyperlink>
        </w:p>
        <w:p w14:paraId="6E6C0270" w14:textId="768807FF"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96" w:history="1">
            <w:r w:rsidRPr="00D62505">
              <w:rPr>
                <w:rStyle w:val="Hyperlink"/>
                <w:noProof/>
                <w14:scene3d>
                  <w14:camera w14:prst="orthographicFront"/>
                  <w14:lightRig w14:rig="threePt" w14:dir="t">
                    <w14:rot w14:lat="0" w14:lon="0" w14:rev="0"/>
                  </w14:lightRig>
                </w14:scene3d>
              </w:rPr>
              <w:t>5.4</w:t>
            </w:r>
            <w:r>
              <w:rPr>
                <w:rFonts w:asciiTheme="minorHAnsi" w:eastAsiaTheme="minorEastAsia" w:hAnsiTheme="minorHAnsi"/>
                <w:caps w:val="0"/>
                <w:noProof/>
                <w:kern w:val="2"/>
                <w:szCs w:val="24"/>
                <w:lang w:eastAsia="pt-BR"/>
                <w14:ligatures w14:val="standardContextual"/>
              </w:rPr>
              <w:tab/>
            </w:r>
            <w:r w:rsidRPr="00D62505">
              <w:rPr>
                <w:rStyle w:val="Hyperlink"/>
                <w:noProof/>
              </w:rPr>
              <w:t>RECOMENDAÇÕES</w:t>
            </w:r>
            <w:r>
              <w:rPr>
                <w:noProof/>
                <w:webHidden/>
              </w:rPr>
              <w:tab/>
            </w:r>
            <w:r>
              <w:rPr>
                <w:noProof/>
                <w:webHidden/>
              </w:rPr>
              <w:fldChar w:fldCharType="begin"/>
            </w:r>
            <w:r>
              <w:rPr>
                <w:noProof/>
                <w:webHidden/>
              </w:rPr>
              <w:instrText xml:space="preserve"> PAGEREF _Toc226643996 \h </w:instrText>
            </w:r>
            <w:r>
              <w:rPr>
                <w:noProof/>
                <w:webHidden/>
              </w:rPr>
            </w:r>
            <w:r>
              <w:rPr>
                <w:noProof/>
                <w:webHidden/>
              </w:rPr>
              <w:fldChar w:fldCharType="separate"/>
            </w:r>
            <w:r>
              <w:rPr>
                <w:noProof/>
                <w:webHidden/>
              </w:rPr>
              <w:t>128</w:t>
            </w:r>
            <w:r>
              <w:rPr>
                <w:noProof/>
                <w:webHidden/>
              </w:rPr>
              <w:fldChar w:fldCharType="end"/>
            </w:r>
          </w:hyperlink>
        </w:p>
        <w:p w14:paraId="40A6715B" w14:textId="4E230282"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97" w:history="1">
            <w:r w:rsidRPr="00D62505">
              <w:rPr>
                <w:rStyle w:val="Hyperlink"/>
                <w:noProof/>
                <w14:scene3d>
                  <w14:camera w14:prst="orthographicFront"/>
                  <w14:lightRig w14:rig="threePt" w14:dir="t">
                    <w14:rot w14:lat="0" w14:lon="0" w14:rev="0"/>
                  </w14:lightRig>
                </w14:scene3d>
              </w:rPr>
              <w:t>5.5</w:t>
            </w:r>
            <w:r>
              <w:rPr>
                <w:rFonts w:asciiTheme="minorHAnsi" w:eastAsiaTheme="minorEastAsia" w:hAnsiTheme="minorHAnsi"/>
                <w:caps w:val="0"/>
                <w:noProof/>
                <w:kern w:val="2"/>
                <w:szCs w:val="24"/>
                <w:lang w:eastAsia="pt-BR"/>
                <w14:ligatures w14:val="standardContextual"/>
              </w:rPr>
              <w:tab/>
            </w:r>
            <w:r w:rsidRPr="00D62505">
              <w:rPr>
                <w:rStyle w:val="Hyperlink"/>
                <w:noProof/>
              </w:rPr>
              <w:t>CONSIDERAÇÕES FINAIS</w:t>
            </w:r>
            <w:r>
              <w:rPr>
                <w:noProof/>
                <w:webHidden/>
              </w:rPr>
              <w:tab/>
            </w:r>
            <w:r>
              <w:rPr>
                <w:noProof/>
                <w:webHidden/>
              </w:rPr>
              <w:fldChar w:fldCharType="begin"/>
            </w:r>
            <w:r>
              <w:rPr>
                <w:noProof/>
                <w:webHidden/>
              </w:rPr>
              <w:instrText xml:space="preserve"> PAGEREF _Toc226643997 \h </w:instrText>
            </w:r>
            <w:r>
              <w:rPr>
                <w:noProof/>
                <w:webHidden/>
              </w:rPr>
            </w:r>
            <w:r>
              <w:rPr>
                <w:noProof/>
                <w:webHidden/>
              </w:rPr>
              <w:fldChar w:fldCharType="separate"/>
            </w:r>
            <w:r>
              <w:rPr>
                <w:noProof/>
                <w:webHidden/>
              </w:rPr>
              <w:t>128</w:t>
            </w:r>
            <w:r>
              <w:rPr>
                <w:noProof/>
                <w:webHidden/>
              </w:rPr>
              <w:fldChar w:fldCharType="end"/>
            </w:r>
          </w:hyperlink>
        </w:p>
        <w:p w14:paraId="4C5794D6" w14:textId="74EF537D" w:rsidR="00F02416" w:rsidRDefault="00F02416">
          <w:pPr>
            <w:pStyle w:val="Sumrio1"/>
            <w:tabs>
              <w:tab w:val="right" w:leader="dot" w:pos="9061"/>
            </w:tabs>
            <w:rPr>
              <w:rFonts w:asciiTheme="minorHAnsi" w:eastAsiaTheme="minorEastAsia" w:hAnsiTheme="minorHAnsi"/>
              <w:b w:val="0"/>
              <w:caps w:val="0"/>
              <w:noProof/>
              <w:kern w:val="2"/>
              <w:szCs w:val="24"/>
              <w:lang w:eastAsia="pt-BR"/>
              <w14:ligatures w14:val="standardContextual"/>
            </w:rPr>
          </w:pPr>
          <w:hyperlink w:anchor="_Toc226643998" w:history="1">
            <w:r w:rsidRPr="00D62505">
              <w:rPr>
                <w:rStyle w:val="Hyperlink"/>
                <w:noProof/>
              </w:rPr>
              <w:t>REFERÊNCIAS</w:t>
            </w:r>
            <w:r>
              <w:rPr>
                <w:noProof/>
                <w:webHidden/>
              </w:rPr>
              <w:tab/>
            </w:r>
            <w:r>
              <w:rPr>
                <w:noProof/>
                <w:webHidden/>
              </w:rPr>
              <w:fldChar w:fldCharType="begin"/>
            </w:r>
            <w:r>
              <w:rPr>
                <w:noProof/>
                <w:webHidden/>
              </w:rPr>
              <w:instrText xml:space="preserve"> PAGEREF _Toc226643998 \h </w:instrText>
            </w:r>
            <w:r>
              <w:rPr>
                <w:noProof/>
                <w:webHidden/>
              </w:rPr>
            </w:r>
            <w:r>
              <w:rPr>
                <w:noProof/>
                <w:webHidden/>
              </w:rPr>
              <w:fldChar w:fldCharType="separate"/>
            </w:r>
            <w:r>
              <w:rPr>
                <w:noProof/>
                <w:webHidden/>
              </w:rPr>
              <w:t>129</w:t>
            </w:r>
            <w:r>
              <w:rPr>
                <w:noProof/>
                <w:webHidden/>
              </w:rPr>
              <w:fldChar w:fldCharType="end"/>
            </w:r>
          </w:hyperlink>
        </w:p>
        <w:p w14:paraId="56F5BB58" w14:textId="1654ECF7" w:rsidR="00F02416" w:rsidRDefault="00F02416">
          <w:pPr>
            <w:pStyle w:val="Sumrio1"/>
            <w:tabs>
              <w:tab w:val="right" w:leader="dot" w:pos="9061"/>
            </w:tabs>
            <w:rPr>
              <w:rFonts w:asciiTheme="minorHAnsi" w:eastAsiaTheme="minorEastAsia" w:hAnsiTheme="minorHAnsi"/>
              <w:b w:val="0"/>
              <w:caps w:val="0"/>
              <w:noProof/>
              <w:kern w:val="2"/>
              <w:szCs w:val="24"/>
              <w:lang w:eastAsia="pt-BR"/>
              <w14:ligatures w14:val="standardContextual"/>
            </w:rPr>
          </w:pPr>
          <w:hyperlink w:anchor="_Toc226643999" w:history="1">
            <w:r w:rsidRPr="00D62505">
              <w:rPr>
                <w:rStyle w:val="Hyperlink"/>
                <w:noProof/>
              </w:rPr>
              <w:t>ANEXOS</w:t>
            </w:r>
            <w:r>
              <w:rPr>
                <w:noProof/>
                <w:webHidden/>
              </w:rPr>
              <w:tab/>
            </w:r>
            <w:r>
              <w:rPr>
                <w:noProof/>
                <w:webHidden/>
              </w:rPr>
              <w:fldChar w:fldCharType="begin"/>
            </w:r>
            <w:r>
              <w:rPr>
                <w:noProof/>
                <w:webHidden/>
              </w:rPr>
              <w:instrText xml:space="preserve"> PAGEREF _Toc226643999 \h </w:instrText>
            </w:r>
            <w:r>
              <w:rPr>
                <w:noProof/>
                <w:webHidden/>
              </w:rPr>
            </w:r>
            <w:r>
              <w:rPr>
                <w:noProof/>
                <w:webHidden/>
              </w:rPr>
              <w:fldChar w:fldCharType="separate"/>
            </w:r>
            <w:r>
              <w:rPr>
                <w:noProof/>
                <w:webHidden/>
              </w:rPr>
              <w:t>133</w:t>
            </w:r>
            <w:r>
              <w:rPr>
                <w:noProof/>
                <w:webHidden/>
              </w:rPr>
              <w:fldChar w:fldCharType="end"/>
            </w:r>
          </w:hyperlink>
        </w:p>
        <w:p w14:paraId="5C1B4820" w14:textId="2C210480" w:rsidR="009F4655" w:rsidRDefault="009F4655">
          <w:r>
            <w:rPr>
              <w:b/>
              <w:bCs/>
            </w:rPr>
            <w:fldChar w:fldCharType="end"/>
          </w:r>
        </w:p>
      </w:sdtContent>
    </w:sdt>
    <w:p w14:paraId="1458B706" w14:textId="77777777" w:rsidR="00D266F0" w:rsidRDefault="00D266F0">
      <w:pPr>
        <w:sectPr w:rsidR="00D266F0" w:rsidSect="00C01A8A">
          <w:pgSz w:w="11906" w:h="16838" w:code="9"/>
          <w:pgMar w:top="1701" w:right="1134" w:bottom="1134" w:left="1701" w:header="709" w:footer="709" w:gutter="0"/>
          <w:cols w:space="708"/>
          <w:docGrid w:linePitch="360"/>
        </w:sectPr>
      </w:pPr>
    </w:p>
    <w:p w14:paraId="7E7D36B9" w14:textId="190CF888" w:rsidR="006D3D4B" w:rsidRPr="009B6CCF" w:rsidRDefault="006D3D4B" w:rsidP="009B6CCF">
      <w:pPr>
        <w:pStyle w:val="Ttulo1"/>
      </w:pPr>
      <w:bookmarkStart w:id="6" w:name="_Toc226643940"/>
      <w:r w:rsidRPr="009B6CCF">
        <w:lastRenderedPageBreak/>
        <w:t>INTRODUÇÃO</w:t>
      </w:r>
      <w:bookmarkEnd w:id="6"/>
    </w:p>
    <w:p w14:paraId="64B793AB" w14:textId="40BD2A32" w:rsidR="00904C45" w:rsidRDefault="00904C45" w:rsidP="00904C45">
      <w:r>
        <w:t xml:space="preserve">A espacialização da malha fundiária urbana constitui um pilar fundamental para a gestão municipal contemporânea, transcendendo a mera representação cartográfica para consolidar-se como uma ferramenta de justiça fiscal e planejamento territorial. A literatura especializada converge quanto à essencialidade desse processo, destacando que a integração entre os registros alfanuméricos e a base geométrica é o que viabiliza a transição do cadastro estritamente tributário para o modelo Multifinalitário (CTM). Nesse sentido, </w:t>
      </w:r>
      <w:r w:rsidR="0089748B">
        <w:fldChar w:fldCharType="begin"/>
      </w:r>
      <w:r w:rsidR="006642E5">
        <w:instrText xml:space="preserve"> ADDIN ZOTERO_ITEM CSL_CITATION {"citationID":"ld42xTKm","properties":{"formattedCitation":"(Erba, 2007)","plainCitation":"(Erba, 2007)","dontUpdate":true,"noteIndex":0},"citationItems":[{"id":361,"uris":["http://zotero.org/users/15531986/items/VI3TH2BK"],"itemData":{"id":361,"type":"book","ISBN":"97-85906701-0-0","publisher":"Lincoln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89748B">
        <w:fldChar w:fldCharType="separate"/>
      </w:r>
      <w:r w:rsidR="0089748B" w:rsidRPr="0089748B">
        <w:rPr>
          <w:rFonts w:cs="Arial"/>
        </w:rPr>
        <w:t>Erba</w:t>
      </w:r>
      <w:r w:rsidR="00A35B52">
        <w:rPr>
          <w:rFonts w:cs="Arial"/>
        </w:rPr>
        <w:t xml:space="preserve"> (</w:t>
      </w:r>
      <w:r w:rsidR="0089748B" w:rsidRPr="0089748B">
        <w:rPr>
          <w:rFonts w:cs="Arial"/>
        </w:rPr>
        <w:t>2007)</w:t>
      </w:r>
      <w:r w:rsidR="0089748B">
        <w:fldChar w:fldCharType="end"/>
      </w:r>
      <w:r>
        <w:t xml:space="preserve"> enfatiza que a espacialização confere inteligência geográfica à administração pública, permitindo que o território seja gerido a partir de suas realidades físicas e jurídicas, superando a dependência de registros puramente abstratos.</w:t>
      </w:r>
    </w:p>
    <w:p w14:paraId="627D4625" w14:textId="60A80481" w:rsidR="007A2944" w:rsidRDefault="00904C45" w:rsidP="00904C45">
      <w:r>
        <w:t>Essa prática subsidia o planejamento urbano ao permitir a identificação fidedigna do uso e ocupação do solo, além de potencializar a eficiência da arrecadação tributária e a equidade fiscal. Paralelamente, a estruturação dessa malha favorece a regularização fundiária, oferece suporte à gestão integrada de serviços públicos e fortalece a segurança jurídica das transações imobiliárias. Sob a óptica institucional, o georreferenciamento viabiliza uma governança digital moderna, alinhada aos Sistemas de Informação Geográfica (SIG)</w:t>
      </w:r>
      <w:r w:rsidR="00D5307C">
        <w:t xml:space="preserve"> </w:t>
      </w:r>
      <w:r w:rsidR="00D5307C">
        <w:fldChar w:fldCharType="begin"/>
      </w:r>
      <w:r w:rsidR="006642E5">
        <w:instrText xml:space="preserve"> ADDIN ZOTERO_ITEM CSL_CITATION {"citationID":"nGWcHzit","properties":{"formattedCitation":"(Koeva {\\i{}et al.}, 2021)","plainCitation":"(Koeva et al., 2021)","dontUpdate":true,"noteIndex":0},"citationItems":[{"id":249,"uris":["http://zotero.org/users/15531986/items/ZF2QS439"],"itemData":{"id":249,"type":"article-journal","abstract":"The well-recognized and extensive task of mapping unrecorded land rights across sub-Saharan Africa demands innovative solutions. In response, the consortia of “its4land”, a European Commission Horizon 2020 project, developed, adapted, and tested innovative geospatial tools including (1) software underpinned by the smart Sketch maps concept, called SmartSkeMa; (2) a workflow for applying unmanned aerial vehicles (UAV); and (3) a boundary delineator tool based on the UAV images. Additionally, the consortium developed (4) a platform called Publish and Share (PaS), enabling integration of all the outputs of tool sharing and publishing of land information through geocloud web services. The individual tools were developed, tested, and demonstrated based on requirements from Rwanda, Kenya, Ethiopia, and Zanzibar. The platform was further tested by key informants and experts in a workshop in Rwanda after the AfricaGIS conference in 2019. With the project concluding in 2020, this paper seeks to undertake an assessment of the tools and the PaS platform against the elements of fit-for-purpose land administration. The results show that while the tools can function and deliver outputs independently and reliably, PaS enables interoperability by allowing them to be combined and integrated into land administration workflows. This feature is useful for tailoring approaches for specific country contexts. In this regard, developers of technical approaches tackling land administration issues are further encouraged to include interoperability and the use of recognized standards in designs.","container-title":"Land","DOI":"10.3390/land10060557","ISSN":"2073-445X","issue":"6","journalAbbreviation":"Land","language":"en","license":"https://creativecommons.org/licenses/by/4.0/","page":"557","source":"DOI.org (Crossref)","title":"Geospatial Tool and Geocloud Platform Innovations: A Fit-for-Purpose Land Administration Assessment","title-short":"Geospatial Tool and Geocloud Platform Innovations","volume":"10","author":[{"family":"Koeva","given":"Mila"},{"family":"Humayun","given":"Mohammed Imaduddin"},{"family":"Timm","given":"Christian"},{"family":"Stöcker","given":"Claudia"},{"family":"Crommelinck","given":"Sophie"},{"family":"Chipofya","given":"Malumbo"},{"family":"Bennett","given":"Rohan"},{"family":"Zevenbergen","given":"Jaap"}],"issued":{"date-parts":[["2021",5,26]]}}}],"schema":"https://github.com/citation-style-language/schema/raw/master/csl-citation.json"} </w:instrText>
      </w:r>
      <w:r w:rsidR="00D5307C">
        <w:fldChar w:fldCharType="separate"/>
      </w:r>
      <w:r w:rsidR="00D5307C" w:rsidRPr="00D5307C">
        <w:rPr>
          <w:rFonts w:cs="Arial"/>
        </w:rPr>
        <w:t>(</w:t>
      </w:r>
      <w:r w:rsidR="00D5307C">
        <w:rPr>
          <w:rFonts w:cs="Arial"/>
        </w:rPr>
        <w:t>KOEVA</w:t>
      </w:r>
      <w:r w:rsidR="00D5307C" w:rsidRPr="00D5307C">
        <w:rPr>
          <w:rFonts w:cs="Arial"/>
        </w:rPr>
        <w:t xml:space="preserve"> </w:t>
      </w:r>
      <w:r w:rsidR="00D5307C" w:rsidRPr="00D5307C">
        <w:rPr>
          <w:rFonts w:cs="Arial"/>
          <w:i/>
          <w:iCs/>
        </w:rPr>
        <w:t>et al.</w:t>
      </w:r>
      <w:r w:rsidR="00D5307C" w:rsidRPr="00D5307C">
        <w:rPr>
          <w:rFonts w:cs="Arial"/>
        </w:rPr>
        <w:t>, 2021)</w:t>
      </w:r>
      <w:r w:rsidR="00D5307C">
        <w:fldChar w:fldCharType="end"/>
      </w:r>
      <w:r>
        <w:t xml:space="preserve"> e em conformidade com as diretrizes do Estatuto da Cidade</w:t>
      </w:r>
      <w:r w:rsidR="00D5307C">
        <w:t xml:space="preserve"> </w:t>
      </w:r>
      <w:r w:rsidR="00D5307C">
        <w:fldChar w:fldCharType="begin"/>
      </w:r>
      <w:r w:rsidR="006642E5">
        <w:instrText xml:space="preserve"> ADDIN ZOTERO_ITEM CSL_CITATION {"citationID":"snEiA4Pi","properties":{"formattedCitation":"(Brasil, 2001)","plainCitation":"(Brasil, 2001)","dontUpdate":true,"noteIndex":0},"citationItems":[{"id":258,"uris":["http://zotero.org/users/15531986/items/XZK6SVCS"],"itemData":{"id":258,"type":"bill","note":"publisher-place: Brasília\npublisher: Presidência da República","number":"10.257","title":"Lei nº 10.257, de 10 de julho de 2001. Estatuto da Cidade.","title-short":"Estatuto da Cidade","URL":"http://www.planalto.gov.br/ccivil_03/leis/leis_2001/l10257.htm","author":[{"literal":"Brasil"}],"issued":{"date-parts":[["2001",7,10]]}}}],"schema":"https://github.com/citation-style-language/schema/raw/master/csl-citation.json"} </w:instrText>
      </w:r>
      <w:r w:rsidR="00D5307C">
        <w:fldChar w:fldCharType="separate"/>
      </w:r>
      <w:r w:rsidR="00D5307C" w:rsidRPr="00D5307C">
        <w:rPr>
          <w:rFonts w:cs="Arial"/>
        </w:rPr>
        <w:t>(</w:t>
      </w:r>
      <w:r w:rsidR="00D5307C">
        <w:rPr>
          <w:rFonts w:cs="Arial"/>
        </w:rPr>
        <w:t>BRASIL</w:t>
      </w:r>
      <w:r w:rsidR="00D5307C" w:rsidRPr="00D5307C">
        <w:rPr>
          <w:rFonts w:cs="Arial"/>
        </w:rPr>
        <w:t>, 2001)</w:t>
      </w:r>
      <w:r w:rsidR="00D5307C">
        <w:fldChar w:fldCharType="end"/>
      </w:r>
      <w:r>
        <w:t xml:space="preserve"> e do Sistema Nacional de Gestão de Informações Territoriais (SINTER)</w:t>
      </w:r>
      <w:r w:rsidR="00D5307C">
        <w:t xml:space="preserve"> </w:t>
      </w:r>
      <w:r w:rsidR="00D5307C">
        <w:fldChar w:fldCharType="begin"/>
      </w:r>
      <w:r w:rsidR="006642E5">
        <w:instrText xml:space="preserve"> ADDIN ZOTERO_ITEM CSL_CITATION {"citationID":"8IaNzY4a","properties":{"formattedCitation":"(Brasil, 2022)","plainCitation":"(Brasil, 2022)","dontUpdate":true,"noteIndex":0},"citationItems":[{"id":257,"uris":["http://zotero.org/users/15531986/items/8PXSWFFN"],"itemData":{"id":257,"type":"legislation","abstract":"Altera o Decreto nº 8.764, de 10 de maio de 2016, que institui o Sistema Nacional de Gestão de Informações Territoriais – Sinter.","container-title":"Diário Oficial da União","language":"pt-BR","note":"publisher: Diário Oficial da União","title":"Decreto nº 11.208, de 28 de setembro de 2022","URL":"https://www.planalto.gov.br/ccivil_03/_ato2019-2022/2022/decreto/D11208.htm","author":[{"literal":"Brasil"}],"issued":{"date-parts":[["2022",9,28]]}}}],"schema":"https://github.com/citation-style-language/schema/raw/master/csl-citation.json"} </w:instrText>
      </w:r>
      <w:r w:rsidR="00D5307C">
        <w:fldChar w:fldCharType="separate"/>
      </w:r>
      <w:r w:rsidR="00D5307C" w:rsidRPr="00D5307C">
        <w:rPr>
          <w:rFonts w:cs="Arial"/>
        </w:rPr>
        <w:t>(</w:t>
      </w:r>
      <w:r w:rsidR="00D5307C">
        <w:rPr>
          <w:rFonts w:cs="Arial"/>
        </w:rPr>
        <w:t>BRASIL</w:t>
      </w:r>
      <w:r w:rsidR="00D5307C" w:rsidRPr="00D5307C">
        <w:rPr>
          <w:rFonts w:cs="Arial"/>
        </w:rPr>
        <w:t>, 2022)</w:t>
      </w:r>
      <w:r w:rsidR="00D5307C">
        <w:fldChar w:fldCharType="end"/>
      </w:r>
      <w:r>
        <w:t>. Ademais, consolida-se como um instrumento essencial para a mitigação de riscos urbanos, a formulação de políticas sociais e a promoção da transparência pública.</w:t>
      </w:r>
    </w:p>
    <w:p w14:paraId="24A94940" w14:textId="05F772CC" w:rsidR="006D3D4B" w:rsidRPr="009B6CCF" w:rsidRDefault="00782A21" w:rsidP="00164854">
      <w:r w:rsidRPr="00782A21">
        <w:t xml:space="preserve">Apesar desses benefícios, a realidade dos municípios brasileiros apresenta uma lacuna significativa. Segundo a Pesquisa de Informações Básicas Municipais </w:t>
      </w:r>
      <w:r w:rsidR="00D87837" w:rsidRPr="009B6CCF">
        <w:fldChar w:fldCharType="begin"/>
      </w:r>
      <w:r w:rsidR="00D87837" w:rsidRPr="009B6CCF">
        <w:instrText xml:space="preserve"> ADDIN ZOTERO_ITEM CSL_CITATION {"citationID":"PjhUbnU3","properties":{"formattedCitation":"(IBGE, 2019)","plainCitation":"(IBGE, 2019)","noteIndex":0},"citationItems":[{"id":223,"uris":["http://zotero.org/users/15531986/items/J334I7ZG"],"itemData":{"id":223,"type":"webpage","title":"MUNIC 2019","title-short":"MUNIC","URL":"https://ftp.ibge.gov.br/Perfil_Municipios/2019/Base_de_Dados/","author":[{"family":"IBGE","given":""}],"accessed":{"date-parts":[["2025",7,19]]},"issued":{"date-parts":[["2019"]]}}}],"schema":"https://github.com/citation-style-language/schema/raw/master/csl-citation.json"} </w:instrText>
      </w:r>
      <w:r w:rsidR="00D87837" w:rsidRPr="009B6CCF">
        <w:fldChar w:fldCharType="separate"/>
      </w:r>
      <w:r w:rsidR="00D87837" w:rsidRPr="009B6CCF">
        <w:rPr>
          <w:rFonts w:cs="Arial"/>
        </w:rPr>
        <w:t>(IBGE</w:t>
      </w:r>
      <w:r w:rsidR="00B05DD5">
        <w:rPr>
          <w:rFonts w:cs="Arial"/>
        </w:rPr>
        <w:fldChar w:fldCharType="begin"/>
      </w:r>
      <w:r w:rsidR="00B05DD5">
        <w:instrText xml:space="preserve"> TA \l "</w:instrText>
      </w:r>
      <w:r w:rsidR="00B05DD5" w:rsidRPr="004D0CE0">
        <w:rPr>
          <w:rFonts w:cs="Arial"/>
        </w:rPr>
        <w:instrText>IBGE</w:instrText>
      </w:r>
      <w:r w:rsidR="00B05DD5">
        <w:instrText>" \s "I</w:instrText>
      </w:r>
      <w:r w:rsidR="00D441B5">
        <w:instrText xml:space="preserve">nstituto </w:instrText>
      </w:r>
      <w:r w:rsidR="00B05DD5">
        <w:instrText>B</w:instrText>
      </w:r>
      <w:r w:rsidR="00D441B5">
        <w:instrText xml:space="preserve">rasileiro de </w:instrText>
      </w:r>
      <w:r w:rsidR="00B05DD5">
        <w:instrText>G</w:instrText>
      </w:r>
      <w:r w:rsidR="00D441B5">
        <w:instrText xml:space="preserve">eografia e </w:instrText>
      </w:r>
      <w:r w:rsidR="00B05DD5">
        <w:instrText>E</w:instrText>
      </w:r>
      <w:r w:rsidR="00D441B5">
        <w:instrText>statística</w:instrText>
      </w:r>
      <w:r w:rsidR="00B05DD5">
        <w:instrText xml:space="preserve">" \c 1 </w:instrText>
      </w:r>
      <w:r w:rsidR="00B05DD5">
        <w:rPr>
          <w:rFonts w:cs="Arial"/>
        </w:rPr>
        <w:fldChar w:fldCharType="end"/>
      </w:r>
      <w:r w:rsidR="00D87837" w:rsidRPr="009B6CCF">
        <w:rPr>
          <w:rFonts w:cs="Arial"/>
        </w:rPr>
        <w:t>, 2019)</w:t>
      </w:r>
      <w:r w:rsidR="00D87837" w:rsidRPr="009B6CCF">
        <w:fldChar w:fldCharType="end"/>
      </w:r>
      <w:r w:rsidRPr="00782A21">
        <w:t>, apenas 21% dos municípios possuíam uma base cadastral georreferenciada em 2019. A mesma investigação revelou que 59% das administrações locais limitavam-se a coletar informações descritivas para fins tributários, muitas vezes sem apoio de sistemas automatizados ou qualquer tipo de espacialização. Diante deste cenário, urge buscar alternativas que viabilizem a espacialização em larga escala da malha fundiária, superando as barreiras dos métodos convencionais de levantamento.</w:t>
      </w:r>
    </w:p>
    <w:p w14:paraId="4C398A29" w14:textId="2B69D36E" w:rsidR="006D3D4B" w:rsidRDefault="00097915" w:rsidP="006D3D4B">
      <w:r w:rsidRPr="00097915">
        <w:t xml:space="preserve">Uma estratégia promissora para acelerar esse processo consiste na adoção do conceito de </w:t>
      </w:r>
      <w:r w:rsidRPr="00097915">
        <w:rPr>
          <w:i/>
          <w:iCs/>
        </w:rPr>
        <w:t>Fit-For-Purpose Land Administration</w:t>
      </w:r>
      <w:r w:rsidRPr="00097915">
        <w:t xml:space="preserve"> (FFP). Esta abordagem, proposta por Enemark, McLaren e Lemmen</w:t>
      </w:r>
      <w:r>
        <w:t xml:space="preserve"> </w:t>
      </w:r>
      <w:r w:rsidRPr="009B6CCF">
        <w:fldChar w:fldCharType="begin"/>
      </w:r>
      <w:r>
        <w:instrText xml:space="preserve"> ADDIN ZOTERO_ITEM CSL_CITATION {"citationID":"Xd4rSd9E","properties":{"formattedCitation":"(Enemark; McLaren; Lemmen, 2021)","plainCitation":"(Enemark; McLaren; Lemmen, 2021)","dontUpdate":true,"noteIndex":0},"citationItems":[{"id":54,"uris":["http://zotero.org/users/15531986/items/NE3IWC7C"],"itemData":{"id":54,"type":"article-journal","abstract":"This Special Issue provides an insight, collated from 26 articles, focusing on various aspects of the Fit-for-Purpose Land Administration (FFPLA) concept and its application [...]","container-title":"Land","DOI":"10.3390/land10090972","ISSN":"2073-445X","issue":"9","journalAbbreviation":"Land","language":"en","license":"https://creativecommons.org/licenses/by/4.0/","page":"972","source":"DOI.org (Crossref)","title":"Fit-for-Purpose Land Administration—Providing Secure Land Rights at Scale","volume":"10","author":[{"family":"Enemark","given":"Stig"},{"family":"McLaren","given":"Robin"},{"family":"Lemmen","given":"Christiaan"}],"issued":{"date-parts":[["2021",9,15]]}}}],"schema":"https://github.com/citation-style-language/schema/raw/master/csl-citation.json"} </w:instrText>
      </w:r>
      <w:r w:rsidRPr="009B6CCF">
        <w:fldChar w:fldCharType="separate"/>
      </w:r>
      <w:r w:rsidRPr="009B6CCF">
        <w:rPr>
          <w:rFonts w:cs="Arial"/>
        </w:rPr>
        <w:t>(2021)</w:t>
      </w:r>
      <w:r w:rsidRPr="009B6CCF">
        <w:fldChar w:fldCharType="end"/>
      </w:r>
      <w:r w:rsidRPr="00097915">
        <w:t xml:space="preserve">, defende que a administração de terras deve </w:t>
      </w:r>
      <w:r w:rsidRPr="00097915">
        <w:lastRenderedPageBreak/>
        <w:t>ser estruturada para atender a propósitos específicos de forma ágil e sustentável, em vez de focar exclusivamente em padrões rígidos de alta precisão técnica. O modelo FFP baseia-se na flexibilidade, no baixo custo e na escalabilidade, permitindo que os municípios iniciem a gestão territorial com os dados disponíveis e realizem melhorias incrementais conforme a necessidade e a capacidade institucional.</w:t>
      </w:r>
    </w:p>
    <w:p w14:paraId="4ABA41CD" w14:textId="669EE36B" w:rsidR="00044343" w:rsidRPr="009B6CCF" w:rsidRDefault="00044343" w:rsidP="006D3D4B">
      <w:r w:rsidRPr="00044343">
        <w:t xml:space="preserve">Nesse contexto, a integração de bases de dados heterogêneas torna-se viável por meio do uso de cadastros governamentais e ferramentas colaborativas. O Cadastro Nacional de Endereços para Fins Estatísticos (CNEFE), mantido pelo </w:t>
      </w:r>
      <w:r w:rsidRPr="00DE718D">
        <w:t>IBGE</w:t>
      </w:r>
      <w:r>
        <w:t xml:space="preserve"> </w:t>
      </w:r>
      <w:r w:rsidRPr="009B6CCF">
        <w:fldChar w:fldCharType="begin"/>
      </w:r>
      <w:r>
        <w:instrText xml:space="preserve"> ADDIN ZOTERO_ITEM CSL_CITATION {"citationID":"Qf2rhwYs","properties":{"formattedCitation":"(IBGE, 2025a)","plainCitation":"(IBGE, 2025a)","dontUpdate":true,"noteIndex":0},"citationItems":[{"id":213,"uris":["http://zotero.org/users/15531986/items/JJKDRNNA"],"itemData":{"id":213,"type":"webpage","container-title":"IBGE","title":"Cadastro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Pr="009B6CCF">
        <w:fldChar w:fldCharType="separate"/>
      </w:r>
      <w:r w:rsidRPr="009B6CCF">
        <w:rPr>
          <w:rFonts w:cs="Arial"/>
        </w:rPr>
        <w:t>(2025a)</w:t>
      </w:r>
      <w:r w:rsidRPr="009B6CCF">
        <w:fldChar w:fldCharType="end"/>
      </w:r>
      <w:r w:rsidRPr="00044343">
        <w:t>, destaca-se como uma fonte robusta de informações geoespaciais e textuais que, quando integrada ao OpenStreetMap (OSM)</w:t>
      </w:r>
      <w:r>
        <w:t xml:space="preserve">, uma </w:t>
      </w:r>
      <w:r w:rsidRPr="00044343">
        <w:t>plataforma global de alta dinâmica de atualização</w:t>
      </w:r>
      <w:r>
        <w:t xml:space="preserve">, </w:t>
      </w:r>
      <w:r w:rsidRPr="00044343">
        <w:t>e ao Cadastro Territorial Urbano (CTU/CIATA), permite a reconstrução automatizada da malha urbana com baixo investimento financeiro</w:t>
      </w:r>
    </w:p>
    <w:p w14:paraId="41FE256F" w14:textId="77777777" w:rsidR="00651BA6" w:rsidRDefault="00651BA6" w:rsidP="006D3D4B">
      <w:r w:rsidRPr="00651BA6">
        <w:t>Diante deste panorama, propõe-se a seguinte questão de pesquisa: “</w:t>
      </w:r>
      <w:r w:rsidRPr="009A2B79">
        <w:rPr>
          <w:i/>
          <w:iCs/>
        </w:rPr>
        <w:t>Como viabilizar a estruturação de uma base cartográfica confiável em municípios de pequeno porte que dependem de cadastros analógicos, superando as barreiras financeiras e técnicas dos métodos convencionais de levantamento?</w:t>
      </w:r>
      <w:r w:rsidRPr="00651BA6">
        <w:t>”</w:t>
      </w:r>
    </w:p>
    <w:p w14:paraId="56DA7D37" w14:textId="1A3BC655" w:rsidR="00E05D45" w:rsidRDefault="0018382B" w:rsidP="00C87500">
      <w:r w:rsidRPr="0018382B">
        <w:t>Este trabalho propõe</w:t>
      </w:r>
      <w:r w:rsidR="0054061C">
        <w:t xml:space="preserve"> </w:t>
      </w:r>
      <w:r w:rsidRPr="0018382B">
        <w:t xml:space="preserve">uma metodologia fundamentada na abordagem </w:t>
      </w:r>
      <w:r w:rsidRPr="0054061C">
        <w:rPr>
          <w:i/>
          <w:iCs/>
        </w:rPr>
        <w:t>Fit-For-Purpose</w:t>
      </w:r>
      <w:r w:rsidRPr="0018382B">
        <w:t xml:space="preserve"> para a espacialização em larga escala de parcelas da malha urbana. O método utiliza o processamento integrado de bases de dados públicas e gratuitas: o CNEFE/IBGE, </w:t>
      </w:r>
      <w:r w:rsidR="00C87500">
        <w:t xml:space="preserve">o Cadastro Territorial Urbano (CTU/CIATA) dos </w:t>
      </w:r>
      <w:r w:rsidR="00EE31D1">
        <w:t xml:space="preserve">municípios </w:t>
      </w:r>
      <w:r w:rsidR="00EE31D1" w:rsidRPr="0018382B">
        <w:t>e</w:t>
      </w:r>
      <w:r w:rsidRPr="0018382B">
        <w:t xml:space="preserve"> a plataforma </w:t>
      </w:r>
      <w:r w:rsidRPr="0054061C">
        <w:rPr>
          <w:i/>
          <w:iCs/>
        </w:rPr>
        <w:t>OpenStreetMap</w:t>
      </w:r>
      <w:r w:rsidRPr="0018382B">
        <w:t xml:space="preserve"> (OSM)</w:t>
      </w:r>
      <w:r w:rsidR="006D3D4B" w:rsidRPr="009B6CCF">
        <w:t>.</w:t>
      </w:r>
    </w:p>
    <w:p w14:paraId="40C20D63" w14:textId="03901E33" w:rsidR="00E05D45" w:rsidRDefault="00EB70BF" w:rsidP="002D729A">
      <w:pPr>
        <w:pStyle w:val="Ttulo2"/>
      </w:pPr>
      <w:bookmarkStart w:id="7" w:name="_Toc226643941"/>
      <w:r>
        <w:t>Objetivos</w:t>
      </w:r>
      <w:bookmarkEnd w:id="7"/>
    </w:p>
    <w:p w14:paraId="12CE9FCC" w14:textId="7C89B9C0" w:rsidR="0083298E" w:rsidRDefault="0083298E" w:rsidP="006222B5">
      <w:r w:rsidRPr="0083298E">
        <w:t>O objetivo geral deste trabalho é desenvolver e validar uma metodologia de georreferenciamento automatizad</w:t>
      </w:r>
      <w:r w:rsidR="0051181D">
        <w:t>a</w:t>
      </w:r>
      <w:r w:rsidRPr="0083298E">
        <w:t xml:space="preserve">, versátil e de baixo custo operacional, fundamentada em bases de dados públicas, visando acurácia posicional compatível com os padrões técnicos exigidos para o planejamento urbano em nível macro e para integração com bases governamentais </w:t>
      </w:r>
    </w:p>
    <w:p w14:paraId="504C3D0B" w14:textId="42069D55" w:rsidR="003A31D6" w:rsidRPr="0039020A" w:rsidRDefault="0039020A" w:rsidP="006222B5">
      <w:pPr>
        <w:rPr>
          <w:b/>
        </w:rPr>
      </w:pPr>
      <w:r w:rsidRPr="0039020A">
        <w:t>Para o alcance deste objetivo principal, definiram-se os seguintes objetivos específicos:</w:t>
      </w:r>
    </w:p>
    <w:p w14:paraId="6D0F2A41" w14:textId="5D069E24" w:rsidR="00D66C68" w:rsidRDefault="00D66C68" w:rsidP="00F27A51">
      <w:pPr>
        <w:pStyle w:val="PargrafodaLista"/>
        <w:numPr>
          <w:ilvl w:val="0"/>
          <w:numId w:val="25"/>
        </w:numPr>
      </w:pPr>
      <w:commentRangeStart w:id="8"/>
      <w:r>
        <w:t xml:space="preserve">Desenvolver e implementar um fluxo de trabalho automatizado para a integração de dados alfanuméricos provenientes do </w:t>
      </w:r>
      <w:r w:rsidR="00C236F1">
        <w:t>cadastro municipa</w:t>
      </w:r>
      <w:r w:rsidR="00F155C6">
        <w:t>l</w:t>
      </w:r>
      <w:r w:rsidR="00C236F1">
        <w:t xml:space="preserve"> </w:t>
      </w:r>
      <w:r>
        <w:t xml:space="preserve">com as bases geográficas </w:t>
      </w:r>
      <w:r w:rsidR="00471918">
        <w:t xml:space="preserve">do CNEFE e </w:t>
      </w:r>
      <w:r w:rsidR="00D31A49">
        <w:t>d</w:t>
      </w:r>
      <w:r>
        <w:t xml:space="preserve">o </w:t>
      </w:r>
      <w:r w:rsidRPr="00923947">
        <w:rPr>
          <w:i/>
          <w:iCs/>
        </w:rPr>
        <w:t>OpenStreetMap</w:t>
      </w:r>
      <w:r>
        <w:t xml:space="preserve">, visando a </w:t>
      </w:r>
      <w:r w:rsidR="00397113">
        <w:t>identificação</w:t>
      </w:r>
      <w:r>
        <w:t xml:space="preserve"> e orientação espacial de faces e quadras urbanas.</w:t>
      </w:r>
      <w:commentRangeEnd w:id="8"/>
      <w:r w:rsidR="008F3FDD">
        <w:rPr>
          <w:rStyle w:val="Refdecomentrio"/>
          <w:sz w:val="24"/>
          <w:szCs w:val="22"/>
        </w:rPr>
        <w:commentReference w:id="8"/>
      </w:r>
    </w:p>
    <w:p w14:paraId="77C37092" w14:textId="08FCE402" w:rsidR="00D66C68" w:rsidRDefault="00C27AE2" w:rsidP="00F27A51">
      <w:pPr>
        <w:pStyle w:val="PargrafodaLista"/>
        <w:numPr>
          <w:ilvl w:val="0"/>
          <w:numId w:val="25"/>
        </w:numPr>
      </w:pPr>
      <w:commentRangeStart w:id="9"/>
      <w:r w:rsidRPr="00C27AE2">
        <w:lastRenderedPageBreak/>
        <w:t>Avaliar a acurácia posicional do método proposto por meio de testes estatísticos de tendência e precisão, confrontando os resultados gerados com coordenadas de referência para verificar a sua viabilidade técnica</w:t>
      </w:r>
      <w:r w:rsidR="00D66C68">
        <w:t>.</w:t>
      </w:r>
      <w:commentRangeEnd w:id="9"/>
      <w:r w:rsidR="00173C8C">
        <w:rPr>
          <w:rStyle w:val="Refdecomentrio"/>
          <w:sz w:val="24"/>
          <w:szCs w:val="22"/>
        </w:rPr>
        <w:commentReference w:id="9"/>
      </w:r>
    </w:p>
    <w:p w14:paraId="1866D558" w14:textId="04FDD6FD" w:rsidR="00F23D97" w:rsidRDefault="00D259ED" w:rsidP="00F27A51">
      <w:pPr>
        <w:pStyle w:val="PargrafodaLista"/>
        <w:numPr>
          <w:ilvl w:val="0"/>
          <w:numId w:val="25"/>
        </w:numPr>
      </w:pPr>
      <w:commentRangeStart w:id="10"/>
      <w:r w:rsidRPr="00D259ED">
        <w:t>Analisar a viabilidade da metodologia como alternativa para a atualização cadastral em municípios de pequeno e médio porte, comparando a eficiência do processamento massivo automatizado em relação aos métodos de levantamento topográfico convencionais</w:t>
      </w:r>
      <w:commentRangeEnd w:id="10"/>
      <w:r w:rsidR="00173C8C" w:rsidRPr="00D259ED">
        <w:rPr>
          <w:rStyle w:val="Refdecomentrio"/>
          <w:sz w:val="24"/>
          <w:szCs w:val="22"/>
        </w:rPr>
        <w:commentReference w:id="10"/>
      </w:r>
      <w:r w:rsidRPr="00D259ED">
        <w:t>.</w:t>
      </w:r>
    </w:p>
    <w:p w14:paraId="2ABF52A9" w14:textId="26D57827" w:rsidR="006F02B5" w:rsidRDefault="00D75F62" w:rsidP="00D7768A">
      <w:pPr>
        <w:ind w:firstLine="0"/>
      </w:pPr>
      <w:r>
        <w:t>JUSTIFICATIVA</w:t>
      </w:r>
    </w:p>
    <w:p w14:paraId="7951AB7A" w14:textId="77777777" w:rsidR="00173C8C" w:rsidRDefault="00173C8C" w:rsidP="006F02B5"/>
    <w:p w14:paraId="65EED981" w14:textId="156FB739" w:rsidR="00DF5A86" w:rsidRDefault="00DF5A86" w:rsidP="00DF5A86">
      <w:commentRangeStart w:id="11"/>
      <w:commentRangeStart w:id="12"/>
      <w:r w:rsidRPr="009B6CCF">
        <w:t xml:space="preserve">O presente trabalho se insere no campo da gestão territorial urbana, com ênfase na </w:t>
      </w:r>
      <w:r>
        <w:t>e</w:t>
      </w:r>
      <w:r w:rsidRPr="00D1770C">
        <w:t>spacialização da malha fundiária urbana</w:t>
      </w:r>
      <w:r w:rsidRPr="009B6CCF">
        <w:t xml:space="preserve">, e propõe </w:t>
      </w:r>
      <w:r w:rsidR="00EF7B04">
        <w:t>modernizar</w:t>
      </w:r>
      <w:r w:rsidRPr="009B6CCF">
        <w:t xml:space="preserve"> os cadastros urbanos por meio da </w:t>
      </w:r>
      <w:commentRangeStart w:id="13"/>
      <w:r w:rsidRPr="009B6CCF">
        <w:t>integração de dados georreferenciados</w:t>
      </w:r>
      <w:commentRangeEnd w:id="13"/>
      <w:r w:rsidR="00002447" w:rsidRPr="009B6CCF">
        <w:rPr>
          <w:rStyle w:val="Refdecomentrio"/>
          <w:sz w:val="24"/>
          <w:szCs w:val="22"/>
        </w:rPr>
        <w:commentReference w:id="13"/>
      </w:r>
      <w:r w:rsidRPr="009B6CCF">
        <w:t xml:space="preserve">. A abordagem fundamenta-se na utilização </w:t>
      </w:r>
      <w:r>
        <w:t xml:space="preserve">de registros do Cadastro Territorial Urbano (CTU/CIATA) em conjunto com </w:t>
      </w:r>
      <w:r w:rsidRPr="009B6CCF">
        <w:t xml:space="preserve">bases de dados alfanuméricas de acesso público e gratuito, notadamente o Cadastro Nacional de Endereços para Fins Estatísticos (CNEFE) e o </w:t>
      </w:r>
      <w:r w:rsidRPr="006E079F">
        <w:rPr>
          <w:i/>
          <w:iCs/>
        </w:rPr>
        <w:t>OpenStreetMap</w:t>
      </w:r>
      <w:r w:rsidRPr="009B6CCF">
        <w:t>.</w:t>
      </w:r>
      <w:commentRangeEnd w:id="12"/>
      <w:r w:rsidR="00C8503D">
        <w:rPr>
          <w:rStyle w:val="Refdecomentrio"/>
          <w:sz w:val="24"/>
          <w:szCs w:val="22"/>
        </w:rPr>
        <w:commentReference w:id="12"/>
      </w:r>
    </w:p>
    <w:p w14:paraId="171B184F" w14:textId="77777777" w:rsidR="00DF5A86" w:rsidRDefault="00DF5A86" w:rsidP="00DF5A86">
      <w:r w:rsidRPr="00964894">
        <w:t xml:space="preserve">É importante ressaltar que, </w:t>
      </w:r>
      <w:r>
        <w:t>apesar de</w:t>
      </w:r>
      <w:r w:rsidRPr="00964894">
        <w:t xml:space="preserve"> o CNEFE e o </w:t>
      </w:r>
      <w:r w:rsidRPr="00964894">
        <w:rPr>
          <w:i/>
          <w:iCs/>
        </w:rPr>
        <w:t>OpenStreetMap</w:t>
      </w:r>
      <w:r w:rsidRPr="00964894">
        <w:t xml:space="preserve"> </w:t>
      </w:r>
      <w:r>
        <w:t xml:space="preserve">possuírem </w:t>
      </w:r>
      <w:r w:rsidRPr="00964894">
        <w:t>componentes espaciais, nesta metodologia são explorados em sua essência alfanumérica e relacional. Sob a perspectiva da ciência de dados, as geometrias em bancos de dados geoespaciais são armazenadas como cadeias de caracteres (</w:t>
      </w:r>
      <w:r w:rsidRPr="00964894">
        <w:rPr>
          <w:i/>
          <w:iCs/>
        </w:rPr>
        <w:t>strings</w:t>
      </w:r>
      <w:r w:rsidRPr="00964894">
        <w:t>) que representam coordenadas; o diferencial reside na capacidade do sistema em indexar e processar essas representações para realizar operações de geocodificação e agrupamento</w:t>
      </w:r>
      <w:r>
        <w:t xml:space="preserve"> </w:t>
      </w:r>
      <w:r>
        <w:fldChar w:fldCharType="begin"/>
      </w:r>
      <w:r>
        <w:instrText xml:space="preserve"> ADDIN ZOTERO_ITEM CSL_CITATION {"citationID":"HK6cdMqd","properties":{"formattedCitation":"(Casanova {\\i{}et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fldChar w:fldCharType="separate"/>
      </w:r>
      <w:r w:rsidRPr="0004182E">
        <w:rPr>
          <w:rFonts w:cs="Arial"/>
        </w:rPr>
        <w:t>(</w:t>
      </w:r>
      <w:r>
        <w:rPr>
          <w:rFonts w:cs="Arial"/>
        </w:rPr>
        <w:t>CASANOVA</w:t>
      </w:r>
      <w:r w:rsidRPr="0004182E">
        <w:rPr>
          <w:rFonts w:cs="Arial"/>
        </w:rPr>
        <w:t xml:space="preserve"> </w:t>
      </w:r>
      <w:r w:rsidRPr="0004182E">
        <w:rPr>
          <w:rFonts w:cs="Arial"/>
          <w:i/>
          <w:iCs/>
        </w:rPr>
        <w:t>et al.</w:t>
      </w:r>
      <w:r w:rsidRPr="0004182E">
        <w:rPr>
          <w:rFonts w:cs="Arial"/>
        </w:rPr>
        <w:t>, 2005)</w:t>
      </w:r>
      <w:r>
        <w:fldChar w:fldCharType="end"/>
      </w:r>
      <w:r w:rsidRPr="00964894">
        <w:t>.</w:t>
      </w:r>
      <w:r>
        <w:t xml:space="preserve"> </w:t>
      </w:r>
    </w:p>
    <w:p w14:paraId="05805E80" w14:textId="77777777" w:rsidR="00DF5A86" w:rsidRPr="009B6CCF" w:rsidRDefault="00DF5A86" w:rsidP="00DF5A86">
      <w:r w:rsidRPr="009B6CCF">
        <w:t xml:space="preserve">Embora a literatura técnica apresente contribuições relevantes </w:t>
      </w:r>
      <w:r>
        <w:t xml:space="preserve">– </w:t>
      </w:r>
      <w:r>
        <w:fldChar w:fldCharType="begin"/>
      </w:r>
      <w:r>
        <w:instrText xml:space="preserve"> ADDIN ZOTERO_ITEM CSL_CITATION {"citationID":"NmJovkTT","properties":{"formattedCitation":"(Silva; Philips, 2009)","plainCitation":"(Silva; Philips, 2009)","dontUpdate":true,"noteIndex":0},"citationItems":[{"id":356,"uris":["http://zotero.org/users/15531986/items/GD88L2HM"],"itemData":{"id":356,"type":"article-journal","container-title":"Revista Brasileira de Cartografia","ISSN":"1808-0936","issue":"1","page":"67–77","publisher":"Sociedade Brasileira de Cartografia","title":"Método híbrido para a elaboração da base geométrica de um sistema de informação territorial","volume":"61","author":[{"family":"Silva","given":"Eder"},{"family":"Philips","given":"Jürgen W."}],"issued":{"date-parts":[["2009"]]}}}],"schema":"https://github.com/citation-style-language/schema/raw/master/csl-citation.json"} </w:instrText>
      </w:r>
      <w:r>
        <w:fldChar w:fldCharType="separate"/>
      </w:r>
      <w:r w:rsidRPr="009806A4">
        <w:rPr>
          <w:rFonts w:cs="Arial"/>
        </w:rPr>
        <w:t>Silva</w:t>
      </w:r>
      <w:r>
        <w:rPr>
          <w:rFonts w:cs="Arial"/>
        </w:rPr>
        <w:t xml:space="preserve"> e</w:t>
      </w:r>
      <w:r w:rsidRPr="009806A4">
        <w:rPr>
          <w:rFonts w:cs="Arial"/>
        </w:rPr>
        <w:t xml:space="preserve"> Philips</w:t>
      </w:r>
      <w:r>
        <w:rPr>
          <w:rFonts w:cs="Arial"/>
        </w:rPr>
        <w:t xml:space="preserve"> (</w:t>
      </w:r>
      <w:r w:rsidRPr="009806A4">
        <w:rPr>
          <w:rFonts w:cs="Arial"/>
        </w:rPr>
        <w:t>2009)</w:t>
      </w:r>
      <w:r>
        <w:fldChar w:fldCharType="end"/>
      </w:r>
      <w:r>
        <w:t xml:space="preserve">, </w:t>
      </w:r>
      <w:r>
        <w:fldChar w:fldCharType="begin"/>
      </w:r>
      <w:r>
        <w:instrText xml:space="preserve"> ADDIN ZOTERO_ITEM CSL_CITATION {"citationID":"of0l1C0W","properties":{"formattedCitation":"(Loch; Erba, 2007)","plainCitation":"(Loch; Erba, 2007)","dontUpdate":true,"noteIndex":0},"citationItems":[{"id":335,"uris":["http://zotero.org/users/15531986/items/D83LFRNF"],"itemData":{"id":335,"type":"book","publisher":"Editora da UFSC","publisher-place":"Florianópolis","title":"Gestão Municipal e Cadastro Territorial Multipurpose","URL":"https://www.lincolninst.edu/pt-br/publications/books/cadastro-tecnico-multifinalitario-rural-e-urbano/","author":[{"family":"Loch","given":"Carlos"},{"family":"Erba","given":"Diego Alfonso"}],"issued":{"date-parts":[["2007"]]}}}],"schema":"https://github.com/citation-style-language/schema/raw/master/csl-citation.json"} </w:instrText>
      </w:r>
      <w:r>
        <w:fldChar w:fldCharType="separate"/>
      </w:r>
      <w:r w:rsidRPr="002F7773">
        <w:rPr>
          <w:rFonts w:cs="Arial"/>
        </w:rPr>
        <w:t>Loch</w:t>
      </w:r>
      <w:r>
        <w:rPr>
          <w:rFonts w:cs="Arial"/>
        </w:rPr>
        <w:t xml:space="preserve"> e</w:t>
      </w:r>
      <w:r w:rsidRPr="002F7773">
        <w:rPr>
          <w:rFonts w:cs="Arial"/>
        </w:rPr>
        <w:t xml:space="preserve"> Erba</w:t>
      </w:r>
      <w:r>
        <w:rPr>
          <w:rFonts w:cs="Arial"/>
        </w:rPr>
        <w:t xml:space="preserve"> (</w:t>
      </w:r>
      <w:r w:rsidRPr="002F7773">
        <w:rPr>
          <w:rFonts w:cs="Arial"/>
        </w:rPr>
        <w:t>2007)</w:t>
      </w:r>
      <w:r>
        <w:fldChar w:fldCharType="end"/>
      </w:r>
      <w:r>
        <w:t xml:space="preserve">,  </w:t>
      </w:r>
      <w:r>
        <w:fldChar w:fldCharType="begin"/>
      </w:r>
      <w:r>
        <w:instrText xml:space="preserve"> ADDIN ZOTERO_ITEM CSL_CITATION {"citationID":"mPA7ocC3","properties":{"formattedCitation":"(Erba,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fldChar w:fldCharType="separate"/>
      </w:r>
      <w:r w:rsidRPr="00846C12">
        <w:rPr>
          <w:rFonts w:cs="Arial"/>
        </w:rPr>
        <w:t>Erba</w:t>
      </w:r>
      <w:r>
        <w:rPr>
          <w:rFonts w:cs="Arial"/>
        </w:rPr>
        <w:t xml:space="preserve"> (</w:t>
      </w:r>
      <w:r w:rsidRPr="00846C12">
        <w:rPr>
          <w:rFonts w:cs="Arial"/>
        </w:rPr>
        <w:t>2007</w:t>
      </w:r>
      <w:r>
        <w:fldChar w:fldCharType="end"/>
      </w:r>
      <w:r>
        <w:t xml:space="preserve">, </w:t>
      </w:r>
      <w:r>
        <w:fldChar w:fldCharType="begin"/>
      </w:r>
      <w:r>
        <w:instrText xml:space="preserve"> ADDIN ZOTERO_ITEM CSL_CITATION {"citationID":"F1ENpvfr","properties":{"formattedCitation":"(Erba,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fldChar w:fldCharType="separate"/>
      </w:r>
      <w:r w:rsidRPr="00723C99">
        <w:rPr>
          <w:rFonts w:cs="Arial"/>
        </w:rPr>
        <w:t>2013)</w:t>
      </w:r>
      <w:r>
        <w:fldChar w:fldCharType="end"/>
      </w:r>
      <w:r>
        <w:t xml:space="preserve">, e </w:t>
      </w:r>
      <w:r>
        <w:fldChar w:fldCharType="begin"/>
      </w:r>
      <w:r>
        <w:instrText xml:space="preserve"> ADDIN ZOTERO_ITEM CSL_CITATION {"citationID":"CU5CMq5S","properties":{"formattedCitation":"(Farias; Carneiro; Lima J\\uc0\\u250{}nior, 2024)","plainCitation":"(Farias; Carneiro; Lima Júnior, 2024)","dontUpdate":true,"noteIndex":0},"citationItems":[{"id":357,"uris":["http://zotero.org/users/15531986/items/VAGBHRPL"],"itemData":{"id":357,"type":"article-journal","container-title":"Revista Brasileira de Cartografia","DOI":"10.14393/rbcv76n0a-62960","publisher":"Sociedade Brasileira de Cartografia","title":"Integração de Dados Geoespaciais e Alfanuméricos na Estruturação de um Banco de Dados para o Cadastro Urbano","volume":"76","author":[{"family":"Farias","given":"Mirelly de Oliveira"},{"family":"Carneiro","given":"Andrea Flávia Tenório"},{"family":"Lima Júnior","given":"Cezário de Oliveira"}],"issued":{"date-parts":[["2024"]]}}}],"schema":"https://github.com/citation-style-language/schema/raw/master/csl-citation.json"} </w:instrText>
      </w:r>
      <w:r>
        <w:fldChar w:fldCharType="separate"/>
      </w:r>
      <w:r w:rsidRPr="00ED36E7">
        <w:rPr>
          <w:rFonts w:cs="Arial"/>
        </w:rPr>
        <w:t>Farias</w:t>
      </w:r>
      <w:r>
        <w:rPr>
          <w:rFonts w:cs="Arial"/>
        </w:rPr>
        <w:t xml:space="preserve"> et al (</w:t>
      </w:r>
      <w:r w:rsidRPr="00ED36E7">
        <w:rPr>
          <w:rFonts w:cs="Arial"/>
        </w:rPr>
        <w:t>2024)</w:t>
      </w:r>
      <w:r>
        <w:fldChar w:fldCharType="end"/>
      </w:r>
      <w:r>
        <w:t xml:space="preserve"> </w:t>
      </w:r>
      <w:r w:rsidRPr="009B6CCF">
        <w:t>- observa-se uma lacuna em estratégias que otimizem a eficiência da espacialização cadastral em larga escala. Especificamente, carece-se de abordagens voltadas ao aproveitamento de bases georreferenciadas legadas e à interoperabilidade com cadastros municipais, priorizando a viabilidade metodológica e a celeridade processual em detrimento de uma precisão posicional ideal imediata.</w:t>
      </w:r>
    </w:p>
    <w:p w14:paraId="28B61923" w14:textId="312112CB" w:rsidR="00DF5A86" w:rsidRDefault="00DF5A86" w:rsidP="00DF5A86">
      <w:r>
        <w:t xml:space="preserve">A estruturação de Sistemas de Informação Territorial (SIT) no Brasil é historicamente marcada pelo hiato entre os registos administrativos e a realidade física das cidades. Como apontam </w:t>
      </w:r>
      <w:r>
        <w:fldChar w:fldCharType="begin"/>
      </w:r>
      <w:r>
        <w:instrText xml:space="preserve"> ADDIN ZOTERO_ITEM CSL_CITATION {"citationID":"7dMjJL1N","properties":{"formattedCitation":"(Silva; Philips, 2009)","plainCitation":"(Silva; Philips, 2009)","dontUpdate":true,"noteIndex":0},"citationItems":[{"id":356,"uris":["http://zotero.org/users/15531986/items/GD88L2HM"],"itemData":{"id":356,"type":"article-journal","container-title":"Revista Brasileira de Cartografia","ISSN":"1808-0936","issue":"1","page":"67–77","publisher":"Sociedade Brasileira de Cartografia","title":"Método híbrido para a elaboração da base geométrica de um sistema de informação territorial","volume":"61","author":[{"family":"Silva","given":"Eder"},{"family":"Philips","given":"Jürgen W."}],"issued":{"date-parts":[["2009"]]}}}],"schema":"https://github.com/citation-style-language/schema/raw/master/csl-citation.json"} </w:instrText>
      </w:r>
      <w:r>
        <w:fldChar w:fldCharType="separate"/>
      </w:r>
      <w:r w:rsidRPr="00345674">
        <w:rPr>
          <w:rFonts w:cs="Arial"/>
        </w:rPr>
        <w:t>Silva</w:t>
      </w:r>
      <w:r>
        <w:rPr>
          <w:rFonts w:cs="Arial"/>
        </w:rPr>
        <w:t xml:space="preserve"> e</w:t>
      </w:r>
      <w:r w:rsidRPr="00345674">
        <w:rPr>
          <w:rFonts w:cs="Arial"/>
        </w:rPr>
        <w:t xml:space="preserve"> Philips</w:t>
      </w:r>
      <w:r>
        <w:rPr>
          <w:rFonts w:cs="Arial"/>
        </w:rPr>
        <w:t xml:space="preserve"> (</w:t>
      </w:r>
      <w:r w:rsidRPr="00345674">
        <w:rPr>
          <w:rFonts w:cs="Arial"/>
        </w:rPr>
        <w:t>2009)</w:t>
      </w:r>
      <w:r>
        <w:fldChar w:fldCharType="end"/>
      </w:r>
      <w:r>
        <w:t xml:space="preserve">, a falta de bases cartográficas </w:t>
      </w:r>
      <w:r>
        <w:lastRenderedPageBreak/>
        <w:t xml:space="preserve">fidedignas e de registos de propriedade atualizados constitui um dos problemas mais críticos para a gestão urbana, impossibilitando o planeamento eficiente e comprometendo a arrecadação municipal. </w:t>
      </w:r>
      <w:r w:rsidR="00AE567D" w:rsidRPr="00345674">
        <w:rPr>
          <w:rFonts w:cs="Arial"/>
        </w:rPr>
        <w:t>Silva</w:t>
      </w:r>
      <w:r w:rsidR="00AE567D">
        <w:rPr>
          <w:rFonts w:cs="Arial"/>
        </w:rPr>
        <w:t xml:space="preserve"> e</w:t>
      </w:r>
      <w:r w:rsidR="00AE567D" w:rsidRPr="00345674">
        <w:rPr>
          <w:rFonts w:cs="Arial"/>
        </w:rPr>
        <w:t xml:space="preserve"> Philips</w:t>
      </w:r>
      <w:r w:rsidR="00AE567D">
        <w:rPr>
          <w:rFonts w:cs="Arial"/>
        </w:rPr>
        <w:t xml:space="preserve"> (</w:t>
      </w:r>
      <w:r w:rsidR="00AE567D" w:rsidRPr="00345674">
        <w:rPr>
          <w:rFonts w:cs="Arial"/>
        </w:rPr>
        <w:t>2009</w:t>
      </w:r>
      <w:r w:rsidR="00AE567D">
        <w:rPr>
          <w:rFonts w:cs="Arial"/>
        </w:rPr>
        <w:t xml:space="preserve">) </w:t>
      </w:r>
      <w:r>
        <w:t>defendem que a sustentabilidade destes sistemas depende de um ciclo em que os recursos arrecadados (via IPTU e ITBI) sejam reinvestidos na manutenção da própria base de dados, garantindo a sua perenidade.</w:t>
      </w:r>
    </w:p>
    <w:p w14:paraId="6CEF15E0" w14:textId="659AA8BE" w:rsidR="00DF5A86" w:rsidRDefault="00DF5A86" w:rsidP="00DF5A86">
      <w:r>
        <w:t xml:space="preserve">No entanto, a implementação deste ciclo esbarra frequentemente na complexidade e nos altos custos dos métodos convencionais de levantamento. Sobre esta barreira, </w:t>
      </w:r>
      <w:r>
        <w:fldChar w:fldCharType="begin"/>
      </w:r>
      <w:r>
        <w:instrText xml:space="preserve"> ADDIN ZOTERO_ITEM CSL_CITATION {"citationID":"jP5c37BK","properties":{"formattedCitation":"(Erba,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fldChar w:fldCharType="separate"/>
      </w:r>
      <w:r w:rsidRPr="00846C12">
        <w:rPr>
          <w:rFonts w:cs="Arial"/>
        </w:rPr>
        <w:t>Erba</w:t>
      </w:r>
      <w:r>
        <w:rPr>
          <w:rFonts w:cs="Arial"/>
        </w:rPr>
        <w:t xml:space="preserve"> (</w:t>
      </w:r>
      <w:r w:rsidRPr="00846C12">
        <w:rPr>
          <w:rFonts w:cs="Arial"/>
        </w:rPr>
        <w:t>2007</w:t>
      </w:r>
      <w:r>
        <w:fldChar w:fldCharType="end"/>
      </w:r>
      <w:r>
        <w:t xml:space="preserve">, </w:t>
      </w:r>
      <w:r>
        <w:fldChar w:fldCharType="begin"/>
      </w:r>
      <w:r>
        <w:instrText xml:space="preserve"> ADDIN ZOTERO_ITEM CSL_CITATION {"citationID":"GpVXIeBF","properties":{"formattedCitation":"(Erba,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fldChar w:fldCharType="separate"/>
      </w:r>
      <w:r w:rsidRPr="00723C99">
        <w:rPr>
          <w:rFonts w:cs="Arial"/>
        </w:rPr>
        <w:t>2013)</w:t>
      </w:r>
      <w:r>
        <w:fldChar w:fldCharType="end"/>
      </w:r>
      <w:r>
        <w:t xml:space="preserve">,  introduz o conceito fundamental de modelagem simplificada. Para </w:t>
      </w:r>
      <w:r w:rsidR="004550FF">
        <w:fldChar w:fldCharType="begin"/>
      </w:r>
      <w:r w:rsidR="00B33589">
        <w:instrText xml:space="preserve"> ADDIN ZOTERO_ITEM CSL_CITATION {"citationID":"erRLCqiB","properties":{"formattedCitation":"(Erba,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4550FF">
        <w:fldChar w:fldCharType="separate"/>
      </w:r>
      <w:r w:rsidR="004550FF" w:rsidRPr="00846C12">
        <w:rPr>
          <w:rFonts w:cs="Arial"/>
        </w:rPr>
        <w:t>Erba</w:t>
      </w:r>
      <w:r w:rsidR="004550FF">
        <w:rPr>
          <w:rFonts w:cs="Arial"/>
        </w:rPr>
        <w:t xml:space="preserve"> (</w:t>
      </w:r>
      <w:r w:rsidR="004550FF" w:rsidRPr="00846C12">
        <w:rPr>
          <w:rFonts w:cs="Arial"/>
        </w:rPr>
        <w:t>2007</w:t>
      </w:r>
      <w:r w:rsidR="004550FF">
        <w:fldChar w:fldCharType="end"/>
      </w:r>
      <w:r w:rsidR="004550FF">
        <w:t xml:space="preserve">, </w:t>
      </w:r>
      <w:r w:rsidR="004550FF">
        <w:fldChar w:fldCharType="begin"/>
      </w:r>
      <w:r w:rsidR="00B33589">
        <w:instrText xml:space="preserve"> ADDIN ZOTERO_ITEM CSL_CITATION {"citationID":"9g7xFu3K","properties":{"formattedCitation":"(Erba,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rsidR="004550FF">
        <w:fldChar w:fldCharType="separate"/>
      </w:r>
      <w:r w:rsidR="004550FF" w:rsidRPr="00723C99">
        <w:rPr>
          <w:rFonts w:cs="Arial"/>
        </w:rPr>
        <w:t>2013)</w:t>
      </w:r>
      <w:r w:rsidR="004550FF">
        <w:fldChar w:fldCharType="end"/>
      </w:r>
      <w:r>
        <w:t xml:space="preserve">, a eficácia do Cadastro Territorial Multifinalitário (CTM) em contextos de recursos limitados não deve ser medida pela precisão milimétrica, mas pela sua capacidade de ser funcional, integrado e economicamente viável. </w:t>
      </w:r>
      <w:r>
        <w:fldChar w:fldCharType="begin"/>
      </w:r>
      <w:r>
        <w:instrText xml:space="preserve"> ADDIN ZOTERO_ITEM CSL_CITATION {"citationID":"nPOpUnAG","properties":{"formattedCitation":"(Erba,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fldChar w:fldCharType="separate"/>
      </w:r>
      <w:r w:rsidRPr="004B14D5">
        <w:rPr>
          <w:rFonts w:cs="Arial"/>
        </w:rPr>
        <w:t>Erba</w:t>
      </w:r>
      <w:r>
        <w:rPr>
          <w:rFonts w:cs="Arial"/>
        </w:rPr>
        <w:t xml:space="preserve"> (</w:t>
      </w:r>
      <w:r w:rsidRPr="004B14D5">
        <w:rPr>
          <w:rFonts w:cs="Arial"/>
        </w:rPr>
        <w:t>2007)</w:t>
      </w:r>
      <w:r>
        <w:fldChar w:fldCharType="end"/>
      </w:r>
      <w:r>
        <w:t xml:space="preserve"> argumenta que o foco deve residir na criação de modelos operativos que permitam ao município exercer a justiça fiscal e a gestão do solo de forma imediata, evoluindo a precisão técnica de forma gradual conforme a maturidade do sistema aumente.</w:t>
      </w:r>
    </w:p>
    <w:p w14:paraId="2B271B20" w14:textId="77777777" w:rsidR="00DF5A86" w:rsidRDefault="00DF5A86" w:rsidP="00DF5A86">
      <w:r>
        <w:t xml:space="preserve">A operacionalização desta integração entre o mundo descritivo e o geográfico é detalhada por </w:t>
      </w:r>
      <w:r>
        <w:fldChar w:fldCharType="begin"/>
      </w:r>
      <w:r>
        <w:instrText xml:space="preserve"> ADDIN ZOTERO_ITEM CSL_CITATION {"citationID":"qXw1YFNI","properties":{"formattedCitation":"(Farias; Carneiro; Lima J\\uc0\\u250{}nior, 2024)","plainCitation":"(Farias; Carneiro; Lima Júnior, 2024)","dontUpdate":true,"noteIndex":0},"citationItems":[{"id":357,"uris":["http://zotero.org/users/15531986/items/VAGBHRPL"],"itemData":{"id":357,"type":"article-journal","container-title":"Revista Brasileira de Cartografia","DOI":"10.14393/rbcv76n0a-62960","publisher":"Sociedade Brasileira de Cartografia","title":"Integração de Dados Geoespaciais e Alfanuméricos na Estruturação de um Banco de Dados para o Cadastro Urbano","volume":"76","author":[{"family":"Farias","given":"Mirelly de Oliveira"},{"family":"Carneiro","given":"Andrea Flávia Tenório"},{"family":"Lima Júnior","given":"Cezário de Oliveira"}],"issued":{"date-parts":[["2024"]]}}}],"schema":"https://github.com/citation-style-language/schema/raw/master/csl-citation.json"} </w:instrText>
      </w:r>
      <w:r>
        <w:fldChar w:fldCharType="separate"/>
      </w:r>
      <w:r w:rsidRPr="00ED36E7">
        <w:rPr>
          <w:rFonts w:cs="Arial"/>
        </w:rPr>
        <w:t>Farias</w:t>
      </w:r>
      <w:r>
        <w:rPr>
          <w:rFonts w:cs="Arial"/>
        </w:rPr>
        <w:t xml:space="preserve"> et al. (</w:t>
      </w:r>
      <w:r w:rsidRPr="00ED36E7">
        <w:rPr>
          <w:rFonts w:cs="Arial"/>
        </w:rPr>
        <w:t>2024)</w:t>
      </w:r>
      <w:r>
        <w:fldChar w:fldCharType="end"/>
      </w:r>
      <w:r>
        <w:t xml:space="preserve">, que demonstram a importância da estruturação de bancos de dados geográficos modernos (como o </w:t>
      </w:r>
      <w:r w:rsidRPr="00D153D1">
        <w:rPr>
          <w:i/>
          <w:iCs/>
        </w:rPr>
        <w:t>PostgreSQL/PostGIS</w:t>
      </w:r>
      <w:r>
        <w:rPr>
          <w:i/>
          <w:iCs/>
        </w:rPr>
        <w:t xml:space="preserve"> </w:t>
      </w:r>
      <w:r w:rsidRPr="00D153D1">
        <w:t>ou</w:t>
      </w:r>
      <w:r>
        <w:rPr>
          <w:i/>
          <w:iCs/>
        </w:rPr>
        <w:t xml:space="preserve"> MySQL</w:t>
      </w:r>
      <w:r>
        <w:t>) para garantir a interoperabilidade da informação. Embora o trabalho de Farias consolide a arquitetura de armazenamento e o uso de SIG (Sistema de Informação Geográfica) para a gestão, ele evidencia que o gargalo permanece na "espacialização" massiva dos dados alfanuméricos legados.</w:t>
      </w:r>
    </w:p>
    <w:p w14:paraId="16487212" w14:textId="4CD915FA" w:rsidR="00DF5A86" w:rsidRDefault="00DF5A86" w:rsidP="00DF5A86">
      <w:r>
        <w:t xml:space="preserve">Ao utilizar a metodologia </w:t>
      </w:r>
      <w:r w:rsidRPr="005A2CF7">
        <w:rPr>
          <w:i/>
          <w:iCs/>
        </w:rPr>
        <w:t>SuperCIATA</w:t>
      </w:r>
      <w:r>
        <w:t xml:space="preserve">, o trabalho materializa a modelagem simplificada de </w:t>
      </w:r>
      <w:r>
        <w:fldChar w:fldCharType="begin"/>
      </w:r>
      <w:r>
        <w:instrText xml:space="preserve"> ADDIN ZOTERO_ITEM CSL_CITATION {"citationID":"grmWRpgC","properties":{"formattedCitation":"(Erba,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fldChar w:fldCharType="separate"/>
      </w:r>
      <w:r w:rsidRPr="00846C12">
        <w:rPr>
          <w:rFonts w:cs="Arial"/>
        </w:rPr>
        <w:t>Erba</w:t>
      </w:r>
      <w:r>
        <w:rPr>
          <w:rFonts w:cs="Arial"/>
        </w:rPr>
        <w:t xml:space="preserve"> (</w:t>
      </w:r>
      <w:r w:rsidRPr="00846C12">
        <w:rPr>
          <w:rFonts w:cs="Arial"/>
        </w:rPr>
        <w:t>2007</w:t>
      </w:r>
      <w:r>
        <w:fldChar w:fldCharType="end"/>
      </w:r>
      <w:r>
        <w:t xml:space="preserve">, </w:t>
      </w:r>
      <w:r>
        <w:fldChar w:fldCharType="begin"/>
      </w:r>
      <w:r>
        <w:instrText xml:space="preserve"> ADDIN ZOTERO_ITEM CSL_CITATION {"citationID":"7JmyWzXz","properties":{"formattedCitation":"(Erba,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fldChar w:fldCharType="separate"/>
      </w:r>
      <w:r w:rsidRPr="00723C99">
        <w:rPr>
          <w:rFonts w:cs="Arial"/>
        </w:rPr>
        <w:t>2013)</w:t>
      </w:r>
      <w:r>
        <w:fldChar w:fldCharType="end"/>
      </w:r>
      <w:r>
        <w:t>, através de um fluxo de automação de baixo custo. Este processo permite converter os registos textuais</w:t>
      </w:r>
      <w:r w:rsidR="00A601DD">
        <w:t>,</w:t>
      </w:r>
      <w:r>
        <w:t xml:space="preserve"> identificados como insuficientes por </w:t>
      </w:r>
      <w:r>
        <w:fldChar w:fldCharType="begin"/>
      </w:r>
      <w:r>
        <w:instrText xml:space="preserve"> ADDIN ZOTERO_ITEM CSL_CITATION {"citationID":"YsRfflPe","properties":{"formattedCitation":"(Silva; Philips, 2009)","plainCitation":"(Silva; Philips, 2009)","dontUpdate":true,"noteIndex":0},"citationItems":[{"id":356,"uris":["http://zotero.org/users/15531986/items/GD88L2HM"],"itemData":{"id":356,"type":"article-journal","container-title":"Revista Brasileira de Cartografia","ISSN":"1808-0936","issue":"1","page":"67–77","publisher":"Sociedade Brasileira de Cartografia","title":"Método híbrido para a elaboração da base geométrica de um sistema de informação territorial","volume":"61","author":[{"family":"Silva","given":"Eder"},{"family":"Philips","given":"Jürgen W."}],"issued":{"date-parts":[["2009"]]}}}],"schema":"https://github.com/citation-style-language/schema/raw/master/csl-citation.json"} </w:instrText>
      </w:r>
      <w:r>
        <w:fldChar w:fldCharType="separate"/>
      </w:r>
      <w:r w:rsidRPr="00345674">
        <w:rPr>
          <w:rFonts w:cs="Arial"/>
        </w:rPr>
        <w:t>Silva</w:t>
      </w:r>
      <w:r>
        <w:rPr>
          <w:rFonts w:cs="Arial"/>
        </w:rPr>
        <w:t xml:space="preserve"> e</w:t>
      </w:r>
      <w:r w:rsidRPr="00345674">
        <w:rPr>
          <w:rFonts w:cs="Arial"/>
        </w:rPr>
        <w:t xml:space="preserve"> Philips</w:t>
      </w:r>
      <w:r>
        <w:rPr>
          <w:rFonts w:cs="Arial"/>
        </w:rPr>
        <w:t xml:space="preserve"> (</w:t>
      </w:r>
      <w:r w:rsidRPr="00345674">
        <w:rPr>
          <w:rFonts w:cs="Arial"/>
        </w:rPr>
        <w:t>2009)</w:t>
      </w:r>
      <w:r>
        <w:fldChar w:fldCharType="end"/>
      </w:r>
      <w:r w:rsidR="00A601DD">
        <w:t xml:space="preserve">, </w:t>
      </w:r>
      <w:r>
        <w:t xml:space="preserve">em bases geográficas robustas e interoperáveis, conforme preconizado por </w:t>
      </w:r>
      <w:r>
        <w:fldChar w:fldCharType="begin"/>
      </w:r>
      <w:r>
        <w:instrText xml:space="preserve"> ADDIN ZOTERO_ITEM CSL_CITATION {"citationID":"aq2jmOWR","properties":{"formattedCitation":"(Farias; Carneiro; Lima J\\uc0\\u250{}nior, 2024)","plainCitation":"(Farias; Carneiro; Lima Júnior, 2024)","dontUpdate":true,"noteIndex":0},"citationItems":[{"id":357,"uris":["http://zotero.org/users/15531986/items/VAGBHRPL"],"itemData":{"id":357,"type":"article-journal","container-title":"Revista Brasileira de Cartografia","DOI":"10.14393/rbcv76n0a-62960","publisher":"Sociedade Brasileira de Cartografia","title":"Integração de Dados Geoespaciais e Alfanuméricos na Estruturação de um Banco de Dados para o Cadastro Urbano","volume":"76","author":[{"family":"Farias","given":"Mirelly de Oliveira"},{"family":"Carneiro","given":"Andrea Flávia Tenório"},{"family":"Lima Júnior","given":"Cezário de Oliveira"}],"issued":{"date-parts":[["2024"]]}}}],"schema":"https://github.com/citation-style-language/schema/raw/master/csl-citation.json"} </w:instrText>
      </w:r>
      <w:r>
        <w:fldChar w:fldCharType="separate"/>
      </w:r>
      <w:r w:rsidRPr="00ED36E7">
        <w:rPr>
          <w:rFonts w:cs="Arial"/>
        </w:rPr>
        <w:t>Farias</w:t>
      </w:r>
      <w:r>
        <w:rPr>
          <w:rFonts w:cs="Arial"/>
        </w:rPr>
        <w:t xml:space="preserve"> et al (</w:t>
      </w:r>
      <w:r w:rsidRPr="00ED36E7">
        <w:rPr>
          <w:rFonts w:cs="Arial"/>
        </w:rPr>
        <w:t>2024)</w:t>
      </w:r>
      <w:r>
        <w:fldChar w:fldCharType="end"/>
      </w:r>
      <w:r>
        <w:t>. Assim, a automação aqui proposta atua ponto de partida para a transformação de bases legadas em infraestruturas de dados espaciais preparadas para responder às exigências governamentais e de planejamento urbano macro.</w:t>
      </w:r>
    </w:p>
    <w:p w14:paraId="744CCF0A" w14:textId="77777777" w:rsidR="00DF5A86" w:rsidRDefault="00DF5A86" w:rsidP="00DF5A86">
      <w:r w:rsidRPr="00B179D7">
        <w:t xml:space="preserve">A metodologia proposta foi denominada </w:t>
      </w:r>
      <w:r w:rsidRPr="00B179D7">
        <w:rPr>
          <w:i/>
          <w:iCs/>
        </w:rPr>
        <w:t>SuperCIATA</w:t>
      </w:r>
      <w:r w:rsidRPr="00B179D7">
        <w:t>, em alusão ao Projeto CIATA (Convênio de Incentivo ao Aperfeiçoamento Técnico-Administrativo de Municípios). Conforme assinalam</w:t>
      </w:r>
      <w:r>
        <w:t xml:space="preserve"> </w:t>
      </w:r>
      <w:r w:rsidRPr="009B6CCF">
        <w:fldChar w:fldCharType="begin"/>
      </w:r>
      <w:r>
        <w:instrText xml:space="preserve"> ADDIN ZOTERO_ITEM CSL_CITATION {"citationID":"y8wd40Qi","properties":{"formattedCitation":"(Cunha {\\i{}et al.}, 2019)","plainCitation":"(Cunha et al., 2019)","dontUpdate":true,"noteIndex":0},"citationItems":[{"id":59,"uris":["http://zotero.org/users/15531986/items/NFJSJBI4"],"itemData":{"id":59,"type":"article-journal","abstract":"Este artigo aborda o percurso histórico e a evolução da implementação do cadastro territorial urbano no Brasil. Parte-se do pressuposto de que a sua evolução está diretamente ligada à dinâmica do processo de municipalização e de ocupação territorial do país, ampliado a partir da Constituição de 1946. O Projeto CIATA, nas décadas de 1970/80, é apresentado como a primeira iniciativa que formula uma metodologia nacional e conduz a implementação de cadastros urbanos. Registram-se, ainda, outras iniciativas governamentais de apoio financeiro à implementação de cadastros urbanos, bem como o cenário que se conforma a partir da Constituição de 1988, do Estatuto da Cidade e da criação do Ministério das Cidades, que publica, em 2009, as diretrizes para a elaboração do cadastro territorial urbano, sob a perspectiva multifinalitária.        Palavras-chave : Cadastro Territorial Mulfinalitário, Cadastro Urbano, CIATA, Diretrizes para o CTM.        http://dx.doi.org/10.17127/got/2019.17.003          Data de submissão: 2019-01-24   Data de aprovação: 2019-04-23   Data de publicação: 2019-06-30","container-title":"Revista de Geografia e Ordenamento do Território","DOI":"10.17127/got.v0i17.788","ISSN":"2182-1267","issue":"17","language":"pt","license":"Autores que publicam nesta revista concordam com os seguintes termos:     Autores conservam os direitos de autor e concedem à revista o direito de primeira publicação, com o trabalho simultaneamente licenciado sob a  Licença Creative Commons Attribution  que permite a partilha do trabalho com reconhecimento da autoria e publicação inicial nesta revista.   Autores têm autorização para assumir contratos adicionais separadamente, para distribuição não-exclusiva da versão do trabalho publicada nesta revista (ex.: publicar em repositório institucional ou como capítulo de livro), com reconhecimento de autoria e publicação inicial nesta revista.   Autores têm permissão e são estimulados a publicar e distribuir o seu trabalho online (ex.: em repositórios institucionais ou na sua página pessoal) a qualquer ponto antes ou durante o processo editorial, já que isso pode gerar alterações produtivas, bem como aumentar o impacto e a citação do trabalho publicado (Veja  O Efeito do Acesso Livre ).","note":"number: 17","page":"55-74","source":"www.cegot.org","title":"O cadastro urbano no Brasil: histórico e evolução","title-short":"O cadastro urbano no Brasil","volume":"0","author":[{"family":"Cunha","given":"Eglaisa"},{"family":"Oliveira","given":"Francisco"},{"family":"Julião","given":"Rui"},{"family":"Carneiro","given":"Andrea"}],"issued":{"date-parts":[["2019",6,30]]}}}],"schema":"https://github.com/citation-style-language/schema/raw/master/csl-citation.json"} </w:instrText>
      </w:r>
      <w:r w:rsidRPr="009B6CCF">
        <w:fldChar w:fldCharType="separate"/>
      </w:r>
      <w:r w:rsidRPr="009B6CCF">
        <w:rPr>
          <w:rFonts w:cs="Arial"/>
        </w:rPr>
        <w:t>C</w:t>
      </w:r>
      <w:r>
        <w:rPr>
          <w:rFonts w:cs="Arial"/>
        </w:rPr>
        <w:t>unha</w:t>
      </w:r>
      <w:r w:rsidRPr="009B6CCF">
        <w:rPr>
          <w:rFonts w:cs="Arial"/>
        </w:rPr>
        <w:t xml:space="preserve"> </w:t>
      </w:r>
      <w:r w:rsidRPr="009B6CCF">
        <w:rPr>
          <w:rFonts w:cs="Arial"/>
          <w:i/>
          <w:iCs/>
        </w:rPr>
        <w:t>et al</w:t>
      </w:r>
      <w:r>
        <w:rPr>
          <w:rFonts w:cs="Arial"/>
          <w:i/>
          <w:iCs/>
        </w:rPr>
        <w:t xml:space="preserve"> </w:t>
      </w:r>
      <w:r>
        <w:rPr>
          <w:rFonts w:cs="Arial"/>
        </w:rPr>
        <w:t>(</w:t>
      </w:r>
      <w:r w:rsidRPr="009B6CCF">
        <w:rPr>
          <w:rFonts w:cs="Arial"/>
        </w:rPr>
        <w:t>2019)</w:t>
      </w:r>
      <w:r w:rsidRPr="009B6CCF">
        <w:fldChar w:fldCharType="end"/>
      </w:r>
      <w:r w:rsidRPr="00B179D7">
        <w:t xml:space="preserve">, essa iniciativa da década de </w:t>
      </w:r>
      <w:r w:rsidRPr="00B179D7">
        <w:lastRenderedPageBreak/>
        <w:t xml:space="preserve">1970 representou o primeiro esforço sistemático do governo federal para estabelecer diretrizes metodológicas ao cadastro urbano, servindo como o </w:t>
      </w:r>
      <w:r>
        <w:t>modelo</w:t>
      </w:r>
      <w:r w:rsidRPr="00B179D7">
        <w:t xml:space="preserve"> fundamental para a estruturação e implementação da gestão imobiliária na vasta maioria dos municípios brasileiros.</w:t>
      </w:r>
    </w:p>
    <w:p w14:paraId="41AF9CCE" w14:textId="77777777" w:rsidR="00DF5A86" w:rsidRPr="009B6CCF" w:rsidRDefault="00DF5A86" w:rsidP="00DF5A86">
      <w:r w:rsidRPr="009B6CCF">
        <w:t xml:space="preserve">O termo </w:t>
      </w:r>
      <w:r w:rsidRPr="009B6CCF">
        <w:rPr>
          <w:i/>
          <w:iCs/>
        </w:rPr>
        <w:t>SuperCIATA</w:t>
      </w:r>
      <w:r w:rsidRPr="009B6CCF">
        <w:t xml:space="preserve"> transcende a definição metodológica, designando também a aplicação </w:t>
      </w:r>
      <w:r w:rsidRPr="008E4762">
        <w:rPr>
          <w:i/>
          <w:iCs/>
        </w:rPr>
        <w:t>web</w:t>
      </w:r>
      <w:r w:rsidRPr="009B6CCF">
        <w:t xml:space="preserve"> desenvolvida para demonstrar e operacionalizar o trabalho proposto. O sistema foi projetado para atuar como um ambiente de processamento integrado, executando sequencialmente as etapas de extração, tratamento, integração e consolidação dos dados brutos. A aplicação materializa os conceitos teóricos discutidos, convertendo bases alfanuméricas heterogêneas em uma estrutura de dados geográfica consistente e pronta para o suporte à decisão na gestão territorial </w:t>
      </w:r>
      <w:r w:rsidRPr="009B6CCF">
        <w:fldChar w:fldCharType="begin"/>
      </w:r>
      <w:r w:rsidRPr="009B6CCF">
        <w:instrText xml:space="preserve"> ADDIN ZOTERO_ITEM CSL_CITATION {"citationID":"0RwkOQs9","properties":{"formattedCitation":"(SuperCIATA, 2025)","plainCitation":"(SuperCIATA, 2025)","noteIndex":0},"citationItems":[{"id":252,"uris":["http://zotero.org/users/15531986/items/RNH2D4XK"],"itemData":{"id":252,"type":"webpage","genre":"Aplicação","language":"Português - Brasil","license":"Barbiero","title":"SUPERCIATA - Georreferenciamento Municipal","title-short":"SuperCIATA","URL":"http://superciata.smuu.com.br/","author":[{"family":"SuperCIATA","given":""}],"accessed":{"date-parts":[["2025",8,28]]},"issued":{"date-parts":[["2025"]]}}}],"schema":"https://github.com/citation-style-language/schema/raw/master/csl-citation.json"} </w:instrText>
      </w:r>
      <w:r w:rsidRPr="009B6CCF">
        <w:fldChar w:fldCharType="separate"/>
      </w:r>
      <w:r w:rsidRPr="009B6CCF">
        <w:rPr>
          <w:rFonts w:cs="Arial"/>
        </w:rPr>
        <w:t>(</w:t>
      </w:r>
      <w:r w:rsidRPr="009B6CCF">
        <w:rPr>
          <w:rFonts w:cs="Arial"/>
          <w:i/>
          <w:iCs/>
        </w:rPr>
        <w:t>SuperCIATA</w:t>
      </w:r>
      <w:r w:rsidRPr="009B6CCF">
        <w:rPr>
          <w:rFonts w:cs="Arial"/>
        </w:rPr>
        <w:t>, 2025)</w:t>
      </w:r>
      <w:r w:rsidRPr="009B6CCF">
        <w:fldChar w:fldCharType="end"/>
      </w:r>
      <w:r w:rsidRPr="009B6CCF">
        <w:t>.</w:t>
      </w:r>
      <w:commentRangeEnd w:id="11"/>
      <w:r w:rsidR="00002447" w:rsidRPr="009B6CCF">
        <w:rPr>
          <w:rStyle w:val="Refdecomentrio"/>
          <w:sz w:val="24"/>
          <w:szCs w:val="22"/>
        </w:rPr>
        <w:commentReference w:id="11"/>
      </w:r>
    </w:p>
    <w:p w14:paraId="1FB9152D" w14:textId="77777777" w:rsidR="006F02B5" w:rsidRDefault="006F02B5" w:rsidP="002D729A">
      <w:pPr>
        <w:pStyle w:val="Ttulo2"/>
      </w:pPr>
      <w:bookmarkStart w:id="14" w:name="_Toc226643942"/>
      <w:r w:rsidRPr="009B6CCF">
        <w:t>Aderência ao Programa</w:t>
      </w:r>
      <w:bookmarkEnd w:id="14"/>
    </w:p>
    <w:p w14:paraId="1A6E1B71" w14:textId="7FF1CA49" w:rsidR="006F02B5" w:rsidRDefault="00D245DE" w:rsidP="006F02B5">
      <w:pPr>
        <w:rPr>
          <w:ins w:id="15" w:author="Ednez Gomes Tavares" w:date="2026-04-10T09:46:00Z" w16du:dateUtc="2026-04-10T12:46:00Z"/>
        </w:rPr>
      </w:pPr>
      <w:r>
        <w:t xml:space="preserve"> A pesquisa</w:t>
      </w:r>
      <w:r w:rsidR="006F02B5">
        <w:t xml:space="preserve"> está </w:t>
      </w:r>
      <w:r>
        <w:t xml:space="preserve">inserida </w:t>
      </w:r>
      <w:r w:rsidR="006F02B5">
        <w:t>na área de concentração em Gestão Territorial e na linha de pesquisa de Cadastro Territorial Multifinalitário (CTM) do Programa de Pós-Graduação em Engenharia de Transportes e Gestão Territorial da Universidade Federal de Santa Catarina – PPGTG. No âmbito deste programa, essa linha dedica-se à modernização de sistemas cadastrais, consolidando o modelo tradicional (econômico, físico e jurídico) e projetando uma visão multifinalitária que incorpora cadastros temáticos – ambiental, social, de infraestrutura e moradia –, visando subsidiar avanços na legislação e na capacitação da gestão municipal.</w:t>
      </w:r>
    </w:p>
    <w:p w14:paraId="0D1F8B75" w14:textId="79EA5E68" w:rsidR="006F02B5" w:rsidRDefault="00D245DE" w:rsidP="006F02B5">
      <w:r>
        <w:t xml:space="preserve">O estudo foi desenvolvido </w:t>
      </w:r>
      <w:r w:rsidR="006F02B5">
        <w:t xml:space="preserve">no contexto do convênio entre a Receita Federal do Brasil – RFB e o Programa de Pós-Graduação em Engenharia de Transportes e Gestão Territorial da Universidade Federal de Santa Catarina – UFSC. </w:t>
      </w:r>
      <w:r w:rsidR="00EC0819" w:rsidRPr="00EC0819">
        <w:t xml:space="preserve">O foco residiu no desenvolvimento de uma solução integrada para a espacialização da malha urbana a partir do cadastro </w:t>
      </w:r>
      <w:r w:rsidR="0036622E">
        <w:t>alfanu</w:t>
      </w:r>
      <w:r w:rsidR="00D730B4">
        <w:t>mérico</w:t>
      </w:r>
      <w:r w:rsidR="00EC0819" w:rsidRPr="00EC0819">
        <w:t xml:space="preserve"> de prefeituras.</w:t>
      </w:r>
      <w:r w:rsidR="006F02B5">
        <w:t xml:space="preserve"> Para tanto, utilizou-se a base do Cadastro Nacional de Endereços para Fins Estatísticos (CNEFE) em conjunto com informações colaborativas do </w:t>
      </w:r>
      <w:r w:rsidR="006F02B5" w:rsidRPr="002C32EE">
        <w:rPr>
          <w:i/>
          <w:iCs/>
        </w:rPr>
        <w:t>OpenStreetMap</w:t>
      </w:r>
      <w:r w:rsidR="006F02B5">
        <w:t xml:space="preserve"> (OSM), permitindo a espacialização das parcelas urbanas e contribuindo diretamente para os objetivos de modernização cadastral propostos pela referida linha de pesquisa.</w:t>
      </w:r>
    </w:p>
    <w:p w14:paraId="69166C24" w14:textId="6B9B5F3C" w:rsidR="007F2BBE" w:rsidRDefault="00B56A05" w:rsidP="006F02B5">
      <w:r w:rsidRPr="00B56A05">
        <w:t xml:space="preserve">O tema proposto converge </w:t>
      </w:r>
      <w:r>
        <w:t>com o</w:t>
      </w:r>
      <w:r w:rsidR="00073B19">
        <w:t xml:space="preserve"> de outros </w:t>
      </w:r>
      <w:r w:rsidRPr="00B56A05">
        <w:t xml:space="preserve">trabalhos acadêmicos já desenvolvidos no programa, os quais abordam temas centrais da gestão territorial, </w:t>
      </w:r>
      <w:r w:rsidRPr="00B56A05">
        <w:lastRenderedPageBreak/>
        <w:t>como</w:t>
      </w:r>
      <w:r w:rsidR="00824329">
        <w:t xml:space="preserve"> </w:t>
      </w:r>
      <w:r w:rsidR="00824329" w:rsidRPr="00824329">
        <w:rPr>
          <w:i/>
          <w:iCs/>
        </w:rPr>
        <w:t>Fit-for-Purpose</w:t>
      </w:r>
      <w:r w:rsidRPr="00B56A05">
        <w:t xml:space="preserve">, </w:t>
      </w:r>
      <w:r w:rsidR="00824329">
        <w:t>CTM</w:t>
      </w:r>
      <w:r w:rsidRPr="00B56A05">
        <w:t xml:space="preserve"> e </w:t>
      </w:r>
      <w:r w:rsidR="00AA1DB1">
        <w:t>Automação</w:t>
      </w:r>
      <w:r w:rsidRPr="00B56A05">
        <w:t>. O apresenta uma síntese de trabalhos que convergem com o tema da pesquisa.</w:t>
      </w:r>
    </w:p>
    <w:p w14:paraId="191A7FEE" w14:textId="77777777" w:rsidR="005C02FA" w:rsidRDefault="005C02FA" w:rsidP="006F02B5"/>
    <w:p w14:paraId="217E4A4C" w14:textId="3DF1FE58" w:rsidR="005C02FA" w:rsidRDefault="005C02FA" w:rsidP="005C02FA">
      <w:pPr>
        <w:pStyle w:val="Legenda"/>
      </w:pPr>
      <w:r>
        <w:t xml:space="preserve">Quadro </w:t>
      </w:r>
      <w:r w:rsidR="00F02416">
        <w:fldChar w:fldCharType="begin"/>
      </w:r>
      <w:r w:rsidR="00F02416">
        <w:instrText xml:space="preserve"> SEQ Quadro \* ARABIC </w:instrText>
      </w:r>
      <w:r w:rsidR="00F02416">
        <w:fldChar w:fldCharType="separate"/>
      </w:r>
      <w:r w:rsidR="00F02416">
        <w:rPr>
          <w:noProof/>
        </w:rPr>
        <w:t>1</w:t>
      </w:r>
      <w:r w:rsidR="00F02416">
        <w:rPr>
          <w:noProof/>
        </w:rPr>
        <w:fldChar w:fldCharType="end"/>
      </w:r>
      <w:r>
        <w:t>: Aderência ao PPGTG</w:t>
      </w:r>
    </w:p>
    <w:tbl>
      <w:tblPr>
        <w:tblStyle w:val="TabeladeGrade5Escura-nfase11"/>
        <w:tblW w:w="5063" w:type="pct"/>
        <w:jc w:val="center"/>
        <w:tblLayout w:type="fixed"/>
        <w:tblLook w:val="04A0" w:firstRow="1" w:lastRow="0" w:firstColumn="1" w:lastColumn="0" w:noHBand="0" w:noVBand="1"/>
      </w:tblPr>
      <w:tblGrid>
        <w:gridCol w:w="842"/>
        <w:gridCol w:w="1562"/>
        <w:gridCol w:w="5105"/>
        <w:gridCol w:w="1666"/>
      </w:tblGrid>
      <w:tr w:rsidR="00AF30B5" w:rsidRPr="00C977DE" w14:paraId="3279E354" w14:textId="77777777" w:rsidTr="007A6489">
        <w:trPr>
          <w:cnfStyle w:val="100000000000" w:firstRow="1" w:lastRow="0" w:firstColumn="0" w:lastColumn="0" w:oddVBand="0" w:evenVBand="0" w:oddHBand="0"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59" w:type="pct"/>
            <w:noWrap/>
            <w:vAlign w:val="center"/>
            <w:hideMark/>
          </w:tcPr>
          <w:p w14:paraId="45F4892C" w14:textId="3236FA7A" w:rsidR="00EE31D1" w:rsidRPr="00EE185E" w:rsidRDefault="00D0694E" w:rsidP="0099184F">
            <w:pPr>
              <w:ind w:firstLine="0"/>
              <w:jc w:val="center"/>
              <w:rPr>
                <w:rFonts w:eastAsia="Times New Roman" w:cs="Arial"/>
                <w:b w:val="0"/>
                <w:bCs w:val="0"/>
                <w:sz w:val="20"/>
                <w:szCs w:val="18"/>
                <w:lang w:eastAsia="pt-BR"/>
              </w:rPr>
            </w:pPr>
            <w:r w:rsidRPr="00EE185E">
              <w:rPr>
                <w:sz w:val="20"/>
                <w:szCs w:val="18"/>
              </w:rPr>
              <w:t>Ano</w:t>
            </w:r>
          </w:p>
        </w:tc>
        <w:tc>
          <w:tcPr>
            <w:tcW w:w="851" w:type="pct"/>
            <w:noWrap/>
            <w:vAlign w:val="center"/>
            <w:hideMark/>
          </w:tcPr>
          <w:p w14:paraId="513F2A16" w14:textId="4BD780F6" w:rsidR="00EE31D1" w:rsidRPr="00EE185E" w:rsidRDefault="00D0694E" w:rsidP="0099184F">
            <w:pPr>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sidRPr="00EE185E">
              <w:rPr>
                <w:sz w:val="20"/>
                <w:szCs w:val="18"/>
              </w:rPr>
              <w:t>Autor</w:t>
            </w:r>
          </w:p>
        </w:tc>
        <w:tc>
          <w:tcPr>
            <w:tcW w:w="2781" w:type="pct"/>
            <w:noWrap/>
            <w:vAlign w:val="center"/>
            <w:hideMark/>
          </w:tcPr>
          <w:p w14:paraId="7F3E644E" w14:textId="35097214" w:rsidR="00EE31D1" w:rsidRPr="00EE185E" w:rsidRDefault="00D0694E" w:rsidP="0099184F">
            <w:pPr>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sidRPr="00EE185E">
              <w:rPr>
                <w:sz w:val="20"/>
                <w:szCs w:val="18"/>
              </w:rPr>
              <w:t>Título</w:t>
            </w:r>
          </w:p>
        </w:tc>
        <w:tc>
          <w:tcPr>
            <w:tcW w:w="908" w:type="pct"/>
            <w:noWrap/>
            <w:vAlign w:val="center"/>
          </w:tcPr>
          <w:p w14:paraId="28536E90" w14:textId="77777777" w:rsidR="00AA1D8F" w:rsidRPr="00EE185E" w:rsidRDefault="00AA1D8F" w:rsidP="00AA1D8F">
            <w:pPr>
              <w:ind w:firstLine="0"/>
              <w:jc w:val="center"/>
              <w:cnfStyle w:val="100000000000" w:firstRow="1" w:lastRow="0" w:firstColumn="0" w:lastColumn="0" w:oddVBand="0" w:evenVBand="0" w:oddHBand="0" w:evenHBand="0" w:firstRowFirstColumn="0" w:firstRowLastColumn="0" w:lastRowFirstColumn="0" w:lastRowLastColumn="0"/>
              <w:rPr>
                <w:sz w:val="20"/>
                <w:szCs w:val="18"/>
              </w:rPr>
            </w:pPr>
            <w:r w:rsidRPr="00EE185E">
              <w:rPr>
                <w:sz w:val="20"/>
                <w:szCs w:val="18"/>
              </w:rPr>
              <w:t>Assuntos</w:t>
            </w:r>
          </w:p>
          <w:p w14:paraId="179B0E22" w14:textId="321860B6" w:rsidR="00EE31D1" w:rsidRPr="00EE185E" w:rsidRDefault="002005F8" w:rsidP="00AA1D8F">
            <w:pPr>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Pr>
                <w:sz w:val="20"/>
                <w:szCs w:val="18"/>
              </w:rPr>
              <w:t>C</w:t>
            </w:r>
            <w:r w:rsidR="00AA1D8F" w:rsidRPr="00EE185E">
              <w:rPr>
                <w:sz w:val="20"/>
                <w:szCs w:val="18"/>
              </w:rPr>
              <w:t>orrelatos</w:t>
            </w:r>
          </w:p>
        </w:tc>
      </w:tr>
      <w:tr w:rsidR="00CD05F7" w:rsidRPr="00B84EEA" w14:paraId="3C88C9FD"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67469140" w14:textId="77777777" w:rsidR="00CD05F7" w:rsidRPr="007A06B7" w:rsidRDefault="00CD05F7" w:rsidP="0099184F">
            <w:pPr>
              <w:pStyle w:val="Legenda"/>
              <w:rPr>
                <w:rFonts w:cs="Arial"/>
                <w:b w:val="0"/>
                <w:bCs w:val="0"/>
                <w:color w:val="auto"/>
                <w:sz w:val="18"/>
                <w:szCs w:val="18"/>
              </w:rPr>
            </w:pPr>
            <w:r w:rsidRPr="007A06B7">
              <w:rPr>
                <w:rFonts w:cs="Arial"/>
                <w:b w:val="0"/>
                <w:bCs w:val="0"/>
                <w:color w:val="auto"/>
                <w:sz w:val="18"/>
                <w:szCs w:val="18"/>
              </w:rPr>
              <w:t>2017</w:t>
            </w:r>
          </w:p>
        </w:tc>
        <w:tc>
          <w:tcPr>
            <w:tcW w:w="851" w:type="pct"/>
            <w:noWrap/>
            <w:vAlign w:val="center"/>
          </w:tcPr>
          <w:p w14:paraId="193F2150" w14:textId="77777777" w:rsidR="00CD05F7" w:rsidRPr="00676B5D"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Panchiniak,</w:t>
            </w:r>
          </w:p>
          <w:p w14:paraId="25EDC478" w14:textId="77777777" w:rsidR="00CD05F7" w:rsidRPr="00AF30B5"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Thiago</w:t>
            </w:r>
          </w:p>
        </w:tc>
        <w:tc>
          <w:tcPr>
            <w:tcW w:w="2781" w:type="pct"/>
            <w:noWrap/>
            <w:vAlign w:val="center"/>
          </w:tcPr>
          <w:p w14:paraId="2D96F13B" w14:textId="77777777" w:rsidR="00CD05F7" w:rsidRPr="00676B5D"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Discussão sobre modelos</w:t>
            </w:r>
            <w:r>
              <w:rPr>
                <w:rFonts w:cs="Arial"/>
                <w:sz w:val="18"/>
                <w:szCs w:val="18"/>
              </w:rPr>
              <w:t xml:space="preserve"> </w:t>
            </w:r>
            <w:r w:rsidRPr="00676B5D">
              <w:rPr>
                <w:rFonts w:cs="Arial"/>
                <w:sz w:val="18"/>
                <w:szCs w:val="18"/>
              </w:rPr>
              <w:t>conceituais relacionados ao</w:t>
            </w:r>
          </w:p>
          <w:p w14:paraId="12B142C5" w14:textId="77777777" w:rsidR="00CD05F7" w:rsidRPr="00AF30B5"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cadastro territorial: estudo de</w:t>
            </w:r>
            <w:r>
              <w:rPr>
                <w:rFonts w:cs="Arial"/>
                <w:sz w:val="18"/>
                <w:szCs w:val="18"/>
              </w:rPr>
              <w:t xml:space="preserve"> </w:t>
            </w:r>
            <w:r w:rsidRPr="00676B5D">
              <w:rPr>
                <w:rFonts w:cs="Arial"/>
                <w:sz w:val="18"/>
                <w:szCs w:val="18"/>
              </w:rPr>
              <w:t>caso de Joinville</w:t>
            </w:r>
          </w:p>
        </w:tc>
        <w:tc>
          <w:tcPr>
            <w:tcW w:w="908" w:type="pct"/>
            <w:noWrap/>
            <w:vAlign w:val="center"/>
          </w:tcPr>
          <w:p w14:paraId="355B4D58" w14:textId="77777777" w:rsidR="00CD05F7" w:rsidRPr="005D2514"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5D2514">
              <w:rPr>
                <w:rFonts w:cs="Arial"/>
                <w:sz w:val="18"/>
                <w:szCs w:val="18"/>
              </w:rPr>
              <w:t>Modelagem</w:t>
            </w:r>
            <w:r>
              <w:rPr>
                <w:rFonts w:cs="Arial"/>
                <w:sz w:val="18"/>
                <w:szCs w:val="18"/>
              </w:rPr>
              <w:t xml:space="preserve"> </w:t>
            </w:r>
            <w:r w:rsidRPr="005D2514">
              <w:rPr>
                <w:rFonts w:cs="Arial"/>
                <w:sz w:val="18"/>
                <w:szCs w:val="18"/>
              </w:rPr>
              <w:t>OMT-G,</w:t>
            </w:r>
          </w:p>
          <w:p w14:paraId="0DDEEF23" w14:textId="6E787541" w:rsidR="00CD05F7" w:rsidRPr="00AF30B5" w:rsidRDefault="00CD05F7" w:rsidP="007A6489">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5D2514">
              <w:rPr>
                <w:rFonts w:cs="Arial"/>
                <w:sz w:val="18"/>
                <w:szCs w:val="18"/>
              </w:rPr>
              <w:t>Sinter</w:t>
            </w:r>
          </w:p>
        </w:tc>
      </w:tr>
      <w:tr w:rsidR="00AF30B5" w:rsidRPr="00B84EEA" w14:paraId="141EF067" w14:textId="77777777" w:rsidTr="002005F8">
        <w:trPr>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0912D11B" w14:textId="1FC8A18A" w:rsidR="00EE31D1" w:rsidRPr="00AF30B5" w:rsidRDefault="00A01EBA" w:rsidP="0099184F">
            <w:pPr>
              <w:pStyle w:val="Legenda"/>
              <w:rPr>
                <w:rFonts w:cs="Arial"/>
                <w:b w:val="0"/>
                <w:bCs w:val="0"/>
                <w:color w:val="auto"/>
                <w:sz w:val="18"/>
                <w:szCs w:val="18"/>
              </w:rPr>
            </w:pPr>
            <w:r w:rsidRPr="00AF30B5">
              <w:rPr>
                <w:rFonts w:cs="Arial"/>
                <w:b w:val="0"/>
                <w:bCs w:val="0"/>
                <w:color w:val="auto"/>
                <w:sz w:val="18"/>
                <w:szCs w:val="18"/>
              </w:rPr>
              <w:t>2020</w:t>
            </w:r>
          </w:p>
        </w:tc>
        <w:tc>
          <w:tcPr>
            <w:tcW w:w="851" w:type="pct"/>
            <w:noWrap/>
            <w:vAlign w:val="center"/>
          </w:tcPr>
          <w:p w14:paraId="15FB8D8D" w14:textId="77777777" w:rsidR="00740E0D" w:rsidRPr="00AF30B5" w:rsidRDefault="00740E0D" w:rsidP="00740E0D">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Mastella, André</w:t>
            </w:r>
          </w:p>
          <w:p w14:paraId="31ECA624" w14:textId="6E720501" w:rsidR="00EE31D1" w:rsidRPr="00AF30B5" w:rsidRDefault="00740E0D" w:rsidP="00740E0D">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Fabiano Meller</w:t>
            </w:r>
          </w:p>
        </w:tc>
        <w:tc>
          <w:tcPr>
            <w:tcW w:w="2781" w:type="pct"/>
            <w:noWrap/>
            <w:vAlign w:val="center"/>
          </w:tcPr>
          <w:p w14:paraId="5D3C0002" w14:textId="77777777" w:rsidR="00A01EBA" w:rsidRPr="00AF30B5" w:rsidRDefault="008D2E2E" w:rsidP="00A01EBA">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Diagnóstico sobre a inter-relação do</w:t>
            </w:r>
            <w:r w:rsidR="00A01EBA" w:rsidRPr="00AF30B5">
              <w:rPr>
                <w:rFonts w:cs="Arial"/>
                <w:sz w:val="18"/>
                <w:szCs w:val="18"/>
              </w:rPr>
              <w:t xml:space="preserve"> </w:t>
            </w:r>
            <w:r w:rsidRPr="00AF30B5">
              <w:rPr>
                <w:rFonts w:cs="Arial"/>
                <w:sz w:val="18"/>
                <w:szCs w:val="18"/>
              </w:rPr>
              <w:t xml:space="preserve">cadastro territorial </w:t>
            </w:r>
          </w:p>
          <w:p w14:paraId="653B4406" w14:textId="61B43B35" w:rsidR="008D2E2E" w:rsidRPr="00AF30B5" w:rsidRDefault="008D2E2E" w:rsidP="00A01EBA">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e os instrumentos</w:t>
            </w:r>
            <w:r w:rsidR="00A01EBA" w:rsidRPr="00AF30B5">
              <w:rPr>
                <w:rFonts w:cs="Arial"/>
                <w:sz w:val="18"/>
                <w:szCs w:val="18"/>
              </w:rPr>
              <w:t xml:space="preserve"> </w:t>
            </w:r>
            <w:r w:rsidRPr="00AF30B5">
              <w:rPr>
                <w:rFonts w:cs="Arial"/>
                <w:sz w:val="18"/>
                <w:szCs w:val="18"/>
              </w:rPr>
              <w:t>de política urbana: estudo de caso</w:t>
            </w:r>
          </w:p>
          <w:p w14:paraId="5EAE88CB" w14:textId="7328F8CB" w:rsidR="00EE31D1" w:rsidRPr="00AF30B5" w:rsidRDefault="008D2E2E" w:rsidP="00A01EBA">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para o município de Nova Veneza -</w:t>
            </w:r>
            <w:r w:rsidR="00A01EBA" w:rsidRPr="00AF30B5">
              <w:rPr>
                <w:rFonts w:cs="Arial"/>
                <w:sz w:val="18"/>
                <w:szCs w:val="18"/>
              </w:rPr>
              <w:t xml:space="preserve"> </w:t>
            </w:r>
            <w:r w:rsidRPr="00AF30B5">
              <w:rPr>
                <w:rFonts w:cs="Arial"/>
                <w:sz w:val="18"/>
                <w:szCs w:val="18"/>
              </w:rPr>
              <w:t>SC.</w:t>
            </w:r>
          </w:p>
        </w:tc>
        <w:tc>
          <w:tcPr>
            <w:tcW w:w="908" w:type="pct"/>
            <w:noWrap/>
            <w:vAlign w:val="center"/>
          </w:tcPr>
          <w:p w14:paraId="68C2CC27" w14:textId="4156237E" w:rsidR="00EE31D1" w:rsidRPr="00AF30B5" w:rsidRDefault="00E03875"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E03875">
              <w:rPr>
                <w:rFonts w:cs="Arial"/>
                <w:sz w:val="18"/>
                <w:szCs w:val="18"/>
              </w:rPr>
              <w:t>Cadastro territorial</w:t>
            </w:r>
          </w:p>
        </w:tc>
      </w:tr>
      <w:tr w:rsidR="00AF30B5" w:rsidRPr="00B84EEA" w14:paraId="4EC7C16E"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596D6307" w14:textId="49B3C8D6" w:rsidR="00EE31D1" w:rsidRPr="00AF30B5" w:rsidRDefault="00486948" w:rsidP="0099184F">
            <w:pPr>
              <w:pStyle w:val="Legenda"/>
              <w:rPr>
                <w:rFonts w:cs="Arial"/>
                <w:b w:val="0"/>
                <w:bCs w:val="0"/>
                <w:color w:val="auto"/>
                <w:sz w:val="18"/>
                <w:szCs w:val="18"/>
              </w:rPr>
            </w:pPr>
            <w:r w:rsidRPr="00AF30B5">
              <w:rPr>
                <w:rFonts w:cs="Arial"/>
                <w:b w:val="0"/>
                <w:bCs w:val="0"/>
                <w:color w:val="auto"/>
                <w:sz w:val="18"/>
                <w:szCs w:val="18"/>
              </w:rPr>
              <w:t>2021</w:t>
            </w:r>
          </w:p>
        </w:tc>
        <w:tc>
          <w:tcPr>
            <w:tcW w:w="851" w:type="pct"/>
            <w:noWrap/>
            <w:vAlign w:val="center"/>
          </w:tcPr>
          <w:p w14:paraId="547CE04E" w14:textId="11C6A81A" w:rsidR="00EE31D1" w:rsidRPr="00AF30B5" w:rsidRDefault="00FF3366" w:rsidP="0099184F">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 xml:space="preserve">Teixeira, Kaliu </w:t>
            </w:r>
          </w:p>
        </w:tc>
        <w:tc>
          <w:tcPr>
            <w:tcW w:w="2781" w:type="pct"/>
            <w:noWrap/>
            <w:vAlign w:val="center"/>
          </w:tcPr>
          <w:p w14:paraId="55B5F39D" w14:textId="09E38878" w:rsidR="00EE31D1" w:rsidRPr="00AF30B5" w:rsidRDefault="00E63040" w:rsidP="00AF30B5">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D</w:t>
            </w:r>
            <w:r w:rsidR="00FA736D" w:rsidRPr="00AF30B5">
              <w:rPr>
                <w:rFonts w:cs="Arial"/>
                <w:sz w:val="18"/>
                <w:szCs w:val="18"/>
              </w:rPr>
              <w:t>o</w:t>
            </w:r>
            <w:r w:rsidRPr="00AF30B5">
              <w:rPr>
                <w:rFonts w:cs="Arial"/>
                <w:sz w:val="18"/>
                <w:szCs w:val="18"/>
              </w:rPr>
              <w:t xml:space="preserve"> C</w:t>
            </w:r>
            <w:r w:rsidR="00FA736D" w:rsidRPr="00AF30B5">
              <w:rPr>
                <w:rFonts w:cs="Arial"/>
                <w:sz w:val="18"/>
                <w:szCs w:val="18"/>
              </w:rPr>
              <w:t xml:space="preserve">adastro </w:t>
            </w:r>
            <w:r w:rsidRPr="00AF30B5">
              <w:rPr>
                <w:rFonts w:cs="Arial"/>
                <w:sz w:val="18"/>
                <w:szCs w:val="18"/>
              </w:rPr>
              <w:t>F</w:t>
            </w:r>
            <w:r w:rsidR="00FA736D" w:rsidRPr="00AF30B5">
              <w:rPr>
                <w:rFonts w:cs="Arial"/>
                <w:sz w:val="18"/>
                <w:szCs w:val="18"/>
              </w:rPr>
              <w:t>iscal</w:t>
            </w:r>
            <w:r w:rsidRPr="00AF30B5">
              <w:rPr>
                <w:rFonts w:cs="Arial"/>
                <w:sz w:val="18"/>
                <w:szCs w:val="18"/>
              </w:rPr>
              <w:t xml:space="preserve"> </w:t>
            </w:r>
            <w:r w:rsidR="00FA736D" w:rsidRPr="00AF30B5">
              <w:rPr>
                <w:rFonts w:cs="Arial"/>
                <w:sz w:val="18"/>
                <w:szCs w:val="18"/>
              </w:rPr>
              <w:t xml:space="preserve">ao </w:t>
            </w:r>
            <w:r w:rsidRPr="00AF30B5">
              <w:rPr>
                <w:rFonts w:cs="Arial"/>
                <w:sz w:val="18"/>
                <w:szCs w:val="18"/>
              </w:rPr>
              <w:t>C</w:t>
            </w:r>
            <w:r w:rsidR="00FA736D" w:rsidRPr="00AF30B5">
              <w:rPr>
                <w:rFonts w:cs="Arial"/>
                <w:sz w:val="18"/>
                <w:szCs w:val="18"/>
              </w:rPr>
              <w:t>adastro</w:t>
            </w:r>
            <w:r w:rsidRPr="00AF30B5">
              <w:rPr>
                <w:rFonts w:cs="Arial"/>
                <w:sz w:val="18"/>
                <w:szCs w:val="18"/>
              </w:rPr>
              <w:t xml:space="preserve"> T</w:t>
            </w:r>
            <w:r w:rsidR="00FA736D" w:rsidRPr="00AF30B5">
              <w:rPr>
                <w:rFonts w:cs="Arial"/>
                <w:sz w:val="18"/>
                <w:szCs w:val="18"/>
              </w:rPr>
              <w:t xml:space="preserve">erritorial </w:t>
            </w:r>
            <w:r w:rsidRPr="00AF30B5">
              <w:rPr>
                <w:rFonts w:cs="Arial"/>
                <w:sz w:val="18"/>
                <w:szCs w:val="18"/>
              </w:rPr>
              <w:t>M</w:t>
            </w:r>
            <w:r w:rsidR="009A3690" w:rsidRPr="00AF30B5">
              <w:rPr>
                <w:rFonts w:cs="Arial"/>
                <w:sz w:val="18"/>
                <w:szCs w:val="18"/>
              </w:rPr>
              <w:t>ultifinalitário</w:t>
            </w:r>
            <w:r w:rsidRPr="00AF30B5">
              <w:rPr>
                <w:rFonts w:cs="Arial"/>
                <w:sz w:val="18"/>
                <w:szCs w:val="18"/>
              </w:rPr>
              <w:t>: proposta de</w:t>
            </w:r>
            <w:r w:rsidR="00FA736D" w:rsidRPr="00AF30B5">
              <w:rPr>
                <w:rFonts w:cs="Arial"/>
                <w:sz w:val="18"/>
                <w:szCs w:val="18"/>
              </w:rPr>
              <w:t xml:space="preserve"> </w:t>
            </w:r>
            <w:r w:rsidRPr="00AF30B5">
              <w:rPr>
                <w:rFonts w:cs="Arial"/>
                <w:sz w:val="18"/>
                <w:szCs w:val="18"/>
              </w:rPr>
              <w:t>implementação de um sistema de</w:t>
            </w:r>
            <w:r w:rsidR="00FA736D" w:rsidRPr="00AF30B5">
              <w:rPr>
                <w:rFonts w:cs="Arial"/>
                <w:sz w:val="18"/>
                <w:szCs w:val="18"/>
              </w:rPr>
              <w:t xml:space="preserve"> </w:t>
            </w:r>
            <w:r w:rsidRPr="00AF30B5">
              <w:rPr>
                <w:rFonts w:cs="Arial"/>
                <w:sz w:val="18"/>
                <w:szCs w:val="18"/>
              </w:rPr>
              <w:t>informação territorial no município</w:t>
            </w:r>
            <w:r w:rsidR="00FA736D" w:rsidRPr="00AF30B5">
              <w:rPr>
                <w:rFonts w:cs="Arial"/>
                <w:sz w:val="18"/>
                <w:szCs w:val="18"/>
              </w:rPr>
              <w:t xml:space="preserve"> </w:t>
            </w:r>
            <w:r w:rsidRPr="00AF30B5">
              <w:rPr>
                <w:rFonts w:cs="Arial"/>
                <w:sz w:val="18"/>
                <w:szCs w:val="18"/>
              </w:rPr>
              <w:t>de Florianópolis/SC</w:t>
            </w:r>
          </w:p>
        </w:tc>
        <w:tc>
          <w:tcPr>
            <w:tcW w:w="908" w:type="pct"/>
            <w:noWrap/>
            <w:vAlign w:val="center"/>
          </w:tcPr>
          <w:p w14:paraId="404FC1BA" w14:textId="4A82F0CF" w:rsidR="00EE31D1" w:rsidRPr="00AF30B5" w:rsidRDefault="005D6BB0" w:rsidP="007A6489">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5D6BB0">
              <w:rPr>
                <w:rFonts w:cs="Arial"/>
                <w:sz w:val="18"/>
                <w:szCs w:val="18"/>
              </w:rPr>
              <w:t>CTM,</w:t>
            </w:r>
            <w:r>
              <w:rPr>
                <w:rFonts w:cs="Arial"/>
                <w:sz w:val="18"/>
                <w:szCs w:val="18"/>
              </w:rPr>
              <w:t xml:space="preserve"> </w:t>
            </w:r>
            <w:r w:rsidRPr="005D6BB0">
              <w:rPr>
                <w:rFonts w:cs="Arial"/>
                <w:sz w:val="18"/>
                <w:szCs w:val="18"/>
              </w:rPr>
              <w:t>Modelagem</w:t>
            </w:r>
            <w:r w:rsidR="0029704E">
              <w:rPr>
                <w:rFonts w:cs="Arial"/>
                <w:sz w:val="18"/>
                <w:szCs w:val="18"/>
              </w:rPr>
              <w:t xml:space="preserve"> </w:t>
            </w:r>
            <w:r w:rsidRPr="005D6BB0">
              <w:rPr>
                <w:rFonts w:cs="Arial"/>
                <w:sz w:val="18"/>
                <w:szCs w:val="18"/>
              </w:rPr>
              <w:t>Conceitual</w:t>
            </w:r>
          </w:p>
        </w:tc>
      </w:tr>
      <w:tr w:rsidR="007A6489" w:rsidRPr="00B84EEA" w14:paraId="2D8A5657" w14:textId="77777777" w:rsidTr="002005F8">
        <w:trPr>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265943C0" w14:textId="50E36882" w:rsidR="006510DB" w:rsidRPr="00AF30B5" w:rsidRDefault="00FD6D9C" w:rsidP="0099184F">
            <w:pPr>
              <w:pStyle w:val="Legenda"/>
              <w:rPr>
                <w:rFonts w:cs="Arial"/>
                <w:b w:val="0"/>
                <w:bCs w:val="0"/>
                <w:color w:val="auto"/>
                <w:sz w:val="18"/>
                <w:szCs w:val="18"/>
              </w:rPr>
            </w:pPr>
            <w:r w:rsidRPr="00AF30B5">
              <w:rPr>
                <w:rFonts w:cs="Arial"/>
                <w:b w:val="0"/>
                <w:bCs w:val="0"/>
                <w:color w:val="auto"/>
                <w:sz w:val="18"/>
                <w:szCs w:val="18"/>
              </w:rPr>
              <w:t>2025</w:t>
            </w:r>
          </w:p>
        </w:tc>
        <w:tc>
          <w:tcPr>
            <w:tcW w:w="851" w:type="pct"/>
            <w:noWrap/>
            <w:vAlign w:val="center"/>
          </w:tcPr>
          <w:p w14:paraId="4988EB6D" w14:textId="3CA5F1C0" w:rsidR="006510DB" w:rsidRPr="00AF30B5" w:rsidRDefault="00E70129"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Sorato, Augusto</w:t>
            </w:r>
          </w:p>
        </w:tc>
        <w:tc>
          <w:tcPr>
            <w:tcW w:w="2781" w:type="pct"/>
            <w:noWrap/>
            <w:vAlign w:val="center"/>
          </w:tcPr>
          <w:p w14:paraId="05B162ED" w14:textId="77777777" w:rsidR="00234FE1" w:rsidRPr="00AF30B5" w:rsidRDefault="00234FE1" w:rsidP="00E63040">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Gestão de parcelas territoriais em Urussanga (SC).</w:t>
            </w:r>
          </w:p>
          <w:p w14:paraId="24BC83CD" w14:textId="09F48C27" w:rsidR="006510DB" w:rsidRPr="00AF30B5" w:rsidRDefault="00234FE1" w:rsidP="00E63040">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 Proposta de ajustes à Portaria nº 3.242/2022</w:t>
            </w:r>
          </w:p>
        </w:tc>
        <w:tc>
          <w:tcPr>
            <w:tcW w:w="908" w:type="pct"/>
            <w:noWrap/>
            <w:vAlign w:val="center"/>
          </w:tcPr>
          <w:p w14:paraId="6F1902B9" w14:textId="18AE9DC5" w:rsidR="006510DB" w:rsidRPr="00AF30B5" w:rsidRDefault="00F83FFC"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CTM</w:t>
            </w:r>
          </w:p>
        </w:tc>
      </w:tr>
      <w:tr w:rsidR="007A6489" w:rsidRPr="00B84EEA" w14:paraId="194B58E2"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2F1F0712" w14:textId="36BD0FD0" w:rsidR="006510DB" w:rsidRPr="00AF30B5" w:rsidRDefault="00BA57E9" w:rsidP="0099184F">
            <w:pPr>
              <w:pStyle w:val="Legenda"/>
              <w:rPr>
                <w:rFonts w:cs="Arial"/>
                <w:b w:val="0"/>
                <w:bCs w:val="0"/>
                <w:color w:val="auto"/>
                <w:sz w:val="18"/>
                <w:szCs w:val="18"/>
              </w:rPr>
            </w:pPr>
            <w:r w:rsidRPr="00AF30B5">
              <w:rPr>
                <w:rFonts w:cs="Arial"/>
                <w:b w:val="0"/>
                <w:bCs w:val="0"/>
                <w:color w:val="auto"/>
                <w:sz w:val="18"/>
                <w:szCs w:val="18"/>
              </w:rPr>
              <w:t>2025</w:t>
            </w:r>
          </w:p>
        </w:tc>
        <w:tc>
          <w:tcPr>
            <w:tcW w:w="851" w:type="pct"/>
            <w:noWrap/>
            <w:vAlign w:val="center"/>
          </w:tcPr>
          <w:p w14:paraId="41AA7959" w14:textId="77777777" w:rsidR="00BA57E9" w:rsidRPr="00AF30B5" w:rsidRDefault="00774170" w:rsidP="00BA57E9">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Zorzi, Ana C</w:t>
            </w:r>
            <w:r w:rsidR="00BA57E9" w:rsidRPr="00AF30B5">
              <w:rPr>
                <w:rFonts w:cs="Arial"/>
                <w:sz w:val="18"/>
                <w:szCs w:val="18"/>
              </w:rPr>
              <w:t xml:space="preserve">. </w:t>
            </w:r>
          </w:p>
          <w:p w14:paraId="545F119C" w14:textId="3A1B3AC5" w:rsidR="006510DB" w:rsidRPr="00AF30B5" w:rsidRDefault="00774170" w:rsidP="00BA57E9">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Rocha de</w:t>
            </w:r>
          </w:p>
        </w:tc>
        <w:tc>
          <w:tcPr>
            <w:tcW w:w="2781" w:type="pct"/>
            <w:noWrap/>
            <w:vAlign w:val="center"/>
          </w:tcPr>
          <w:p w14:paraId="02CCAC0F" w14:textId="6E0FBF08" w:rsidR="00710115" w:rsidRPr="00AF30B5" w:rsidRDefault="00710115" w:rsidP="00710115">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Uma análise crítica ao desenvolvimento de planos</w:t>
            </w:r>
          </w:p>
          <w:p w14:paraId="5E335FDE" w14:textId="081A8E3C" w:rsidR="006510DB" w:rsidRPr="00AF30B5" w:rsidRDefault="00710115" w:rsidP="00710115">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diretores para municípios de pequeno porte</w:t>
            </w:r>
          </w:p>
        </w:tc>
        <w:tc>
          <w:tcPr>
            <w:tcW w:w="908" w:type="pct"/>
            <w:noWrap/>
            <w:vAlign w:val="center"/>
          </w:tcPr>
          <w:p w14:paraId="4C90AB02" w14:textId="4A223101" w:rsidR="004F3EBF" w:rsidRPr="004F3EBF" w:rsidRDefault="004F3EBF" w:rsidP="004F3EB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P</w:t>
            </w:r>
            <w:r w:rsidRPr="004F3EBF">
              <w:rPr>
                <w:rFonts w:cs="Arial"/>
                <w:sz w:val="18"/>
                <w:szCs w:val="18"/>
              </w:rPr>
              <w:t>lanejamento</w:t>
            </w:r>
          </w:p>
          <w:p w14:paraId="73F1AB73" w14:textId="64FD579F" w:rsidR="006510DB" w:rsidRPr="00AF30B5" w:rsidRDefault="004F3EBF" w:rsidP="004F3EB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4F3EBF">
              <w:rPr>
                <w:rFonts w:cs="Arial"/>
                <w:sz w:val="18"/>
                <w:szCs w:val="18"/>
              </w:rPr>
              <w:t>urbano</w:t>
            </w:r>
          </w:p>
        </w:tc>
      </w:tr>
      <w:tr w:rsidR="008431A8" w:rsidRPr="00B84EEA" w14:paraId="7BF5F7F0" w14:textId="77777777" w:rsidTr="002005F8">
        <w:tblPrEx>
          <w:jc w:val="left"/>
        </w:tblPrEx>
        <w:trPr>
          <w:trHeight w:val="621"/>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27A35F73" w14:textId="77777777" w:rsidR="00F42CD0" w:rsidRPr="00AF30B5" w:rsidRDefault="00F42CD0" w:rsidP="0099184F">
            <w:pPr>
              <w:pStyle w:val="Legenda"/>
              <w:rPr>
                <w:rFonts w:cs="Arial"/>
                <w:b w:val="0"/>
                <w:bCs w:val="0"/>
                <w:color w:val="auto"/>
                <w:sz w:val="18"/>
                <w:szCs w:val="18"/>
              </w:rPr>
            </w:pPr>
            <w:r w:rsidRPr="00AF30B5">
              <w:rPr>
                <w:rFonts w:cs="Arial"/>
                <w:b w:val="0"/>
                <w:bCs w:val="0"/>
                <w:color w:val="auto"/>
                <w:sz w:val="18"/>
                <w:szCs w:val="18"/>
              </w:rPr>
              <w:t>2026</w:t>
            </w:r>
          </w:p>
        </w:tc>
        <w:tc>
          <w:tcPr>
            <w:tcW w:w="851" w:type="pct"/>
            <w:noWrap/>
            <w:vAlign w:val="center"/>
          </w:tcPr>
          <w:p w14:paraId="41917DA4"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Taguchi, Roberto </w:t>
            </w:r>
          </w:p>
          <w:p w14:paraId="058DE5A2"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Yoshitaka</w:t>
            </w:r>
          </w:p>
        </w:tc>
        <w:tc>
          <w:tcPr>
            <w:tcW w:w="2781" w:type="pct"/>
            <w:noWrap/>
            <w:vAlign w:val="center"/>
          </w:tcPr>
          <w:p w14:paraId="2FAF1E4B"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Obtenção automática da projeção das edificações </w:t>
            </w:r>
          </w:p>
          <w:p w14:paraId="6C29DDB0"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sobre o solo (footprint) em áreas de favelas: </w:t>
            </w:r>
          </w:p>
          <w:p w14:paraId="1D2A9CDB"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uma abordagem fit for purpose</w:t>
            </w:r>
          </w:p>
        </w:tc>
        <w:tc>
          <w:tcPr>
            <w:tcW w:w="908" w:type="pct"/>
            <w:noWrap/>
            <w:vAlign w:val="center"/>
          </w:tcPr>
          <w:p w14:paraId="06D0310A" w14:textId="3946E9AE" w:rsidR="00DE24B0" w:rsidRPr="00DE24B0" w:rsidRDefault="00F91130" w:rsidP="00DE24B0">
            <w:pPr>
              <w:pStyle w:val="Legenda"/>
              <w:cnfStyle w:val="000000000000" w:firstRow="0" w:lastRow="0" w:firstColumn="0" w:lastColumn="0" w:oddVBand="0" w:evenVBand="0" w:oddHBand="0" w:evenHBand="0" w:firstRowFirstColumn="0" w:firstRowLastColumn="0" w:lastRowFirstColumn="0" w:lastRowLastColumn="0"/>
            </w:pPr>
            <w:r w:rsidRPr="002C7D36">
              <w:rPr>
                <w:rFonts w:cs="Arial"/>
                <w:sz w:val="18"/>
                <w:szCs w:val="18"/>
              </w:rPr>
              <w:t>Fit-for-Purpose</w:t>
            </w:r>
            <w:r w:rsidR="00DE24B0">
              <w:rPr>
                <w:rFonts w:cs="Arial"/>
                <w:sz w:val="18"/>
                <w:szCs w:val="18"/>
              </w:rPr>
              <w:t>, Automação</w:t>
            </w:r>
            <w:r w:rsidR="00D50D6E">
              <w:rPr>
                <w:rFonts w:cs="Arial"/>
                <w:sz w:val="18"/>
                <w:szCs w:val="18"/>
              </w:rPr>
              <w:t>, Cadastro</w:t>
            </w:r>
          </w:p>
        </w:tc>
      </w:tr>
      <w:tr w:rsidR="007A6489" w:rsidRPr="00B84EEA" w14:paraId="74512D06"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17D995FF" w14:textId="77777777" w:rsidR="00CD05F7" w:rsidRPr="00AF30B5" w:rsidRDefault="00CD05F7" w:rsidP="0099184F">
            <w:pPr>
              <w:pStyle w:val="Legenda"/>
              <w:rPr>
                <w:rFonts w:cs="Arial"/>
                <w:b w:val="0"/>
                <w:bCs w:val="0"/>
                <w:color w:val="auto"/>
                <w:sz w:val="18"/>
                <w:szCs w:val="18"/>
              </w:rPr>
            </w:pPr>
            <w:r w:rsidRPr="00AF30B5">
              <w:rPr>
                <w:rFonts w:cs="Arial"/>
                <w:b w:val="0"/>
                <w:bCs w:val="0"/>
                <w:color w:val="auto"/>
                <w:sz w:val="18"/>
                <w:szCs w:val="18"/>
              </w:rPr>
              <w:t>2026</w:t>
            </w:r>
          </w:p>
        </w:tc>
        <w:tc>
          <w:tcPr>
            <w:tcW w:w="851" w:type="pct"/>
            <w:noWrap/>
            <w:vAlign w:val="center"/>
          </w:tcPr>
          <w:p w14:paraId="115C0DE3" w14:textId="77777777" w:rsidR="00CD05F7" w:rsidRPr="00AF30B5"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Silva, Camila da</w:t>
            </w:r>
          </w:p>
        </w:tc>
        <w:tc>
          <w:tcPr>
            <w:tcW w:w="2781" w:type="pct"/>
            <w:noWrap/>
            <w:vAlign w:val="center"/>
          </w:tcPr>
          <w:p w14:paraId="371DFD99" w14:textId="392B3965" w:rsidR="00CD05F7" w:rsidRPr="00AF30B5" w:rsidRDefault="00CD05F7" w:rsidP="00CD05F7">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Proposta de modelagem para as variáveis de localização empregadas na avaliação em massa de imóveis</w:t>
            </w:r>
          </w:p>
        </w:tc>
        <w:tc>
          <w:tcPr>
            <w:tcW w:w="908" w:type="pct"/>
            <w:noWrap/>
            <w:vAlign w:val="center"/>
          </w:tcPr>
          <w:p w14:paraId="1496B2AC" w14:textId="5D12F154" w:rsidR="00CD05F7" w:rsidRPr="00AF30B5" w:rsidRDefault="007A0CDD" w:rsidP="0099184F">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Pr>
                <w:rFonts w:cs="Arial"/>
                <w:sz w:val="18"/>
                <w:szCs w:val="18"/>
              </w:rPr>
              <w:t>A</w:t>
            </w:r>
            <w:r w:rsidRPr="007A0CDD">
              <w:rPr>
                <w:rFonts w:cs="Arial"/>
                <w:sz w:val="18"/>
                <w:szCs w:val="18"/>
              </w:rPr>
              <w:t>utomação e processamento massivo</w:t>
            </w:r>
          </w:p>
        </w:tc>
      </w:tr>
      <w:tr w:rsidR="00413BE8" w:rsidRPr="00B84EEA" w14:paraId="25A2C8A7" w14:textId="77777777" w:rsidTr="002005F8">
        <w:trPr>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5EEFF2D2" w14:textId="1F088BB4" w:rsidR="00413BE8" w:rsidRPr="00AF30B5" w:rsidRDefault="00E8646D" w:rsidP="0099184F">
            <w:pPr>
              <w:pStyle w:val="Legenda"/>
              <w:rPr>
                <w:rFonts w:cs="Arial"/>
                <w:b w:val="0"/>
                <w:bCs w:val="0"/>
                <w:sz w:val="18"/>
                <w:szCs w:val="18"/>
              </w:rPr>
            </w:pPr>
            <w:r w:rsidRPr="00947FAF">
              <w:rPr>
                <w:rFonts w:cs="Arial"/>
                <w:b w:val="0"/>
                <w:bCs w:val="0"/>
                <w:color w:val="auto"/>
                <w:sz w:val="18"/>
                <w:szCs w:val="18"/>
              </w:rPr>
              <w:t>2026</w:t>
            </w:r>
          </w:p>
        </w:tc>
        <w:tc>
          <w:tcPr>
            <w:tcW w:w="851" w:type="pct"/>
            <w:noWrap/>
            <w:vAlign w:val="center"/>
          </w:tcPr>
          <w:p w14:paraId="36435CCC" w14:textId="234B5360" w:rsidR="00413BE8" w:rsidRPr="00AF30B5" w:rsidRDefault="00947FAF"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947FAF">
              <w:rPr>
                <w:rFonts w:cs="Arial"/>
                <w:sz w:val="18"/>
                <w:szCs w:val="18"/>
              </w:rPr>
              <w:t>Siconelo, Angelo Eduardo</w:t>
            </w:r>
          </w:p>
        </w:tc>
        <w:tc>
          <w:tcPr>
            <w:tcW w:w="2781" w:type="pct"/>
            <w:noWrap/>
            <w:vAlign w:val="center"/>
          </w:tcPr>
          <w:p w14:paraId="514BD746" w14:textId="2773FB85" w:rsidR="00413BE8" w:rsidRPr="00AF30B5" w:rsidRDefault="00947FAF" w:rsidP="00CD05F7">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947FAF">
              <w:rPr>
                <w:rFonts w:cs="Arial"/>
                <w:sz w:val="18"/>
                <w:szCs w:val="18"/>
              </w:rPr>
              <w:t>Caminhos para a universalização do CIB: proposta de participação do titular do imóvel no módulo urbano do Sinter</w:t>
            </w:r>
          </w:p>
        </w:tc>
        <w:tc>
          <w:tcPr>
            <w:tcW w:w="908" w:type="pct"/>
            <w:noWrap/>
            <w:vAlign w:val="center"/>
          </w:tcPr>
          <w:p w14:paraId="013B9470" w14:textId="77777777" w:rsidR="002C7D36" w:rsidRDefault="00C32E32" w:rsidP="0099184F">
            <w:pPr>
              <w:pStyle w:val="Legenda"/>
              <w:cnfStyle w:val="000000000000" w:firstRow="0" w:lastRow="0" w:firstColumn="0" w:lastColumn="0" w:oddVBand="0" w:evenVBand="0" w:oddHBand="0" w:evenHBand="0" w:firstRowFirstColumn="0" w:firstRowLastColumn="0" w:lastRowFirstColumn="0" w:lastRowLastColumn="0"/>
            </w:pPr>
            <w:r>
              <w:rPr>
                <w:rFonts w:cs="Arial"/>
                <w:sz w:val="18"/>
                <w:szCs w:val="18"/>
              </w:rPr>
              <w:t>Sinter</w:t>
            </w:r>
            <w:r w:rsidR="002C7D36">
              <w:rPr>
                <w:rFonts w:cs="Arial"/>
                <w:sz w:val="18"/>
                <w:szCs w:val="18"/>
              </w:rPr>
              <w:t>,</w:t>
            </w:r>
            <w:r w:rsidR="002C7D36">
              <w:t xml:space="preserve"> </w:t>
            </w:r>
          </w:p>
          <w:p w14:paraId="658E781C" w14:textId="3B7F5ADF" w:rsidR="002C7D36" w:rsidRPr="007A6489" w:rsidRDefault="002C7D36" w:rsidP="007A6489">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2C7D36">
              <w:rPr>
                <w:rFonts w:cs="Arial"/>
                <w:sz w:val="18"/>
                <w:szCs w:val="18"/>
              </w:rPr>
              <w:t>Fit-for-Purpose</w:t>
            </w:r>
            <w:r>
              <w:rPr>
                <w:rFonts w:cs="Arial"/>
                <w:sz w:val="18"/>
                <w:szCs w:val="18"/>
              </w:rPr>
              <w:t xml:space="preserve"> </w:t>
            </w:r>
          </w:p>
        </w:tc>
      </w:tr>
    </w:tbl>
    <w:p w14:paraId="6A6E9EBE" w14:textId="265907D5" w:rsidR="00F91130" w:rsidRDefault="007A0CDD" w:rsidP="007A0CDD">
      <w:pPr>
        <w:pStyle w:val="Legenda"/>
      </w:pPr>
      <w:r>
        <w:t>Elaboração: Autor (2026)</w:t>
      </w:r>
    </w:p>
    <w:p w14:paraId="13F14AFC" w14:textId="77777777" w:rsidR="007A0CDD" w:rsidRPr="007A0CDD" w:rsidRDefault="007A0CDD" w:rsidP="007A0CDD"/>
    <w:p w14:paraId="0E35ACF9" w14:textId="4740E3EC" w:rsidR="006F02B5" w:rsidRDefault="00CD05F7" w:rsidP="006F02B5">
      <w:r w:rsidRPr="00884F72">
        <w:t xml:space="preserve"> </w:t>
      </w:r>
      <w:r w:rsidR="006F02B5" w:rsidRPr="00884F72">
        <w:t xml:space="preserve">Alinhada à premissa de automação e processamento massivo, destaca-se a dissertação de </w:t>
      </w:r>
      <w:commentRangeStart w:id="16"/>
      <w:commentRangeStart w:id="17"/>
      <w:r w:rsidR="00C53857">
        <w:fldChar w:fldCharType="begin"/>
      </w:r>
      <w:r w:rsidR="00F1765D">
        <w:instrText xml:space="preserve"> ADDIN ZOTERO_ITEM CSL_CITATION {"citationID":"q3usnkzU","properties":{"formattedCitation":"(Silva, 2026)","plainCitation":"(Silva, 2026)","dontUpdate":true,"noteIndex":0},"citationItems":[{"id":348,"uris":["http://zotero.org/users/15531986/items/QSJ6VN89"],"itemData":{"id":348,"type":"thesis","genre":"Dissertação (Mestrado em Engenharia de Produção)","number-of-pages":"158","publisher":"Universidade Federal de Santa Catarina, Centro Tecnológico","publisher-place":"Florianópolis","title":"Proposta de modelagem para as variáveis de localização empregadas na avaliação em massa de imóveis","author":[{"family":"Silva","given":"Camila","dropping-particle":"da"}],"issued":{"date-parts":[["2026"]]}}}],"schema":"https://github.com/citation-style-language/schema/raw/master/csl-citation.json"} </w:instrText>
      </w:r>
      <w:r w:rsidR="00C53857">
        <w:fldChar w:fldCharType="separate"/>
      </w:r>
      <w:r w:rsidR="00C53857" w:rsidRPr="00C53857">
        <w:rPr>
          <w:rFonts w:cs="Arial"/>
        </w:rPr>
        <w:t>Silva</w:t>
      </w:r>
      <w:r w:rsidR="00A42FCF">
        <w:rPr>
          <w:rFonts w:cs="Arial"/>
        </w:rPr>
        <w:t xml:space="preserve"> (</w:t>
      </w:r>
      <w:r w:rsidR="00C53857" w:rsidRPr="00C53857">
        <w:rPr>
          <w:rFonts w:cs="Arial"/>
        </w:rPr>
        <w:t>2026)</w:t>
      </w:r>
      <w:r w:rsidR="00C53857">
        <w:fldChar w:fldCharType="end"/>
      </w:r>
      <w:commentRangeEnd w:id="16"/>
      <w:r w:rsidR="00002447" w:rsidRPr="00884F72">
        <w:rPr>
          <w:rStyle w:val="Refdecomentrio"/>
          <w:sz w:val="24"/>
          <w:szCs w:val="22"/>
        </w:rPr>
        <w:commentReference w:id="16"/>
      </w:r>
      <w:commentRangeEnd w:id="17"/>
      <w:r w:rsidR="00E41CF0" w:rsidRPr="00884F72">
        <w:rPr>
          <w:rStyle w:val="Refdecomentrio"/>
          <w:sz w:val="24"/>
          <w:szCs w:val="22"/>
        </w:rPr>
        <w:commentReference w:id="17"/>
      </w:r>
      <w:r w:rsidR="006F02B5" w:rsidRPr="00884F72">
        <w:t>, intitulada "Proposta de Modelagem para as Variáveis de Localização empregadas na Avaliação em Massa de Imóveis"</w:t>
      </w:r>
      <w:r w:rsidR="006F02B5">
        <w:t xml:space="preserve">, </w:t>
      </w:r>
      <w:r w:rsidR="006F02B5" w:rsidRPr="00A32BD0">
        <w:t xml:space="preserve">desenvolvida no âmbito do </w:t>
      </w:r>
      <w:commentRangeStart w:id="18"/>
      <w:commentRangeStart w:id="19"/>
      <w:r w:rsidR="006F02B5" w:rsidRPr="00A32BD0">
        <w:t xml:space="preserve">Programa de Pós-Graduação em Engenharia de Transportes e Gestão Territorial </w:t>
      </w:r>
      <w:r w:rsidR="006F02B5">
        <w:t xml:space="preserve">– </w:t>
      </w:r>
      <w:r w:rsidR="006F02B5" w:rsidRPr="00A32BD0">
        <w:t>PPGTG/UFSC</w:t>
      </w:r>
      <w:commentRangeEnd w:id="18"/>
      <w:r w:rsidR="00002447" w:rsidRPr="00884F72">
        <w:rPr>
          <w:rStyle w:val="Refdecomentrio"/>
          <w:sz w:val="24"/>
          <w:szCs w:val="22"/>
        </w:rPr>
        <w:commentReference w:id="18"/>
      </w:r>
      <w:commentRangeEnd w:id="19"/>
      <w:r w:rsidR="00E41CF0" w:rsidRPr="00884F72">
        <w:rPr>
          <w:rStyle w:val="Refdecomentrio"/>
          <w:sz w:val="24"/>
          <w:szCs w:val="22"/>
        </w:rPr>
        <w:commentReference w:id="19"/>
      </w:r>
      <w:r w:rsidR="006F02B5" w:rsidRPr="00884F72">
        <w:t>. O referido estudo corrobora a centralidade do Cadastro Territorial Multifinalitário (CTM) para a avaliação em larga escala, enfatizando que a geolocalização precisa das unidades imobiliárias constitui um requisito imprescindível para a eficácia dessa metodologia.</w:t>
      </w:r>
    </w:p>
    <w:p w14:paraId="3C39790A" w14:textId="77777777" w:rsidR="006F02B5" w:rsidRDefault="006F02B5" w:rsidP="006F02B5">
      <w:r w:rsidRPr="004E2F79">
        <w:t xml:space="preserve">Dessa forma, evidencia-se a relevância de se conceber mecanismos que automatizem o georreferenciamento das unidades territoriais. Essa automação atua como o alicerce necessário para a transição de cadastros convencionais para </w:t>
      </w:r>
      <w:r>
        <w:t>um Cadastro Territorial Multifinalitário – CTM</w:t>
      </w:r>
      <w:r w:rsidRPr="004E2F79">
        <w:t xml:space="preserve"> minimamente estruturado e espacialmente </w:t>
      </w:r>
      <w:r>
        <w:t>confiável</w:t>
      </w:r>
      <w:r w:rsidRPr="004E2F79">
        <w:t>.</w:t>
      </w:r>
    </w:p>
    <w:p w14:paraId="7C3118FD" w14:textId="15E60081" w:rsidR="006F02B5" w:rsidRDefault="001D58F3" w:rsidP="002D729A">
      <w:pPr>
        <w:pStyle w:val="Ttulo2"/>
      </w:pPr>
      <w:bookmarkStart w:id="20" w:name="_Toc226643943"/>
      <w:r w:rsidRPr="001D58F3">
        <w:lastRenderedPageBreak/>
        <w:t>Estrutura da Dissertação</w:t>
      </w:r>
      <w:bookmarkEnd w:id="20"/>
    </w:p>
    <w:p w14:paraId="4485C3D4" w14:textId="77777777" w:rsidR="009C15E6" w:rsidRPr="009C15E6" w:rsidRDefault="009C15E6" w:rsidP="009C15E6">
      <w:r w:rsidRPr="009C15E6">
        <w:t>Este trabalho está organizado em cinco capítulos que apresentam o desenvolvimento e os resultados da pesquisa:</w:t>
      </w:r>
    </w:p>
    <w:p w14:paraId="5AB67601" w14:textId="512B6FF7" w:rsidR="009C15E6" w:rsidRPr="009C15E6" w:rsidRDefault="009C15E6" w:rsidP="00F27A51">
      <w:pPr>
        <w:numPr>
          <w:ilvl w:val="0"/>
          <w:numId w:val="29"/>
        </w:numPr>
      </w:pPr>
      <w:r w:rsidRPr="009C15E6">
        <w:rPr>
          <w:b/>
          <w:bCs/>
        </w:rPr>
        <w:t>Capítulo 1 (Introdução):</w:t>
      </w:r>
      <w:r w:rsidRPr="009C15E6">
        <w:t xml:space="preserve"> </w:t>
      </w:r>
      <w:r w:rsidR="00D245DE">
        <w:t>c</w:t>
      </w:r>
      <w:r w:rsidRPr="009C15E6">
        <w:t>ontextualiza o panorama do cadastro municipal brasileiro e a necessidade de métodos ágeis para a espacialização da malha urbana, apresentando o problema, os objetivos e a relevância institucional do convênio RFB/UFSC.</w:t>
      </w:r>
    </w:p>
    <w:p w14:paraId="24D9F25C" w14:textId="0A73445B" w:rsidR="009C15E6" w:rsidRPr="009C15E6" w:rsidRDefault="009C15E6" w:rsidP="00F27A51">
      <w:pPr>
        <w:numPr>
          <w:ilvl w:val="0"/>
          <w:numId w:val="29"/>
        </w:numPr>
      </w:pPr>
      <w:r w:rsidRPr="009C15E6">
        <w:rPr>
          <w:b/>
          <w:bCs/>
        </w:rPr>
        <w:t>Capítulo 2 (Referencial Teórico):</w:t>
      </w:r>
      <w:r w:rsidRPr="009C15E6">
        <w:t xml:space="preserve"> </w:t>
      </w:r>
      <w:commentRangeStart w:id="21"/>
      <w:r w:rsidR="00C67998">
        <w:t>a</w:t>
      </w:r>
      <w:r w:rsidRPr="009C15E6">
        <w:t xml:space="preserve">presenta a base conceitual sobre o Cadastro Territorial Multifinalitário (CTM), as diretrizes do modelo </w:t>
      </w:r>
      <w:r w:rsidRPr="009C15E6">
        <w:rPr>
          <w:i/>
          <w:iCs/>
        </w:rPr>
        <w:t>Fit-For-Purpose</w:t>
      </w:r>
      <w:r w:rsidRPr="009C15E6">
        <w:t xml:space="preserve"> e o potencial de integração de bases de dados heterogêneas, como o CNEFE e o </w:t>
      </w:r>
      <w:r w:rsidRPr="009C15E6">
        <w:rPr>
          <w:i/>
          <w:iCs/>
        </w:rPr>
        <w:t>OpenStreetMap</w:t>
      </w:r>
      <w:r w:rsidRPr="009C15E6">
        <w:t>.</w:t>
      </w:r>
      <w:commentRangeEnd w:id="21"/>
      <w:r w:rsidR="00002447" w:rsidRPr="009C15E6">
        <w:rPr>
          <w:rStyle w:val="Refdecomentrio"/>
          <w:sz w:val="24"/>
          <w:szCs w:val="22"/>
        </w:rPr>
        <w:commentReference w:id="21"/>
      </w:r>
    </w:p>
    <w:p w14:paraId="58337FC6" w14:textId="03120093" w:rsidR="009C15E6" w:rsidRPr="009C15E6" w:rsidRDefault="009C15E6" w:rsidP="00F27A51">
      <w:pPr>
        <w:numPr>
          <w:ilvl w:val="0"/>
          <w:numId w:val="29"/>
        </w:numPr>
      </w:pPr>
      <w:r w:rsidRPr="009C15E6">
        <w:rPr>
          <w:b/>
          <w:bCs/>
        </w:rPr>
        <w:t>Capítulo 3 (Metodologia):</w:t>
      </w:r>
      <w:r w:rsidRPr="009C15E6">
        <w:t xml:space="preserve"> </w:t>
      </w:r>
      <w:r w:rsidR="00C67998">
        <w:t>d</w:t>
      </w:r>
      <w:r w:rsidRPr="009C15E6">
        <w:t xml:space="preserve">escreve o desenvolvimento da metodologia </w:t>
      </w:r>
      <w:r w:rsidRPr="009C15E6">
        <w:rPr>
          <w:i/>
          <w:iCs/>
        </w:rPr>
        <w:t>SuperCIATA</w:t>
      </w:r>
      <w:r w:rsidRPr="009C15E6">
        <w:t xml:space="preserve"> e os procedimentos técnicos para o processamento e a espacialização de dados do cadastro </w:t>
      </w:r>
      <w:r w:rsidR="00E41685">
        <w:t>alfanumérico</w:t>
      </w:r>
      <w:r w:rsidRPr="009C15E6">
        <w:t xml:space="preserve"> (</w:t>
      </w:r>
      <w:r w:rsidR="00CC3C6F" w:rsidRPr="00E41685">
        <w:t>CTU/CIATA</w:t>
      </w:r>
      <w:r w:rsidRPr="009C15E6">
        <w:t>) em geometrias vetoriais georreferenciadas.</w:t>
      </w:r>
    </w:p>
    <w:p w14:paraId="4AB9AC4A" w14:textId="64ACACA4" w:rsidR="009C15E6" w:rsidRPr="009C15E6" w:rsidRDefault="009C15E6" w:rsidP="00F27A51">
      <w:pPr>
        <w:numPr>
          <w:ilvl w:val="0"/>
          <w:numId w:val="29"/>
        </w:numPr>
      </w:pPr>
      <w:r w:rsidRPr="009C15E6">
        <w:rPr>
          <w:b/>
          <w:bCs/>
        </w:rPr>
        <w:t>Capítulo 4 (Resultados e Discussão):</w:t>
      </w:r>
      <w:r w:rsidRPr="009C15E6">
        <w:t xml:space="preserve"> </w:t>
      </w:r>
      <w:r w:rsidR="00C67998">
        <w:t>e</w:t>
      </w:r>
      <w:r w:rsidRPr="009C15E6">
        <w:t xml:space="preserve">xpõe os índices de vinculação obtidos e avalia a acurácia posicional frente ao planejamento urbano em nível macro, discutindo a utilidade das divergências encontradas como ferramenta de </w:t>
      </w:r>
      <w:r w:rsidRPr="009C15E6">
        <w:t>diagnóstico da integridade cadastral.</w:t>
      </w:r>
    </w:p>
    <w:p w14:paraId="50137929" w14:textId="4F67F3FC" w:rsidR="009C15E6" w:rsidRPr="009C15E6" w:rsidRDefault="009C15E6" w:rsidP="00596ED9">
      <w:pPr>
        <w:numPr>
          <w:ilvl w:val="0"/>
          <w:numId w:val="29"/>
        </w:numPr>
      </w:pPr>
      <w:r w:rsidRPr="00C67998">
        <w:rPr>
          <w:b/>
          <w:bCs/>
        </w:rPr>
        <w:t>Capítulo 5 (Conclusão):</w:t>
      </w:r>
      <w:r w:rsidRPr="009C15E6">
        <w:t xml:space="preserve"> </w:t>
      </w:r>
      <w:r w:rsidR="00C67998">
        <w:t>s</w:t>
      </w:r>
      <w:r w:rsidRPr="009C15E6">
        <w:t xml:space="preserve">intetiza as contribuições do trabalho para a gestão territorial e o cumprimento de exigências governamentais, apresentando recomendações e o potencial de uso dos dados para futuras aplicações em </w:t>
      </w:r>
      <w:r w:rsidRPr="00C67998">
        <w:rPr>
          <w:i/>
          <w:iCs/>
        </w:rPr>
        <w:t>deep learning</w:t>
      </w:r>
      <w:r w:rsidRPr="009C15E6">
        <w:t>.</w:t>
      </w:r>
    </w:p>
    <w:p w14:paraId="3230E611" w14:textId="4D369D3D" w:rsidR="006D3D4B" w:rsidRPr="009B6CCF" w:rsidRDefault="006D3D4B" w:rsidP="009B6CCF">
      <w:pPr>
        <w:pStyle w:val="Ttulo1"/>
      </w:pPr>
      <w:bookmarkStart w:id="22" w:name="_Toc226643944"/>
      <w:r w:rsidRPr="009B6CCF">
        <w:lastRenderedPageBreak/>
        <w:t>REFERENCIAL TEÓRICO</w:t>
      </w:r>
      <w:bookmarkEnd w:id="22"/>
    </w:p>
    <w:p w14:paraId="02B32027" w14:textId="1EBBEE6C" w:rsidR="00221B69" w:rsidRPr="009C15E6" w:rsidRDefault="00E9576D" w:rsidP="00EF7089">
      <w:r w:rsidRPr="00E9576D">
        <w:t xml:space="preserve">Este referencial teórico estabelece as bases conceituais necessárias para a compreensão do Cadastro Territorial Multifinalitário (CTM) sob a ótica da gestão contemporânea. Para tanto, discute-se o paradigma Fit-For-Purpose Land Administration, cujas diretrizes orientam a flexibilidade e o custo-benefício na administração de terras. Complementarmente, explora-se a viabilidade técnica da integração de bases de dados heterogêneas, fundamentando o uso conjunto do Cadastro Nacional de Endereços para Fins Estatísticos (CNEFE/IBGE) e da plataforma colaborativa </w:t>
      </w:r>
      <w:r w:rsidRPr="00EF7089">
        <w:rPr>
          <w:i/>
          <w:iCs/>
        </w:rPr>
        <w:t>OpenStreetMap</w:t>
      </w:r>
      <w:r w:rsidRPr="00E9576D">
        <w:t xml:space="preserve"> (OSM) como fontes viáveis para a espacialização urbana.</w:t>
      </w:r>
    </w:p>
    <w:p w14:paraId="6DDBF5BC" w14:textId="16AE5AB6" w:rsidR="00CE1BA1" w:rsidRDefault="0066380F" w:rsidP="002D729A">
      <w:pPr>
        <w:pStyle w:val="Ttulo2"/>
      </w:pPr>
      <w:bookmarkStart w:id="23" w:name="_Toc226643945"/>
      <w:r>
        <w:t>FPA/LA</w:t>
      </w:r>
    </w:p>
    <w:p w14:paraId="6C6A05A6" w14:textId="06D0D6B0" w:rsidR="00CE1BA1" w:rsidRDefault="00CE1BA1" w:rsidP="00CE1BA1">
      <w:r>
        <w:t>O conceito de administração de terras Fit-For-Purpose (FFP</w:t>
      </w:r>
      <w:r w:rsidR="0066380F">
        <w:t>/LA</w:t>
      </w:r>
      <w:r>
        <w:t>) surge como um</w:t>
      </w:r>
      <w:r w:rsidR="00C04E39">
        <w:t>a</w:t>
      </w:r>
      <w:r>
        <w:t xml:space="preserve"> </w:t>
      </w:r>
      <w:r w:rsidR="00C04E39">
        <w:t xml:space="preserve">mudança profunda </w:t>
      </w:r>
      <w:r>
        <w:t xml:space="preserve">em resposta às limitações dos métodos cartográficos convencionais, que frequentemente falham em atender às demandas de países em desenvolvimento devido ao alto custo e à lentidão na execução. Conforme preconizado por </w:t>
      </w:r>
      <w:r w:rsidR="006642E5">
        <w:fldChar w:fldCharType="begin"/>
      </w:r>
      <w:r w:rsidR="006642E5">
        <w:instrText xml:space="preserve"> ADDIN ZOTERO_ITEM CSL_CITATION {"citationID":"czzj2HVZ","properties":{"formattedCitation":"(Enemark; McLaren; Lemmen, 2021)","plainCitation":"(Enemark; McLaren; Lemmen, 2021)","noteIndex":0},"citationItems":[{"id":54,"uris":["http://zotero.org/users/15531986/items/NE3IWC7C"],"itemData":{"id":54,"type":"article-journal","abstract":"This Special Issue provides an insight, collated from 26 articles, focusing on various aspects of the Fit-for-Purpose Land Administration (FFPLA) concept and its application [...]","container-title":"Land","DOI":"10.3390/land10090972","ISSN":"2073-445X","issue":"9","journalAbbreviation":"Land","language":"en","license":"https://creativecommons.org/licenses/by/4.0/","page":"972","source":"DOI.org (Crossref)","title":"Fit-for-Purpose Land Administration—Providing Secure Land Rights at Scale","volume":"10","author":[{"family":"Enemark","given":"Stig"},{"family":"McLaren","given":"Robin"},{"family":"Lemmen","given":"Christiaan"}],"issued":{"date-parts":[["2021",9,15]]}}}],"schema":"https://github.com/citation-style-language/schema/raw/master/csl-citation.json"} </w:instrText>
      </w:r>
      <w:r w:rsidR="006642E5">
        <w:fldChar w:fldCharType="separate"/>
      </w:r>
      <w:r w:rsidR="006642E5" w:rsidRPr="006642E5">
        <w:rPr>
          <w:rFonts w:cs="Arial"/>
        </w:rPr>
        <w:t>Enemark</w:t>
      </w:r>
      <w:r w:rsidR="001E6ABD">
        <w:rPr>
          <w:rFonts w:cs="Arial"/>
        </w:rPr>
        <w:t xml:space="preserve"> at al (</w:t>
      </w:r>
      <w:r w:rsidR="006642E5" w:rsidRPr="006642E5">
        <w:rPr>
          <w:rFonts w:cs="Arial"/>
        </w:rPr>
        <w:t>2021)</w:t>
      </w:r>
      <w:r w:rsidR="006642E5">
        <w:fldChar w:fldCharType="end"/>
      </w:r>
      <w:r>
        <w:t>, a metodologia FFP sustenta que o sistema de administração de terras deve ser projetado para atender aos propósitos imediatos da sociedade, priorizando o estabelecimento de uma estrutura de segurança jurídica e gestão territorial em detrimento de exigências técnicas excessivamente rigorosas e onerosas.</w:t>
      </w:r>
    </w:p>
    <w:p w14:paraId="36316F9A" w14:textId="77777777" w:rsidR="00CE1BA1" w:rsidRDefault="00CE1BA1" w:rsidP="00CE1BA1">
      <w:r>
        <w:t>Essa abordagem estrutura-se sobre três pilares fundamentais: a base espacial, a estrutura institucional e o arcabouço legal. No que tange à base espacial, o modelo FFP recomenda o uso de cartografia baseada em imagens de satélite ou sensores remotos e a adoção de fronteiras visuais, permitindo a identificação rápida e em massa das parcelas. Em vez de exigir o georreferenciamento de cada vértice com precisão milimétrica desde o início, o FFP propõe um sistema escalável e incremental, onde a acurácia pode ser refinada ao longo do tempo conforme as necessidades e recursos do município.</w:t>
      </w:r>
    </w:p>
    <w:p w14:paraId="0ADBBDEE" w14:textId="2668F061" w:rsidR="00CE1BA1" w:rsidRPr="00CE1BA1" w:rsidRDefault="00CE1BA1" w:rsidP="00CE1BA1">
      <w:r>
        <w:t xml:space="preserve">Nesse sentido, a aplicação do modelo FFP no contexto brasileiro, especialmente em municípios de pequeno porte, alinha-se à necessidade de integração de bases como o SINTER. Ao adotar soluções como o georreferenciamento automatizado e a vinculação de dados alfanuméricos existentes (CTU/CIATA) a bases de referência (CNEFE), a metodologia proposta nesta pesquisa </w:t>
      </w:r>
      <w:r>
        <w:lastRenderedPageBreak/>
        <w:t>materializa os princípios do FFP. Ou seja, utiliza-se a tecnologia disponível para prover uma resposta ágil e de baixo custo ao vácuo cartográfico municipal, garantindo que o cadastro territorial cumpra sua função social e administrativa de forma dinâmica e inclusiva.</w:t>
      </w:r>
    </w:p>
    <w:p w14:paraId="6EDEC67F" w14:textId="566B4FA9" w:rsidR="006D3D4B" w:rsidRPr="009B6CCF" w:rsidRDefault="00572F12" w:rsidP="00CE1BA1">
      <w:pPr>
        <w:pStyle w:val="Ttulo3"/>
      </w:pPr>
      <w:r>
        <w:t xml:space="preserve">Antecedente </w:t>
      </w:r>
      <w:r w:rsidR="00ED2BBF" w:rsidRPr="003006DD">
        <w:rPr>
          <w:i/>
          <w:iCs/>
        </w:rPr>
        <w:t>SmartSkeMa</w:t>
      </w:r>
      <w:bookmarkEnd w:id="23"/>
      <w:r w:rsidR="003006DD">
        <w:t xml:space="preserve"> </w:t>
      </w:r>
    </w:p>
    <w:p w14:paraId="7371E40E" w14:textId="2C0C7DF2" w:rsidR="006D3D4B" w:rsidRPr="009B6CCF" w:rsidRDefault="006D3D4B" w:rsidP="006D3D4B">
      <w:r w:rsidRPr="009B6CCF">
        <w:t xml:space="preserve">No contexto internacional de inovação em cadastro técnico, destaca-se a ferramenta </w:t>
      </w:r>
      <w:commentRangeStart w:id="24"/>
      <w:r w:rsidRPr="00EF7089">
        <w:rPr>
          <w:i/>
          <w:iCs/>
        </w:rPr>
        <w:t>SmartSkeMa</w:t>
      </w:r>
      <w:commentRangeEnd w:id="24"/>
      <w:r w:rsidR="00002447" w:rsidRPr="009B6CCF">
        <w:rPr>
          <w:rStyle w:val="Refdecomentrio"/>
          <w:sz w:val="24"/>
          <w:szCs w:val="22"/>
        </w:rPr>
        <w:commentReference w:id="24"/>
      </w:r>
      <w:r w:rsidRPr="009B6CCF">
        <w:t xml:space="preserve">, desenvolvida pelo projeto europeu </w:t>
      </w:r>
      <w:r w:rsidRPr="00EF7089">
        <w:rPr>
          <w:i/>
          <w:iCs/>
        </w:rPr>
        <w:t>H2020 its4land</w:t>
      </w:r>
      <w:r w:rsidRPr="009B6CCF">
        <w:t xml:space="preserve">. Esta solução representa um avanço significativo na abordagem de </w:t>
      </w:r>
      <w:r w:rsidRPr="009B6CCF">
        <w:rPr>
          <w:i/>
          <w:iCs/>
        </w:rPr>
        <w:t>sketch mapping</w:t>
      </w:r>
      <w:r w:rsidRPr="009B6CCF">
        <w:t xml:space="preserve"> (mapeamento por esboço), propondo-se a democratizar o registro e a formalização de direitos fundiários em comunidades rurais de países em desenvolvimento. Sua principal inovação tecnológica reside na utilização de algoritmos inteligentes de reconhecimento de formas para converter esboços cartográficos rudimentares, desenhados manualmente, em representações digitais geometricamente corretas</w:t>
      </w:r>
      <w:r w:rsidR="006F59BC" w:rsidRPr="009B6CCF">
        <w:t xml:space="preserve"> </w:t>
      </w:r>
      <w:r w:rsidR="006F59BC" w:rsidRPr="009B6CCF">
        <w:fldChar w:fldCharType="begin"/>
      </w:r>
      <w:r w:rsidR="00920810">
        <w:instrText xml:space="preserve"> ADDIN ZOTERO_ITEM CSL_CITATION {"citationID":"hlM697Ba","properties":{"formattedCitation":"(Koeva {\\i{}et al.}, 2021)","plainCitation":"(Koeva et al., 2021)","dontUpdate":true,"noteIndex":0},"citationItems":[{"id":249,"uris":["http://zotero.org/users/15531986/items/ZF2QS439"],"itemData":{"id":249,"type":"article-journal","abstract":"The well-recognized and extensive task of mapping unrecorded land rights across sub-Saharan Africa demands innovative solutions. In response, the consortia of “its4land”, a European Commission Horizon 2020 project, developed, adapted, and tested innovative geospatial tools including (1) software underpinned by the smart Sketch maps concept, called SmartSkeMa; (2) a workflow for applying unmanned aerial vehicles (UAV); and (3) a boundary delineator tool based on the UAV images. Additionally, the consortium developed (4) a platform called Publish and Share (PaS), enabling integration of all the outputs of tool sharing and publishing of land information through geocloud web services. The individual tools were developed, tested, and demonstrated based on requirements from Rwanda, Kenya, Ethiopia, and Zanzibar. The platform was further tested by key informants and experts in a workshop in Rwanda after the AfricaGIS conference in 2019. With the project concluding in 2020, this paper seeks to undertake an assessment of the tools and the PaS platform against the elements of fit-for-purpose land administration. The results show that while the tools can function and deliver outputs independently and reliably, PaS enables interoperability by allowing them to be combined and integrated into land administration workflows. This feature is useful for tailoring approaches for specific country contexts. In this regard, developers of technical approaches tackling land administration issues are further encouraged to include interoperability and the use of recognized standards in designs.","container-title":"Land","DOI":"10.3390/land10060557","ISSN":"2073-445X","issue":"6","journalAbbreviation":"Land","language":"en","license":"https://creativecommons.org/licenses/by/4.0/","page":"557","source":"DOI.org (Crossref)","title":"Geospatial Tool and Geocloud Platform Innovations: A Fit-for-Purpose Land Administration Assessment","title-short":"Geospatial Tool and Geocloud Platform Innovations","volume":"10","author":[{"family":"Koeva","given":"Mila"},{"family":"Humayun","given":"Mohammed Imaduddin"},{"family":"Timm","given":"Christian"},{"family":"Stöcker","given":"Claudia"},{"family":"Crommelinck","given":"Sophie"},{"family":"Chipofya","given":"Malumbo"},{"family":"Bennett","given":"Rohan"},{"family":"Zevenbergen","given":"Jaap"}],"issued":{"date-parts":[["2021",5,26]]}}}],"schema":"https://github.com/citation-style-language/schema/raw/master/csl-citation.json"} </w:instrText>
      </w:r>
      <w:r w:rsidR="006F59BC" w:rsidRPr="009B6CCF">
        <w:fldChar w:fldCharType="separate"/>
      </w:r>
      <w:r w:rsidR="006F59BC" w:rsidRPr="009B6CCF">
        <w:rPr>
          <w:rFonts w:cs="Arial"/>
        </w:rPr>
        <w:t>(</w:t>
      </w:r>
      <w:r w:rsidR="00414F03">
        <w:rPr>
          <w:rFonts w:cs="Arial"/>
        </w:rPr>
        <w:t>KOEVA</w:t>
      </w:r>
      <w:r w:rsidR="006F59BC" w:rsidRPr="009B6CCF">
        <w:rPr>
          <w:rFonts w:cs="Arial"/>
        </w:rPr>
        <w:t xml:space="preserve"> </w:t>
      </w:r>
      <w:r w:rsidR="006F59BC" w:rsidRPr="009B6CCF">
        <w:rPr>
          <w:rFonts w:cs="Arial"/>
          <w:i/>
          <w:iCs/>
        </w:rPr>
        <w:t>et al.</w:t>
      </w:r>
      <w:r w:rsidR="006F59BC" w:rsidRPr="009B6CCF">
        <w:rPr>
          <w:rFonts w:cs="Arial"/>
        </w:rPr>
        <w:t>, 2021)</w:t>
      </w:r>
      <w:r w:rsidR="006F59BC" w:rsidRPr="009B6CCF">
        <w:fldChar w:fldCharType="end"/>
      </w:r>
      <w:r w:rsidRPr="009B6CCF">
        <w:t xml:space="preserve">. </w:t>
      </w:r>
    </w:p>
    <w:p w14:paraId="7346D8E8" w14:textId="0DFBD0B0" w:rsidR="006D3D4B" w:rsidRDefault="006D3D4B" w:rsidP="006D3D4B">
      <w:r w:rsidRPr="009B6CCF">
        <w:t xml:space="preserve">A iniciativa </w:t>
      </w:r>
      <w:r w:rsidRPr="009B6CCF">
        <w:rPr>
          <w:i/>
          <w:iCs/>
        </w:rPr>
        <w:t>SmartSkeMa</w:t>
      </w:r>
      <w:r w:rsidRPr="009B6CCF">
        <w:t xml:space="preserve"> e o </w:t>
      </w:r>
      <w:commentRangeStart w:id="25"/>
      <w:commentRangeStart w:id="26"/>
      <w:r w:rsidRPr="009B6CCF">
        <w:rPr>
          <w:i/>
          <w:iCs/>
        </w:rPr>
        <w:t>SuperCIATA</w:t>
      </w:r>
      <w:commentRangeEnd w:id="25"/>
      <w:r w:rsidR="00002447" w:rsidRPr="009B6CCF">
        <w:rPr>
          <w:rStyle w:val="Refdecomentrio"/>
          <w:sz w:val="24"/>
          <w:szCs w:val="22"/>
        </w:rPr>
        <w:commentReference w:id="25"/>
      </w:r>
      <w:commentRangeEnd w:id="26"/>
      <w:r w:rsidR="003B726F" w:rsidRPr="009B6CCF">
        <w:rPr>
          <w:rStyle w:val="Refdecomentrio"/>
          <w:sz w:val="24"/>
          <w:szCs w:val="22"/>
        </w:rPr>
        <w:commentReference w:id="26"/>
      </w:r>
      <w:r w:rsidRPr="009B6CCF">
        <w:t xml:space="preserve"> compartilham a adesão às recomendações do paradigma </w:t>
      </w:r>
      <w:r w:rsidRPr="001E6399">
        <w:rPr>
          <w:i/>
        </w:rPr>
        <w:t>Fit-for-Purpose</w:t>
      </w:r>
      <w:r w:rsidRPr="009B6CCF">
        <w:t xml:space="preserve"> e o compromisso com a simplificação de processos. Entretanto, o </w:t>
      </w:r>
      <w:r w:rsidRPr="001E6399">
        <w:rPr>
          <w:i/>
        </w:rPr>
        <w:t>SmartSkeMa</w:t>
      </w:r>
      <w:r w:rsidRPr="009B6CCF">
        <w:t xml:space="preserve"> direciona-se </w:t>
      </w:r>
      <w:r w:rsidR="00435876" w:rsidRPr="009B6CCF">
        <w:t xml:space="preserve">apenas </w:t>
      </w:r>
      <w:r w:rsidRPr="009B6CCF">
        <w:t xml:space="preserve">a áreas rurais e, ao que tudo indica, não recebe atualizações ou manutenção sistemática desde 2019. </w:t>
      </w:r>
    </w:p>
    <w:p w14:paraId="523C15EF" w14:textId="77777777" w:rsidR="00095B41" w:rsidRDefault="00095B41" w:rsidP="00095B41">
      <w:pPr>
        <w:pStyle w:val="Ttulo2"/>
      </w:pPr>
      <w:bookmarkStart w:id="27" w:name="_Toc226643946"/>
      <w:r w:rsidRPr="009B6CCF">
        <w:t>Código Imobiliário Brasileiro – CIB</w:t>
      </w:r>
      <w:bookmarkEnd w:id="27"/>
      <w:r w:rsidRPr="009B6CCF">
        <w:t xml:space="preserve"> </w:t>
      </w:r>
    </w:p>
    <w:p w14:paraId="09E6E933" w14:textId="6DD2FCE0" w:rsidR="00095B41" w:rsidRPr="009B6CCF" w:rsidRDefault="00095B41" w:rsidP="00095B41">
      <w:commentRangeStart w:id="28"/>
      <w:r w:rsidRPr="009B6CCF">
        <w:t xml:space="preserve">Para atender à necessidade de um identificador único de parcelas territoriais do Brasil, a Receita Federal do Brasil publicou a Instrução Normativa nº 2030/2021 que instituiu o Código Imobiliário Brasileiro – CIB e disponibilizou a estrutura necessária à sua implementação. No Parágrafo único do Art. 1º a IN 2030/2021 explica que: </w:t>
      </w:r>
    </w:p>
    <w:p w14:paraId="7A8D016C" w14:textId="77777777" w:rsidR="00095B41" w:rsidRPr="009B6CCF" w:rsidRDefault="00095B41" w:rsidP="00A81D57">
      <w:pPr>
        <w:pStyle w:val="Citao"/>
      </w:pPr>
      <w:r w:rsidRPr="009B6CCF">
        <w:t xml:space="preserve">Art. 1º Esta Instrução Normativa institui o Cadastro </w:t>
      </w:r>
      <w:r w:rsidRPr="00A81D57">
        <w:t>Imobiliário</w:t>
      </w:r>
      <w:r w:rsidRPr="009B6CCF">
        <w:t xml:space="preserve"> Brasileiro (CIB), que integrará o Sistema Nacional de Gestão de Informações Territoriais (Sinter).</w:t>
      </w:r>
    </w:p>
    <w:p w14:paraId="0E7C7969" w14:textId="4F8C2398" w:rsidR="00095B41" w:rsidRDefault="00095B41" w:rsidP="00A81D57">
      <w:pPr>
        <w:pStyle w:val="Citao"/>
        <w:rPr>
          <w:ins w:id="29" w:author="Ednez Gomes Tavares" w:date="2026-04-10T10:43:00Z" w16du:dateUtc="2026-04-10T13:43:00Z"/>
        </w:rPr>
      </w:pPr>
      <w:r w:rsidRPr="009B6CCF">
        <w:t>Parágrafo único. O CIB agrega informações cadastrais das unidades imobiliárias rurais e urbanas, públicas ou privadas, inscritas nos respectivos cadastros de origem, localizadas no território nacional, em seu subsolo, no mar territorial ou em zona econômica exclusiva</w:t>
      </w:r>
      <w:r w:rsidR="00303172">
        <w:t xml:space="preserve"> </w:t>
      </w:r>
      <w:r w:rsidR="00303172">
        <w:fldChar w:fldCharType="begin"/>
      </w:r>
      <w:r w:rsidR="00A95BA1">
        <w:instrText xml:space="preserve"> ADDIN ZOTERO_ITEM CSL_CITATION {"citationID":"PMtMuogn","properties":{"formattedCitation":"(IN RFB n\\super o\\nosupersub{} 2030/2021, 2021)","plainCitation":"(IN RFB no 2030/2021, 2021)","dontUpdate":true,"noteIndex":0},"citationItems":[{"id":290,"uris":["http://zotero.org/users/15531986/items/C383RP39"],"itemData":{"id":290,"type":"webpage","title":"IN RFB nº 2030/2021","URL":"https://normasinternet2.receita.fazenda.gov.br/#/consulta/externa/118641","accessed":{"date-parts":[["2025",12,26]]},"issued":{"date-parts":[["2021"]]}}}],"schema":"https://github.com/citation-style-language/schema/raw/master/csl-citation.json"} </w:instrText>
      </w:r>
      <w:r w:rsidR="00303172">
        <w:fldChar w:fldCharType="separate"/>
      </w:r>
      <w:r w:rsidR="00303172" w:rsidRPr="00303172">
        <w:rPr>
          <w:rFonts w:cs="Arial"/>
        </w:rPr>
        <w:t>(</w:t>
      </w:r>
      <w:r w:rsidR="00303172">
        <w:rPr>
          <w:rFonts w:cs="Arial"/>
        </w:rPr>
        <w:t>BRASIL</w:t>
      </w:r>
      <w:r w:rsidR="00303172" w:rsidRPr="00303172">
        <w:rPr>
          <w:rFonts w:cs="Arial"/>
        </w:rPr>
        <w:t>, 2021)</w:t>
      </w:r>
      <w:r w:rsidR="00303172">
        <w:fldChar w:fldCharType="end"/>
      </w:r>
      <w:r w:rsidRPr="009B6CCF">
        <w:t>.</w:t>
      </w:r>
    </w:p>
    <w:p w14:paraId="16ACF428" w14:textId="77777777" w:rsidR="00083E4D" w:rsidRPr="009B6CCF" w:rsidRDefault="00083E4D" w:rsidP="00A81D57">
      <w:pPr>
        <w:pStyle w:val="Citao"/>
      </w:pPr>
    </w:p>
    <w:p w14:paraId="584A5748" w14:textId="77777777" w:rsidR="00095B41" w:rsidRDefault="00095B41" w:rsidP="00095B41">
      <w:pPr>
        <w:rPr>
          <w:ins w:id="30" w:author="Ednez Gomes Tavares" w:date="2026-04-10T10:43:00Z" w16du:dateUtc="2026-04-10T13:43:00Z"/>
        </w:rPr>
      </w:pPr>
      <w:r w:rsidRPr="009B6CCF">
        <w:t>E no artigo 4º:</w:t>
      </w:r>
    </w:p>
    <w:p w14:paraId="3BE4A6D9" w14:textId="77777777" w:rsidR="00083E4D" w:rsidRPr="009B6CCF" w:rsidRDefault="00083E4D" w:rsidP="00095B41"/>
    <w:p w14:paraId="37035074" w14:textId="591ACAFC" w:rsidR="00095B41" w:rsidRDefault="00095B41" w:rsidP="00A81D57">
      <w:pPr>
        <w:pStyle w:val="Citao"/>
        <w:rPr>
          <w:ins w:id="31" w:author="Ednez Gomes Tavares" w:date="2026-04-10T10:43:00Z" w16du:dateUtc="2026-04-10T13:43:00Z"/>
        </w:rPr>
      </w:pPr>
      <w:r w:rsidRPr="009B6CCF">
        <w:t>Art. 4º A inscrição no CIB consiste na atribuição, a cada unidade imobiliária, de um código identificador unívoco, denominado código CIB, formado por 7 (sete) caracteres alfanuméricos e um dígito verificador, com a estrutura "AAAAAAA-D", válido em âmbito nacional</w:t>
      </w:r>
      <w:r w:rsidR="00303172">
        <w:t xml:space="preserve"> </w:t>
      </w:r>
      <w:r w:rsidR="00303172">
        <w:fldChar w:fldCharType="begin"/>
      </w:r>
      <w:r w:rsidR="00A95BA1">
        <w:instrText xml:space="preserve"> ADDIN ZOTERO_ITEM CSL_CITATION {"citationID":"w4ARwkiJ","properties":{"formattedCitation":"(IN RFB n\\super o\\nosupersub{} 2030/2021, 2021)","plainCitation":"(IN RFB no 2030/2021, 2021)","dontUpdate":true,"noteIndex":0},"citationItems":[{"id":290,"uris":["http://zotero.org/users/15531986/items/C383RP39"],"itemData":{"id":290,"type":"webpage","title":"IN RFB nº 2030/2021","URL":"https://normasinternet2.receita.fazenda.gov.br/#/consulta/externa/118641","accessed":{"date-parts":[["2025",12,26]]},"issued":{"date-parts":[["2021"]]}}}],"schema":"https://github.com/citation-style-language/schema/raw/master/csl-citation.json"} </w:instrText>
      </w:r>
      <w:r w:rsidR="00303172">
        <w:fldChar w:fldCharType="separate"/>
      </w:r>
      <w:r w:rsidR="00303172" w:rsidRPr="00303172">
        <w:rPr>
          <w:rFonts w:cs="Arial"/>
        </w:rPr>
        <w:t>(</w:t>
      </w:r>
      <w:r w:rsidR="00303172">
        <w:rPr>
          <w:rFonts w:cs="Arial"/>
        </w:rPr>
        <w:t>BRASIL</w:t>
      </w:r>
      <w:r w:rsidR="00303172" w:rsidRPr="00303172">
        <w:rPr>
          <w:rFonts w:cs="Arial"/>
        </w:rPr>
        <w:t>, 2021)</w:t>
      </w:r>
      <w:r w:rsidR="00303172">
        <w:fldChar w:fldCharType="end"/>
      </w:r>
      <w:r w:rsidRPr="009B6CCF">
        <w:t>.</w:t>
      </w:r>
    </w:p>
    <w:p w14:paraId="4AE8DB5B" w14:textId="77777777" w:rsidR="00083E4D" w:rsidRPr="009B6CCF" w:rsidRDefault="00083E4D" w:rsidP="00A81D57">
      <w:pPr>
        <w:pStyle w:val="Citao"/>
      </w:pPr>
    </w:p>
    <w:p w14:paraId="1532502E" w14:textId="0122648B" w:rsidR="00095B41" w:rsidRDefault="00095B41" w:rsidP="00095B41">
      <w:pPr>
        <w:rPr>
          <w:ins w:id="32" w:author="Ednez Gomes Tavares" w:date="2026-04-10T10:44:00Z" w16du:dateUtc="2026-04-10T13:44:00Z"/>
        </w:rPr>
      </w:pPr>
      <w:r w:rsidRPr="009B6CCF">
        <w:t xml:space="preserve">Com a edição da Lei Complementar 214/2025, já na esteira da </w:t>
      </w:r>
      <w:commentRangeStart w:id="33"/>
      <w:r w:rsidRPr="009B6CCF">
        <w:t>Reforma Tributária de Consumo</w:t>
      </w:r>
      <w:commentRangeEnd w:id="33"/>
      <w:r w:rsidR="00A81D57" w:rsidRPr="009B6CCF">
        <w:rPr>
          <w:rStyle w:val="Refdecomentrio"/>
          <w:sz w:val="24"/>
          <w:szCs w:val="22"/>
        </w:rPr>
        <w:commentReference w:id="33"/>
      </w:r>
      <w:r w:rsidRPr="009B6CCF">
        <w:t>, o CIB teve sua importância ressaltada. Os artigos 59 e 265 da L</w:t>
      </w:r>
      <w:r>
        <w:t>CP</w:t>
      </w:r>
      <w:r w:rsidRPr="009B6CCF">
        <w:t xml:space="preserve"> 214/2025 determinam que: </w:t>
      </w:r>
    </w:p>
    <w:p w14:paraId="0E2C30C7" w14:textId="77777777" w:rsidR="00083E4D" w:rsidRPr="009B6CCF" w:rsidRDefault="00083E4D" w:rsidP="00095B41"/>
    <w:p w14:paraId="463AA69D" w14:textId="77777777" w:rsidR="00095B41" w:rsidRPr="009B6CCF" w:rsidRDefault="00095B41" w:rsidP="00A81D57">
      <w:pPr>
        <w:pStyle w:val="Citao"/>
      </w:pPr>
      <w:r w:rsidRPr="009B6CCF">
        <w:t>Art. 59. As pessoas físicas e jurídicas e as entidades sem personalidade jurídica sujeitas ao IBS e à CBS são obrigadas a se registrar em cadastro com identificação única, observado o disposto nas alíneas “a” e “b” do inciso I do § 3º do art. 11 desta Lei Complementar.</w:t>
      </w:r>
    </w:p>
    <w:p w14:paraId="5316ADD3" w14:textId="77777777" w:rsidR="00095B41" w:rsidRPr="009B6CCF" w:rsidRDefault="00095B41" w:rsidP="00A81D57">
      <w:pPr>
        <w:pStyle w:val="Citao"/>
      </w:pPr>
      <w:r w:rsidRPr="009B6CCF">
        <w:t>§ 1º Para efeitos do disposto no caput deste artigo, consideram-se os seguintes cadastros administrados pela RFB:</w:t>
      </w:r>
    </w:p>
    <w:p w14:paraId="28175ADC" w14:textId="77777777" w:rsidR="00095B41" w:rsidRPr="009B6CCF" w:rsidRDefault="00095B41" w:rsidP="00A81D57">
      <w:pPr>
        <w:pStyle w:val="Citao"/>
      </w:pPr>
      <w:r w:rsidRPr="009B6CCF">
        <w:t>...</w:t>
      </w:r>
    </w:p>
    <w:p w14:paraId="23057048" w14:textId="77777777" w:rsidR="00095B41" w:rsidRPr="009B6CCF" w:rsidRDefault="00095B41" w:rsidP="00A81D57">
      <w:pPr>
        <w:pStyle w:val="Citao"/>
      </w:pPr>
      <w:r w:rsidRPr="009B6CCF">
        <w:t>III - de imóveis rurais e urbanos, o Cadastro Imobiliário Brasileiro (CIB).</w:t>
      </w:r>
    </w:p>
    <w:p w14:paraId="22B14323" w14:textId="77777777" w:rsidR="00095B41" w:rsidRPr="009B6CCF" w:rsidRDefault="00095B41" w:rsidP="00A81D57">
      <w:pPr>
        <w:pStyle w:val="Citao"/>
      </w:pPr>
      <w:r w:rsidRPr="009B6CCF">
        <w:t>...</w:t>
      </w:r>
    </w:p>
    <w:p w14:paraId="05696C69" w14:textId="77777777" w:rsidR="00095B41" w:rsidRPr="009B6CCF" w:rsidRDefault="00095B41" w:rsidP="00A81D57">
      <w:pPr>
        <w:pStyle w:val="Citao"/>
      </w:pPr>
      <w:r w:rsidRPr="009B6CCF">
        <w:t>Art. 265. Os bens imóveis urbanos e rurais de que trata esta Seção deverão ser inscritos no CIB, integrante do Sinter, de que trata o inciso III do § 1º do art. 59 desta Lei Complementar.</w:t>
      </w:r>
    </w:p>
    <w:p w14:paraId="3870B1B1" w14:textId="77777777" w:rsidR="00095B41" w:rsidRPr="009B6CCF" w:rsidRDefault="00095B41" w:rsidP="00A81D57">
      <w:pPr>
        <w:pStyle w:val="Citao"/>
      </w:pPr>
      <w:r w:rsidRPr="009B6CCF">
        <w:t>§ 1º O CIB é o inventário dos bens imóveis urbanos e rurais constituído com dados enviados pelos cadastros de origem, que deverão atender aos critérios de atribuição do código de inscrição no CIB.</w:t>
      </w:r>
    </w:p>
    <w:p w14:paraId="565D99F5" w14:textId="268486D5" w:rsidR="00095B41" w:rsidRDefault="00095B41" w:rsidP="00A81D57">
      <w:pPr>
        <w:pStyle w:val="Citao"/>
        <w:rPr>
          <w:ins w:id="34" w:author="Ednez Gomes Tavares" w:date="2026-04-10T10:44:00Z" w16du:dateUtc="2026-04-10T13:44:00Z"/>
        </w:rPr>
      </w:pPr>
      <w:r w:rsidRPr="009B6CCF">
        <w:t>§ 2º O CIB deverá constar obrigatoriamente de todos os documentos relativos à obra de construção civil expedidos pelo Município</w:t>
      </w:r>
      <w:r w:rsidR="008F12EE">
        <w:t xml:space="preserve"> </w:t>
      </w:r>
      <w:r w:rsidR="008F12EE">
        <w:fldChar w:fldCharType="begin"/>
      </w:r>
      <w:r w:rsidR="006642E5">
        <w:instrText xml:space="preserve"> ADDIN ZOTERO_ITEM CSL_CITATION {"citationID":"burARTnF","properties":{"formattedCitation":"(Brasil, 2025)","plainCitation":"(Brasil, 2025)","dontUpdate":true,"noteIndex":0},"citationItems":[{"id":255,"uris":["http://zotero.org/users/15531986/items/K2MGANQ8"],"itemData":{"id":255,"type":"legislation","abstract":"Dispõe sobre o Imposto sobre Bens e Serviços (IBS), a Contribuição Social sobre Bens e Serviços (CBS) e o Imposto Seletivo.","container-title":"Diário Oficial da União","language":"pt-BR","note":"call-number: 214\npublisher: Diário Oficial da União","title":"Lei Complementar nº 214, de 16 de janeiro de 2025","URL":"https://www.planalto.gov.br/ccivil_03/leis/lcp/lcp214.htm","author":[{"literal":"Brasil"}],"issued":{"date-parts":[["2025",1,16]]}}}],"schema":"https://github.com/citation-style-language/schema/raw/master/csl-citation.json"} </w:instrText>
      </w:r>
      <w:r w:rsidR="008F12EE">
        <w:fldChar w:fldCharType="separate"/>
      </w:r>
      <w:r w:rsidR="008F12EE" w:rsidRPr="008F12EE">
        <w:rPr>
          <w:rFonts w:cs="Arial"/>
        </w:rPr>
        <w:t>(</w:t>
      </w:r>
      <w:r w:rsidR="008F12EE">
        <w:rPr>
          <w:rFonts w:cs="Arial"/>
        </w:rPr>
        <w:t>BRASI</w:t>
      </w:r>
      <w:r w:rsidR="008F12EE" w:rsidRPr="008F12EE">
        <w:rPr>
          <w:rFonts w:cs="Arial"/>
        </w:rPr>
        <w:t>, 2025)</w:t>
      </w:r>
      <w:r w:rsidR="008F12EE">
        <w:fldChar w:fldCharType="end"/>
      </w:r>
      <w:r w:rsidRPr="009B6CCF">
        <w:t>.</w:t>
      </w:r>
    </w:p>
    <w:p w14:paraId="590F73C2" w14:textId="77777777" w:rsidR="00083E4D" w:rsidRPr="009B6CCF" w:rsidRDefault="00083E4D" w:rsidP="00A81D57">
      <w:pPr>
        <w:pStyle w:val="Citao"/>
      </w:pPr>
    </w:p>
    <w:p w14:paraId="5FE830DB" w14:textId="77777777" w:rsidR="00095B41" w:rsidRPr="009B6CCF" w:rsidRDefault="00095B41" w:rsidP="00095B41">
      <w:r w:rsidRPr="009B6CCF">
        <w:t>Em termos técnicos e sob a ótica da Ciência de Dados, o CIB é um código semi-aleatório e sem cognição, ou seja, um identificador cuja estrutura não carrega significado explícito sobre o objeto representado.</w:t>
      </w:r>
    </w:p>
    <w:p w14:paraId="69A72E21" w14:textId="77777777" w:rsidR="00095B41" w:rsidRPr="009B6CCF" w:rsidRDefault="00095B41" w:rsidP="00095B41">
      <w:r w:rsidRPr="009B6CCF">
        <w:t xml:space="preserve">O processo de atribuição do CIB, no âmbito do Sistema Nacional de Gestão de Informações Territoriais – SINTER ainda está em andamento e constitui um grande desafio nesse ano de 2026. </w:t>
      </w:r>
    </w:p>
    <w:p w14:paraId="4DA18965" w14:textId="77777777" w:rsidR="00095B41" w:rsidRPr="009B6CCF" w:rsidRDefault="00095B41" w:rsidP="00095B41">
      <w:r w:rsidRPr="009B6CCF">
        <w:t>A criação do CIB resolve o problema do identificador único em novos sistemas, mas ele não existia quando os primeiros cadastros, baseados no CIATA, foram desenvolvidos.</w:t>
      </w:r>
      <w:commentRangeEnd w:id="28"/>
      <w:r w:rsidR="00A81D57" w:rsidRPr="009B6CCF">
        <w:rPr>
          <w:rStyle w:val="Refdecomentrio"/>
          <w:sz w:val="24"/>
          <w:szCs w:val="22"/>
        </w:rPr>
        <w:commentReference w:id="28"/>
      </w:r>
    </w:p>
    <w:p w14:paraId="48F21D29" w14:textId="77777777" w:rsidR="00095B41" w:rsidRDefault="00095B41" w:rsidP="006D3D4B"/>
    <w:p w14:paraId="3D443F6D" w14:textId="77777777" w:rsidR="00447801" w:rsidRPr="009B6CCF" w:rsidRDefault="00447801" w:rsidP="002D729A">
      <w:pPr>
        <w:pStyle w:val="Ttulo2"/>
      </w:pPr>
      <w:bookmarkStart w:id="35" w:name="_Toc226643947"/>
      <w:r w:rsidRPr="009B6CCF">
        <w:t>CNEFE</w:t>
      </w:r>
      <w:bookmarkEnd w:id="35"/>
    </w:p>
    <w:p w14:paraId="7E4208C4" w14:textId="6A2E9862" w:rsidR="00447801" w:rsidRDefault="00447801" w:rsidP="00447801">
      <w:r w:rsidRPr="009B6CCF">
        <w:t>Segundo</w:t>
      </w:r>
      <w:r w:rsidR="00B5218E">
        <w:t xml:space="preserve"> </w:t>
      </w:r>
      <w:r w:rsidRPr="009B6CCF">
        <w:fldChar w:fldCharType="begin"/>
      </w:r>
      <w:r w:rsidR="004975CD" w:rsidRPr="009B6CCF">
        <w:instrText xml:space="preserve"> ADDIN ZOTERO_ITEM CSL_CITATION {"citationID":"EZPJ7j02","properties":{"formattedCitation":"(IBGE, 2025)","plainCitation":"(IBGE, 2025)","dontUpdate":true,"noteIndex":0},"citationItems":[{"id":213,"uris":["http://zotero.org/users/15531986/items/JJKDRNNA"],"itemData":{"id":213,"type":"webpage","container-title":"IBGE","title":"Cadastro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Pr="009B6CCF">
        <w:fldChar w:fldCharType="separate"/>
      </w:r>
      <w:r w:rsidR="00263C77" w:rsidRPr="009B6CCF">
        <w:t xml:space="preserve">IBGE </w:t>
      </w:r>
      <w:r w:rsidR="00263C77">
        <w:t>(</w:t>
      </w:r>
      <w:r w:rsidRPr="009B6CCF">
        <w:rPr>
          <w:rFonts w:cs="Arial"/>
        </w:rPr>
        <w:t>2025)</w:t>
      </w:r>
      <w:r w:rsidRPr="009B6CCF">
        <w:fldChar w:fldCharType="end"/>
      </w:r>
      <w:r w:rsidRPr="009B6CCF">
        <w:t xml:space="preserve">, </w:t>
      </w:r>
      <w:r w:rsidR="00CE0974">
        <w:t>o</w:t>
      </w:r>
      <w:r w:rsidRPr="009B6CCF">
        <w:t xml:space="preserve"> Cadastro Nacional de Endereços para Fins Estatísticos </w:t>
      </w:r>
      <w:r w:rsidR="00A82C38">
        <w:t>–</w:t>
      </w:r>
      <w:r w:rsidRPr="009B6CCF">
        <w:t xml:space="preserve"> CNEFE é uma base de dados de abrangência nacional criada em 2005. Esse cadastro contempla endereços georreferenciados de domicílios e estabelecimentos de todo o país.</w:t>
      </w:r>
    </w:p>
    <w:p w14:paraId="4657550B" w14:textId="77777777" w:rsidR="00447801" w:rsidRDefault="00447801" w:rsidP="00447801">
      <w:r w:rsidRPr="009B6CCF">
        <w:t xml:space="preserve">O CNEFE é administrado pelo IBGE e é atualizado de forma integral nos censos demográficos e pontualmente em outras pesquisas. Os dados são submetidos a um rigoroso processo de validação e padronização, garantindo sua confiabilidade (IBGE, 2024).  Ademais, a abrangência da coleta, que resultou em mais de 103 </w:t>
      </w:r>
      <w:r w:rsidRPr="009B6CCF">
        <w:lastRenderedPageBreak/>
        <w:t>milhões de endereços validados em 2022, torna sua base de dados georreferenciados uma das mais completas do país.</w:t>
      </w:r>
    </w:p>
    <w:p w14:paraId="6629BC95" w14:textId="4C3392A0" w:rsidR="00563560" w:rsidRPr="009B6CCF" w:rsidRDefault="00563560" w:rsidP="00447801">
      <w:r w:rsidRPr="00563560">
        <w:t xml:space="preserve">Em suma, a partir do Censo Demográfico de 2022, os recenseadores coletaram as coordenadas geográficas para cada endereço identificado nos municípios. Tais pontos, localizados no logradouro defronte às unidades construídas ou em construção, referenciam-se ao sistema geodésico SIRGAS 2000 </w:t>
      </w:r>
      <w:r w:rsidR="00B8280F" w:rsidRPr="009B6CCF">
        <w:t>construção (IBGE, 2024)</w:t>
      </w:r>
      <w:r w:rsidRPr="00563560">
        <w:t>. Esta base de dados provê a componente espacial necessária para a vinculação entre o registro administrativo alfanumérico e a sua respectiva localização na malha urbana.</w:t>
      </w:r>
    </w:p>
    <w:p w14:paraId="5CD04B0F" w14:textId="77777777" w:rsidR="00C137D8" w:rsidRDefault="00C137D8" w:rsidP="00447801">
      <w:r w:rsidRPr="00C137D8">
        <w:t xml:space="preserve">Conforme estabelecido no Padrão de Registro de Endereços </w:t>
      </w:r>
      <w:r w:rsidRPr="00D64AA5">
        <w:t>(IBGE, 2019)</w:t>
      </w:r>
      <w:r w:rsidRPr="00C137D8">
        <w:t>, a função primordial de um endereço é servir como um identificador textual único que viabiliza a localização precisa de uma construção ou elemento de interesse dentro do perímetro de um município.</w:t>
      </w:r>
    </w:p>
    <w:p w14:paraId="66EA4F6C" w14:textId="77777777" w:rsidR="00447801" w:rsidRPr="009B6CCF" w:rsidRDefault="00447801" w:rsidP="00447801">
      <w:r w:rsidRPr="009B6CCF">
        <w:t xml:space="preserve">Da análise da definição de endereço apresentada, infere-se que nem todos os objetos de interesse cadastral municipal estão contemplados no CNEFE, uma vez que terrenos baldios e áreas sem destinação não são coletados. Por outro lado, a base inclui endereços em áreas rurais, apresenta repetições de pontos georreferenciados e contém atributos considerados desnecessários, os quais precisam ser filtrados para o processamento eficaz da </w:t>
      </w:r>
      <w:commentRangeStart w:id="36"/>
      <w:commentRangeStart w:id="37"/>
      <w:r w:rsidRPr="009B6CCF">
        <w:t xml:space="preserve">metodologia </w:t>
      </w:r>
      <w:r w:rsidRPr="00D352B4">
        <w:rPr>
          <w:i/>
          <w:iCs/>
        </w:rPr>
        <w:t>SuperCIATA</w:t>
      </w:r>
      <w:commentRangeEnd w:id="36"/>
      <w:r w:rsidR="00A81D57" w:rsidRPr="009B6CCF">
        <w:rPr>
          <w:rStyle w:val="Refdecomentrio"/>
          <w:sz w:val="24"/>
          <w:szCs w:val="22"/>
        </w:rPr>
        <w:commentReference w:id="36"/>
      </w:r>
      <w:commentRangeEnd w:id="37"/>
      <w:r w:rsidR="00180797" w:rsidRPr="009B6CCF">
        <w:rPr>
          <w:rStyle w:val="Refdecomentrio"/>
          <w:sz w:val="24"/>
          <w:szCs w:val="22"/>
        </w:rPr>
        <w:commentReference w:id="37"/>
      </w:r>
      <w:r w:rsidRPr="009B6CCF">
        <w:t>.</w:t>
      </w:r>
    </w:p>
    <w:p w14:paraId="45F5DFF7" w14:textId="78BF3675" w:rsidR="00447801" w:rsidRDefault="00447801" w:rsidP="00447801">
      <w:r w:rsidRPr="009B6CCF">
        <w:t xml:space="preserve">No que se refere ao georreferenciamento, de acordo com o documento Nota metodológica n. 01 do </w:t>
      </w:r>
      <w:r w:rsidR="001F57BA">
        <w:fldChar w:fldCharType="begin"/>
      </w:r>
      <w:r w:rsidR="002C3715">
        <w:instrText xml:space="preserve"> ADDIN ZOTERO_ITEM CSL_CITATION {"citationID":"Cjk3ItHG","properties":{"formattedCitation":"(IBGE, 2024)","plainCitation":"(IBGE, 2024)","dontUpdate":true,"noteIndex":0},"citationItems":[{"id":215,"uris":["http://zotero.org/users/15531986/items/BAHLL2VM"],"itemData":{"id":215,"type":"document","title":"Censo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001F57BA">
        <w:fldChar w:fldCharType="separate"/>
      </w:r>
      <w:r w:rsidR="001F57BA" w:rsidRPr="001F57BA">
        <w:rPr>
          <w:rFonts w:cs="Arial"/>
        </w:rPr>
        <w:t>IBGE</w:t>
      </w:r>
      <w:r w:rsidR="002C3715">
        <w:rPr>
          <w:rFonts w:cs="Arial"/>
        </w:rPr>
        <w:t xml:space="preserve"> (</w:t>
      </w:r>
      <w:r w:rsidR="001F57BA" w:rsidRPr="001F57BA">
        <w:rPr>
          <w:rFonts w:cs="Arial"/>
        </w:rPr>
        <w:t>2024)</w:t>
      </w:r>
      <w:r w:rsidR="001F57BA">
        <w:fldChar w:fldCharType="end"/>
      </w:r>
      <w:r w:rsidRPr="009B6CCF">
        <w:t xml:space="preserve">, </w:t>
      </w:r>
      <w:commentRangeStart w:id="38"/>
      <w:r w:rsidRPr="009B6CCF">
        <w:t xml:space="preserve">as coordenadas dos endereços são apresentadas na projeção </w:t>
      </w:r>
      <w:r w:rsidRPr="009B6CCF">
        <w:rPr>
          <w:i/>
          <w:iCs/>
        </w:rPr>
        <w:t>SIRGAS</w:t>
      </w:r>
      <w:r w:rsidRPr="009B6CCF">
        <w:t xml:space="preserve"> 2000, no formato de graus decimais com sinal e até cinco casas decimais</w:t>
      </w:r>
      <w:commentRangeEnd w:id="38"/>
      <w:r w:rsidR="00A81D57" w:rsidRPr="009B6CCF">
        <w:rPr>
          <w:rStyle w:val="Refdecomentrio"/>
          <w:sz w:val="24"/>
          <w:szCs w:val="22"/>
        </w:rPr>
        <w:commentReference w:id="38"/>
      </w:r>
      <w:r w:rsidRPr="009B6CCF">
        <w:t xml:space="preserve">. A captação dessas coordenadas foi feita </w:t>
      </w:r>
      <w:r w:rsidR="008132EF">
        <w:t>por receptores</w:t>
      </w:r>
      <w:r w:rsidR="008132EF" w:rsidRPr="009B6CCF">
        <w:t xml:space="preserve"> </w:t>
      </w:r>
      <w:r w:rsidRPr="009B6CCF">
        <w:rPr>
          <w:i/>
          <w:iCs/>
        </w:rPr>
        <w:t>GNSS</w:t>
      </w:r>
      <w:r w:rsidRPr="009B6CCF">
        <w:t xml:space="preserve"> (</w:t>
      </w:r>
      <w:r w:rsidRPr="009B6CCF">
        <w:rPr>
          <w:i/>
          <w:iCs/>
        </w:rPr>
        <w:t>Global Navigation Satellite System</w:t>
      </w:r>
      <w:r w:rsidRPr="009B6CCF">
        <w:t xml:space="preserve">) embarcados nos aparelhos de coleta. </w:t>
      </w:r>
      <w:commentRangeStart w:id="39"/>
      <w:commentRangeStart w:id="40"/>
      <w:r w:rsidRPr="009B6CCF">
        <w:t>Em condições normais de coleta (edificações horizontais, prédios baixos, áreas rurais), o erro máximo atingiu 11,71 metros</w:t>
      </w:r>
      <w:r w:rsidR="00180797">
        <w:t xml:space="preserve"> </w:t>
      </w:r>
      <w:r w:rsidR="002C3715">
        <w:fldChar w:fldCharType="begin"/>
      </w:r>
      <w:r w:rsidR="002C3715">
        <w:instrText xml:space="preserve"> ADDIN ZOTERO_ITEM CSL_CITATION {"citationID":"b5FxtMYn","properties":{"formattedCitation":"(IBGE,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002C3715">
        <w:fldChar w:fldCharType="separate"/>
      </w:r>
      <w:r w:rsidR="002C3715" w:rsidRPr="002C3715">
        <w:rPr>
          <w:rFonts w:cs="Arial"/>
        </w:rPr>
        <w:t>(IBGE, 2024)</w:t>
      </w:r>
      <w:r w:rsidR="002C3715">
        <w:fldChar w:fldCharType="end"/>
      </w:r>
      <w:r w:rsidRPr="009B6CCF">
        <w:t>.</w:t>
      </w:r>
      <w:commentRangeEnd w:id="39"/>
      <w:r w:rsidR="00A81D57">
        <w:rPr>
          <w:rStyle w:val="Refdecomentrio"/>
          <w:sz w:val="24"/>
          <w:szCs w:val="22"/>
        </w:rPr>
        <w:commentReference w:id="39"/>
      </w:r>
      <w:commentRangeEnd w:id="40"/>
      <w:r w:rsidR="00EE530A">
        <w:rPr>
          <w:rStyle w:val="Refdecomentrio"/>
          <w:sz w:val="24"/>
          <w:szCs w:val="22"/>
        </w:rPr>
        <w:commentReference w:id="40"/>
      </w:r>
    </w:p>
    <w:p w14:paraId="73A0D232" w14:textId="3E14B985" w:rsidR="006E1109" w:rsidRDefault="006E1109" w:rsidP="006E1109">
      <w:r>
        <w:t xml:space="preserve">A seleção do CNEFE como fonte primária de pontos georreferenciados fundamenta-se no respaldo institucional e na autoridade técnica do IBGE. Diferente de serviços comerciais como o </w:t>
      </w:r>
      <w:r w:rsidRPr="001C7B9D">
        <w:rPr>
          <w:i/>
          <w:iCs/>
        </w:rPr>
        <w:t>Google Maps</w:t>
      </w:r>
      <w:r>
        <w:t xml:space="preserve"> ou plataformas colaborativas como o </w:t>
      </w:r>
      <w:r w:rsidRPr="001C7B9D">
        <w:rPr>
          <w:i/>
          <w:iCs/>
        </w:rPr>
        <w:t>OpenStreetMap</w:t>
      </w:r>
      <w:r>
        <w:t xml:space="preserve"> (OSM)</w:t>
      </w:r>
      <w:r w:rsidR="00DB1138">
        <w:t>,</w:t>
      </w:r>
      <w:r>
        <w:t xml:space="preserve"> que</w:t>
      </w:r>
      <w:r w:rsidR="001C7B9D">
        <w:t xml:space="preserve"> </w:t>
      </w:r>
      <w:r>
        <w:t>possuem termos de uso restritivos ou ausência de responsabilidade administrativa</w:t>
      </w:r>
      <w:r w:rsidR="001C7B9D">
        <w:t>,</w:t>
      </w:r>
      <w:r>
        <w:t xml:space="preserve"> o CNEFE provê dados públicos sob o regime de transparência e soberania nacional.</w:t>
      </w:r>
    </w:p>
    <w:p w14:paraId="49FD2C0C" w14:textId="0392FF6C" w:rsidR="006976CB" w:rsidRPr="009B6CCF" w:rsidRDefault="006E1109" w:rsidP="006E1109">
      <w:r>
        <w:t>A escolha prevaleceu devido ao binômio gratuidade e responsabilidade oficial</w:t>
      </w:r>
      <w:r w:rsidR="00DB1138">
        <w:t>. C</w:t>
      </w:r>
      <w:r>
        <w:t xml:space="preserve">omo órgão da administração pública federal, o IBGE assegura metodologias de </w:t>
      </w:r>
      <w:r>
        <w:lastRenderedPageBreak/>
        <w:t>coleta padronizadas e canais de suporte técnico, permitindo a auditabilidade dos dados em casos de imprecisões posicionais. Além disso, a utilização de uma base oficial garante a interoperabilidade com outras infraestruturas de dados governamentais, como o SINTER e o Cadastro Imobiliário Brasileiro (CIB).</w:t>
      </w:r>
    </w:p>
    <w:p w14:paraId="7FFC24CD" w14:textId="5E4DCC82" w:rsidR="006D3D4B" w:rsidRPr="009B6CCF" w:rsidRDefault="006D3D4B" w:rsidP="002D729A">
      <w:pPr>
        <w:pStyle w:val="Ttulo2"/>
      </w:pPr>
      <w:bookmarkStart w:id="41" w:name="_Toc226643948"/>
      <w:r w:rsidRPr="009B6CCF">
        <w:t>CADASTRO TERRITORIAL URBANO E O CIATA</w:t>
      </w:r>
      <w:bookmarkEnd w:id="41"/>
    </w:p>
    <w:p w14:paraId="071CDBAA" w14:textId="3C60B162" w:rsidR="006D3D4B" w:rsidRPr="009B6CCF" w:rsidRDefault="0091674D" w:rsidP="006D3D4B">
      <w:r w:rsidRPr="009B6CCF">
        <w:t xml:space="preserve">O Convênio de Incentivo ao Aperfeiçoamento Técnico </w:t>
      </w:r>
      <w:r w:rsidR="00EA6681">
        <w:t>–</w:t>
      </w:r>
      <w:r w:rsidR="001A1B4F">
        <w:t xml:space="preserve"> </w:t>
      </w:r>
      <w:r w:rsidRPr="009B6CCF">
        <w:t xml:space="preserve">CIATA </w:t>
      </w:r>
      <w:r w:rsidR="00B37944" w:rsidRPr="009B6CCF">
        <w:fldChar w:fldCharType="begin"/>
      </w:r>
      <w:r w:rsidR="004975CD" w:rsidRPr="009B6CCF">
        <w:instrText xml:space="preserve"> ADDIN ZOTERO_ITEM CSL_CITATION {"citationID":"IOivraGP","properties":{"formattedCitation":"(SERPRO,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B37944" w:rsidRPr="009B6CCF">
        <w:fldChar w:fldCharType="separate"/>
      </w:r>
      <w:r w:rsidR="00B37944" w:rsidRPr="009B6CCF">
        <w:rPr>
          <w:rFonts w:cs="Arial"/>
        </w:rPr>
        <w:t>(SERPRO, 2025)</w:t>
      </w:r>
      <w:r w:rsidR="00B37944" w:rsidRPr="009B6CCF">
        <w:fldChar w:fldCharType="end"/>
      </w:r>
      <w:r w:rsidR="00B37944" w:rsidRPr="009B6CCF">
        <w:t xml:space="preserve"> </w:t>
      </w:r>
      <w:r w:rsidR="006D3D4B" w:rsidRPr="009B6CCF">
        <w:t xml:space="preserve">foi </w:t>
      </w:r>
      <w:r w:rsidRPr="009B6CCF">
        <w:t xml:space="preserve">um projeto </w:t>
      </w:r>
      <w:r w:rsidR="006D3D4B" w:rsidRPr="009B6CCF">
        <w:t xml:space="preserve">implementado na década de 1970 pela Secretaria de Economia e Finanças do Ministério da Fazenda, com recursos do Programa de Assistência Técnica (PRAT) e </w:t>
      </w:r>
      <w:r w:rsidR="0022123D" w:rsidRPr="009B6CCF">
        <w:t xml:space="preserve">com </w:t>
      </w:r>
      <w:r w:rsidR="00DF51A0" w:rsidRPr="009B6CCF">
        <w:t xml:space="preserve">o </w:t>
      </w:r>
      <w:r w:rsidR="006D3D4B" w:rsidRPr="009B6CCF">
        <w:t>apoio do Serviço Federal de Processamento de Dados (SERPRO). O objetivo era, inicialmente, auxiliar pequenos municípios na implantação do Cadastro Técnico Municipal e, assim, aumentar a arrecadação de receitas próprias e diminuir a dependência de recursos externos</w:t>
      </w:r>
      <w:r w:rsidR="00B37944" w:rsidRPr="009B6CCF">
        <w:t xml:space="preserve"> </w:t>
      </w:r>
      <w:commentRangeStart w:id="42"/>
      <w:r w:rsidR="009F6E1A" w:rsidRPr="009B6CCF">
        <w:fldChar w:fldCharType="begin"/>
      </w:r>
      <w:r w:rsidR="00EE530A">
        <w:instrText xml:space="preserve"> ADDIN ZOTERO_ITEM CSL_CITATION {"citationID":"BvD4pM3Q","properties":{"formattedCitation":"(Silva,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9F6E1A" w:rsidRPr="009B6CCF">
        <w:fldChar w:fldCharType="separate"/>
      </w:r>
      <w:r w:rsidR="009F6E1A" w:rsidRPr="009B6CCF">
        <w:rPr>
          <w:rFonts w:cs="Arial"/>
        </w:rPr>
        <w:t>(</w:t>
      </w:r>
      <w:r w:rsidR="00EE530A">
        <w:rPr>
          <w:rFonts w:cs="Arial"/>
        </w:rPr>
        <w:t>SILVA</w:t>
      </w:r>
      <w:r w:rsidR="009F6E1A" w:rsidRPr="009B6CCF">
        <w:rPr>
          <w:rFonts w:cs="Arial"/>
        </w:rPr>
        <w:t>, 2023)</w:t>
      </w:r>
      <w:r w:rsidR="009F6E1A" w:rsidRPr="009B6CCF">
        <w:fldChar w:fldCharType="end"/>
      </w:r>
      <w:commentRangeEnd w:id="42"/>
      <w:r w:rsidR="00A81D57" w:rsidRPr="009B6CCF">
        <w:rPr>
          <w:rStyle w:val="Refdecomentrio"/>
          <w:sz w:val="24"/>
          <w:szCs w:val="22"/>
        </w:rPr>
        <w:commentReference w:id="42"/>
      </w:r>
      <w:r w:rsidR="006D3D4B" w:rsidRPr="009B6CCF">
        <w:t>.</w:t>
      </w:r>
    </w:p>
    <w:p w14:paraId="7923C0BA" w14:textId="77777777" w:rsidR="006D3D4B" w:rsidRPr="009B6CCF" w:rsidRDefault="006D3D4B" w:rsidP="006D3D4B">
      <w:r w:rsidRPr="009B6CCF">
        <w:t xml:space="preserve">Apesar de ter como foco principal a melhoria da arrecadação municipal, o CIATA contribuiu para a implementação de cadastros em diversos municípios brasileiros, servindo como base para o desenvolvimento de </w:t>
      </w:r>
      <w:commentRangeStart w:id="43"/>
      <w:r w:rsidRPr="009B6CCF">
        <w:t>sistemas de informações territoriais mais abrangentes.</w:t>
      </w:r>
      <w:commentRangeEnd w:id="43"/>
      <w:r w:rsidR="00A81D57" w:rsidRPr="009B6CCF">
        <w:rPr>
          <w:rStyle w:val="Refdecomentrio"/>
          <w:sz w:val="24"/>
          <w:szCs w:val="22"/>
        </w:rPr>
        <w:commentReference w:id="43"/>
      </w:r>
    </w:p>
    <w:p w14:paraId="6BA593B5" w14:textId="0867EE01" w:rsidR="006D3D4B" w:rsidRPr="009B6CCF" w:rsidRDefault="006D3D4B" w:rsidP="00093FBB">
      <w:pPr>
        <w:pStyle w:val="Ttulo3"/>
      </w:pPr>
      <w:r w:rsidRPr="009B6CCF">
        <w:tab/>
      </w:r>
      <w:bookmarkStart w:id="44" w:name="_Toc226643949"/>
      <w:r w:rsidRPr="009B6CCF">
        <w:t>Modelo conceitual do CIATA</w:t>
      </w:r>
      <w:bookmarkEnd w:id="44"/>
    </w:p>
    <w:p w14:paraId="4A207593" w14:textId="2D4FE450" w:rsidR="006D3D4B" w:rsidRPr="009B6CCF" w:rsidRDefault="006D3D4B" w:rsidP="006D3D4B">
      <w:r w:rsidRPr="009B6CCF">
        <w:t xml:space="preserve">O </w:t>
      </w:r>
      <w:r w:rsidR="00B60487">
        <w:t xml:space="preserve">modelo conceitual </w:t>
      </w:r>
      <w:r w:rsidRPr="009B6CCF">
        <w:t>CIATA foi concebido de forma modular e flexível para atender às necessidades específicas de cada município, abrangendo módulos de assistência jurídica, administrativa, cadastro imobiliário urbano, cadastro fiscal mobiliário e receita</w:t>
      </w:r>
      <w:r w:rsidR="00872272" w:rsidRPr="009B6CCF">
        <w:t xml:space="preserve"> </w:t>
      </w:r>
      <w:r w:rsidR="00872272" w:rsidRPr="009B6CCF">
        <w:fldChar w:fldCharType="begin"/>
      </w:r>
      <w:r w:rsidR="005315CE">
        <w:instrText xml:space="preserve"> ADDIN ZOTERO_ITEM CSL_CITATION {"citationID":"KxcNfh8E","properties":{"formattedCitation":"(Carneiro, 2003)","plainCitation":"(Carneiro, 2003)","dontUpdate":true,"noteIndex":0},"citationItems":[{"id":226,"uris":["http://zotero.org/users/15531986/items/JUYE4438"],"itemData":{"id":226,"type":"book","ISBN":"978-85-7525-219-2","language":"por","note":"OCLC: 60373836","publisher":"Instituto de Registro Imobiliário do Brasil ; S.A. Fabris Editor","publisher-place":"São Paulo, SP, Porto Alegre","source":"Open WorldCat","title":"Cadastro imobiliário e registro de imóveis: a Lei n. 10,267/2001, Decreto n. 4,449/2002 e atos normativos do INCRA","title-short":"Cadastro imobiliário e registro de imóveis","author":[{"family":"Carneiro","given":"Andréa F. T."}],"issued":{"date-parts":[["2003"]]}}}],"schema":"https://github.com/citation-style-language/schema/raw/master/csl-citation.json"} </w:instrText>
      </w:r>
      <w:r w:rsidR="00872272" w:rsidRPr="009B6CCF">
        <w:fldChar w:fldCharType="separate"/>
      </w:r>
      <w:r w:rsidR="00872272" w:rsidRPr="009B6CCF">
        <w:rPr>
          <w:rFonts w:cs="Arial"/>
        </w:rPr>
        <w:t>(</w:t>
      </w:r>
      <w:r w:rsidR="00080ABD">
        <w:rPr>
          <w:rFonts w:cs="Arial"/>
        </w:rPr>
        <w:t>CARNEIRO</w:t>
      </w:r>
      <w:r w:rsidR="00872272" w:rsidRPr="009B6CCF">
        <w:rPr>
          <w:rFonts w:cs="Arial"/>
        </w:rPr>
        <w:t>, 2003)</w:t>
      </w:r>
      <w:r w:rsidR="00872272" w:rsidRPr="009B6CCF">
        <w:fldChar w:fldCharType="end"/>
      </w:r>
      <w:r w:rsidRPr="009B6CCF">
        <w:t xml:space="preserve">. </w:t>
      </w:r>
    </w:p>
    <w:p w14:paraId="5A4B54C1" w14:textId="6E4DF041" w:rsidR="006D3D4B" w:rsidRPr="009B6CCF" w:rsidRDefault="006D3D4B" w:rsidP="006D3D4B">
      <w:r w:rsidRPr="009B6CCF">
        <w:t>Levando em conta as limitações técnicas das décadas de 1970 e 1980, em especial a inexistência de Sistemas de Bancos de Dados (SGBDs) comerciais, a modelagem dos dados do CIATA seguiu o modelo de registros completos únicos, preponderante na época, em que todas as informações de um objeto são armazenadas em uma única linha do arquivo</w:t>
      </w:r>
      <w:r w:rsidR="00872272" w:rsidRPr="009B6CCF">
        <w:t xml:space="preserve"> </w:t>
      </w:r>
      <w:r w:rsidR="003571BF" w:rsidRPr="009B6CCF">
        <w:fldChar w:fldCharType="begin"/>
      </w:r>
      <w:r w:rsidR="004975CD" w:rsidRPr="009B6CCF">
        <w:instrText xml:space="preserve"> ADDIN ZOTERO_ITEM CSL_CITATION {"citationID":"3neirQUt","properties":{"formattedCitation":"(SERPRO,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3571BF" w:rsidRPr="009B6CCF">
        <w:fldChar w:fldCharType="separate"/>
      </w:r>
      <w:r w:rsidR="000B1D95" w:rsidRPr="009B6CCF">
        <w:rPr>
          <w:rFonts w:cs="Arial"/>
        </w:rPr>
        <w:t>(SERPRO, 2025)</w:t>
      </w:r>
      <w:r w:rsidR="003571BF" w:rsidRPr="009B6CCF">
        <w:fldChar w:fldCharType="end"/>
      </w:r>
      <w:r w:rsidRPr="009B6CCF">
        <w:t>.</w:t>
      </w:r>
    </w:p>
    <w:p w14:paraId="0F1B9BD2" w14:textId="1898D064" w:rsidR="00785F47" w:rsidRPr="009B6CCF" w:rsidRDefault="006D3D4B" w:rsidP="00785F47">
      <w:r w:rsidRPr="009B6CCF">
        <w:t xml:space="preserve">O modelo de registro único do CIATA é considerado obsoleto atualmente, tendo sido substituído pelo modelo relacional </w:t>
      </w:r>
      <w:r w:rsidR="003C651F" w:rsidRPr="009B6CCF">
        <w:fldChar w:fldCharType="begin"/>
      </w:r>
      <w:r w:rsidR="005315CE">
        <w:instrText xml:space="preserve"> ADDIN ZOTERO_ITEM CSL_CITATION {"citationID":"OuKxYV4t","properties":{"formattedCitation":"(Date,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003C651F" w:rsidRPr="009B6CCF">
        <w:fldChar w:fldCharType="separate"/>
      </w:r>
      <w:r w:rsidR="003C651F" w:rsidRPr="009B6CCF">
        <w:rPr>
          <w:rFonts w:cs="Arial"/>
        </w:rPr>
        <w:t>(</w:t>
      </w:r>
      <w:r w:rsidR="00080ABD">
        <w:rPr>
          <w:rFonts w:cs="Arial"/>
        </w:rPr>
        <w:t>DATE</w:t>
      </w:r>
      <w:r w:rsidR="003C651F" w:rsidRPr="009B6CCF">
        <w:rPr>
          <w:rFonts w:cs="Arial"/>
        </w:rPr>
        <w:t>, 2004)</w:t>
      </w:r>
      <w:r w:rsidR="003C651F" w:rsidRPr="009B6CCF">
        <w:fldChar w:fldCharType="end"/>
      </w:r>
      <w:r w:rsidRPr="009B6CCF">
        <w:t xml:space="preserve">, mas algumas características importantes para aplicação </w:t>
      </w:r>
      <w:r w:rsidR="001E5016" w:rsidRPr="009B6CCF">
        <w:rPr>
          <w:i/>
          <w:iCs/>
        </w:rPr>
        <w:t>SuperCIATA</w:t>
      </w:r>
      <w:r w:rsidR="001E5016" w:rsidRPr="009B6CCF">
        <w:t xml:space="preserve"> </w:t>
      </w:r>
      <w:r w:rsidRPr="009B6CCF">
        <w:t xml:space="preserve">foram preservadas em grande parte dos sistemas de cadastro modernos: </w:t>
      </w:r>
    </w:p>
    <w:p w14:paraId="31357AC4" w14:textId="77777777" w:rsidR="00785F47" w:rsidRPr="009B6CCF" w:rsidRDefault="00785F47" w:rsidP="00F27A51">
      <w:pPr>
        <w:widowControl w:val="0"/>
        <w:numPr>
          <w:ilvl w:val="0"/>
          <w:numId w:val="5"/>
        </w:numPr>
        <w:autoSpaceDE w:val="0"/>
        <w:autoSpaceDN w:val="0"/>
        <w:spacing w:line="276" w:lineRule="auto"/>
      </w:pPr>
      <w:r w:rsidRPr="009B6CCF">
        <w:t xml:space="preserve">uma chave primária cognitiva composta por Distrito, Setor, Quadra e Lote e; </w:t>
      </w:r>
    </w:p>
    <w:p w14:paraId="6BB382DF" w14:textId="77777777" w:rsidR="00785F47" w:rsidRPr="009B6CCF" w:rsidRDefault="00785F47" w:rsidP="00F27A51">
      <w:pPr>
        <w:pStyle w:val="PargrafodaLista"/>
        <w:numPr>
          <w:ilvl w:val="0"/>
          <w:numId w:val="5"/>
        </w:numPr>
      </w:pPr>
      <w:r w:rsidRPr="009B6CCF">
        <w:t xml:space="preserve">as dimensões da testada e da profundidade dos terrenos. </w:t>
      </w:r>
    </w:p>
    <w:p w14:paraId="60B0A4C3" w14:textId="77777777" w:rsidR="00785F47" w:rsidRPr="009B6CCF" w:rsidRDefault="00785F47" w:rsidP="00785F47">
      <w:r w:rsidRPr="009B6CCF">
        <w:lastRenderedPageBreak/>
        <w:t>Com esses dados é possível representar graficamente a quadra e os lotes que a compõem de forma proporcional.</w:t>
      </w:r>
    </w:p>
    <w:p w14:paraId="39C27840" w14:textId="2B1E4F49" w:rsidR="00817830" w:rsidRPr="009B6CCF" w:rsidRDefault="00BC068C" w:rsidP="00093FBB">
      <w:pPr>
        <w:pStyle w:val="Ttulo3"/>
      </w:pPr>
      <w:bookmarkStart w:id="45" w:name="_Ref213940241"/>
      <w:bookmarkStart w:id="46" w:name="_Ref219188127"/>
      <w:bookmarkStart w:id="47" w:name="_Toc226643950"/>
      <w:r w:rsidRPr="009B6CCF">
        <w:t>A parcela no CIATA</w:t>
      </w:r>
      <w:bookmarkEnd w:id="45"/>
      <w:bookmarkEnd w:id="46"/>
      <w:bookmarkEnd w:id="47"/>
    </w:p>
    <w:p w14:paraId="09D35C96" w14:textId="66D605C4" w:rsidR="006D33CC" w:rsidRDefault="00BF3E2B" w:rsidP="001672A8">
      <w:pPr>
        <w:keepNext/>
        <w:rPr>
          <w:ins w:id="48" w:author="Ednez Gomes Tavares" w:date="2026-04-10T10:45:00Z" w16du:dateUtc="2026-04-10T13:45:00Z"/>
        </w:rPr>
      </w:pPr>
      <w:r w:rsidRPr="009B6CCF">
        <w:t>A parcela é um conceito fundamental nos sistemas de cadastro</w:t>
      </w:r>
      <w:r w:rsidR="00B60487">
        <w:t xml:space="preserve"> territorial</w:t>
      </w:r>
      <w:r w:rsidRPr="009B6CCF">
        <w:t>, embora seus termos e definições tenham se modificado ao longo do tempo.</w:t>
      </w:r>
      <w:r w:rsidR="00136DE5" w:rsidRPr="009B6CCF">
        <w:t xml:space="preserve"> </w:t>
      </w:r>
      <w:r w:rsidR="00B92A03" w:rsidRPr="009B6CCF">
        <w:t xml:space="preserve">Silva </w:t>
      </w:r>
      <w:r w:rsidR="00290975" w:rsidRPr="009B6CCF">
        <w:fldChar w:fldCharType="begin"/>
      </w:r>
      <w:r w:rsidR="00D16DA7" w:rsidRPr="009B6CCF">
        <w:instrText xml:space="preserve"> ADDIN ZOTERO_ITEM CSL_CITATION {"citationID":"aPRxF7nG","properties":{"formattedCitation":"(Silva,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290975" w:rsidRPr="009B6CCF">
        <w:fldChar w:fldCharType="separate"/>
      </w:r>
      <w:r w:rsidR="00290975" w:rsidRPr="009B6CCF">
        <w:rPr>
          <w:rFonts w:cs="Arial"/>
        </w:rPr>
        <w:t>(2023)</w:t>
      </w:r>
      <w:r w:rsidR="00290975" w:rsidRPr="009B6CCF">
        <w:fldChar w:fldCharType="end"/>
      </w:r>
      <w:r w:rsidR="00CA3326" w:rsidRPr="009B6CCF">
        <w:t xml:space="preserve"> </w:t>
      </w:r>
      <w:r w:rsidR="00290975" w:rsidRPr="009B6CCF">
        <w:t>apresenta uma definição contemporânea da parcela sob a perspectiva do Cadastro Territorial Multifinalitário (CTM):</w:t>
      </w:r>
    </w:p>
    <w:p w14:paraId="72DB36F3" w14:textId="77777777" w:rsidR="00083E4D" w:rsidRPr="009B6CCF" w:rsidRDefault="00083E4D" w:rsidP="001672A8">
      <w:pPr>
        <w:keepNext/>
      </w:pPr>
    </w:p>
    <w:p w14:paraId="027E5DE7" w14:textId="13977EFF" w:rsidR="008152FF" w:rsidRPr="009B6CCF" w:rsidRDefault="008152FF" w:rsidP="00A81D57">
      <w:pPr>
        <w:pStyle w:val="Citao"/>
      </w:pPr>
      <w:r w:rsidRPr="009B6CCF">
        <w:t>Tomando em conta a importância que possui para a implementação do</w:t>
      </w:r>
      <w:r w:rsidR="00D84982" w:rsidRPr="009B6CCF">
        <w:t xml:space="preserve"> </w:t>
      </w:r>
      <w:r w:rsidRPr="009B6CCF">
        <w:t xml:space="preserve">CTM, define-se </w:t>
      </w:r>
      <w:r w:rsidR="00B346BB" w:rsidRPr="009B6CCF">
        <w:t>‘</w:t>
      </w:r>
      <w:r w:rsidRPr="009B6CCF">
        <w:t>parcela</w:t>
      </w:r>
      <w:r w:rsidR="00B346BB" w:rsidRPr="009B6CCF">
        <w:t>’</w:t>
      </w:r>
      <w:r w:rsidRPr="009B6CCF">
        <w:t xml:space="preserve"> como a representação de uma porção territorial</w:t>
      </w:r>
      <w:r w:rsidR="00D84982" w:rsidRPr="009B6CCF">
        <w:t xml:space="preserve"> </w:t>
      </w:r>
      <w:r w:rsidRPr="009B6CCF">
        <w:t>de extensão contínua, sendo seus elementos:</w:t>
      </w:r>
    </w:p>
    <w:p w14:paraId="2485C29E" w14:textId="13FB95D0" w:rsidR="008152FF" w:rsidRPr="009B6CCF" w:rsidRDefault="008152FF" w:rsidP="00A81D57">
      <w:pPr>
        <w:pStyle w:val="Citao"/>
      </w:pPr>
      <w:r w:rsidRPr="009B6CCF">
        <w:t>a) as coordenadas dos vértices de limite vinculadas ao sistema geodésico brasileiro;</w:t>
      </w:r>
    </w:p>
    <w:p w14:paraId="3A87ED02" w14:textId="77777777" w:rsidR="008152FF" w:rsidRPr="009B6CCF" w:rsidRDefault="008152FF" w:rsidP="00A81D57">
      <w:pPr>
        <w:pStyle w:val="Citao"/>
      </w:pPr>
      <w:r w:rsidRPr="009B6CCF">
        <w:t>b) o código de identificação único, inequívoco e estável;</w:t>
      </w:r>
    </w:p>
    <w:p w14:paraId="0B9C35C1" w14:textId="77777777" w:rsidR="008152FF" w:rsidRPr="009B6CCF" w:rsidRDefault="008152FF" w:rsidP="00A81D57">
      <w:pPr>
        <w:pStyle w:val="Citao"/>
      </w:pPr>
      <w:r w:rsidRPr="009B6CCF">
        <w:t>c) os direitos individuais e coletivos que a originam; e</w:t>
      </w:r>
    </w:p>
    <w:p w14:paraId="710A2B20" w14:textId="3CCDE062" w:rsidR="008152FF" w:rsidRDefault="008152FF" w:rsidP="00A81D57">
      <w:pPr>
        <w:pStyle w:val="Citao"/>
      </w:pPr>
      <w:r w:rsidRPr="009B6CCF">
        <w:t>d) os identificadores que possibilitem o seu relacionamento com os cadastros temáticos</w:t>
      </w:r>
      <w:r w:rsidR="00A95BA1">
        <w:t xml:space="preserve"> </w:t>
      </w:r>
      <w:r w:rsidR="00A95BA1">
        <w:fldChar w:fldCharType="begin"/>
      </w:r>
      <w:r w:rsidR="006642E5">
        <w:instrText xml:space="preserve"> ADDIN ZOTERO_ITEM CSL_CITATION {"citationID":"7ZRywDf8","properties":{"formattedCitation":"(Silva,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A95BA1">
        <w:fldChar w:fldCharType="separate"/>
      </w:r>
      <w:r w:rsidR="00A95BA1" w:rsidRPr="00A95BA1">
        <w:rPr>
          <w:rFonts w:cs="Arial"/>
        </w:rPr>
        <w:t>(</w:t>
      </w:r>
      <w:r w:rsidR="005D5A81">
        <w:rPr>
          <w:rFonts w:cs="Arial"/>
        </w:rPr>
        <w:t>SILVA</w:t>
      </w:r>
      <w:r w:rsidR="00A95BA1" w:rsidRPr="00A95BA1">
        <w:rPr>
          <w:rFonts w:cs="Arial"/>
        </w:rPr>
        <w:t>, 2023</w:t>
      </w:r>
      <w:r w:rsidR="005E13C8">
        <w:rPr>
          <w:rFonts w:cs="Arial"/>
        </w:rPr>
        <w:t>,</w:t>
      </w:r>
      <w:r w:rsidR="005D5A81">
        <w:rPr>
          <w:rFonts w:cs="Arial"/>
        </w:rPr>
        <w:t xml:space="preserve"> p.50</w:t>
      </w:r>
      <w:r w:rsidR="00A95BA1" w:rsidRPr="00A95BA1">
        <w:rPr>
          <w:rFonts w:cs="Arial"/>
        </w:rPr>
        <w:t>)</w:t>
      </w:r>
      <w:r w:rsidR="00A95BA1">
        <w:fldChar w:fldCharType="end"/>
      </w:r>
      <w:r w:rsidR="00C669E7">
        <w:t>.</w:t>
      </w:r>
    </w:p>
    <w:p w14:paraId="7472FBBB" w14:textId="77777777" w:rsidR="00083E4D" w:rsidRPr="009B6CCF" w:rsidRDefault="00083E4D" w:rsidP="00A81D57">
      <w:pPr>
        <w:pStyle w:val="Citao"/>
      </w:pPr>
    </w:p>
    <w:p w14:paraId="19205BA6" w14:textId="7D02D463" w:rsidR="00E812D7" w:rsidRPr="009B6CCF" w:rsidRDefault="0005601D" w:rsidP="00E812D7">
      <w:r w:rsidRPr="009B6CCF">
        <w:t xml:space="preserve">No </w:t>
      </w:r>
      <w:r w:rsidR="00E24BE8" w:rsidRPr="009B6CCF">
        <w:t xml:space="preserve">Manual do Cadastro Imobiliário </w:t>
      </w:r>
      <w:r w:rsidR="00E24BE8" w:rsidRPr="009B6CCF">
        <w:fldChar w:fldCharType="begin"/>
      </w:r>
      <w:r w:rsidR="000B1D95" w:rsidRPr="009B6CCF">
        <w:instrText xml:space="preserve"> ADDIN ZOTERO_ITEM CSL_CITATION {"citationID":"EoW33Mzp","properties":{"formattedCitation":"(SERPRO,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E24BE8" w:rsidRPr="009B6CCF">
        <w:fldChar w:fldCharType="separate"/>
      </w:r>
      <w:r w:rsidR="000B1D95" w:rsidRPr="009B6CCF">
        <w:rPr>
          <w:rFonts w:cs="Arial"/>
        </w:rPr>
        <w:t>(SERPRO, 2025)</w:t>
      </w:r>
      <w:r w:rsidR="00E24BE8" w:rsidRPr="009B6CCF">
        <w:fldChar w:fldCharType="end"/>
      </w:r>
      <w:r w:rsidR="00B721BF">
        <w:t>, base para o estudo do Projeto CIATA,</w:t>
      </w:r>
      <w:r w:rsidR="00E24BE8" w:rsidRPr="009B6CCF">
        <w:t xml:space="preserve"> não há referências </w:t>
      </w:r>
      <w:r w:rsidR="00BB6B55" w:rsidRPr="009B6CCF">
        <w:t xml:space="preserve">diretas </w:t>
      </w:r>
      <w:r w:rsidR="00E24BE8" w:rsidRPr="009B6CCF">
        <w:t xml:space="preserve">ao termo </w:t>
      </w:r>
      <w:r w:rsidR="00BB6B55" w:rsidRPr="002F41A8">
        <w:t>parcela</w:t>
      </w:r>
      <w:r w:rsidR="006037DB" w:rsidRPr="009B6CCF">
        <w:t xml:space="preserve">, </w:t>
      </w:r>
      <w:r w:rsidR="004E2B6C" w:rsidRPr="009B6CCF">
        <w:t>embora seja</w:t>
      </w:r>
      <w:r w:rsidR="007B591F" w:rsidRPr="009B6CCF">
        <w:t xml:space="preserve"> possível associá-lo</w:t>
      </w:r>
      <w:r w:rsidR="002E152D" w:rsidRPr="009B6CCF">
        <w:t xml:space="preserve"> </w:t>
      </w:r>
      <w:r w:rsidR="00650533" w:rsidRPr="009B6CCF">
        <w:t xml:space="preserve">ao conceito de </w:t>
      </w:r>
      <w:r w:rsidR="000F390A" w:rsidRPr="002F41A8">
        <w:t>lote</w:t>
      </w:r>
      <w:r w:rsidR="002F4CC3" w:rsidRPr="009B6CCF">
        <w:t xml:space="preserve">, com a diferença que este último não </w:t>
      </w:r>
      <w:r w:rsidR="000F390A" w:rsidRPr="009B6CCF">
        <w:t>apresenta</w:t>
      </w:r>
      <w:r w:rsidR="009F32C2" w:rsidRPr="009B6CCF">
        <w:t xml:space="preserve"> as coordenadas dos vértices de </w:t>
      </w:r>
      <w:r w:rsidR="000F390A" w:rsidRPr="009B6CCF">
        <w:t xml:space="preserve">seus </w:t>
      </w:r>
      <w:r w:rsidR="009F32C2" w:rsidRPr="009B6CCF">
        <w:t>limite</w:t>
      </w:r>
      <w:r w:rsidR="000F390A" w:rsidRPr="009B6CCF">
        <w:t>s</w:t>
      </w:r>
      <w:r w:rsidR="009F32C2" w:rsidRPr="009B6CCF">
        <w:t>.</w:t>
      </w:r>
    </w:p>
    <w:p w14:paraId="46F40117" w14:textId="47DA6C3D" w:rsidR="0022756B" w:rsidRPr="009B6CCF" w:rsidRDefault="0022756B" w:rsidP="002D729A">
      <w:pPr>
        <w:pStyle w:val="Ttulo2"/>
      </w:pPr>
      <w:bookmarkStart w:id="49" w:name="_Toc226643951"/>
      <w:commentRangeStart w:id="50"/>
      <w:r w:rsidRPr="009B6CCF">
        <w:t>CTM</w:t>
      </w:r>
      <w:bookmarkEnd w:id="49"/>
      <w:commentRangeEnd w:id="50"/>
      <w:r w:rsidR="00A81D57" w:rsidRPr="009B6CCF">
        <w:rPr>
          <w:rStyle w:val="Refdecomentrio"/>
          <w:sz w:val="24"/>
          <w:szCs w:val="26"/>
        </w:rPr>
        <w:commentReference w:id="50"/>
      </w:r>
    </w:p>
    <w:p w14:paraId="471ECF1F" w14:textId="3F50BB29" w:rsidR="00F62872" w:rsidRPr="009B6CCF" w:rsidRDefault="00F62872" w:rsidP="00F62872">
      <w:pPr>
        <w:rPr>
          <w:rFonts w:cs="Arial"/>
          <w:lang w:eastAsia="pt-BR"/>
        </w:rPr>
      </w:pPr>
      <w:r w:rsidRPr="009B6CCF">
        <w:rPr>
          <w:lang w:eastAsia="pt-BR"/>
        </w:rPr>
        <w:t xml:space="preserve">O Cadastro Territorial Multifinalitário (CTM) é definido como um sistema de informações territoriais estruturado a partir da parcela — a unidade mínima de intervenção e planejamento urbano — onde conjuntos temáticos de dados se inter-relacionam para subsidiar múltiplas finalidades governamentais. Segundo Silva </w:t>
      </w:r>
      <w:r w:rsidRPr="009B6CCF">
        <w:rPr>
          <w:lang w:eastAsia="pt-BR"/>
        </w:rPr>
        <w:fldChar w:fldCharType="begin"/>
      </w:r>
      <w:r w:rsidR="00D16DA7" w:rsidRPr="009B6CCF">
        <w:rPr>
          <w:lang w:eastAsia="pt-BR"/>
        </w:rPr>
        <w:instrText xml:space="preserve"> ADDIN ZOTERO_ITEM CSL_CITATION {"citationID":"SjOGt2rL","properties":{"formattedCitation":"(Silva,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Pr="009B6CCF">
        <w:rPr>
          <w:lang w:eastAsia="pt-BR"/>
        </w:rPr>
        <w:fldChar w:fldCharType="separate"/>
      </w:r>
      <w:r w:rsidRPr="009B6CCF">
        <w:rPr>
          <w:rFonts w:cs="Arial"/>
        </w:rPr>
        <w:t>(2023)</w:t>
      </w:r>
      <w:r w:rsidRPr="009B6CCF">
        <w:rPr>
          <w:lang w:eastAsia="pt-BR"/>
        </w:rPr>
        <w:fldChar w:fldCharType="end"/>
      </w:r>
      <w:r w:rsidRPr="009B6CCF">
        <w:rPr>
          <w:rFonts w:cs="Arial"/>
          <w:vanish/>
          <w:lang w:eastAsia="pt-BR"/>
        </w:rPr>
        <w:t>(Silva, 2023):</w:t>
      </w:r>
      <w:r w:rsidRPr="009B6CCF">
        <w:rPr>
          <w:lang w:eastAsia="pt-BR"/>
        </w:rPr>
        <w:t>:</w:t>
      </w:r>
      <w:r w:rsidRPr="009B6CCF">
        <w:rPr>
          <w:rFonts w:cs="Arial"/>
          <w:lang w:eastAsia="pt-BR"/>
        </w:rPr>
        <w:t xml:space="preserve"> </w:t>
      </w:r>
    </w:p>
    <w:p w14:paraId="03FCBB79" w14:textId="418A6E1D" w:rsidR="00F62872" w:rsidRDefault="00F62872" w:rsidP="00A81D57">
      <w:pPr>
        <w:pStyle w:val="Citao"/>
        <w:rPr>
          <w:ins w:id="51" w:author="Ednez Gomes Tavares" w:date="2026-04-10T10:48:00Z" w16du:dateUtc="2026-04-10T13:48:00Z"/>
        </w:rPr>
      </w:pPr>
      <w:del w:id="52" w:author="Ednez Gomes Tavares" w:date="2026-04-10T10:47:00Z" w16du:dateUtc="2026-04-10T13:47:00Z">
        <w:r w:rsidRPr="009B6CCF" w:rsidDel="00083E4D">
          <w:delText>“</w:delText>
        </w:r>
      </w:del>
      <w:r w:rsidRPr="009B6CCF">
        <w:t>No sentido de facilitar a compreensão do processo de implementação de um CTM, considera-se que ele é composto pelos dados do cadastro territorial associados aos dados dos cadastros temáticos. O cadastro territorial é entendido como o inventário oficial e sistemático das parcelas do município e os cadastros temáticos compreendem conjuntos de dados – objetos territoriais e atributos alfanuméricos - relacionados às parcelas sobre aspectos estruturais, tais como: sociais, ambientais, habitacionais e não habitacionais, redes de infraestrutura, equipamentos, tributários, entre outros</w:t>
      </w:r>
      <w:del w:id="53" w:author="Ednez Gomes Tavares" w:date="2026-04-10T10:48:00Z" w16du:dateUtc="2026-04-10T13:48:00Z">
        <w:r w:rsidRPr="009B6CCF" w:rsidDel="00083E4D">
          <w:delText>”</w:delText>
        </w:r>
      </w:del>
      <w:ins w:id="54" w:author="Ednez Gomes Tavares" w:date="2026-04-10T10:48:00Z" w16du:dateUtc="2026-04-10T13:48:00Z">
        <w:r w:rsidR="00083E4D">
          <w:t xml:space="preserve"> (Silva, 2023, p....)</w:t>
        </w:r>
      </w:ins>
      <w:r w:rsidR="00C669E7">
        <w:t>.</w:t>
      </w:r>
    </w:p>
    <w:p w14:paraId="7D73AE6D" w14:textId="77777777" w:rsidR="00083E4D" w:rsidRPr="009B6CCF" w:rsidRDefault="00083E4D" w:rsidP="00A81D57">
      <w:pPr>
        <w:pStyle w:val="Citao"/>
      </w:pPr>
    </w:p>
    <w:p w14:paraId="3D5423F0" w14:textId="39E49A83" w:rsidR="00854A33" w:rsidRDefault="00854A33" w:rsidP="00F62872">
      <w:pPr>
        <w:rPr>
          <w:lang w:eastAsia="pt-BR"/>
        </w:rPr>
      </w:pPr>
      <w:r w:rsidRPr="00854A33">
        <w:rPr>
          <w:lang w:eastAsia="pt-BR"/>
        </w:rPr>
        <w:t>Diferente dos cadastros estritamente fiscais ou administrativos, o Cadastro Territorial Multifinalitário (CTM) exige a convergência de camadas físicas, jurídicas e econômicas</w:t>
      </w:r>
      <w:r w:rsidR="005A773C">
        <w:rPr>
          <w:lang w:eastAsia="pt-BR"/>
        </w:rPr>
        <w:t xml:space="preserve"> </w:t>
      </w:r>
      <w:r w:rsidR="005A773C">
        <w:rPr>
          <w:lang w:eastAsia="pt-BR"/>
        </w:rPr>
        <w:fldChar w:fldCharType="begin"/>
      </w:r>
      <w:r w:rsidR="00EC5D1E">
        <w:rPr>
          <w:lang w:eastAsia="pt-BR"/>
        </w:rPr>
        <w:instrText xml:space="preserve"> ADDIN ZOTERO_ITEM CSL_CITATION {"citationID":"CeEr0Px3","properties":{"formattedCitation":"(Erba,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5A773C">
        <w:rPr>
          <w:lang w:eastAsia="pt-BR"/>
        </w:rPr>
        <w:fldChar w:fldCharType="separate"/>
      </w:r>
      <w:r w:rsidR="005A773C" w:rsidRPr="005A773C">
        <w:rPr>
          <w:rFonts w:cs="Arial"/>
        </w:rPr>
        <w:t>(</w:t>
      </w:r>
      <w:r w:rsidR="005A023C">
        <w:rPr>
          <w:rFonts w:cs="Arial"/>
        </w:rPr>
        <w:t>ERBA</w:t>
      </w:r>
      <w:r w:rsidR="005A773C" w:rsidRPr="005A773C">
        <w:rPr>
          <w:rFonts w:cs="Arial"/>
        </w:rPr>
        <w:t>, 2007)</w:t>
      </w:r>
      <w:r w:rsidR="005A773C">
        <w:rPr>
          <w:lang w:eastAsia="pt-BR"/>
        </w:rPr>
        <w:fldChar w:fldCharType="end"/>
      </w:r>
      <w:r w:rsidRPr="00854A33">
        <w:rPr>
          <w:lang w:eastAsia="pt-BR"/>
        </w:rPr>
        <w:t xml:space="preserve">. Para que essa integração ocorra, a localização geográfica atua como o denominador comum; assim, o georreferenciamento das parcelas </w:t>
      </w:r>
      <w:r w:rsidRPr="00854A33">
        <w:rPr>
          <w:lang w:eastAsia="pt-BR"/>
        </w:rPr>
        <w:lastRenderedPageBreak/>
        <w:t>transcende o requisito técnico, constituindo-se como a condição fundamental para a viabilidade de um sistema multifinalitário.</w:t>
      </w:r>
    </w:p>
    <w:p w14:paraId="22DEB365" w14:textId="3EEF844B" w:rsidR="0009398A" w:rsidRDefault="00F62872" w:rsidP="00261800">
      <w:pPr>
        <w:widowControl w:val="0"/>
        <w:rPr>
          <w:lang w:eastAsia="pt-BR"/>
        </w:rPr>
      </w:pPr>
      <w:r w:rsidRPr="009B6CCF">
        <w:rPr>
          <w:lang w:eastAsia="pt-BR"/>
        </w:rPr>
        <w:t xml:space="preserve">Historicamente, o Projeto CIATA </w:t>
      </w:r>
      <w:r w:rsidRPr="009B6CCF">
        <w:rPr>
          <w:lang w:eastAsia="pt-BR"/>
        </w:rPr>
        <w:fldChar w:fldCharType="begin"/>
      </w:r>
      <w:r w:rsidR="000B1D95" w:rsidRPr="009B6CCF">
        <w:rPr>
          <w:lang w:eastAsia="pt-BR"/>
        </w:rPr>
        <w:instrText xml:space="preserve"> ADDIN ZOTERO_ITEM CSL_CITATION {"citationID":"wJ3Kb2jO","properties":{"formattedCitation":"(SERPRO,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rPr>
          <w:lang w:eastAsia="pt-BR"/>
        </w:rPr>
        <w:fldChar w:fldCharType="separate"/>
      </w:r>
      <w:r w:rsidR="000B1D95" w:rsidRPr="009B6CCF">
        <w:rPr>
          <w:rFonts w:cs="Arial"/>
        </w:rPr>
        <w:t>(SERPRO, 2025)</w:t>
      </w:r>
      <w:r w:rsidRPr="009B6CCF">
        <w:rPr>
          <w:lang w:eastAsia="pt-BR"/>
        </w:rPr>
        <w:fldChar w:fldCharType="end"/>
      </w:r>
      <w:r w:rsidRPr="009B6CCF">
        <w:rPr>
          <w:lang w:eastAsia="pt-BR"/>
        </w:rPr>
        <w:t xml:space="preserve"> focou na organização administrativa e tributária do município</w:t>
      </w:r>
      <w:r w:rsidR="000B0FCD">
        <w:rPr>
          <w:lang w:eastAsia="pt-BR"/>
        </w:rPr>
        <w:t>,</w:t>
      </w:r>
      <w:r w:rsidRPr="009B6CCF">
        <w:rPr>
          <w:lang w:eastAsia="pt-BR"/>
        </w:rPr>
        <w:t xml:space="preserve"> mas não previu o armazenamento nativo de coordenadas geográficas para os lotes</w:t>
      </w:r>
      <w:r w:rsidR="00690F38" w:rsidRPr="009B6CCF">
        <w:rPr>
          <w:lang w:eastAsia="pt-BR"/>
        </w:rPr>
        <w:t xml:space="preserve"> </w:t>
      </w:r>
      <w:commentRangeStart w:id="55"/>
      <w:r w:rsidR="00690F38" w:rsidRPr="009B6CCF">
        <w:rPr>
          <w:lang w:eastAsia="pt-BR"/>
        </w:rPr>
        <w:t>(ver</w:t>
      </w:r>
      <w:r w:rsidR="001B5236">
        <w:rPr>
          <w:lang w:eastAsia="pt-BR"/>
        </w:rPr>
        <w:t xml:space="preserve"> </w:t>
      </w:r>
      <w:r w:rsidR="005646FC">
        <w:rPr>
          <w:lang w:eastAsia="pt-BR"/>
        </w:rPr>
        <w:fldChar w:fldCharType="begin"/>
      </w:r>
      <w:r w:rsidR="005646FC">
        <w:rPr>
          <w:lang w:eastAsia="pt-BR"/>
        </w:rPr>
        <w:instrText xml:space="preserve"> REF _Ref226193209 \h </w:instrText>
      </w:r>
      <w:r w:rsidR="005646FC">
        <w:rPr>
          <w:lang w:eastAsia="pt-BR"/>
        </w:rPr>
      </w:r>
      <w:r w:rsidR="005646FC">
        <w:rPr>
          <w:lang w:eastAsia="pt-BR"/>
        </w:rPr>
        <w:fldChar w:fldCharType="separate"/>
      </w:r>
      <w:r w:rsidR="00F02416">
        <w:t xml:space="preserve">Quadro </w:t>
      </w:r>
      <w:r w:rsidR="00F02416">
        <w:rPr>
          <w:noProof/>
        </w:rPr>
        <w:t>2</w:t>
      </w:r>
      <w:r w:rsidR="005646FC">
        <w:rPr>
          <w:lang w:eastAsia="pt-BR"/>
        </w:rPr>
        <w:fldChar w:fldCharType="end"/>
      </w:r>
      <w:r w:rsidR="00690F38" w:rsidRPr="009B6CCF">
        <w:rPr>
          <w:lang w:eastAsia="pt-BR"/>
        </w:rPr>
        <w:t>)</w:t>
      </w:r>
      <w:commentRangeEnd w:id="55"/>
      <w:r w:rsidR="00A81D57" w:rsidRPr="009B6CCF">
        <w:rPr>
          <w:rStyle w:val="Refdecomentrio"/>
          <w:sz w:val="24"/>
          <w:szCs w:val="22"/>
          <w:lang w:eastAsia="pt-BR"/>
        </w:rPr>
        <w:commentReference w:id="55"/>
      </w:r>
      <w:r w:rsidRPr="009B6CCF">
        <w:rPr>
          <w:lang w:eastAsia="pt-BR"/>
        </w:rPr>
        <w:t>. Essa lacuna limita a conexão entre a inscrição fiscal e as camadas geográficas da cidade. É nesse cenário que o CNEFE assume um papel infraestrutural.</w:t>
      </w:r>
    </w:p>
    <w:p w14:paraId="2FCD7281" w14:textId="77777777" w:rsidR="00261800" w:rsidRPr="009B6CCF" w:rsidRDefault="00261800" w:rsidP="00261800">
      <w:pPr>
        <w:widowControl w:val="0"/>
      </w:pPr>
    </w:p>
    <w:p w14:paraId="16A4DD71" w14:textId="79280ED3" w:rsidR="001B5236" w:rsidRPr="002150A3" w:rsidRDefault="001B5236" w:rsidP="00EE520B">
      <w:pPr>
        <w:pStyle w:val="Legenda"/>
        <w:rPr>
          <w:sz w:val="24"/>
          <w:szCs w:val="24"/>
        </w:rPr>
      </w:pPr>
      <w:bookmarkStart w:id="56" w:name="_Ref226193209"/>
      <w:commentRangeStart w:id="57"/>
      <w:r w:rsidRPr="002150A3">
        <w:rPr>
          <w:sz w:val="24"/>
          <w:szCs w:val="24"/>
        </w:rPr>
        <w:lastRenderedPageBreak/>
        <w:t xml:space="preserve">Quadro </w:t>
      </w:r>
      <w:r w:rsidR="00F02416" w:rsidRPr="002150A3">
        <w:rPr>
          <w:sz w:val="24"/>
          <w:szCs w:val="24"/>
        </w:rPr>
        <w:fldChar w:fldCharType="begin"/>
      </w:r>
      <w:r w:rsidR="00F02416" w:rsidRPr="002150A3">
        <w:rPr>
          <w:sz w:val="24"/>
          <w:szCs w:val="24"/>
        </w:rPr>
        <w:instrText xml:space="preserve"> SEQ Quadro \* ARABIC </w:instrText>
      </w:r>
      <w:r w:rsidR="00F02416" w:rsidRPr="002150A3">
        <w:rPr>
          <w:sz w:val="24"/>
          <w:szCs w:val="24"/>
        </w:rPr>
        <w:fldChar w:fldCharType="separate"/>
      </w:r>
      <w:r w:rsidR="00F02416" w:rsidRPr="002150A3">
        <w:rPr>
          <w:noProof/>
          <w:sz w:val="24"/>
          <w:szCs w:val="24"/>
        </w:rPr>
        <w:t>2</w:t>
      </w:r>
      <w:r w:rsidR="00F02416" w:rsidRPr="002150A3">
        <w:rPr>
          <w:noProof/>
          <w:sz w:val="24"/>
          <w:szCs w:val="24"/>
        </w:rPr>
        <w:fldChar w:fldCharType="end"/>
      </w:r>
      <w:bookmarkEnd w:id="56"/>
      <w:r w:rsidR="005646FC" w:rsidRPr="002150A3">
        <w:rPr>
          <w:sz w:val="24"/>
          <w:szCs w:val="24"/>
        </w:rPr>
        <w:t xml:space="preserve"> – Comparativo CIATA e CTM</w:t>
      </w:r>
      <w:commentRangeEnd w:id="57"/>
      <w:r w:rsidR="00A81D57" w:rsidRPr="002150A3">
        <w:rPr>
          <w:rStyle w:val="Refdecomentrio"/>
          <w:sz w:val="24"/>
          <w:szCs w:val="24"/>
        </w:rPr>
        <w:commentReference w:id="57"/>
      </w:r>
    </w:p>
    <w:tbl>
      <w:tblPr>
        <w:tblStyle w:val="TabeladeGrade4-nfase11"/>
        <w:tblW w:w="0" w:type="auto"/>
        <w:tblLook w:val="04A0" w:firstRow="1" w:lastRow="0" w:firstColumn="1" w:lastColumn="0" w:noHBand="0" w:noVBand="1"/>
      </w:tblPr>
      <w:tblGrid>
        <w:gridCol w:w="1964"/>
        <w:gridCol w:w="3376"/>
        <w:gridCol w:w="3721"/>
      </w:tblGrid>
      <w:tr w:rsidR="0009398A" w:rsidRPr="009B6CCF" w14:paraId="116113C9" w14:textId="77777777" w:rsidTr="0026180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5494FA17" w14:textId="77777777" w:rsidR="0009398A" w:rsidRPr="009B6CCF" w:rsidRDefault="0009398A" w:rsidP="00926561">
            <w:pPr>
              <w:keepNext/>
              <w:widowControl w:val="0"/>
              <w:ind w:firstLine="0"/>
              <w:jc w:val="left"/>
              <w:rPr>
                <w:rFonts w:eastAsia="Times New Roman" w:cs="Arial"/>
                <w:szCs w:val="24"/>
                <w:lang w:eastAsia="pt-BR"/>
              </w:rPr>
            </w:pPr>
            <w:r w:rsidRPr="009B6CCF">
              <w:rPr>
                <w:rFonts w:eastAsia="Times New Roman" w:cs="Arial"/>
                <w:szCs w:val="24"/>
                <w:lang w:eastAsia="pt-BR"/>
              </w:rPr>
              <w:t>Característica</w:t>
            </w:r>
          </w:p>
        </w:tc>
        <w:tc>
          <w:tcPr>
            <w:tcW w:w="0" w:type="auto"/>
            <w:hideMark/>
          </w:tcPr>
          <w:p w14:paraId="724B1A5F" w14:textId="77777777" w:rsidR="0009398A" w:rsidRPr="009B6CCF" w:rsidRDefault="0009398A" w:rsidP="00926561">
            <w:pPr>
              <w:keepNext/>
              <w:widowControl w:val="0"/>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CIATA</w:t>
            </w:r>
          </w:p>
        </w:tc>
        <w:tc>
          <w:tcPr>
            <w:tcW w:w="0" w:type="auto"/>
            <w:hideMark/>
          </w:tcPr>
          <w:p w14:paraId="463F9C6E" w14:textId="77777777" w:rsidR="0009398A" w:rsidRPr="009B6CCF" w:rsidRDefault="0009398A" w:rsidP="00926561">
            <w:pPr>
              <w:keepNext/>
              <w:widowControl w:val="0"/>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CTM</w:t>
            </w:r>
          </w:p>
        </w:tc>
      </w:tr>
      <w:tr w:rsidR="0009398A" w:rsidRPr="009B6CCF" w14:paraId="672A2A9E"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40C81B"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Objetivo</w:t>
            </w:r>
          </w:p>
        </w:tc>
        <w:tc>
          <w:tcPr>
            <w:tcW w:w="0" w:type="auto"/>
            <w:hideMark/>
          </w:tcPr>
          <w:p w14:paraId="54499597" w14:textId="43422592"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 xml:space="preserve">Implementação do Cadastro Técnico Municipal, com foco em municípios </w:t>
            </w:r>
            <w:r w:rsidR="00406BEF">
              <w:rPr>
                <w:rFonts w:eastAsia="Times New Roman" w:cs="Arial"/>
                <w:szCs w:val="24"/>
                <w:lang w:eastAsia="pt-BR"/>
              </w:rPr>
              <w:t xml:space="preserve">de </w:t>
            </w:r>
            <w:r w:rsidRPr="009B6CCF">
              <w:rPr>
                <w:rFonts w:eastAsia="Times New Roman" w:cs="Arial"/>
                <w:szCs w:val="24"/>
                <w:lang w:eastAsia="pt-BR"/>
              </w:rPr>
              <w:t>pequeno</w:t>
            </w:r>
            <w:r w:rsidR="00406BEF">
              <w:rPr>
                <w:rFonts w:eastAsia="Times New Roman" w:cs="Arial"/>
                <w:szCs w:val="24"/>
                <w:lang w:eastAsia="pt-BR"/>
              </w:rPr>
              <w:t xml:space="preserve"> porte</w:t>
            </w:r>
            <w:r w:rsidRPr="009B6CCF">
              <w:rPr>
                <w:rFonts w:eastAsia="Times New Roman" w:cs="Arial"/>
                <w:szCs w:val="24"/>
                <w:lang w:eastAsia="pt-BR"/>
              </w:rPr>
              <w:t>.</w:t>
            </w:r>
          </w:p>
        </w:tc>
        <w:tc>
          <w:tcPr>
            <w:tcW w:w="0" w:type="auto"/>
            <w:hideMark/>
          </w:tcPr>
          <w:p w14:paraId="25FC9D45"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Criar um sistema de informações territoriais integrado e multifinalitário para atender às necessidades da administração pública e da sociedade.</w:t>
            </w:r>
          </w:p>
        </w:tc>
      </w:tr>
      <w:tr w:rsidR="0009398A" w:rsidRPr="009B6CCF" w14:paraId="7FEE4DD3"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1E556"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Abrangência</w:t>
            </w:r>
          </w:p>
        </w:tc>
        <w:tc>
          <w:tcPr>
            <w:tcW w:w="0" w:type="auto"/>
            <w:hideMark/>
          </w:tcPr>
          <w:p w14:paraId="5EB7EA55"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Assistência jurídica, administrativa, cadastro imobiliário urbano, cadastro fiscal mobiliário e receita.</w:t>
            </w:r>
          </w:p>
        </w:tc>
        <w:tc>
          <w:tcPr>
            <w:tcW w:w="0" w:type="auto"/>
            <w:hideMark/>
          </w:tcPr>
          <w:p w14:paraId="50A5B3C4"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Integra dados do cadastro territorial com dados de cadastros temáticos, abrangendo aspectos sociais, ambientais, econômicos e jurídicos.</w:t>
            </w:r>
          </w:p>
        </w:tc>
      </w:tr>
      <w:tr w:rsidR="0009398A" w:rsidRPr="009B6CCF" w14:paraId="1CA5844E"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C9FDE"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Metodologia</w:t>
            </w:r>
          </w:p>
        </w:tc>
        <w:tc>
          <w:tcPr>
            <w:tcW w:w="0" w:type="auto"/>
            <w:hideMark/>
          </w:tcPr>
          <w:p w14:paraId="6EFE108A"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Primeira iniciativa formal de estruturação metodológica do cadastro urbano pelo governo federal.</w:t>
            </w:r>
          </w:p>
        </w:tc>
        <w:tc>
          <w:tcPr>
            <w:tcW w:w="0" w:type="auto"/>
            <w:hideMark/>
          </w:tcPr>
          <w:p w14:paraId="23CD78F1"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Orientado por diretrizes nacionais, como a Portaria Ministerial nº 511/2009 e a Portaria/MDR nº 3.242, de 2022.</w:t>
            </w:r>
          </w:p>
        </w:tc>
      </w:tr>
      <w:tr w:rsidR="0009398A" w:rsidRPr="009B6CCF" w14:paraId="49B318BA"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15425"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Implementação</w:t>
            </w:r>
          </w:p>
        </w:tc>
        <w:tc>
          <w:tcPr>
            <w:tcW w:w="0" w:type="auto"/>
            <w:hideMark/>
          </w:tcPr>
          <w:p w14:paraId="3D95BE92"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Executado por meio de convênios entre os governos federal, estadual e municipal.</w:t>
            </w:r>
          </w:p>
        </w:tc>
        <w:tc>
          <w:tcPr>
            <w:tcW w:w="0" w:type="auto"/>
            <w:hideMark/>
          </w:tcPr>
          <w:p w14:paraId="34BCCA8B"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Depende da adesão dos municípios e da colaboração entre diferentes órgãos e instituições.</w:t>
            </w:r>
          </w:p>
        </w:tc>
      </w:tr>
      <w:tr w:rsidR="0009398A" w:rsidRPr="009B6CCF" w14:paraId="0338581C"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8766D"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Padronização</w:t>
            </w:r>
          </w:p>
        </w:tc>
        <w:tc>
          <w:tcPr>
            <w:tcW w:w="0" w:type="auto"/>
            <w:hideMark/>
          </w:tcPr>
          <w:p w14:paraId="03743228"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Permitia flexibilidade aos municípios na definição das informações a serem coletadas.</w:t>
            </w:r>
          </w:p>
        </w:tc>
        <w:tc>
          <w:tcPr>
            <w:tcW w:w="0" w:type="auto"/>
            <w:hideMark/>
          </w:tcPr>
          <w:p w14:paraId="1BB4D411"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Busca padronizar o cadastro em nível nacional, utilizando modelos como o LADM.</w:t>
            </w:r>
          </w:p>
        </w:tc>
      </w:tr>
      <w:tr w:rsidR="0009398A" w:rsidRPr="009B6CCF" w14:paraId="69D3DF11"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98EC09"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Tecnologia</w:t>
            </w:r>
          </w:p>
        </w:tc>
        <w:tc>
          <w:tcPr>
            <w:tcW w:w="0" w:type="auto"/>
            <w:hideMark/>
          </w:tcPr>
          <w:p w14:paraId="3CA3E226"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Utilizava tecnologias da época, como o processamento de dados por meio do SERPRO.</w:t>
            </w:r>
          </w:p>
        </w:tc>
        <w:tc>
          <w:tcPr>
            <w:tcW w:w="0" w:type="auto"/>
            <w:hideMark/>
          </w:tcPr>
          <w:p w14:paraId="7627A438"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Utiliza tecnologias modernas, como SIG e Geotecnologias.</w:t>
            </w:r>
          </w:p>
        </w:tc>
      </w:tr>
      <w:tr w:rsidR="0009398A" w:rsidRPr="009B6CCF" w14:paraId="7C90E21F"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19095"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Foco</w:t>
            </w:r>
          </w:p>
        </w:tc>
        <w:tc>
          <w:tcPr>
            <w:tcW w:w="0" w:type="auto"/>
            <w:hideMark/>
          </w:tcPr>
          <w:p w14:paraId="22B44BD8"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Forte ênfase no aspecto fiscal e na arrecadação do IPTU.</w:t>
            </w:r>
          </w:p>
        </w:tc>
        <w:tc>
          <w:tcPr>
            <w:tcW w:w="0" w:type="auto"/>
            <w:hideMark/>
          </w:tcPr>
          <w:p w14:paraId="79CE5B48"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Abordagem multifinalitária, com foco na gestão territorial e no desenvolvimento urbano sustentável.</w:t>
            </w:r>
          </w:p>
        </w:tc>
      </w:tr>
      <w:tr w:rsidR="0009398A" w:rsidRPr="009B6CCF" w14:paraId="09529F06"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FC0F6"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Legado</w:t>
            </w:r>
          </w:p>
        </w:tc>
        <w:tc>
          <w:tcPr>
            <w:tcW w:w="0" w:type="auto"/>
            <w:hideMark/>
          </w:tcPr>
          <w:p w14:paraId="71DA8763"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Influenciou a evolução do cadastro urbano no Brasil e serviu como base para a estruturação do cadastro em muitos municípios.</w:t>
            </w:r>
          </w:p>
        </w:tc>
        <w:tc>
          <w:tcPr>
            <w:tcW w:w="0" w:type="auto"/>
            <w:hideMark/>
          </w:tcPr>
          <w:p w14:paraId="6788E1FD"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Representa um avanço em relação ao CIATA, com potencial para transformar a gestão das cidades.</w:t>
            </w:r>
          </w:p>
        </w:tc>
      </w:tr>
      <w:tr w:rsidR="0009398A" w:rsidRPr="009B6CCF" w14:paraId="5C508C85"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AB632D"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Desafios</w:t>
            </w:r>
          </w:p>
        </w:tc>
        <w:tc>
          <w:tcPr>
            <w:tcW w:w="0" w:type="auto"/>
            <w:hideMark/>
          </w:tcPr>
          <w:p w14:paraId="67087F73"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Falta de um marco normativo nacional e de recursos para garantir uma implementação mais eficaz.</w:t>
            </w:r>
          </w:p>
        </w:tc>
        <w:tc>
          <w:tcPr>
            <w:tcW w:w="0" w:type="auto"/>
            <w:hideMark/>
          </w:tcPr>
          <w:p w14:paraId="4C0E5144"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Baixa adesão dos municípios, necessidade de investimentos em tecnologia e capacitação.</w:t>
            </w:r>
          </w:p>
        </w:tc>
      </w:tr>
    </w:tbl>
    <w:p w14:paraId="24079E5B" w14:textId="77777777" w:rsidR="00421E52" w:rsidRPr="009B6CCF" w:rsidRDefault="00421E52" w:rsidP="00E84E41">
      <w:pPr>
        <w:pStyle w:val="Legenda"/>
      </w:pPr>
      <w:commentRangeStart w:id="58"/>
      <w:r w:rsidRPr="009B6CCF">
        <w:t xml:space="preserve">Elaboração: </w:t>
      </w:r>
      <w:r>
        <w:t>Autor</w:t>
      </w:r>
      <w:r w:rsidRPr="009B6CCF">
        <w:t xml:space="preserve"> (2025)</w:t>
      </w:r>
      <w:commentRangeEnd w:id="58"/>
      <w:r w:rsidR="00A81D57" w:rsidRPr="009B6CCF">
        <w:rPr>
          <w:rStyle w:val="Refdecomentrio"/>
          <w:sz w:val="20"/>
          <w:szCs w:val="20"/>
        </w:rPr>
        <w:commentReference w:id="58"/>
      </w:r>
    </w:p>
    <w:p w14:paraId="5C75D21F" w14:textId="77777777" w:rsidR="0009398A" w:rsidRPr="009B6CCF" w:rsidRDefault="0009398A" w:rsidP="00032871"/>
    <w:p w14:paraId="417CE4CC" w14:textId="77777777" w:rsidR="00261800" w:rsidRPr="009B6CCF" w:rsidRDefault="00261800" w:rsidP="00261800">
      <w:pPr>
        <w:widowControl w:val="0"/>
      </w:pPr>
      <w:r>
        <w:t>Quanto ao CNEFE, e</w:t>
      </w:r>
      <w:r w:rsidRPr="009B6CCF">
        <w:t xml:space="preserve">mbora </w:t>
      </w:r>
      <w:r>
        <w:t xml:space="preserve">tenha sido </w:t>
      </w:r>
      <w:r w:rsidRPr="009B6CCF">
        <w:t xml:space="preserve">concebido para fins censitários pelo IBGE, </w:t>
      </w:r>
      <w:r>
        <w:t>ele</w:t>
      </w:r>
      <w:r w:rsidRPr="009B6CCF">
        <w:t xml:space="preserve"> disponibiliza a localização (pontos de coordenadas) das unidades edificadas. Sob a ó</w:t>
      </w:r>
      <w:r>
        <w:t>p</w:t>
      </w:r>
      <w:r w:rsidRPr="009B6CCF">
        <w:t xml:space="preserve">tica do CTM, o CNEFE atua como o elo de espacialização que supre a deficiência cartográfica do CIATA. Ao integrar essas bases, a "Inscrição </w:t>
      </w:r>
      <w:r w:rsidRPr="009B6CCF">
        <w:lastRenderedPageBreak/>
        <w:t>Cadastral" municipal é ancorada a um ponto geográfico real, permitindo que os dados administrativos do CIATA (o "quê" e o "quem") sejam visualizados e analisados no espaço geográfico (o "onde").</w:t>
      </w:r>
    </w:p>
    <w:p w14:paraId="6F623FA5" w14:textId="77777777" w:rsidR="00261800" w:rsidRPr="009B6CCF" w:rsidRDefault="00261800" w:rsidP="00261800">
      <w:pPr>
        <w:widowControl w:val="0"/>
      </w:pPr>
      <w:r w:rsidRPr="009B6CCF">
        <w:t xml:space="preserve">Dessa forma, a transição do CIATA para o CTM depende da capacidade de fundir a capilaridade estatística do CNEFE com o rigor administrativo municipal. </w:t>
      </w:r>
    </w:p>
    <w:p w14:paraId="5441D906" w14:textId="0E9DBDF8" w:rsidR="00EB59CA" w:rsidRPr="009B6CCF" w:rsidRDefault="0087115B" w:rsidP="002D729A">
      <w:pPr>
        <w:pStyle w:val="Ttulo2"/>
      </w:pPr>
      <w:bookmarkStart w:id="59" w:name="_Toc226643952"/>
      <w:commentRangeStart w:id="60"/>
      <w:r w:rsidRPr="009B6CCF">
        <w:t>LADM</w:t>
      </w:r>
      <w:bookmarkEnd w:id="59"/>
      <w:commentRangeEnd w:id="60"/>
      <w:r w:rsidR="00A81D57" w:rsidRPr="009B6CCF">
        <w:rPr>
          <w:rStyle w:val="Refdecomentrio"/>
          <w:sz w:val="24"/>
          <w:szCs w:val="26"/>
        </w:rPr>
        <w:commentReference w:id="60"/>
      </w:r>
    </w:p>
    <w:p w14:paraId="25DE6D7A" w14:textId="23AD8A37" w:rsidR="007A6E97" w:rsidRPr="009B6CCF" w:rsidRDefault="007A6E97" w:rsidP="007A6E97">
      <w:r w:rsidRPr="009B6CCF">
        <w:t>O LADM (</w:t>
      </w:r>
      <w:r w:rsidRPr="009B6CCF">
        <w:rPr>
          <w:i/>
          <w:iCs/>
        </w:rPr>
        <w:t>Land Administration Domain Model</w:t>
      </w:r>
      <w:r w:rsidRPr="009B6CCF">
        <w:t xml:space="preserve">), é um modelo de dados internacional padronizado para a representação de informações sobre a administração de terras. Desenvolvido pela Federação Internacional de Geômetras (FIG) e pela Organização Internacional de Normalização (ISO 19152), o LADM define um arcabouço de objetos (classes) e relacionamentos que descrevem aspectos multidimensionais da administração territorial, tais como direitos de propriedade, restrições de uso e infraestruturas espaciais. A adoção deste modelo visa facilitar a integração de dados entre sistemas heterogêneos e promover a interoperabilidade </w:t>
      </w:r>
      <w:r w:rsidR="003C1D9A" w:rsidRPr="009B6CCF">
        <w:t>global</w:t>
      </w:r>
      <w:r w:rsidRPr="009B6CCF">
        <w:t xml:space="preserve"> </w:t>
      </w:r>
      <w:r w:rsidRPr="009B6CCF">
        <w:fldChar w:fldCharType="begin"/>
      </w:r>
      <w:r w:rsidR="005315CE">
        <w:instrText xml:space="preserve"> ADDIN ZOTERO_ITEM CSL_CITATION {"citationID":"W1jr1pPa","properties":{"formattedCitation":"(C. Lemmen {\\i{}et al.}, 2015)","plainCitation":"(C. Lemmen et al., 2015)","dontUpdate":true,"noteIndex":0},"citationItems":[{"id":27,"uris":["http://zotero.org/users/15531986/items/JI9J3ZI7"],"itemData":{"id":27,"type":"article-journal","abstract":"Societal drivers including poverty eradication, gender equality, indigenous recognition, adequate housing, sustainable agriculture, food security, climate change response, and good governance, influence contemporary land administration design. Equally, the opportunities provided by technological development also influence design approaches. The Land Administration Domain Model (LADM) attempts to align both: the data model provides a standardised global vocabulary for land administration. As an international standard it can stimulate the development of software applications and may accelerate the implementation of land administration systems that support sustainability objectives. The LADM covers basic information-related components of land administration including those over land, in water, below the surface, and above the ground. The standard is an abstract, conceptual model with three packages related to: parties (people and organisations); basic administrative units, rights, responsibilities, and restrictions (ownership rights); spatial units (parcels, and the legal space of buildings and utility networks) with a sub package for surveying, and representation (geometry and topology). This paper examines the motivation, requirements and goals for developing LADM. Further, the standard itself is described and potential future maintenance. Despite being a very young standard, ‘born’ on 1st December 2012, it is already possible to observe some of the impact of LADM: examples are provided.","container-title":"Land Use Policy","DOI":"10.1016/j.landusepol.2015.01.014","journalAbbreviation":"Land Use Policy","title":"The land administration domain model","author":[{"literal":"C. Lemmen"},{"literal":"Christiaan Lemmen"},{"literal":"P.J.M. van Oosterom"},{"literal":"Peter van Oosterom"},{"literal":"Rohan Bennett"},{"literal":"Rohan Bennett"}],"issued":{"date-parts":[["2015"]]}}}],"schema":"https://github.com/citation-style-language/schema/raw/master/csl-citation.json"} </w:instrText>
      </w:r>
      <w:r w:rsidRPr="009B6CCF">
        <w:fldChar w:fldCharType="separate"/>
      </w:r>
      <w:r w:rsidRPr="009B6CCF">
        <w:rPr>
          <w:rFonts w:cs="Arial"/>
        </w:rPr>
        <w:t>(</w:t>
      </w:r>
      <w:r w:rsidR="00EB0EC1">
        <w:rPr>
          <w:rFonts w:cs="Arial"/>
        </w:rPr>
        <w:t>LEMMEN</w:t>
      </w:r>
      <w:r w:rsidRPr="009B6CCF">
        <w:rPr>
          <w:rFonts w:cs="Arial"/>
        </w:rPr>
        <w:t xml:space="preserve"> </w:t>
      </w:r>
      <w:r w:rsidRPr="009B6CCF">
        <w:rPr>
          <w:rFonts w:cs="Arial"/>
          <w:i/>
          <w:iCs/>
        </w:rPr>
        <w:t>et al.</w:t>
      </w:r>
      <w:r w:rsidRPr="009B6CCF">
        <w:rPr>
          <w:rFonts w:cs="Arial"/>
        </w:rPr>
        <w:t>, 2015)</w:t>
      </w:r>
      <w:r w:rsidRPr="009B6CCF">
        <w:fldChar w:fldCharType="end"/>
      </w:r>
      <w:r w:rsidRPr="009B6CCF">
        <w:t xml:space="preserve"> </w:t>
      </w:r>
    </w:p>
    <w:p w14:paraId="611A964B" w14:textId="4A1D05F3" w:rsidR="007A6E97" w:rsidRPr="009B6CCF" w:rsidRDefault="007A6E97" w:rsidP="007A6E97">
      <w:r w:rsidRPr="009B6CCF">
        <w:t xml:space="preserve">A contribuição mais tangível do LADM é o conjunto de diagramas </w:t>
      </w:r>
      <w:r w:rsidRPr="009B6CCF">
        <w:rPr>
          <w:i/>
          <w:iCs/>
        </w:rPr>
        <w:t>UML</w:t>
      </w:r>
      <w:r w:rsidRPr="009B6CCF">
        <w:t xml:space="preserve"> (</w:t>
      </w:r>
      <w:r w:rsidRPr="009B6CCF">
        <w:rPr>
          <w:i/>
          <w:iCs/>
        </w:rPr>
        <w:t>Unified Modeling Language</w:t>
      </w:r>
      <w:r w:rsidRPr="009B6CCF">
        <w:t>)</w:t>
      </w:r>
      <w:r w:rsidR="00FF2ADB" w:rsidRPr="009B6CCF">
        <w:rPr>
          <w:lang w:eastAsia="pt-BR"/>
        </w:rPr>
        <w:t xml:space="preserve"> </w:t>
      </w:r>
      <w:r w:rsidR="00FF2ADB" w:rsidRPr="009B6CCF">
        <w:rPr>
          <w:lang w:eastAsia="pt-BR"/>
        </w:rPr>
        <w:fldChar w:fldCharType="begin"/>
      </w:r>
      <w:r w:rsidR="004975CD" w:rsidRPr="009B6CCF">
        <w:rPr>
          <w:lang w:eastAsia="pt-BR"/>
        </w:rPr>
        <w:instrText xml:space="preserve"> ADDIN ZOTERO_ITEM CSL_CITATION {"citationID":"IhY4hxgC","properties":{"formattedCitation":"(IBM, 2021)","plainCitation":"(IBM, 2021)","noteIndex":0},"citationItems":[{"id":46,"uris":["http://zotero.org/users/15531986/items/KU759EVG"],"itemData":{"id":46,"type":"webpage","abstract":"In UML, a relationship is a connection between model elements. A UML relationship is a type of model element that adds semantics to a model by defining the structure and behavior between model elements.","language":"pt-BR","license":"© Copyright IBM Corporation 2004","title":"Rational Software Architect Standard Edition 7.5.5","title-short":"IBM RS Architect Std 7.5.5","URL":"https://www.ibm.com/docs/pt-br/rsas/7.5.0?topic=diagrams-relationships-in-class","author":[{"family":"IBM","given":""}],"accessed":{"date-parts":[["2024",12,6]]},"issued":{"date-parts":[["2021",3,5]]}}}],"schema":"https://github.com/citation-style-language/schema/raw/master/csl-citation.json"} </w:instrText>
      </w:r>
      <w:r w:rsidR="00FF2ADB" w:rsidRPr="009B6CCF">
        <w:rPr>
          <w:lang w:eastAsia="pt-BR"/>
        </w:rPr>
        <w:fldChar w:fldCharType="separate"/>
      </w:r>
      <w:r w:rsidR="00FF2ADB" w:rsidRPr="009B6CCF">
        <w:rPr>
          <w:rFonts w:cs="Arial"/>
        </w:rPr>
        <w:t>(IBM, 2021)</w:t>
      </w:r>
      <w:r w:rsidR="00FF2ADB" w:rsidRPr="009B6CCF">
        <w:rPr>
          <w:lang w:eastAsia="pt-BR"/>
        </w:rPr>
        <w:fldChar w:fldCharType="end"/>
      </w:r>
      <w:r w:rsidRPr="009B6CCF">
        <w:t xml:space="preserve"> que apresenta as classes e os atributos mais relevantes de um sistema de cadastro</w:t>
      </w:r>
      <w:r w:rsidR="00D15276" w:rsidRPr="009B6CCF">
        <w:t xml:space="preserve"> territorial</w:t>
      </w:r>
      <w:r w:rsidR="00FF2ADB" w:rsidRPr="009B6CCF">
        <w:t xml:space="preserve"> </w:t>
      </w:r>
      <w:r w:rsidR="00FF2ADB" w:rsidRPr="009B6CCF">
        <w:fldChar w:fldCharType="begin"/>
      </w:r>
      <w:r w:rsidR="004975CD" w:rsidRPr="009B6CCF">
        <w:instrText xml:space="preserve"> ADDIN ZOTERO_ITEM CSL_CITATION {"citationID":"AwD3Twns","properties":{"formattedCitation":"(ISO,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FF2ADB" w:rsidRPr="009B6CCF">
        <w:fldChar w:fldCharType="separate"/>
      </w:r>
      <w:r w:rsidR="00FF2ADB" w:rsidRPr="009B6CCF">
        <w:rPr>
          <w:rFonts w:cs="Arial"/>
        </w:rPr>
        <w:t>(ISO, 2012)</w:t>
      </w:r>
      <w:r w:rsidR="00FF2ADB" w:rsidRPr="009B6CCF">
        <w:fldChar w:fldCharType="end"/>
      </w:r>
      <w:r w:rsidRPr="009B6CCF">
        <w:t>. Classes são estruturas que definem o modelo de dados de um objeto, enquanto os atributos são variáveis associadas às classes, responsáveis por descrever as características específicas de cada objeto.</w:t>
      </w:r>
    </w:p>
    <w:p w14:paraId="5404A532" w14:textId="0A602F98" w:rsidR="007A6E97" w:rsidRPr="009B6CCF" w:rsidRDefault="007A6E97" w:rsidP="007A6E97">
      <w:pPr>
        <w:rPr>
          <w:lang w:eastAsia="pt-BR"/>
        </w:rPr>
      </w:pPr>
      <w:r w:rsidRPr="009B6CCF">
        <w:rPr>
          <w:lang w:eastAsia="pt-BR"/>
        </w:rPr>
        <w:t>Por exemplo, um logradouro pode ser um objeto de interesse do sistema. Para armazenar as informações de diversos logradouros, cria-se a classe 'Logradouros'. Essa classe é composta por um conjunto de atributos que descrevem as propriedades do objeto que será representado, como uma identificação única (chave primária), o nome do logradouro, sua extensão, entre outros. Todos esses elementos são representados de forma detalhada em um diagrama UML</w:t>
      </w:r>
      <w:r w:rsidR="007F283C" w:rsidRPr="009B6CCF">
        <w:rPr>
          <w:lang w:eastAsia="pt-BR"/>
        </w:rPr>
        <w:t xml:space="preserve"> </w:t>
      </w:r>
      <w:r w:rsidR="007F283C" w:rsidRPr="009B6CCF">
        <w:rPr>
          <w:lang w:eastAsia="pt-BR"/>
        </w:rPr>
        <w:fldChar w:fldCharType="begin"/>
      </w:r>
      <w:r w:rsidR="004975CD" w:rsidRPr="009B6CCF">
        <w:rPr>
          <w:lang w:eastAsia="pt-BR"/>
        </w:rPr>
        <w:instrText xml:space="preserve"> ADDIN ZOTERO_ITEM CSL_CITATION {"citationID":"hDbTCVqe","properties":{"formattedCitation":"(IBM, 2021)","plainCitation":"(IBM, 2021)","noteIndex":0},"citationItems":[{"id":46,"uris":["http://zotero.org/users/15531986/items/KU759EVG"],"itemData":{"id":46,"type":"webpage","abstract":"In UML, a relationship is a connection between model elements. A UML relationship is a type of model element that adds semantics to a model by defining the structure and behavior between model elements.","language":"pt-BR","license":"© Copyright IBM Corporation 2004","title":"Rational Software Architect Standard Edition 7.5.5","title-short":"IBM RS Architect Std 7.5.5","URL":"https://www.ibm.com/docs/pt-br/rsas/7.5.0?topic=diagrams-relationships-in-class","author":[{"family":"IBM","given":""}],"accessed":{"date-parts":[["2024",12,6]]},"issued":{"date-parts":[["2021",3,5]]}}}],"schema":"https://github.com/citation-style-language/schema/raw/master/csl-citation.json"} </w:instrText>
      </w:r>
      <w:r w:rsidR="007F283C" w:rsidRPr="009B6CCF">
        <w:rPr>
          <w:lang w:eastAsia="pt-BR"/>
        </w:rPr>
        <w:fldChar w:fldCharType="separate"/>
      </w:r>
      <w:r w:rsidR="007F283C" w:rsidRPr="009B6CCF">
        <w:rPr>
          <w:rFonts w:cs="Arial"/>
        </w:rPr>
        <w:t>(IBM, 2021)</w:t>
      </w:r>
      <w:r w:rsidR="007F283C" w:rsidRPr="009B6CCF">
        <w:rPr>
          <w:lang w:eastAsia="pt-BR"/>
        </w:rPr>
        <w:fldChar w:fldCharType="end"/>
      </w:r>
      <w:r w:rsidRPr="009B6CCF">
        <w:rPr>
          <w:lang w:eastAsia="pt-BR"/>
        </w:rPr>
        <w:t>.</w:t>
      </w:r>
    </w:p>
    <w:p w14:paraId="514242DC" w14:textId="77777777" w:rsidR="007A6E97" w:rsidRPr="009B6CCF" w:rsidRDefault="007A6E97" w:rsidP="007A6E97">
      <w:pPr>
        <w:rPr>
          <w:lang w:eastAsia="pt-BR"/>
        </w:rPr>
      </w:pPr>
      <w:r w:rsidRPr="009B6CCF">
        <w:rPr>
          <w:lang w:eastAsia="pt-BR"/>
        </w:rPr>
        <w:t xml:space="preserve">Um diagrama também deve mostrar as conexões entre as classes e a cardinalidade dessas conexões, ou seja, o número de instâncias de uma classe que podem estar associadas a instâncias de outra classe. </w:t>
      </w:r>
    </w:p>
    <w:p w14:paraId="760BC7A3" w14:textId="6300B7EB" w:rsidR="007A6E97" w:rsidRPr="009B6CCF" w:rsidRDefault="007A6E97" w:rsidP="007A6E97">
      <w:pPr>
        <w:rPr>
          <w:lang w:eastAsia="pt-BR"/>
        </w:rPr>
      </w:pPr>
      <w:r w:rsidRPr="009B6CCF">
        <w:rPr>
          <w:lang w:eastAsia="pt-BR"/>
        </w:rPr>
        <w:t xml:space="preserve">A </w:t>
      </w:r>
      <w:r w:rsidRPr="009B6CCF">
        <w:rPr>
          <w:lang w:eastAsia="pt-BR"/>
        </w:rPr>
        <w:fldChar w:fldCharType="begin"/>
      </w:r>
      <w:r w:rsidRPr="009B6CCF">
        <w:rPr>
          <w:lang w:eastAsia="pt-BR"/>
        </w:rPr>
        <w:instrText xml:space="preserve"> REF _Ref219194886 </w:instrText>
      </w:r>
      <w:r w:rsidRPr="009B6CCF">
        <w:rPr>
          <w:lang w:eastAsia="pt-BR"/>
        </w:rPr>
        <w:fldChar w:fldCharType="separate"/>
      </w:r>
      <w:r w:rsidR="00F02416" w:rsidRPr="009B6CCF">
        <w:t xml:space="preserve">Figura </w:t>
      </w:r>
      <w:r w:rsidR="00F02416">
        <w:rPr>
          <w:noProof/>
        </w:rPr>
        <w:t>1</w:t>
      </w:r>
      <w:r w:rsidRPr="009B6CCF">
        <w:rPr>
          <w:lang w:eastAsia="pt-BR"/>
        </w:rPr>
        <w:fldChar w:fldCharType="end"/>
      </w:r>
      <w:r w:rsidRPr="009B6CCF">
        <w:rPr>
          <w:lang w:eastAsia="pt-BR"/>
        </w:rPr>
        <w:t xml:space="preserve"> exemplifica um diagrama UML em que se nota a existência de duas classes (LOTES e LOGRADOUROS) e seus respectivos atributos. Nota-se, também, que existe uma associação entre as classes com uma cardinalidade do tipo UM-</w:t>
      </w:r>
      <w:r w:rsidRPr="009B6CCF">
        <w:rPr>
          <w:lang w:eastAsia="pt-BR"/>
        </w:rPr>
        <w:lastRenderedPageBreak/>
        <w:t xml:space="preserve">PARA-MUITOS representada pelas etiquetas ‘1’ e ‘0..*’. Essa notação indica que um logradouro pode estar associado a vários lotes, enquanto </w:t>
      </w:r>
      <w:r w:rsidR="000B6CA5">
        <w:rPr>
          <w:lang w:eastAsia="pt-BR"/>
        </w:rPr>
        <w:t xml:space="preserve">o endereço de </w:t>
      </w:r>
      <w:r w:rsidRPr="009B6CCF">
        <w:rPr>
          <w:lang w:eastAsia="pt-BR"/>
        </w:rPr>
        <w:t>um lote estará associado a apenas um logradouro.</w:t>
      </w:r>
    </w:p>
    <w:p w14:paraId="3CF6B0A0" w14:textId="77777777" w:rsidR="007A6E97" w:rsidRPr="009B6CCF" w:rsidRDefault="007A6E97" w:rsidP="00A6278E">
      <w:pPr>
        <w:pStyle w:val="Legenda"/>
      </w:pPr>
    </w:p>
    <w:p w14:paraId="5EE2C011" w14:textId="46645936" w:rsidR="007A6E97" w:rsidRPr="005D3400" w:rsidRDefault="007A6E97" w:rsidP="00A6278E">
      <w:pPr>
        <w:pStyle w:val="Legenda"/>
        <w:rPr>
          <w:sz w:val="24"/>
          <w:szCs w:val="24"/>
          <w:rPrChange w:id="61" w:author="Ednez Gomes Tavares" w:date="2026-04-10T10:57:00Z" w16du:dateUtc="2026-04-10T13:57:00Z">
            <w:rPr/>
          </w:rPrChange>
        </w:rPr>
      </w:pPr>
      <w:bookmarkStart w:id="62" w:name="_Ref219194886"/>
      <w:bookmarkStart w:id="63" w:name="_Toc226883890"/>
      <w:r w:rsidRPr="005D3400">
        <w:rPr>
          <w:sz w:val="24"/>
          <w:szCs w:val="24"/>
          <w:rPrChange w:id="64" w:author="Ednez Gomes Tavares" w:date="2026-04-10T10:57:00Z" w16du:dateUtc="2026-04-10T13:57:00Z">
            <w:rPr/>
          </w:rPrChange>
        </w:rPr>
        <w:t xml:space="preserve">Figura </w:t>
      </w:r>
      <w:r w:rsidR="00F02416" w:rsidRPr="005D3400">
        <w:rPr>
          <w:sz w:val="24"/>
          <w:szCs w:val="24"/>
          <w:rPrChange w:id="65" w:author="Ednez Gomes Tavares" w:date="2026-04-10T10:57:00Z" w16du:dateUtc="2026-04-10T13:57:00Z">
            <w:rPr/>
          </w:rPrChange>
        </w:rPr>
        <w:fldChar w:fldCharType="begin"/>
      </w:r>
      <w:r w:rsidR="00F02416" w:rsidRPr="005D3400">
        <w:rPr>
          <w:sz w:val="24"/>
          <w:szCs w:val="24"/>
          <w:rPrChange w:id="66" w:author="Ednez Gomes Tavares" w:date="2026-04-10T10:57:00Z" w16du:dateUtc="2026-04-10T13:57:00Z">
            <w:rPr/>
          </w:rPrChange>
        </w:rPr>
        <w:instrText xml:space="preserve"> SEQ Figura \* ARABIC </w:instrText>
      </w:r>
      <w:r w:rsidR="00F02416" w:rsidRPr="005D3400">
        <w:rPr>
          <w:sz w:val="24"/>
          <w:szCs w:val="24"/>
          <w:rPrChange w:id="67" w:author="Ednez Gomes Tavares" w:date="2026-04-10T10:57:00Z" w16du:dateUtc="2026-04-10T13:57:00Z">
            <w:rPr>
              <w:noProof/>
            </w:rPr>
          </w:rPrChange>
        </w:rPr>
        <w:fldChar w:fldCharType="separate"/>
      </w:r>
      <w:r w:rsidR="00F02416" w:rsidRPr="005D3400">
        <w:rPr>
          <w:noProof/>
          <w:sz w:val="24"/>
          <w:szCs w:val="24"/>
          <w:rPrChange w:id="68" w:author="Ednez Gomes Tavares" w:date="2026-04-10T10:57:00Z" w16du:dateUtc="2026-04-10T13:57:00Z">
            <w:rPr>
              <w:noProof/>
            </w:rPr>
          </w:rPrChange>
        </w:rPr>
        <w:t>1</w:t>
      </w:r>
      <w:r w:rsidR="00F02416" w:rsidRPr="005D3400">
        <w:rPr>
          <w:noProof/>
          <w:sz w:val="24"/>
          <w:szCs w:val="24"/>
          <w:rPrChange w:id="69" w:author="Ednez Gomes Tavares" w:date="2026-04-10T10:57:00Z" w16du:dateUtc="2026-04-10T13:57:00Z">
            <w:rPr>
              <w:noProof/>
            </w:rPr>
          </w:rPrChange>
        </w:rPr>
        <w:fldChar w:fldCharType="end"/>
      </w:r>
      <w:bookmarkEnd w:id="62"/>
      <w:r w:rsidRPr="005D3400">
        <w:rPr>
          <w:sz w:val="24"/>
          <w:szCs w:val="24"/>
          <w:rPrChange w:id="70" w:author="Ednez Gomes Tavares" w:date="2026-04-10T10:57:00Z" w16du:dateUtc="2026-04-10T13:57:00Z">
            <w:rPr/>
          </w:rPrChange>
        </w:rPr>
        <w:t>: Exemplo de diagrama UML</w:t>
      </w:r>
      <w:bookmarkEnd w:id="63"/>
    </w:p>
    <w:tbl>
      <w:tblPr>
        <w:tblStyle w:val="Tabelacomgrade"/>
        <w:tblW w:w="0" w:type="auto"/>
        <w:tblLook w:val="04A0" w:firstRow="1" w:lastRow="0" w:firstColumn="1" w:lastColumn="0" w:noHBand="0" w:noVBand="1"/>
      </w:tblPr>
      <w:tblGrid>
        <w:gridCol w:w="9061"/>
      </w:tblGrid>
      <w:tr w:rsidR="007A6E97" w:rsidRPr="009B6CCF" w14:paraId="6289427E" w14:textId="77777777" w:rsidTr="00926561">
        <w:tc>
          <w:tcPr>
            <w:tcW w:w="9061" w:type="dxa"/>
          </w:tcPr>
          <w:p w14:paraId="3BEF3321" w14:textId="77777777" w:rsidR="007A6E97" w:rsidRPr="009B6CCF" w:rsidRDefault="007A6E97" w:rsidP="00926561">
            <w:pPr>
              <w:keepNext/>
              <w:widowControl w:val="0"/>
              <w:ind w:firstLine="0"/>
              <w:rPr>
                <w:lang w:eastAsia="pt-BR"/>
              </w:rPr>
            </w:pPr>
            <w:r w:rsidRPr="009B6CCF">
              <w:rPr>
                <w:noProof/>
                <w:lang w:eastAsia="pt-BR"/>
              </w:rPr>
              <w:drawing>
                <wp:inline distT="0" distB="0" distL="0" distR="0" wp14:anchorId="4121F75C" wp14:editId="4F1B575E">
                  <wp:extent cx="5760085" cy="2270125"/>
                  <wp:effectExtent l="0" t="0" r="0" b="0"/>
                  <wp:docPr id="841114277" name="Imagem 1" descr="Tela de celula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14277" name="Imagem 1" descr="Tela de celular&#10;&#10;O conteúdo gerado por IA pode estar incorreto."/>
                          <pic:cNvPicPr/>
                        </pic:nvPicPr>
                        <pic:blipFill>
                          <a:blip r:embed="rId14"/>
                          <a:stretch>
                            <a:fillRect/>
                          </a:stretch>
                        </pic:blipFill>
                        <pic:spPr>
                          <a:xfrm>
                            <a:off x="0" y="0"/>
                            <a:ext cx="5760085" cy="2270125"/>
                          </a:xfrm>
                          <a:prstGeom prst="rect">
                            <a:avLst/>
                          </a:prstGeom>
                        </pic:spPr>
                      </pic:pic>
                    </a:graphicData>
                  </a:graphic>
                </wp:inline>
              </w:drawing>
            </w:r>
          </w:p>
        </w:tc>
      </w:tr>
    </w:tbl>
    <w:p w14:paraId="567F8522" w14:textId="77777777" w:rsidR="00421E52" w:rsidRPr="009B6CCF" w:rsidRDefault="00421E52">
      <w:pPr>
        <w:pStyle w:val="Legenda"/>
        <w:jc w:val="both"/>
        <w:pPrChange w:id="71" w:author="Ednez Gomes Tavares" w:date="2026-04-10T10:57:00Z" w16du:dateUtc="2026-04-10T13:57:00Z">
          <w:pPr>
            <w:pStyle w:val="Legenda"/>
          </w:pPr>
        </w:pPrChange>
      </w:pPr>
      <w:r w:rsidRPr="009B6CCF">
        <w:t xml:space="preserve">Elaboração: </w:t>
      </w:r>
      <w:r>
        <w:t>Autor</w:t>
      </w:r>
      <w:r w:rsidRPr="009B6CCF">
        <w:t xml:space="preserve"> (2025)</w:t>
      </w:r>
    </w:p>
    <w:p w14:paraId="1E02ED2A" w14:textId="77777777" w:rsidR="007A6E97" w:rsidRPr="009B6CCF" w:rsidRDefault="007A6E97" w:rsidP="007A6E97"/>
    <w:p w14:paraId="71512D89" w14:textId="2960D27E" w:rsidR="007A6E97" w:rsidRPr="009B6CCF" w:rsidRDefault="007A6E97" w:rsidP="007A6E97">
      <w:r w:rsidRPr="009B6CCF">
        <w:t xml:space="preserve">Atualmente, o LADM separa as classes em três </w:t>
      </w:r>
      <w:r w:rsidR="004E5B36" w:rsidRPr="009B6CCF">
        <w:t>pacotes (</w:t>
      </w:r>
      <w:r w:rsidR="007724D3" w:rsidRPr="009B6CCF">
        <w:rPr>
          <w:i/>
          <w:iCs/>
        </w:rPr>
        <w:t>packages</w:t>
      </w:r>
      <w:r w:rsidR="004E5B36" w:rsidRPr="009B6CCF">
        <w:t>)</w:t>
      </w:r>
      <w:r w:rsidRPr="009B6CCF">
        <w:t xml:space="preserve"> principais e um</w:t>
      </w:r>
      <w:r w:rsidR="009E35FD" w:rsidRPr="009B6CCF">
        <w:t xml:space="preserve"> subpacote (</w:t>
      </w:r>
      <w:r w:rsidRPr="009B6CCF">
        <w:rPr>
          <w:i/>
          <w:iCs/>
        </w:rPr>
        <w:t>sub</w:t>
      </w:r>
      <w:r w:rsidR="007724D3" w:rsidRPr="009B6CCF">
        <w:rPr>
          <w:i/>
          <w:iCs/>
        </w:rPr>
        <w:t>package</w:t>
      </w:r>
      <w:r w:rsidR="009E35FD" w:rsidRPr="009B6CCF">
        <w:t>)</w:t>
      </w:r>
      <w:r w:rsidR="00BE4E68" w:rsidRPr="009B6CCF">
        <w:t xml:space="preserve">, cada um responsável por uma dimensão específica da administração de terras </w:t>
      </w:r>
      <w:r w:rsidRPr="009B6CCF">
        <w:t>(P</w:t>
      </w:r>
      <w:r w:rsidR="000B6CA5">
        <w:t>ANCHIA</w:t>
      </w:r>
      <w:r w:rsidR="00883100">
        <w:t>NIAK</w:t>
      </w:r>
      <w:r w:rsidRPr="009B6CCF">
        <w:t>, 2017</w:t>
      </w:r>
      <w:r w:rsidR="00BE4E68" w:rsidRPr="009B6CCF">
        <w:t xml:space="preserve">; </w:t>
      </w:r>
      <w:r w:rsidR="00C718A7" w:rsidRPr="009B6CCF">
        <w:t>ISO, 2012</w:t>
      </w:r>
      <w:r w:rsidRPr="009B6CCF">
        <w:t>):</w:t>
      </w:r>
    </w:p>
    <w:p w14:paraId="524CD356" w14:textId="65320ADD" w:rsidR="007A6E97" w:rsidRPr="009B6CCF" w:rsidRDefault="007A6E97" w:rsidP="005D3400">
      <w:pPr>
        <w:pStyle w:val="PargrafodaLista"/>
        <w:numPr>
          <w:ilvl w:val="0"/>
          <w:numId w:val="13"/>
        </w:numPr>
        <w:ind w:left="426"/>
      </w:pPr>
      <w:r w:rsidRPr="009B6CCF">
        <w:rPr>
          <w:b/>
          <w:bCs/>
          <w:i/>
          <w:iCs/>
        </w:rPr>
        <w:t xml:space="preserve">Party </w:t>
      </w:r>
      <w:r w:rsidR="00A67086" w:rsidRPr="009B6CCF">
        <w:rPr>
          <w:b/>
          <w:bCs/>
          <w:i/>
          <w:iCs/>
        </w:rPr>
        <w:t>Package</w:t>
      </w:r>
      <w:r w:rsidRPr="009B6CCF">
        <w:t xml:space="preserve">: </w:t>
      </w:r>
      <w:r w:rsidR="00846853">
        <w:t>r</w:t>
      </w:r>
      <w:r w:rsidRPr="009B6CCF">
        <w:t xml:space="preserve">epresenta os atores (pessoas físicas, grupos ou organizações) relacionados às unidades espaciais. Inclui classes como </w:t>
      </w:r>
      <w:r w:rsidRPr="00EF7089">
        <w:rPr>
          <w:i/>
          <w:iCs/>
        </w:rPr>
        <w:t>LA_Party</w:t>
      </w:r>
      <w:r w:rsidRPr="009B6CCF">
        <w:t xml:space="preserve"> e </w:t>
      </w:r>
      <w:r w:rsidRPr="00EF7089">
        <w:rPr>
          <w:i/>
          <w:iCs/>
        </w:rPr>
        <w:t>LA_GroupParty</w:t>
      </w:r>
      <w:r w:rsidRPr="009B6CCF">
        <w:t>;</w:t>
      </w:r>
    </w:p>
    <w:p w14:paraId="685459BD" w14:textId="563E4D0E" w:rsidR="007A6E97" w:rsidRPr="009B6CCF" w:rsidRDefault="007A6E97" w:rsidP="005D3400">
      <w:pPr>
        <w:pStyle w:val="PargrafodaLista"/>
        <w:numPr>
          <w:ilvl w:val="0"/>
          <w:numId w:val="13"/>
        </w:numPr>
        <w:ind w:left="426"/>
      </w:pPr>
      <w:r w:rsidRPr="009B6CCF">
        <w:rPr>
          <w:b/>
          <w:bCs/>
          <w:i/>
          <w:iCs/>
        </w:rPr>
        <w:t>Administrative</w:t>
      </w:r>
      <w:r w:rsidRPr="009B6CCF">
        <w:rPr>
          <w:i/>
          <w:iCs/>
        </w:rPr>
        <w:t xml:space="preserve"> </w:t>
      </w:r>
      <w:r w:rsidR="00A67086" w:rsidRPr="009B6CCF">
        <w:rPr>
          <w:b/>
          <w:bCs/>
          <w:i/>
          <w:iCs/>
        </w:rPr>
        <w:t>Package</w:t>
      </w:r>
      <w:r w:rsidRPr="009B6CCF">
        <w:t xml:space="preserve">: pacote que lida com os direitos, deveres e restrições aos quais cada unidade está sujeita. Ele inclui classes como </w:t>
      </w:r>
      <w:r w:rsidRPr="009B6CCF">
        <w:rPr>
          <w:i/>
          <w:iCs/>
        </w:rPr>
        <w:t>LA_RRR</w:t>
      </w:r>
      <w:r w:rsidRPr="009B6CCF">
        <w:t xml:space="preserve"> (com suas especializações </w:t>
      </w:r>
      <w:r w:rsidRPr="009B6CCF">
        <w:rPr>
          <w:i/>
          <w:iCs/>
        </w:rPr>
        <w:t>LA_Right</w:t>
      </w:r>
      <w:r w:rsidRPr="009B6CCF">
        <w:t xml:space="preserve">, </w:t>
      </w:r>
      <w:r w:rsidRPr="009B6CCF">
        <w:rPr>
          <w:i/>
          <w:iCs/>
        </w:rPr>
        <w:t>LA_Restriction</w:t>
      </w:r>
      <w:r w:rsidRPr="009B6CCF">
        <w:t xml:space="preserve"> </w:t>
      </w:r>
      <w:r w:rsidRPr="009B6CCF">
        <w:rPr>
          <w:i/>
          <w:iCs/>
        </w:rPr>
        <w:t>e LA_Responsability</w:t>
      </w:r>
      <w:r w:rsidRPr="009B6CCF">
        <w:t xml:space="preserve">), </w:t>
      </w:r>
      <w:r w:rsidRPr="009B6CCF">
        <w:rPr>
          <w:i/>
          <w:iCs/>
        </w:rPr>
        <w:t>LA_BAUnit</w:t>
      </w:r>
      <w:r w:rsidRPr="009B6CCF">
        <w:t xml:space="preserve"> e </w:t>
      </w:r>
      <w:r w:rsidRPr="009B6CCF">
        <w:rPr>
          <w:i/>
          <w:iCs/>
        </w:rPr>
        <w:t>LA_AdministrativeSource</w:t>
      </w:r>
      <w:r w:rsidRPr="009B6CCF">
        <w:t>;</w:t>
      </w:r>
    </w:p>
    <w:p w14:paraId="07039D27" w14:textId="297CEC95" w:rsidR="007A6E97" w:rsidRPr="009B6CCF" w:rsidRDefault="007A6E97" w:rsidP="00846853">
      <w:pPr>
        <w:pStyle w:val="PargrafodaLista"/>
        <w:numPr>
          <w:ilvl w:val="0"/>
          <w:numId w:val="13"/>
        </w:numPr>
        <w:ind w:left="426"/>
      </w:pPr>
      <w:r w:rsidRPr="009B6CCF">
        <w:rPr>
          <w:b/>
          <w:bCs/>
          <w:i/>
          <w:iCs/>
        </w:rPr>
        <w:t xml:space="preserve">Spatial Unit </w:t>
      </w:r>
      <w:r w:rsidR="00A67086" w:rsidRPr="009B6CCF">
        <w:rPr>
          <w:b/>
          <w:bCs/>
          <w:i/>
          <w:iCs/>
        </w:rPr>
        <w:t>Package</w:t>
      </w:r>
      <w:r w:rsidRPr="009B6CCF">
        <w:t xml:space="preserve">: </w:t>
      </w:r>
      <w:r w:rsidR="00846853">
        <w:t>r</w:t>
      </w:r>
      <w:r w:rsidRPr="009B6CCF">
        <w:t xml:space="preserve">epresenta as unidades territoriais (parcelas, edifícios e redes). Destacam-se as classes </w:t>
      </w:r>
      <w:r w:rsidRPr="009B6CCF">
        <w:rPr>
          <w:i/>
          <w:iCs/>
        </w:rPr>
        <w:t>LA_SpatialUnit</w:t>
      </w:r>
      <w:r w:rsidRPr="009B6CCF">
        <w:t xml:space="preserve"> e </w:t>
      </w:r>
      <w:r w:rsidRPr="009B6CCF">
        <w:rPr>
          <w:i/>
          <w:iCs/>
        </w:rPr>
        <w:t>LA_Level</w:t>
      </w:r>
      <w:r w:rsidRPr="009B6CCF">
        <w:t>.</w:t>
      </w:r>
    </w:p>
    <w:p w14:paraId="30B08D74" w14:textId="01F264DE" w:rsidR="007A6E97" w:rsidRPr="009B6CCF" w:rsidRDefault="007A6E97" w:rsidP="00846853">
      <w:pPr>
        <w:pStyle w:val="PargrafodaLista"/>
        <w:numPr>
          <w:ilvl w:val="0"/>
          <w:numId w:val="13"/>
        </w:numPr>
        <w:ind w:left="567"/>
      </w:pPr>
      <w:r w:rsidRPr="009B6CCF">
        <w:rPr>
          <w:b/>
          <w:bCs/>
          <w:i/>
          <w:iCs/>
        </w:rPr>
        <w:t>Surveying and Representation</w:t>
      </w:r>
      <w:r w:rsidR="00A67086" w:rsidRPr="009B6CCF">
        <w:rPr>
          <w:b/>
          <w:bCs/>
          <w:i/>
          <w:iCs/>
        </w:rPr>
        <w:t xml:space="preserve"> </w:t>
      </w:r>
      <w:r w:rsidR="00274F67" w:rsidRPr="009B6CCF">
        <w:rPr>
          <w:b/>
          <w:bCs/>
          <w:i/>
          <w:iCs/>
        </w:rPr>
        <w:t>Subp</w:t>
      </w:r>
      <w:r w:rsidR="00A67086" w:rsidRPr="009B6CCF">
        <w:rPr>
          <w:b/>
          <w:bCs/>
          <w:i/>
          <w:iCs/>
        </w:rPr>
        <w:t>ackage</w:t>
      </w:r>
      <w:r w:rsidRPr="009B6CCF">
        <w:t xml:space="preserve">: </w:t>
      </w:r>
      <w:r w:rsidR="00846853">
        <w:t>r</w:t>
      </w:r>
      <w:r w:rsidRPr="009B6CCF">
        <w:t xml:space="preserve">esponsável pelas representações geométricas e correções topológicas. Inclui classes como </w:t>
      </w:r>
      <w:r w:rsidRPr="009B6CCF">
        <w:rPr>
          <w:i/>
          <w:iCs/>
        </w:rPr>
        <w:t>LA_Point</w:t>
      </w:r>
      <w:r w:rsidRPr="009B6CCF">
        <w:t xml:space="preserve"> e </w:t>
      </w:r>
      <w:r w:rsidRPr="009B6CCF">
        <w:rPr>
          <w:i/>
          <w:iCs/>
        </w:rPr>
        <w:t>LA_BoundaryFace</w:t>
      </w:r>
      <w:r w:rsidRPr="009B6CCF">
        <w:t>.</w:t>
      </w:r>
    </w:p>
    <w:p w14:paraId="002F5C08" w14:textId="78C127CA" w:rsidR="007A6E97" w:rsidRPr="009B6CCF" w:rsidRDefault="007A6E97" w:rsidP="007A6E97">
      <w:r w:rsidRPr="009B6CCF">
        <w:t xml:space="preserve">Embora essas classes sejam padronizadas pela ISO 19152 </w:t>
      </w:r>
      <w:r w:rsidRPr="009B6CCF">
        <w:fldChar w:fldCharType="begin"/>
      </w:r>
      <w:r w:rsidR="005315CE">
        <w:instrText xml:space="preserve"> ADDIN ZOTERO_ITEM CSL_CITATION {"citationID":"oO5OobYo","properties":{"formattedCitation":"(ISO, 2012)","plainCitation":"(ISO, 2012)","dontUpdate":true,"noteIndex":0},"citationItems":[{"id":45,"uris":["http://zotero.org/users/15531986/items/LFYH5HFJ"],"itemData":{"id":45,"type":"webpage","title":"ISO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Pr="009B6CCF">
        <w:fldChar w:fldCharType="separate"/>
      </w:r>
      <w:r w:rsidRPr="009B6CCF">
        <w:rPr>
          <w:rFonts w:cs="Arial"/>
        </w:rPr>
        <w:t>(2012)</w:t>
      </w:r>
      <w:r w:rsidRPr="009B6CCF">
        <w:fldChar w:fldCharType="end"/>
      </w:r>
      <w:r w:rsidRPr="009B6CCF">
        <w:t>, o modelo permite extensões para adequação às particularidades de cada país.</w:t>
      </w:r>
    </w:p>
    <w:p w14:paraId="33EA5DEC" w14:textId="0277E925" w:rsidR="007A6E97" w:rsidRPr="009B6CCF" w:rsidRDefault="00E57A7E" w:rsidP="007A6E97">
      <w:r w:rsidRPr="009B6CCF">
        <w:t>Conceitualmente, o</w:t>
      </w:r>
      <w:r w:rsidR="007A6E97" w:rsidRPr="009B6CCF">
        <w:t xml:space="preserve"> LADM apresenta fortes influências do modelo relacional proposto por </w:t>
      </w:r>
      <w:r w:rsidR="0069154D">
        <w:fldChar w:fldCharType="begin"/>
      </w:r>
      <w:r w:rsidR="00920810">
        <w:instrText xml:space="preserve"> ADDIN ZOTERO_ITEM CSL_CITATION {"citationID":"KJXjCxoP","properties":{"formattedCitation":"(Codd, 1970)","plainCitation":"(Codd, 1970)","dontUpdate":true,"noteIndex":0},"citationItems":[{"id":360,"uris":["http://zotero.org/users/15531986/items/3UYPVUSB"],"itemData":{"id":360,"type":"article-journal","container-title":"Communications of the ACM","DOI":"10.1145/362384.362685","issue":"6","page":"377–387","publisher":"ACM","publisher-place":"New York, NY, USA","title":"A Relational Model of Data for Large Shared Data Banks","volume":"13","author":[{"family":"Codd","given":"Edgar F."}],"issued":{"date-parts":[["1970"]]}}}],"schema":"https://github.com/citation-style-language/schema/raw/master/csl-citation.json"} </w:instrText>
      </w:r>
      <w:r w:rsidR="0069154D">
        <w:fldChar w:fldCharType="separate"/>
      </w:r>
      <w:r w:rsidR="0069154D" w:rsidRPr="0069154D">
        <w:rPr>
          <w:rFonts w:cs="Arial"/>
        </w:rPr>
        <w:t>Codd</w:t>
      </w:r>
      <w:r w:rsidR="00252744">
        <w:rPr>
          <w:rFonts w:cs="Arial"/>
        </w:rPr>
        <w:t xml:space="preserve"> (</w:t>
      </w:r>
      <w:r w:rsidR="0069154D" w:rsidRPr="0069154D">
        <w:rPr>
          <w:rFonts w:cs="Arial"/>
        </w:rPr>
        <w:t>1970)</w:t>
      </w:r>
      <w:r w:rsidR="0069154D">
        <w:fldChar w:fldCharType="end"/>
      </w:r>
      <w:r w:rsidR="007A6E97" w:rsidRPr="009B6CCF">
        <w:t>, no qual cada classe ou objeto é modelado em estrutura</w:t>
      </w:r>
      <w:r w:rsidR="00BE4B41" w:rsidRPr="009B6CCF">
        <w:t>s</w:t>
      </w:r>
      <w:r w:rsidR="007A6E97" w:rsidRPr="009B6CCF">
        <w:t xml:space="preserve"> </w:t>
      </w:r>
      <w:r w:rsidR="007A6E97" w:rsidRPr="009B6CCF">
        <w:lastRenderedPageBreak/>
        <w:t xml:space="preserve">de dados </w:t>
      </w:r>
      <w:r w:rsidR="00BE4B41" w:rsidRPr="009B6CCF">
        <w:t>normalizadas e independentes</w:t>
      </w:r>
      <w:r w:rsidR="007A6E97" w:rsidRPr="009B6CCF">
        <w:t xml:space="preserve"> (</w:t>
      </w:r>
      <w:r w:rsidR="00782AED">
        <w:t>DATE</w:t>
      </w:r>
      <w:r w:rsidR="007A6E97" w:rsidRPr="009B6CCF">
        <w:t xml:space="preserve">, 2004), conforme se verifica na norma ISO 19152 </w:t>
      </w:r>
      <w:r w:rsidR="007A6E97" w:rsidRPr="009B6CCF">
        <w:fldChar w:fldCharType="begin"/>
      </w:r>
      <w:r w:rsidR="004975CD" w:rsidRPr="009B6CCF">
        <w:instrText xml:space="preserve"> ADDIN ZOTERO_ITEM CSL_CITATION {"citationID":"3nwA5fwI","properties":{"formattedCitation":"(ISO, 2012)","plainCitation":"(ISO, 2012)","dontUpdate":true,"noteIndex":0},"citationItems":[{"id":45,"uris":["http://zotero.org/users/15531986/items/LFYH5HFJ"],"itemData":{"id":45,"type":"webpage","title":"ISO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7A6E97" w:rsidRPr="009B6CCF">
        <w:fldChar w:fldCharType="separate"/>
      </w:r>
      <w:r w:rsidR="007A6E97" w:rsidRPr="009B6CCF">
        <w:rPr>
          <w:rFonts w:cs="Arial"/>
        </w:rPr>
        <w:t>(2012)</w:t>
      </w:r>
      <w:r w:rsidR="007A6E97" w:rsidRPr="009B6CCF">
        <w:fldChar w:fldCharType="end"/>
      </w:r>
      <w:r w:rsidR="007A6E97" w:rsidRPr="009B6CCF">
        <w:t xml:space="preserve">. </w:t>
      </w:r>
    </w:p>
    <w:p w14:paraId="009925B5" w14:textId="772B19F9" w:rsidR="00A23DAC" w:rsidRPr="009B6CCF" w:rsidRDefault="00A23DAC" w:rsidP="007A6E97">
      <w:r w:rsidRPr="009B6CCF">
        <w:t>Em contrapartida, o modelo CIATA foi historicamente implementado sob uma lógica de arquivo plano (</w:t>
      </w:r>
      <w:r w:rsidRPr="009B6CCF">
        <w:rPr>
          <w:i/>
          <w:iCs/>
        </w:rPr>
        <w:t>flat file</w:t>
      </w:r>
      <w:r w:rsidRPr="009B6CCF">
        <w:t>) ou centralizado</w:t>
      </w:r>
      <w:r w:rsidR="002A0233" w:rsidRPr="009B6CCF">
        <w:t>; de forma análoga,</w:t>
      </w:r>
      <w:r w:rsidR="00C815A5" w:rsidRPr="009B6CCF">
        <w:t xml:space="preserve"> </w:t>
      </w:r>
      <w:r w:rsidR="00D1436D" w:rsidRPr="009B6CCF">
        <w:t xml:space="preserve">o </w:t>
      </w:r>
      <w:r w:rsidR="00E14E16" w:rsidRPr="009B6CCF">
        <w:t xml:space="preserve">arquivo </w:t>
      </w:r>
      <w:r w:rsidR="00D1436D" w:rsidRPr="009B6CCF">
        <w:t xml:space="preserve">CNEFE </w:t>
      </w:r>
      <w:r w:rsidR="00E14E16" w:rsidRPr="009B6CCF">
        <w:t xml:space="preserve">é </w:t>
      </w:r>
      <w:r w:rsidR="00C815A5" w:rsidRPr="009B6CCF">
        <w:t>disponibilizado</w:t>
      </w:r>
      <w:r w:rsidR="00E14E16" w:rsidRPr="009B6CCF">
        <w:t xml:space="preserve"> pelo IBGE </w:t>
      </w:r>
      <w:r w:rsidR="00C35B0C" w:rsidRPr="009B6CCF">
        <w:t xml:space="preserve">em formato </w:t>
      </w:r>
      <w:r w:rsidR="00E14E16" w:rsidRPr="009B6CCF">
        <w:t>CSV</w:t>
      </w:r>
      <w:r w:rsidRPr="009B6CCF">
        <w:t xml:space="preserve">. </w:t>
      </w:r>
      <w:r w:rsidR="00C35B0C" w:rsidRPr="009B6CCF">
        <w:t>Tais</w:t>
      </w:r>
      <w:r w:rsidR="00BD5698" w:rsidRPr="009B6CCF">
        <w:t xml:space="preserve"> abordage</w:t>
      </w:r>
      <w:r w:rsidR="007912D5" w:rsidRPr="009B6CCF">
        <w:t xml:space="preserve">ns </w:t>
      </w:r>
      <w:r w:rsidR="007B1388" w:rsidRPr="009B6CCF">
        <w:t xml:space="preserve">estruturais resultam em redundâncias </w:t>
      </w:r>
      <w:r w:rsidR="00631EE8" w:rsidRPr="009B6CCF">
        <w:t xml:space="preserve">excessivas </w:t>
      </w:r>
      <w:r w:rsidR="007B1388" w:rsidRPr="009B6CCF">
        <w:t xml:space="preserve">de valores de </w:t>
      </w:r>
      <w:r w:rsidR="00F64D83" w:rsidRPr="009B6CCF">
        <w:t xml:space="preserve">atributos e </w:t>
      </w:r>
      <w:r w:rsidR="009122C2" w:rsidRPr="009B6CCF">
        <w:t xml:space="preserve">não permitem uma conexão transparente com </w:t>
      </w:r>
      <w:r w:rsidR="001A3CE2" w:rsidRPr="009B6CCF">
        <w:t xml:space="preserve">os </w:t>
      </w:r>
      <w:r w:rsidR="009322B5" w:rsidRPr="009B6CCF">
        <w:rPr>
          <w:i/>
          <w:iCs/>
        </w:rPr>
        <w:t xml:space="preserve">packages </w:t>
      </w:r>
      <w:r w:rsidR="001A3CE2" w:rsidRPr="009B6CCF">
        <w:t>do LADM.</w:t>
      </w:r>
    </w:p>
    <w:p w14:paraId="44581FDA" w14:textId="5A26E8A6" w:rsidR="00252A07" w:rsidRPr="009B6CCF" w:rsidRDefault="00252A07" w:rsidP="00252A07">
      <w:r w:rsidRPr="009B6CCF">
        <w:t xml:space="preserve">Uma representação aproximada das correlações entre o LADM, o CIATA e o CNEFE é apresentada na </w:t>
      </w:r>
      <w:r w:rsidRPr="009B6CCF">
        <w:rPr>
          <w:highlight w:val="yellow"/>
        </w:rPr>
        <w:fldChar w:fldCharType="begin"/>
      </w:r>
      <w:r w:rsidRPr="009B6CCF">
        <w:rPr>
          <w:highlight w:val="yellow"/>
        </w:rPr>
        <w:instrText xml:space="preserve"> REF _Ref219230878 \h </w:instrText>
      </w:r>
      <w:r w:rsidRPr="009B6CCF">
        <w:rPr>
          <w:highlight w:val="yellow"/>
        </w:rPr>
      </w:r>
      <w:r w:rsidRPr="009B6CCF">
        <w:rPr>
          <w:highlight w:val="yellow"/>
        </w:rPr>
        <w:fldChar w:fldCharType="separate"/>
      </w:r>
      <w:r w:rsidR="00F02416" w:rsidRPr="009B6CCF">
        <w:t xml:space="preserve">Figura </w:t>
      </w:r>
      <w:r w:rsidR="00F02416">
        <w:rPr>
          <w:noProof/>
        </w:rPr>
        <w:t>2</w:t>
      </w:r>
      <w:r w:rsidRPr="009B6CCF">
        <w:rPr>
          <w:highlight w:val="yellow"/>
        </w:rPr>
        <w:fldChar w:fldCharType="end"/>
      </w:r>
      <w:r w:rsidRPr="009B6CCF">
        <w:t xml:space="preserve">. Observa-se que, embora possuam naturezas distintas, ambas as bases brasileiras convergem no pacote </w:t>
      </w:r>
      <w:r w:rsidRPr="009B6CCF">
        <w:rPr>
          <w:i/>
          <w:iCs/>
        </w:rPr>
        <w:t>LA_SpatialUnit</w:t>
      </w:r>
      <w:r w:rsidRPr="009B6CCF">
        <w:t>, ainda que de forma desnormalizada.</w:t>
      </w:r>
    </w:p>
    <w:p w14:paraId="14F43379" w14:textId="77777777" w:rsidR="00833AB7" w:rsidRPr="009B6CCF" w:rsidRDefault="00833AB7" w:rsidP="00A6278E">
      <w:pPr>
        <w:pStyle w:val="Legenda"/>
      </w:pPr>
    </w:p>
    <w:p w14:paraId="77675D1B" w14:textId="60D2C44E" w:rsidR="00833AB7" w:rsidRPr="009B6CCF" w:rsidRDefault="00833AB7" w:rsidP="00A6278E">
      <w:pPr>
        <w:pStyle w:val="Legenda"/>
      </w:pPr>
      <w:bookmarkStart w:id="72" w:name="_Ref219230878"/>
      <w:bookmarkStart w:id="73" w:name="_Toc226883891"/>
      <w:r w:rsidRPr="00846853">
        <w:rPr>
          <w:sz w:val="24"/>
          <w:szCs w:val="24"/>
        </w:rPr>
        <w:t xml:space="preserve">Figura </w:t>
      </w:r>
      <w:r w:rsidR="00F02416" w:rsidRPr="00846853">
        <w:rPr>
          <w:sz w:val="24"/>
          <w:szCs w:val="24"/>
        </w:rPr>
        <w:fldChar w:fldCharType="begin"/>
      </w:r>
      <w:r w:rsidR="00F02416" w:rsidRPr="00846853">
        <w:rPr>
          <w:sz w:val="24"/>
          <w:szCs w:val="24"/>
        </w:rPr>
        <w:instrText xml:space="preserve"> SEQ Figura \* ARABIC </w:instrText>
      </w:r>
      <w:r w:rsidR="00F02416" w:rsidRPr="00846853">
        <w:rPr>
          <w:sz w:val="24"/>
          <w:szCs w:val="24"/>
        </w:rPr>
        <w:fldChar w:fldCharType="separate"/>
      </w:r>
      <w:r w:rsidR="00F02416" w:rsidRPr="00846853">
        <w:rPr>
          <w:noProof/>
          <w:sz w:val="24"/>
          <w:szCs w:val="24"/>
        </w:rPr>
        <w:t>2</w:t>
      </w:r>
      <w:r w:rsidR="00F02416" w:rsidRPr="00846853">
        <w:rPr>
          <w:noProof/>
          <w:sz w:val="24"/>
          <w:szCs w:val="24"/>
        </w:rPr>
        <w:fldChar w:fldCharType="end"/>
      </w:r>
      <w:bookmarkEnd w:id="72"/>
      <w:r w:rsidR="00943A8E" w:rsidRPr="00846853">
        <w:rPr>
          <w:sz w:val="24"/>
          <w:szCs w:val="24"/>
        </w:rPr>
        <w:t xml:space="preserve"> –</w:t>
      </w:r>
      <w:r w:rsidRPr="00846853">
        <w:rPr>
          <w:sz w:val="24"/>
          <w:szCs w:val="24"/>
        </w:rPr>
        <w:t xml:space="preserve"> Classes básicas (</w:t>
      </w:r>
      <w:r w:rsidRPr="00846853">
        <w:rPr>
          <w:i/>
          <w:sz w:val="24"/>
          <w:szCs w:val="24"/>
        </w:rPr>
        <w:t>pack</w:t>
      </w:r>
      <w:r w:rsidR="001C6A26" w:rsidRPr="00846853">
        <w:rPr>
          <w:i/>
          <w:sz w:val="24"/>
          <w:szCs w:val="24"/>
        </w:rPr>
        <w:t>ages</w:t>
      </w:r>
      <w:r w:rsidRPr="00846853">
        <w:rPr>
          <w:sz w:val="24"/>
          <w:szCs w:val="24"/>
        </w:rPr>
        <w:t>) do LADM e sua relação com CIATA e CNEFE</w:t>
      </w:r>
      <w:bookmarkEnd w:id="73"/>
    </w:p>
    <w:tbl>
      <w:tblPr>
        <w:tblStyle w:val="Tabelacomgrade"/>
        <w:tblW w:w="0" w:type="auto"/>
        <w:tblLook w:val="04A0" w:firstRow="1" w:lastRow="0" w:firstColumn="1" w:lastColumn="0" w:noHBand="0" w:noVBand="1"/>
      </w:tblPr>
      <w:tblGrid>
        <w:gridCol w:w="9061"/>
      </w:tblGrid>
      <w:tr w:rsidR="00833AB7" w:rsidRPr="009B6CCF" w14:paraId="6784CC1D" w14:textId="77777777" w:rsidTr="00926561">
        <w:tc>
          <w:tcPr>
            <w:tcW w:w="9061" w:type="dxa"/>
          </w:tcPr>
          <w:p w14:paraId="536BBED5" w14:textId="77777777" w:rsidR="00833AB7" w:rsidRPr="009B6CCF" w:rsidRDefault="00833AB7" w:rsidP="00926561">
            <w:pPr>
              <w:ind w:firstLine="0"/>
            </w:pPr>
            <w:r w:rsidRPr="009B6CCF">
              <w:rPr>
                <w:noProof/>
                <w:lang w:eastAsia="pt-BR"/>
              </w:rPr>
              <w:drawing>
                <wp:inline distT="0" distB="0" distL="0" distR="0" wp14:anchorId="6144B633" wp14:editId="240EB7B8">
                  <wp:extent cx="5591175" cy="1663490"/>
                  <wp:effectExtent l="0" t="0" r="0" b="0"/>
                  <wp:docPr id="275"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Diagrama&#10;&#10;O conteúdo gerado por IA pode estar incorre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98918" cy="1665794"/>
                          </a:xfrm>
                          <a:prstGeom prst="rect">
                            <a:avLst/>
                          </a:prstGeom>
                          <a:noFill/>
                          <a:ln>
                            <a:noFill/>
                          </a:ln>
                        </pic:spPr>
                      </pic:pic>
                    </a:graphicData>
                  </a:graphic>
                </wp:inline>
              </w:drawing>
            </w:r>
          </w:p>
        </w:tc>
      </w:tr>
    </w:tbl>
    <w:p w14:paraId="6C977376" w14:textId="0F2C3EEC" w:rsidR="00833AB7" w:rsidRPr="009B6CCF" w:rsidRDefault="00833AB7" w:rsidP="002C7C5A">
      <w:pPr>
        <w:pStyle w:val="Legenda"/>
      </w:pPr>
      <w:r w:rsidRPr="009B6CCF">
        <w:t>Fonte:</w:t>
      </w:r>
      <w:r w:rsidR="007416A4">
        <w:t xml:space="preserve"> </w:t>
      </w:r>
      <w:r w:rsidR="007416A4">
        <w:fldChar w:fldCharType="begin"/>
      </w:r>
      <w:r w:rsidR="007B4F1E">
        <w:instrText xml:space="preserve"> ADDIN ZOTERO_ITEM CSL_CITATION {"citationID":"CsGdoDAx","properties":{"formattedCitation":"(Y\\uc0\\u305{}lmaz; Alkan, 2024)","plainCitation":"(Yılmaz; Alkan, 2024)","dontUpdate":true,"noteIndex":0},"citationItems":[{"id":248,"uris":["http://zotero.org/users/15531986/items/C8WHCVIV"],"itemData":{"id":248,"type":"article-journal","abstract":"Abstract\n            Spatial planning plays a crucial role in shaping the future of urban development and land administration. While land registration information is necessary for spatial planning processes, it is also probable that changes in land registration data occur in line with spatial plan decisions. Development of the Land Administration Domain Model (LADM) Edition II It also aimed to extend its existing conceptual model with spatial plan data, considering the close connection between the two systems. The study aims to design a conceptual model for Turkey's spatial planning system within the LADM Turkey country profile context. This article researches the capability of the proposed conceptual model for representing spatial planning data with instance</w:instrText>
      </w:r>
      <w:r w:rsidR="007B4F1E">
        <w:rPr>
          <w:rFonts w:ascii="Cambria Math" w:hAnsi="Cambria Math" w:cs="Cambria Math"/>
        </w:rPr>
        <w:instrText>‐</w:instrText>
      </w:r>
      <w:r w:rsidR="007B4F1E">
        <w:instrText xml:space="preserve">level diagrams and the implementation opportunities of a technical model. To demonstrate the functionality of the proposed model, the zoning status certificate, which contains spatial plan and land registration data and is provided to inform about the legal conditions before development, is chosen as the mission. The results show that the LADM Turkey country profile extended with spatial planning system data can represent spatial plan data and be implemented in a technical model to support land administration applications.","container-title":"Transactions in GIS","DOI":"10.1111/tgis.13165","ISSN":"1361-1682, 1467-9671","issue":"4","journalAbbreviation":"Transactions in GIS","language":"en","page":"858-883","source":"DOI.org (Crossref)","title":"Applicability of spatial planning system package for the LADM Turkey country profile","title-short":"Applicability of spatial planning system package for the &lt;span style=\"font-variant","volume":"28","author":[{"family":"Yılmaz","given":"Okan"},{"family":"Alkan","given":"Mehmet"}],"issued":{"date-parts":[["2024",6]]}}}],"schema":"https://github.com/citation-style-language/schema/raw/master/csl-citation.json"} </w:instrText>
      </w:r>
      <w:r w:rsidR="007416A4">
        <w:fldChar w:fldCharType="separate"/>
      </w:r>
      <w:r w:rsidR="007416A4" w:rsidRPr="007416A4">
        <w:rPr>
          <w:rFonts w:cs="Arial"/>
        </w:rPr>
        <w:t xml:space="preserve">Yılmaz; Alkan </w:t>
      </w:r>
      <w:r w:rsidR="00221ED9">
        <w:rPr>
          <w:rFonts w:cs="Arial"/>
        </w:rPr>
        <w:t>(</w:t>
      </w:r>
      <w:r w:rsidR="007416A4" w:rsidRPr="007416A4">
        <w:rPr>
          <w:rFonts w:cs="Arial"/>
        </w:rPr>
        <w:t>2024)</w:t>
      </w:r>
      <w:r w:rsidR="007416A4">
        <w:fldChar w:fldCharType="end"/>
      </w:r>
      <w:r w:rsidRPr="009B6CCF">
        <w:t xml:space="preserve">. Adaptação: </w:t>
      </w:r>
      <w:r w:rsidR="00421E52">
        <w:t>Autor (2025)</w:t>
      </w:r>
    </w:p>
    <w:p w14:paraId="09356A89" w14:textId="77777777" w:rsidR="00833AB7" w:rsidRPr="009B6CCF" w:rsidRDefault="00833AB7" w:rsidP="00833AB7"/>
    <w:p w14:paraId="03CAC03F" w14:textId="65A25701" w:rsidR="00252A07" w:rsidRPr="009B6CCF" w:rsidRDefault="00252A07" w:rsidP="00252A07">
      <w:r w:rsidRPr="009B6CCF">
        <w:t>No CIATA, a unidade espacial é definida por suas dimensões lineares e descritores de localização</w:t>
      </w:r>
      <w:r w:rsidR="00D71342" w:rsidRPr="009B6CCF">
        <w:t xml:space="preserve"> (endereço)</w:t>
      </w:r>
      <w:r w:rsidRPr="009B6CCF">
        <w:t>; no CNEFE, ela é representada pela coordenada pontual da edificação</w:t>
      </w:r>
      <w:r w:rsidR="005560EC" w:rsidRPr="009B6CCF">
        <w:t xml:space="preserve"> e descritores de localização</w:t>
      </w:r>
      <w:r w:rsidRPr="009B6CCF">
        <w:t xml:space="preserve">. É precisamente essa interseção no domínio </w:t>
      </w:r>
      <w:r w:rsidR="00270B6B" w:rsidRPr="009B6CCF">
        <w:rPr>
          <w:i/>
          <w:iCs/>
        </w:rPr>
        <w:t>SpatialUnit</w:t>
      </w:r>
      <w:r w:rsidR="00270B6B" w:rsidRPr="009B6CCF">
        <w:t xml:space="preserve"> </w:t>
      </w:r>
      <w:r w:rsidRPr="009B6CCF">
        <w:t xml:space="preserve">que viabiliza a metodologia do </w:t>
      </w:r>
      <w:r w:rsidRPr="009B6CCF">
        <w:rPr>
          <w:i/>
          <w:iCs/>
        </w:rPr>
        <w:t>SuperCIATA</w:t>
      </w:r>
      <w:r w:rsidRPr="009B6CCF">
        <w:t>, permitindo a conexão entre o universo administrativo municipal e o referencial geográfico nacional. Enquanto o CNEFE supre a lacuna de representação (</w:t>
      </w:r>
      <w:r w:rsidRPr="009B6CCF">
        <w:rPr>
          <w:i/>
          <w:iCs/>
        </w:rPr>
        <w:t>Surveying and Representation</w:t>
      </w:r>
      <w:r w:rsidRPr="009B6CCF">
        <w:t xml:space="preserve">), o CIATA provê o contexto necessário aos pacotes de </w:t>
      </w:r>
      <w:r w:rsidRPr="009B6CCF">
        <w:rPr>
          <w:i/>
          <w:iCs/>
        </w:rPr>
        <w:t>Party</w:t>
      </w:r>
      <w:r w:rsidR="00C5737C" w:rsidRPr="009B6CCF">
        <w:rPr>
          <w:i/>
          <w:iCs/>
        </w:rPr>
        <w:t xml:space="preserve"> </w:t>
      </w:r>
      <w:r w:rsidRPr="009B6CCF">
        <w:t xml:space="preserve">e </w:t>
      </w:r>
      <w:r w:rsidRPr="009B6CCF">
        <w:rPr>
          <w:i/>
          <w:iCs/>
        </w:rPr>
        <w:t>Administrative</w:t>
      </w:r>
      <w:r w:rsidRPr="009B6CCF">
        <w:t>, resultando em um modelo integrado e aderente às diretrizes da</w:t>
      </w:r>
      <w:r w:rsidR="00404C5B">
        <w:t xml:space="preserve"> </w:t>
      </w:r>
      <w:r w:rsidR="00404C5B" w:rsidRPr="0077103F">
        <w:rPr>
          <w:i/>
          <w:iCs/>
        </w:rPr>
        <w:t>International Organization for Standardization</w:t>
      </w:r>
      <w:r w:rsidRPr="009B6CCF">
        <w:t xml:space="preserve"> </w:t>
      </w:r>
      <w:r w:rsidR="0077103F" w:rsidRPr="009B6CCF">
        <w:t>19152</w:t>
      </w:r>
      <w:r w:rsidR="0077103F">
        <w:t xml:space="preserve">-1 </w:t>
      </w:r>
      <w:r w:rsidR="00CC17EE">
        <w:fldChar w:fldCharType="begin"/>
      </w:r>
      <w:r w:rsidR="00CC17EE">
        <w:instrText xml:space="preserve"> ADDIN ZOTERO_ITEM CSL_CITATION {"citationID":"7xstxu9W","properties":{"formattedCitation":"(ISO,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CC17EE">
        <w:fldChar w:fldCharType="separate"/>
      </w:r>
      <w:r w:rsidR="00CC17EE" w:rsidRPr="00CC17EE">
        <w:rPr>
          <w:rFonts w:cs="Arial"/>
        </w:rPr>
        <w:t>(ISO, 2012)</w:t>
      </w:r>
      <w:r w:rsidR="00CC17EE">
        <w:fldChar w:fldCharType="end"/>
      </w:r>
      <w:r w:rsidR="00404C5B">
        <w:t>, que define o modelo conceitual LADM</w:t>
      </w:r>
      <w:r w:rsidRPr="009B6CCF">
        <w:t>.</w:t>
      </w:r>
    </w:p>
    <w:p w14:paraId="60CD2E9B" w14:textId="77777777" w:rsidR="002E39E8" w:rsidRPr="009B6CCF" w:rsidRDefault="002E39E8" w:rsidP="00093FBB">
      <w:pPr>
        <w:pStyle w:val="Ttulo3"/>
      </w:pPr>
      <w:bookmarkStart w:id="74" w:name="_Toc226643953"/>
      <w:r w:rsidRPr="009B6CCF">
        <w:lastRenderedPageBreak/>
        <w:t>O CNEFE e o LADM</w:t>
      </w:r>
      <w:bookmarkEnd w:id="74"/>
    </w:p>
    <w:p w14:paraId="37ADE3C7" w14:textId="6E1507A1" w:rsidR="00254B1C" w:rsidRPr="009B6CCF" w:rsidRDefault="00254B1C" w:rsidP="00254B1C">
      <w:r w:rsidRPr="009B6CCF">
        <w:t xml:space="preserve">Embora o CNEFE disponibilize componentes do subpacote </w:t>
      </w:r>
      <w:r w:rsidRPr="009B6CCF">
        <w:rPr>
          <w:i/>
          <w:iCs/>
        </w:rPr>
        <w:t>Surveying and Representation</w:t>
      </w:r>
      <w:r w:rsidRPr="009B6CCF">
        <w:t xml:space="preserve"> </w:t>
      </w:r>
      <w:r w:rsidR="009556EC">
        <w:t xml:space="preserve">– </w:t>
      </w:r>
      <w:r w:rsidRPr="009B6CCF">
        <w:t xml:space="preserve">limitados à representação vetorial por meio de pontos de coordenadas geográficas </w:t>
      </w:r>
      <w:r w:rsidR="009556EC">
        <w:t>–</w:t>
      </w:r>
      <w:r w:rsidRPr="009B6CCF">
        <w:t xml:space="preserve"> a base apresenta lacunas estruturais nos pacotes </w:t>
      </w:r>
      <w:r w:rsidRPr="009B6CCF">
        <w:rPr>
          <w:i/>
          <w:iCs/>
        </w:rPr>
        <w:t xml:space="preserve">Party </w:t>
      </w:r>
      <w:r w:rsidRPr="009B6CCF">
        <w:t xml:space="preserve">e </w:t>
      </w:r>
      <w:r w:rsidRPr="009B6CCF">
        <w:rPr>
          <w:i/>
          <w:iCs/>
        </w:rPr>
        <w:t>Administrative</w:t>
      </w:r>
      <w:r w:rsidRPr="009B6CCF">
        <w:t xml:space="preserve">. </w:t>
      </w:r>
    </w:p>
    <w:p w14:paraId="43152692" w14:textId="6369C84F" w:rsidR="00843987" w:rsidRPr="009B6CCF" w:rsidRDefault="00254B1C" w:rsidP="00843987">
      <w:r w:rsidRPr="009B6CCF">
        <w:t xml:space="preserve">Dessa forma, o CNEFE atua como uma camada de referência espacial de alta granularidade, mas carece da dimensão institucional e administrativa preconizada pelo LADM. </w:t>
      </w:r>
      <w:r w:rsidR="00843987" w:rsidRPr="009B6CCF">
        <w:t>Em síntese, os dados públicos disponibilizados pelo IBGE por meio do CNEFE podem ser interpretados, à luz do LADM, como uma representação parcial centrada nas unidades administrativas básicas (</w:t>
      </w:r>
      <w:r w:rsidR="00843987" w:rsidRPr="009B6CCF">
        <w:rPr>
          <w:i/>
          <w:iCs/>
        </w:rPr>
        <w:t>LA_BAUnit</w:t>
      </w:r>
      <w:r w:rsidR="00843987" w:rsidRPr="009B6CCF">
        <w:t xml:space="preserve">), desprovidas dos vínculos jurídicos e relacionais que caracterizam um sistema cadastral completo segundo os padrões internacionais </w:t>
      </w:r>
      <w:r w:rsidR="00843987" w:rsidRPr="009B6CCF">
        <w:fldChar w:fldCharType="begin"/>
      </w:r>
      <w:r w:rsidR="004975CD" w:rsidRPr="009B6CCF">
        <w:instrText xml:space="preserve"> ADDIN ZOTERO_ITEM CSL_CITATION {"citationID":"ZEdzUNEq","properties":{"formattedCitation":"(ISO,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843987" w:rsidRPr="009B6CCF">
        <w:fldChar w:fldCharType="separate"/>
      </w:r>
      <w:r w:rsidR="00843987" w:rsidRPr="009B6CCF">
        <w:rPr>
          <w:rFonts w:cs="Arial"/>
        </w:rPr>
        <w:t>(ISO, 2012)</w:t>
      </w:r>
      <w:r w:rsidR="00843987" w:rsidRPr="009B6CCF">
        <w:fldChar w:fldCharType="end"/>
      </w:r>
      <w:r w:rsidR="00843987" w:rsidRPr="009B6CCF">
        <w:t>.</w:t>
      </w:r>
    </w:p>
    <w:p w14:paraId="58BDAA53" w14:textId="0F33AFEE" w:rsidR="00802683" w:rsidRDefault="002E39E8" w:rsidP="00802683">
      <w:r w:rsidRPr="009B6CCF">
        <w:t xml:space="preserve">O </w:t>
      </w:r>
      <w:r w:rsidR="00F02416">
        <w:fldChar w:fldCharType="begin"/>
      </w:r>
      <w:r w:rsidR="00F02416">
        <w:instrText xml:space="preserve"> REF _Ref219193829 </w:instrText>
      </w:r>
      <w:r w:rsidR="00F02416">
        <w:fldChar w:fldCharType="separate"/>
      </w:r>
      <w:r w:rsidR="00F02416" w:rsidRPr="009B6CCF">
        <w:t xml:space="preserve">Quadro </w:t>
      </w:r>
      <w:r w:rsidR="00F02416">
        <w:rPr>
          <w:noProof/>
        </w:rPr>
        <w:t>3</w:t>
      </w:r>
      <w:r w:rsidR="00F02416">
        <w:rPr>
          <w:noProof/>
        </w:rPr>
        <w:fldChar w:fldCharType="end"/>
      </w:r>
      <w:r w:rsidRPr="009B6CCF">
        <w:t xml:space="preserve"> apresenta uma comparação entre o CNEFE e o modelo conceitual internacional LADM com foco nas diferenças estruturais e funcionais entre ambos. </w:t>
      </w:r>
    </w:p>
    <w:p w14:paraId="56C72795" w14:textId="77777777" w:rsidR="00F705AA" w:rsidRPr="009B6CCF" w:rsidRDefault="00F705AA" w:rsidP="00802683"/>
    <w:p w14:paraId="7140AC51" w14:textId="035C71A0" w:rsidR="002E39E8" w:rsidRPr="00154FBD" w:rsidRDefault="002E39E8" w:rsidP="00A6278E">
      <w:pPr>
        <w:pStyle w:val="Legenda"/>
        <w:rPr>
          <w:sz w:val="24"/>
          <w:szCs w:val="24"/>
        </w:rPr>
      </w:pPr>
      <w:bookmarkStart w:id="75" w:name="_Ref219193829"/>
      <w:r w:rsidRPr="00154FBD">
        <w:rPr>
          <w:sz w:val="24"/>
          <w:szCs w:val="24"/>
        </w:rPr>
        <w:t xml:space="preserve">Quadro </w:t>
      </w:r>
      <w:r w:rsidR="00F02416" w:rsidRPr="00154FBD">
        <w:rPr>
          <w:sz w:val="24"/>
          <w:szCs w:val="24"/>
        </w:rPr>
        <w:fldChar w:fldCharType="begin"/>
      </w:r>
      <w:r w:rsidR="00F02416" w:rsidRPr="00154FBD">
        <w:rPr>
          <w:sz w:val="24"/>
          <w:szCs w:val="24"/>
        </w:rPr>
        <w:instrText xml:space="preserve"> SEQ Quadro \* ARABIC </w:instrText>
      </w:r>
      <w:r w:rsidR="00F02416" w:rsidRPr="00154FBD">
        <w:rPr>
          <w:sz w:val="24"/>
          <w:szCs w:val="24"/>
        </w:rPr>
        <w:fldChar w:fldCharType="separate"/>
      </w:r>
      <w:r w:rsidR="00F02416" w:rsidRPr="00154FBD">
        <w:rPr>
          <w:noProof/>
          <w:sz w:val="24"/>
          <w:szCs w:val="24"/>
        </w:rPr>
        <w:t>3</w:t>
      </w:r>
      <w:r w:rsidR="00F02416" w:rsidRPr="00154FBD">
        <w:rPr>
          <w:noProof/>
          <w:sz w:val="24"/>
          <w:szCs w:val="24"/>
        </w:rPr>
        <w:fldChar w:fldCharType="end"/>
      </w:r>
      <w:bookmarkEnd w:id="75"/>
      <w:r w:rsidR="00943A8E" w:rsidRPr="00154FBD">
        <w:rPr>
          <w:sz w:val="24"/>
          <w:szCs w:val="24"/>
        </w:rPr>
        <w:t xml:space="preserve"> –</w:t>
      </w:r>
      <w:r w:rsidRPr="00154FBD">
        <w:rPr>
          <w:sz w:val="24"/>
          <w:szCs w:val="24"/>
        </w:rPr>
        <w:t xml:space="preserve"> Comparativo CNEFE e LADM</w:t>
      </w:r>
    </w:p>
    <w:tbl>
      <w:tblPr>
        <w:tblStyle w:val="TabeladeGrade4-nfase11"/>
        <w:tblW w:w="0" w:type="auto"/>
        <w:tblLook w:val="04A0" w:firstRow="1" w:lastRow="0" w:firstColumn="1" w:lastColumn="0" w:noHBand="0" w:noVBand="1"/>
      </w:tblPr>
      <w:tblGrid>
        <w:gridCol w:w="1980"/>
        <w:gridCol w:w="3402"/>
        <w:gridCol w:w="3679"/>
      </w:tblGrid>
      <w:tr w:rsidR="002E39E8" w:rsidRPr="009B6CCF" w14:paraId="35164AC0" w14:textId="77777777" w:rsidTr="000B0A3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0" w:type="dxa"/>
            <w:hideMark/>
          </w:tcPr>
          <w:p w14:paraId="591F87A6" w14:textId="77777777" w:rsidR="002E39E8" w:rsidRPr="009B6CCF" w:rsidRDefault="002E39E8" w:rsidP="001F7B4D">
            <w:pPr>
              <w:keepNext/>
              <w:widowControl w:val="0"/>
              <w:ind w:firstLine="0"/>
              <w:rPr>
                <w:lang w:eastAsia="pt-BR"/>
              </w:rPr>
            </w:pPr>
            <w:r w:rsidRPr="009B6CCF">
              <w:rPr>
                <w:lang w:eastAsia="pt-BR"/>
              </w:rPr>
              <w:t>Característica</w:t>
            </w:r>
          </w:p>
        </w:tc>
        <w:tc>
          <w:tcPr>
            <w:tcW w:w="3402" w:type="dxa"/>
            <w:hideMark/>
          </w:tcPr>
          <w:p w14:paraId="29A3DE9F" w14:textId="77777777" w:rsidR="002E39E8" w:rsidRPr="009B6CCF" w:rsidRDefault="002E39E8" w:rsidP="001F7B4D">
            <w:pPr>
              <w:keepNext/>
              <w:widowControl w:val="0"/>
              <w:ind w:firstLine="0"/>
              <w:cnfStyle w:val="100000000000" w:firstRow="1" w:lastRow="0" w:firstColumn="0" w:lastColumn="0" w:oddVBand="0" w:evenVBand="0" w:oddHBand="0" w:evenHBand="0" w:firstRowFirstColumn="0" w:firstRowLastColumn="0" w:lastRowFirstColumn="0" w:lastRowLastColumn="0"/>
              <w:rPr>
                <w:lang w:eastAsia="pt-BR"/>
              </w:rPr>
            </w:pPr>
            <w:r w:rsidRPr="009B6CCF">
              <w:rPr>
                <w:lang w:eastAsia="pt-BR"/>
              </w:rPr>
              <w:t>CNEFE</w:t>
            </w:r>
          </w:p>
        </w:tc>
        <w:tc>
          <w:tcPr>
            <w:tcW w:w="3679" w:type="dxa"/>
            <w:hideMark/>
          </w:tcPr>
          <w:p w14:paraId="0EA04225" w14:textId="77777777" w:rsidR="002E39E8" w:rsidRPr="009B6CCF" w:rsidRDefault="002E39E8" w:rsidP="001F7B4D">
            <w:pPr>
              <w:keepNext/>
              <w:widowControl w:val="0"/>
              <w:ind w:firstLine="0"/>
              <w:cnfStyle w:val="100000000000" w:firstRow="1" w:lastRow="0" w:firstColumn="0" w:lastColumn="0" w:oddVBand="0" w:evenVBand="0" w:oddHBand="0" w:evenHBand="0" w:firstRowFirstColumn="0" w:firstRowLastColumn="0" w:lastRowFirstColumn="0" w:lastRowLastColumn="0"/>
              <w:rPr>
                <w:lang w:eastAsia="pt-BR"/>
              </w:rPr>
            </w:pPr>
            <w:r w:rsidRPr="009B6CCF">
              <w:rPr>
                <w:lang w:eastAsia="pt-BR"/>
              </w:rPr>
              <w:t>LADM</w:t>
            </w:r>
          </w:p>
        </w:tc>
      </w:tr>
      <w:tr w:rsidR="002E39E8" w:rsidRPr="009B6CCF" w14:paraId="2CC78D61"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333E8244" w14:textId="77777777" w:rsidR="002E39E8" w:rsidRPr="009B6CCF" w:rsidRDefault="002E39E8" w:rsidP="00154FBD">
            <w:pPr>
              <w:ind w:firstLine="0"/>
              <w:jc w:val="left"/>
              <w:rPr>
                <w:rFonts w:eastAsia="Times New Roman"/>
                <w:b w:val="0"/>
                <w:bCs w:val="0"/>
                <w:szCs w:val="24"/>
                <w:lang w:eastAsia="pt-BR"/>
              </w:rPr>
            </w:pPr>
            <w:r w:rsidRPr="009B6CCF">
              <w:rPr>
                <w:rStyle w:val="Forte"/>
                <w:b/>
              </w:rPr>
              <w:t>Origem</w:t>
            </w:r>
          </w:p>
        </w:tc>
        <w:tc>
          <w:tcPr>
            <w:tcW w:w="3402" w:type="dxa"/>
            <w:hideMark/>
          </w:tcPr>
          <w:p w14:paraId="00182E5E"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Desenvolvido pelo IBGE a partir de 2005, como base de endereços para operações censitárias.</w:t>
            </w:r>
          </w:p>
        </w:tc>
        <w:tc>
          <w:tcPr>
            <w:tcW w:w="3679" w:type="dxa"/>
            <w:hideMark/>
          </w:tcPr>
          <w:p w14:paraId="3AB78073"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Modelo conceitual internacional elaborado pela FIG e padronizado pela ISO 19152.</w:t>
            </w:r>
          </w:p>
        </w:tc>
      </w:tr>
      <w:tr w:rsidR="002E39E8" w:rsidRPr="009B6CCF" w14:paraId="4E5F60E0" w14:textId="77777777" w:rsidTr="00552E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7E877BEE" w14:textId="77777777" w:rsidR="002E39E8" w:rsidRPr="009B6CCF" w:rsidRDefault="002E39E8" w:rsidP="00154FBD">
            <w:pPr>
              <w:ind w:firstLine="0"/>
              <w:jc w:val="left"/>
              <w:rPr>
                <w:rFonts w:eastAsia="Times New Roman"/>
                <w:b w:val="0"/>
                <w:bCs w:val="0"/>
                <w:szCs w:val="24"/>
                <w:lang w:eastAsia="pt-BR"/>
              </w:rPr>
            </w:pPr>
            <w:r w:rsidRPr="009B6CCF">
              <w:rPr>
                <w:rStyle w:val="Forte"/>
                <w:b/>
              </w:rPr>
              <w:t>Âmbito</w:t>
            </w:r>
          </w:p>
        </w:tc>
        <w:tc>
          <w:tcPr>
            <w:tcW w:w="3402" w:type="dxa"/>
            <w:hideMark/>
          </w:tcPr>
          <w:p w14:paraId="2EAA546B"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Cadastro de endereços para fins estatísticos e logísticos em todo o território brasileiro.</w:t>
            </w:r>
          </w:p>
        </w:tc>
        <w:tc>
          <w:tcPr>
            <w:tcW w:w="3679" w:type="dxa"/>
            <w:hideMark/>
          </w:tcPr>
          <w:p w14:paraId="5775698E"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Modelo global para administração de terras, aplicável a diferentes legislações e contextos.</w:t>
            </w:r>
          </w:p>
        </w:tc>
      </w:tr>
      <w:tr w:rsidR="002E39E8" w:rsidRPr="009B6CCF" w14:paraId="515BA204"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3C14479E" w14:textId="77777777" w:rsidR="002E39E8" w:rsidRPr="009B6CCF" w:rsidRDefault="002E39E8" w:rsidP="00154FBD">
            <w:pPr>
              <w:ind w:firstLine="0"/>
              <w:jc w:val="left"/>
              <w:rPr>
                <w:rFonts w:eastAsia="Times New Roman"/>
                <w:b w:val="0"/>
                <w:bCs w:val="0"/>
                <w:szCs w:val="24"/>
                <w:lang w:eastAsia="pt-BR"/>
              </w:rPr>
            </w:pPr>
            <w:r w:rsidRPr="009B6CCF">
              <w:rPr>
                <w:rStyle w:val="Forte"/>
                <w:b/>
              </w:rPr>
              <w:t>Objetivo</w:t>
            </w:r>
          </w:p>
        </w:tc>
        <w:tc>
          <w:tcPr>
            <w:tcW w:w="3402" w:type="dxa"/>
            <w:hideMark/>
          </w:tcPr>
          <w:p w14:paraId="710C54DB"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Fornecer uma base nacional de endereços com cobertura ampla para apoiar censos e pesquisas domiciliares.</w:t>
            </w:r>
          </w:p>
        </w:tc>
        <w:tc>
          <w:tcPr>
            <w:tcW w:w="3679" w:type="dxa"/>
            <w:hideMark/>
          </w:tcPr>
          <w:p w14:paraId="01205B4F"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Estabelecer um padrão para representação de direitos, restrições e responsabilidades sobre a terra.</w:t>
            </w:r>
          </w:p>
        </w:tc>
      </w:tr>
      <w:tr w:rsidR="002E39E8" w:rsidRPr="009B6CCF" w14:paraId="51160640" w14:textId="77777777" w:rsidTr="00552E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436355C3" w14:textId="77777777" w:rsidR="002E39E8" w:rsidRPr="009B6CCF" w:rsidRDefault="002E39E8" w:rsidP="00154FBD">
            <w:pPr>
              <w:ind w:firstLine="0"/>
              <w:jc w:val="left"/>
              <w:rPr>
                <w:rFonts w:eastAsia="Times New Roman"/>
                <w:b w:val="0"/>
                <w:bCs w:val="0"/>
                <w:szCs w:val="24"/>
                <w:lang w:eastAsia="pt-BR"/>
              </w:rPr>
            </w:pPr>
            <w:r w:rsidRPr="009B6CCF">
              <w:rPr>
                <w:rStyle w:val="Forte"/>
                <w:b/>
              </w:rPr>
              <w:t>Metodologia</w:t>
            </w:r>
          </w:p>
        </w:tc>
        <w:tc>
          <w:tcPr>
            <w:tcW w:w="3402" w:type="dxa"/>
            <w:hideMark/>
          </w:tcPr>
          <w:p w14:paraId="54DDE4C4"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Coleta de dados em campo com GPS e questionários, com estrutura orientada a unidades domiciliares e logradouros.</w:t>
            </w:r>
          </w:p>
        </w:tc>
        <w:tc>
          <w:tcPr>
            <w:tcW w:w="3679" w:type="dxa"/>
            <w:hideMark/>
          </w:tcPr>
          <w:p w14:paraId="5F9E259E"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Baseado em conceitos abstratos como “partes interessadas”, “fontes”, “unidades espaciais” e “unidades legais”.</w:t>
            </w:r>
          </w:p>
        </w:tc>
      </w:tr>
      <w:tr w:rsidR="002E39E8" w:rsidRPr="009B6CCF" w14:paraId="5FC1D580"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54FA95A6" w14:textId="77777777" w:rsidR="002E39E8" w:rsidRPr="009B6CCF" w:rsidRDefault="002E39E8" w:rsidP="00154FBD">
            <w:pPr>
              <w:ind w:firstLine="0"/>
              <w:jc w:val="left"/>
              <w:rPr>
                <w:rFonts w:eastAsia="Times New Roman"/>
                <w:b w:val="0"/>
                <w:bCs w:val="0"/>
                <w:szCs w:val="24"/>
                <w:lang w:eastAsia="pt-BR"/>
              </w:rPr>
            </w:pPr>
            <w:r w:rsidRPr="009B6CCF">
              <w:rPr>
                <w:rStyle w:val="Forte"/>
                <w:b/>
              </w:rPr>
              <w:t>Tecnologia</w:t>
            </w:r>
          </w:p>
        </w:tc>
        <w:tc>
          <w:tcPr>
            <w:tcW w:w="3402" w:type="dxa"/>
            <w:hideMark/>
          </w:tcPr>
          <w:p w14:paraId="2C4BD753"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Utiliza GPS, banco de dados e sistemas internos do IBGE; informações com atributos espaciais simples (ponto).</w:t>
            </w:r>
          </w:p>
        </w:tc>
        <w:tc>
          <w:tcPr>
            <w:tcW w:w="3679" w:type="dxa"/>
            <w:hideMark/>
          </w:tcPr>
          <w:p w14:paraId="749052B5"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Independente, mas voltada à integração com SIG, bancos espaciais e infraestruturas de dados espaciais (IDE).</w:t>
            </w:r>
          </w:p>
        </w:tc>
      </w:tr>
      <w:tr w:rsidR="002E39E8" w:rsidRPr="009B6CCF" w14:paraId="31496216" w14:textId="77777777" w:rsidTr="00552E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A287122" w14:textId="00F14B8A" w:rsidR="002E39E8" w:rsidRPr="009B6CCF" w:rsidRDefault="002E39E8" w:rsidP="00154FBD">
            <w:pPr>
              <w:ind w:firstLine="0"/>
              <w:jc w:val="left"/>
              <w:rPr>
                <w:lang w:eastAsia="pt-BR"/>
              </w:rPr>
            </w:pPr>
            <w:r w:rsidRPr="009B6CCF">
              <w:rPr>
                <w:lang w:eastAsia="pt-BR"/>
              </w:rPr>
              <w:lastRenderedPageBreak/>
              <w:t>Georreferen</w:t>
            </w:r>
            <w:r w:rsidR="0034770C" w:rsidRPr="009B6CCF">
              <w:rPr>
                <w:lang w:eastAsia="pt-BR"/>
              </w:rPr>
              <w:t>-</w:t>
            </w:r>
            <w:r w:rsidRPr="009B6CCF">
              <w:rPr>
                <w:lang w:eastAsia="pt-BR"/>
              </w:rPr>
              <w:t>ciamento</w:t>
            </w:r>
          </w:p>
        </w:tc>
        <w:tc>
          <w:tcPr>
            <w:tcW w:w="3402" w:type="dxa"/>
          </w:tcPr>
          <w:p w14:paraId="6C88F2D3"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lang w:eastAsia="pt-BR"/>
              </w:rPr>
            </w:pPr>
            <w:r w:rsidRPr="009B6CCF">
              <w:rPr>
                <w:lang w:eastAsia="pt-BR"/>
              </w:rPr>
              <w:t>Possui dados com coordenadas geográficas (pontos) coletadas em campo, mas com foco em localização de domicílios e logradouros, não em limites de parcelas ou unidades espaciais completas.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39E8" w:rsidRPr="009B6CCF" w14:paraId="78F8D775" w14:textId="77777777" w:rsidTr="00926561">
              <w:trPr>
                <w:tblCellSpacing w:w="15" w:type="dxa"/>
              </w:trPr>
              <w:tc>
                <w:tcPr>
                  <w:tcW w:w="0" w:type="auto"/>
                  <w:vAlign w:val="center"/>
                  <w:hideMark/>
                </w:tcPr>
                <w:p w14:paraId="5CD881CF" w14:textId="77777777" w:rsidR="002E39E8" w:rsidRPr="009B6CCF" w:rsidRDefault="002E39E8" w:rsidP="00154FBD">
                  <w:pPr>
                    <w:spacing w:line="276" w:lineRule="auto"/>
                    <w:jc w:val="left"/>
                    <w:rPr>
                      <w:lang w:eastAsia="pt-BR"/>
                    </w:rPr>
                  </w:pPr>
                </w:p>
              </w:tc>
            </w:tr>
          </w:tbl>
          <w:p w14:paraId="7D6EADF8"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lang w:eastAsia="pt-BR"/>
              </w:rPr>
            </w:pPr>
          </w:p>
        </w:tc>
        <w:tc>
          <w:tcPr>
            <w:tcW w:w="3679" w:type="dxa"/>
          </w:tcPr>
          <w:p w14:paraId="1A14F6B6"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lang w:eastAsia="pt-BR"/>
              </w:rPr>
            </w:pPr>
            <w:r w:rsidRPr="009B6CCF">
              <w:rPr>
                <w:lang w:eastAsia="pt-BR"/>
              </w:rPr>
              <w:t>Georreferenciamento é central ao modelo, permitindo múltiplos tipos de geometrias (ponto, linha, polígono) vinculadas a unidades legais e administrativas.</w:t>
            </w:r>
          </w:p>
        </w:tc>
      </w:tr>
      <w:tr w:rsidR="002E39E8" w:rsidRPr="009B6CCF" w14:paraId="7E68C173"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6744A1C8" w14:textId="77777777" w:rsidR="002E39E8" w:rsidRPr="009B6CCF" w:rsidRDefault="002E39E8" w:rsidP="00154FBD">
            <w:pPr>
              <w:ind w:firstLine="0"/>
              <w:jc w:val="left"/>
              <w:rPr>
                <w:rFonts w:eastAsia="Times New Roman"/>
                <w:b w:val="0"/>
                <w:bCs w:val="0"/>
                <w:szCs w:val="24"/>
                <w:lang w:eastAsia="pt-BR"/>
              </w:rPr>
            </w:pPr>
            <w:r w:rsidRPr="009B6CCF">
              <w:rPr>
                <w:rStyle w:val="Forte"/>
                <w:b/>
              </w:rPr>
              <w:t>Implementação</w:t>
            </w:r>
          </w:p>
        </w:tc>
        <w:tc>
          <w:tcPr>
            <w:tcW w:w="3402" w:type="dxa"/>
            <w:hideMark/>
          </w:tcPr>
          <w:p w14:paraId="4EFF73E9"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Em uso contínuo pelo IBGE, com atualizações periódicas durante operações censitárias e por meio de parcerias locais.</w:t>
            </w:r>
          </w:p>
        </w:tc>
        <w:tc>
          <w:tcPr>
            <w:tcW w:w="3679" w:type="dxa"/>
            <w:hideMark/>
          </w:tcPr>
          <w:p w14:paraId="390E8DF5"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Em expansão global, sendo adaptado por diversos países e integrado a legislações nacionais de cadastro e registro.</w:t>
            </w:r>
          </w:p>
        </w:tc>
      </w:tr>
    </w:tbl>
    <w:p w14:paraId="79DDBBBC" w14:textId="77777777" w:rsidR="005D0A9E" w:rsidRPr="009B6CCF" w:rsidRDefault="005D0A9E" w:rsidP="00154FBD">
      <w:pPr>
        <w:pStyle w:val="Legenda"/>
      </w:pPr>
      <w:r w:rsidRPr="009B6CCF">
        <w:t xml:space="preserve">Elaboração: </w:t>
      </w:r>
      <w:r>
        <w:t>Autor</w:t>
      </w:r>
      <w:r w:rsidRPr="009B6CCF">
        <w:t xml:space="preserve"> (2025)</w:t>
      </w:r>
    </w:p>
    <w:p w14:paraId="13D243A1" w14:textId="77777777" w:rsidR="002E39E8" w:rsidRPr="009B6CCF" w:rsidRDefault="002E39E8" w:rsidP="002E39E8"/>
    <w:p w14:paraId="5B4C013C" w14:textId="416E29A8" w:rsidR="006D3D4B" w:rsidRPr="009B6CCF" w:rsidRDefault="006D3D4B" w:rsidP="00093FBB">
      <w:pPr>
        <w:pStyle w:val="Ttulo3"/>
      </w:pPr>
      <w:bookmarkStart w:id="76" w:name="_Toc226643954"/>
      <w:r w:rsidRPr="009B6CCF">
        <w:t>O CIATA e o LADM</w:t>
      </w:r>
      <w:bookmarkEnd w:id="76"/>
    </w:p>
    <w:p w14:paraId="40D8BED5" w14:textId="2D75645B" w:rsidR="00165C4D" w:rsidRPr="009B6CCF" w:rsidRDefault="00FE1F27" w:rsidP="00793BF5">
      <w:r w:rsidRPr="009B6CCF">
        <w:t>O</w:t>
      </w:r>
      <w:r w:rsidR="00165C4D" w:rsidRPr="009B6CCF">
        <w:t xml:space="preserve"> CIATA apresent</w:t>
      </w:r>
      <w:r w:rsidRPr="009B6CCF">
        <w:t>a</w:t>
      </w:r>
      <w:r w:rsidR="00165C4D" w:rsidRPr="009B6CCF">
        <w:t xml:space="preserve"> uma estrutura robusta nos pacotes </w:t>
      </w:r>
      <w:r w:rsidR="00165C4D" w:rsidRPr="009B6CCF">
        <w:rPr>
          <w:i/>
          <w:iCs/>
        </w:rPr>
        <w:t>Party</w:t>
      </w:r>
      <w:r w:rsidR="00165C4D" w:rsidRPr="009B6CCF">
        <w:t xml:space="preserve"> (Partes) e </w:t>
      </w:r>
      <w:r w:rsidR="00165C4D" w:rsidRPr="009B6CCF">
        <w:rPr>
          <w:i/>
          <w:iCs/>
        </w:rPr>
        <w:t>Administrative</w:t>
      </w:r>
      <w:r w:rsidR="00165C4D" w:rsidRPr="009B6CCF">
        <w:t xml:space="preserve"> (Administrativo) — fundamentada nas informações de domínio e tributação do Boletim de Cadastro Imobiliário (BCI</w:t>
      </w:r>
      <w:r w:rsidR="00FD37C8">
        <w:t>,</w:t>
      </w:r>
      <w:r w:rsidR="00CE09A7">
        <w:t xml:space="preserve"> disponível no </w:t>
      </w:r>
      <w:r w:rsidR="00FD37C8">
        <w:fldChar w:fldCharType="begin"/>
      </w:r>
      <w:r w:rsidR="00FD37C8">
        <w:instrText xml:space="preserve"> REF _Ref226306897 \h </w:instrText>
      </w:r>
      <w:r w:rsidR="00FD37C8">
        <w:fldChar w:fldCharType="separate"/>
      </w:r>
      <w:r w:rsidR="00F02416">
        <w:t xml:space="preserve">Anexo </w:t>
      </w:r>
      <w:r w:rsidR="00F02416">
        <w:rPr>
          <w:noProof/>
        </w:rPr>
        <w:t>1</w:t>
      </w:r>
      <w:r w:rsidR="00FD37C8">
        <w:fldChar w:fldCharType="end"/>
      </w:r>
      <w:r w:rsidR="00165C4D" w:rsidRPr="009B6CCF">
        <w:t>)</w:t>
      </w:r>
      <w:r w:rsidR="00E840D5" w:rsidRPr="009B6CCF">
        <w:t xml:space="preserve"> </w:t>
      </w:r>
      <w:r w:rsidR="00E840D5" w:rsidRPr="009B6CCF">
        <w:fldChar w:fldCharType="begin"/>
      </w:r>
      <w:r w:rsidR="000B1D95" w:rsidRPr="009B6CCF">
        <w:instrText xml:space="preserve"> ADDIN ZOTERO_ITEM CSL_CITATION {"citationID":"sIZwCZZE","properties":{"formattedCitation":"(SERPRO,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E840D5" w:rsidRPr="009B6CCF">
        <w:fldChar w:fldCharType="separate"/>
      </w:r>
      <w:r w:rsidR="000B1D95" w:rsidRPr="009B6CCF">
        <w:rPr>
          <w:rFonts w:cs="Arial"/>
        </w:rPr>
        <w:t>(SERPRO, 2025)</w:t>
      </w:r>
      <w:r w:rsidR="00E840D5" w:rsidRPr="009B6CCF">
        <w:fldChar w:fldCharType="end"/>
      </w:r>
      <w:r w:rsidR="00F06A43" w:rsidRPr="009B6CCF">
        <w:t>. O</w:t>
      </w:r>
      <w:r w:rsidR="00165C4D" w:rsidRPr="009B6CCF">
        <w:t xml:space="preserve"> modelo original</w:t>
      </w:r>
      <w:r w:rsidR="00F06A43" w:rsidRPr="009B6CCF">
        <w:t>, no entanto,</w:t>
      </w:r>
      <w:r w:rsidR="00165C4D" w:rsidRPr="009B6CCF">
        <w:t xml:space="preserve"> carece de componentes nativos do subpacote </w:t>
      </w:r>
      <w:r w:rsidR="00165C4D" w:rsidRPr="009B6CCF">
        <w:rPr>
          <w:i/>
          <w:iCs/>
        </w:rPr>
        <w:t>Surveying and Representation</w:t>
      </w:r>
      <w:r w:rsidR="00165C4D" w:rsidRPr="009B6CCF">
        <w:t xml:space="preserve">. Historicamente, suas definições, detalhadas no Manual do Cadastro Imobiliário </w:t>
      </w:r>
      <w:r w:rsidR="004335C3" w:rsidRPr="009B6CCF">
        <w:fldChar w:fldCharType="begin"/>
      </w:r>
      <w:r w:rsidR="000B1D95" w:rsidRPr="009B6CCF">
        <w:instrText xml:space="preserve"> ADDIN ZOTERO_ITEM CSL_CITATION {"citationID":"63GXeCXE","properties":{"formattedCitation":"(SERPRO,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4335C3" w:rsidRPr="009B6CCF">
        <w:fldChar w:fldCharType="separate"/>
      </w:r>
      <w:r w:rsidR="000B1D95" w:rsidRPr="009B6CCF">
        <w:rPr>
          <w:rFonts w:cs="Arial"/>
        </w:rPr>
        <w:t>(SERPRO, 2025)</w:t>
      </w:r>
      <w:r w:rsidR="004335C3" w:rsidRPr="009B6CCF">
        <w:fldChar w:fldCharType="end"/>
      </w:r>
      <w:r w:rsidR="006C7A3A" w:rsidRPr="009B6CCF">
        <w:t>,</w:t>
      </w:r>
      <w:r w:rsidR="00165C4D" w:rsidRPr="009B6CCF">
        <w:t xml:space="preserve"> priorizaram o registro alfanumérico em detrimento da representação geométrica rigorosa.</w:t>
      </w:r>
    </w:p>
    <w:p w14:paraId="7122D8E0" w14:textId="6DC3DF42" w:rsidR="00AF4BE2" w:rsidRPr="009B6CCF" w:rsidRDefault="00AF4BE2" w:rsidP="00AF4BE2">
      <w:r w:rsidRPr="009B6CCF">
        <w:t>Dessa forma, o CIATA atua como uma base de dados institucional administrativa, mas carece da dimensão geoespacial conforme preconizada pelo LADM. Em síntese, o modelo CIATA pode ser interpretado, à luz da norma ISO 19152, como um sistema focado nas unidades administrativas básicas (</w:t>
      </w:r>
      <w:r w:rsidRPr="009B6CCF">
        <w:rPr>
          <w:i/>
          <w:iCs/>
        </w:rPr>
        <w:t>LA_BAUnit</w:t>
      </w:r>
      <w:r w:rsidRPr="009B6CCF">
        <w:t>) e nos vínculos de responsabilidade, porém desprovido dos mecanismos de espacialização e topologia que caracterizam os padrões internacionais contemporâneos (ISO, 2012).</w:t>
      </w:r>
    </w:p>
    <w:p w14:paraId="60E6EE01" w14:textId="22FADE6D" w:rsidR="00AF4BE2" w:rsidRPr="009B6CCF" w:rsidRDefault="00AF4BE2" w:rsidP="00AF4BE2">
      <w:r w:rsidRPr="009B6CCF">
        <w:t xml:space="preserve">O </w:t>
      </w:r>
      <w:r w:rsidR="0041428E" w:rsidRPr="009B6CCF">
        <w:fldChar w:fldCharType="begin"/>
      </w:r>
      <w:r w:rsidR="0041428E" w:rsidRPr="009B6CCF">
        <w:instrText xml:space="preserve"> REF _Ref217716138 \h  \* MERGEFORMAT </w:instrText>
      </w:r>
      <w:r w:rsidR="0041428E" w:rsidRPr="009B6CCF">
        <w:fldChar w:fldCharType="separate"/>
      </w:r>
      <w:r w:rsidR="00F02416" w:rsidRPr="009B6CCF">
        <w:t xml:space="preserve">Quadro </w:t>
      </w:r>
      <w:r w:rsidR="00F02416">
        <w:t>4</w:t>
      </w:r>
      <w:r w:rsidR="0041428E" w:rsidRPr="009B6CCF">
        <w:fldChar w:fldCharType="end"/>
      </w:r>
      <w:r w:rsidRPr="009B6CCF">
        <w:t xml:space="preserve"> apresenta uma comparação entre o CIATA e o modelo conceitual LADM, evidenciando as convergências temáticas e as lacunas estruturais.</w:t>
      </w:r>
    </w:p>
    <w:p w14:paraId="67D0379A" w14:textId="3DF89A03" w:rsidR="00321F9B" w:rsidRPr="00154FBD" w:rsidRDefault="00321F9B" w:rsidP="000B0A34">
      <w:pPr>
        <w:pStyle w:val="Legenda"/>
        <w:rPr>
          <w:sz w:val="24"/>
          <w:szCs w:val="24"/>
        </w:rPr>
      </w:pPr>
      <w:bookmarkStart w:id="77" w:name="_Ref217716138"/>
      <w:r w:rsidRPr="00154FBD">
        <w:rPr>
          <w:sz w:val="24"/>
          <w:szCs w:val="24"/>
        </w:rPr>
        <w:lastRenderedPageBreak/>
        <w:t xml:space="preserve">Quadro </w:t>
      </w:r>
      <w:r w:rsidR="00F02416" w:rsidRPr="00154FBD">
        <w:rPr>
          <w:sz w:val="24"/>
          <w:szCs w:val="24"/>
        </w:rPr>
        <w:fldChar w:fldCharType="begin"/>
      </w:r>
      <w:r w:rsidR="00F02416" w:rsidRPr="00154FBD">
        <w:rPr>
          <w:sz w:val="24"/>
          <w:szCs w:val="24"/>
        </w:rPr>
        <w:instrText xml:space="preserve"> SEQ Quadro \* ARABIC </w:instrText>
      </w:r>
      <w:r w:rsidR="00F02416" w:rsidRPr="00154FBD">
        <w:rPr>
          <w:sz w:val="24"/>
          <w:szCs w:val="24"/>
        </w:rPr>
        <w:fldChar w:fldCharType="separate"/>
      </w:r>
      <w:r w:rsidR="00F02416" w:rsidRPr="00154FBD">
        <w:rPr>
          <w:noProof/>
          <w:sz w:val="24"/>
          <w:szCs w:val="24"/>
        </w:rPr>
        <w:t>4</w:t>
      </w:r>
      <w:r w:rsidR="00F02416" w:rsidRPr="00154FBD">
        <w:rPr>
          <w:noProof/>
          <w:sz w:val="24"/>
          <w:szCs w:val="24"/>
        </w:rPr>
        <w:fldChar w:fldCharType="end"/>
      </w:r>
      <w:bookmarkEnd w:id="77"/>
      <w:r w:rsidR="00943A8E" w:rsidRPr="00154FBD">
        <w:rPr>
          <w:sz w:val="24"/>
          <w:szCs w:val="24"/>
        </w:rPr>
        <w:t xml:space="preserve"> –</w:t>
      </w:r>
      <w:r w:rsidRPr="00154FBD">
        <w:rPr>
          <w:sz w:val="24"/>
          <w:szCs w:val="24"/>
        </w:rPr>
        <w:t xml:space="preserve"> Comparativo conceitual entre CIATA e LADM</w:t>
      </w:r>
    </w:p>
    <w:tbl>
      <w:tblPr>
        <w:tblStyle w:val="TabeladeGrade4-nfase11"/>
        <w:tblW w:w="0" w:type="auto"/>
        <w:tblLook w:val="04A0" w:firstRow="1" w:lastRow="0" w:firstColumn="1" w:lastColumn="0" w:noHBand="0" w:noVBand="1"/>
      </w:tblPr>
      <w:tblGrid>
        <w:gridCol w:w="1838"/>
        <w:gridCol w:w="3503"/>
        <w:gridCol w:w="3720"/>
      </w:tblGrid>
      <w:tr w:rsidR="00C8282A" w:rsidRPr="009B6CCF" w14:paraId="7E1B179A" w14:textId="77777777" w:rsidTr="005D0A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015F103D" w14:textId="77777777" w:rsidR="00C8282A" w:rsidRPr="009B6CCF" w:rsidRDefault="00C8282A" w:rsidP="002C6838">
            <w:pPr>
              <w:keepNext/>
              <w:widowControl w:val="0"/>
              <w:ind w:firstLine="0"/>
              <w:rPr>
                <w:rFonts w:eastAsia="Times New Roman" w:cs="Arial"/>
                <w:szCs w:val="24"/>
                <w:lang w:eastAsia="pt-BR"/>
              </w:rPr>
            </w:pPr>
            <w:r w:rsidRPr="009B6CCF">
              <w:rPr>
                <w:rFonts w:eastAsia="Times New Roman" w:cs="Arial"/>
                <w:szCs w:val="24"/>
                <w:lang w:eastAsia="pt-BR"/>
              </w:rPr>
              <w:t>Característica</w:t>
            </w:r>
          </w:p>
        </w:tc>
        <w:tc>
          <w:tcPr>
            <w:tcW w:w="3503" w:type="dxa"/>
            <w:hideMark/>
          </w:tcPr>
          <w:p w14:paraId="36FEAEFB" w14:textId="77777777" w:rsidR="00C8282A" w:rsidRPr="009B6CCF" w:rsidRDefault="00C8282A" w:rsidP="002C6838">
            <w:pPr>
              <w:keepNext/>
              <w:widowControl w:val="0"/>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CIATA</w:t>
            </w:r>
          </w:p>
        </w:tc>
        <w:tc>
          <w:tcPr>
            <w:tcW w:w="0" w:type="auto"/>
            <w:hideMark/>
          </w:tcPr>
          <w:p w14:paraId="638B9D36" w14:textId="77777777" w:rsidR="00C8282A" w:rsidRPr="009B6CCF" w:rsidRDefault="00C8282A" w:rsidP="002C6838">
            <w:pPr>
              <w:keepNext/>
              <w:widowControl w:val="0"/>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LADM</w:t>
            </w:r>
          </w:p>
        </w:tc>
      </w:tr>
      <w:tr w:rsidR="00C8282A" w:rsidRPr="009B6CCF" w14:paraId="70F06797"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06559DE"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Origem</w:t>
            </w:r>
          </w:p>
        </w:tc>
        <w:tc>
          <w:tcPr>
            <w:tcW w:w="3503" w:type="dxa"/>
            <w:hideMark/>
          </w:tcPr>
          <w:p w14:paraId="7B357B47"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Iniciativa do governo brasileiro nas décadas de 1970 e 1980.</w:t>
            </w:r>
          </w:p>
        </w:tc>
        <w:tc>
          <w:tcPr>
            <w:tcW w:w="0" w:type="auto"/>
            <w:hideMark/>
          </w:tcPr>
          <w:p w14:paraId="4DC746B5"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Modelo conceitual internacional desenvolvido pela FIG e ISO.</w:t>
            </w:r>
          </w:p>
        </w:tc>
      </w:tr>
      <w:tr w:rsidR="00C8282A" w:rsidRPr="009B6CCF" w14:paraId="69D3DD92" w14:textId="77777777" w:rsidTr="005D0A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51C303E4"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Âmbito</w:t>
            </w:r>
          </w:p>
        </w:tc>
        <w:tc>
          <w:tcPr>
            <w:tcW w:w="3503" w:type="dxa"/>
            <w:hideMark/>
          </w:tcPr>
          <w:p w14:paraId="41791B5E" w14:textId="77777777"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Cadastro territorial urbano no Brasil, com foco inicial em municípios de pequeno porte.</w:t>
            </w:r>
          </w:p>
        </w:tc>
        <w:tc>
          <w:tcPr>
            <w:tcW w:w="0" w:type="auto"/>
            <w:hideMark/>
          </w:tcPr>
          <w:p w14:paraId="5E1BC14F" w14:textId="77777777"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Administração territorial em geral, aplicável a diferentes países e contextos.</w:t>
            </w:r>
          </w:p>
        </w:tc>
      </w:tr>
      <w:tr w:rsidR="00C8282A" w:rsidRPr="009B6CCF" w14:paraId="2EA88B33"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FE81D20"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Objetivo</w:t>
            </w:r>
          </w:p>
        </w:tc>
        <w:tc>
          <w:tcPr>
            <w:tcW w:w="3503" w:type="dxa"/>
            <w:hideMark/>
          </w:tcPr>
          <w:p w14:paraId="06B254D5"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Aumentar a arrecadação municipal por meio de um sistema de cadastros técnicos eficiente.</w:t>
            </w:r>
          </w:p>
        </w:tc>
        <w:tc>
          <w:tcPr>
            <w:tcW w:w="0" w:type="auto"/>
            <w:hideMark/>
          </w:tcPr>
          <w:p w14:paraId="026D1AC4"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Fornece um modelo padrão para a administração de terras, promovendo interoperabilidade.</w:t>
            </w:r>
          </w:p>
        </w:tc>
      </w:tr>
      <w:tr w:rsidR="00C8282A" w:rsidRPr="009B6CCF" w14:paraId="4124D04A" w14:textId="77777777" w:rsidTr="005D0A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12F0EDA3"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Metodologia</w:t>
            </w:r>
          </w:p>
        </w:tc>
        <w:tc>
          <w:tcPr>
            <w:tcW w:w="3503" w:type="dxa"/>
            <w:hideMark/>
          </w:tcPr>
          <w:p w14:paraId="3FD942FB" w14:textId="77777777"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Flexível e adaptável, permitindo a cada município definir as informações a serem coletadas.</w:t>
            </w:r>
          </w:p>
        </w:tc>
        <w:tc>
          <w:tcPr>
            <w:tcW w:w="0" w:type="auto"/>
            <w:hideMark/>
          </w:tcPr>
          <w:p w14:paraId="0CEB7CF1" w14:textId="539E99DC"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Baseado em um modelo conceitual que define objetos e relacionamentos padronizados</w:t>
            </w:r>
            <w:r w:rsidR="001E0EA0" w:rsidRPr="009B6CCF">
              <w:rPr>
                <w:rFonts w:eastAsia="Times New Roman" w:cs="Arial"/>
                <w:szCs w:val="24"/>
                <w:lang w:eastAsia="pt-BR"/>
              </w:rPr>
              <w:t>, mas</w:t>
            </w:r>
            <w:r w:rsidR="00595167" w:rsidRPr="009B6CCF">
              <w:rPr>
                <w:rFonts w:eastAsia="Times New Roman" w:cs="Arial"/>
                <w:szCs w:val="24"/>
                <w:lang w:eastAsia="pt-BR"/>
              </w:rPr>
              <w:t xml:space="preserve"> que pode ser esten</w:t>
            </w:r>
            <w:r w:rsidR="001E0EA0" w:rsidRPr="009B6CCF">
              <w:rPr>
                <w:rFonts w:eastAsia="Times New Roman" w:cs="Arial"/>
                <w:szCs w:val="24"/>
                <w:lang w:eastAsia="pt-BR"/>
              </w:rPr>
              <w:t>dido</w:t>
            </w:r>
            <w:r w:rsidR="00721734" w:rsidRPr="009B6CCF">
              <w:rPr>
                <w:rFonts w:eastAsia="Times New Roman" w:cs="Arial"/>
                <w:szCs w:val="24"/>
                <w:lang w:eastAsia="pt-BR"/>
              </w:rPr>
              <w:t>.</w:t>
            </w:r>
            <w:r w:rsidR="001E0EA0" w:rsidRPr="009B6CCF">
              <w:rPr>
                <w:rFonts w:eastAsia="Times New Roman" w:cs="Arial"/>
                <w:szCs w:val="24"/>
                <w:lang w:eastAsia="pt-BR"/>
              </w:rPr>
              <w:t xml:space="preserve"> </w:t>
            </w:r>
          </w:p>
        </w:tc>
      </w:tr>
      <w:tr w:rsidR="00C8282A" w:rsidRPr="009B6CCF" w14:paraId="09EB8DB0"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3C577D33"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Tecnologia</w:t>
            </w:r>
          </w:p>
        </w:tc>
        <w:tc>
          <w:tcPr>
            <w:tcW w:w="3503" w:type="dxa"/>
            <w:hideMark/>
          </w:tcPr>
          <w:p w14:paraId="036AF0F6"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Limitada à tecnologia disponível na época, com foco em processamento de dados.</w:t>
            </w:r>
          </w:p>
        </w:tc>
        <w:tc>
          <w:tcPr>
            <w:tcW w:w="0" w:type="auto"/>
            <w:hideMark/>
          </w:tcPr>
          <w:p w14:paraId="38AAC244"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Independente de tecnologia, podendo ser implementado com diferentes ferramentas.</w:t>
            </w:r>
          </w:p>
        </w:tc>
      </w:tr>
      <w:tr w:rsidR="00C8282A" w:rsidRPr="009B6CCF" w14:paraId="03761433" w14:textId="77777777" w:rsidTr="005D0A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2CA74A64"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Implementação</w:t>
            </w:r>
          </w:p>
        </w:tc>
        <w:tc>
          <w:tcPr>
            <w:tcW w:w="3503" w:type="dxa"/>
            <w:hideMark/>
          </w:tcPr>
          <w:p w14:paraId="28DDB3AC" w14:textId="77777777"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Descontinuado em 1981, com a perda de financiamento.</w:t>
            </w:r>
          </w:p>
        </w:tc>
        <w:tc>
          <w:tcPr>
            <w:tcW w:w="0" w:type="auto"/>
            <w:hideMark/>
          </w:tcPr>
          <w:p w14:paraId="5C42A30D" w14:textId="77777777"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Em constante desenvolvimento e aprimoramento, com ampla adoção internacional.</w:t>
            </w:r>
          </w:p>
        </w:tc>
      </w:tr>
      <w:tr w:rsidR="00C8282A" w:rsidRPr="0065283A" w14:paraId="6896EB2D"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3F1A046" w14:textId="04BB62B0"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Georreferen</w:t>
            </w:r>
            <w:r w:rsidR="002C6838" w:rsidRPr="009B6CCF">
              <w:rPr>
                <w:rFonts w:eastAsia="Times New Roman" w:cs="Arial"/>
                <w:sz w:val="22"/>
                <w:lang w:eastAsia="pt-BR"/>
              </w:rPr>
              <w:t>-</w:t>
            </w:r>
            <w:r w:rsidRPr="009B6CCF">
              <w:rPr>
                <w:rFonts w:eastAsia="Times New Roman" w:cs="Arial"/>
                <w:sz w:val="22"/>
                <w:lang w:eastAsia="pt-BR"/>
              </w:rPr>
              <w:t>ciamento</w:t>
            </w:r>
          </w:p>
        </w:tc>
        <w:tc>
          <w:tcPr>
            <w:tcW w:w="3503" w:type="dxa"/>
          </w:tcPr>
          <w:p w14:paraId="479E7CAA"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Não havia previsão</w:t>
            </w:r>
          </w:p>
        </w:tc>
        <w:tc>
          <w:tcPr>
            <w:tcW w:w="0" w:type="auto"/>
          </w:tcPr>
          <w:p w14:paraId="26215A6E" w14:textId="77777777" w:rsidR="00C8282A" w:rsidRPr="00BC73BE"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n-US" w:eastAsia="pt-BR"/>
              </w:rPr>
            </w:pPr>
            <w:r w:rsidRPr="00BC73BE">
              <w:rPr>
                <w:rFonts w:eastAsia="Times New Roman" w:cs="Arial"/>
                <w:szCs w:val="24"/>
                <w:lang w:val="en-US" w:eastAsia="pt-BR"/>
              </w:rPr>
              <w:t xml:space="preserve">Prevista no sub-pacote </w:t>
            </w:r>
            <w:r w:rsidRPr="00BC73BE">
              <w:rPr>
                <w:rFonts w:eastAsia="Times New Roman" w:cs="Arial"/>
                <w:i/>
                <w:iCs/>
                <w:szCs w:val="24"/>
                <w:lang w:val="en-US" w:eastAsia="pt-BR"/>
              </w:rPr>
              <w:t>Surveying and Representation</w:t>
            </w:r>
          </w:p>
        </w:tc>
      </w:tr>
    </w:tbl>
    <w:p w14:paraId="3C96CDCC" w14:textId="7EEEB01E" w:rsidR="001242CD" w:rsidRPr="009B6CCF" w:rsidRDefault="001242CD" w:rsidP="00154FBD">
      <w:pPr>
        <w:pStyle w:val="Legenda"/>
      </w:pPr>
      <w:r w:rsidRPr="009B6CCF">
        <w:t xml:space="preserve">Elaboração: </w:t>
      </w:r>
      <w:r w:rsidR="005D0A9E">
        <w:t>Autor</w:t>
      </w:r>
      <w:r w:rsidR="0063382C" w:rsidRPr="009B6CCF">
        <w:t xml:space="preserve"> (2025)</w:t>
      </w:r>
    </w:p>
    <w:p w14:paraId="3A0D53E2" w14:textId="77777777" w:rsidR="007E7D2B" w:rsidRPr="009B6CCF" w:rsidRDefault="007E7D2B" w:rsidP="006D3D4B"/>
    <w:p w14:paraId="7B7CBA48" w14:textId="12331F73" w:rsidR="00203121" w:rsidRPr="009B6CCF" w:rsidRDefault="00203121" w:rsidP="00203121">
      <w:r w:rsidRPr="009B6CCF">
        <w:t xml:space="preserve">A </w:t>
      </w:r>
      <w:r w:rsidR="00F02416">
        <w:fldChar w:fldCharType="begin"/>
      </w:r>
      <w:r w:rsidR="00F02416">
        <w:instrText xml:space="preserve"> REF _Ref219195479 </w:instrText>
      </w:r>
      <w:r w:rsidR="00F02416">
        <w:fldChar w:fldCharType="separate"/>
      </w:r>
      <w:r w:rsidR="00F02416" w:rsidRPr="009B6CCF">
        <w:t xml:space="preserve">Figura </w:t>
      </w:r>
      <w:r w:rsidR="00F02416">
        <w:rPr>
          <w:noProof/>
        </w:rPr>
        <w:t>3</w:t>
      </w:r>
      <w:r w:rsidR="00F02416">
        <w:rPr>
          <w:noProof/>
        </w:rPr>
        <w:fldChar w:fldCharType="end"/>
      </w:r>
      <w:r w:rsidRPr="009B6CCF">
        <w:t xml:space="preserve"> apresenta uma proposta de mapeamento entre as classes do LADM e a estrutura de tabela única do Projeto CIATA original. Essa integração ocorre por meio da criação de uma classe denominada CIATA_BCI, composta por campos extraídos do Boletim de Cadastro Imobiliário (BCI). Nesse arranjo, os seis primeiros atributos constituem o identificador da Unidade Imobiliária (ID_BCI) </w:t>
      </w:r>
      <w:r w:rsidRPr="009B6CCF">
        <w:fldChar w:fldCharType="begin"/>
      </w:r>
      <w:r w:rsidR="000B1D95" w:rsidRPr="009B6CCF">
        <w:instrText xml:space="preserve"> ADDIN ZOTERO_ITEM CSL_CITATION {"citationID":"ikmNejsg","properties":{"formattedCitation":"(SERPRO,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fldChar w:fldCharType="separate"/>
      </w:r>
      <w:r w:rsidR="000B1D95" w:rsidRPr="009B6CCF">
        <w:rPr>
          <w:rFonts w:cs="Arial"/>
        </w:rPr>
        <w:t>(SERPRO, 2025)</w:t>
      </w:r>
      <w:r w:rsidRPr="009B6CCF">
        <w:fldChar w:fldCharType="end"/>
      </w:r>
      <w:r w:rsidRPr="009B6CCF">
        <w:t>, o qual atua como a chave primária da tabela e representa a solução técnica mais robusta para a vinculação com bases de dados aderentes ao padrão LADM.</w:t>
      </w:r>
    </w:p>
    <w:p w14:paraId="31C8579B" w14:textId="52775309" w:rsidR="001637E2" w:rsidRPr="009B6CCF" w:rsidRDefault="001637E2" w:rsidP="00203121">
      <w:r w:rsidRPr="009B6CCF">
        <w:t xml:space="preserve">Contudo, ressalta-se que uma implementação estritamente baseada nessa arquitetura monolítica, embora tecnicamente viável, carece de eficiência prática. Os sistemas de administração territorial contemporâneos privilegiam a organização de temas em tabelas normalizadas e distintas </w:t>
      </w:r>
      <w:r w:rsidRPr="009B6CCF">
        <w:fldChar w:fldCharType="begin"/>
      </w:r>
      <w:r w:rsidR="005315CE">
        <w:instrText xml:space="preserve"> ADDIN ZOTERO_ITEM CSL_CITATION {"citationID":"GwB0gTYD","properties":{"formattedCitation":"(Date,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Pr="009B6CCF">
        <w:fldChar w:fldCharType="separate"/>
      </w:r>
      <w:r w:rsidRPr="009B6CCF">
        <w:rPr>
          <w:rFonts w:cs="Arial"/>
        </w:rPr>
        <w:t>(</w:t>
      </w:r>
      <w:r w:rsidR="004C7631">
        <w:rPr>
          <w:rFonts w:cs="Arial"/>
        </w:rPr>
        <w:t>DATE</w:t>
      </w:r>
      <w:r w:rsidRPr="009B6CCF">
        <w:rPr>
          <w:rFonts w:cs="Arial"/>
        </w:rPr>
        <w:t>, 2004)</w:t>
      </w:r>
      <w:r w:rsidRPr="009B6CCF">
        <w:fldChar w:fldCharType="end"/>
      </w:r>
      <w:r w:rsidRPr="009B6CCF">
        <w:t>, configuração que não apenas mitiga redundâncias, mas também espelha a modularidade nativa do modelo LADM, facilitando a interoperabilidade e a manutenção dos dados.</w:t>
      </w:r>
    </w:p>
    <w:p w14:paraId="3BAD7DCD" w14:textId="5E36E19D" w:rsidR="00E2501F" w:rsidRPr="009B6CCF" w:rsidRDefault="00E2501F" w:rsidP="00A6278E">
      <w:pPr>
        <w:pStyle w:val="Legenda"/>
      </w:pPr>
    </w:p>
    <w:p w14:paraId="5CCCAF17" w14:textId="67A93AEA" w:rsidR="00D92D84" w:rsidRPr="004212CE" w:rsidRDefault="00D92D84" w:rsidP="00A6278E">
      <w:pPr>
        <w:pStyle w:val="Legenda"/>
        <w:rPr>
          <w:sz w:val="24"/>
          <w:szCs w:val="24"/>
        </w:rPr>
      </w:pPr>
      <w:bookmarkStart w:id="78" w:name="_Ref219195479"/>
      <w:bookmarkStart w:id="79" w:name="_Toc226883892"/>
      <w:r w:rsidRPr="004212CE">
        <w:rPr>
          <w:sz w:val="24"/>
          <w:szCs w:val="24"/>
        </w:rPr>
        <w:t xml:space="preserve">Figura </w:t>
      </w:r>
      <w:r w:rsidR="00F02416" w:rsidRPr="004212CE">
        <w:rPr>
          <w:sz w:val="24"/>
          <w:szCs w:val="24"/>
        </w:rPr>
        <w:fldChar w:fldCharType="begin"/>
      </w:r>
      <w:r w:rsidR="00F02416" w:rsidRPr="004212CE">
        <w:rPr>
          <w:sz w:val="24"/>
          <w:szCs w:val="24"/>
        </w:rPr>
        <w:instrText xml:space="preserve"> SEQ Figura \* ARABIC </w:instrText>
      </w:r>
      <w:r w:rsidR="00F02416" w:rsidRPr="004212CE">
        <w:rPr>
          <w:sz w:val="24"/>
          <w:szCs w:val="24"/>
        </w:rPr>
        <w:fldChar w:fldCharType="separate"/>
      </w:r>
      <w:r w:rsidR="00F02416" w:rsidRPr="004212CE">
        <w:rPr>
          <w:noProof/>
          <w:sz w:val="24"/>
          <w:szCs w:val="24"/>
        </w:rPr>
        <w:t>3</w:t>
      </w:r>
      <w:r w:rsidR="00F02416" w:rsidRPr="004212CE">
        <w:rPr>
          <w:noProof/>
          <w:sz w:val="24"/>
          <w:szCs w:val="24"/>
        </w:rPr>
        <w:fldChar w:fldCharType="end"/>
      </w:r>
      <w:bookmarkEnd w:id="78"/>
      <w:r w:rsidR="00943A8E" w:rsidRPr="004212CE">
        <w:rPr>
          <w:sz w:val="24"/>
          <w:szCs w:val="24"/>
        </w:rPr>
        <w:t xml:space="preserve"> –</w:t>
      </w:r>
      <w:r w:rsidRPr="004212CE">
        <w:rPr>
          <w:sz w:val="24"/>
          <w:szCs w:val="24"/>
        </w:rPr>
        <w:t xml:space="preserve"> Associação </w:t>
      </w:r>
      <w:r w:rsidRPr="004212CE">
        <w:rPr>
          <w:i/>
          <w:sz w:val="24"/>
          <w:szCs w:val="24"/>
        </w:rPr>
        <w:t>LA_SpatialUnit</w:t>
      </w:r>
      <w:r w:rsidRPr="004212CE">
        <w:rPr>
          <w:sz w:val="24"/>
          <w:szCs w:val="24"/>
        </w:rPr>
        <w:t xml:space="preserve"> e CIATA</w:t>
      </w:r>
      <w:bookmarkEnd w:id="79"/>
    </w:p>
    <w:tbl>
      <w:tblPr>
        <w:tblStyle w:val="Tabelacomgrade"/>
        <w:tblW w:w="0" w:type="auto"/>
        <w:tblLook w:val="04A0" w:firstRow="1" w:lastRow="0" w:firstColumn="1" w:lastColumn="0" w:noHBand="0" w:noVBand="1"/>
      </w:tblPr>
      <w:tblGrid>
        <w:gridCol w:w="9061"/>
      </w:tblGrid>
      <w:tr w:rsidR="00E2501F" w:rsidRPr="009B6CCF" w14:paraId="24AEA285" w14:textId="77777777" w:rsidTr="00926561">
        <w:tc>
          <w:tcPr>
            <w:tcW w:w="9061" w:type="dxa"/>
          </w:tcPr>
          <w:p w14:paraId="09BFF88B" w14:textId="77777777" w:rsidR="00E2501F" w:rsidRPr="009B6CCF" w:rsidRDefault="00E2501F" w:rsidP="00926561">
            <w:pPr>
              <w:ind w:firstLine="0"/>
              <w:rPr>
                <w:lang w:eastAsia="pt-BR"/>
              </w:rPr>
            </w:pPr>
            <w:r w:rsidRPr="009B6CCF">
              <w:rPr>
                <w:noProof/>
                <w:lang w:eastAsia="pt-BR"/>
              </w:rPr>
              <w:drawing>
                <wp:inline distT="0" distB="0" distL="0" distR="0" wp14:anchorId="5A9DA0BB" wp14:editId="6C2C0CA8">
                  <wp:extent cx="5760085" cy="3176270"/>
                  <wp:effectExtent l="0" t="0" r="0" b="5080"/>
                  <wp:docPr id="917335845" name="Imagem 1" descr="Uma imagem contend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35845" name="Imagem 1" descr="Uma imagem contendo Diagrama&#10;&#10;O conteúdo gerado por IA pode estar incorreto."/>
                          <pic:cNvPicPr/>
                        </pic:nvPicPr>
                        <pic:blipFill>
                          <a:blip r:embed="rId16"/>
                          <a:stretch>
                            <a:fillRect/>
                          </a:stretch>
                        </pic:blipFill>
                        <pic:spPr>
                          <a:xfrm>
                            <a:off x="0" y="0"/>
                            <a:ext cx="5760085" cy="3176270"/>
                          </a:xfrm>
                          <a:prstGeom prst="rect">
                            <a:avLst/>
                          </a:prstGeom>
                        </pic:spPr>
                      </pic:pic>
                    </a:graphicData>
                  </a:graphic>
                </wp:inline>
              </w:drawing>
            </w:r>
          </w:p>
        </w:tc>
      </w:tr>
    </w:tbl>
    <w:p w14:paraId="54BE3E4E" w14:textId="7CFF945C" w:rsidR="00A11F50" w:rsidRPr="009B6CCF" w:rsidRDefault="00DF5688" w:rsidP="004212CE">
      <w:pPr>
        <w:pStyle w:val="Legenda"/>
      </w:pPr>
      <w:r>
        <w:t>Elaboração: Autor (2025)</w:t>
      </w:r>
    </w:p>
    <w:p w14:paraId="23AC9676" w14:textId="03C82A0D" w:rsidR="006D3D4B" w:rsidRPr="009B6CCF" w:rsidRDefault="006D3D4B" w:rsidP="006D3D4B">
      <w:r w:rsidRPr="009B6CCF">
        <w:t xml:space="preserve"> </w:t>
      </w:r>
    </w:p>
    <w:p w14:paraId="40C78392" w14:textId="3D894EAC" w:rsidR="006D3D4B" w:rsidRPr="009B6CCF" w:rsidRDefault="006D3D4B" w:rsidP="002D729A">
      <w:pPr>
        <w:pStyle w:val="Ttulo2"/>
      </w:pPr>
      <w:bookmarkStart w:id="80" w:name="_Toc226643955"/>
      <w:r w:rsidRPr="004212CE">
        <w:rPr>
          <w:i/>
          <w:iCs/>
        </w:rPr>
        <w:t>OPENSTREETMAP</w:t>
      </w:r>
      <w:r w:rsidRPr="009B6CCF">
        <w:t xml:space="preserve"> – OSM</w:t>
      </w:r>
      <w:bookmarkEnd w:id="80"/>
    </w:p>
    <w:p w14:paraId="410F618A" w14:textId="57658CE3" w:rsidR="006D3D4B" w:rsidRPr="009B6CCF" w:rsidRDefault="006D3D4B" w:rsidP="006D3D4B">
      <w:r w:rsidRPr="009B6CCF">
        <w:t xml:space="preserve">O </w:t>
      </w:r>
      <w:r w:rsidRPr="009B6CCF">
        <w:rPr>
          <w:i/>
          <w:iCs/>
        </w:rPr>
        <w:t>OpenStreetMap</w:t>
      </w:r>
      <w:r w:rsidRPr="009B6CCF">
        <w:t xml:space="preserve"> (OSM) é um projeto colaborativo que oferece dados geográficos abertos e gratuitos</w:t>
      </w:r>
      <w:r w:rsidR="0060269D" w:rsidRPr="009B6CCF">
        <w:t xml:space="preserve"> via Licença </w:t>
      </w:r>
      <w:r w:rsidR="0060269D" w:rsidRPr="009B6CCF">
        <w:rPr>
          <w:i/>
          <w:iCs/>
        </w:rPr>
        <w:t>Open Database License</w:t>
      </w:r>
      <w:r w:rsidR="0060269D" w:rsidRPr="009B6CCF">
        <w:t xml:space="preserve"> (ODbL</w:t>
      </w:r>
      <w:r w:rsidR="00EB1467" w:rsidRPr="009B6CCF">
        <w:rPr>
          <w:rStyle w:val="Refdenotaderodap"/>
        </w:rPr>
        <w:footnoteReference w:id="1"/>
      </w:r>
      <w:r w:rsidR="0060269D" w:rsidRPr="009B6CCF">
        <w:t>)</w:t>
      </w:r>
      <w:r w:rsidRPr="009B6CCF">
        <w:t xml:space="preserve">, mantido por uma comunidade global de contribuidores. Ele contém representações vetoriais detalhadas de elementos urbanos como logradouros (vias públicas), edificações, praças, entre outros </w:t>
      </w:r>
      <w:r w:rsidR="004311AD" w:rsidRPr="009B6CCF">
        <w:fldChar w:fldCharType="begin"/>
      </w:r>
      <w:r w:rsidR="00920810">
        <w:instrText xml:space="preserve"> ADDIN ZOTERO_ITEM CSL_CITATION {"citationID":"Rm6ItmDY","properties":{"formattedCitation":"(Haklay, 2010)","plainCitation":"(Haklay, 2010)","dontUpdate":true,"noteIndex":0},"citationItems":[{"id":218,"uris":["http://zotero.org/users/15531986/items/G88VAM2Y"],"itemData":{"id":218,"type":"article-journal","abstract":"Within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4311AD" w:rsidRPr="009B6CCF">
        <w:fldChar w:fldCharType="separate"/>
      </w:r>
      <w:r w:rsidR="004311AD" w:rsidRPr="009B6CCF">
        <w:rPr>
          <w:rFonts w:cs="Arial"/>
        </w:rPr>
        <w:t>(</w:t>
      </w:r>
      <w:r w:rsidR="00EB1B8D">
        <w:rPr>
          <w:rFonts w:cs="Arial"/>
        </w:rPr>
        <w:t>HA</w:t>
      </w:r>
      <w:r w:rsidR="0075026E">
        <w:rPr>
          <w:rFonts w:cs="Arial"/>
        </w:rPr>
        <w:t>KLAY</w:t>
      </w:r>
      <w:r w:rsidR="004311AD" w:rsidRPr="009B6CCF">
        <w:rPr>
          <w:rFonts w:cs="Arial"/>
        </w:rPr>
        <w:t>, 2010)</w:t>
      </w:r>
      <w:r w:rsidR="004311AD" w:rsidRPr="009B6CCF">
        <w:fldChar w:fldCharType="end"/>
      </w:r>
      <w:r w:rsidRPr="009B6CCF">
        <w:t>.</w:t>
      </w:r>
    </w:p>
    <w:p w14:paraId="061DBB63" w14:textId="6A26DF71" w:rsidR="006D3D4B" w:rsidRPr="009B6CCF" w:rsidRDefault="006D3D4B" w:rsidP="006D3D4B">
      <w:r w:rsidRPr="009B6CCF">
        <w:t xml:space="preserve">O OSM foi criado em 2004 por Steve Coast, no Reino Unido, como resposta à restrição de acesso e aos altos custos de dados geográficos proprietários </w:t>
      </w:r>
      <w:r w:rsidR="00365EDC" w:rsidRPr="009B6CCF">
        <w:fldChar w:fldCharType="begin"/>
      </w:r>
      <w:r w:rsidR="00920810">
        <w:instrText xml:space="preserve"> ADDIN ZOTERO_ITEM CSL_CITATION {"citationID":"3QZxzILa","properties":{"formattedCitation":"(Haklay; Weber, 2008)","plainCitation":"(Haklay; Weber, 2008)","dontUpdate":true,"noteIndex":0},"citationItems":[{"id":229,"uris":["http://zotero.org/users/15531986/items/PF6L96XB"],"itemData":{"id":229,"type":"article-journal","container-title":"IEEE Pervasive Computing","DOI":"10.1109/mprv.2008.80","ISSN":"1536-1268","issue":"4","journalAbbreviation":"IEEE Pervasive Comput.","license":"https://ieeexplore.ieee.org/Xplorehelp/downloads/license-information/IEEE.html","page":"12-18","publisher":"Institute of Electrical and Electronics Engineers (IEEE)","source":"Crossref","title":"OpenStreetMap: User-Generated Street Maps","title-short":"OpenStreetMap","volume":"7","author":[{"family":"Haklay","given":"M."},{"family":"Weber","given":"P."}],"issued":{"date-parts":[["2008",10]]}}}],"schema":"https://github.com/citation-style-language/schema/raw/master/csl-citation.json"} </w:instrText>
      </w:r>
      <w:r w:rsidR="00365EDC" w:rsidRPr="009B6CCF">
        <w:fldChar w:fldCharType="separate"/>
      </w:r>
      <w:r w:rsidR="00365EDC" w:rsidRPr="009B6CCF">
        <w:rPr>
          <w:rFonts w:cs="Arial"/>
        </w:rPr>
        <w:t>(</w:t>
      </w:r>
      <w:r w:rsidR="0075026E">
        <w:rPr>
          <w:rFonts w:cs="Arial"/>
        </w:rPr>
        <w:t>HAKLAY</w:t>
      </w:r>
      <w:r w:rsidR="00365EDC" w:rsidRPr="009B6CCF">
        <w:rPr>
          <w:rFonts w:cs="Arial"/>
        </w:rPr>
        <w:t xml:space="preserve">; </w:t>
      </w:r>
      <w:r w:rsidR="0075026E">
        <w:rPr>
          <w:rFonts w:cs="Arial"/>
        </w:rPr>
        <w:t>WEBER</w:t>
      </w:r>
      <w:r w:rsidR="00365EDC" w:rsidRPr="009B6CCF">
        <w:rPr>
          <w:rFonts w:cs="Arial"/>
        </w:rPr>
        <w:t>, 2008)</w:t>
      </w:r>
      <w:r w:rsidR="00365EDC" w:rsidRPr="009B6CCF">
        <w:fldChar w:fldCharType="end"/>
      </w:r>
      <w:r w:rsidRPr="009B6CCF">
        <w:t xml:space="preserve">. Inspirado no modelo colaborativo da Wikipedia, o projeto consolidou-se como a principal iniciativa de mapeamento livre e aberto do mundo, sustentado por uma comunidade global de voluntários </w:t>
      </w:r>
      <w:r w:rsidR="004311AD" w:rsidRPr="009B6CCF">
        <w:fldChar w:fldCharType="begin"/>
      </w:r>
      <w:r w:rsidR="005315CE">
        <w:instrText xml:space="preserve"> ADDIN ZOTERO_ITEM CSL_CITATION {"citationID":"WoHYJQWy","properties":{"formattedCitation":"(Goodchild, 2007)","plainCitation":"(Goodchild, 2007)","dontUpdate":true,"noteIndex":0},"citationItems":[{"id":231,"uris":["http://zotero.org/users/15531986/items/JJBRBBWL"],"itemData":{"id":231,"type":"article-journal","container-title":"GeoJournal","DOI":"10.1007/s10708-007-9111-y","ISSN":"0343-2521, 1572-9893","issue":"4","language":"en","license":"http://www.springer.com/tdm","page":"211-221","publisher":"Springer Science and Business Media LLC","source":"Crossref","title":"Citizens as sensors: the world of volunteered geography","title-short":"Citizens as sensors","volume":"69","author":[{"family":"Goodchild","given":"Michael F."}],"issued":{"date-parts":[["2007",11,30]]}}}],"schema":"https://github.com/citation-style-language/schema/raw/master/csl-citation.json"} </w:instrText>
      </w:r>
      <w:r w:rsidR="004311AD" w:rsidRPr="009B6CCF">
        <w:fldChar w:fldCharType="separate"/>
      </w:r>
      <w:r w:rsidR="004311AD" w:rsidRPr="009B6CCF">
        <w:rPr>
          <w:rFonts w:cs="Arial"/>
        </w:rPr>
        <w:t>(</w:t>
      </w:r>
      <w:r w:rsidR="007B4F1E">
        <w:rPr>
          <w:rFonts w:cs="Arial"/>
        </w:rPr>
        <w:t>GOODCHILD</w:t>
      </w:r>
      <w:r w:rsidR="004311AD" w:rsidRPr="009B6CCF">
        <w:rPr>
          <w:rFonts w:cs="Arial"/>
        </w:rPr>
        <w:t>, 2007)</w:t>
      </w:r>
      <w:r w:rsidR="004311AD" w:rsidRPr="009B6CCF">
        <w:fldChar w:fldCharType="end"/>
      </w:r>
      <w:r w:rsidRPr="009B6CCF">
        <w:t>.</w:t>
      </w:r>
    </w:p>
    <w:p w14:paraId="13266E01" w14:textId="7076DB40" w:rsidR="00010460" w:rsidRPr="009B6CCF" w:rsidRDefault="00010460" w:rsidP="006D3D4B">
      <w:r w:rsidRPr="009B6CCF">
        <w:t xml:space="preserve">O uso de dados provenientes do </w:t>
      </w:r>
      <w:r w:rsidRPr="009B6CCF">
        <w:rPr>
          <w:i/>
          <w:iCs/>
        </w:rPr>
        <w:t>OpenStreetMap</w:t>
      </w:r>
      <w:r w:rsidRPr="009B6CCF">
        <w:t xml:space="preserve"> (OSM) insere-se no conceito de </w:t>
      </w:r>
      <w:r w:rsidR="0030282E" w:rsidRPr="009B6CCF">
        <w:rPr>
          <w:i/>
          <w:iCs/>
        </w:rPr>
        <w:t>Volunteered Geographic Information</w:t>
      </w:r>
      <w:r w:rsidR="0030282E" w:rsidRPr="009B6CCF">
        <w:t xml:space="preserve"> (VGI</w:t>
      </w:r>
      <w:r w:rsidR="00402898" w:rsidRPr="009B6CCF">
        <w:t xml:space="preserve"> </w:t>
      </w:r>
      <w:r w:rsidR="007F258E" w:rsidRPr="009B6CCF">
        <w:t xml:space="preserve">– </w:t>
      </w:r>
      <w:r w:rsidR="0030282E" w:rsidRPr="009B6CCF">
        <w:t>informações geográficas voluntárias ou mapeamento colaborativo</w:t>
      </w:r>
      <w:r w:rsidR="001E1F78" w:rsidRPr="009B6CCF">
        <w:t xml:space="preserve">) </w:t>
      </w:r>
      <w:r w:rsidRPr="009B6CCF">
        <w:t xml:space="preserve">, onde o cidadão atua como um sensor ativo na </w:t>
      </w:r>
      <w:r w:rsidRPr="009B6CCF">
        <w:lastRenderedPageBreak/>
        <w:t xml:space="preserve">atualização do espaço urbano </w:t>
      </w:r>
      <w:r w:rsidR="00283CE7" w:rsidRPr="009B6CCF">
        <w:fldChar w:fldCharType="begin"/>
      </w:r>
      <w:r w:rsidR="00283CE7">
        <w:instrText xml:space="preserve"> ADDIN ZOTERO_ITEM CSL_CITATION {"citationID":"Oe4qx0o7","properties":{"formattedCitation":"(Goodchild, 2007)","plainCitation":"(Goodchild, 2007)","dontUpdate":true,"noteIndex":0},"citationItems":[{"id":231,"uris":["http://zotero.org/users/15531986/items/JJBRBBWL"],"itemData":{"id":231,"type":"article-journal","container-title":"GeoJournal","DOI":"10.1007/s10708-007-9111-y","ISSN":"0343-2521, 1572-9893","issue":"4","language":"en","license":"http://www.springer.com/tdm","page":"211-221","publisher":"Springer Science and Business Media LLC","source":"Crossref","title":"Citizens as sensors: the world of volunteered geography","title-short":"Citizens as sensors","volume":"69","author":[{"family":"Goodchild","given":"Michael F."}],"issued":{"date-parts":[["2007",11,30]]}}}],"schema":"https://github.com/citation-style-language/schema/raw/master/csl-citation.json"} </w:instrText>
      </w:r>
      <w:r w:rsidR="00283CE7" w:rsidRPr="009B6CCF">
        <w:fldChar w:fldCharType="separate"/>
      </w:r>
      <w:r w:rsidR="00283CE7" w:rsidRPr="009B6CCF">
        <w:rPr>
          <w:rFonts w:cs="Arial"/>
        </w:rPr>
        <w:t>(</w:t>
      </w:r>
      <w:r w:rsidR="00283CE7">
        <w:rPr>
          <w:rFonts w:cs="Arial"/>
        </w:rPr>
        <w:t>GOODCHILD</w:t>
      </w:r>
      <w:r w:rsidR="00283CE7" w:rsidRPr="009B6CCF">
        <w:rPr>
          <w:rFonts w:cs="Arial"/>
        </w:rPr>
        <w:t>, 2007)</w:t>
      </w:r>
      <w:r w:rsidR="00283CE7" w:rsidRPr="009B6CCF">
        <w:fldChar w:fldCharType="end"/>
      </w:r>
      <w:r w:rsidR="00283CE7" w:rsidRPr="009B6CCF">
        <w:t>.</w:t>
      </w:r>
      <w:r w:rsidRPr="009B6CCF">
        <w:t>. No contexto das cidades inteligentes, o OSM consolida-se como uma</w:t>
      </w:r>
      <w:r w:rsidR="001A40DB" w:rsidRPr="009B6CCF">
        <w:t xml:space="preserve"> </w:t>
      </w:r>
      <w:r w:rsidRPr="009B6CCF">
        <w:t xml:space="preserve">fonte de dados estratégica por sua interoperabilidade e baixo custo, permitindo complementar bases oficiais desatualizadas </w:t>
      </w:r>
      <w:r w:rsidR="00567926" w:rsidRPr="009B6CCF">
        <w:fldChar w:fldCharType="begin"/>
      </w:r>
      <w:r w:rsidR="005315CE">
        <w:instrText xml:space="preserve"> ADDIN ZOTERO_ITEM CSL_CITATION {"citationID":"2QkNKLtn","properties":{"formattedCitation":"(Machado; Camboim, 2019)","plainCitation":"(Machado; Camboim, 2019)","dontUpdate":true,"noteIndex":0},"citationItems":[{"id":220,"uris":["http://zotero.org/users/15531986/items/WEYJ2I3W"],"itemData":{"id":220,"type":"article-journal","abstract":"Resumo O mapeamento de referência urbano, necessário ao planejamento urbano e ao Cadastro Técnico Multifinalitário nos municípios, é oneroso. Sua produção tem competência compartilhada entre União, Estados e municípios, e apenas em 2016 foram lançadas normas englobando esse tipo de mapeamento no Brasil. Por isso, é preciso buscar alternativas para ajudar na produção e na atualização do mapeamento de referência nas cidades. O mapeamento colaborativo por meio de plataformas, como o OpenStreetMap, produz e disponibiliza dados geoespaciais atualizados e abertos na internet, apresentando-se como uma alternativa relevante para ser utilizada em conjunto com o mapeamento de referência e outras geotecnologias na gestão urbana dos municípios brasileiros. Este artigo descreve as principais considerações relativas à integração do mapeamento colaborativo com o mapeamento de referência urbano e apresenta um teste no qual foram integrados dados do OpenStreetMap aos dados oficiais do Instituto de Pesquisa e Planejamento Urbano de Curitiba (IPPUC), por meio da compatibilização semântica dos dados em conformidade com as normas nacionais. Como resultados, foram produzidos um mapa híbrido derivado da integração entre ambos os mapeamentos, no qual foi observado um aumento de aproximadamente 90% no número de feições, e uma síntese com as potencialidades e os desafios relativos à integração.","container-title":"urbe. Revista Brasileira de Gestão Urbana","DOI":"10.1590/2175-3369.011.e20180142","ISSN":"2175-3369","journalAbbreviation":"urbe, Rev. Bras. Gest. Urbana","license":"http://creativecommons.org/licenses/by/4.0/","publisher":"FapUNIFESP (SciELO)","source":"Crossref","title":"Mapeamento colaborativo como fonte de dados para o planejamento urbano: desafios e potencialidades","title-short":"Mapeamento colaborativo como fonte de dados para o planejamento urbano","URL":"http://www.scielo.br/scielo.php?script=sci_arttext&amp;pid=S2175-33692019000100244&amp;tlng=pt","volume":"11","author":[{"family":"Machado","given":"Adriana Alexandria"},{"family":"Camboim","given":"Silvana Philippi"}],"accessed":{"date-parts":[["2025",7,18]]},"issued":{"date-parts":[["2019"]]}}}],"schema":"https://github.com/citation-style-language/schema/raw/master/csl-citation.json"} </w:instrText>
      </w:r>
      <w:r w:rsidR="00567926" w:rsidRPr="009B6CCF">
        <w:fldChar w:fldCharType="separate"/>
      </w:r>
      <w:r w:rsidR="00567926" w:rsidRPr="009B6CCF">
        <w:rPr>
          <w:rFonts w:cs="Arial"/>
        </w:rPr>
        <w:t>(</w:t>
      </w:r>
      <w:r w:rsidR="00C74011">
        <w:rPr>
          <w:rFonts w:cs="Arial"/>
        </w:rPr>
        <w:t>MACHADO</w:t>
      </w:r>
      <w:r w:rsidR="00567926" w:rsidRPr="009B6CCF">
        <w:rPr>
          <w:rFonts w:cs="Arial"/>
        </w:rPr>
        <w:t xml:space="preserve">; </w:t>
      </w:r>
      <w:r w:rsidR="00C74011">
        <w:rPr>
          <w:rFonts w:cs="Arial"/>
        </w:rPr>
        <w:t>CAMBOIM</w:t>
      </w:r>
      <w:r w:rsidR="00567926" w:rsidRPr="009B6CCF">
        <w:rPr>
          <w:rFonts w:cs="Arial"/>
        </w:rPr>
        <w:t>, 2019)</w:t>
      </w:r>
      <w:r w:rsidR="00567926" w:rsidRPr="009B6CCF">
        <w:fldChar w:fldCharType="end"/>
      </w:r>
      <w:r w:rsidRPr="009B6CCF">
        <w:t xml:space="preserve">. Estudos de qualidade demonstram que o mapeamento colaborativo apresenta níveis de precisão compatíveis com exigências técnicas de gestão territorial, tornando-se um insumo viável para a espacialização de cadastros urbanos </w:t>
      </w:r>
      <w:commentRangeStart w:id="81"/>
      <w:r w:rsidR="00BD55D6" w:rsidRPr="009B6CCF">
        <w:fldChar w:fldCharType="begin"/>
      </w:r>
      <w:r w:rsidR="001F57BA">
        <w:instrText xml:space="preserve"> ADDIN ZOTERO_ITEM CSL_CITATION {"citationID":"fVzmFSfg","properties":{"formattedCitation":"(Elias {\\i{}et al.}, 2020; Haklay, 2010)","plainCitation":"(Elias et al., 2020; Haklay, 2010)","dontUpdate":true,"noteIndex":0},"citationItems":[{"id":314,"uris":["http://zotero.org/users/15531986/items/6NH8LUI6"],"itemData":{"id":314,"type":"article-journal","container-title":"Boletim de Ciências Geodésicas","DOI":"10.1590/s1982-21702020000300012","ISSN":"1982-2170, 1413-4853","issue":"3","journalAbbreviation":"Bol. Ciênc. Geod.","license":"http://creativecommons.org/licenses/by/4.0/","page":"e2020012","source":"DOI.org (Crossref)","title":"The quality of OpenStreetMap in a large metropolis in northeast Brazil: Preliminary assessment of geospatial data for road axes","title-short":"The quality of OpenStreetMap in a large metropolis in northeast Brazil","volume":"26","author":[{"family":"Elias","given":"Elias Nasr Naim"},{"family":"Fernandes","given":"Vivian De Oliveira"},{"family":"Alixandrini Junior","given":"Mauro José"},{"family":"Schmidt","given":"Marcio Augusto Reolon"}],"issued":{"date-parts":[["2020"]]}},"label":"page"},{"id":218,"uris":["http://zotero.org/users/15531986/items/G88VAM2Y"],"itemData":{"id":218,"type":"article-journal","abstract":"Within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Information?","volume":"37","author":[{"family":"Haklay","given":"Mordechai"}],"issued":{"date-parts":[["2010",8]]}},"label":"page"}],"schema":"https://github.com/citation-style-language/schema/raw/master/csl-citation.json"} </w:instrText>
      </w:r>
      <w:r w:rsidR="00BD55D6" w:rsidRPr="009B6CCF">
        <w:fldChar w:fldCharType="separate"/>
      </w:r>
      <w:r w:rsidR="00655B41" w:rsidRPr="00655B41">
        <w:rPr>
          <w:rFonts w:cs="Arial"/>
        </w:rPr>
        <w:t>(</w:t>
      </w:r>
      <w:r w:rsidR="00655B41">
        <w:rPr>
          <w:rFonts w:cs="Arial"/>
        </w:rPr>
        <w:t>ELIAS</w:t>
      </w:r>
      <w:r w:rsidR="00655B41" w:rsidRPr="00655B41">
        <w:rPr>
          <w:rFonts w:cs="Arial"/>
        </w:rPr>
        <w:t xml:space="preserve"> </w:t>
      </w:r>
      <w:r w:rsidR="00655B41" w:rsidRPr="00655B41">
        <w:rPr>
          <w:rFonts w:cs="Arial"/>
          <w:i/>
          <w:iCs/>
        </w:rPr>
        <w:t>et al.</w:t>
      </w:r>
      <w:r w:rsidR="00655B41" w:rsidRPr="00655B41">
        <w:rPr>
          <w:rFonts w:cs="Arial"/>
        </w:rPr>
        <w:t xml:space="preserve">, 2020; </w:t>
      </w:r>
      <w:r w:rsidR="00655B41">
        <w:rPr>
          <w:rFonts w:cs="Arial"/>
        </w:rPr>
        <w:t>HAKLAY</w:t>
      </w:r>
      <w:r w:rsidR="00655B41" w:rsidRPr="00655B41">
        <w:rPr>
          <w:rFonts w:cs="Arial"/>
        </w:rPr>
        <w:t>, 2010)</w:t>
      </w:r>
      <w:r w:rsidR="00BD55D6" w:rsidRPr="009B6CCF">
        <w:fldChar w:fldCharType="end"/>
      </w:r>
      <w:r w:rsidRPr="009B6CCF">
        <w:t>.</w:t>
      </w:r>
      <w:r w:rsidR="00471D4C">
        <w:t xml:space="preserve"> </w:t>
      </w:r>
      <w:commentRangeEnd w:id="81"/>
      <w:r w:rsidR="00A81D57" w:rsidRPr="009B6CCF">
        <w:rPr>
          <w:rStyle w:val="Refdecomentrio"/>
          <w:sz w:val="24"/>
          <w:szCs w:val="22"/>
        </w:rPr>
        <w:commentReference w:id="81"/>
      </w:r>
    </w:p>
    <w:p w14:paraId="3DAA66AF" w14:textId="4097FFAE" w:rsidR="006D3D4B" w:rsidRPr="009B6CCF" w:rsidRDefault="006D3D4B" w:rsidP="006D3D4B">
      <w:r w:rsidRPr="009B6CCF">
        <w:t xml:space="preserve">O banco de dados do OSM é organizado em </w:t>
      </w:r>
      <w:r w:rsidRPr="009B6CCF">
        <w:rPr>
          <w:i/>
          <w:iCs/>
        </w:rPr>
        <w:t>nodes</w:t>
      </w:r>
      <w:r w:rsidRPr="009B6CCF">
        <w:t xml:space="preserve">, </w:t>
      </w:r>
      <w:r w:rsidRPr="009B6CCF">
        <w:rPr>
          <w:i/>
          <w:iCs/>
        </w:rPr>
        <w:t>ways</w:t>
      </w:r>
      <w:r w:rsidRPr="009B6CCF">
        <w:t xml:space="preserve"> e </w:t>
      </w:r>
      <w:r w:rsidRPr="009B6CCF">
        <w:rPr>
          <w:i/>
          <w:iCs/>
        </w:rPr>
        <w:t>relations</w:t>
      </w:r>
      <w:r w:rsidRPr="009B6CCF">
        <w:t xml:space="preserve"> que representam, respectivamente, pontos discretos, linhas (logradouros e rios) e estruturas complexas. Nesse trabalho, para a espacialização das quadras do </w:t>
      </w:r>
      <w:r w:rsidR="005131AD" w:rsidRPr="009B6CCF">
        <w:t>Cadastro Territorial Urbano</w:t>
      </w:r>
      <w:r w:rsidRPr="009B6CCF">
        <w:t>, são usadas as coordenadas de trechos dos logradouros (</w:t>
      </w:r>
      <w:r w:rsidRPr="009B6CCF">
        <w:rPr>
          <w:i/>
          <w:iCs/>
        </w:rPr>
        <w:t>ways</w:t>
      </w:r>
      <w:r w:rsidRPr="009B6CCF">
        <w:t xml:space="preserve">), acessadas através do serviço </w:t>
      </w:r>
      <w:r w:rsidRPr="009B6CCF">
        <w:rPr>
          <w:i/>
          <w:iCs/>
        </w:rPr>
        <w:t>API Overpass</w:t>
      </w:r>
      <w:r w:rsidRPr="009B6CCF">
        <w:t xml:space="preserve">. A </w:t>
      </w:r>
      <w:r w:rsidRPr="009B6CCF">
        <w:rPr>
          <w:i/>
          <w:iCs/>
        </w:rPr>
        <w:t>API Overpass</w:t>
      </w:r>
      <w:r w:rsidRPr="009B6CCF">
        <w:t xml:space="preserve"> é um serviço de consulta especializado para extração de dados do OSM usando uma linguagem semelhante ao SQL</w:t>
      </w:r>
      <w:r w:rsidR="00A502F7" w:rsidRPr="009B6CCF">
        <w:t xml:space="preserve"> </w:t>
      </w:r>
      <w:r w:rsidR="00A502F7" w:rsidRPr="009B6CCF">
        <w:fldChar w:fldCharType="begin"/>
      </w:r>
      <w:r w:rsidR="00540515" w:rsidRPr="009B6CCF">
        <w:instrText xml:space="preserve"> ADDIN ZOTERO_ITEM CSL_CITATION {"citationID":"QfAZBbvX","properties":{"formattedCitation":"(Olbricht; Paulmann, 2015)","plainCitation":"(Olbricht; Paulmann, 2015)","dontUpdate":true,"noteIndex":0},"citationItems":[{"id":219,"uris":["http://zotero.org/users/15531986/items/KVV3C5C3"],"itemData":{"id":219,"type":"article","DOI":"10.5446/17720","language":"de","publisher":"FOSS@HFT","source":"DOI.org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rsidR="00A502F7" w:rsidRPr="009B6CCF">
        <w:fldChar w:fldCharType="separate"/>
      </w:r>
      <w:r w:rsidR="00A502F7" w:rsidRPr="009B6CCF">
        <w:rPr>
          <w:rFonts w:cs="Arial"/>
        </w:rPr>
        <w:t>(</w:t>
      </w:r>
      <w:r w:rsidR="00E73FDA" w:rsidRPr="009B6CCF">
        <w:rPr>
          <w:rFonts w:cs="Arial"/>
        </w:rPr>
        <w:t>OLBRICH</w:t>
      </w:r>
      <w:r w:rsidR="00A502F7" w:rsidRPr="009B6CCF">
        <w:rPr>
          <w:rFonts w:cs="Arial"/>
        </w:rPr>
        <w:t>; P</w:t>
      </w:r>
      <w:r w:rsidR="00E73FDA" w:rsidRPr="009B6CCF">
        <w:rPr>
          <w:rFonts w:cs="Arial"/>
        </w:rPr>
        <w:t>AULMANN</w:t>
      </w:r>
      <w:r w:rsidR="00A502F7" w:rsidRPr="009B6CCF">
        <w:rPr>
          <w:rFonts w:cs="Arial"/>
        </w:rPr>
        <w:t>, 2015)</w:t>
      </w:r>
      <w:r w:rsidR="00A502F7" w:rsidRPr="009B6CCF">
        <w:fldChar w:fldCharType="end"/>
      </w:r>
      <w:r w:rsidRPr="009B6CCF">
        <w:t xml:space="preserve">. </w:t>
      </w:r>
    </w:p>
    <w:p w14:paraId="7586CB99" w14:textId="77777777" w:rsidR="00BA5B04" w:rsidRDefault="006D3D4B" w:rsidP="009B6CCF">
      <w:pPr>
        <w:pStyle w:val="Ttulo1"/>
      </w:pPr>
      <w:bookmarkStart w:id="82" w:name="_Toc226643956"/>
      <w:r w:rsidRPr="009B6CCF">
        <w:lastRenderedPageBreak/>
        <w:t>MATERIAIS E MÉTODO</w:t>
      </w:r>
      <w:bookmarkEnd w:id="82"/>
    </w:p>
    <w:p w14:paraId="6378BBF0" w14:textId="346960C5" w:rsidR="00526520" w:rsidRDefault="00526520" w:rsidP="00526520">
      <w:r>
        <w:t xml:space="preserve">Este capítulo descreve a metodologia e os recursos tecnológicos empregados para o desenvolvimento e a validação </w:t>
      </w:r>
      <w:r w:rsidR="001D2159">
        <w:t>do trabalho</w:t>
      </w:r>
      <w:r>
        <w:t>. A pesquisa adota uma abordagem de natureza aplicada e quantitativa, estruturada para converter registros alfanuméricos legados em dados geoespaciais interoperáveis.</w:t>
      </w:r>
    </w:p>
    <w:p w14:paraId="7D5E8A8E" w14:textId="761B76C7" w:rsidR="00526520" w:rsidRDefault="00526520" w:rsidP="00526520">
      <w:r>
        <w:t xml:space="preserve">Inicialmente, apresenta-se a caracterização de Capanema (PR), município selecionado como unidade experimental devido à sua maturidade cadastral e adesão ao SINTER. Na sequência, detalham-se os Materiais, compreendendo as bases de dados públicas (CNEFE, CTU/CIATA e </w:t>
      </w:r>
      <w:r w:rsidRPr="006E137E">
        <w:rPr>
          <w:i/>
          <w:iCs/>
        </w:rPr>
        <w:t>OpenStreetMap</w:t>
      </w:r>
      <w:r>
        <w:t xml:space="preserve">) e </w:t>
      </w:r>
      <w:r w:rsidR="00BA0C92">
        <w:t>as camadas tecnológicas</w:t>
      </w:r>
      <w:r>
        <w:t xml:space="preserve"> de desenvolvimento (Javascript, SQL e Leaflet). Por fim, descreve-se o Método, que abrange desde a análise da persistência do modelo CIATA nos municípios brasileiros até os fluxos de ingestão, tratamento e integração de dados em ambiente de banco de dados relacional.</w:t>
      </w:r>
    </w:p>
    <w:p w14:paraId="0D82C0A5" w14:textId="180F624E" w:rsidR="00526520" w:rsidRPr="00526520" w:rsidRDefault="00526520" w:rsidP="00526520">
      <w:commentRangeStart w:id="83"/>
      <w:r w:rsidRPr="00526520">
        <w:rPr>
          <w:b/>
          <w:bCs/>
        </w:rPr>
        <w:t>Nota Ética</w:t>
      </w:r>
      <w:r>
        <w:t xml:space="preserve">: </w:t>
      </w:r>
      <w:r w:rsidR="005F04C7">
        <w:t>a</w:t>
      </w:r>
      <w:ins w:id="84" w:author="Ednez Gomes Tavares" w:date="2026-04-10T11:12:00Z" w16du:dateUtc="2026-04-10T14:12:00Z">
        <w:r w:rsidR="005F04C7">
          <w:t xml:space="preserve"> </w:t>
        </w:r>
      </w:ins>
      <w:r>
        <w:t>revisão textual e o refinamento linguístico de partes deste documento contaram com o auxílio de ferramentas de IA, permanecendo a autoria, a veracidade dos dados e as conclusões sob total responsabilidade do autor.</w:t>
      </w:r>
      <w:commentRangeEnd w:id="83"/>
      <w:r w:rsidR="00A81D57" w:rsidRPr="00526520">
        <w:rPr>
          <w:rStyle w:val="Refdecomentrio"/>
          <w:sz w:val="24"/>
          <w:szCs w:val="22"/>
        </w:rPr>
        <w:commentReference w:id="83"/>
      </w:r>
    </w:p>
    <w:p w14:paraId="15B78283" w14:textId="6D306B07" w:rsidR="006D3D4B" w:rsidRPr="009B6CCF" w:rsidRDefault="006D3D4B" w:rsidP="002D729A">
      <w:pPr>
        <w:pStyle w:val="Ttulo2"/>
      </w:pPr>
      <w:bookmarkStart w:id="85" w:name="_Toc226643957"/>
      <w:r w:rsidRPr="009B6CCF">
        <w:t>CARACTERIZAÇÃO DA ÁREA DE ESTUDO</w:t>
      </w:r>
      <w:bookmarkEnd w:id="85"/>
    </w:p>
    <w:p w14:paraId="5070306D" w14:textId="0124D4BE" w:rsidR="000D1D8E" w:rsidRPr="009B6CCF" w:rsidRDefault="000D1D8E" w:rsidP="000D1D8E">
      <w:r w:rsidRPr="009B6CCF">
        <w:t>O município de Capanema - PR se localiza no Sudoeste Paranaense, na fronteira com a Argentina, integrada à Mesorregião Grande Fronteira Sul.</w:t>
      </w:r>
      <w:r w:rsidR="004A6DC5" w:rsidRPr="009B6CCF">
        <w:t xml:space="preserve"> Possui uma área de </w:t>
      </w:r>
      <w:r w:rsidRPr="009B6CCF">
        <w:t>819,065 km²</w:t>
      </w:r>
      <w:r w:rsidR="004A6DC5" w:rsidRPr="009B6CCF">
        <w:t xml:space="preserve"> e abriga </w:t>
      </w:r>
      <w:r w:rsidR="000706F4">
        <w:t xml:space="preserve">uma população de </w:t>
      </w:r>
      <w:r w:rsidRPr="009B6CCF">
        <w:t xml:space="preserve">20.481 pessoas </w:t>
      </w:r>
      <w:r w:rsidR="00B23842" w:rsidRPr="009B6CCF">
        <w:fldChar w:fldCharType="begin"/>
      </w:r>
      <w:r w:rsidR="00B23842" w:rsidRPr="009B6CCF">
        <w:instrText xml:space="preserve"> ADDIN ZOTERO_ITEM CSL_CITATION {"citationID":"Paep398X","properties":{"formattedCitation":"(IBGE, 2022a)","plainCitation":"(IBGE, 2022a)","noteIndex":0},"citationItems":[{"id":158,"uris":["http://zotero.org/users/15531986/items/BHRWQZ84"],"itemData":{"id":158,"type":"dataset","archive":"Agregados_por_municipios_caracteristicas_domicilio1_BR.zip","title":"Censo 2022","title-short":"Censo 2022","URL":"https://www.ibge.gov.br/estatisticas/downloads-estatisticas.html?caminho=Censos/Censo_Demografico_2022/","author":[{"family":"IBGE","given":""}],"accessed":{"date-parts":[["2025",3,2]]},"issued":{"date-parts":[["2022"]]}}}],"schema":"https://github.com/citation-style-language/schema/raw/master/csl-citation.json"} </w:instrText>
      </w:r>
      <w:r w:rsidR="00B23842" w:rsidRPr="009B6CCF">
        <w:fldChar w:fldCharType="separate"/>
      </w:r>
      <w:r w:rsidR="00B23842" w:rsidRPr="009B6CCF">
        <w:rPr>
          <w:rFonts w:cs="Arial"/>
        </w:rPr>
        <w:t>(IBGE, 2022a)</w:t>
      </w:r>
      <w:r w:rsidR="00B23842" w:rsidRPr="009B6CCF">
        <w:fldChar w:fldCharType="end"/>
      </w:r>
    </w:p>
    <w:p w14:paraId="41997719" w14:textId="2AD6381C" w:rsidR="00E76F35" w:rsidRPr="009B6CCF" w:rsidRDefault="000D1D8E" w:rsidP="000D1D8E">
      <w:r w:rsidRPr="009B6CCF">
        <w:t>Capanema é conhecida como a "</w:t>
      </w:r>
      <w:r w:rsidRPr="00EF7089">
        <w:rPr>
          <w:i/>
        </w:rPr>
        <w:t>Capital do Melaço</w:t>
      </w:r>
      <w:r w:rsidRPr="009B6CCF">
        <w:t>" e possui uma localização estratégica próxima ao Parque Nacional do Iguaçu</w:t>
      </w:r>
      <w:r w:rsidR="00DF3E6F" w:rsidRPr="009B6CCF">
        <w:t>.</w:t>
      </w:r>
    </w:p>
    <w:p w14:paraId="08A622B2" w14:textId="6251EE75" w:rsidR="00E90593" w:rsidRPr="009B6CCF" w:rsidRDefault="00391AF0" w:rsidP="006D3D4B">
      <w:r w:rsidRPr="009B6CCF">
        <w:t>Em sua página na Internet, a prefeitura d</w:t>
      </w:r>
      <w:r w:rsidR="00E90593" w:rsidRPr="009B6CCF">
        <w:t xml:space="preserve">isponibiliza um </w:t>
      </w:r>
      <w:r w:rsidR="003C08D3" w:rsidRPr="009B6CCF">
        <w:t xml:space="preserve">GEOPORTAL </w:t>
      </w:r>
      <w:r w:rsidR="006F008F" w:rsidRPr="009B6CCF">
        <w:t xml:space="preserve">completo </w:t>
      </w:r>
      <w:r w:rsidR="00042219" w:rsidRPr="009B6CCF">
        <w:fldChar w:fldCharType="begin"/>
      </w:r>
      <w:r w:rsidR="00042219" w:rsidRPr="009B6CCF">
        <w:instrText xml:space="preserve"> ADDIN ZOTERO_ITEM CSL_CITATION {"citationID":"pXij5OJr","properties":{"formattedCitation":"(SIGWEB-Capanema,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00042219" w:rsidRPr="009B6CCF">
        <w:fldChar w:fldCharType="separate"/>
      </w:r>
      <w:r w:rsidR="00042219" w:rsidRPr="009B6CCF">
        <w:rPr>
          <w:rFonts w:cs="Arial"/>
        </w:rPr>
        <w:t>(SIGWEB-Capanema, 2025)</w:t>
      </w:r>
      <w:r w:rsidR="00042219" w:rsidRPr="009B6CCF">
        <w:fldChar w:fldCharType="end"/>
      </w:r>
      <w:r w:rsidR="005557C7" w:rsidRPr="009B6CCF">
        <w:t>,</w:t>
      </w:r>
      <w:r w:rsidR="00042219" w:rsidRPr="009B6CCF">
        <w:t xml:space="preserve"> </w:t>
      </w:r>
      <w:r w:rsidR="006F008F" w:rsidRPr="009B6CCF">
        <w:t xml:space="preserve">que permite o </w:t>
      </w:r>
      <w:r w:rsidR="006F008F" w:rsidRPr="00BB34FF">
        <w:rPr>
          <w:i/>
          <w:iCs/>
        </w:rPr>
        <w:t>download</w:t>
      </w:r>
      <w:r w:rsidR="006F008F" w:rsidRPr="009B6CCF">
        <w:t xml:space="preserve"> dos </w:t>
      </w:r>
      <w:r w:rsidR="006F008F" w:rsidRPr="009B6CCF">
        <w:rPr>
          <w:i/>
          <w:iCs/>
        </w:rPr>
        <w:t>shapefiles</w:t>
      </w:r>
      <w:r w:rsidR="006F008F" w:rsidRPr="009B6CCF">
        <w:t xml:space="preserve"> de lotes urbanos</w:t>
      </w:r>
      <w:r w:rsidR="005557C7" w:rsidRPr="009B6CCF">
        <w:t xml:space="preserve">, </w:t>
      </w:r>
      <w:r w:rsidR="006F008F" w:rsidRPr="009B6CCF">
        <w:t xml:space="preserve">e acesso </w:t>
      </w:r>
      <w:r w:rsidR="00602558" w:rsidRPr="009B6CCF">
        <w:t xml:space="preserve">público </w:t>
      </w:r>
      <w:r w:rsidR="006F008F" w:rsidRPr="009B6CCF">
        <w:t xml:space="preserve">ao </w:t>
      </w:r>
      <w:r w:rsidR="00224EBE" w:rsidRPr="009B6CCF">
        <w:t>C</w:t>
      </w:r>
      <w:r w:rsidR="006F008F" w:rsidRPr="009B6CCF">
        <w:t>adastro</w:t>
      </w:r>
      <w:r w:rsidR="00602558" w:rsidRPr="009B6CCF">
        <w:t xml:space="preserve"> </w:t>
      </w:r>
      <w:r w:rsidR="00224EBE" w:rsidRPr="009B6CCF">
        <w:t>T</w:t>
      </w:r>
      <w:r w:rsidR="00602558" w:rsidRPr="009B6CCF">
        <w:t xml:space="preserve">erritorial </w:t>
      </w:r>
      <w:r w:rsidR="00224EBE" w:rsidRPr="009B6CCF">
        <w:t>U</w:t>
      </w:r>
      <w:r w:rsidR="00602558" w:rsidRPr="009B6CCF">
        <w:t>rbano (CTU</w:t>
      </w:r>
      <w:r w:rsidR="00BB34FF">
        <w:t>/CIATA</w:t>
      </w:r>
      <w:r w:rsidR="00602558" w:rsidRPr="009B6CCF">
        <w:t xml:space="preserve">). </w:t>
      </w:r>
      <w:r w:rsidR="00ED5C0A" w:rsidRPr="009B6CCF">
        <w:t xml:space="preserve">Além disso, os </w:t>
      </w:r>
      <w:r w:rsidR="00602558" w:rsidRPr="009B6CCF">
        <w:t>dados literais disponíveis seguem uma estrutura semelhante à descrita p</w:t>
      </w:r>
      <w:r w:rsidR="00885147" w:rsidRPr="009B6CCF">
        <w:t>elo Manual do Cadastro Imobiliário</w:t>
      </w:r>
      <w:r w:rsidR="00540515" w:rsidRPr="009B6CCF">
        <w:t xml:space="preserve"> </w:t>
      </w:r>
      <w:r w:rsidR="000B1D95" w:rsidRPr="009B6CCF">
        <w:fldChar w:fldCharType="begin"/>
      </w:r>
      <w:r w:rsidR="000B1D95" w:rsidRPr="009B6CCF">
        <w:instrText xml:space="preserve"> ADDIN ZOTERO_ITEM CSL_CITATION {"citationID":"cBP0TR4g","properties":{"formattedCitation":"(SERPRO,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0B1D95" w:rsidRPr="009B6CCF">
        <w:fldChar w:fldCharType="separate"/>
      </w:r>
      <w:r w:rsidR="000B1D95" w:rsidRPr="009B6CCF">
        <w:rPr>
          <w:rFonts w:cs="Arial"/>
        </w:rPr>
        <w:t>(SERPRO, 2025)</w:t>
      </w:r>
      <w:r w:rsidR="000B1D95" w:rsidRPr="009B6CCF">
        <w:fldChar w:fldCharType="end"/>
      </w:r>
      <w:r w:rsidR="000B1D95" w:rsidRPr="009B6CCF">
        <w:t xml:space="preserve"> </w:t>
      </w:r>
      <w:r w:rsidR="00942A2A" w:rsidRPr="009B6CCF">
        <w:t>do projeto CIATA, com segmentação por quadra e lote</w:t>
      </w:r>
      <w:r w:rsidR="00E86809" w:rsidRPr="009B6CCF">
        <w:t>,</w:t>
      </w:r>
      <w:r w:rsidR="00042219" w:rsidRPr="009B6CCF">
        <w:t xml:space="preserve"> e </w:t>
      </w:r>
      <w:r w:rsidR="00B91087" w:rsidRPr="009B6CCF">
        <w:t xml:space="preserve">informações sobre </w:t>
      </w:r>
      <w:r w:rsidR="007B08BB" w:rsidRPr="009B6CCF">
        <w:t>endereço e dimensões dos lotes</w:t>
      </w:r>
      <w:r w:rsidR="00E5483B" w:rsidRPr="009B6CCF">
        <w:t xml:space="preserve">, o que facilita a criação de um arquivo com as características exigidas pelo </w:t>
      </w:r>
      <w:r w:rsidR="00E5483B" w:rsidRPr="009B6CCF">
        <w:rPr>
          <w:i/>
          <w:iCs/>
        </w:rPr>
        <w:t>SuperCIATA</w:t>
      </w:r>
      <w:r w:rsidR="00942A2A" w:rsidRPr="009B6CCF">
        <w:t xml:space="preserve">. </w:t>
      </w:r>
    </w:p>
    <w:p w14:paraId="4D4AC58D" w14:textId="47D24662" w:rsidR="00696672" w:rsidRPr="009B6CCF" w:rsidRDefault="00696672" w:rsidP="006D3D4B">
      <w:r w:rsidRPr="009B6CCF">
        <w:t xml:space="preserve">No que se refere ao cadastro imobiliário, o município é signatário do convênio SINTER (Sistema Nacional de Gestão de Informações Territoriais), tendo realizado a vinculação do </w:t>
      </w:r>
      <w:r w:rsidR="003C08D3" w:rsidRPr="009B6CCF">
        <w:t>C</w:t>
      </w:r>
      <w:r w:rsidR="000B53D5" w:rsidRPr="009B6CCF">
        <w:t>adastro</w:t>
      </w:r>
      <w:r w:rsidR="003C08D3" w:rsidRPr="009B6CCF">
        <w:t xml:space="preserve"> </w:t>
      </w:r>
      <w:r w:rsidR="006B52BD" w:rsidRPr="009B6CCF">
        <w:t xml:space="preserve">Imobiliário </w:t>
      </w:r>
      <w:r w:rsidR="003C08D3" w:rsidRPr="009B6CCF">
        <w:t>Brasileiro</w:t>
      </w:r>
      <w:r w:rsidR="000B53D5" w:rsidRPr="009B6CCF">
        <w:t xml:space="preserve"> </w:t>
      </w:r>
      <w:r w:rsidRPr="009B6CCF">
        <w:t xml:space="preserve">(CIB) aos seus lotes urbanos. Os quantitativos atuais das unidades cadastrais estão consolidados no </w:t>
      </w:r>
      <w:r w:rsidR="00DF3E6F" w:rsidRPr="009B6CCF">
        <w:fldChar w:fldCharType="begin"/>
      </w:r>
      <w:r w:rsidR="00DF3E6F" w:rsidRPr="009B6CCF">
        <w:instrText xml:space="preserve"> REF _Ref222379166 \h </w:instrText>
      </w:r>
      <w:r w:rsidR="00DF3E6F" w:rsidRPr="009B6CCF">
        <w:fldChar w:fldCharType="separate"/>
      </w:r>
      <w:r w:rsidR="00F02416" w:rsidRPr="009B6CCF">
        <w:t xml:space="preserve">Quadro </w:t>
      </w:r>
      <w:r w:rsidR="00F02416">
        <w:rPr>
          <w:noProof/>
        </w:rPr>
        <w:t>5</w:t>
      </w:r>
      <w:r w:rsidR="00DF3E6F" w:rsidRPr="009B6CCF">
        <w:fldChar w:fldCharType="end"/>
      </w:r>
      <w:r w:rsidRPr="009B6CCF">
        <w:t xml:space="preserve">, </w:t>
      </w:r>
      <w:r w:rsidRPr="009B6CCF">
        <w:lastRenderedPageBreak/>
        <w:t xml:space="preserve">comparando as bases do </w:t>
      </w:r>
      <w:r w:rsidR="003C08D3" w:rsidRPr="009B6CCF">
        <w:t>GEOPORTAL</w:t>
      </w:r>
      <w:r w:rsidRPr="009B6CCF">
        <w:t xml:space="preserve"> municipal e do CNEFE (Cadastro Nacional de Endereços para Fins Estatísticos).</w:t>
      </w:r>
    </w:p>
    <w:p w14:paraId="0F15F635" w14:textId="77777777" w:rsidR="007668D2" w:rsidRPr="009B6CCF" w:rsidRDefault="007668D2" w:rsidP="006D3D4B"/>
    <w:p w14:paraId="56D346D8" w14:textId="278E54BC" w:rsidR="00232E88" w:rsidRPr="00D33AA8" w:rsidRDefault="00232E88" w:rsidP="00A6278E">
      <w:pPr>
        <w:pStyle w:val="Legenda"/>
        <w:rPr>
          <w:sz w:val="24"/>
          <w:szCs w:val="24"/>
        </w:rPr>
      </w:pPr>
      <w:bookmarkStart w:id="86" w:name="_Ref222379166"/>
      <w:r w:rsidRPr="00D33AA8">
        <w:rPr>
          <w:sz w:val="24"/>
          <w:szCs w:val="24"/>
        </w:rPr>
        <w:t xml:space="preserve">Quadro </w:t>
      </w:r>
      <w:r w:rsidR="00F02416" w:rsidRPr="00D33AA8">
        <w:rPr>
          <w:sz w:val="24"/>
          <w:szCs w:val="24"/>
        </w:rPr>
        <w:fldChar w:fldCharType="begin"/>
      </w:r>
      <w:r w:rsidR="00F02416" w:rsidRPr="00D33AA8">
        <w:rPr>
          <w:sz w:val="24"/>
          <w:szCs w:val="24"/>
        </w:rPr>
        <w:instrText xml:space="preserve"> SEQ Quadro \* ARABIC </w:instrText>
      </w:r>
      <w:r w:rsidR="00F02416" w:rsidRPr="00D33AA8">
        <w:rPr>
          <w:sz w:val="24"/>
          <w:szCs w:val="24"/>
        </w:rPr>
        <w:fldChar w:fldCharType="separate"/>
      </w:r>
      <w:r w:rsidR="00F02416" w:rsidRPr="00D33AA8">
        <w:rPr>
          <w:noProof/>
          <w:sz w:val="24"/>
          <w:szCs w:val="24"/>
        </w:rPr>
        <w:t>5</w:t>
      </w:r>
      <w:r w:rsidR="00F02416" w:rsidRPr="00D33AA8">
        <w:rPr>
          <w:noProof/>
          <w:sz w:val="24"/>
          <w:szCs w:val="24"/>
        </w:rPr>
        <w:fldChar w:fldCharType="end"/>
      </w:r>
      <w:bookmarkEnd w:id="86"/>
      <w:r w:rsidRPr="00D33AA8">
        <w:rPr>
          <w:sz w:val="24"/>
          <w:szCs w:val="24"/>
        </w:rPr>
        <w:t xml:space="preserve"> </w:t>
      </w:r>
      <w:r w:rsidR="008E47F5" w:rsidRPr="00D33AA8">
        <w:rPr>
          <w:sz w:val="24"/>
          <w:szCs w:val="24"/>
        </w:rPr>
        <w:t>–</w:t>
      </w:r>
      <w:r w:rsidRPr="00D33AA8">
        <w:rPr>
          <w:sz w:val="24"/>
          <w:szCs w:val="24"/>
        </w:rPr>
        <w:t xml:space="preserve"> </w:t>
      </w:r>
      <w:r w:rsidR="008E47F5" w:rsidRPr="00D33AA8">
        <w:rPr>
          <w:sz w:val="24"/>
          <w:szCs w:val="24"/>
        </w:rPr>
        <w:t>Quantitativos Cadastrais Urbanos</w:t>
      </w:r>
    </w:p>
    <w:tbl>
      <w:tblPr>
        <w:tblStyle w:val="TabeladeGrade5Escura-nfase11"/>
        <w:tblW w:w="2630" w:type="pct"/>
        <w:jc w:val="center"/>
        <w:tblLook w:val="04A0" w:firstRow="1" w:lastRow="0" w:firstColumn="1" w:lastColumn="0" w:noHBand="0" w:noVBand="1"/>
      </w:tblPr>
      <w:tblGrid>
        <w:gridCol w:w="1572"/>
        <w:gridCol w:w="1457"/>
        <w:gridCol w:w="1737"/>
      </w:tblGrid>
      <w:tr w:rsidR="00E553CF" w:rsidRPr="009B6CCF" w14:paraId="2941EEF3" w14:textId="77777777" w:rsidTr="00E553CF">
        <w:trPr>
          <w:cnfStyle w:val="100000000000" w:firstRow="1" w:lastRow="0" w:firstColumn="0" w:lastColumn="0" w:oddVBand="0" w:evenVBand="0" w:oddHBand="0"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17BF7BA9" w14:textId="49A51BFD" w:rsidR="00E553CF" w:rsidRPr="009B6CCF" w:rsidRDefault="00E553CF" w:rsidP="00E553CF">
            <w:pPr>
              <w:ind w:firstLine="0"/>
              <w:jc w:val="center"/>
              <w:rPr>
                <w:rFonts w:eastAsia="Times New Roman" w:cs="Arial"/>
                <w:sz w:val="20"/>
                <w:szCs w:val="20"/>
                <w:lang w:eastAsia="pt-BR"/>
              </w:rPr>
            </w:pPr>
            <w:r w:rsidRPr="009B6CCF">
              <w:t>Fonte</w:t>
            </w:r>
          </w:p>
        </w:tc>
        <w:tc>
          <w:tcPr>
            <w:tcW w:w="1587" w:type="pct"/>
            <w:noWrap/>
            <w:hideMark/>
          </w:tcPr>
          <w:p w14:paraId="27F7CBE7" w14:textId="64794643" w:rsidR="00E553CF" w:rsidRPr="009B6CCF" w:rsidRDefault="00E553CF" w:rsidP="00E553C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pt-BR"/>
              </w:rPr>
            </w:pPr>
            <w:r w:rsidRPr="009B6CCF">
              <w:t>Quadras</w:t>
            </w:r>
          </w:p>
        </w:tc>
        <w:tc>
          <w:tcPr>
            <w:tcW w:w="1822" w:type="pct"/>
            <w:noWrap/>
            <w:hideMark/>
          </w:tcPr>
          <w:p w14:paraId="685617A9" w14:textId="009AE3EF" w:rsidR="00E553CF" w:rsidRPr="009B6CCF" w:rsidRDefault="00E553CF" w:rsidP="00E553C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pt-BR"/>
              </w:rPr>
            </w:pPr>
            <w:r w:rsidRPr="009B6CCF">
              <w:t>Lotes/Pontos</w:t>
            </w:r>
          </w:p>
        </w:tc>
      </w:tr>
      <w:tr w:rsidR="00E553CF" w:rsidRPr="009B6CCF" w14:paraId="6D96C0EC" w14:textId="77777777" w:rsidTr="00E553C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6178A86E" w14:textId="6CC5DF10" w:rsidR="00E553CF" w:rsidRPr="009B6CCF" w:rsidRDefault="00ED5314" w:rsidP="00A6278E">
            <w:pPr>
              <w:pStyle w:val="Legenda"/>
              <w:rPr>
                <w:rFonts w:eastAsia="Times New Roman" w:cs="Arial"/>
                <w:lang w:eastAsia="pt-BR"/>
              </w:rPr>
            </w:pPr>
            <w:r w:rsidRPr="009B6CCF">
              <w:t>GEOPORTAL</w:t>
            </w:r>
          </w:p>
        </w:tc>
        <w:tc>
          <w:tcPr>
            <w:tcW w:w="1587" w:type="pct"/>
            <w:noWrap/>
            <w:hideMark/>
          </w:tcPr>
          <w:p w14:paraId="6CE28117" w14:textId="6EC9A94C" w:rsidR="00E553CF" w:rsidRPr="009B6CCF" w:rsidRDefault="00127345" w:rsidP="00A6278E">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t>460</w:t>
            </w:r>
          </w:p>
        </w:tc>
        <w:tc>
          <w:tcPr>
            <w:tcW w:w="1822" w:type="pct"/>
            <w:noWrap/>
            <w:hideMark/>
          </w:tcPr>
          <w:p w14:paraId="487F363B" w14:textId="36642273" w:rsidR="00E553CF" w:rsidRPr="009B6CCF" w:rsidRDefault="00E553CF" w:rsidP="00A6278E">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t>7</w:t>
            </w:r>
            <w:r w:rsidR="007668D2" w:rsidRPr="009B6CCF">
              <w:t>.</w:t>
            </w:r>
            <w:r w:rsidRPr="009B6CCF">
              <w:t>186</w:t>
            </w:r>
          </w:p>
        </w:tc>
      </w:tr>
      <w:tr w:rsidR="00E553CF" w:rsidRPr="009B6CCF" w14:paraId="16537E70" w14:textId="77777777" w:rsidTr="00E553CF">
        <w:trPr>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4B742162" w14:textId="092773A2" w:rsidR="00E553CF" w:rsidRPr="009B6CCF" w:rsidRDefault="00E553CF" w:rsidP="00A6278E">
            <w:pPr>
              <w:pStyle w:val="Legenda"/>
              <w:rPr>
                <w:rFonts w:eastAsia="Times New Roman" w:cs="Arial"/>
                <w:lang w:eastAsia="pt-BR"/>
              </w:rPr>
            </w:pPr>
            <w:r w:rsidRPr="009B6CCF">
              <w:t>CNEFE</w:t>
            </w:r>
            <w:r w:rsidR="00ED5314" w:rsidRPr="009B6CCF">
              <w:t xml:space="preserve"> (IBGE)</w:t>
            </w:r>
          </w:p>
        </w:tc>
        <w:tc>
          <w:tcPr>
            <w:tcW w:w="1587" w:type="pct"/>
            <w:noWrap/>
            <w:hideMark/>
          </w:tcPr>
          <w:p w14:paraId="41318BFC" w14:textId="37E1E1DD" w:rsidR="00E553CF" w:rsidRPr="009B6CCF" w:rsidRDefault="00E553CF" w:rsidP="00A6278E">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t>396</w:t>
            </w:r>
          </w:p>
        </w:tc>
        <w:tc>
          <w:tcPr>
            <w:tcW w:w="1822" w:type="pct"/>
            <w:noWrap/>
            <w:hideMark/>
          </w:tcPr>
          <w:p w14:paraId="24D42528" w14:textId="3A8A5E02" w:rsidR="00E553CF" w:rsidRPr="009B6CCF" w:rsidRDefault="00E553CF" w:rsidP="00A6278E">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t>5</w:t>
            </w:r>
            <w:r w:rsidR="007668D2" w:rsidRPr="009B6CCF">
              <w:t>.</w:t>
            </w:r>
            <w:r w:rsidRPr="009B6CCF">
              <w:t>367</w:t>
            </w:r>
          </w:p>
        </w:tc>
      </w:tr>
    </w:tbl>
    <w:p w14:paraId="1DCD001D" w14:textId="1382DCC8" w:rsidR="00FE197A" w:rsidRPr="009B6CCF" w:rsidRDefault="00FE197A" w:rsidP="00D33AA8">
      <w:pPr>
        <w:pStyle w:val="Legenda"/>
      </w:pPr>
      <w:r w:rsidRPr="009B6CCF">
        <w:t xml:space="preserve">Elaboração: </w:t>
      </w:r>
      <w:r w:rsidR="000027A7">
        <w:t>Autor</w:t>
      </w:r>
      <w:r w:rsidRPr="009B6CCF">
        <w:t xml:space="preserve"> (</w:t>
      </w:r>
      <w:r w:rsidR="00ED5314" w:rsidRPr="009B6CCF">
        <w:t>2026</w:t>
      </w:r>
      <w:r w:rsidRPr="009B6CCF">
        <w:t>)</w:t>
      </w:r>
    </w:p>
    <w:p w14:paraId="5317390B" w14:textId="45FB5AE4" w:rsidR="00A41971" w:rsidRPr="009B6CCF" w:rsidRDefault="00A41971" w:rsidP="006D3D4B"/>
    <w:p w14:paraId="190780EB" w14:textId="674C7DF3" w:rsidR="000A2811" w:rsidRPr="009B6CCF" w:rsidRDefault="00A256F6" w:rsidP="006D3D4B">
      <w:r w:rsidRPr="009B6CCF">
        <w:t xml:space="preserve">Para a validação da metodologia, </w:t>
      </w:r>
      <w:r w:rsidR="00CD6153" w:rsidRPr="009B6CCF">
        <w:t xml:space="preserve">os dados alfanuméricos e </w:t>
      </w:r>
      <w:r w:rsidR="00754446" w:rsidRPr="009B6CCF">
        <w:t>as camadas vetoriais</w:t>
      </w:r>
      <w:r w:rsidR="0018424D" w:rsidRPr="009B6CCF">
        <w:t xml:space="preserve"> </w:t>
      </w:r>
      <w:r w:rsidR="00ED1B97" w:rsidRPr="009B6CCF">
        <w:t>(</w:t>
      </w:r>
      <w:r w:rsidR="0018424D" w:rsidRPr="009B6CCF">
        <w:rPr>
          <w:i/>
          <w:iCs/>
        </w:rPr>
        <w:t>shapefiles</w:t>
      </w:r>
      <w:r w:rsidR="00ED1B97" w:rsidRPr="009B6CCF">
        <w:t>)</w:t>
      </w:r>
      <w:r w:rsidR="0018424D" w:rsidRPr="009B6CCF">
        <w:t xml:space="preserve"> de </w:t>
      </w:r>
      <w:r w:rsidRPr="009B6CCF">
        <w:t xml:space="preserve">todas as quadras foram </w:t>
      </w:r>
      <w:r w:rsidR="001D61A9" w:rsidRPr="009B6CCF">
        <w:t>extraídos</w:t>
      </w:r>
      <w:r w:rsidR="0018424D" w:rsidRPr="009B6CCF">
        <w:t xml:space="preserve"> para serem </w:t>
      </w:r>
      <w:r w:rsidRPr="009B6CCF">
        <w:t>confrontad</w:t>
      </w:r>
      <w:r w:rsidR="00B04F24" w:rsidRPr="009B6CCF">
        <w:t>o</w:t>
      </w:r>
      <w:r w:rsidRPr="009B6CCF">
        <w:t xml:space="preserve">s em ambas as bases </w:t>
      </w:r>
      <w:r w:rsidR="00B04F24" w:rsidRPr="009B6CCF">
        <w:t xml:space="preserve">em busca de </w:t>
      </w:r>
      <w:r w:rsidRPr="009B6CCF">
        <w:t xml:space="preserve">correspondência mútua. </w:t>
      </w:r>
      <w:r w:rsidR="008E0F62" w:rsidRPr="009B6CCF">
        <w:t xml:space="preserve">Deste universo, foram selecionadas </w:t>
      </w:r>
      <w:r w:rsidR="009045DD">
        <w:t>16</w:t>
      </w:r>
      <w:r w:rsidR="008E0F62" w:rsidRPr="009B6CCF">
        <w:t xml:space="preserve"> quadras com geometria ortogonal para a realização dos cálculos de acurácia geométrica. </w:t>
      </w:r>
      <w:r w:rsidR="00920767" w:rsidRPr="009B6CCF">
        <w:t xml:space="preserve">Adicionalmente foram copiados os dados dos lotes de </w:t>
      </w:r>
      <w:r w:rsidR="00E450E2">
        <w:t>uma</w:t>
      </w:r>
      <w:r w:rsidR="00920767" w:rsidRPr="009B6CCF">
        <w:t xml:space="preserve"> quadra específicas para o detalhamento da espacialização por lotes.</w:t>
      </w:r>
    </w:p>
    <w:p w14:paraId="2BC280CB" w14:textId="52BFC430" w:rsidR="006D3D4B" w:rsidRPr="009B6CCF" w:rsidRDefault="006D3D4B" w:rsidP="002D729A">
      <w:pPr>
        <w:pStyle w:val="Ttulo2"/>
      </w:pPr>
      <w:bookmarkStart w:id="87" w:name="_Toc226643958"/>
      <w:r w:rsidRPr="009B6CCF">
        <w:t>MATERIAIS</w:t>
      </w:r>
      <w:bookmarkEnd w:id="87"/>
    </w:p>
    <w:p w14:paraId="5FD3B6AC" w14:textId="4174D442" w:rsidR="006D3D4B" w:rsidRPr="009B6CCF" w:rsidRDefault="006D3D4B" w:rsidP="006D3D4B">
      <w:r w:rsidRPr="009B6CCF">
        <w:t xml:space="preserve">Este trabalho utiliza três fontes de dados: o CNEFE do IBGE, o </w:t>
      </w:r>
      <w:r w:rsidR="00562509" w:rsidRPr="009B6CCF">
        <w:t>Cada</w:t>
      </w:r>
      <w:r w:rsidR="005131AD" w:rsidRPr="009B6CCF">
        <w:t>s</w:t>
      </w:r>
      <w:r w:rsidR="00562509" w:rsidRPr="009B6CCF">
        <w:t>tro Territorial Urbano</w:t>
      </w:r>
      <w:r w:rsidRPr="009B6CCF">
        <w:t xml:space="preserve"> </w:t>
      </w:r>
      <w:r w:rsidR="001059B5" w:rsidRPr="009B6CCF">
        <w:t>dos municípios</w:t>
      </w:r>
      <w:r w:rsidR="0055552B">
        <w:t xml:space="preserve"> (CTU/CIATA</w:t>
      </w:r>
      <w:r w:rsidR="00035BEC">
        <w:t>)</w:t>
      </w:r>
      <w:r w:rsidR="001059B5" w:rsidRPr="009B6CCF">
        <w:t xml:space="preserve"> </w:t>
      </w:r>
      <w:r w:rsidRPr="009B6CCF">
        <w:t xml:space="preserve">e, quando disponíveis, os dados abertos provenientes do </w:t>
      </w:r>
      <w:r w:rsidRPr="009B6CCF">
        <w:rPr>
          <w:i/>
          <w:iCs/>
        </w:rPr>
        <w:t>OpenStreetMap</w:t>
      </w:r>
      <w:r w:rsidRPr="009B6CCF">
        <w:t>.</w:t>
      </w:r>
    </w:p>
    <w:p w14:paraId="5813D6E6" w14:textId="6C90A4A4" w:rsidR="006D3D4B" w:rsidRPr="00961A1B" w:rsidRDefault="006D3D4B" w:rsidP="006D3D4B">
      <w:r w:rsidRPr="009B6CCF">
        <w:t xml:space="preserve">Para organizar </w:t>
      </w:r>
      <w:r w:rsidR="00512A42" w:rsidRPr="009B6CCF">
        <w:t>ess</w:t>
      </w:r>
      <w:r w:rsidRPr="009B6CCF">
        <w:t xml:space="preserve">as diferentes origens de dados, adotou-se a convenção de acrescentar um identificador de domínio antes dos nomes das tabelas: CN_ para CNEFE; CI_ para CIATA; SC_ para </w:t>
      </w:r>
      <w:r w:rsidRPr="009B6CCF">
        <w:rPr>
          <w:i/>
          <w:iCs/>
        </w:rPr>
        <w:t>SuperCIATA</w:t>
      </w:r>
      <w:r w:rsidR="00961A1B">
        <w:t xml:space="preserve"> e OSM_ para o </w:t>
      </w:r>
      <w:r w:rsidR="00961A1B" w:rsidRPr="00961A1B">
        <w:rPr>
          <w:i/>
          <w:iCs/>
        </w:rPr>
        <w:t>OpenStreetMap</w:t>
      </w:r>
      <w:r w:rsidR="00961A1B">
        <w:rPr>
          <w:i/>
          <w:iCs/>
        </w:rPr>
        <w:t>.</w:t>
      </w:r>
    </w:p>
    <w:p w14:paraId="6C67A4BE" w14:textId="7DBD1A07" w:rsidR="006C7A3A" w:rsidRPr="009B6CCF" w:rsidRDefault="006C7A3A" w:rsidP="00EB0378">
      <w:r w:rsidRPr="009B6CCF">
        <w:t>A</w:t>
      </w:r>
      <w:r w:rsidR="00C06BF8" w:rsidRPr="009B6CCF">
        <w:t xml:space="preserve"> </w:t>
      </w:r>
      <w:r w:rsidR="006D3D4B" w:rsidRPr="009B6CCF">
        <w:t xml:space="preserve">aplicação </w:t>
      </w:r>
      <w:r w:rsidR="006D3D4B" w:rsidRPr="009B6CCF">
        <w:rPr>
          <w:i/>
          <w:iCs/>
        </w:rPr>
        <w:t>SuperCIATA</w:t>
      </w:r>
      <w:r w:rsidR="006D3D4B" w:rsidRPr="009B6CCF">
        <w:t xml:space="preserve">, construída para testar e demonstrar a metodologia de integração das bases de dados, </w:t>
      </w:r>
      <w:r w:rsidR="006D5D2A" w:rsidRPr="009B6CCF">
        <w:t xml:space="preserve">também </w:t>
      </w:r>
      <w:r w:rsidR="006D3D4B" w:rsidRPr="009B6CCF">
        <w:t xml:space="preserve">emprega: </w:t>
      </w:r>
    </w:p>
    <w:p w14:paraId="1BB33CB9" w14:textId="2C5CA157" w:rsidR="006C7A3A" w:rsidRPr="009B6CCF" w:rsidRDefault="006D3D4B" w:rsidP="00F27A51">
      <w:pPr>
        <w:pStyle w:val="PargrafodaLista"/>
        <w:numPr>
          <w:ilvl w:val="0"/>
          <w:numId w:val="14"/>
        </w:numPr>
      </w:pPr>
      <w:r w:rsidRPr="009B6CCF">
        <w:t xml:space="preserve">o sistema gerenciador de banco de dados </w:t>
      </w:r>
      <w:r w:rsidRPr="009B6CCF">
        <w:rPr>
          <w:i/>
          <w:iCs/>
        </w:rPr>
        <w:t>MySQL</w:t>
      </w:r>
      <w:r w:rsidRPr="009B6CCF">
        <w:t xml:space="preserve"> </w:t>
      </w:r>
      <w:r w:rsidR="002336CE" w:rsidRPr="009B6CCF">
        <w:fldChar w:fldCharType="begin"/>
      </w:r>
      <w:r w:rsidR="004975CD" w:rsidRPr="009B6CCF">
        <w:instrText xml:space="preserve"> ADDIN ZOTERO_ITEM CSL_CITATION {"citationID":"iS1vQ4vb","properties":{"formattedCitation":"(MySQL, 2025)","plainCitation":"(MySQL, 2025)","noteIndex":0},"citationItems":[{"id":239,"uris":["http://zotero.org/users/15531986/items/3EDVLTRS"],"itemData":{"id":239,"type":"webpage","title":"MySQL","URL":"https://www.mysql.com/","accessed":{"date-parts":[["2025",8,10]]},"issued":{"date-parts":[["2025"]]}}}],"schema":"https://github.com/citation-style-language/schema/raw/master/csl-citation.json"} </w:instrText>
      </w:r>
      <w:r w:rsidR="002336CE" w:rsidRPr="009B6CCF">
        <w:fldChar w:fldCharType="separate"/>
      </w:r>
      <w:r w:rsidR="002336CE" w:rsidRPr="009B6CCF">
        <w:rPr>
          <w:rFonts w:cs="Arial"/>
        </w:rPr>
        <w:t>(MySQL, 2025)</w:t>
      </w:r>
      <w:r w:rsidR="002336CE" w:rsidRPr="009B6CCF">
        <w:fldChar w:fldCharType="end"/>
      </w:r>
      <w:r w:rsidRPr="009B6CCF">
        <w:t xml:space="preserve"> para armazenamento de informações; </w:t>
      </w:r>
    </w:p>
    <w:p w14:paraId="5214EA07" w14:textId="0DB8108B" w:rsidR="006C7A3A" w:rsidRPr="009B6CCF" w:rsidRDefault="006D3D4B" w:rsidP="00F27A51">
      <w:pPr>
        <w:pStyle w:val="PargrafodaLista"/>
        <w:numPr>
          <w:ilvl w:val="0"/>
          <w:numId w:val="14"/>
        </w:numPr>
      </w:pPr>
      <w:r w:rsidRPr="009B6CCF">
        <w:t xml:space="preserve">a linguagem de programação </w:t>
      </w:r>
      <w:r w:rsidRPr="009B6CCF">
        <w:rPr>
          <w:i/>
          <w:iCs/>
        </w:rPr>
        <w:t>Javascript</w:t>
      </w:r>
      <w:r w:rsidRPr="009B6CCF">
        <w:t xml:space="preserve"> </w:t>
      </w:r>
      <w:r w:rsidR="002336CE" w:rsidRPr="009B6CCF">
        <w:fldChar w:fldCharType="begin"/>
      </w:r>
      <w:r w:rsidR="005315CE">
        <w:instrText xml:space="preserve"> ADDIN ZOTERO_ITEM CSL_CITATION {"citationID":"O09PBweO","properties":{"formattedCitation":"(JavaScript | MDN, 2025)","plainCitation":"(JavaScript | MDN, 2025)","dontUpdate":true,"noteIndex":0},"citationItems":[{"id":238,"uris":["http://zotero.org/users/15531986/items/AN3PSKYU"],"itemData":{"id":238,"type":"webpage","abstract":"JavaScript® (às vezes abreviado para JS) é uma linguagem leve, interpretada e baseada em objetos com funções de primeira classe, mais conhecida como a linguagem de script para páginas Web, mas usada também em vários outros ambientes sem browser, tais como node.js, Apache CouchDB e Adobe Acrobat. O JavaScript é uma linguagem baseada em protótipos, multi-paradigma e dinâmica, suportando estilos de orientação a objetos, imperativos e declarativos (como por exemplo a programação funcional). Saiba mais sobre o JavaScript.","language":"pt-BR","title":"JavaScript | MDN","URL":"https://developer.mozilla.org/pt-BR/docs/Web/JavaScript","accessed":{"date-parts":[["2025",8,10]]},"issued":{"date-parts":[["2025",4,27]]}}}],"schema":"https://github.com/citation-style-language/schema/raw/master/csl-citation.json"} </w:instrText>
      </w:r>
      <w:r w:rsidR="002336CE" w:rsidRPr="009B6CCF">
        <w:fldChar w:fldCharType="separate"/>
      </w:r>
      <w:r w:rsidR="002336CE" w:rsidRPr="009B6CCF">
        <w:rPr>
          <w:rFonts w:cs="Arial"/>
        </w:rPr>
        <w:t>(</w:t>
      </w:r>
      <w:r w:rsidR="00BF736C">
        <w:rPr>
          <w:rFonts w:cs="Arial"/>
        </w:rPr>
        <w:t>JAVASCRIPT</w:t>
      </w:r>
      <w:r w:rsidR="002336CE" w:rsidRPr="009B6CCF">
        <w:rPr>
          <w:rFonts w:cs="Arial"/>
        </w:rPr>
        <w:t xml:space="preserve"> | MDN, 2025)</w:t>
      </w:r>
      <w:r w:rsidR="002336CE" w:rsidRPr="009B6CCF">
        <w:fldChar w:fldCharType="end"/>
      </w:r>
      <w:r w:rsidR="006B2186" w:rsidRPr="009B6CCF">
        <w:t xml:space="preserve"> </w:t>
      </w:r>
      <w:r w:rsidRPr="009B6CCF">
        <w:t xml:space="preserve">para a realização de cálculos e desenvolvimento das páginas e; </w:t>
      </w:r>
    </w:p>
    <w:p w14:paraId="78B6268E" w14:textId="36A92457" w:rsidR="006C7A3A" w:rsidRPr="009B6CCF" w:rsidRDefault="006D3D4B" w:rsidP="00F27A51">
      <w:pPr>
        <w:pStyle w:val="PargrafodaLista"/>
        <w:numPr>
          <w:ilvl w:val="0"/>
          <w:numId w:val="14"/>
        </w:numPr>
      </w:pPr>
      <w:r w:rsidRPr="009B6CCF">
        <w:t xml:space="preserve">a biblioteca </w:t>
      </w:r>
      <w:r w:rsidRPr="009B6CCF">
        <w:rPr>
          <w:i/>
          <w:iCs/>
        </w:rPr>
        <w:t>Leaflet</w:t>
      </w:r>
      <w:r w:rsidRPr="009B6CCF">
        <w:t xml:space="preserve"> </w:t>
      </w:r>
      <w:r w:rsidR="002336CE" w:rsidRPr="009B6CCF">
        <w:fldChar w:fldCharType="begin"/>
      </w:r>
      <w:r w:rsidR="005315CE">
        <w:instrText xml:space="preserve"> ADDIN ZOTERO_ITEM CSL_CITATION {"citationID":"ZV6nuvI6","properties":{"formattedCitation":"(Leaflet, 2025)","plainCitation":"(Leaflet, 2025)","dontUpdate":true,"noteIndex":0},"citationItems":[{"id":237,"uris":["http://zotero.org/users/15531986/items/IN4F7NZB"],"itemData":{"id":237,"type":"webpage","title":"Leaflet - a JavaScript library for interactive maps","title-short":"Leaflet","URL":"https://leafletjs.com/","accessed":{"date-parts":[["2025",8,10]]},"issued":{"date-parts":[["2025"]]}}}],"schema":"https://github.com/citation-style-language/schema/raw/master/csl-citation.json"} </w:instrText>
      </w:r>
      <w:r w:rsidR="002336CE" w:rsidRPr="009B6CCF">
        <w:fldChar w:fldCharType="separate"/>
      </w:r>
      <w:r w:rsidR="002336CE" w:rsidRPr="009B6CCF">
        <w:rPr>
          <w:rFonts w:cs="Arial"/>
        </w:rPr>
        <w:t>(</w:t>
      </w:r>
      <w:r w:rsidR="00BF736C">
        <w:rPr>
          <w:rFonts w:cs="Arial"/>
        </w:rPr>
        <w:t>LEAFLET</w:t>
      </w:r>
      <w:r w:rsidR="002336CE" w:rsidRPr="009B6CCF">
        <w:rPr>
          <w:rFonts w:cs="Arial"/>
        </w:rPr>
        <w:t>, 2025)</w:t>
      </w:r>
      <w:r w:rsidR="002336CE" w:rsidRPr="009B6CCF">
        <w:fldChar w:fldCharType="end"/>
      </w:r>
      <w:r w:rsidRPr="009B6CCF">
        <w:t xml:space="preserve"> para a visualização cartográfica. </w:t>
      </w:r>
    </w:p>
    <w:p w14:paraId="469DFB50" w14:textId="694F1849" w:rsidR="00843254" w:rsidRPr="009B6CCF" w:rsidRDefault="00A37B55" w:rsidP="00EB0378">
      <w:r w:rsidRPr="009B6CCF">
        <w:t>Todos esses componentes são fornecidos pelo serviço de hospedagem.</w:t>
      </w:r>
      <w:r w:rsidR="00EB0378" w:rsidRPr="009B6CCF">
        <w:t xml:space="preserve"> O acesso à aplicação e aos documentos e códigos pode ser feito pela URL: </w:t>
      </w:r>
      <w:hyperlink r:id="rId17" w:history="1">
        <w:r w:rsidR="00320414" w:rsidRPr="000D1FBC">
          <w:rPr>
            <w:rStyle w:val="Hyperlink"/>
          </w:rPr>
          <w:t>https://superciata.smuu.com.br</w:t>
        </w:r>
      </w:hyperlink>
      <w:r w:rsidR="00EB0378" w:rsidRPr="009B6CCF">
        <w:t>.</w:t>
      </w:r>
    </w:p>
    <w:p w14:paraId="79C16C46" w14:textId="12E5FB93" w:rsidR="000C7CE5" w:rsidRPr="009B6CCF" w:rsidRDefault="000C7CE5" w:rsidP="00093FBB">
      <w:pPr>
        <w:pStyle w:val="Ttulo3"/>
        <w:rPr>
          <w:i/>
          <w:iCs/>
        </w:rPr>
      </w:pPr>
      <w:bookmarkStart w:id="88" w:name="_Toc226643959"/>
      <w:r w:rsidRPr="009B6CCF">
        <w:lastRenderedPageBreak/>
        <w:t xml:space="preserve">Atributos do CNEFE Usados no </w:t>
      </w:r>
      <w:r w:rsidRPr="009B6CCF">
        <w:rPr>
          <w:i/>
          <w:iCs/>
        </w:rPr>
        <w:t>SuperCIATA</w:t>
      </w:r>
      <w:bookmarkEnd w:id="88"/>
    </w:p>
    <w:p w14:paraId="65C88BDF" w14:textId="387F6118" w:rsidR="00FC1A76" w:rsidRDefault="002D30C6" w:rsidP="00FC1A76">
      <w:pPr>
        <w:rPr>
          <w:ins w:id="89" w:author="Ednez Gomes Tavares" w:date="2026-04-10T11:17:00Z" w16du:dateUtc="2026-04-10T14:17:00Z"/>
        </w:rPr>
      </w:pPr>
      <w:r w:rsidRPr="009B6CCF">
        <w:t>Sob a ó</w:t>
      </w:r>
      <w:r w:rsidR="009B5939">
        <w:t>p</w:t>
      </w:r>
      <w:r w:rsidRPr="009B6CCF">
        <w:t xml:space="preserve">tica do CNEFE, os agrupamentos urbanos são modelados exclusivamente como pontos georreferenciados representativos de endereços. Nessa estrutura, a "quadra" não existe como uma entidade geométrica delimitada (polígono), mas sim como uma abstração derivada da concentração desses pontos. Consequentemente, as quadras não possuem limites espaciais definidos com precisão na base original, exigindo um processo de organização e consolidação de dados para viabilizar a integração desses pontos ao domínio do </w:t>
      </w:r>
      <w:r w:rsidR="006E4A68">
        <w:t>P</w:t>
      </w:r>
      <w:r w:rsidRPr="009B6CCF">
        <w:t xml:space="preserve">rojeto CIATA. A </w:t>
      </w:r>
      <w:r w:rsidRPr="009B6CCF">
        <w:fldChar w:fldCharType="begin"/>
      </w:r>
      <w:r w:rsidRPr="009B6CCF">
        <w:instrText xml:space="preserve"> REF _Ref223083035 \h </w:instrText>
      </w:r>
      <w:r w:rsidRPr="009B6CCF">
        <w:fldChar w:fldCharType="separate"/>
      </w:r>
      <w:r w:rsidR="00F02416" w:rsidRPr="009B6CCF">
        <w:t xml:space="preserve">Figura </w:t>
      </w:r>
      <w:r w:rsidR="00F02416">
        <w:rPr>
          <w:noProof/>
        </w:rPr>
        <w:t>4</w:t>
      </w:r>
      <w:r w:rsidRPr="009B6CCF">
        <w:fldChar w:fldCharType="end"/>
      </w:r>
      <w:r w:rsidRPr="009B6CCF">
        <w:t xml:space="preserve">  ilustra essa representação gráfica, evidenciando como a malha urbana é percebida pelo CNEFE apenas através de sua dispersão pontual.</w:t>
      </w:r>
    </w:p>
    <w:p w14:paraId="7E0376EF" w14:textId="77777777" w:rsidR="00A02172" w:rsidRPr="009B6CCF" w:rsidRDefault="00A02172" w:rsidP="00FC1A76"/>
    <w:p w14:paraId="59AACCB1" w14:textId="0273A110" w:rsidR="00FC1A76" w:rsidRPr="00D33AA8" w:rsidRDefault="00FC1A76" w:rsidP="00A6278E">
      <w:pPr>
        <w:pStyle w:val="Legenda"/>
        <w:rPr>
          <w:sz w:val="24"/>
          <w:szCs w:val="24"/>
        </w:rPr>
      </w:pPr>
      <w:bookmarkStart w:id="90" w:name="_Ref223083035"/>
      <w:bookmarkStart w:id="91" w:name="_Toc226883893"/>
      <w:r w:rsidRPr="00D33AA8">
        <w:rPr>
          <w:sz w:val="24"/>
          <w:szCs w:val="24"/>
        </w:rPr>
        <w:t xml:space="preserve">Figura </w:t>
      </w:r>
      <w:r w:rsidR="00F02416" w:rsidRPr="00D33AA8">
        <w:rPr>
          <w:sz w:val="24"/>
          <w:szCs w:val="24"/>
        </w:rPr>
        <w:fldChar w:fldCharType="begin"/>
      </w:r>
      <w:r w:rsidR="00F02416" w:rsidRPr="00D33AA8">
        <w:rPr>
          <w:sz w:val="24"/>
          <w:szCs w:val="24"/>
        </w:rPr>
        <w:instrText xml:space="preserve"> SEQ Figura \* ARABIC </w:instrText>
      </w:r>
      <w:r w:rsidR="00F02416" w:rsidRPr="00D33AA8">
        <w:rPr>
          <w:sz w:val="24"/>
          <w:szCs w:val="24"/>
        </w:rPr>
        <w:fldChar w:fldCharType="separate"/>
      </w:r>
      <w:r w:rsidR="00F02416" w:rsidRPr="00D33AA8">
        <w:rPr>
          <w:noProof/>
          <w:sz w:val="24"/>
          <w:szCs w:val="24"/>
        </w:rPr>
        <w:t>4</w:t>
      </w:r>
      <w:r w:rsidR="00F02416" w:rsidRPr="00D33AA8">
        <w:rPr>
          <w:noProof/>
          <w:sz w:val="24"/>
          <w:szCs w:val="24"/>
        </w:rPr>
        <w:fldChar w:fldCharType="end"/>
      </w:r>
      <w:bookmarkEnd w:id="90"/>
      <w:r w:rsidRPr="00D33AA8">
        <w:rPr>
          <w:sz w:val="24"/>
          <w:szCs w:val="24"/>
        </w:rPr>
        <w:t>: Quadra gerada a partir do CNEFE</w:t>
      </w:r>
      <w:bookmarkEnd w:id="91"/>
    </w:p>
    <w:tbl>
      <w:tblPr>
        <w:tblStyle w:val="Tabelacomgrade"/>
        <w:tblW w:w="0" w:type="auto"/>
        <w:jc w:val="right"/>
        <w:tblLook w:val="04A0" w:firstRow="1" w:lastRow="0" w:firstColumn="1" w:lastColumn="0" w:noHBand="0" w:noVBand="1"/>
      </w:tblPr>
      <w:tblGrid>
        <w:gridCol w:w="9061"/>
      </w:tblGrid>
      <w:tr w:rsidR="00FC1A76" w:rsidRPr="009B6CCF" w14:paraId="059B1424" w14:textId="77777777" w:rsidTr="00926561">
        <w:trPr>
          <w:jc w:val="right"/>
        </w:trPr>
        <w:tc>
          <w:tcPr>
            <w:tcW w:w="9061" w:type="dxa"/>
          </w:tcPr>
          <w:p w14:paraId="087B849C" w14:textId="77777777" w:rsidR="00FC1A76" w:rsidRPr="009B6CCF" w:rsidRDefault="00FC1A76" w:rsidP="00926561">
            <w:pPr>
              <w:keepNext/>
              <w:widowControl w:val="0"/>
              <w:ind w:left="-109" w:firstLine="0"/>
              <w:jc w:val="center"/>
            </w:pPr>
            <w:r w:rsidRPr="009B6CCF">
              <w:rPr>
                <w:noProof/>
                <w:lang w:eastAsia="pt-BR"/>
              </w:rPr>
              <w:drawing>
                <wp:inline distT="0" distB="0" distL="0" distR="0" wp14:anchorId="6FEE2F37" wp14:editId="1F9634CA">
                  <wp:extent cx="5760085" cy="4149725"/>
                  <wp:effectExtent l="0" t="0" r="0" b="3175"/>
                  <wp:docPr id="999109228" name="Imagem 2" descr="Gráfico, Gráfico de dispers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68851" name="Imagem 2" descr="Gráfico, Gráfico de dispersão&#10;&#10;O conteúdo gerado por IA pode estar incorreto."/>
                          <pic:cNvPicPr/>
                        </pic:nvPicPr>
                        <pic:blipFill>
                          <a:blip r:embed="rId18">
                            <a:extLst>
                              <a:ext uri="{28A0092B-C50C-407E-A947-70E740481C1C}">
                                <a14:useLocalDpi xmlns:a14="http://schemas.microsoft.com/office/drawing/2010/main" val="0"/>
                              </a:ext>
                            </a:extLst>
                          </a:blip>
                          <a:stretch>
                            <a:fillRect/>
                          </a:stretch>
                        </pic:blipFill>
                        <pic:spPr>
                          <a:xfrm>
                            <a:off x="0" y="0"/>
                            <a:ext cx="5760085" cy="4149725"/>
                          </a:xfrm>
                          <a:prstGeom prst="rect">
                            <a:avLst/>
                          </a:prstGeom>
                        </pic:spPr>
                      </pic:pic>
                    </a:graphicData>
                  </a:graphic>
                </wp:inline>
              </w:drawing>
            </w:r>
          </w:p>
        </w:tc>
      </w:tr>
    </w:tbl>
    <w:p w14:paraId="296056C9" w14:textId="05B0E909" w:rsidR="00FC1A76" w:rsidRPr="009B6CCF" w:rsidRDefault="00FC1A76" w:rsidP="00D33AA8">
      <w:pPr>
        <w:pStyle w:val="Legenda"/>
      </w:pPr>
      <w:r w:rsidRPr="009B6CCF">
        <w:t xml:space="preserve">Elaboração: </w:t>
      </w:r>
      <w:r w:rsidR="007327DF">
        <w:t>Autor</w:t>
      </w:r>
      <w:r w:rsidRPr="009B6CCF">
        <w:t xml:space="preserve"> (2026)</w:t>
      </w:r>
    </w:p>
    <w:p w14:paraId="579C3937" w14:textId="77777777" w:rsidR="00FC1A76" w:rsidRPr="009B6CCF" w:rsidRDefault="00FC1A76" w:rsidP="000C7CE5"/>
    <w:p w14:paraId="4BEF0E33" w14:textId="4BA91111" w:rsidR="0083559C" w:rsidRPr="009B6CCF" w:rsidRDefault="0083559C" w:rsidP="0083559C">
      <w:r w:rsidRPr="009B6CCF">
        <w:t xml:space="preserve">Para transpor essa abstração e converter a dispersão pontual em dados processáveis pelo algoritmo, o ponto de partida reside na extração dos dados brutos da base nacional. Os arquivos do CNEFE relativos a cada município brasileiro são disponibilizados no portal oficial do IBGE </w:t>
      </w:r>
      <w:r w:rsidRPr="009B6CCF">
        <w:fldChar w:fldCharType="begin"/>
      </w:r>
      <w:r w:rsidRPr="009B6CCF">
        <w:instrText xml:space="preserve"> ADDIN ZOTERO_ITEM CSL_CITATION {"citationID":"sZXgVJxl","properties":{"formattedCitation":"(IBGE, 2025a)","plainCitation":"(IBGE, 2025a)","noteIndex":0},"citationItems":[{"id":213,"uris":["http://zotero.org/users/15531986/items/JJKDRNNA"],"itemData":{"id":213,"type":"webpage","container-title":"IBGE","title":"Cadastro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Pr="009B6CCF">
        <w:fldChar w:fldCharType="separate"/>
      </w:r>
      <w:r w:rsidRPr="009B6CCF">
        <w:rPr>
          <w:rFonts w:cs="Arial"/>
        </w:rPr>
        <w:t>(IBGE, 2025a)</w:t>
      </w:r>
      <w:r w:rsidRPr="009B6CCF">
        <w:fldChar w:fldCharType="end"/>
      </w:r>
      <w:r w:rsidRPr="009B6CCF">
        <w:t xml:space="preserve"> em formato </w:t>
      </w:r>
      <w:r w:rsidRPr="009B6CCF">
        <w:rPr>
          <w:i/>
          <w:iCs/>
        </w:rPr>
        <w:t xml:space="preserve">Comma </w:t>
      </w:r>
      <w:r w:rsidRPr="009B6CCF">
        <w:rPr>
          <w:i/>
          <w:iCs/>
        </w:rPr>
        <w:lastRenderedPageBreak/>
        <w:t>Separated Values</w:t>
      </w:r>
      <w:r w:rsidRPr="009B6CCF">
        <w:t xml:space="preserve"> (CSV), estruturados com delimitadores de ponto e vírgula, conforme o padrão técnico nacional.</w:t>
      </w:r>
    </w:p>
    <w:p w14:paraId="1A87E948" w14:textId="77777777" w:rsidR="00755190" w:rsidRPr="009B6CCF" w:rsidRDefault="0083559C" w:rsidP="000C7CE5">
      <w:r w:rsidRPr="009B6CCF">
        <w:t xml:space="preserve">Embora cada registro contenha 35 atributos que abrangem diversas dimensões censitárias e estatísticas, a metodologia </w:t>
      </w:r>
      <w:r w:rsidRPr="009B6CCF">
        <w:rPr>
          <w:i/>
          <w:iCs/>
        </w:rPr>
        <w:t>SuperCIATA</w:t>
      </w:r>
      <w:r w:rsidRPr="009B6CCF">
        <w:t xml:space="preserve"> </w:t>
      </w:r>
      <w:r w:rsidR="00AC6010" w:rsidRPr="009B6CCF">
        <w:t xml:space="preserve">necessita </w:t>
      </w:r>
      <w:r w:rsidRPr="009B6CCF">
        <w:t>apenas 12 desses campos para sua plena execução</w:t>
      </w:r>
    </w:p>
    <w:p w14:paraId="52A73C0C" w14:textId="7B707894" w:rsidR="001C0C71" w:rsidRDefault="000C7CE5" w:rsidP="000C7CE5">
      <w:r w:rsidRPr="009B6CCF">
        <w:t xml:space="preserve">A extração de informações baseou-se nos parâmetros de coleta definidos no Manual do Recenseador pelo </w:t>
      </w:r>
      <w:r w:rsidRPr="009B6CCF">
        <w:fldChar w:fldCharType="begin"/>
      </w:r>
      <w:r w:rsidR="00482ADE" w:rsidRPr="009B6CCF">
        <w:instrText xml:space="preserve"> ADDIN ZOTERO_ITEM CSL_CITATION {"citationID":"uqqtrRkc","properties":{"formattedCitation":"(IBGE, 2022b)","plainCitation":"(IBGE, 2022b)","dontUpdate":true,"noteIndex":0},"citationItems":[{"id":301,"uris":["http://zotero.org/users/15531986/items/UDDG25EF"],"itemData":{"id":301,"type":"book","publisher":"IBGE","publisher-place":"Rio de Janeiro","title":"Manual do Recenseador: Censo Demográfico 2022","URL":"https://censo2022.ibge.gov.br/component/rsfiles/download-file/files.html?path=censo2021%252Fmanuais%252FManual_Recenseador_CD_1_09.pdf","author":[{"literal":"IBGE"}],"issued":{"date-parts":[["2022"]]}}}],"schema":"https://github.com/citation-style-language/schema/raw/master/csl-citation.json"} </w:instrText>
      </w:r>
      <w:r w:rsidRPr="009B6CCF">
        <w:fldChar w:fldCharType="separate"/>
      </w:r>
      <w:r w:rsidR="00B23842" w:rsidRPr="009B6CCF">
        <w:rPr>
          <w:rFonts w:cs="Arial"/>
        </w:rPr>
        <w:t>IBGE</w:t>
      </w:r>
      <w:r w:rsidR="006C2090" w:rsidRPr="009B6CCF">
        <w:rPr>
          <w:rFonts w:cs="Arial"/>
        </w:rPr>
        <w:t xml:space="preserve"> (</w:t>
      </w:r>
      <w:r w:rsidR="00B23842" w:rsidRPr="009B6CCF">
        <w:rPr>
          <w:rFonts w:cs="Arial"/>
        </w:rPr>
        <w:t>2022b)</w:t>
      </w:r>
      <w:r w:rsidRPr="009B6CCF">
        <w:fldChar w:fldCharType="end"/>
      </w:r>
      <w:r w:rsidRPr="009B6CCF">
        <w:t>. A partir dessa estrutura, são elencados os atributos essenciais para a execução do algoritmo</w:t>
      </w:r>
      <w:r w:rsidR="00E7284E">
        <w:t xml:space="preserve"> no </w:t>
      </w:r>
      <w:r w:rsidR="00E7284E">
        <w:fldChar w:fldCharType="begin"/>
      </w:r>
      <w:r w:rsidR="00E7284E">
        <w:instrText xml:space="preserve"> REF _Ref224889712 \h </w:instrText>
      </w:r>
      <w:r w:rsidR="00E7284E">
        <w:fldChar w:fldCharType="separate"/>
      </w:r>
      <w:r w:rsidR="00F02416">
        <w:t xml:space="preserve">Quadro </w:t>
      </w:r>
      <w:r w:rsidR="00F02416">
        <w:rPr>
          <w:noProof/>
        </w:rPr>
        <w:t>6</w:t>
      </w:r>
      <w:r w:rsidR="00E7284E">
        <w:fldChar w:fldCharType="end"/>
      </w:r>
      <w:r w:rsidRPr="009B6CCF">
        <w:t>, detalhando-se suas funçõe</w:t>
      </w:r>
      <w:r w:rsidR="00E7284E">
        <w:t>s</w:t>
      </w:r>
      <w:ins w:id="92" w:author="Ednez Gomes Tavares" w:date="2026-04-10T11:18:00Z" w16du:dateUtc="2026-04-10T14:18:00Z">
        <w:r w:rsidR="00A02172">
          <w:t>.</w:t>
        </w:r>
      </w:ins>
    </w:p>
    <w:p w14:paraId="3B5E445D" w14:textId="77777777" w:rsidR="00161BC6" w:rsidRDefault="00161BC6" w:rsidP="000C7CE5"/>
    <w:p w14:paraId="06D2C044" w14:textId="1758569D" w:rsidR="00161BC6" w:rsidRDefault="00161BC6">
      <w:r>
        <w:br w:type="page"/>
      </w:r>
    </w:p>
    <w:p w14:paraId="2A5282DB" w14:textId="57788490" w:rsidR="00560FD7" w:rsidRPr="00B00EE2" w:rsidRDefault="00560FD7" w:rsidP="00560FD7">
      <w:pPr>
        <w:pStyle w:val="Legenda"/>
        <w:rPr>
          <w:sz w:val="24"/>
          <w:szCs w:val="24"/>
        </w:rPr>
      </w:pPr>
      <w:bookmarkStart w:id="93" w:name="_Ref224889712"/>
      <w:r w:rsidRPr="00B00EE2">
        <w:rPr>
          <w:sz w:val="24"/>
          <w:szCs w:val="24"/>
        </w:rPr>
        <w:lastRenderedPageBreak/>
        <w:t xml:space="preserve">Quadro </w:t>
      </w:r>
      <w:r w:rsidR="00F02416" w:rsidRPr="00B00EE2">
        <w:rPr>
          <w:sz w:val="24"/>
          <w:szCs w:val="24"/>
        </w:rPr>
        <w:fldChar w:fldCharType="begin"/>
      </w:r>
      <w:r w:rsidR="00F02416" w:rsidRPr="00B00EE2">
        <w:rPr>
          <w:sz w:val="24"/>
          <w:szCs w:val="24"/>
        </w:rPr>
        <w:instrText xml:space="preserve"> SEQ Quadro \* ARABIC </w:instrText>
      </w:r>
      <w:r w:rsidR="00F02416" w:rsidRPr="00B00EE2">
        <w:rPr>
          <w:sz w:val="24"/>
          <w:szCs w:val="24"/>
        </w:rPr>
        <w:fldChar w:fldCharType="separate"/>
      </w:r>
      <w:r w:rsidR="00F02416" w:rsidRPr="00B00EE2">
        <w:rPr>
          <w:noProof/>
          <w:sz w:val="24"/>
          <w:szCs w:val="24"/>
        </w:rPr>
        <w:t>6</w:t>
      </w:r>
      <w:r w:rsidR="00F02416" w:rsidRPr="00B00EE2">
        <w:rPr>
          <w:noProof/>
          <w:sz w:val="24"/>
          <w:szCs w:val="24"/>
        </w:rPr>
        <w:fldChar w:fldCharType="end"/>
      </w:r>
      <w:bookmarkEnd w:id="93"/>
      <w:r w:rsidRPr="00B00EE2">
        <w:rPr>
          <w:sz w:val="24"/>
          <w:szCs w:val="24"/>
        </w:rPr>
        <w:t xml:space="preserve"> – Lista de atributos do CNEFE usados no </w:t>
      </w:r>
      <w:r w:rsidRPr="00B00EE2">
        <w:rPr>
          <w:i/>
          <w:iCs w:val="0"/>
          <w:sz w:val="24"/>
          <w:szCs w:val="24"/>
        </w:rPr>
        <w:t>SuperCIATA</w:t>
      </w:r>
    </w:p>
    <w:tbl>
      <w:tblPr>
        <w:tblStyle w:val="TabeladeGrade4-nfase11"/>
        <w:tblW w:w="9067" w:type="dxa"/>
        <w:tblLayout w:type="fixed"/>
        <w:tblLook w:val="04A0" w:firstRow="1" w:lastRow="0" w:firstColumn="1" w:lastColumn="0" w:noHBand="0" w:noVBand="1"/>
      </w:tblPr>
      <w:tblGrid>
        <w:gridCol w:w="2689"/>
        <w:gridCol w:w="1842"/>
        <w:gridCol w:w="4536"/>
      </w:tblGrid>
      <w:tr w:rsidR="00E901FB" w14:paraId="11943D3E" w14:textId="77777777" w:rsidTr="00B049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367B510" w14:textId="1EC77F7A" w:rsidR="00E901FB" w:rsidRDefault="00E901FB" w:rsidP="000C7CE5">
            <w:pPr>
              <w:ind w:firstLine="0"/>
            </w:pPr>
            <w:r>
              <w:t xml:space="preserve">Nome </w:t>
            </w:r>
          </w:p>
        </w:tc>
        <w:tc>
          <w:tcPr>
            <w:tcW w:w="1842" w:type="dxa"/>
          </w:tcPr>
          <w:p w14:paraId="0C99DF89" w14:textId="78BD35F6" w:rsidR="00E901FB" w:rsidRDefault="00E901FB" w:rsidP="000C7CE5">
            <w:pPr>
              <w:ind w:firstLine="0"/>
              <w:cnfStyle w:val="100000000000" w:firstRow="1" w:lastRow="0" w:firstColumn="0" w:lastColumn="0" w:oddVBand="0" w:evenVBand="0" w:oddHBand="0" w:evenHBand="0" w:firstRowFirstColumn="0" w:firstRowLastColumn="0" w:lastRowFirstColumn="0" w:lastRowLastColumn="0"/>
            </w:pPr>
            <w:r>
              <w:t>Descrição</w:t>
            </w:r>
          </w:p>
        </w:tc>
        <w:tc>
          <w:tcPr>
            <w:tcW w:w="4536" w:type="dxa"/>
          </w:tcPr>
          <w:p w14:paraId="06215181" w14:textId="687C26F3" w:rsidR="00E901FB" w:rsidRDefault="00E901FB" w:rsidP="000C7CE5">
            <w:pPr>
              <w:ind w:firstLine="0"/>
              <w:cnfStyle w:val="100000000000" w:firstRow="1" w:lastRow="0" w:firstColumn="0" w:lastColumn="0" w:oddVBand="0" w:evenVBand="0" w:oddHBand="0" w:evenHBand="0" w:firstRowFirstColumn="0" w:firstRowLastColumn="0" w:lastRowFirstColumn="0" w:lastRowLastColumn="0"/>
            </w:pPr>
            <w:r>
              <w:t>Objetivo</w:t>
            </w:r>
          </w:p>
        </w:tc>
      </w:tr>
      <w:tr w:rsidR="00E901FB" w14:paraId="0B3067A5"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57D4AC1" w14:textId="5BFE49D8" w:rsidR="00E901FB" w:rsidRPr="00056919" w:rsidRDefault="00E901FB" w:rsidP="000C7CE5">
            <w:pPr>
              <w:ind w:firstLine="0"/>
              <w:rPr>
                <w:b w:val="0"/>
                <w:bCs w:val="0"/>
                <w:sz w:val="20"/>
                <w:szCs w:val="20"/>
              </w:rPr>
            </w:pPr>
            <w:r w:rsidRPr="00056919">
              <w:rPr>
                <w:b w:val="0"/>
                <w:bCs w:val="0"/>
                <w:sz w:val="20"/>
                <w:szCs w:val="20"/>
              </w:rPr>
              <w:t>COD_UNICO_ENDERECO</w:t>
            </w:r>
          </w:p>
        </w:tc>
        <w:tc>
          <w:tcPr>
            <w:tcW w:w="1842" w:type="dxa"/>
          </w:tcPr>
          <w:p w14:paraId="02A98963" w14:textId="27DD93FE" w:rsidR="00E901FB" w:rsidRPr="00056919" w:rsidRDefault="00E901FB" w:rsidP="000C7CE5">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056919">
              <w:rPr>
                <w:sz w:val="20"/>
                <w:szCs w:val="20"/>
              </w:rPr>
              <w:t>Código único do endereço</w:t>
            </w:r>
          </w:p>
        </w:tc>
        <w:tc>
          <w:tcPr>
            <w:tcW w:w="4536" w:type="dxa"/>
          </w:tcPr>
          <w:p w14:paraId="3D084214" w14:textId="5EF40614" w:rsidR="00E901FB" w:rsidRPr="00056919" w:rsidRDefault="00E901FB"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rPr>
            </w:pPr>
            <w:r w:rsidRPr="00056919">
              <w:rPr>
                <w:sz w:val="20"/>
                <w:szCs w:val="20"/>
              </w:rPr>
              <w:t>Permitir a identificação e individualização inequívoca de cada unidade cadastrada, garantindo que cada endereço possua um identificador exclusivo que não se repete em nenhum outro registro</w:t>
            </w:r>
            <w:r w:rsidR="00A42801">
              <w:rPr>
                <w:sz w:val="20"/>
                <w:szCs w:val="20"/>
              </w:rPr>
              <w:t xml:space="preserve"> no país.</w:t>
            </w:r>
          </w:p>
        </w:tc>
      </w:tr>
      <w:tr w:rsidR="00F878B6" w14:paraId="589CC09A"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0DCA497" w14:textId="05224E6C" w:rsidR="00F878B6" w:rsidRPr="00056919" w:rsidRDefault="00F878B6" w:rsidP="000C7CE5">
            <w:pPr>
              <w:ind w:firstLine="0"/>
              <w:rPr>
                <w:b w:val="0"/>
                <w:bCs w:val="0"/>
                <w:sz w:val="20"/>
                <w:szCs w:val="20"/>
              </w:rPr>
            </w:pPr>
            <w:r w:rsidRPr="00F878B6">
              <w:rPr>
                <w:b w:val="0"/>
                <w:bCs w:val="0"/>
                <w:sz w:val="20"/>
                <w:szCs w:val="20"/>
              </w:rPr>
              <w:t>COD_MUNICIPIO</w:t>
            </w:r>
          </w:p>
        </w:tc>
        <w:tc>
          <w:tcPr>
            <w:tcW w:w="1842" w:type="dxa"/>
          </w:tcPr>
          <w:p w14:paraId="2BA2EEDA" w14:textId="3414533A" w:rsidR="00F878B6" w:rsidRPr="00056919" w:rsidRDefault="00F878B6" w:rsidP="000C7CE5">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F878B6">
              <w:rPr>
                <w:sz w:val="20"/>
                <w:szCs w:val="20"/>
              </w:rPr>
              <w:t>Código do município</w:t>
            </w:r>
          </w:p>
        </w:tc>
        <w:tc>
          <w:tcPr>
            <w:tcW w:w="4536" w:type="dxa"/>
          </w:tcPr>
          <w:p w14:paraId="24B1EB4D" w14:textId="08B0945C" w:rsidR="00F878B6" w:rsidRPr="00056919" w:rsidRDefault="00011D6D" w:rsidP="00B00EE2">
            <w:pPr>
              <w:spacing w:line="276" w:lineRule="auto"/>
              <w:ind w:firstLine="0"/>
              <w:jc w:val="both"/>
              <w:cnfStyle w:val="000000010000" w:firstRow="0" w:lastRow="0" w:firstColumn="0" w:lastColumn="0" w:oddVBand="0" w:evenVBand="0" w:oddHBand="0" w:evenHBand="1" w:firstRowFirstColumn="0" w:firstRowLastColumn="0" w:lastRowFirstColumn="0" w:lastRowLastColumn="0"/>
              <w:rPr>
                <w:sz w:val="20"/>
                <w:szCs w:val="20"/>
              </w:rPr>
            </w:pPr>
            <w:r w:rsidRPr="00011D6D">
              <w:rPr>
                <w:sz w:val="20"/>
                <w:szCs w:val="20"/>
              </w:rPr>
              <w:t>Identificar o município em bancos de dados compartilhados por vários municípios.</w:t>
            </w:r>
          </w:p>
        </w:tc>
      </w:tr>
      <w:tr w:rsidR="00A3311A" w14:paraId="57E33BDA"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4EB214F" w14:textId="6D4A56BA" w:rsidR="00A3311A" w:rsidRPr="00B049C5" w:rsidRDefault="00A3311A" w:rsidP="00A3311A">
            <w:pPr>
              <w:ind w:firstLine="0"/>
              <w:rPr>
                <w:rFonts w:cs="Arial"/>
                <w:b w:val="0"/>
                <w:bCs w:val="0"/>
                <w:sz w:val="20"/>
                <w:szCs w:val="20"/>
              </w:rPr>
            </w:pPr>
            <w:r w:rsidRPr="00B049C5">
              <w:rPr>
                <w:rFonts w:cs="Arial"/>
                <w:b w:val="0"/>
                <w:bCs w:val="0"/>
                <w:color w:val="000000"/>
                <w:sz w:val="20"/>
                <w:szCs w:val="20"/>
              </w:rPr>
              <w:t>COD_SETOR </w:t>
            </w:r>
          </w:p>
        </w:tc>
        <w:tc>
          <w:tcPr>
            <w:tcW w:w="1842" w:type="dxa"/>
          </w:tcPr>
          <w:p w14:paraId="2B69B089" w14:textId="4F9CD6F3" w:rsidR="00A3311A" w:rsidRPr="00B049C5" w:rsidRDefault="00A3311A" w:rsidP="00A3311A">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color w:val="000000"/>
                <w:sz w:val="20"/>
                <w:szCs w:val="20"/>
              </w:rPr>
              <w:t>Código do setor</w:t>
            </w:r>
          </w:p>
        </w:tc>
        <w:tc>
          <w:tcPr>
            <w:tcW w:w="4536" w:type="dxa"/>
          </w:tcPr>
          <w:p w14:paraId="10A653A3" w14:textId="6383577D" w:rsidR="00A3311A" w:rsidRPr="00B049C5" w:rsidRDefault="00A3311A"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color w:val="000000"/>
                <w:sz w:val="20"/>
                <w:szCs w:val="20"/>
              </w:rPr>
              <w:t>identificar de forma única a unidade territorial básica que o IBGE utiliza para o planejamento, a execução da coleta e a posterior divulgação de dados estatísticos.</w:t>
            </w:r>
          </w:p>
        </w:tc>
      </w:tr>
      <w:tr w:rsidR="00685AAF" w14:paraId="7DFCD99E"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B964D5F" w14:textId="53872195" w:rsidR="00685AAF" w:rsidRPr="00B049C5" w:rsidRDefault="00685AAF" w:rsidP="00685AAF">
            <w:pPr>
              <w:ind w:firstLine="0"/>
              <w:rPr>
                <w:rFonts w:cs="Arial"/>
                <w:b w:val="0"/>
                <w:bCs w:val="0"/>
                <w:color w:val="000000"/>
                <w:sz w:val="20"/>
                <w:szCs w:val="20"/>
              </w:rPr>
            </w:pPr>
            <w:r w:rsidRPr="00B049C5">
              <w:rPr>
                <w:rFonts w:cs="Arial"/>
                <w:b w:val="0"/>
                <w:bCs w:val="0"/>
                <w:sz w:val="20"/>
                <w:szCs w:val="20"/>
              </w:rPr>
              <w:t>NUM_QUADRA</w:t>
            </w:r>
          </w:p>
        </w:tc>
        <w:tc>
          <w:tcPr>
            <w:tcW w:w="1842" w:type="dxa"/>
          </w:tcPr>
          <w:p w14:paraId="5023429A" w14:textId="3D932A83" w:rsidR="00685AAF" w:rsidRPr="00B049C5" w:rsidRDefault="00685AAF" w:rsidP="00685AAF">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Número da quadra</w:t>
            </w:r>
          </w:p>
        </w:tc>
        <w:tc>
          <w:tcPr>
            <w:tcW w:w="4536" w:type="dxa"/>
          </w:tcPr>
          <w:p w14:paraId="73BEE8FB" w14:textId="269623D9" w:rsidR="00685AAF" w:rsidRPr="00B049C5" w:rsidRDefault="00685AAF" w:rsidP="00B00EE2">
            <w:pPr>
              <w:spacing w:line="276" w:lineRule="auto"/>
              <w:ind w:firstLine="0"/>
              <w:jc w:val="both"/>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Fornecer uma identificação numérica para a quadra onde o endereço está localizado, servindo como uma de suas referências posicionais.</w:t>
            </w:r>
          </w:p>
        </w:tc>
      </w:tr>
      <w:tr w:rsidR="00A915A9" w14:paraId="46315EE3"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8358D17" w14:textId="7EE22626" w:rsidR="00A915A9" w:rsidRPr="00B049C5" w:rsidRDefault="00A915A9" w:rsidP="00A915A9">
            <w:pPr>
              <w:ind w:firstLine="0"/>
              <w:rPr>
                <w:rFonts w:cs="Arial"/>
                <w:b w:val="0"/>
                <w:bCs w:val="0"/>
                <w:color w:val="000000"/>
                <w:sz w:val="20"/>
                <w:szCs w:val="20"/>
              </w:rPr>
            </w:pPr>
            <w:r w:rsidRPr="00B049C5">
              <w:rPr>
                <w:rFonts w:cs="Arial"/>
                <w:b w:val="0"/>
                <w:bCs w:val="0"/>
                <w:sz w:val="20"/>
                <w:szCs w:val="20"/>
              </w:rPr>
              <w:t>NUM_FACE</w:t>
            </w:r>
          </w:p>
        </w:tc>
        <w:tc>
          <w:tcPr>
            <w:tcW w:w="1842" w:type="dxa"/>
          </w:tcPr>
          <w:p w14:paraId="69728D96" w14:textId="2F4CE009" w:rsidR="00A915A9" w:rsidRPr="00B049C5" w:rsidRDefault="00A915A9" w:rsidP="00A915A9">
            <w:pPr>
              <w:ind w:firstLine="0"/>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B049C5">
              <w:rPr>
                <w:rFonts w:cs="Arial"/>
                <w:sz w:val="20"/>
                <w:szCs w:val="20"/>
              </w:rPr>
              <w:t>Número da face</w:t>
            </w:r>
          </w:p>
        </w:tc>
        <w:tc>
          <w:tcPr>
            <w:tcW w:w="4536" w:type="dxa"/>
          </w:tcPr>
          <w:p w14:paraId="6AAE9259" w14:textId="289C4A8F" w:rsidR="00A915A9" w:rsidRPr="00B049C5" w:rsidRDefault="00A915A9"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B049C5">
              <w:rPr>
                <w:rFonts w:cs="Arial"/>
                <w:sz w:val="20"/>
                <w:szCs w:val="20"/>
              </w:rPr>
              <w:t>Identificar cada um dos lados da quadra (ou quarteirão), servindo como uma ancoragem espacial precisa para a associação dos endereços no território.</w:t>
            </w:r>
          </w:p>
        </w:tc>
      </w:tr>
      <w:tr w:rsidR="00E75F16" w14:paraId="684B9B4C"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F11FC49" w14:textId="1D145EDF" w:rsidR="00E75F16" w:rsidRPr="00B049C5" w:rsidRDefault="00E75F16" w:rsidP="00E75F16">
            <w:pPr>
              <w:ind w:firstLine="0"/>
              <w:rPr>
                <w:rFonts w:cs="Arial"/>
                <w:b w:val="0"/>
                <w:bCs w:val="0"/>
                <w:color w:val="000000"/>
                <w:sz w:val="20"/>
                <w:szCs w:val="20"/>
              </w:rPr>
            </w:pPr>
            <w:r w:rsidRPr="00B049C5">
              <w:rPr>
                <w:rFonts w:cs="Arial"/>
                <w:b w:val="0"/>
                <w:bCs w:val="0"/>
                <w:sz w:val="20"/>
                <w:szCs w:val="20"/>
              </w:rPr>
              <w:t>NOM_TIPO_SEGLOGR</w:t>
            </w:r>
          </w:p>
        </w:tc>
        <w:tc>
          <w:tcPr>
            <w:tcW w:w="1842" w:type="dxa"/>
          </w:tcPr>
          <w:p w14:paraId="200863D9" w14:textId="4864FE5F" w:rsidR="00E75F16" w:rsidRPr="00B049C5" w:rsidRDefault="00E75F16" w:rsidP="00E75F16">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Tipo do logradouro</w:t>
            </w:r>
          </w:p>
        </w:tc>
        <w:tc>
          <w:tcPr>
            <w:tcW w:w="4536" w:type="dxa"/>
          </w:tcPr>
          <w:p w14:paraId="7CEB41E3" w14:textId="5780F580" w:rsidR="00E75F16" w:rsidRPr="00B049C5" w:rsidRDefault="00E75F16" w:rsidP="00B00EE2">
            <w:pPr>
              <w:spacing w:line="276" w:lineRule="auto"/>
              <w:ind w:firstLine="0"/>
              <w:jc w:val="both"/>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Indicar a natureza do logradouro, descrevendo se ele é uma construção humana ou uma forma natural que serve para a circulação de pessoas, veículos e mercadorias.</w:t>
            </w:r>
          </w:p>
        </w:tc>
      </w:tr>
      <w:tr w:rsidR="003E6557" w14:paraId="1ED235ED"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3EEABF6" w14:textId="270303B9" w:rsidR="003E6557" w:rsidRPr="00B049C5" w:rsidRDefault="003E6557" w:rsidP="003E6557">
            <w:pPr>
              <w:ind w:firstLine="0"/>
              <w:rPr>
                <w:rFonts w:cs="Arial"/>
                <w:b w:val="0"/>
                <w:bCs w:val="0"/>
                <w:sz w:val="20"/>
                <w:szCs w:val="20"/>
              </w:rPr>
            </w:pPr>
            <w:r w:rsidRPr="00B049C5">
              <w:rPr>
                <w:rFonts w:cs="Arial"/>
                <w:b w:val="0"/>
                <w:bCs w:val="0"/>
                <w:sz w:val="20"/>
                <w:szCs w:val="20"/>
              </w:rPr>
              <w:t>NOM_TITULO_SEGLOGR</w:t>
            </w:r>
          </w:p>
        </w:tc>
        <w:tc>
          <w:tcPr>
            <w:tcW w:w="1842" w:type="dxa"/>
          </w:tcPr>
          <w:p w14:paraId="3647D5E8" w14:textId="3B3A8130" w:rsidR="003E6557" w:rsidRPr="00B049C5" w:rsidRDefault="003E6557" w:rsidP="003E6557">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Título do logradouro</w:t>
            </w:r>
          </w:p>
        </w:tc>
        <w:tc>
          <w:tcPr>
            <w:tcW w:w="4536" w:type="dxa"/>
          </w:tcPr>
          <w:p w14:paraId="7CE60171" w14:textId="12F96527" w:rsidR="003E6557" w:rsidRPr="00B049C5" w:rsidRDefault="003E6557"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Indicar a patente, a profissão ou o título de nobreza da personalidade ou entidade homenageada na denominação de uma via pública.</w:t>
            </w:r>
          </w:p>
        </w:tc>
      </w:tr>
      <w:tr w:rsidR="00A20351" w14:paraId="73645E81"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16B91E7" w14:textId="17589967" w:rsidR="00A20351" w:rsidRPr="00B049C5" w:rsidRDefault="00A20351" w:rsidP="00A20351">
            <w:pPr>
              <w:ind w:firstLine="0"/>
              <w:rPr>
                <w:rFonts w:cs="Arial"/>
                <w:b w:val="0"/>
                <w:bCs w:val="0"/>
                <w:sz w:val="20"/>
                <w:szCs w:val="20"/>
              </w:rPr>
            </w:pPr>
            <w:r w:rsidRPr="00B049C5">
              <w:rPr>
                <w:rFonts w:cs="Arial"/>
                <w:b w:val="0"/>
                <w:bCs w:val="0"/>
                <w:sz w:val="20"/>
                <w:szCs w:val="20"/>
              </w:rPr>
              <w:t>NOM_SEGLOGR</w:t>
            </w:r>
          </w:p>
        </w:tc>
        <w:tc>
          <w:tcPr>
            <w:tcW w:w="1842" w:type="dxa"/>
          </w:tcPr>
          <w:p w14:paraId="16C9055D" w14:textId="58191823" w:rsidR="00A20351" w:rsidRPr="00B049C5" w:rsidRDefault="00A20351" w:rsidP="00A20351">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Nome do logradouro</w:t>
            </w:r>
          </w:p>
        </w:tc>
        <w:tc>
          <w:tcPr>
            <w:tcW w:w="4536" w:type="dxa"/>
          </w:tcPr>
          <w:p w14:paraId="38DF8E56" w14:textId="060CC877" w:rsidR="00A20351" w:rsidRPr="00B049C5" w:rsidRDefault="00A20351" w:rsidP="00B00EE2">
            <w:pPr>
              <w:spacing w:line="276" w:lineRule="auto"/>
              <w:ind w:firstLine="0"/>
              <w:jc w:val="both"/>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Denominar propriamente o logradouro.</w:t>
            </w:r>
          </w:p>
        </w:tc>
      </w:tr>
      <w:tr w:rsidR="00743D8D" w14:paraId="48F69962"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C8A7A8A" w14:textId="1BB4CE71" w:rsidR="00743D8D" w:rsidRPr="00B049C5" w:rsidRDefault="00743D8D" w:rsidP="00743D8D">
            <w:pPr>
              <w:ind w:firstLine="0"/>
              <w:rPr>
                <w:rFonts w:cs="Arial"/>
                <w:b w:val="0"/>
                <w:bCs w:val="0"/>
                <w:sz w:val="20"/>
                <w:szCs w:val="20"/>
              </w:rPr>
            </w:pPr>
            <w:r w:rsidRPr="00B049C5">
              <w:rPr>
                <w:rFonts w:cs="Arial"/>
                <w:b w:val="0"/>
                <w:bCs w:val="0"/>
                <w:sz w:val="20"/>
                <w:szCs w:val="20"/>
              </w:rPr>
              <w:t>NUM_ENDERECO</w:t>
            </w:r>
          </w:p>
        </w:tc>
        <w:tc>
          <w:tcPr>
            <w:tcW w:w="1842" w:type="dxa"/>
          </w:tcPr>
          <w:p w14:paraId="178BEDC1" w14:textId="67860037" w:rsidR="00743D8D" w:rsidRPr="00B049C5" w:rsidRDefault="00743D8D" w:rsidP="00743D8D">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Número do endereço</w:t>
            </w:r>
          </w:p>
        </w:tc>
        <w:tc>
          <w:tcPr>
            <w:tcW w:w="4536" w:type="dxa"/>
          </w:tcPr>
          <w:p w14:paraId="6E2CD50F" w14:textId="4DFBF6AD" w:rsidR="00743D8D" w:rsidRPr="00B049C5" w:rsidRDefault="00743D8D"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Fornecer o valor numérico que indica a posição exata de uma edificação ao longo de um logradouro.</w:t>
            </w:r>
          </w:p>
        </w:tc>
      </w:tr>
      <w:tr w:rsidR="00E75F16" w14:paraId="0057ADA8"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7672509" w14:textId="58A77E8B" w:rsidR="00E75F16" w:rsidRPr="00B049C5" w:rsidRDefault="00A42225" w:rsidP="00E75F16">
            <w:pPr>
              <w:ind w:firstLine="0"/>
              <w:rPr>
                <w:rFonts w:cs="Arial"/>
                <w:b w:val="0"/>
                <w:bCs w:val="0"/>
                <w:sz w:val="20"/>
                <w:szCs w:val="20"/>
              </w:rPr>
            </w:pPr>
            <w:r w:rsidRPr="00B049C5">
              <w:rPr>
                <w:rFonts w:cs="Arial"/>
                <w:b w:val="0"/>
                <w:bCs w:val="0"/>
                <w:sz w:val="20"/>
                <w:szCs w:val="20"/>
              </w:rPr>
              <w:t>LATITUDE e LONGITUDE</w:t>
            </w:r>
          </w:p>
        </w:tc>
        <w:tc>
          <w:tcPr>
            <w:tcW w:w="1842" w:type="dxa"/>
          </w:tcPr>
          <w:p w14:paraId="0B049B58" w14:textId="2259217E" w:rsidR="00E75F16" w:rsidRPr="00B049C5" w:rsidRDefault="001C159D" w:rsidP="00E75F16">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Coordenadas do endereço</w:t>
            </w:r>
          </w:p>
        </w:tc>
        <w:tc>
          <w:tcPr>
            <w:tcW w:w="4536" w:type="dxa"/>
          </w:tcPr>
          <w:p w14:paraId="4AC846F9" w14:textId="0495E108" w:rsidR="00E75F16" w:rsidRPr="00B049C5" w:rsidRDefault="001C159D" w:rsidP="00B00EE2">
            <w:pPr>
              <w:spacing w:line="276" w:lineRule="auto"/>
              <w:ind w:firstLine="0"/>
              <w:jc w:val="both"/>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Fornecer a posição das edificações.</w:t>
            </w:r>
          </w:p>
        </w:tc>
      </w:tr>
      <w:tr w:rsidR="00746F75" w14:paraId="58D5E414"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EADA86C" w14:textId="68545995" w:rsidR="00746F75" w:rsidRPr="00B049C5" w:rsidRDefault="00746F75" w:rsidP="00746F75">
            <w:pPr>
              <w:ind w:firstLine="0"/>
              <w:rPr>
                <w:rFonts w:cs="Arial"/>
                <w:b w:val="0"/>
                <w:bCs w:val="0"/>
                <w:sz w:val="20"/>
                <w:szCs w:val="20"/>
              </w:rPr>
            </w:pPr>
            <w:r w:rsidRPr="00B049C5">
              <w:rPr>
                <w:rFonts w:cs="Arial"/>
                <w:b w:val="0"/>
                <w:bCs w:val="0"/>
                <w:sz w:val="20"/>
                <w:szCs w:val="20"/>
              </w:rPr>
              <w:t>NV_GEO_COORD</w:t>
            </w:r>
          </w:p>
        </w:tc>
        <w:tc>
          <w:tcPr>
            <w:tcW w:w="1842" w:type="dxa"/>
          </w:tcPr>
          <w:p w14:paraId="27231F63" w14:textId="625C3F96" w:rsidR="00746F75" w:rsidRPr="00B049C5" w:rsidRDefault="00746F75" w:rsidP="00746F75">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Nível de geocodificação</w:t>
            </w:r>
          </w:p>
        </w:tc>
        <w:tc>
          <w:tcPr>
            <w:tcW w:w="4536" w:type="dxa"/>
          </w:tcPr>
          <w:p w14:paraId="0977ED43" w14:textId="4BD32966" w:rsidR="00746F75" w:rsidRPr="00B049C5" w:rsidRDefault="00746F75"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Determinar a qualidade das coordenadas do registro</w:t>
            </w:r>
          </w:p>
        </w:tc>
      </w:tr>
    </w:tbl>
    <w:p w14:paraId="0CB897B3" w14:textId="77777777" w:rsidR="00560FD7" w:rsidRPr="009B6CCF" w:rsidRDefault="00560FD7" w:rsidP="00560FD7">
      <w:pPr>
        <w:pStyle w:val="Legenda"/>
      </w:pPr>
      <w:r w:rsidRPr="009B6CCF">
        <w:t xml:space="preserve">Elaboração: </w:t>
      </w:r>
      <w:r>
        <w:t>Autor</w:t>
      </w:r>
      <w:r w:rsidRPr="009B6CCF">
        <w:t xml:space="preserve"> (2026)</w:t>
      </w:r>
    </w:p>
    <w:p w14:paraId="32FF8181" w14:textId="77777777" w:rsidR="00161BC6" w:rsidRDefault="00161BC6" w:rsidP="000C7CE5"/>
    <w:p w14:paraId="6768C155" w14:textId="2260FAE8" w:rsidR="004B4CF3" w:rsidRPr="009B6CCF" w:rsidRDefault="004B4CF3" w:rsidP="000C7CE5">
      <w:r>
        <w:t xml:space="preserve">Notas sobre </w:t>
      </w:r>
      <w:r w:rsidR="00E7284E">
        <w:t xml:space="preserve">os atributos do </w:t>
      </w:r>
      <w:r w:rsidR="00CA5BC9">
        <w:fldChar w:fldCharType="begin"/>
      </w:r>
      <w:r w:rsidR="00CA5BC9">
        <w:instrText xml:space="preserve"> REF _Ref224889712 \h </w:instrText>
      </w:r>
      <w:r w:rsidR="00CA5BC9">
        <w:fldChar w:fldCharType="separate"/>
      </w:r>
      <w:r w:rsidR="00F02416">
        <w:t xml:space="preserve">Quadro </w:t>
      </w:r>
      <w:r w:rsidR="00F02416">
        <w:rPr>
          <w:noProof/>
        </w:rPr>
        <w:t>6</w:t>
      </w:r>
      <w:r w:rsidR="00CA5BC9">
        <w:fldChar w:fldCharType="end"/>
      </w:r>
      <w:r w:rsidR="00A02172">
        <w:t>:</w:t>
      </w:r>
    </w:p>
    <w:p w14:paraId="44389BBA" w14:textId="3450948A" w:rsidR="000C7CE5" w:rsidRPr="00A02172" w:rsidRDefault="000C7CE5" w:rsidP="00EA3516">
      <w:pPr>
        <w:pStyle w:val="Tpico"/>
      </w:pPr>
      <w:r w:rsidRPr="001D01CA">
        <w:t>COD_UNICO_</w:t>
      </w:r>
      <w:commentRangeStart w:id="94"/>
      <w:r w:rsidRPr="001D01CA">
        <w:t>ENDERECO</w:t>
      </w:r>
      <w:r w:rsidR="00A02172" w:rsidRPr="001D01CA">
        <w:t>:</w:t>
      </w:r>
      <w:r w:rsidR="00A02172">
        <w:t xml:space="preserve"> </w:t>
      </w:r>
      <w:commentRangeEnd w:id="94"/>
      <w:r w:rsidR="001A2608">
        <w:rPr>
          <w:rStyle w:val="Refdecomentrio"/>
          <w:sz w:val="24"/>
          <w:szCs w:val="22"/>
        </w:rPr>
        <w:commentReference w:id="94"/>
      </w:r>
      <w:r w:rsidR="00A02172">
        <w:t xml:space="preserve"> </w:t>
      </w:r>
      <w:r w:rsidR="00A02172" w:rsidRPr="00573F67">
        <w:t>é</w:t>
      </w:r>
      <w:r w:rsidRPr="00A02172">
        <w:t xml:space="preserve"> uma Identificação Permanente. Funciona como um rastreador que permite ao IBGE realizar o acompanhamento de um mesmo endereço em divulgações futuras e ao longo de diferentes operações censitárias e pesquisas amostrais.</w:t>
      </w:r>
    </w:p>
    <w:p w14:paraId="4ABB0C01" w14:textId="77777777" w:rsidR="000C7CE5" w:rsidRPr="009B6CCF" w:rsidRDefault="000C7CE5" w:rsidP="002219D9">
      <w:pPr>
        <w:ind w:left="567" w:firstLine="0"/>
      </w:pPr>
      <w:r w:rsidRPr="00A02172">
        <w:t>A</w:t>
      </w:r>
      <w:r w:rsidRPr="009B6CCF">
        <w:t xml:space="preserve">ssim como o CPF identifica uma pessoa de forma única em todo o território nacional, independentemente de mudanças em seu nome ou estado civil, este </w:t>
      </w:r>
      <w:r w:rsidRPr="009B6CCF">
        <w:lastRenderedPageBreak/>
        <w:t xml:space="preserve">código garante que um endereço seja sempre reconhecido como o mesmo pelo IBGE, facilitando </w:t>
      </w:r>
      <w:r w:rsidRPr="005468FD">
        <w:rPr>
          <w:u w:val="single"/>
        </w:rPr>
        <w:t>seu</w:t>
      </w:r>
      <w:r w:rsidRPr="009B6CCF">
        <w:t xml:space="preserve"> monitoramento e organização em qualquer pesquisa estatística.</w:t>
      </w:r>
    </w:p>
    <w:p w14:paraId="04C86F9D" w14:textId="77777777" w:rsidR="000C7CE5" w:rsidRPr="009B6CCF" w:rsidRDefault="000C7CE5" w:rsidP="001D01CA">
      <w:pPr>
        <w:ind w:left="567" w:firstLine="0"/>
      </w:pPr>
      <w:r w:rsidRPr="009B6CCF">
        <w:t>Além de identificar o local textualmente, o código único está vinculado à sua geolocalização (latitude e longitude), permitindo validar a existência da unidade no território.</w:t>
      </w:r>
    </w:p>
    <w:p w14:paraId="7EFE4C5C" w14:textId="77777777" w:rsidR="004357D7" w:rsidRPr="009B6CCF" w:rsidRDefault="000C7CE5" w:rsidP="001D01CA">
      <w:pPr>
        <w:ind w:left="567" w:firstLine="0"/>
      </w:pPr>
      <w:r w:rsidRPr="009B6CCF">
        <w:t>Em resumo, o COD_UNICO_ENDERECO é a "chave primária" que sustenta a organização do cadastro nacional, sendo fundamental para o planejamento e a execução de políticas públicas baseadas na distribuição espacial da população.</w:t>
      </w:r>
    </w:p>
    <w:p w14:paraId="4B50B154" w14:textId="5348FBE2" w:rsidR="000C7CE5" w:rsidRPr="007E629C" w:rsidRDefault="000C7CE5" w:rsidP="00EA3516">
      <w:pPr>
        <w:pStyle w:val="Tpico"/>
      </w:pPr>
      <w:r w:rsidRPr="00BC16CD">
        <w:t>COD_MUNICIPIO</w:t>
      </w:r>
      <w:r w:rsidR="00A02172" w:rsidRPr="00BC16CD">
        <w:t xml:space="preserve">: </w:t>
      </w:r>
      <w:r w:rsidR="00A02172" w:rsidRPr="007E629C">
        <w:t>e</w:t>
      </w:r>
      <w:r w:rsidRPr="007E629C">
        <w:t>sse atributo é opcional quando o banco de dados contém dados de apenas um município.</w:t>
      </w:r>
    </w:p>
    <w:p w14:paraId="2E667BC4" w14:textId="30D8C38B" w:rsidR="000C7CE5" w:rsidRPr="00A02172" w:rsidRDefault="000C7CE5" w:rsidP="00EA3516">
      <w:pPr>
        <w:pStyle w:val="Tpico"/>
      </w:pPr>
      <w:r w:rsidRPr="00BC16CD">
        <w:t>COD_SETOR</w:t>
      </w:r>
      <w:r w:rsidR="00A02172" w:rsidRPr="00BC16CD">
        <w:t xml:space="preserve">: </w:t>
      </w:r>
      <w:r w:rsidR="00A02172" w:rsidRPr="001D01CA">
        <w:t>n</w:t>
      </w:r>
      <w:r w:rsidRPr="00A02172">
        <w:t>o CNEFE, todo endereço registrado deve estar obrigatoriamente vinculado a um setor censitário, o que permite localizar a população e as unidades construídas com precisão dentro do território.</w:t>
      </w:r>
    </w:p>
    <w:p w14:paraId="2CA6E92B" w14:textId="77777777" w:rsidR="000C7CE5" w:rsidRPr="009B6CCF" w:rsidRDefault="000C7CE5" w:rsidP="001D01CA">
      <w:pPr>
        <w:ind w:left="567" w:firstLine="0"/>
      </w:pPr>
      <w:r w:rsidRPr="009B6CCF">
        <w:t xml:space="preserve">Embora o campo COD_SETOR identifique o número específico do setor, ele integra o geocódigo do setor, uma designação de 15 dígitos que permite identificar a localização completa da unidade, abrangendo desde a UF até o subdistrito. </w:t>
      </w:r>
    </w:p>
    <w:p w14:paraId="1ADD4D88" w14:textId="4494BC91" w:rsidR="000C7CE5" w:rsidRPr="00A02172" w:rsidRDefault="000C7CE5" w:rsidP="00EA3516">
      <w:pPr>
        <w:pStyle w:val="Tpico"/>
      </w:pPr>
      <w:r w:rsidRPr="00BC16CD">
        <w:t>NUM_QUADRA</w:t>
      </w:r>
      <w:r w:rsidR="00A02172" w:rsidRPr="00BC16CD">
        <w:t xml:space="preserve">: </w:t>
      </w:r>
      <w:r w:rsidR="00A02172" w:rsidRPr="00A02172">
        <w:t>q</w:t>
      </w:r>
      <w:r w:rsidRPr="00A02172">
        <w:t>uadra é geralmente um trecho retangular de uma área urbana ou aglomerado rural limitado por vias (ruas, estradas, trilhos) ou formas naturais (cursos d’água, encostas). Cada quadra é formada por faces.</w:t>
      </w:r>
    </w:p>
    <w:p w14:paraId="36F40D5C" w14:textId="77777777" w:rsidR="000C7CE5" w:rsidRPr="009B6CCF" w:rsidRDefault="000C7CE5" w:rsidP="001D01CA">
      <w:pPr>
        <w:ind w:left="567" w:firstLine="0"/>
      </w:pPr>
      <w:r w:rsidRPr="009B6CCF">
        <w:t>As quadras podem ser "fechadas", quando suas faces constituem um perímetro completo, ou "abertas", quando faltam faces para o fechamento do perímetro.</w:t>
      </w:r>
    </w:p>
    <w:p w14:paraId="4BB149AE" w14:textId="6844D8F9" w:rsidR="000C7CE5" w:rsidRPr="009B6CCF" w:rsidRDefault="000C7CE5" w:rsidP="001D01CA">
      <w:pPr>
        <w:ind w:left="567" w:firstLine="0"/>
      </w:pPr>
      <w:r w:rsidRPr="009B6CCF">
        <w:t xml:space="preserve">O uso do número </w:t>
      </w:r>
      <w:r w:rsidR="00C34183" w:rsidRPr="009B6CCF">
        <w:t xml:space="preserve">zero </w:t>
      </w:r>
      <w:r w:rsidRPr="009B6CCF">
        <w:t>é um recurso do sistema do Cadastro Nacional de Endereços para Fins Estatísticos (CNEFE) aplicado em setores onde não existem arruamentos ou desenhos de quadras bem definidos, como é comum em áreas rurais</w:t>
      </w:r>
    </w:p>
    <w:p w14:paraId="6B646815" w14:textId="77777777" w:rsidR="000C7CE5" w:rsidRPr="009B6CCF" w:rsidRDefault="000C7CE5" w:rsidP="001D01CA">
      <w:pPr>
        <w:ind w:left="567" w:firstLine="0"/>
      </w:pPr>
      <w:r w:rsidRPr="009B6CCF">
        <w:t>Visto que a numeração das quadras é reiniciada a cada novo setor censitário, a identificação unívoca de uma quadra requer a composição do atributo NUM_QUADRA com o COD_SETOR.</w:t>
      </w:r>
    </w:p>
    <w:p w14:paraId="76E6BE57" w14:textId="7A9EE668" w:rsidR="000C7CE5" w:rsidRPr="00A02172" w:rsidRDefault="000C7CE5" w:rsidP="00EA3516">
      <w:pPr>
        <w:pStyle w:val="Tpico"/>
      </w:pPr>
      <w:r w:rsidRPr="00BC16CD">
        <w:lastRenderedPageBreak/>
        <w:t>NUM_FACE</w:t>
      </w:r>
      <w:r w:rsidR="00A02172" w:rsidRPr="00BC16CD">
        <w:t xml:space="preserve">: </w:t>
      </w:r>
      <w:r w:rsidR="007E629C" w:rsidRPr="00BC16CD">
        <w:t xml:space="preserve">trazer os textos para junto </w:t>
      </w:r>
      <w:r w:rsidR="007E629C">
        <w:t>dos dois pontos, em todos os casos</w:t>
      </w:r>
      <w:r w:rsidR="007E629C" w:rsidRPr="00BC16CD">
        <w:t>.</w:t>
      </w:r>
      <w:r w:rsidR="00A02172" w:rsidRPr="00A02172">
        <w:t xml:space="preserve">a </w:t>
      </w:r>
      <w:r w:rsidRPr="00A02172">
        <w:t>face é compreendida geralmente pela interseção de logradouros. Em situações específicas, onde não há interseção, ela pode ser delimitada pelos próprios limites do setor censitário.</w:t>
      </w:r>
    </w:p>
    <w:p w14:paraId="0D20F79C" w14:textId="77777777" w:rsidR="000C7CE5" w:rsidRPr="009B6CCF" w:rsidRDefault="000C7CE5" w:rsidP="001D01CA">
      <w:pPr>
        <w:ind w:left="567" w:firstLine="0"/>
      </w:pPr>
      <w:r w:rsidRPr="009B6CCF">
        <w:t>Dentro de uma quadra, cada face recebe uma numeração específica. A combinação dos atributos COD_SETOR, NUM_QUADRA e NUM_FACE permite identificar de forma única uma feição geométrica linear no mapa do IBGE.</w:t>
      </w:r>
    </w:p>
    <w:p w14:paraId="30425192" w14:textId="09940C12" w:rsidR="000C7CE5" w:rsidRPr="007E629C" w:rsidRDefault="000C7CE5" w:rsidP="00EA3516">
      <w:pPr>
        <w:pStyle w:val="Tpico"/>
      </w:pPr>
      <w:r w:rsidRPr="00BC16CD">
        <w:t>NOM_TIPO_SEGLOGR</w:t>
      </w:r>
      <w:r w:rsidR="007E629C" w:rsidRPr="00BC16CD">
        <w:t xml:space="preserve">: </w:t>
      </w:r>
      <w:r w:rsidR="007E629C" w:rsidRPr="007E629C">
        <w:t>n</w:t>
      </w:r>
      <w:r w:rsidRPr="007E629C">
        <w:t>o padrão do IBGE, o logradouro é formado por até três componentes: Tipo (ex: Rua), Título (ex: Doutor) e o Nome propriamente dito.</w:t>
      </w:r>
    </w:p>
    <w:p w14:paraId="7B402C38" w14:textId="77777777" w:rsidR="000C7CE5" w:rsidRPr="009B6CCF" w:rsidRDefault="000C7CE5" w:rsidP="001D01CA">
      <w:pPr>
        <w:ind w:left="567" w:firstLine="0"/>
      </w:pPr>
      <w:r w:rsidRPr="009B6CCF">
        <w:t>Este atributo é fundamental para a individualização inequívoca de cada endereço. Ele permite que o IBGE organize e diferencie endereços que podem compartilhar o mesmo nome, mas possuem naturezas distintas (ex: Rua Brasil vs. Avenida Brasil).</w:t>
      </w:r>
    </w:p>
    <w:p w14:paraId="3C16462D" w14:textId="5A46CA28" w:rsidR="000C7CE5" w:rsidRPr="007E629C" w:rsidRDefault="000C7CE5" w:rsidP="00EA3516">
      <w:pPr>
        <w:pStyle w:val="Tpico"/>
      </w:pPr>
      <w:r w:rsidRPr="00BC16CD">
        <w:t>NOM_TITULO_SEGLOGR</w:t>
      </w:r>
      <w:r w:rsidR="007E629C" w:rsidRPr="00BC16CD">
        <w:t>: a</w:t>
      </w:r>
      <w:r w:rsidRPr="007E629C">
        <w:t>tua como um elemento de qualificação que, juntamente com o NOM_TIPO_SEGLOGR e o NOM_SEGLOGR, compõe a identificação completa e inequívoca de um endereço no padrão adotado pelo IBGE.</w:t>
      </w:r>
    </w:p>
    <w:p w14:paraId="3D8F0F67" w14:textId="77777777" w:rsidR="000C7CE5" w:rsidRPr="009B6CCF" w:rsidRDefault="000C7CE5" w:rsidP="001D01CA">
      <w:pPr>
        <w:pStyle w:val="ContItem"/>
      </w:pPr>
      <w:r w:rsidRPr="009B6CCF">
        <w:t>Este campo somente é preenchido quando houver, de fato, um título associado ao logradouro.</w:t>
      </w:r>
    </w:p>
    <w:p w14:paraId="344EC134" w14:textId="77777777" w:rsidR="000C7CE5" w:rsidRPr="009B6CCF" w:rsidRDefault="000C7CE5" w:rsidP="001D01CA">
      <w:pPr>
        <w:pStyle w:val="ContItem"/>
      </w:pPr>
      <w:r w:rsidRPr="009B6CCF">
        <w:t>Entre os títulos registrados com frequência estão: Santa, São, Doutor, Coronel, Professor, Presidente, Dom e Senhora.</w:t>
      </w:r>
    </w:p>
    <w:p w14:paraId="621F74C1" w14:textId="7C9D3BB2" w:rsidR="000C7CE5" w:rsidRPr="007E629C" w:rsidRDefault="000C7CE5" w:rsidP="00EA3516">
      <w:pPr>
        <w:pStyle w:val="Tpico"/>
        <w:pPrChange w:id="95" w:author="Marco Aurélio Barbiero" w:date="2026-04-11T14:15:00Z" w16du:dateUtc="2026-04-11T17:15:00Z">
          <w:pPr>
            <w:pStyle w:val="Tpico"/>
            <w:ind w:hanging="437"/>
          </w:pPr>
        </w:pPrChange>
      </w:pPr>
      <w:r w:rsidRPr="00BC16CD">
        <w:t>NOM_SEGLOGR</w:t>
      </w:r>
      <w:r w:rsidR="007E629C" w:rsidRPr="00BC16CD">
        <w:t xml:space="preserve">: </w:t>
      </w:r>
      <w:r w:rsidR="007E629C" w:rsidRPr="007E629C">
        <w:t xml:space="preserve">o </w:t>
      </w:r>
      <w:r w:rsidRPr="007E629C">
        <w:t>atributo NOM_SEGLOGR armazena especificamente o Nome do Logradouro, incluindo a preposição, caso exista. Por exemplo, no logradouro "Avenida Duque de Caxias", o nome registrado seria "de Caxias".</w:t>
      </w:r>
    </w:p>
    <w:p w14:paraId="4AB6741C" w14:textId="395A1B6F" w:rsidR="000C7CE5" w:rsidRPr="007E629C" w:rsidRDefault="000C7CE5" w:rsidP="00EA3516">
      <w:pPr>
        <w:pStyle w:val="Tpico"/>
      </w:pPr>
      <w:r w:rsidRPr="00BC16CD">
        <w:t>NUM_ENDERECO</w:t>
      </w:r>
      <w:r w:rsidR="007E629C" w:rsidRPr="00BC16CD">
        <w:t xml:space="preserve">: </w:t>
      </w:r>
      <w:r w:rsidR="007E629C" w:rsidRPr="007E629C">
        <w:t>s</w:t>
      </w:r>
      <w:r w:rsidRPr="007E629C">
        <w:t xml:space="preserve">erve para caracterizar e individualizar cada endereço de forma inequívoca, permitindo identificar a posição relativa de uma unidade (domicílio ou estabelecimento) em relação às demais na mesma via. </w:t>
      </w:r>
    </w:p>
    <w:p w14:paraId="5491448A" w14:textId="77777777" w:rsidR="000C7CE5" w:rsidRPr="009B6CCF" w:rsidRDefault="000C7CE5" w:rsidP="001D01CA">
      <w:pPr>
        <w:pStyle w:val="ContItem"/>
      </w:pPr>
      <w:r w:rsidRPr="009B6CCF">
        <w:t>Nas pesquisas do IBGE, prevalece sempre o número oficial do endereço, reconhecido pela prefeitura do município.</w:t>
      </w:r>
    </w:p>
    <w:p w14:paraId="63FF5153" w14:textId="77777777" w:rsidR="000C7CE5" w:rsidRDefault="000C7CE5" w:rsidP="001D01CA">
      <w:pPr>
        <w:pStyle w:val="ContItem"/>
      </w:pPr>
      <w:r w:rsidRPr="009B6CCF">
        <w:lastRenderedPageBreak/>
        <w:t>Quando não existe uma numeração oficial ou reconhecida, o sistema registra o modificador "SN". Nesses casos, para fins de armazenamento no banco de dados, o campo numérico é preenchido com o valor "0".</w:t>
      </w:r>
    </w:p>
    <w:p w14:paraId="08AA16A3" w14:textId="77777777" w:rsidR="00A02B5B" w:rsidRPr="00416685" w:rsidRDefault="00A02B5B" w:rsidP="00EA3516">
      <w:pPr>
        <w:pStyle w:val="Tpico"/>
      </w:pPr>
      <w:r w:rsidRPr="001A2608">
        <w:t>LATITUDE e LONGITUDE:</w:t>
      </w:r>
      <w:r w:rsidRPr="00416685">
        <w:t xml:space="preserve"> no Censo Demográfico 2022, a captura das coordenadas foi realizada pelos recenseadores utilizando o Dispositivo Móvel de Coleta (DMC), que possui receptores de sinais de satélite (GPS/GNSS) integrados. A orientação técnica é que a captura ocorra, preferencialmente, na edificação da própria unidade visitada. Em situações de obstrução de sinal (como em prédios muito altos ou áreas densamente arborizadas), o agente pode utilizar pontos alternativos de captura, como a entrada do prédio ou o acesso pelo logradouro.</w:t>
      </w:r>
    </w:p>
    <w:p w14:paraId="3F557311" w14:textId="0D5BA7BC" w:rsidR="000C7CE5" w:rsidRPr="009B6CCF" w:rsidRDefault="000C7CE5" w:rsidP="001D01CA">
      <w:pPr>
        <w:pStyle w:val="ContItem"/>
      </w:pPr>
      <w:r w:rsidRPr="009B6CCF">
        <w:t>Para assegurar a qualidade e a padronização dos dados, o IBGE adota o Sistema de Referência Geocêntrico para as Américas (SIRGAS 2000). Como as capturas em campo podem apresentar imprecisões médias de cerca de 10 metros, as coordenadas passam por processos de validação, padronização e estimação pós-coleta. A confiabilidade posicional resultante é quantificada pelo atributo NV_GEO_COORD (</w:t>
      </w:r>
      <w:r w:rsidRPr="009B6CCF">
        <w:fldChar w:fldCharType="begin"/>
      </w:r>
      <w:r w:rsidRPr="009B6CCF">
        <w:instrText xml:space="preserve"> REF _Ref217885221 \n \h </w:instrText>
      </w:r>
      <w:r w:rsidRPr="009B6CCF">
        <w:fldChar w:fldCharType="separate"/>
      </w:r>
      <w:r w:rsidR="00F02416">
        <w:t>k)</w:t>
      </w:r>
      <w:r w:rsidRPr="009B6CCF">
        <w:fldChar w:fldCharType="end"/>
      </w:r>
      <w:r w:rsidRPr="009B6CCF">
        <w:t>), que atesta o rigor do processamento aplicado a cada registro.</w:t>
      </w:r>
    </w:p>
    <w:p w14:paraId="4C2C2838" w14:textId="77777777" w:rsidR="000C7CE5" w:rsidRPr="009B6CCF" w:rsidRDefault="000C7CE5" w:rsidP="001D01CA">
      <w:pPr>
        <w:pStyle w:val="ContItem"/>
      </w:pPr>
      <w:r w:rsidRPr="009B6CCF">
        <w:t>A integração desses dados ao Cadastro Nacional de Endereços para Fins Estatísticos (CNEFE) permite que o IBGE retrate com precisão a distribuição da população no território brasileiro.</w:t>
      </w:r>
    </w:p>
    <w:p w14:paraId="4E9AA3E6" w14:textId="3FA8E339" w:rsidR="000C7CE5" w:rsidRPr="009B6CCF" w:rsidRDefault="000C7CE5" w:rsidP="00EA3516">
      <w:pPr>
        <w:pStyle w:val="Tpico"/>
      </w:pPr>
      <w:bookmarkStart w:id="96" w:name="_Ref217885221"/>
      <w:r w:rsidRPr="001D01CA">
        <w:t>NV_GEO_COORD</w:t>
      </w:r>
      <w:bookmarkEnd w:id="96"/>
      <w:r w:rsidR="007E629C" w:rsidRPr="001D01CA">
        <w:t xml:space="preserve">: o </w:t>
      </w:r>
      <w:r w:rsidRPr="001D01CA">
        <w:t>Nível de Geocodificação (NV_GEO_COORD) é um indicador de qualidade posicional que informa como as coordenadas foram obtidas ou estimadas (</w:t>
      </w:r>
      <w:r w:rsidRPr="001D01CA">
        <w:fldChar w:fldCharType="begin"/>
      </w:r>
      <w:r w:rsidRPr="001D01CA">
        <w:instrText xml:space="preserve"> REF _Ref217811889 \h </w:instrText>
      </w:r>
      <w:r w:rsidR="00E6244C" w:rsidRPr="001D01CA">
        <w:instrText xml:space="preserve"> \* MERGEFORMAT </w:instrText>
      </w:r>
      <w:r w:rsidRPr="001D01CA">
        <w:fldChar w:fldCharType="separate"/>
      </w:r>
      <w:r w:rsidR="00F02416" w:rsidRPr="001D01CA">
        <w:t>Quadro 7</w:t>
      </w:r>
      <w:r w:rsidRPr="001D01CA">
        <w:fldChar w:fldCharType="end"/>
      </w:r>
      <w:r w:rsidRPr="009B6CCF">
        <w:t xml:space="preserve">). </w:t>
      </w:r>
    </w:p>
    <w:p w14:paraId="1D8E9F66" w14:textId="77777777" w:rsidR="000C7CE5" w:rsidRPr="009B6CCF" w:rsidRDefault="000C7CE5" w:rsidP="000C7CE5"/>
    <w:p w14:paraId="0385D4AA" w14:textId="17F85070" w:rsidR="000C7CE5" w:rsidRPr="001F7CF9" w:rsidRDefault="000C7CE5" w:rsidP="00A6278E">
      <w:pPr>
        <w:pStyle w:val="Legenda"/>
        <w:rPr>
          <w:sz w:val="24"/>
          <w:szCs w:val="24"/>
        </w:rPr>
      </w:pPr>
      <w:bookmarkStart w:id="97" w:name="_Ref217811889"/>
      <w:r w:rsidRPr="001F7CF9">
        <w:rPr>
          <w:sz w:val="24"/>
          <w:szCs w:val="24"/>
        </w:rPr>
        <w:lastRenderedPageBreak/>
        <w:t xml:space="preserve">Quadro </w:t>
      </w:r>
      <w:r w:rsidR="00F02416" w:rsidRPr="001F7CF9">
        <w:rPr>
          <w:sz w:val="24"/>
          <w:szCs w:val="24"/>
        </w:rPr>
        <w:fldChar w:fldCharType="begin"/>
      </w:r>
      <w:r w:rsidR="00F02416" w:rsidRPr="001F7CF9">
        <w:rPr>
          <w:sz w:val="24"/>
          <w:szCs w:val="24"/>
        </w:rPr>
        <w:instrText xml:space="preserve"> SEQ Quadro \* ARABIC </w:instrText>
      </w:r>
      <w:r w:rsidR="00F02416" w:rsidRPr="001F7CF9">
        <w:rPr>
          <w:sz w:val="24"/>
          <w:szCs w:val="24"/>
        </w:rPr>
        <w:fldChar w:fldCharType="separate"/>
      </w:r>
      <w:r w:rsidR="00F02416" w:rsidRPr="001F7CF9">
        <w:rPr>
          <w:noProof/>
          <w:sz w:val="24"/>
          <w:szCs w:val="24"/>
        </w:rPr>
        <w:t>7</w:t>
      </w:r>
      <w:r w:rsidR="00F02416" w:rsidRPr="001F7CF9">
        <w:rPr>
          <w:noProof/>
          <w:sz w:val="24"/>
          <w:szCs w:val="24"/>
        </w:rPr>
        <w:fldChar w:fldCharType="end"/>
      </w:r>
      <w:bookmarkEnd w:id="97"/>
      <w:r w:rsidR="008E47F5" w:rsidRPr="001F7CF9">
        <w:rPr>
          <w:sz w:val="24"/>
          <w:szCs w:val="24"/>
        </w:rPr>
        <w:t xml:space="preserve"> –</w:t>
      </w:r>
      <w:r w:rsidRPr="001F7CF9">
        <w:rPr>
          <w:sz w:val="24"/>
          <w:szCs w:val="24"/>
        </w:rPr>
        <w:t xml:space="preserve"> Valores válidos para NV_GEO_COORD</w:t>
      </w:r>
    </w:p>
    <w:tbl>
      <w:tblPr>
        <w:tblStyle w:val="Tabelacomgrade"/>
        <w:tblW w:w="0" w:type="auto"/>
        <w:tblLook w:val="04A0" w:firstRow="1" w:lastRow="0" w:firstColumn="1" w:lastColumn="0" w:noHBand="0" w:noVBand="1"/>
      </w:tblPr>
      <w:tblGrid>
        <w:gridCol w:w="1906"/>
        <w:gridCol w:w="4610"/>
        <w:gridCol w:w="2545"/>
      </w:tblGrid>
      <w:tr w:rsidR="000C7CE5" w:rsidRPr="009B6CCF" w14:paraId="12C2A2CA" w14:textId="77777777" w:rsidTr="00926561">
        <w:tc>
          <w:tcPr>
            <w:tcW w:w="1906" w:type="dxa"/>
          </w:tcPr>
          <w:p w14:paraId="403C319C" w14:textId="77777777" w:rsidR="000C7CE5" w:rsidRPr="009B6CCF" w:rsidRDefault="000C7CE5" w:rsidP="00926561">
            <w:pPr>
              <w:keepNext/>
              <w:widowControl w:val="0"/>
              <w:ind w:firstLine="0"/>
              <w:jc w:val="center"/>
              <w:rPr>
                <w:b/>
                <w:bCs/>
                <w:sz w:val="20"/>
                <w:szCs w:val="20"/>
              </w:rPr>
            </w:pPr>
            <w:r w:rsidRPr="009B6CCF">
              <w:rPr>
                <w:b/>
                <w:bCs/>
                <w:sz w:val="20"/>
                <w:szCs w:val="20"/>
              </w:rPr>
              <w:t>NV_GEO_COORD</w:t>
            </w:r>
          </w:p>
        </w:tc>
        <w:tc>
          <w:tcPr>
            <w:tcW w:w="4610" w:type="dxa"/>
          </w:tcPr>
          <w:p w14:paraId="6047FBD2" w14:textId="77777777" w:rsidR="000C7CE5" w:rsidRPr="009B6CCF" w:rsidRDefault="000C7CE5" w:rsidP="00926561">
            <w:pPr>
              <w:keepNext/>
              <w:widowControl w:val="0"/>
              <w:ind w:firstLine="0"/>
              <w:jc w:val="center"/>
              <w:rPr>
                <w:b/>
                <w:bCs/>
              </w:rPr>
            </w:pPr>
            <w:r w:rsidRPr="009B6CCF">
              <w:rPr>
                <w:b/>
                <w:bCs/>
              </w:rPr>
              <w:t>Origem das coordenadas</w:t>
            </w:r>
          </w:p>
        </w:tc>
        <w:tc>
          <w:tcPr>
            <w:tcW w:w="2545" w:type="dxa"/>
          </w:tcPr>
          <w:p w14:paraId="44949270" w14:textId="77777777" w:rsidR="000C7CE5" w:rsidRPr="009B6CCF" w:rsidRDefault="000C7CE5" w:rsidP="00926561">
            <w:pPr>
              <w:keepNext/>
              <w:widowControl w:val="0"/>
              <w:ind w:firstLine="0"/>
              <w:jc w:val="center"/>
              <w:rPr>
                <w:b/>
                <w:bCs/>
              </w:rPr>
            </w:pPr>
            <w:r w:rsidRPr="009B6CCF">
              <w:rPr>
                <w:b/>
                <w:bCs/>
              </w:rPr>
              <w:t>Precisão Estimada</w:t>
            </w:r>
          </w:p>
        </w:tc>
      </w:tr>
      <w:tr w:rsidR="000C7CE5" w:rsidRPr="009B6CCF" w14:paraId="63601BF1" w14:textId="77777777" w:rsidTr="00926561">
        <w:tc>
          <w:tcPr>
            <w:tcW w:w="1906" w:type="dxa"/>
            <w:vAlign w:val="center"/>
          </w:tcPr>
          <w:p w14:paraId="4FEBD987" w14:textId="77777777" w:rsidR="000C7CE5" w:rsidRPr="009B6CCF" w:rsidRDefault="000C7CE5" w:rsidP="00926561">
            <w:pPr>
              <w:keepNext/>
              <w:widowControl w:val="0"/>
              <w:ind w:firstLine="0"/>
              <w:jc w:val="center"/>
            </w:pPr>
            <w:r w:rsidRPr="009B6CCF">
              <w:t>1</w:t>
            </w:r>
          </w:p>
        </w:tc>
        <w:tc>
          <w:tcPr>
            <w:tcW w:w="4610" w:type="dxa"/>
            <w:vAlign w:val="center"/>
          </w:tcPr>
          <w:p w14:paraId="2604E816" w14:textId="77777777" w:rsidR="000C7CE5" w:rsidRPr="009B6CCF" w:rsidRDefault="000C7CE5" w:rsidP="00926561">
            <w:pPr>
              <w:keepNext/>
              <w:widowControl w:val="0"/>
              <w:ind w:firstLine="0"/>
              <w:jc w:val="center"/>
            </w:pPr>
            <w:r w:rsidRPr="009B6CCF">
              <w:t>Endereço - coordenada original do Censo 2022</w:t>
            </w:r>
          </w:p>
        </w:tc>
        <w:tc>
          <w:tcPr>
            <w:tcW w:w="2545" w:type="dxa"/>
            <w:vAlign w:val="center"/>
          </w:tcPr>
          <w:p w14:paraId="254857E1" w14:textId="77777777" w:rsidR="000C7CE5" w:rsidRPr="009B6CCF" w:rsidRDefault="000C7CE5" w:rsidP="00926561">
            <w:pPr>
              <w:keepNext/>
              <w:widowControl w:val="0"/>
              <w:ind w:firstLine="0"/>
              <w:jc w:val="center"/>
            </w:pPr>
            <w:r w:rsidRPr="009B6CCF">
              <w:t xml:space="preserve">Alta </w:t>
            </w:r>
            <w:r w:rsidRPr="009B6CCF">
              <w:br/>
              <w:t>(Ponto exato)</w:t>
            </w:r>
          </w:p>
        </w:tc>
      </w:tr>
      <w:tr w:rsidR="000C7CE5" w:rsidRPr="009B6CCF" w14:paraId="04524EAF" w14:textId="77777777" w:rsidTr="00926561">
        <w:tc>
          <w:tcPr>
            <w:tcW w:w="1906" w:type="dxa"/>
            <w:vAlign w:val="center"/>
          </w:tcPr>
          <w:p w14:paraId="791CD825" w14:textId="77777777" w:rsidR="000C7CE5" w:rsidRPr="009B6CCF" w:rsidRDefault="000C7CE5" w:rsidP="00926561">
            <w:pPr>
              <w:keepNext/>
              <w:widowControl w:val="0"/>
              <w:ind w:firstLine="0"/>
              <w:jc w:val="center"/>
            </w:pPr>
            <w:r w:rsidRPr="009B6CCF">
              <w:t>2</w:t>
            </w:r>
          </w:p>
        </w:tc>
        <w:tc>
          <w:tcPr>
            <w:tcW w:w="4610" w:type="dxa"/>
            <w:vAlign w:val="center"/>
          </w:tcPr>
          <w:p w14:paraId="629CFD59" w14:textId="77777777" w:rsidR="000C7CE5" w:rsidRPr="009B6CCF" w:rsidRDefault="000C7CE5" w:rsidP="00926561">
            <w:pPr>
              <w:keepNext/>
              <w:widowControl w:val="0"/>
              <w:ind w:firstLine="0"/>
              <w:jc w:val="center"/>
            </w:pPr>
            <w:r w:rsidRPr="009B6CCF">
              <w:t>Endereço - coordenada modificada (apartamentos em um</w:t>
            </w:r>
          </w:p>
          <w:p w14:paraId="3BB02D8D" w14:textId="77777777" w:rsidR="000C7CE5" w:rsidRPr="009B6CCF" w:rsidRDefault="000C7CE5" w:rsidP="00926561">
            <w:pPr>
              <w:keepNext/>
              <w:widowControl w:val="0"/>
              <w:ind w:firstLine="0"/>
              <w:jc w:val="center"/>
            </w:pPr>
            <w:r w:rsidRPr="009B6CCF">
              <w:t>mesmo número no logradouro)</w:t>
            </w:r>
          </w:p>
        </w:tc>
        <w:tc>
          <w:tcPr>
            <w:tcW w:w="2545" w:type="dxa"/>
            <w:vAlign w:val="center"/>
          </w:tcPr>
          <w:p w14:paraId="70D05B7A" w14:textId="77777777" w:rsidR="000C7CE5" w:rsidRPr="009B6CCF" w:rsidRDefault="000C7CE5" w:rsidP="00926561">
            <w:pPr>
              <w:keepNext/>
              <w:widowControl w:val="0"/>
              <w:ind w:firstLine="0"/>
              <w:jc w:val="center"/>
            </w:pPr>
            <w:r w:rsidRPr="009B6CCF">
              <w:t xml:space="preserve">Alta </w:t>
            </w:r>
            <w:r w:rsidRPr="009B6CCF">
              <w:br/>
              <w:t>(Ponto ajustado)</w:t>
            </w:r>
          </w:p>
        </w:tc>
      </w:tr>
      <w:tr w:rsidR="000C7CE5" w:rsidRPr="009B6CCF" w14:paraId="006F6479" w14:textId="77777777" w:rsidTr="00926561">
        <w:tc>
          <w:tcPr>
            <w:tcW w:w="1906" w:type="dxa"/>
            <w:vAlign w:val="center"/>
          </w:tcPr>
          <w:p w14:paraId="64A150AF" w14:textId="77777777" w:rsidR="000C7CE5" w:rsidRPr="009B6CCF" w:rsidRDefault="000C7CE5" w:rsidP="00926561">
            <w:pPr>
              <w:keepNext/>
              <w:widowControl w:val="0"/>
              <w:ind w:firstLine="0"/>
              <w:jc w:val="center"/>
            </w:pPr>
            <w:r w:rsidRPr="009B6CCF">
              <w:t>3</w:t>
            </w:r>
          </w:p>
        </w:tc>
        <w:tc>
          <w:tcPr>
            <w:tcW w:w="4610" w:type="dxa"/>
            <w:vAlign w:val="center"/>
          </w:tcPr>
          <w:p w14:paraId="1BA143DC" w14:textId="77777777" w:rsidR="000C7CE5" w:rsidRPr="009B6CCF" w:rsidRDefault="000C7CE5" w:rsidP="00926561">
            <w:pPr>
              <w:keepNext/>
              <w:widowControl w:val="0"/>
              <w:ind w:firstLine="0"/>
              <w:jc w:val="center"/>
            </w:pPr>
            <w:r w:rsidRPr="009B6CCF">
              <w:t>Endereço - coordenada estimada (endereços originalmente</w:t>
            </w:r>
          </w:p>
          <w:p w14:paraId="14B5132F" w14:textId="77777777" w:rsidR="000C7CE5" w:rsidRPr="009B6CCF" w:rsidRDefault="000C7CE5" w:rsidP="00926561">
            <w:pPr>
              <w:keepNext/>
              <w:widowControl w:val="0"/>
              <w:ind w:firstLine="0"/>
              <w:jc w:val="center"/>
            </w:pPr>
            <w:r w:rsidRPr="009B6CCF">
              <w:t>sem coordenadas ou coordenadas inválidas)</w:t>
            </w:r>
          </w:p>
        </w:tc>
        <w:tc>
          <w:tcPr>
            <w:tcW w:w="2545" w:type="dxa"/>
            <w:vAlign w:val="center"/>
          </w:tcPr>
          <w:p w14:paraId="01ADB7C3" w14:textId="77777777" w:rsidR="000C7CE5" w:rsidRPr="009B6CCF" w:rsidRDefault="000C7CE5" w:rsidP="00926561">
            <w:pPr>
              <w:keepNext/>
              <w:widowControl w:val="0"/>
              <w:ind w:firstLine="0"/>
              <w:jc w:val="center"/>
            </w:pPr>
            <w:r w:rsidRPr="009B6CCF">
              <w:t>Média (Estimativa)</w:t>
            </w:r>
          </w:p>
        </w:tc>
      </w:tr>
      <w:tr w:rsidR="000C7CE5" w:rsidRPr="009B6CCF" w14:paraId="326D866F" w14:textId="77777777" w:rsidTr="00926561">
        <w:tc>
          <w:tcPr>
            <w:tcW w:w="1906" w:type="dxa"/>
            <w:vAlign w:val="center"/>
          </w:tcPr>
          <w:p w14:paraId="4C6E2504" w14:textId="77777777" w:rsidR="000C7CE5" w:rsidRPr="009B6CCF" w:rsidRDefault="000C7CE5" w:rsidP="00926561">
            <w:pPr>
              <w:keepNext/>
              <w:widowControl w:val="0"/>
              <w:ind w:firstLine="0"/>
              <w:jc w:val="center"/>
            </w:pPr>
            <w:r w:rsidRPr="009B6CCF">
              <w:t>4</w:t>
            </w:r>
          </w:p>
        </w:tc>
        <w:tc>
          <w:tcPr>
            <w:tcW w:w="4610" w:type="dxa"/>
            <w:vAlign w:val="center"/>
          </w:tcPr>
          <w:p w14:paraId="388ED7A0" w14:textId="77777777" w:rsidR="000C7CE5" w:rsidRPr="009B6CCF" w:rsidRDefault="000C7CE5" w:rsidP="00926561">
            <w:pPr>
              <w:keepNext/>
              <w:widowControl w:val="0"/>
              <w:ind w:firstLine="0"/>
              <w:jc w:val="center"/>
            </w:pPr>
            <w:r w:rsidRPr="009B6CCF">
              <w:t>Face de quadra</w:t>
            </w:r>
          </w:p>
        </w:tc>
        <w:tc>
          <w:tcPr>
            <w:tcW w:w="2545" w:type="dxa"/>
            <w:vAlign w:val="center"/>
          </w:tcPr>
          <w:p w14:paraId="5AF2DF4D" w14:textId="77777777" w:rsidR="000C7CE5" w:rsidRPr="009B6CCF" w:rsidRDefault="000C7CE5" w:rsidP="00926561">
            <w:pPr>
              <w:keepNext/>
              <w:widowControl w:val="0"/>
              <w:ind w:firstLine="0"/>
              <w:jc w:val="center"/>
            </w:pPr>
            <w:r w:rsidRPr="009B6CCF">
              <w:t xml:space="preserve">Baixa </w:t>
            </w:r>
            <w:r w:rsidRPr="009B6CCF">
              <w:br/>
              <w:t>(Centroide de face)</w:t>
            </w:r>
          </w:p>
        </w:tc>
      </w:tr>
      <w:tr w:rsidR="000C7CE5" w:rsidRPr="009B6CCF" w14:paraId="7F25F439" w14:textId="77777777" w:rsidTr="00926561">
        <w:tc>
          <w:tcPr>
            <w:tcW w:w="1906" w:type="dxa"/>
            <w:vAlign w:val="center"/>
          </w:tcPr>
          <w:p w14:paraId="2ECB14A9" w14:textId="77777777" w:rsidR="000C7CE5" w:rsidRPr="009B6CCF" w:rsidRDefault="000C7CE5" w:rsidP="00926561">
            <w:pPr>
              <w:keepNext/>
              <w:widowControl w:val="0"/>
              <w:ind w:firstLine="0"/>
              <w:jc w:val="center"/>
            </w:pPr>
            <w:r w:rsidRPr="009B6CCF">
              <w:t>5</w:t>
            </w:r>
          </w:p>
        </w:tc>
        <w:tc>
          <w:tcPr>
            <w:tcW w:w="4610" w:type="dxa"/>
            <w:vAlign w:val="center"/>
          </w:tcPr>
          <w:p w14:paraId="3FE4640C" w14:textId="77777777" w:rsidR="000C7CE5" w:rsidRPr="009B6CCF" w:rsidRDefault="000C7CE5" w:rsidP="00926561">
            <w:pPr>
              <w:keepNext/>
              <w:widowControl w:val="0"/>
              <w:ind w:firstLine="0"/>
              <w:jc w:val="center"/>
            </w:pPr>
            <w:r w:rsidRPr="009B6CCF">
              <w:t>Localidade</w:t>
            </w:r>
          </w:p>
        </w:tc>
        <w:tc>
          <w:tcPr>
            <w:tcW w:w="2545" w:type="dxa"/>
            <w:vAlign w:val="center"/>
          </w:tcPr>
          <w:p w14:paraId="37DEF33B" w14:textId="77777777" w:rsidR="000C7CE5" w:rsidRPr="009B6CCF" w:rsidRDefault="000C7CE5" w:rsidP="00926561">
            <w:pPr>
              <w:keepNext/>
              <w:widowControl w:val="0"/>
              <w:ind w:firstLine="0"/>
              <w:jc w:val="center"/>
            </w:pPr>
            <w:r w:rsidRPr="009B6CCF">
              <w:t xml:space="preserve">Muito Baixa </w:t>
            </w:r>
            <w:r w:rsidRPr="009B6CCF">
              <w:br/>
              <w:t>(Centroide local)</w:t>
            </w:r>
          </w:p>
        </w:tc>
      </w:tr>
      <w:tr w:rsidR="000C7CE5" w:rsidRPr="009B6CCF" w14:paraId="0B0D9BCB" w14:textId="77777777" w:rsidTr="00926561">
        <w:tc>
          <w:tcPr>
            <w:tcW w:w="1906" w:type="dxa"/>
            <w:vAlign w:val="center"/>
          </w:tcPr>
          <w:p w14:paraId="6E172E15" w14:textId="77777777" w:rsidR="000C7CE5" w:rsidRPr="009B6CCF" w:rsidRDefault="000C7CE5" w:rsidP="00926561">
            <w:pPr>
              <w:keepNext/>
              <w:widowControl w:val="0"/>
              <w:ind w:firstLine="0"/>
              <w:jc w:val="center"/>
            </w:pPr>
            <w:r w:rsidRPr="009B6CCF">
              <w:t>6</w:t>
            </w:r>
          </w:p>
        </w:tc>
        <w:tc>
          <w:tcPr>
            <w:tcW w:w="4610" w:type="dxa"/>
            <w:vAlign w:val="center"/>
          </w:tcPr>
          <w:p w14:paraId="0A4FD3BE" w14:textId="77777777" w:rsidR="000C7CE5" w:rsidRPr="009B6CCF" w:rsidRDefault="000C7CE5" w:rsidP="00926561">
            <w:pPr>
              <w:keepNext/>
              <w:widowControl w:val="0"/>
              <w:ind w:firstLine="0"/>
              <w:jc w:val="center"/>
            </w:pPr>
            <w:r w:rsidRPr="009B6CCF">
              <w:t>Setor censitário</w:t>
            </w:r>
          </w:p>
        </w:tc>
        <w:tc>
          <w:tcPr>
            <w:tcW w:w="2545" w:type="dxa"/>
            <w:vAlign w:val="center"/>
          </w:tcPr>
          <w:p w14:paraId="337ADA18" w14:textId="77777777" w:rsidR="000C7CE5" w:rsidRPr="009B6CCF" w:rsidRDefault="000C7CE5" w:rsidP="00926561">
            <w:pPr>
              <w:keepNext/>
              <w:widowControl w:val="0"/>
              <w:ind w:firstLine="0"/>
              <w:jc w:val="center"/>
            </w:pPr>
            <w:r w:rsidRPr="009B6CCF">
              <w:t xml:space="preserve">Muito Baixa </w:t>
            </w:r>
            <w:r w:rsidRPr="009B6CCF">
              <w:br/>
              <w:t>(Centroide do setor)</w:t>
            </w:r>
          </w:p>
        </w:tc>
      </w:tr>
    </w:tbl>
    <w:p w14:paraId="241E82C1" w14:textId="16BBF207" w:rsidR="000C7CE5" w:rsidRPr="009B6CCF" w:rsidRDefault="000C7CE5" w:rsidP="001F7CF9">
      <w:pPr>
        <w:pStyle w:val="Legenda"/>
      </w:pPr>
      <w:r w:rsidRPr="009B6CCF">
        <w:t xml:space="preserve">Fonte: Nota metodológica n. 01 </w:t>
      </w:r>
      <w:r w:rsidRPr="009B6CCF">
        <w:fldChar w:fldCharType="begin"/>
      </w:r>
      <w:r w:rsidR="004975CD" w:rsidRPr="009B6CCF">
        <w:instrText xml:space="preserve"> ADDIN ZOTERO_ITEM CSL_CITATION {"citationID":"p9PWNj62","properties":{"formattedCitation":"(IBGE,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Pr="009B6CCF">
        <w:fldChar w:fldCharType="separate"/>
      </w:r>
      <w:r w:rsidRPr="009B6CCF">
        <w:rPr>
          <w:rFonts w:cs="Arial"/>
        </w:rPr>
        <w:t>(IBGE, 2024)</w:t>
      </w:r>
      <w:r w:rsidRPr="009B6CCF">
        <w:fldChar w:fldCharType="end"/>
      </w:r>
    </w:p>
    <w:p w14:paraId="418AEEF2" w14:textId="77777777" w:rsidR="000C7CE5" w:rsidRPr="009B6CCF" w:rsidRDefault="000C7CE5" w:rsidP="000C7CE5"/>
    <w:p w14:paraId="09FD82AC" w14:textId="563A269F" w:rsidR="000C7CE5" w:rsidRPr="009B6CCF" w:rsidRDefault="000C7CE5" w:rsidP="000C7CE5">
      <w:r w:rsidRPr="009B6CCF">
        <w:t xml:space="preserve">Para assegurar o rigor técnico da metodologia </w:t>
      </w:r>
      <w:r w:rsidRPr="009B6CCF">
        <w:rPr>
          <w:i/>
          <w:iCs/>
        </w:rPr>
        <w:t>SuperCIATA</w:t>
      </w:r>
      <w:r w:rsidRPr="009B6CCF">
        <w:t xml:space="preserve">, optou-se pelo descarte de registros com baixo nível de precisão. Assim, o algoritmo processa exclusivamente registros com NV_GEO_COORD </w:t>
      </w:r>
      <w:r w:rsidR="003C28BC">
        <w:t>menor ou igual a</w:t>
      </w:r>
      <w:r w:rsidR="003C28BC" w:rsidRPr="009B6CCF">
        <w:t xml:space="preserve"> </w:t>
      </w:r>
      <w:r w:rsidRPr="009B6CCF">
        <w:t>3, garantindo que a identificação das faces de quadra e o cálculo das testadas sejam baseados em dados vinculados diretamente à unidade do endereço e não em generalizações geográficas de nível 4, 5 ou 6.</w:t>
      </w:r>
    </w:p>
    <w:p w14:paraId="5D8AC245" w14:textId="77777777" w:rsidR="000C7CE5" w:rsidRPr="009B6CCF" w:rsidRDefault="000C7CE5" w:rsidP="000C7CE5">
      <w:r w:rsidRPr="009B6CCF">
        <w:t>Mais de 99% dos endereços do Censo 2022 estão geocodificados no nível do "Endereço" (categorias 1, 2 e 3), o que reflete a alta qualidade geral do cadastro.</w:t>
      </w:r>
    </w:p>
    <w:p w14:paraId="37679307" w14:textId="480B9A0C" w:rsidR="00D533A7" w:rsidRPr="009B6CCF" w:rsidRDefault="00355B7A" w:rsidP="000C7CE5">
      <w:r w:rsidRPr="009B6CCF">
        <w:t xml:space="preserve">Também </w:t>
      </w:r>
      <w:r w:rsidR="0084458E">
        <w:t>foram</w:t>
      </w:r>
      <w:r w:rsidRPr="009B6CCF">
        <w:t xml:space="preserve"> descartados os pontos </w:t>
      </w:r>
      <w:r w:rsidR="003F189D" w:rsidRPr="009B6CCF">
        <w:t xml:space="preserve">que se referem às quadras </w:t>
      </w:r>
      <w:r w:rsidR="007B09DE" w:rsidRPr="009B6CCF">
        <w:t>localizadas em áreas não urbanas</w:t>
      </w:r>
      <w:r w:rsidR="0042517F" w:rsidRPr="009B6CCF">
        <w:t xml:space="preserve"> (NUM_QUADRA = 0). </w:t>
      </w:r>
    </w:p>
    <w:p w14:paraId="57C3C506" w14:textId="48AB17F2" w:rsidR="00BC3196" w:rsidRPr="009B6CCF" w:rsidRDefault="00BC3196" w:rsidP="00093FBB">
      <w:pPr>
        <w:pStyle w:val="Ttulo3"/>
        <w:rPr>
          <w:i/>
          <w:iCs/>
        </w:rPr>
      </w:pPr>
      <w:bookmarkStart w:id="98" w:name="_Ref220510009"/>
      <w:bookmarkStart w:id="99" w:name="_Toc226643960"/>
      <w:r w:rsidRPr="009B6CCF">
        <w:t>Atributos</w:t>
      </w:r>
      <w:r w:rsidR="00E818B0" w:rsidRPr="009B6CCF">
        <w:t xml:space="preserve"> do </w:t>
      </w:r>
      <w:r w:rsidR="00C27405" w:rsidRPr="009B6CCF">
        <w:t>Cadastro Territorial Urbano</w:t>
      </w:r>
      <w:r w:rsidRPr="009B6CCF">
        <w:t xml:space="preserve"> essenciais </w:t>
      </w:r>
      <w:r w:rsidR="00AE240A" w:rsidRPr="009B6CCF">
        <w:t>a</w:t>
      </w:r>
      <w:r w:rsidRPr="009B6CCF">
        <w:t xml:space="preserve">o </w:t>
      </w:r>
      <w:r w:rsidRPr="009B6CCF">
        <w:rPr>
          <w:i/>
          <w:iCs/>
        </w:rPr>
        <w:t>SuperCIATA</w:t>
      </w:r>
      <w:bookmarkEnd w:id="98"/>
      <w:bookmarkEnd w:id="99"/>
    </w:p>
    <w:p w14:paraId="4CFB58A9" w14:textId="0FA5841E" w:rsidR="00F26AE0" w:rsidRPr="009B6CCF" w:rsidRDefault="009F50B7" w:rsidP="00F26AE0">
      <w:pPr>
        <w:rPr>
          <w:lang w:eastAsia="pt-BR"/>
        </w:rPr>
      </w:pPr>
      <w:r w:rsidRPr="009F50B7">
        <w:rPr>
          <w:lang w:eastAsia="pt-BR"/>
        </w:rPr>
        <w:t xml:space="preserve">No Cadastro Territorial Urbano convencional, o componente fundamental é o lote, cuja existência jurídica e administrativa é frequentemente suportada por descrições alfanuméricas de suas dimensões e confrontações, tendo o endereço como principal indexador. </w:t>
      </w:r>
      <w:r>
        <w:rPr>
          <w:lang w:eastAsia="pt-BR"/>
        </w:rPr>
        <w:t xml:space="preserve"> </w:t>
      </w:r>
      <w:r w:rsidR="000B6E25">
        <w:rPr>
          <w:lang w:eastAsia="pt-BR"/>
        </w:rPr>
        <w:t>S</w:t>
      </w:r>
      <w:r w:rsidR="000B6E25" w:rsidRPr="000B6E25">
        <w:rPr>
          <w:lang w:eastAsia="pt-BR"/>
        </w:rPr>
        <w:t>ob essa ó</w:t>
      </w:r>
      <w:r w:rsidR="00E672F5">
        <w:rPr>
          <w:lang w:eastAsia="pt-BR"/>
        </w:rPr>
        <w:t>p</w:t>
      </w:r>
      <w:r w:rsidR="000B6E25" w:rsidRPr="000B6E25">
        <w:rPr>
          <w:lang w:eastAsia="pt-BR"/>
        </w:rPr>
        <w:t xml:space="preserve">tica, a estrutura da quadra atua apenas como um agrupador lógico desses registros, estabelecendo uma precedência topológica sem que haja, contudo, uma definição geoespacial rigorosa de sua posição ou orientação </w:t>
      </w:r>
      <w:r w:rsidR="000E1DAC" w:rsidRPr="009B6CCF">
        <w:rPr>
          <w:lang w:eastAsia="pt-BR"/>
        </w:rPr>
        <w:t>(</w:t>
      </w:r>
      <w:r w:rsidR="000E1DAC" w:rsidRPr="009B6CCF">
        <w:rPr>
          <w:lang w:eastAsia="pt-BR"/>
        </w:rPr>
        <w:fldChar w:fldCharType="begin"/>
      </w:r>
      <w:r w:rsidR="000E1DAC" w:rsidRPr="009B6CCF">
        <w:rPr>
          <w:lang w:eastAsia="pt-BR"/>
        </w:rPr>
        <w:instrText xml:space="preserve"> REF _Ref223084599 \h </w:instrText>
      </w:r>
      <w:r w:rsidR="000E1DAC" w:rsidRPr="009B6CCF">
        <w:rPr>
          <w:lang w:eastAsia="pt-BR"/>
        </w:rPr>
      </w:r>
      <w:r w:rsidR="000E1DAC" w:rsidRPr="009B6CCF">
        <w:rPr>
          <w:lang w:eastAsia="pt-BR"/>
        </w:rPr>
        <w:fldChar w:fldCharType="separate"/>
      </w:r>
      <w:r w:rsidR="00F02416" w:rsidRPr="009B6CCF">
        <w:t xml:space="preserve">Figura </w:t>
      </w:r>
      <w:r w:rsidR="00F02416">
        <w:rPr>
          <w:noProof/>
        </w:rPr>
        <w:t>5</w:t>
      </w:r>
      <w:r w:rsidR="000E1DAC" w:rsidRPr="009B6CCF">
        <w:rPr>
          <w:lang w:eastAsia="pt-BR"/>
        </w:rPr>
        <w:fldChar w:fldCharType="end"/>
      </w:r>
      <w:r w:rsidR="0092199A" w:rsidRPr="009B6CCF">
        <w:rPr>
          <w:lang w:eastAsia="pt-BR"/>
        </w:rPr>
        <w:t>)</w:t>
      </w:r>
      <w:r w:rsidR="0092199A">
        <w:rPr>
          <w:lang w:eastAsia="pt-BR"/>
        </w:rPr>
        <w:t>. C</w:t>
      </w:r>
      <w:r w:rsidR="000B6E25" w:rsidRPr="000B6E25">
        <w:rPr>
          <w:lang w:eastAsia="pt-BR"/>
        </w:rPr>
        <w:t>omo preconizado pelo modelo relacional de</w:t>
      </w:r>
      <w:r w:rsidR="00B32DDD">
        <w:rPr>
          <w:lang w:eastAsia="pt-BR"/>
        </w:rPr>
        <w:t xml:space="preserve"> </w:t>
      </w:r>
      <w:r w:rsidR="00B32DDD">
        <w:rPr>
          <w:lang w:eastAsia="pt-BR"/>
        </w:rPr>
        <w:fldChar w:fldCharType="begin"/>
      </w:r>
      <w:r w:rsidR="00920810">
        <w:rPr>
          <w:lang w:eastAsia="pt-BR"/>
        </w:rPr>
        <w:instrText xml:space="preserve"> ADDIN ZOTERO_ITEM CSL_CITATION {"citationID":"lGTyAxW5","properties":{"formattedCitation":"(Codd, 1970)","plainCitation":"(Codd, 1970)","dontUpdate":true,"noteIndex":0},"citationItems":[{"id":360,"uris":["http://zotero.org/users/15531986/items/3UYPVUSB"],"itemData":{"id":360,"type":"article-journal","container-title":"Communications of the ACM","DOI":"10.1145/362384.362685","issue":"6","page":"377–387","publisher":"ACM","publisher-place":"New York, NY, USA","title":"A Relational Model of Data for Large Shared Data Banks","volume":"13","author":[{"family":"Codd","given":"Edgar F."}],"issued":{"date-parts":[["1970"]]}}}],"schema":"https://github.com/citation-style-language/schema/raw/master/csl-citation.json"} </w:instrText>
      </w:r>
      <w:r w:rsidR="00B32DDD">
        <w:rPr>
          <w:lang w:eastAsia="pt-BR"/>
        </w:rPr>
        <w:fldChar w:fldCharType="separate"/>
      </w:r>
      <w:r w:rsidR="00B32DDD" w:rsidRPr="00B32DDD">
        <w:rPr>
          <w:rFonts w:cs="Arial"/>
        </w:rPr>
        <w:t>Codd</w:t>
      </w:r>
      <w:r w:rsidR="00B32DDD">
        <w:rPr>
          <w:rFonts w:cs="Arial"/>
        </w:rPr>
        <w:t xml:space="preserve"> (</w:t>
      </w:r>
      <w:r w:rsidR="00B32DDD" w:rsidRPr="00B32DDD">
        <w:rPr>
          <w:rFonts w:cs="Arial"/>
        </w:rPr>
        <w:t>1970)</w:t>
      </w:r>
      <w:r w:rsidR="00B32DDD">
        <w:rPr>
          <w:lang w:eastAsia="pt-BR"/>
        </w:rPr>
        <w:fldChar w:fldCharType="end"/>
      </w:r>
      <w:r w:rsidR="000B6E25" w:rsidRPr="000B6E25">
        <w:rPr>
          <w:lang w:eastAsia="pt-BR"/>
        </w:rPr>
        <w:t xml:space="preserve">, esses dados operam em um nível de abstração onde a relação entre os atributos (lote, face e quadra) precede a sua existência física no mapa; o lote existe como uma </w:t>
      </w:r>
      <w:r w:rsidR="000B6E25" w:rsidRPr="000B6E25">
        <w:rPr>
          <w:lang w:eastAsia="pt-BR"/>
        </w:rPr>
        <w:lastRenderedPageBreak/>
        <w:t>entidade em um banco de dados, mas carece de uma representação vetorial que o localize precisamente no tecido urbano</w:t>
      </w:r>
      <w:r w:rsidR="001D3B1C">
        <w:rPr>
          <w:lang w:eastAsia="pt-BR"/>
        </w:rPr>
        <w:t>.</w:t>
      </w:r>
    </w:p>
    <w:p w14:paraId="29619075" w14:textId="77777777" w:rsidR="00610895" w:rsidRPr="009B6CCF" w:rsidRDefault="00610895" w:rsidP="00F26AE0">
      <w:pPr>
        <w:rPr>
          <w:lang w:eastAsia="pt-BR"/>
        </w:rPr>
      </w:pPr>
    </w:p>
    <w:p w14:paraId="618525D5" w14:textId="7314002B" w:rsidR="00F26AE0" w:rsidRPr="001F7CF9" w:rsidRDefault="00F26AE0" w:rsidP="00A6278E">
      <w:pPr>
        <w:pStyle w:val="Legenda"/>
        <w:rPr>
          <w:sz w:val="24"/>
          <w:szCs w:val="24"/>
        </w:rPr>
      </w:pPr>
      <w:bookmarkStart w:id="100" w:name="_Ref223084599"/>
      <w:bookmarkStart w:id="101" w:name="_Toc226883894"/>
      <w:r w:rsidRPr="001F7CF9">
        <w:rPr>
          <w:sz w:val="24"/>
          <w:szCs w:val="24"/>
        </w:rPr>
        <w:t xml:space="preserve">Figura </w:t>
      </w:r>
      <w:r w:rsidR="00F02416" w:rsidRPr="001F7CF9">
        <w:rPr>
          <w:sz w:val="24"/>
          <w:szCs w:val="24"/>
        </w:rPr>
        <w:fldChar w:fldCharType="begin"/>
      </w:r>
      <w:r w:rsidR="00F02416" w:rsidRPr="001F7CF9">
        <w:rPr>
          <w:sz w:val="24"/>
          <w:szCs w:val="24"/>
        </w:rPr>
        <w:instrText xml:space="preserve"> SEQ Figura \* ARABIC </w:instrText>
      </w:r>
      <w:r w:rsidR="00F02416" w:rsidRPr="001F7CF9">
        <w:rPr>
          <w:sz w:val="24"/>
          <w:szCs w:val="24"/>
        </w:rPr>
        <w:fldChar w:fldCharType="separate"/>
      </w:r>
      <w:r w:rsidR="00F02416" w:rsidRPr="001F7CF9">
        <w:rPr>
          <w:noProof/>
          <w:sz w:val="24"/>
          <w:szCs w:val="24"/>
        </w:rPr>
        <w:t>5</w:t>
      </w:r>
      <w:r w:rsidR="00F02416" w:rsidRPr="001F7CF9">
        <w:rPr>
          <w:noProof/>
          <w:sz w:val="24"/>
          <w:szCs w:val="24"/>
        </w:rPr>
        <w:fldChar w:fldCharType="end"/>
      </w:r>
      <w:bookmarkEnd w:id="100"/>
      <w:r w:rsidRPr="001F7CF9">
        <w:rPr>
          <w:sz w:val="24"/>
          <w:szCs w:val="24"/>
        </w:rPr>
        <w:t xml:space="preserve"> – Quadra gerada a partir do CTU/CIATA</w:t>
      </w:r>
      <w:bookmarkEnd w:id="101"/>
    </w:p>
    <w:tbl>
      <w:tblPr>
        <w:tblStyle w:val="Tabelacomgrade"/>
        <w:tblW w:w="0" w:type="auto"/>
        <w:jc w:val="right"/>
        <w:tblLook w:val="04A0" w:firstRow="1" w:lastRow="0" w:firstColumn="1" w:lastColumn="0" w:noHBand="0" w:noVBand="1"/>
      </w:tblPr>
      <w:tblGrid>
        <w:gridCol w:w="9061"/>
      </w:tblGrid>
      <w:tr w:rsidR="00F26AE0" w:rsidRPr="009B6CCF" w14:paraId="19D3641C" w14:textId="77777777" w:rsidTr="00926561">
        <w:trPr>
          <w:jc w:val="right"/>
        </w:trPr>
        <w:tc>
          <w:tcPr>
            <w:tcW w:w="9061" w:type="dxa"/>
          </w:tcPr>
          <w:p w14:paraId="4C093F6F" w14:textId="77777777" w:rsidR="00F26AE0" w:rsidRPr="009B6CCF" w:rsidRDefault="00F26AE0" w:rsidP="00926561">
            <w:pPr>
              <w:keepNext/>
              <w:widowControl w:val="0"/>
              <w:ind w:firstLine="0"/>
              <w:jc w:val="center"/>
            </w:pPr>
            <w:r w:rsidRPr="009B6CCF">
              <w:rPr>
                <w:noProof/>
                <w:lang w:eastAsia="pt-BR"/>
              </w:rPr>
              <w:drawing>
                <wp:inline distT="0" distB="0" distL="0" distR="0" wp14:anchorId="3AF194CE" wp14:editId="60E66C57">
                  <wp:extent cx="5760085" cy="4344306"/>
                  <wp:effectExtent l="0" t="0" r="0" b="0"/>
                  <wp:docPr id="1190490911" name="Imagem 1" descr="Uma imagem contend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90911" name="Imagem 1" descr="Uma imagem contendo Gráfico&#10;&#10;O conteúdo gerado por IA pode estar incorreto."/>
                          <pic:cNvPicPr/>
                        </pic:nvPicPr>
                        <pic:blipFill>
                          <a:blip r:embed="rId19">
                            <a:extLst>
                              <a:ext uri="{28A0092B-C50C-407E-A947-70E740481C1C}">
                                <a14:useLocalDpi xmlns:a14="http://schemas.microsoft.com/office/drawing/2010/main" val="0"/>
                              </a:ext>
                            </a:extLst>
                          </a:blip>
                          <a:stretch>
                            <a:fillRect/>
                          </a:stretch>
                        </pic:blipFill>
                        <pic:spPr>
                          <a:xfrm>
                            <a:off x="0" y="0"/>
                            <a:ext cx="5760085" cy="4344306"/>
                          </a:xfrm>
                          <a:prstGeom prst="rect">
                            <a:avLst/>
                          </a:prstGeom>
                        </pic:spPr>
                      </pic:pic>
                    </a:graphicData>
                  </a:graphic>
                </wp:inline>
              </w:drawing>
            </w:r>
          </w:p>
        </w:tc>
      </w:tr>
    </w:tbl>
    <w:p w14:paraId="5DB45765" w14:textId="7AC6D2B2" w:rsidR="00F26AE0" w:rsidRPr="009B6CCF" w:rsidRDefault="00F26AE0" w:rsidP="001F7CF9">
      <w:pPr>
        <w:pStyle w:val="Legenda"/>
      </w:pPr>
      <w:r w:rsidRPr="009B6CCF">
        <w:t xml:space="preserve">Elaboração: </w:t>
      </w:r>
      <w:r w:rsidR="00E14675">
        <w:t>Autor</w:t>
      </w:r>
      <w:r w:rsidRPr="009B6CCF">
        <w:t xml:space="preserve"> (2026)</w:t>
      </w:r>
    </w:p>
    <w:p w14:paraId="43789150" w14:textId="77777777" w:rsidR="00742335" w:rsidRPr="009B6CCF" w:rsidRDefault="00742335" w:rsidP="00F26AE0">
      <w:pPr>
        <w:rPr>
          <w:lang w:eastAsia="pt-BR"/>
        </w:rPr>
      </w:pPr>
    </w:p>
    <w:p w14:paraId="021E36E4" w14:textId="256A5F67" w:rsidR="009E6CCB" w:rsidRPr="009B6CCF" w:rsidRDefault="00C63F8C" w:rsidP="00240662">
      <w:pPr>
        <w:rPr>
          <w:rStyle w:val="bold"/>
        </w:rPr>
      </w:pPr>
      <w:r w:rsidRPr="009B6CCF">
        <w:rPr>
          <w:rStyle w:val="bold"/>
        </w:rPr>
        <w:t>Para transpor essa limitação de precisão posicional e viabilizar a espacialização automatizada, d</w:t>
      </w:r>
      <w:r w:rsidR="00855B23" w:rsidRPr="009B6CCF">
        <w:rPr>
          <w:rStyle w:val="bold"/>
        </w:rPr>
        <w:t>o extenso conjunto de informações definidos pelo Projeto CIATA original e detalhado</w:t>
      </w:r>
      <w:r w:rsidR="00AE7760" w:rsidRPr="009B6CCF">
        <w:rPr>
          <w:rStyle w:val="bold"/>
        </w:rPr>
        <w:t>s</w:t>
      </w:r>
      <w:r w:rsidR="00855B23" w:rsidRPr="009B6CCF">
        <w:rPr>
          <w:rStyle w:val="bold"/>
        </w:rPr>
        <w:t xml:space="preserve"> no Manual do Cadastro Imobiliário – MCI </w:t>
      </w:r>
      <w:r w:rsidR="00855B23" w:rsidRPr="009B6CCF">
        <w:rPr>
          <w:rStyle w:val="bold"/>
        </w:rPr>
        <w:fldChar w:fldCharType="begin"/>
      </w:r>
      <w:r w:rsidR="000B1D95" w:rsidRPr="009B6CCF">
        <w:rPr>
          <w:rStyle w:val="bold"/>
        </w:rPr>
        <w:instrText xml:space="preserve"> ADDIN ZOTERO_ITEM CSL_CITATION {"citationID":"XjKyRfjD","properties":{"formattedCitation":"(SERPRO,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855B23" w:rsidRPr="009B6CCF">
        <w:rPr>
          <w:rStyle w:val="bold"/>
        </w:rPr>
        <w:fldChar w:fldCharType="separate"/>
      </w:r>
      <w:r w:rsidR="000B1D95" w:rsidRPr="009B6CCF">
        <w:rPr>
          <w:rFonts w:cs="Arial"/>
        </w:rPr>
        <w:t>(SERPRO, 2025)</w:t>
      </w:r>
      <w:r w:rsidR="00855B23" w:rsidRPr="009B6CCF">
        <w:rPr>
          <w:rStyle w:val="bold"/>
        </w:rPr>
        <w:fldChar w:fldCharType="end"/>
      </w:r>
      <w:r w:rsidR="00855B23" w:rsidRPr="009B6CCF">
        <w:rPr>
          <w:rStyle w:val="bold"/>
        </w:rPr>
        <w:t xml:space="preserve">, apenas um recorte específico de atributos foi selecionado como essencial para a metodologia de espacialização proposta. Essa seleção justifica-se pela divergência de objetivos: enquanto o projeto original visava uma estrutura multifinalitária com ênfase na administração tributária, o </w:t>
      </w:r>
      <w:r w:rsidR="00855B23" w:rsidRPr="009B6CCF">
        <w:rPr>
          <w:rStyle w:val="bold"/>
          <w:i/>
          <w:iCs/>
        </w:rPr>
        <w:t>SuperCIATA</w:t>
      </w:r>
      <w:r w:rsidR="00855B23" w:rsidRPr="009B6CCF">
        <w:rPr>
          <w:rStyle w:val="bold"/>
        </w:rPr>
        <w:t xml:space="preserve"> prioriza, em sua fase inicial, a viabilização de uma metodologia de georreferenciamento em massa das parcelas urbanas.</w:t>
      </w:r>
    </w:p>
    <w:p w14:paraId="08A1B766" w14:textId="780F6838" w:rsidR="00855B23" w:rsidRPr="009B6CCF" w:rsidRDefault="00855B23" w:rsidP="00240662">
      <w:pPr>
        <w:rPr>
          <w:lang w:eastAsia="pt-BR"/>
        </w:rPr>
      </w:pPr>
      <w:r w:rsidRPr="009B6CCF">
        <w:rPr>
          <w:lang w:eastAsia="pt-BR"/>
        </w:rPr>
        <w:t xml:space="preserve">Assim, foram isolados apenas os atributos que contribuem diretamente para o processamento geométrico e a integração de bases. Cabe ressaltar que, mesmo em municípios cujos cadastros descritivos não seguem estritamente as diretrizes do </w:t>
      </w:r>
      <w:r w:rsidRPr="009B6CCF">
        <w:rPr>
          <w:lang w:eastAsia="pt-BR"/>
        </w:rPr>
        <w:lastRenderedPageBreak/>
        <w:t>CIATA, tais variáveis costumam estar presentes, ainda que sob nomenclaturas ou tipologias distintas, o que confere reprodutibilidade ao modelo.</w:t>
      </w:r>
    </w:p>
    <w:p w14:paraId="3F056F5D" w14:textId="46076741" w:rsidR="00855B23" w:rsidRDefault="00855B23" w:rsidP="00240662">
      <w:r w:rsidRPr="009B6CCF">
        <w:rPr>
          <w:lang w:eastAsia="pt-BR"/>
        </w:rPr>
        <w:t>A estrutura de dados para o intercâmbio de informações, consolidada em formato CSV, é apresentada no</w:t>
      </w:r>
      <w:r w:rsidR="00674124" w:rsidRPr="009B6CCF">
        <w:rPr>
          <w:lang w:eastAsia="pt-BR"/>
        </w:rPr>
        <w:t xml:space="preserve"> </w:t>
      </w:r>
      <w:r w:rsidR="004E0C33" w:rsidRPr="009B6CCF">
        <w:rPr>
          <w:lang w:eastAsia="pt-BR"/>
        </w:rPr>
        <w:fldChar w:fldCharType="begin"/>
      </w:r>
      <w:r w:rsidR="004E0C33" w:rsidRPr="009B6CCF">
        <w:rPr>
          <w:lang w:eastAsia="pt-BR"/>
        </w:rPr>
        <w:instrText xml:space="preserve"> REF _Ref217640619 \h </w:instrText>
      </w:r>
      <w:r w:rsidR="004E0C33" w:rsidRPr="009B6CCF">
        <w:rPr>
          <w:lang w:eastAsia="pt-BR"/>
        </w:rPr>
      </w:r>
      <w:r w:rsidR="004E0C33" w:rsidRPr="009B6CCF">
        <w:rPr>
          <w:lang w:eastAsia="pt-BR"/>
        </w:rPr>
        <w:fldChar w:fldCharType="separate"/>
      </w:r>
      <w:r w:rsidR="00F02416" w:rsidRPr="009B6CCF">
        <w:t xml:space="preserve">Quadro </w:t>
      </w:r>
      <w:r w:rsidR="00F02416">
        <w:rPr>
          <w:noProof/>
        </w:rPr>
        <w:t>8</w:t>
      </w:r>
      <w:r w:rsidR="004E0C33" w:rsidRPr="009B6CCF">
        <w:rPr>
          <w:lang w:eastAsia="pt-BR"/>
        </w:rPr>
        <w:fldChar w:fldCharType="end"/>
      </w:r>
      <w:r w:rsidRPr="009B6CCF">
        <w:rPr>
          <w:lang w:eastAsia="pt-BR"/>
        </w:rPr>
        <w:t xml:space="preserve">. </w:t>
      </w:r>
      <w:r w:rsidR="00B3759B" w:rsidRPr="009B6CCF">
        <w:rPr>
          <w:lang w:eastAsia="pt-BR"/>
        </w:rPr>
        <w:t>Ressalt</w:t>
      </w:r>
      <w:r w:rsidR="00F26DC9" w:rsidRPr="009B6CCF">
        <w:rPr>
          <w:lang w:eastAsia="pt-BR"/>
        </w:rPr>
        <w:t>a</w:t>
      </w:r>
      <w:r w:rsidR="00B3759B" w:rsidRPr="009B6CCF">
        <w:rPr>
          <w:lang w:eastAsia="pt-BR"/>
        </w:rPr>
        <w:t xml:space="preserve">-se que </w:t>
      </w:r>
      <w:r w:rsidR="00B3759B" w:rsidRPr="009B6CCF">
        <w:t>as planilhas ou bancos de dados podem exigir separadores de campos ou de decimais diferentes.</w:t>
      </w:r>
    </w:p>
    <w:p w14:paraId="48D86B78" w14:textId="77777777" w:rsidR="00F116A5" w:rsidRPr="009B6CCF" w:rsidRDefault="00F116A5" w:rsidP="00240662">
      <w:pPr>
        <w:rPr>
          <w:lang w:eastAsia="pt-BR"/>
        </w:rPr>
      </w:pPr>
    </w:p>
    <w:p w14:paraId="6B5BAA8A" w14:textId="69618639" w:rsidR="00664645" w:rsidRPr="001F7CF9" w:rsidRDefault="00664645" w:rsidP="00A6278E">
      <w:pPr>
        <w:pStyle w:val="Legenda"/>
        <w:rPr>
          <w:sz w:val="24"/>
          <w:szCs w:val="24"/>
        </w:rPr>
      </w:pPr>
      <w:bookmarkStart w:id="102" w:name="_Ref217640619"/>
      <w:r w:rsidRPr="001F7CF9">
        <w:rPr>
          <w:sz w:val="24"/>
          <w:szCs w:val="24"/>
        </w:rPr>
        <w:t xml:space="preserve">Quadro </w:t>
      </w:r>
      <w:r w:rsidR="00F02416" w:rsidRPr="001F7CF9">
        <w:rPr>
          <w:sz w:val="24"/>
          <w:szCs w:val="24"/>
        </w:rPr>
        <w:fldChar w:fldCharType="begin"/>
      </w:r>
      <w:r w:rsidR="00F02416" w:rsidRPr="001F7CF9">
        <w:rPr>
          <w:sz w:val="24"/>
          <w:szCs w:val="24"/>
        </w:rPr>
        <w:instrText xml:space="preserve"> SEQ Quadro \* ARABIC </w:instrText>
      </w:r>
      <w:r w:rsidR="00F02416" w:rsidRPr="001F7CF9">
        <w:rPr>
          <w:sz w:val="24"/>
          <w:szCs w:val="24"/>
        </w:rPr>
        <w:fldChar w:fldCharType="separate"/>
      </w:r>
      <w:r w:rsidR="00F02416" w:rsidRPr="001F7CF9">
        <w:rPr>
          <w:noProof/>
          <w:sz w:val="24"/>
          <w:szCs w:val="24"/>
        </w:rPr>
        <w:t>8</w:t>
      </w:r>
      <w:r w:rsidR="00F02416" w:rsidRPr="001F7CF9">
        <w:rPr>
          <w:noProof/>
          <w:sz w:val="24"/>
          <w:szCs w:val="24"/>
        </w:rPr>
        <w:fldChar w:fldCharType="end"/>
      </w:r>
      <w:bookmarkEnd w:id="102"/>
      <w:r w:rsidR="004B4D10" w:rsidRPr="001F7CF9">
        <w:rPr>
          <w:sz w:val="24"/>
          <w:szCs w:val="24"/>
        </w:rPr>
        <w:t xml:space="preserve"> –</w:t>
      </w:r>
      <w:r w:rsidRPr="001F7CF9">
        <w:rPr>
          <w:sz w:val="24"/>
          <w:szCs w:val="24"/>
        </w:rPr>
        <w:t xml:space="preserve"> Cabeçalho do arquivo CSV CIATA</w:t>
      </w:r>
    </w:p>
    <w:tbl>
      <w:tblPr>
        <w:tblStyle w:val="Tabelacomgrade"/>
        <w:tblW w:w="0" w:type="auto"/>
        <w:tblLook w:val="04A0" w:firstRow="1" w:lastRow="0" w:firstColumn="1" w:lastColumn="0" w:noHBand="0" w:noVBand="1"/>
      </w:tblPr>
      <w:tblGrid>
        <w:gridCol w:w="9061"/>
      </w:tblGrid>
      <w:tr w:rsidR="00BA7A25" w:rsidRPr="009B6CCF" w14:paraId="4850A2BD" w14:textId="77777777" w:rsidTr="00BA7A25">
        <w:tc>
          <w:tcPr>
            <w:tcW w:w="9061" w:type="dxa"/>
          </w:tcPr>
          <w:p w14:paraId="4A017378" w14:textId="77777777" w:rsidR="00C757FE" w:rsidRDefault="00C757FE" w:rsidP="00857BE5">
            <w:pPr>
              <w:pStyle w:val="Codigo"/>
            </w:pPr>
          </w:p>
          <w:p w14:paraId="018C106D" w14:textId="77777777" w:rsidR="00BA7A25" w:rsidRDefault="00BA7A25" w:rsidP="00857BE5">
            <w:pPr>
              <w:pStyle w:val="Codigo"/>
            </w:pPr>
            <w:r w:rsidRPr="009B6CCF">
              <w:t xml:space="preserve">COD_MUNICIPIO; COD_UNICO_ENDERECO; </w:t>
            </w:r>
            <w:r w:rsidR="00396D48" w:rsidRPr="009B6CCF">
              <w:t>NUM_QUADRA</w:t>
            </w:r>
            <w:r w:rsidRPr="009B6CCF">
              <w:t>; NOM_LOGRADOURO; NUM_ENDERECO; NOM_LOGRADOURO_ADJACENTE;</w:t>
            </w:r>
            <w:r w:rsidR="00857BE5" w:rsidRPr="009B6CCF">
              <w:t xml:space="preserve"> </w:t>
            </w:r>
            <w:r w:rsidRPr="009B6CCF">
              <w:t>DIM_TESTADA; DIM_PROFUNDIDADE</w:t>
            </w:r>
            <w:r w:rsidR="0089785C" w:rsidRPr="009B6CCF">
              <w:t>; AREA</w:t>
            </w:r>
            <w:r w:rsidR="00F00D82" w:rsidRPr="009B6CCF">
              <w:t>;</w:t>
            </w:r>
          </w:p>
          <w:p w14:paraId="63AB93C4" w14:textId="59451347" w:rsidR="00C757FE" w:rsidRPr="009B6CCF" w:rsidRDefault="00C757FE" w:rsidP="00857BE5">
            <w:pPr>
              <w:pStyle w:val="Codigo"/>
            </w:pPr>
          </w:p>
        </w:tc>
      </w:tr>
    </w:tbl>
    <w:p w14:paraId="6D89ABC7" w14:textId="257F17E5" w:rsidR="00AD6C1E" w:rsidRPr="009B6CCF" w:rsidRDefault="00AD6C1E" w:rsidP="001F7CF9">
      <w:pPr>
        <w:pStyle w:val="Legenda"/>
      </w:pPr>
      <w:r w:rsidRPr="009B6CCF">
        <w:t xml:space="preserve">Elaboração: </w:t>
      </w:r>
      <w:r w:rsidR="00D52648">
        <w:t>Autor</w:t>
      </w:r>
      <w:r w:rsidR="0063382C" w:rsidRPr="009B6CCF">
        <w:t xml:space="preserve"> (2025)</w:t>
      </w:r>
    </w:p>
    <w:p w14:paraId="02B37531" w14:textId="77777777" w:rsidR="005C16DD" w:rsidRPr="009B6CCF" w:rsidRDefault="005C16DD" w:rsidP="00BC3196"/>
    <w:p w14:paraId="307453CE" w14:textId="25787FAA" w:rsidR="00BC3196" w:rsidRDefault="009D71AF" w:rsidP="001C0C71">
      <w:r w:rsidRPr="009B6CCF">
        <w:t xml:space="preserve">Abaixo </w:t>
      </w:r>
      <w:r w:rsidR="00EB7A74" w:rsidRPr="009B6CCF">
        <w:t>detalham-se</w:t>
      </w:r>
      <w:r w:rsidRPr="009B6CCF">
        <w:t xml:space="preserve"> os atributos do CIATA original necessários para o preenchimento das tabelas que possibilitam a conexão entre os domínios CIATA e CNEFE</w:t>
      </w:r>
      <w:r w:rsidR="004431BD">
        <w:t xml:space="preserve"> </w:t>
      </w:r>
      <w:r w:rsidR="00F0015C">
        <w:t>(</w:t>
      </w:r>
      <w:r w:rsidR="00F0015C">
        <w:fldChar w:fldCharType="begin"/>
      </w:r>
      <w:r w:rsidR="00F0015C">
        <w:instrText xml:space="preserve"> REF _Ref224893176 \h </w:instrText>
      </w:r>
      <w:r w:rsidR="00F0015C">
        <w:fldChar w:fldCharType="separate"/>
      </w:r>
      <w:r w:rsidR="00F02416">
        <w:t xml:space="preserve">Quadro </w:t>
      </w:r>
      <w:r w:rsidR="00F02416">
        <w:rPr>
          <w:noProof/>
        </w:rPr>
        <w:t>9</w:t>
      </w:r>
      <w:r w:rsidR="00F0015C">
        <w:fldChar w:fldCharType="end"/>
      </w:r>
      <w:r w:rsidR="00F0015C">
        <w:t>)</w:t>
      </w:r>
      <w:r w:rsidRPr="009B6CCF">
        <w:t xml:space="preserve">. </w:t>
      </w:r>
      <w:r w:rsidR="00BC3196" w:rsidRPr="009B6CCF">
        <w:t xml:space="preserve">Todas as informações foram adaptadas do Boletim de Cadastro Imobiliário – BCI – do Manual do Cadastro Imobiliário do Projeto CIATA </w:t>
      </w:r>
      <w:r w:rsidR="00BC3196" w:rsidRPr="009B6CCF">
        <w:fldChar w:fldCharType="begin"/>
      </w:r>
      <w:r w:rsidR="000B1D95" w:rsidRPr="009B6CCF">
        <w:instrText xml:space="preserve"> ADDIN ZOTERO_ITEM CSL_CITATION {"citationID":"7RiStnsO","properties":{"formattedCitation":"(SERPRO,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BC3196" w:rsidRPr="009B6CCF">
        <w:fldChar w:fldCharType="separate"/>
      </w:r>
      <w:r w:rsidR="000B1D95" w:rsidRPr="009B6CCF">
        <w:rPr>
          <w:rFonts w:cs="Arial"/>
        </w:rPr>
        <w:t>(SERPRO, 2025)</w:t>
      </w:r>
      <w:r w:rsidR="00BC3196" w:rsidRPr="009B6CCF">
        <w:fldChar w:fldCharType="end"/>
      </w:r>
      <w:r w:rsidR="00BC3196" w:rsidRPr="009B6CCF">
        <w:t xml:space="preserve">. </w:t>
      </w:r>
    </w:p>
    <w:p w14:paraId="31FF21AA" w14:textId="613C85E1" w:rsidR="00F116A5" w:rsidRDefault="00F116A5" w:rsidP="00F116A5">
      <w:pPr>
        <w:pStyle w:val="Legenda"/>
      </w:pPr>
    </w:p>
    <w:p w14:paraId="28422D96" w14:textId="57AD68A8" w:rsidR="002209D5" w:rsidRPr="001F7CF9" w:rsidRDefault="002209D5" w:rsidP="002209D5">
      <w:pPr>
        <w:pStyle w:val="Legenda"/>
        <w:rPr>
          <w:sz w:val="24"/>
          <w:szCs w:val="24"/>
        </w:rPr>
      </w:pPr>
      <w:bookmarkStart w:id="103" w:name="_Ref224893176"/>
      <w:r w:rsidRPr="001F7CF9">
        <w:rPr>
          <w:sz w:val="24"/>
          <w:szCs w:val="24"/>
        </w:rPr>
        <w:t xml:space="preserve">Quadro </w:t>
      </w:r>
      <w:r w:rsidR="00F02416" w:rsidRPr="001F7CF9">
        <w:rPr>
          <w:sz w:val="24"/>
          <w:szCs w:val="24"/>
        </w:rPr>
        <w:fldChar w:fldCharType="begin"/>
      </w:r>
      <w:r w:rsidR="00F02416" w:rsidRPr="001F7CF9">
        <w:rPr>
          <w:sz w:val="24"/>
          <w:szCs w:val="24"/>
        </w:rPr>
        <w:instrText xml:space="preserve"> SEQ Quadro \* ARABIC </w:instrText>
      </w:r>
      <w:r w:rsidR="00F02416" w:rsidRPr="001F7CF9">
        <w:rPr>
          <w:sz w:val="24"/>
          <w:szCs w:val="24"/>
        </w:rPr>
        <w:fldChar w:fldCharType="separate"/>
      </w:r>
      <w:r w:rsidR="00F02416" w:rsidRPr="001F7CF9">
        <w:rPr>
          <w:noProof/>
          <w:sz w:val="24"/>
          <w:szCs w:val="24"/>
        </w:rPr>
        <w:t>9</w:t>
      </w:r>
      <w:r w:rsidR="00F02416" w:rsidRPr="001F7CF9">
        <w:rPr>
          <w:noProof/>
          <w:sz w:val="24"/>
          <w:szCs w:val="24"/>
        </w:rPr>
        <w:fldChar w:fldCharType="end"/>
      </w:r>
      <w:bookmarkEnd w:id="103"/>
      <w:r w:rsidRPr="001F7CF9">
        <w:rPr>
          <w:sz w:val="24"/>
          <w:szCs w:val="24"/>
        </w:rPr>
        <w:t xml:space="preserve"> – Lista de atributos do Cadastro Territorial Urbano usados no </w:t>
      </w:r>
      <w:r w:rsidRPr="001F7CF9">
        <w:rPr>
          <w:i/>
          <w:iCs w:val="0"/>
          <w:sz w:val="24"/>
          <w:szCs w:val="24"/>
        </w:rPr>
        <w:t>SuperCIATA</w:t>
      </w:r>
    </w:p>
    <w:tbl>
      <w:tblPr>
        <w:tblStyle w:val="TabeladeGrade4-nfase11"/>
        <w:tblW w:w="9067" w:type="dxa"/>
        <w:tblLayout w:type="fixed"/>
        <w:tblLook w:val="04A0" w:firstRow="1" w:lastRow="0" w:firstColumn="1" w:lastColumn="0" w:noHBand="0" w:noVBand="1"/>
      </w:tblPr>
      <w:tblGrid>
        <w:gridCol w:w="2689"/>
        <w:gridCol w:w="1842"/>
        <w:gridCol w:w="4536"/>
      </w:tblGrid>
      <w:tr w:rsidR="00F116A5" w14:paraId="4F5EB547" w14:textId="77777777" w:rsidTr="00DC388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89" w:type="dxa"/>
          </w:tcPr>
          <w:p w14:paraId="23BB328D" w14:textId="77777777" w:rsidR="00F116A5" w:rsidRDefault="00F116A5" w:rsidP="005078CA">
            <w:pPr>
              <w:ind w:firstLine="0"/>
            </w:pPr>
            <w:r>
              <w:t xml:space="preserve">Nome </w:t>
            </w:r>
          </w:p>
        </w:tc>
        <w:tc>
          <w:tcPr>
            <w:tcW w:w="1842" w:type="dxa"/>
          </w:tcPr>
          <w:p w14:paraId="5F8F231D" w14:textId="77777777" w:rsidR="00F116A5" w:rsidRDefault="00F116A5" w:rsidP="005078CA">
            <w:pPr>
              <w:ind w:firstLine="0"/>
              <w:cnfStyle w:val="100000000000" w:firstRow="1" w:lastRow="0" w:firstColumn="0" w:lastColumn="0" w:oddVBand="0" w:evenVBand="0" w:oddHBand="0" w:evenHBand="0" w:firstRowFirstColumn="0" w:firstRowLastColumn="0" w:lastRowFirstColumn="0" w:lastRowLastColumn="0"/>
            </w:pPr>
            <w:r>
              <w:t>Descrição</w:t>
            </w:r>
          </w:p>
        </w:tc>
        <w:tc>
          <w:tcPr>
            <w:tcW w:w="4536" w:type="dxa"/>
          </w:tcPr>
          <w:p w14:paraId="1142EBDA" w14:textId="77777777" w:rsidR="00F116A5" w:rsidRDefault="00F116A5" w:rsidP="005078CA">
            <w:pPr>
              <w:ind w:firstLine="0"/>
              <w:cnfStyle w:val="100000000000" w:firstRow="1" w:lastRow="0" w:firstColumn="0" w:lastColumn="0" w:oddVBand="0" w:evenVBand="0" w:oddHBand="0" w:evenHBand="0" w:firstRowFirstColumn="0" w:firstRowLastColumn="0" w:lastRowFirstColumn="0" w:lastRowLastColumn="0"/>
            </w:pPr>
            <w:r>
              <w:t>Objetivo</w:t>
            </w:r>
          </w:p>
        </w:tc>
      </w:tr>
      <w:tr w:rsidR="00EC56BE" w14:paraId="502202AA"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F5D4FA3" w14:textId="7DFDFAEA" w:rsidR="00EC56BE" w:rsidRPr="006D045F" w:rsidRDefault="00EC56BE" w:rsidP="00EC56BE">
            <w:pPr>
              <w:ind w:firstLine="0"/>
              <w:rPr>
                <w:rFonts w:cs="Arial"/>
                <w:b w:val="0"/>
                <w:bCs w:val="0"/>
                <w:sz w:val="20"/>
                <w:szCs w:val="20"/>
              </w:rPr>
            </w:pPr>
            <w:r w:rsidRPr="006D045F">
              <w:rPr>
                <w:rFonts w:cs="Arial"/>
                <w:sz w:val="20"/>
                <w:szCs w:val="20"/>
              </w:rPr>
              <w:t>COD_MUNICIPIO</w:t>
            </w:r>
          </w:p>
        </w:tc>
        <w:tc>
          <w:tcPr>
            <w:tcW w:w="1842" w:type="dxa"/>
          </w:tcPr>
          <w:p w14:paraId="39C5212B" w14:textId="0EBC6672" w:rsidR="00EC56BE" w:rsidRPr="006D045F" w:rsidRDefault="00EC56BE" w:rsidP="00EC56BE">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6D045F">
              <w:rPr>
                <w:rFonts w:cs="Arial"/>
                <w:sz w:val="20"/>
                <w:szCs w:val="20"/>
              </w:rPr>
              <w:t>Código do município</w:t>
            </w:r>
          </w:p>
        </w:tc>
        <w:tc>
          <w:tcPr>
            <w:tcW w:w="4536" w:type="dxa"/>
          </w:tcPr>
          <w:p w14:paraId="5A963953" w14:textId="22106FD7" w:rsidR="00EC56BE" w:rsidRPr="009F43F4" w:rsidRDefault="00EC56BE"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cs="Arial"/>
                <w:sz w:val="20"/>
                <w:szCs w:val="20"/>
              </w:rPr>
            </w:pPr>
            <w:r w:rsidRPr="009F43F4">
              <w:rPr>
                <w:rFonts w:cs="Arial"/>
                <w:sz w:val="20"/>
                <w:szCs w:val="20"/>
              </w:rPr>
              <w:t>Identificar univocamente a municipalidade em bases de dados integrados e assegurar a unicidade da chave primária em contextos de múltiplos municípios.</w:t>
            </w:r>
          </w:p>
        </w:tc>
      </w:tr>
      <w:tr w:rsidR="00515708" w14:paraId="2D36E726"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E79CC03" w14:textId="77777777" w:rsidR="00515708" w:rsidRPr="006D045F" w:rsidRDefault="00515708" w:rsidP="00515708">
            <w:pPr>
              <w:ind w:firstLine="0"/>
              <w:rPr>
                <w:rFonts w:cs="Arial"/>
                <w:b w:val="0"/>
                <w:bCs w:val="0"/>
                <w:sz w:val="20"/>
                <w:szCs w:val="20"/>
              </w:rPr>
            </w:pPr>
            <w:r w:rsidRPr="006D045F">
              <w:rPr>
                <w:rFonts w:cs="Arial"/>
                <w:sz w:val="20"/>
                <w:szCs w:val="20"/>
              </w:rPr>
              <w:t>COD_UNICO_ENDERECO</w:t>
            </w:r>
          </w:p>
          <w:p w14:paraId="43CD019C" w14:textId="5F5076C2" w:rsidR="00E92B76" w:rsidRPr="006D045F" w:rsidRDefault="00E92B76" w:rsidP="00515708">
            <w:pPr>
              <w:ind w:firstLine="0"/>
              <w:rPr>
                <w:rFonts w:cs="Arial"/>
                <w:b w:val="0"/>
                <w:bCs w:val="0"/>
                <w:sz w:val="20"/>
                <w:szCs w:val="20"/>
              </w:rPr>
            </w:pPr>
          </w:p>
        </w:tc>
        <w:tc>
          <w:tcPr>
            <w:tcW w:w="1842" w:type="dxa"/>
          </w:tcPr>
          <w:p w14:paraId="2AC38CF3" w14:textId="18FE6358" w:rsidR="00515708" w:rsidRPr="006D045F" w:rsidRDefault="00515708" w:rsidP="00515708">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6D045F">
              <w:rPr>
                <w:rFonts w:cs="Arial"/>
                <w:sz w:val="20"/>
                <w:szCs w:val="20"/>
              </w:rPr>
              <w:t xml:space="preserve">Identificação única </w:t>
            </w:r>
            <w:r w:rsidR="005B0F78">
              <w:rPr>
                <w:rFonts w:cs="Arial"/>
                <w:sz w:val="20"/>
                <w:szCs w:val="20"/>
              </w:rPr>
              <w:t>do lote</w:t>
            </w:r>
          </w:p>
        </w:tc>
        <w:tc>
          <w:tcPr>
            <w:tcW w:w="4536" w:type="dxa"/>
          </w:tcPr>
          <w:p w14:paraId="2375963E" w14:textId="2009D8DD" w:rsidR="0066042A" w:rsidRPr="009F43F4" w:rsidRDefault="00515708"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sz w:val="20"/>
                <w:szCs w:val="20"/>
              </w:rPr>
            </w:pPr>
            <w:r w:rsidRPr="009F43F4">
              <w:rPr>
                <w:rFonts w:cs="Arial"/>
                <w:sz w:val="20"/>
                <w:szCs w:val="20"/>
              </w:rPr>
              <w:t xml:space="preserve">Permitir a atualização dos dados do cadastro municipal após </w:t>
            </w:r>
            <w:r w:rsidR="00681D90" w:rsidRPr="009F43F4">
              <w:rPr>
                <w:rFonts w:cs="Arial"/>
                <w:sz w:val="20"/>
                <w:szCs w:val="20"/>
              </w:rPr>
              <w:t>a espacialização</w:t>
            </w:r>
            <w:r w:rsidR="00D56453" w:rsidRPr="009F43F4">
              <w:rPr>
                <w:rFonts w:cs="Arial"/>
                <w:sz w:val="20"/>
                <w:szCs w:val="20"/>
              </w:rPr>
              <w:t>.</w:t>
            </w:r>
            <w:r w:rsidR="006C353D" w:rsidRPr="009F43F4">
              <w:rPr>
                <w:rFonts w:cs="Arial"/>
                <w:sz w:val="20"/>
                <w:szCs w:val="20"/>
              </w:rPr>
              <w:t xml:space="preserve"> </w:t>
            </w:r>
          </w:p>
          <w:p w14:paraId="2B030080" w14:textId="27F016E4" w:rsidR="00515708" w:rsidRPr="009F43F4" w:rsidRDefault="0066042A"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sz w:val="20"/>
                <w:szCs w:val="20"/>
              </w:rPr>
            </w:pPr>
            <w:r w:rsidRPr="009F43F4">
              <w:rPr>
                <w:rFonts w:cs="Arial"/>
                <w:sz w:val="20"/>
                <w:szCs w:val="20"/>
              </w:rPr>
              <w:t xml:space="preserve">Origem: </w:t>
            </w:r>
            <w:r w:rsidR="004B2B1C" w:rsidRPr="009F43F4">
              <w:rPr>
                <w:rFonts w:cs="Arial"/>
                <w:sz w:val="20"/>
                <w:szCs w:val="20"/>
              </w:rPr>
              <w:t>q</w:t>
            </w:r>
            <w:r w:rsidRPr="009F43F4">
              <w:rPr>
                <w:rFonts w:cs="Arial"/>
                <w:sz w:val="20"/>
                <w:szCs w:val="20"/>
              </w:rPr>
              <w:t xml:space="preserve">uadro 02, </w:t>
            </w:r>
            <w:r w:rsidR="000F16C3" w:rsidRPr="009F43F4">
              <w:rPr>
                <w:rFonts w:cs="Arial"/>
                <w:sz w:val="20"/>
                <w:szCs w:val="20"/>
              </w:rPr>
              <w:t>i</w:t>
            </w:r>
            <w:r w:rsidRPr="009F43F4">
              <w:rPr>
                <w:rFonts w:cs="Arial"/>
                <w:sz w:val="20"/>
                <w:szCs w:val="20"/>
              </w:rPr>
              <w:t>tem 03 do</w:t>
            </w:r>
            <w:r w:rsidRPr="009F43F4">
              <w:rPr>
                <w:rFonts w:cs="Arial"/>
                <w:b/>
                <w:bCs/>
                <w:sz w:val="20"/>
                <w:szCs w:val="20"/>
              </w:rPr>
              <w:t xml:space="preserve"> </w:t>
            </w:r>
            <w:r w:rsidRPr="009F43F4">
              <w:rPr>
                <w:rFonts w:cs="Arial"/>
                <w:sz w:val="20"/>
                <w:szCs w:val="20"/>
              </w:rPr>
              <w:t>BCI</w:t>
            </w:r>
          </w:p>
        </w:tc>
      </w:tr>
      <w:tr w:rsidR="00AC5CB1" w14:paraId="14A86E43"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E4E5C92" w14:textId="56DEFEFE" w:rsidR="00AC5CB1" w:rsidRPr="006D045F" w:rsidRDefault="00AC5CB1" w:rsidP="00AC5CB1">
            <w:pPr>
              <w:ind w:firstLine="0"/>
              <w:rPr>
                <w:rFonts w:cs="Arial"/>
                <w:b w:val="0"/>
                <w:bCs w:val="0"/>
                <w:sz w:val="20"/>
                <w:szCs w:val="20"/>
              </w:rPr>
            </w:pPr>
            <w:r w:rsidRPr="006D045F">
              <w:rPr>
                <w:rFonts w:cs="Arial"/>
                <w:sz w:val="20"/>
                <w:szCs w:val="20"/>
              </w:rPr>
              <w:t>NUM_QUADRA</w:t>
            </w:r>
          </w:p>
        </w:tc>
        <w:tc>
          <w:tcPr>
            <w:tcW w:w="1842" w:type="dxa"/>
          </w:tcPr>
          <w:p w14:paraId="0F42169F" w14:textId="1170F345" w:rsidR="00AC5CB1" w:rsidRPr="006D045F" w:rsidRDefault="00AC5CB1" w:rsidP="00AC5CB1">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6D045F">
              <w:rPr>
                <w:rFonts w:cs="Arial"/>
                <w:sz w:val="20"/>
                <w:szCs w:val="20"/>
              </w:rPr>
              <w:t xml:space="preserve">Identificação da quadra a qual pertence </w:t>
            </w:r>
            <w:r w:rsidR="005B0F78">
              <w:rPr>
                <w:rFonts w:cs="Arial"/>
                <w:sz w:val="20"/>
                <w:szCs w:val="20"/>
              </w:rPr>
              <w:t xml:space="preserve">o </w:t>
            </w:r>
            <w:r w:rsidRPr="006D045F">
              <w:rPr>
                <w:rFonts w:cs="Arial"/>
                <w:sz w:val="20"/>
                <w:szCs w:val="20"/>
              </w:rPr>
              <w:t>lote</w:t>
            </w:r>
          </w:p>
        </w:tc>
        <w:tc>
          <w:tcPr>
            <w:tcW w:w="4536" w:type="dxa"/>
          </w:tcPr>
          <w:p w14:paraId="756A9379" w14:textId="45363185" w:rsidR="00AC5CB1" w:rsidRPr="009F43F4" w:rsidRDefault="00AC5CB1"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cs="Arial"/>
                <w:sz w:val="20"/>
                <w:szCs w:val="20"/>
              </w:rPr>
            </w:pPr>
            <w:r w:rsidRPr="009F43F4">
              <w:rPr>
                <w:rFonts w:cs="Arial"/>
                <w:sz w:val="20"/>
                <w:szCs w:val="20"/>
              </w:rPr>
              <w:t>Identificar univocamente uma quadra, conforme definida no BCI.</w:t>
            </w:r>
            <w:r w:rsidR="005D1F83" w:rsidRPr="009F43F4">
              <w:rPr>
                <w:rFonts w:cs="Arial"/>
                <w:sz w:val="20"/>
                <w:szCs w:val="20"/>
              </w:rPr>
              <w:br/>
              <w:t xml:space="preserve">Origem: </w:t>
            </w:r>
            <w:r w:rsidR="004B2B1C" w:rsidRPr="009F43F4">
              <w:rPr>
                <w:rFonts w:cs="Arial"/>
                <w:sz w:val="20"/>
                <w:szCs w:val="20"/>
              </w:rPr>
              <w:t>q</w:t>
            </w:r>
            <w:r w:rsidR="005D1F83" w:rsidRPr="009F43F4">
              <w:rPr>
                <w:rFonts w:cs="Arial"/>
                <w:sz w:val="20"/>
                <w:szCs w:val="20"/>
              </w:rPr>
              <w:t xml:space="preserve">uadro 02, </w:t>
            </w:r>
            <w:r w:rsidR="004B2B1C" w:rsidRPr="009F43F4">
              <w:rPr>
                <w:rFonts w:cs="Arial"/>
                <w:sz w:val="20"/>
                <w:szCs w:val="20"/>
              </w:rPr>
              <w:t>i</w:t>
            </w:r>
            <w:r w:rsidR="005D1F83" w:rsidRPr="009F43F4">
              <w:rPr>
                <w:rFonts w:cs="Arial"/>
                <w:sz w:val="20"/>
                <w:szCs w:val="20"/>
              </w:rPr>
              <w:t>tem 03 do BCI</w:t>
            </w:r>
            <w:r w:rsidR="004B2B1C" w:rsidRPr="009F43F4">
              <w:rPr>
                <w:rFonts w:cs="Arial"/>
                <w:sz w:val="20"/>
                <w:szCs w:val="20"/>
              </w:rPr>
              <w:t>.</w:t>
            </w:r>
          </w:p>
        </w:tc>
      </w:tr>
      <w:tr w:rsidR="00766695" w14:paraId="132DC2C7"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C9AC9FF" w14:textId="2B9A7BE8" w:rsidR="00766695" w:rsidRPr="006D045F" w:rsidRDefault="00766695" w:rsidP="00766695">
            <w:pPr>
              <w:ind w:firstLine="0"/>
              <w:rPr>
                <w:rFonts w:cs="Arial"/>
                <w:b w:val="0"/>
                <w:bCs w:val="0"/>
                <w:color w:val="000000"/>
                <w:sz w:val="20"/>
                <w:szCs w:val="20"/>
              </w:rPr>
            </w:pPr>
            <w:r w:rsidRPr="006D045F">
              <w:rPr>
                <w:rFonts w:cs="Arial"/>
                <w:sz w:val="20"/>
                <w:szCs w:val="20"/>
              </w:rPr>
              <w:t>NOM_LOGRADOURO</w:t>
            </w:r>
          </w:p>
        </w:tc>
        <w:tc>
          <w:tcPr>
            <w:tcW w:w="1842" w:type="dxa"/>
          </w:tcPr>
          <w:p w14:paraId="79440450" w14:textId="60903BA9" w:rsidR="00766695" w:rsidRPr="006D045F" w:rsidRDefault="00766695" w:rsidP="00766695">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6D045F">
              <w:rPr>
                <w:rFonts w:cs="Arial"/>
                <w:sz w:val="20"/>
                <w:szCs w:val="20"/>
              </w:rPr>
              <w:t>Nome do logradouro da testada da parcela/lote</w:t>
            </w:r>
          </w:p>
        </w:tc>
        <w:tc>
          <w:tcPr>
            <w:tcW w:w="4536" w:type="dxa"/>
          </w:tcPr>
          <w:p w14:paraId="1205DCCA" w14:textId="77777777" w:rsidR="00766695" w:rsidRPr="009F43F4" w:rsidRDefault="00766695"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sz w:val="20"/>
                <w:szCs w:val="20"/>
              </w:rPr>
            </w:pPr>
            <w:r w:rsidRPr="009F43F4">
              <w:rPr>
                <w:rFonts w:cs="Arial"/>
                <w:sz w:val="20"/>
                <w:szCs w:val="20"/>
              </w:rPr>
              <w:t>Compor a localização descritiva do lote e permitir a criação de um atributo capaz de se conectar com outros bancos de dados.</w:t>
            </w:r>
          </w:p>
          <w:p w14:paraId="4166789C" w14:textId="21570185" w:rsidR="004B2B1C" w:rsidRPr="009F43F4" w:rsidRDefault="004B2B1C"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9F43F4">
              <w:rPr>
                <w:rFonts w:cs="Arial"/>
                <w:color w:val="000000"/>
                <w:sz w:val="20"/>
                <w:szCs w:val="20"/>
              </w:rPr>
              <w:t>Origem: quadro 04 do BCI.</w:t>
            </w:r>
          </w:p>
        </w:tc>
      </w:tr>
      <w:tr w:rsidR="00D703FF" w14:paraId="225F3529"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D96186B" w14:textId="148A9361" w:rsidR="00D703FF" w:rsidRPr="00841563" w:rsidRDefault="00D703FF" w:rsidP="00D703FF">
            <w:pPr>
              <w:ind w:firstLine="0"/>
              <w:rPr>
                <w:rFonts w:cs="Arial"/>
                <w:b w:val="0"/>
                <w:bCs w:val="0"/>
                <w:color w:val="000000"/>
                <w:sz w:val="20"/>
                <w:szCs w:val="20"/>
              </w:rPr>
            </w:pPr>
            <w:r w:rsidRPr="00841563">
              <w:rPr>
                <w:sz w:val="20"/>
                <w:szCs w:val="20"/>
              </w:rPr>
              <w:t>NUM_ENDERECO</w:t>
            </w:r>
          </w:p>
        </w:tc>
        <w:tc>
          <w:tcPr>
            <w:tcW w:w="1842" w:type="dxa"/>
          </w:tcPr>
          <w:p w14:paraId="6233AFB0" w14:textId="0E068379" w:rsidR="00D703FF" w:rsidRPr="00841563" w:rsidRDefault="00D703FF" w:rsidP="00D703FF">
            <w:pPr>
              <w:ind w:firstLine="0"/>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841563">
              <w:rPr>
                <w:sz w:val="20"/>
                <w:szCs w:val="20"/>
              </w:rPr>
              <w:t>Individualiza o lote no logradouro e na quadra</w:t>
            </w:r>
          </w:p>
        </w:tc>
        <w:tc>
          <w:tcPr>
            <w:tcW w:w="4536" w:type="dxa"/>
          </w:tcPr>
          <w:p w14:paraId="1A4C52C5" w14:textId="77777777" w:rsidR="00D703FF" w:rsidRPr="009F43F4" w:rsidRDefault="00D703FF"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9F43F4">
              <w:rPr>
                <w:sz w:val="20"/>
                <w:szCs w:val="20"/>
              </w:rPr>
              <w:t>Consolidar a localização descritiva da unidade e permitir o ordenamento sequencial das parcelas ao longo das faces de quadra.</w:t>
            </w:r>
          </w:p>
          <w:p w14:paraId="73E7E593" w14:textId="5313EE69" w:rsidR="00D703FF" w:rsidRPr="009F43F4" w:rsidRDefault="00841563"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9F43F4">
              <w:rPr>
                <w:rFonts w:cs="Arial"/>
                <w:color w:val="000000"/>
                <w:sz w:val="20"/>
                <w:szCs w:val="20"/>
              </w:rPr>
              <w:t>Origem: quadro 04, item 09 do BCI</w:t>
            </w:r>
          </w:p>
        </w:tc>
      </w:tr>
      <w:tr w:rsidR="007A0933" w14:paraId="3B1D7F78"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9872A01" w14:textId="4EC65F86" w:rsidR="007A0933" w:rsidRPr="007A0933" w:rsidRDefault="007A0933" w:rsidP="007A0933">
            <w:pPr>
              <w:ind w:firstLine="0"/>
              <w:rPr>
                <w:rFonts w:cs="Arial"/>
                <w:b w:val="0"/>
                <w:bCs w:val="0"/>
                <w:color w:val="000000"/>
                <w:sz w:val="20"/>
                <w:szCs w:val="20"/>
              </w:rPr>
            </w:pPr>
            <w:r w:rsidRPr="007A0933">
              <w:rPr>
                <w:sz w:val="20"/>
                <w:szCs w:val="20"/>
              </w:rPr>
              <w:t>NOM_LOGRADOURO_</w:t>
            </w:r>
            <w:r w:rsidR="00FA471C">
              <w:rPr>
                <w:sz w:val="20"/>
                <w:szCs w:val="20"/>
              </w:rPr>
              <w:t xml:space="preserve"> </w:t>
            </w:r>
            <w:r w:rsidRPr="007A0933">
              <w:rPr>
                <w:sz w:val="20"/>
                <w:szCs w:val="20"/>
              </w:rPr>
              <w:t>ADJACENTE</w:t>
            </w:r>
          </w:p>
        </w:tc>
        <w:tc>
          <w:tcPr>
            <w:tcW w:w="1842" w:type="dxa"/>
          </w:tcPr>
          <w:p w14:paraId="1163467A" w14:textId="14D24BE2" w:rsidR="007A0933" w:rsidRPr="007A0933" w:rsidRDefault="007A0933" w:rsidP="007E629C">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7A0933">
              <w:rPr>
                <w:sz w:val="20"/>
                <w:szCs w:val="20"/>
              </w:rPr>
              <w:t>Nome do logradouro adjacente na esquina</w:t>
            </w:r>
          </w:p>
        </w:tc>
        <w:tc>
          <w:tcPr>
            <w:tcW w:w="4536" w:type="dxa"/>
          </w:tcPr>
          <w:p w14:paraId="08576C9B" w14:textId="6E7F85AA" w:rsidR="007A0933" w:rsidRPr="009F43F4" w:rsidRDefault="007A0933"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sz w:val="20"/>
                <w:szCs w:val="20"/>
              </w:rPr>
            </w:pPr>
            <w:r w:rsidRPr="009F43F4">
              <w:rPr>
                <w:sz w:val="20"/>
                <w:szCs w:val="20"/>
              </w:rPr>
              <w:t xml:space="preserve">Identificar </w:t>
            </w:r>
            <w:r w:rsidR="0008420D" w:rsidRPr="009F43F4">
              <w:rPr>
                <w:sz w:val="20"/>
                <w:szCs w:val="20"/>
              </w:rPr>
              <w:t xml:space="preserve">os </w:t>
            </w:r>
            <w:r w:rsidRPr="009F43F4">
              <w:rPr>
                <w:sz w:val="20"/>
                <w:szCs w:val="20"/>
              </w:rPr>
              <w:t>lotes situados em interseções viárias, permitindo que a dimensão de profundidade da parcela seja integrada ao somatório das testadas na face adjacente.</w:t>
            </w:r>
          </w:p>
          <w:p w14:paraId="28936F31" w14:textId="7B230E80" w:rsidR="00FA471C" w:rsidRPr="009F43F4" w:rsidRDefault="00FA471C"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9F43F4">
              <w:rPr>
                <w:sz w:val="20"/>
                <w:szCs w:val="20"/>
              </w:rPr>
              <w:t xml:space="preserve">Origem: </w:t>
            </w:r>
            <w:r w:rsidR="0008420D" w:rsidRPr="009F43F4">
              <w:rPr>
                <w:sz w:val="20"/>
                <w:szCs w:val="20"/>
              </w:rPr>
              <w:t>Resultado de uma consulta do Item 49 (se existente) na Planta Quadra.</w:t>
            </w:r>
          </w:p>
        </w:tc>
      </w:tr>
      <w:tr w:rsidR="0022078F" w14:paraId="40F18834"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5B0022C" w14:textId="13EB4887" w:rsidR="0022078F" w:rsidRPr="0022078F" w:rsidRDefault="0022078F" w:rsidP="0022078F">
            <w:pPr>
              <w:ind w:firstLine="0"/>
              <w:rPr>
                <w:rFonts w:cs="Arial"/>
                <w:b w:val="0"/>
                <w:bCs w:val="0"/>
                <w:sz w:val="20"/>
                <w:szCs w:val="20"/>
              </w:rPr>
            </w:pPr>
            <w:r w:rsidRPr="0022078F">
              <w:rPr>
                <w:sz w:val="20"/>
                <w:szCs w:val="20"/>
              </w:rPr>
              <w:lastRenderedPageBreak/>
              <w:t>DIM_TESTADA</w:t>
            </w:r>
          </w:p>
        </w:tc>
        <w:tc>
          <w:tcPr>
            <w:tcW w:w="1842" w:type="dxa"/>
          </w:tcPr>
          <w:p w14:paraId="7C503B2E" w14:textId="626289EF" w:rsidR="0022078F" w:rsidRPr="0022078F" w:rsidRDefault="0022078F" w:rsidP="0022078F">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22078F">
              <w:rPr>
                <w:sz w:val="20"/>
                <w:szCs w:val="20"/>
              </w:rPr>
              <w:t xml:space="preserve">Medida linear, em metros, da testada principal </w:t>
            </w:r>
            <w:r w:rsidR="00A172E2">
              <w:rPr>
                <w:sz w:val="20"/>
                <w:szCs w:val="20"/>
              </w:rPr>
              <w:t>do lote</w:t>
            </w:r>
          </w:p>
        </w:tc>
        <w:tc>
          <w:tcPr>
            <w:tcW w:w="4536" w:type="dxa"/>
          </w:tcPr>
          <w:p w14:paraId="35828C72" w14:textId="77777777" w:rsidR="0022078F" w:rsidRPr="009F43F4" w:rsidRDefault="0022078F"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9F43F4">
              <w:rPr>
                <w:sz w:val="20"/>
                <w:szCs w:val="20"/>
              </w:rPr>
              <w:t>Quantificar a dimensão frontal d</w:t>
            </w:r>
            <w:r w:rsidR="0002108B" w:rsidRPr="009F43F4">
              <w:rPr>
                <w:sz w:val="20"/>
                <w:szCs w:val="20"/>
              </w:rPr>
              <w:t>o</w:t>
            </w:r>
            <w:r w:rsidR="00A172E2" w:rsidRPr="009F43F4">
              <w:rPr>
                <w:sz w:val="20"/>
                <w:szCs w:val="20"/>
              </w:rPr>
              <w:t xml:space="preserve"> lote</w:t>
            </w:r>
            <w:r w:rsidRPr="009F43F4">
              <w:rPr>
                <w:sz w:val="20"/>
                <w:szCs w:val="20"/>
              </w:rPr>
              <w:t xml:space="preserve"> e </w:t>
            </w:r>
            <w:r w:rsidR="0002108B" w:rsidRPr="009F43F4">
              <w:rPr>
                <w:sz w:val="20"/>
                <w:szCs w:val="20"/>
              </w:rPr>
              <w:t>permitir o cálculo d</w:t>
            </w:r>
            <w:r w:rsidRPr="009F43F4">
              <w:rPr>
                <w:sz w:val="20"/>
                <w:szCs w:val="20"/>
              </w:rPr>
              <w:t>a extensão total da face da quadra.</w:t>
            </w:r>
          </w:p>
          <w:p w14:paraId="2CFB54D0" w14:textId="10FBD2C2" w:rsidR="006A73EB" w:rsidRPr="009F43F4" w:rsidRDefault="006A73EB"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cs="Arial"/>
                <w:sz w:val="20"/>
                <w:szCs w:val="20"/>
              </w:rPr>
            </w:pPr>
            <w:r w:rsidRPr="009F43F4">
              <w:rPr>
                <w:rFonts w:cs="Arial"/>
                <w:sz w:val="20"/>
                <w:szCs w:val="20"/>
              </w:rPr>
              <w:t>Origem: quadro 08, item 48 do BCI</w:t>
            </w:r>
          </w:p>
        </w:tc>
      </w:tr>
      <w:tr w:rsidR="005D27F9" w14:paraId="722076E2"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D03082A" w14:textId="58DB50BD" w:rsidR="005D27F9" w:rsidRPr="005D27F9" w:rsidRDefault="005D27F9" w:rsidP="005D27F9">
            <w:pPr>
              <w:ind w:firstLine="0"/>
              <w:rPr>
                <w:rFonts w:cs="Arial"/>
                <w:b w:val="0"/>
                <w:bCs w:val="0"/>
                <w:sz w:val="20"/>
                <w:szCs w:val="20"/>
              </w:rPr>
            </w:pPr>
            <w:r w:rsidRPr="005D27F9">
              <w:rPr>
                <w:sz w:val="20"/>
                <w:szCs w:val="20"/>
              </w:rPr>
              <w:t>DIM_PROFUNDIDADE</w:t>
            </w:r>
          </w:p>
        </w:tc>
        <w:tc>
          <w:tcPr>
            <w:tcW w:w="1842" w:type="dxa"/>
          </w:tcPr>
          <w:p w14:paraId="485CDB7E" w14:textId="5CCB278B" w:rsidR="005D27F9" w:rsidRPr="005D27F9" w:rsidRDefault="005D27F9" w:rsidP="005D27F9">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5D27F9">
              <w:rPr>
                <w:sz w:val="20"/>
                <w:szCs w:val="20"/>
              </w:rPr>
              <w:t xml:space="preserve">Medida linear, em metros, da distância entre a testada principal e o limite oposto </w:t>
            </w:r>
            <w:r>
              <w:rPr>
                <w:sz w:val="20"/>
                <w:szCs w:val="20"/>
              </w:rPr>
              <w:t>do lote</w:t>
            </w:r>
          </w:p>
        </w:tc>
        <w:tc>
          <w:tcPr>
            <w:tcW w:w="4536" w:type="dxa"/>
          </w:tcPr>
          <w:p w14:paraId="66E0E520" w14:textId="77777777" w:rsidR="005D27F9" w:rsidRPr="009F43F4" w:rsidRDefault="005D27F9"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sz w:val="20"/>
                <w:szCs w:val="20"/>
              </w:rPr>
            </w:pPr>
            <w:r w:rsidRPr="009F43F4">
              <w:rPr>
                <w:sz w:val="20"/>
                <w:szCs w:val="20"/>
              </w:rPr>
              <w:t>Quantificar a dimensão longitudinal da unidade imobiliária e, em situações de parcelas situadas em esquinas, compor o somatório das dimensões da face adjacente da quadra.</w:t>
            </w:r>
          </w:p>
          <w:p w14:paraId="5741D845" w14:textId="11676D26" w:rsidR="00674AC0" w:rsidRPr="009F43F4" w:rsidRDefault="00674AC0"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sz w:val="20"/>
                <w:szCs w:val="20"/>
              </w:rPr>
            </w:pPr>
            <w:r w:rsidRPr="009F43F4">
              <w:rPr>
                <w:sz w:val="20"/>
                <w:szCs w:val="20"/>
              </w:rPr>
              <w:t>Origem: quadro 11, item 61 do BCI</w:t>
            </w:r>
          </w:p>
          <w:p w14:paraId="2D5D5F5E" w14:textId="761AD26F" w:rsidR="005D27F9" w:rsidRPr="009F43F4" w:rsidRDefault="005D27F9"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sz w:val="20"/>
                <w:szCs w:val="20"/>
              </w:rPr>
            </w:pPr>
          </w:p>
        </w:tc>
      </w:tr>
      <w:tr w:rsidR="007D6BB2" w14:paraId="266E8D38"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27D9EDB" w14:textId="17E66777" w:rsidR="007D6BB2" w:rsidRPr="009F43F4" w:rsidRDefault="007D6BB2" w:rsidP="007D6BB2">
            <w:pPr>
              <w:ind w:firstLine="0"/>
              <w:rPr>
                <w:rFonts w:cs="Arial"/>
                <w:b w:val="0"/>
                <w:bCs w:val="0"/>
                <w:sz w:val="20"/>
                <w:szCs w:val="20"/>
              </w:rPr>
            </w:pPr>
            <w:r w:rsidRPr="009F43F4">
              <w:rPr>
                <w:sz w:val="20"/>
                <w:szCs w:val="20"/>
              </w:rPr>
              <w:t>AREA </w:t>
            </w:r>
          </w:p>
        </w:tc>
        <w:tc>
          <w:tcPr>
            <w:tcW w:w="1842" w:type="dxa"/>
          </w:tcPr>
          <w:p w14:paraId="084420FD" w14:textId="65626724" w:rsidR="007D6BB2" w:rsidRPr="009F43F4" w:rsidRDefault="007D6BB2" w:rsidP="007D6BB2">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9F43F4">
              <w:rPr>
                <w:sz w:val="20"/>
                <w:szCs w:val="20"/>
              </w:rPr>
              <w:t>Medida de superfície do lote, expressa em metros quadrados (m²).</w:t>
            </w:r>
          </w:p>
        </w:tc>
        <w:tc>
          <w:tcPr>
            <w:tcW w:w="4536" w:type="dxa"/>
          </w:tcPr>
          <w:p w14:paraId="4AD27742" w14:textId="77777777" w:rsidR="007D6BB2" w:rsidRPr="009F43F4" w:rsidRDefault="007D6BB2"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9F43F4">
              <w:rPr>
                <w:sz w:val="20"/>
                <w:szCs w:val="20"/>
              </w:rPr>
              <w:t>Validar a consistência geométrica da unidade imobiliária e atuar como indicador de controle para a identificação de quadras ou lotes com geometria não ortogonal.</w:t>
            </w:r>
          </w:p>
          <w:p w14:paraId="38B22CD4" w14:textId="0B199933" w:rsidR="008C12DF" w:rsidRPr="009F43F4" w:rsidRDefault="008C12DF"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cs="Arial"/>
                <w:sz w:val="20"/>
                <w:szCs w:val="20"/>
              </w:rPr>
            </w:pPr>
            <w:r w:rsidRPr="009F43F4">
              <w:rPr>
                <w:rFonts w:cs="Arial"/>
                <w:sz w:val="20"/>
                <w:szCs w:val="20"/>
              </w:rPr>
              <w:t>Origem: quadro 11, item 61 do BCI</w:t>
            </w:r>
          </w:p>
        </w:tc>
      </w:tr>
    </w:tbl>
    <w:p w14:paraId="298C5B3E" w14:textId="77777777" w:rsidR="00F116A5" w:rsidRPr="009B6CCF" w:rsidRDefault="00F116A5" w:rsidP="001F7CF9">
      <w:pPr>
        <w:pStyle w:val="Legenda"/>
      </w:pPr>
      <w:r w:rsidRPr="009B6CCF">
        <w:t xml:space="preserve">Elaboração: </w:t>
      </w:r>
      <w:r>
        <w:t>Autor</w:t>
      </w:r>
      <w:r w:rsidRPr="009B6CCF">
        <w:t xml:space="preserve"> (2026)</w:t>
      </w:r>
    </w:p>
    <w:p w14:paraId="08DCEEEE" w14:textId="77777777" w:rsidR="00F116A5" w:rsidRDefault="00F116A5" w:rsidP="001C0C71"/>
    <w:p w14:paraId="1BD57811" w14:textId="77777777" w:rsidR="0004320E" w:rsidRDefault="00025982" w:rsidP="0004320E">
      <w:r>
        <w:t xml:space="preserve">Notas sobre os atributos do </w:t>
      </w:r>
      <w:r>
        <w:fldChar w:fldCharType="begin"/>
      </w:r>
      <w:r>
        <w:instrText xml:space="preserve"> REF _Ref224893176 \h </w:instrText>
      </w:r>
      <w:r>
        <w:fldChar w:fldCharType="separate"/>
      </w:r>
      <w:r w:rsidR="00F02416">
        <w:t xml:space="preserve">Quadro </w:t>
      </w:r>
      <w:r w:rsidR="00F02416">
        <w:rPr>
          <w:noProof/>
        </w:rPr>
        <w:t>9</w:t>
      </w:r>
      <w:r>
        <w:fldChar w:fldCharType="end"/>
      </w:r>
      <w:r>
        <w:t>.</w:t>
      </w:r>
    </w:p>
    <w:p w14:paraId="30FD5F2B" w14:textId="77777777" w:rsidR="0004320E" w:rsidRDefault="0004320E" w:rsidP="0004320E"/>
    <w:p w14:paraId="30E8C97F" w14:textId="77777777" w:rsidR="0004320E" w:rsidRDefault="0004320E" w:rsidP="0004320E"/>
    <w:p w14:paraId="0F5F7D92" w14:textId="0338B0F1" w:rsidR="00C21A57" w:rsidRPr="00C21A57" w:rsidRDefault="00C21A57" w:rsidP="00EA3516">
      <w:pPr>
        <w:pStyle w:val="Tpico"/>
      </w:pPr>
      <w:r w:rsidRPr="00C21A57">
        <w:t>COD_MUNICIPIO: esse atributo é opcional quando o banco de dados contém dados de apenas um município, mas recomenda-se mantê-lo para garantir que o COD_UNICO_ENDERECO funcione efetivamente como chave primária no contexto dos municípios brasileiros.</w:t>
      </w:r>
    </w:p>
    <w:p w14:paraId="310EC3BE" w14:textId="699DECF3" w:rsidR="00B63AA3" w:rsidRPr="009B6CCF" w:rsidRDefault="00B63AA3" w:rsidP="003469C8">
      <w:pPr>
        <w:pStyle w:val="ContItem"/>
      </w:pPr>
      <w:r w:rsidRPr="009B6CCF">
        <w:t xml:space="preserve">Historicamente, essa codificação era atribuída pelo Serpro (Serviço Federal de Processamento de Dados), porém, atualmente, a adoção do padrão IBGE </w:t>
      </w:r>
      <w:r w:rsidRPr="009B6CCF">
        <w:fldChar w:fldCharType="begin"/>
      </w:r>
      <w:r w:rsidR="004975CD" w:rsidRPr="009B6CCF">
        <w:instrText xml:space="preserve"> ADDIN ZOTERO_ITEM CSL_CITATION {"citationID":"qywhqZfx","properties":{"formattedCitation":"(IBGE, 2025)","plainCitation":"(IBGE, 2025)","dontUpdate":true,"noteIndex":0},"citationItems":[{"id":276,"uris":["http://zotero.org/users/15531986/items/D2MNDCK8"],"itemData":{"id":276,"type":"webpage","title":"Códigos dos Municípios | IBGE","title-short":"IBGE","URL":"https://www.ibge.gov.br/explica/codigos-dos-municipios.php","author":[{"family":"IBGE","given":""}],"accessed":{"date-parts":[["2025",11,17]]},"issued":{"date-parts":[["2025"]]}}}],"schema":"https://github.com/citation-style-language/schema/raw/master/csl-citation.json"} </w:instrText>
      </w:r>
      <w:r w:rsidRPr="009B6CCF">
        <w:fldChar w:fldCharType="separate"/>
      </w:r>
      <w:r w:rsidRPr="009B6CCF">
        <w:rPr>
          <w:rFonts w:cs="Arial"/>
        </w:rPr>
        <w:t>(2025a)</w:t>
      </w:r>
      <w:r w:rsidRPr="009B6CCF">
        <w:fldChar w:fldCharType="end"/>
      </w:r>
      <w:r w:rsidRPr="009B6CCF">
        <w:t xml:space="preserve"> é a prática recomendada para assegurar a interoperabilidade com o CNEFE e outras infraestruturas de dados nacionais. </w:t>
      </w:r>
    </w:p>
    <w:p w14:paraId="6CC4B0A0" w14:textId="73C11BFF" w:rsidR="00B63AA3" w:rsidRPr="009B6CCF" w:rsidRDefault="00B63AA3" w:rsidP="00EA3516">
      <w:pPr>
        <w:pStyle w:val="Tpico"/>
      </w:pPr>
      <w:r w:rsidRPr="00414ADE">
        <w:t>COD_UNICO_</w:t>
      </w:r>
      <w:r w:rsidRPr="000836D1">
        <w:t>ENDERECO</w:t>
      </w:r>
      <w:r w:rsidR="007E629C" w:rsidRPr="00414ADE">
        <w:t>:</w:t>
      </w:r>
      <w:r w:rsidR="00A3531F">
        <w:t xml:space="preserve"> </w:t>
      </w:r>
      <w:r w:rsidR="007E629C">
        <w:t>t</w:t>
      </w:r>
      <w:r w:rsidRPr="009B6CCF">
        <w:t>oda tabela em um banco de dados relacional deve possuir obrigatoriamente um identificador único, tecnicamente denominado chave primária (</w:t>
      </w:r>
      <w:r w:rsidRPr="00A3531F">
        <w:rPr>
          <w:i/>
          <w:iCs/>
        </w:rPr>
        <w:t>primary key</w:t>
      </w:r>
      <w:r w:rsidRPr="009B6CCF">
        <w:t xml:space="preserve">) </w:t>
      </w:r>
      <w:r w:rsidRPr="009B6CCF">
        <w:fldChar w:fldCharType="begin"/>
      </w:r>
      <w:r w:rsidR="004975CD" w:rsidRPr="009B6CCF">
        <w:instrText xml:space="preserve"> ADDIN ZOTERO_ITEM CSL_CITATION {"citationID":"eLkTo5uO","properties":{"formattedCitation":"(Date, 2004)","plainCitation":"(Date, 2004)","noteIndex":0},"citationItems":[{"id":53,"uris":["http://zotero.org/users/15531986/items/MLI4PGDQ"],"itemData":{"id":53,"type":"book","ISBN":"978-85-352-1273-0","language":"pt-BR","publisher":"Elsevier","source":"Câmara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Pr="009B6CCF">
        <w:fldChar w:fldCharType="separate"/>
      </w:r>
      <w:r w:rsidRPr="00A3531F">
        <w:rPr>
          <w:rFonts w:cs="Arial"/>
        </w:rPr>
        <w:t>(Date, 2004)</w:t>
      </w:r>
      <w:r w:rsidRPr="009B6CCF">
        <w:fldChar w:fldCharType="end"/>
      </w:r>
      <w:r w:rsidRPr="009B6CCF">
        <w:t>, para cada registro existente. Não é diferente nos sistemas de cadastro territorial, que igualmente necessitam de um mecanismo para individualizar cada parcela do território.</w:t>
      </w:r>
    </w:p>
    <w:p w14:paraId="20230297" w14:textId="36493472" w:rsidR="00B63AA3" w:rsidRDefault="00B63AA3" w:rsidP="000836D1">
      <w:pPr>
        <w:pStyle w:val="ContItem"/>
      </w:pPr>
      <w:r w:rsidRPr="009B6CCF">
        <w:t>No CIATA o identificador único é cognitivo e é resultado de uma concatenação de valores (</w:t>
      </w:r>
      <w:r w:rsidR="00F02416">
        <w:fldChar w:fldCharType="begin"/>
      </w:r>
      <w:r w:rsidR="00F02416">
        <w:instrText xml:space="preserve"> REF _Ref219188058 </w:instrText>
      </w:r>
      <w:r w:rsidR="00F02416">
        <w:fldChar w:fldCharType="separate"/>
      </w:r>
      <w:r w:rsidR="00F02416" w:rsidRPr="009B6CCF">
        <w:t xml:space="preserve">Quadro </w:t>
      </w:r>
      <w:r w:rsidR="00F02416">
        <w:rPr>
          <w:noProof/>
        </w:rPr>
        <w:t>10</w:t>
      </w:r>
      <w:r w:rsidR="00F02416">
        <w:rPr>
          <w:noProof/>
        </w:rPr>
        <w:fldChar w:fldCharType="end"/>
      </w:r>
      <w:r w:rsidRPr="009B6CCF">
        <w:t xml:space="preserve"> e </w:t>
      </w:r>
      <w:r w:rsidR="00F02416">
        <w:fldChar w:fldCharType="begin"/>
      </w:r>
      <w:r w:rsidR="00F02416">
        <w:instrText xml:space="preserve"> REF _Ref219188068 </w:instrText>
      </w:r>
      <w:r w:rsidR="00F02416">
        <w:fldChar w:fldCharType="separate"/>
      </w:r>
      <w:r w:rsidR="00F02416" w:rsidRPr="009B6CCF">
        <w:t xml:space="preserve">Quadro </w:t>
      </w:r>
      <w:r w:rsidR="00F02416">
        <w:rPr>
          <w:noProof/>
        </w:rPr>
        <w:t>11</w:t>
      </w:r>
      <w:r w:rsidR="00F02416">
        <w:rPr>
          <w:noProof/>
        </w:rPr>
        <w:fldChar w:fldCharType="end"/>
      </w:r>
      <w:r w:rsidRPr="009B6CCF">
        <w:t xml:space="preserve">). Assim, para cada parcela/lote (ver item </w:t>
      </w:r>
      <w:r w:rsidR="00F02416">
        <w:fldChar w:fldCharType="begin"/>
      </w:r>
      <w:r w:rsidR="00F02416">
        <w:instrText xml:space="preserve"> REF _Ref219188127 \r </w:instrText>
      </w:r>
      <w:r w:rsidR="00F02416">
        <w:fldChar w:fldCharType="separate"/>
      </w:r>
      <w:r w:rsidR="00F02416">
        <w:t>2.4.2</w:t>
      </w:r>
      <w:r w:rsidR="00F02416">
        <w:fldChar w:fldCharType="end"/>
      </w:r>
      <w:r w:rsidRPr="009B6CCF">
        <w:t xml:space="preserve">) do cadastro municipal foi atribuída uma chave derivada das próprias </w:t>
      </w:r>
      <w:r w:rsidRPr="009B6CCF">
        <w:lastRenderedPageBreak/>
        <w:t>informações cadastrais, caracterizando um código cognitivo, dependente da organização territorial.</w:t>
      </w:r>
    </w:p>
    <w:p w14:paraId="0586E407" w14:textId="77777777" w:rsidR="007E629C" w:rsidRPr="009B6CCF" w:rsidRDefault="007E629C" w:rsidP="00B63AA3"/>
    <w:p w14:paraId="48467A13" w14:textId="17A8B6E8" w:rsidR="00B63AA3" w:rsidRPr="00414ADE" w:rsidRDefault="00B63AA3" w:rsidP="00A6278E">
      <w:pPr>
        <w:pStyle w:val="Legenda"/>
        <w:rPr>
          <w:sz w:val="24"/>
          <w:szCs w:val="24"/>
        </w:rPr>
      </w:pPr>
      <w:bookmarkStart w:id="104" w:name="_Ref219188058"/>
      <w:r w:rsidRPr="00414ADE">
        <w:rPr>
          <w:sz w:val="24"/>
          <w:szCs w:val="24"/>
        </w:rPr>
        <w:t xml:space="preserve">Quadro </w:t>
      </w:r>
      <w:r w:rsidR="00F02416" w:rsidRPr="00414ADE">
        <w:rPr>
          <w:sz w:val="24"/>
          <w:szCs w:val="24"/>
        </w:rPr>
        <w:fldChar w:fldCharType="begin"/>
      </w:r>
      <w:r w:rsidR="00F02416" w:rsidRPr="00414ADE">
        <w:rPr>
          <w:sz w:val="24"/>
          <w:szCs w:val="24"/>
        </w:rPr>
        <w:instrText xml:space="preserve"> SEQ Quadro \* ARABIC </w:instrText>
      </w:r>
      <w:r w:rsidR="00F02416" w:rsidRPr="00414ADE">
        <w:rPr>
          <w:sz w:val="24"/>
          <w:szCs w:val="24"/>
        </w:rPr>
        <w:fldChar w:fldCharType="separate"/>
      </w:r>
      <w:r w:rsidR="00F02416" w:rsidRPr="00414ADE">
        <w:rPr>
          <w:noProof/>
          <w:sz w:val="24"/>
          <w:szCs w:val="24"/>
        </w:rPr>
        <w:t>10</w:t>
      </w:r>
      <w:r w:rsidR="00F02416" w:rsidRPr="00414ADE">
        <w:rPr>
          <w:noProof/>
          <w:sz w:val="24"/>
          <w:szCs w:val="24"/>
        </w:rPr>
        <w:fldChar w:fldCharType="end"/>
      </w:r>
      <w:bookmarkEnd w:id="104"/>
      <w:r w:rsidR="004B4D10" w:rsidRPr="00414ADE">
        <w:rPr>
          <w:sz w:val="24"/>
          <w:szCs w:val="24"/>
        </w:rPr>
        <w:t xml:space="preserve"> –</w:t>
      </w:r>
      <w:r w:rsidRPr="00414ADE">
        <w:rPr>
          <w:sz w:val="24"/>
          <w:szCs w:val="24"/>
        </w:rPr>
        <w:t xml:space="preserve"> Formação da chave primária no padrão CIATA</w:t>
      </w:r>
    </w:p>
    <w:tbl>
      <w:tblPr>
        <w:tblStyle w:val="Tabelacomgrade"/>
        <w:tblW w:w="0" w:type="auto"/>
        <w:tblLook w:val="04A0" w:firstRow="1" w:lastRow="0" w:firstColumn="1" w:lastColumn="0" w:noHBand="0" w:noVBand="1"/>
      </w:tblPr>
      <w:tblGrid>
        <w:gridCol w:w="9061"/>
      </w:tblGrid>
      <w:tr w:rsidR="00B63AA3" w:rsidRPr="009B6CCF" w14:paraId="60782152" w14:textId="77777777" w:rsidTr="00926561">
        <w:tc>
          <w:tcPr>
            <w:tcW w:w="9061" w:type="dxa"/>
          </w:tcPr>
          <w:p w14:paraId="52C60FD4" w14:textId="77777777" w:rsidR="00B63AA3" w:rsidRPr="009B6CCF" w:rsidRDefault="00B63AA3" w:rsidP="008910A4">
            <w:pPr>
              <w:keepNext/>
              <w:widowControl w:val="0"/>
              <w:ind w:hanging="120"/>
              <w:jc w:val="center"/>
              <w:rPr>
                <w:rFonts w:cs="Arial"/>
              </w:rPr>
            </w:pPr>
            <w:r w:rsidRPr="009B6CCF">
              <w:rPr>
                <w:rFonts w:cs="Arial"/>
                <w:b/>
                <w:bCs/>
              </w:rPr>
              <w:t>Município</w:t>
            </w:r>
            <w:r w:rsidRPr="009B6CCF">
              <w:rPr>
                <w:rStyle w:val="Refdenotaderodap"/>
              </w:rPr>
              <w:footnoteReference w:id="2"/>
            </w:r>
            <w:r w:rsidRPr="009B6CCF">
              <w:rPr>
                <w:rFonts w:cs="Arial"/>
                <w:b/>
                <w:bCs/>
              </w:rPr>
              <w:t xml:space="preserve"> + Distrito + Setor + Quadra + Lote</w:t>
            </w:r>
          </w:p>
          <w:p w14:paraId="135A2B8F" w14:textId="77777777" w:rsidR="00B63AA3" w:rsidRPr="009B6CCF" w:rsidRDefault="00B63AA3" w:rsidP="008910A4">
            <w:pPr>
              <w:keepNext/>
              <w:widowControl w:val="0"/>
              <w:ind w:firstLine="0"/>
              <w:jc w:val="center"/>
              <w:rPr>
                <w:rFonts w:cs="Arial"/>
              </w:rPr>
            </w:pPr>
          </w:p>
          <w:p w14:paraId="0545C3E0" w14:textId="77777777" w:rsidR="00B63AA3" w:rsidRPr="009B6CCF" w:rsidRDefault="00B63AA3" w:rsidP="008910A4">
            <w:pPr>
              <w:keepNext/>
              <w:widowControl w:val="0"/>
              <w:ind w:firstLine="0"/>
              <w:jc w:val="center"/>
              <w:rPr>
                <w:rFonts w:cs="Arial"/>
              </w:rPr>
            </w:pPr>
            <w:r w:rsidRPr="009B6CCF">
              <w:rPr>
                <w:rFonts w:cs="Arial"/>
                <w:b/>
                <w:bCs/>
              </w:rPr>
              <w:t>MMMMMMM.DD.</w:t>
            </w:r>
            <w:commentRangeStart w:id="106"/>
            <w:r w:rsidRPr="009B6CCF">
              <w:rPr>
                <w:rFonts w:cs="Arial"/>
                <w:b/>
                <w:bCs/>
              </w:rPr>
              <w:t>SS</w:t>
            </w:r>
            <w:commentRangeEnd w:id="106"/>
            <w:r w:rsidR="001A2608" w:rsidRPr="009B6CCF">
              <w:rPr>
                <w:rStyle w:val="Refdecomentrio"/>
                <w:rFonts w:cs="Arial"/>
                <w:b/>
                <w:bCs/>
                <w:sz w:val="24"/>
                <w:szCs w:val="22"/>
              </w:rPr>
              <w:commentReference w:id="106"/>
            </w:r>
            <w:r w:rsidRPr="009B6CCF">
              <w:rPr>
                <w:rFonts w:cs="Arial"/>
                <w:b/>
                <w:bCs/>
              </w:rPr>
              <w:t>.QQQ.LLLL</w:t>
            </w:r>
          </w:p>
        </w:tc>
      </w:tr>
    </w:tbl>
    <w:p w14:paraId="7BA3226C" w14:textId="40444A9E" w:rsidR="00B63AA3" w:rsidRPr="009B6CCF" w:rsidRDefault="00B63AA3" w:rsidP="00414ADE">
      <w:pPr>
        <w:pStyle w:val="Legenda"/>
        <w:jc w:val="left"/>
      </w:pPr>
      <w:r w:rsidRPr="009B6CCF">
        <w:t xml:space="preserve">Elaboração: </w:t>
      </w:r>
      <w:r w:rsidR="007E629C">
        <w:t>a</w:t>
      </w:r>
      <w:r w:rsidR="003F61E6">
        <w:t>utor</w:t>
      </w:r>
      <w:r w:rsidRPr="009B6CCF">
        <w:t xml:space="preserve"> (2025)</w:t>
      </w:r>
    </w:p>
    <w:p w14:paraId="3C6C8F0F" w14:textId="77777777" w:rsidR="00B63AA3" w:rsidRDefault="00B63AA3" w:rsidP="00A6278E">
      <w:pPr>
        <w:pStyle w:val="Legenda"/>
      </w:pPr>
    </w:p>
    <w:p w14:paraId="2BB8F5D0" w14:textId="6A387AA5" w:rsidR="00B63AA3" w:rsidRPr="00414ADE" w:rsidRDefault="00B63AA3" w:rsidP="00A6278E">
      <w:pPr>
        <w:pStyle w:val="Legenda"/>
        <w:rPr>
          <w:sz w:val="24"/>
          <w:szCs w:val="24"/>
        </w:rPr>
      </w:pPr>
      <w:bookmarkStart w:id="107" w:name="_Ref219188068"/>
      <w:r w:rsidRPr="00414ADE">
        <w:rPr>
          <w:sz w:val="24"/>
          <w:szCs w:val="24"/>
        </w:rPr>
        <w:t xml:space="preserve">Quadro </w:t>
      </w:r>
      <w:r w:rsidR="00F02416" w:rsidRPr="00414ADE">
        <w:rPr>
          <w:sz w:val="24"/>
          <w:szCs w:val="24"/>
        </w:rPr>
        <w:fldChar w:fldCharType="begin"/>
      </w:r>
      <w:r w:rsidR="00F02416" w:rsidRPr="00414ADE">
        <w:rPr>
          <w:sz w:val="24"/>
          <w:szCs w:val="24"/>
        </w:rPr>
        <w:instrText xml:space="preserve"> SEQ Quadro \* ARABIC </w:instrText>
      </w:r>
      <w:r w:rsidR="00F02416" w:rsidRPr="00414ADE">
        <w:rPr>
          <w:sz w:val="24"/>
          <w:szCs w:val="24"/>
        </w:rPr>
        <w:fldChar w:fldCharType="separate"/>
      </w:r>
      <w:r w:rsidR="00F02416" w:rsidRPr="00414ADE">
        <w:rPr>
          <w:noProof/>
          <w:sz w:val="24"/>
          <w:szCs w:val="24"/>
        </w:rPr>
        <w:t>11</w:t>
      </w:r>
      <w:r w:rsidR="00F02416" w:rsidRPr="00414ADE">
        <w:rPr>
          <w:noProof/>
          <w:sz w:val="24"/>
          <w:szCs w:val="24"/>
        </w:rPr>
        <w:fldChar w:fldCharType="end"/>
      </w:r>
      <w:bookmarkEnd w:id="107"/>
      <w:r w:rsidR="00135898" w:rsidRPr="00414ADE">
        <w:rPr>
          <w:sz w:val="24"/>
          <w:szCs w:val="24"/>
        </w:rPr>
        <w:t xml:space="preserve"> –</w:t>
      </w:r>
      <w:r w:rsidRPr="00414ADE">
        <w:rPr>
          <w:sz w:val="24"/>
          <w:szCs w:val="24"/>
        </w:rPr>
        <w:t xml:space="preserve"> Itens 01 e 03 do Boletim de Cadastro Imobiliário - BCI/CIATA</w:t>
      </w:r>
    </w:p>
    <w:tbl>
      <w:tblPr>
        <w:tblStyle w:val="Tabelacomgrade"/>
        <w:tblW w:w="0" w:type="auto"/>
        <w:tblLook w:val="04A0" w:firstRow="1" w:lastRow="0" w:firstColumn="1" w:lastColumn="0" w:noHBand="0" w:noVBand="1"/>
      </w:tblPr>
      <w:tblGrid>
        <w:gridCol w:w="9061"/>
      </w:tblGrid>
      <w:tr w:rsidR="00B63AA3" w:rsidRPr="009B6CCF" w14:paraId="2AE3BDC7" w14:textId="77777777" w:rsidTr="00926561">
        <w:tc>
          <w:tcPr>
            <w:tcW w:w="9061" w:type="dxa"/>
          </w:tcPr>
          <w:p w14:paraId="71BAEB5A" w14:textId="77777777" w:rsidR="00B63AA3" w:rsidRPr="009B6CCF" w:rsidRDefault="00B63AA3" w:rsidP="0084507A">
            <w:pPr>
              <w:keepNext/>
              <w:widowControl w:val="0"/>
              <w:ind w:firstLine="0"/>
              <w:jc w:val="center"/>
            </w:pPr>
            <w:r w:rsidRPr="009B6CCF">
              <w:rPr>
                <w:noProof/>
                <w:lang w:eastAsia="pt-BR"/>
              </w:rPr>
              <w:drawing>
                <wp:inline distT="0" distB="0" distL="0" distR="0" wp14:anchorId="4A8B2D96" wp14:editId="58609F3E">
                  <wp:extent cx="5334744" cy="895475"/>
                  <wp:effectExtent l="0" t="0" r="0" b="0"/>
                  <wp:docPr id="52289665"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9665" name="Imagem 1" descr="Texto&#10;&#10;O conteúdo gerado por IA pode estar incorreto."/>
                          <pic:cNvPicPr/>
                        </pic:nvPicPr>
                        <pic:blipFill>
                          <a:blip r:embed="rId20"/>
                          <a:stretch>
                            <a:fillRect/>
                          </a:stretch>
                        </pic:blipFill>
                        <pic:spPr>
                          <a:xfrm>
                            <a:off x="0" y="0"/>
                            <a:ext cx="5334744" cy="895475"/>
                          </a:xfrm>
                          <a:prstGeom prst="rect">
                            <a:avLst/>
                          </a:prstGeom>
                        </pic:spPr>
                      </pic:pic>
                    </a:graphicData>
                  </a:graphic>
                </wp:inline>
              </w:drawing>
            </w:r>
            <w:r w:rsidRPr="009B6CCF">
              <w:rPr>
                <w:noProof/>
                <w:lang w:eastAsia="pt-BR"/>
              </w:rPr>
              <w:drawing>
                <wp:inline distT="0" distB="0" distL="0" distR="0" wp14:anchorId="0DC9FFDE" wp14:editId="1969A22C">
                  <wp:extent cx="3829584" cy="905001"/>
                  <wp:effectExtent l="0" t="0" r="0" b="9525"/>
                  <wp:docPr id="180087481" name="Imagem 1" descr="Tela de celula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7481" name="Imagem 1" descr="Tela de celular com texto preto sobre fundo branco&#10;&#10;O conteúdo gerado por IA pode estar incorreto."/>
                          <pic:cNvPicPr/>
                        </pic:nvPicPr>
                        <pic:blipFill>
                          <a:blip r:embed="rId21"/>
                          <a:stretch>
                            <a:fillRect/>
                          </a:stretch>
                        </pic:blipFill>
                        <pic:spPr>
                          <a:xfrm>
                            <a:off x="0" y="0"/>
                            <a:ext cx="3829584" cy="905001"/>
                          </a:xfrm>
                          <a:prstGeom prst="rect">
                            <a:avLst/>
                          </a:prstGeom>
                        </pic:spPr>
                      </pic:pic>
                    </a:graphicData>
                  </a:graphic>
                </wp:inline>
              </w:drawing>
            </w:r>
          </w:p>
        </w:tc>
      </w:tr>
    </w:tbl>
    <w:p w14:paraId="7DF44C49" w14:textId="03F0E670" w:rsidR="00B63AA3" w:rsidRPr="009B6CCF" w:rsidRDefault="00B63AA3" w:rsidP="00414ADE">
      <w:pPr>
        <w:pStyle w:val="Legenda"/>
        <w:jc w:val="left"/>
      </w:pPr>
      <w:r w:rsidRPr="009B6CCF">
        <w:t xml:space="preserve">Elaboração: </w:t>
      </w:r>
      <w:r w:rsidR="003F61E6">
        <w:t>Autor</w:t>
      </w:r>
      <w:r w:rsidRPr="009B6CCF">
        <w:t xml:space="preserve"> (2025)</w:t>
      </w:r>
    </w:p>
    <w:p w14:paraId="201F9A49" w14:textId="77777777" w:rsidR="00B63AA3" w:rsidRPr="009B6CCF" w:rsidRDefault="00B63AA3" w:rsidP="00B63AA3"/>
    <w:p w14:paraId="776EAF78" w14:textId="77777777" w:rsidR="00B63AA3" w:rsidRPr="009B6CCF" w:rsidRDefault="00B63AA3" w:rsidP="00B63AA3">
      <w:r w:rsidRPr="009B6CCF">
        <w:t>Apesar de os códigos não cognitivos como o CIB apresentarem diversas vantagens para fins de automatização e integração de dados, a forma tradicional de identificação continua sendo amplamente utilizada, devido à sua simplicidade e praticidade. No município de São Paulo, por exemplo, os moradores conhecem os códigos de parcelas pela sigla SQL (Setor, Quadra e Lote).</w:t>
      </w:r>
    </w:p>
    <w:p w14:paraId="591711AE" w14:textId="396B8A5F" w:rsidR="00B63AA3" w:rsidRPr="009B6CCF" w:rsidRDefault="00B63AA3" w:rsidP="00EA3516">
      <w:pPr>
        <w:pStyle w:val="Tpico"/>
      </w:pPr>
      <w:r w:rsidRPr="00414ADE">
        <w:t>NUM_</w:t>
      </w:r>
      <w:r w:rsidRPr="00111032">
        <w:t>QUADRA</w:t>
      </w:r>
      <w:r w:rsidR="007E629C" w:rsidRPr="00414ADE">
        <w:t>:</w:t>
      </w:r>
      <w:r w:rsidR="00111032">
        <w:t xml:space="preserve"> </w:t>
      </w:r>
      <w:r w:rsidR="007E629C">
        <w:t xml:space="preserve">a </w:t>
      </w:r>
      <w:r w:rsidRPr="009B6CCF">
        <w:t>importância das quadras no projeto CIATA pode ser avaliada pela leitura do Boletim de Cadastro Imobiliário - BCI. Nele, se verifica que todo o levantamento de campo é planejado a partir da definição das quadras em um documento chamado Planta Quadra, cujo processo de elaboração descrito minuciosamente no BCI</w:t>
      </w:r>
      <w:r w:rsidR="00602E2E">
        <w:t xml:space="preserve"> </w:t>
      </w:r>
      <w:r w:rsidR="00920810">
        <w:fldChar w:fldCharType="begin"/>
      </w:r>
      <w:r w:rsidR="00920810">
        <w:instrText xml:space="preserve"> ADDIN ZOTERO_ITEM CSL_CITATION {"citationID":"tsh9P0cp","properties":{"formattedCitation":"(SERPRO,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920810">
        <w:fldChar w:fldCharType="separate"/>
      </w:r>
      <w:r w:rsidR="00920810" w:rsidRPr="00111032">
        <w:rPr>
          <w:rFonts w:cs="Arial"/>
        </w:rPr>
        <w:t>(SERPRO, 2025)</w:t>
      </w:r>
      <w:r w:rsidR="00920810">
        <w:fldChar w:fldCharType="end"/>
      </w:r>
      <w:r w:rsidRPr="009B6CCF">
        <w:t>.</w:t>
      </w:r>
    </w:p>
    <w:p w14:paraId="650E134E" w14:textId="77777777" w:rsidR="00B63AA3" w:rsidRPr="009B6CCF" w:rsidRDefault="00B63AA3" w:rsidP="00111032">
      <w:pPr>
        <w:pStyle w:val="ContItem"/>
      </w:pPr>
      <w:r w:rsidRPr="009B6CCF">
        <w:t xml:space="preserve">No projeto CIATA, os códigos de quadras são atribuídos arbitrariamente pelas prefeituras e só podem ser corretamente reconhecidos quando associados ao Município, Distrito e Setor. Embora a identificação da quadra possa ser considerada redundante sob a ótica da Ciência de Dados — uma vez que essa </w:t>
      </w:r>
      <w:r w:rsidRPr="009B6CCF">
        <w:lastRenderedPageBreak/>
        <w:t>informação já está contida em COD_UNICO_ENDERECO — ela foi declarada explicitamente por motivos de organização e para assegurar compatibilidade com as variações existentes nos sistemas cadastrais atuais.</w:t>
      </w:r>
    </w:p>
    <w:p w14:paraId="546E3076" w14:textId="75DA4C8E" w:rsidR="00B63AA3" w:rsidRPr="009B6CCF" w:rsidRDefault="00B63AA3" w:rsidP="00EA3516">
      <w:pPr>
        <w:pStyle w:val="Tpico"/>
      </w:pPr>
      <w:r w:rsidRPr="00414ADE">
        <w:t>NOM_</w:t>
      </w:r>
      <w:r w:rsidRPr="00ED5D4F">
        <w:t>LOGRADOURO</w:t>
      </w:r>
      <w:r w:rsidR="00361845">
        <w:t>: e</w:t>
      </w:r>
      <w:r w:rsidRPr="009B6CCF">
        <w:t xml:space="preserve">mbora os nomes de logradouros sejam fundamentais para o funcionamento da metodologia </w:t>
      </w:r>
      <w:r w:rsidRPr="00ED5D4F">
        <w:rPr>
          <w:i/>
          <w:iCs/>
        </w:rPr>
        <w:t>SuperCIATA</w:t>
      </w:r>
      <w:r w:rsidRPr="009B6CCF">
        <w:t>, estes são inicialmente persistidos na tabela CI_LOTES sem tratamentos prévios. A etapa de padronização e normalização sintática ocorre em um segundo momento, após a análise exploratória da consistência dos dados, visando garantir a interoperabilidade e a integridade das junções (</w:t>
      </w:r>
      <w:r w:rsidRPr="00ED5D4F">
        <w:rPr>
          <w:i/>
          <w:iCs/>
        </w:rPr>
        <w:t>joins</w:t>
      </w:r>
      <w:r w:rsidRPr="009B6CCF">
        <w:t>) com outr</w:t>
      </w:r>
      <w:r w:rsidR="00CD0A43" w:rsidRPr="009B6CCF">
        <w:t>as tabelas</w:t>
      </w:r>
      <w:r w:rsidRPr="009B6CCF">
        <w:t>.</w:t>
      </w:r>
    </w:p>
    <w:p w14:paraId="3A86C3E4" w14:textId="0F595505" w:rsidR="00B63AA3" w:rsidRPr="009B6CCF" w:rsidRDefault="00B63AA3" w:rsidP="00EA3516">
      <w:pPr>
        <w:pStyle w:val="Tpico"/>
      </w:pPr>
      <w:r w:rsidRPr="00414ADE">
        <w:t>NUM_ENDERECO</w:t>
      </w:r>
      <w:r w:rsidR="00361845">
        <w:t>: e</w:t>
      </w:r>
      <w:r w:rsidRPr="009B6CCF">
        <w:t>m termos teóricos, a numeração predial deveria refletir a métrica ou a sequência lógica de ocupação ao longo do logradouro. Contudo, a existência de registros genéricos, como "S/N" (Sem Número) ou "0000", impõe obstáculos severos à automatização de processos. Visto que, em cadastros estritamente alfanuméricos, o endereço constitui o único vetor de localização disponível, a ausência de rigor na coleta e no armazenamento desses dados compromete a precisão da espacialização e a integridade do Cadastro Territorial Urbano (CTU).</w:t>
      </w:r>
    </w:p>
    <w:p w14:paraId="6F860069" w14:textId="09648D99" w:rsidR="00B63AA3" w:rsidRPr="009B6CCF" w:rsidRDefault="00B63AA3" w:rsidP="00EA3516">
      <w:pPr>
        <w:pStyle w:val="Tpico"/>
      </w:pPr>
      <w:r w:rsidRPr="00414ADE">
        <w:t xml:space="preserve"> NOM_LOGRADOURO_ADJACENTE</w:t>
      </w:r>
      <w:r w:rsidR="00361845">
        <w:t xml:space="preserve">: </w:t>
      </w:r>
      <w:r w:rsidRPr="00414ADE">
        <w:t xml:space="preserve"> </w:t>
      </w:r>
      <w:r w:rsidR="00361845">
        <w:t>i</w:t>
      </w:r>
      <w:r w:rsidRPr="009B6CCF">
        <w:t xml:space="preserve">dentificar lotes de esquina é de grande importância para a elaboração de um mapa cadastral urbano fidedigno. A detecção desse atributo sinaliza a necessidade de incorporar a dimensão de profundidade do lote para o cálculo da extensão total da face da quadra. </w:t>
      </w:r>
    </w:p>
    <w:p w14:paraId="5B622955" w14:textId="73DA693A" w:rsidR="00B63AA3" w:rsidRPr="009B6CCF" w:rsidRDefault="00B63AA3" w:rsidP="00EA3516">
      <w:pPr>
        <w:pStyle w:val="Tpico"/>
      </w:pPr>
      <w:r w:rsidRPr="00414ADE">
        <w:t>DIM_TESTADA</w:t>
      </w:r>
      <w:r w:rsidR="00361845">
        <w:t>:</w:t>
      </w:r>
      <w:r w:rsidR="00ED5D4F">
        <w:t xml:space="preserve"> </w:t>
      </w:r>
      <w:r w:rsidR="00361845">
        <w:t xml:space="preserve">a </w:t>
      </w:r>
      <w:r w:rsidRPr="009B6CCF">
        <w:t xml:space="preserve">DIM_TESTADA constitui uma das variáveis mais críticas para a fidedignidade do cadastro imobiliário municipal e para a modelagem geométrica do </w:t>
      </w:r>
      <w:r w:rsidRPr="00ED5D4F">
        <w:rPr>
          <w:i/>
          <w:iCs/>
        </w:rPr>
        <w:t>SuperCIATA</w:t>
      </w:r>
      <w:r w:rsidRPr="009B6CCF">
        <w:t xml:space="preserve">. Visto que o sistema utiliza uma abordagem de espacialização baseada em medidas lineares, a precisão deste atributo é o que viabiliza o posicionamento relativo das parcelas ao longo do logradouro. Em conjunto com a identificação de lotes de esquina, este dado permite a reconstituição da malha fundiária urbana, garantindo </w:t>
      </w:r>
      <w:r w:rsidRPr="009B6CCF">
        <w:lastRenderedPageBreak/>
        <w:t>que a soma das frentes dos lotes guarde conformidade com a geometria real da face da quadra.</w:t>
      </w:r>
    </w:p>
    <w:p w14:paraId="38DAAA78" w14:textId="310FD640" w:rsidR="00F00D82" w:rsidRPr="009B6CCF" w:rsidRDefault="00F00D82" w:rsidP="00EA3516">
      <w:pPr>
        <w:pStyle w:val="Tpico"/>
      </w:pPr>
      <w:r w:rsidRPr="00414ADE">
        <w:t>DIM_PROFUNDIDADE</w:t>
      </w:r>
      <w:r w:rsidR="00361845">
        <w:t>:</w:t>
      </w:r>
      <w:r w:rsidR="00ED5D4F">
        <w:t xml:space="preserve"> </w:t>
      </w:r>
      <w:r w:rsidR="00361845">
        <w:t xml:space="preserve">a </w:t>
      </w:r>
      <w:r w:rsidRPr="009B6CCF">
        <w:t>relevância da DIM_PROFUNDIDADE é reiterada pelo Manual do Cadastro Imobiliário (MCI) do CIATA</w:t>
      </w:r>
      <w:r w:rsidR="00DF35FE">
        <w:t xml:space="preserve"> </w:t>
      </w:r>
      <w:r w:rsidR="005315CE">
        <w:fldChar w:fldCharType="begin"/>
      </w:r>
      <w:r w:rsidR="005315CE">
        <w:instrText xml:space="preserve"> ADDIN ZOTERO_ITEM CSL_CITATION {"citationID":"5GlEt0XE","properties":{"formattedCitation":"(SERPRO,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5315CE">
        <w:fldChar w:fldCharType="separate"/>
      </w:r>
      <w:r w:rsidR="005315CE" w:rsidRPr="00ED5D4F">
        <w:rPr>
          <w:rFonts w:cs="Arial"/>
        </w:rPr>
        <w:t>(SERPRO, 2025)</w:t>
      </w:r>
      <w:r w:rsidR="005315CE">
        <w:fldChar w:fldCharType="end"/>
      </w:r>
      <w:r w:rsidRPr="009B6CCF">
        <w:t xml:space="preserve">, que dedica especial atenção a este atributo ao prescrever fórmulas de cálculo e representações gráficas para diferentes tipologias de lotes. No contexto do </w:t>
      </w:r>
      <w:r w:rsidRPr="00ED5D4F">
        <w:rPr>
          <w:i/>
          <w:iCs/>
        </w:rPr>
        <w:t>SuperCIATA</w:t>
      </w:r>
      <w:r w:rsidRPr="009B6CCF">
        <w:t>, esta variável é fundamental não apenas para a estimativa da área da parcela, mas também para o correto ajuste geométrico das quadras. Em lotes de esquina, a profundidade assume papel de "testada adjacente", sendo o dado necessário para que o algoritmo de espacialização realize o fechamento do perímetro da quadra de forma precisa.</w:t>
      </w:r>
    </w:p>
    <w:p w14:paraId="24976E98" w14:textId="57945C5F" w:rsidR="00227E2A" w:rsidRPr="009B6CCF" w:rsidRDefault="00F00D82" w:rsidP="00EA3516">
      <w:pPr>
        <w:pStyle w:val="Tpico"/>
      </w:pPr>
      <w:commentRangeStart w:id="108"/>
      <w:r w:rsidRPr="00414ADE">
        <w:t>AREA</w:t>
      </w:r>
      <w:commentRangeEnd w:id="108"/>
      <w:r w:rsidR="001A2608">
        <w:rPr>
          <w:rStyle w:val="Refdecomentrio"/>
          <w:sz w:val="24"/>
          <w:szCs w:val="22"/>
        </w:rPr>
        <w:commentReference w:id="108"/>
      </w:r>
      <w:r w:rsidR="00361845">
        <w:t>:</w:t>
      </w:r>
      <w:r w:rsidR="00ED5D4F">
        <w:t xml:space="preserve"> </w:t>
      </w:r>
      <w:r w:rsidR="00361845">
        <w:t>e</w:t>
      </w:r>
      <w:r w:rsidR="00227E2A" w:rsidRPr="009B6CCF">
        <w:t xml:space="preserve">mbora seja um atributo opcional para a execução do algoritmo, a AREA desempenha um papel crucial na fase de auditoria e controle de qualidade do </w:t>
      </w:r>
      <w:r w:rsidR="00227E2A" w:rsidRPr="00ED5D4F">
        <w:rPr>
          <w:i/>
          <w:iCs/>
        </w:rPr>
        <w:t>SuperCIATA</w:t>
      </w:r>
      <w:r w:rsidR="00227E2A" w:rsidRPr="009B6CCF">
        <w:t>. Em lotes estritamente ortogonais, o produto entre a DIM_TESTADA e a DIM_PROFUNDIDADE deve convergir para o valor da área cadastrada.</w:t>
      </w:r>
    </w:p>
    <w:p w14:paraId="1DD92BF0" w14:textId="4CC1E5A5" w:rsidR="00F00D82" w:rsidRPr="009B6CCF" w:rsidRDefault="00227E2A" w:rsidP="00ED5D4F">
      <w:pPr>
        <w:pStyle w:val="ContItem"/>
      </w:pPr>
      <w:r w:rsidRPr="009B6CCF">
        <w:t>Divergências acentuadas entre a área resultante da multiplicação das dimensões lineares e a área informada no cadastro são indicadores primários de geometrias amorfas ou não ortogonais (como lotes trapezoidais, triangulares ou com limites curvos).</w:t>
      </w:r>
    </w:p>
    <w:p w14:paraId="36C72ED8" w14:textId="64DCA2AE" w:rsidR="009F0A92" w:rsidRPr="009B6CCF" w:rsidRDefault="00B9752E" w:rsidP="00093FBB">
      <w:pPr>
        <w:pStyle w:val="Ttulo3"/>
      </w:pPr>
      <w:bookmarkStart w:id="109" w:name="_Toc226643961"/>
      <w:r w:rsidRPr="009B6CCF">
        <w:t xml:space="preserve">Atributos do </w:t>
      </w:r>
      <w:r w:rsidRPr="009B6CCF">
        <w:rPr>
          <w:i/>
          <w:iCs/>
        </w:rPr>
        <w:t>Open</w:t>
      </w:r>
      <w:r w:rsidR="004E38CE" w:rsidRPr="009B6CCF">
        <w:rPr>
          <w:i/>
          <w:iCs/>
        </w:rPr>
        <w:t>S</w:t>
      </w:r>
      <w:r w:rsidRPr="009B6CCF">
        <w:rPr>
          <w:i/>
          <w:iCs/>
        </w:rPr>
        <w:t>treet</w:t>
      </w:r>
      <w:r w:rsidR="004E38CE" w:rsidRPr="009B6CCF">
        <w:rPr>
          <w:i/>
          <w:iCs/>
        </w:rPr>
        <w:t>M</w:t>
      </w:r>
      <w:r w:rsidRPr="009B6CCF">
        <w:rPr>
          <w:i/>
          <w:iCs/>
        </w:rPr>
        <w:t>ap</w:t>
      </w:r>
      <w:r w:rsidR="00C33E01" w:rsidRPr="009B6CCF">
        <w:t xml:space="preserve"> Usados no </w:t>
      </w:r>
      <w:r w:rsidR="00C33E01" w:rsidRPr="009B6CCF">
        <w:rPr>
          <w:i/>
          <w:iCs/>
        </w:rPr>
        <w:t>SuperCIATA</w:t>
      </w:r>
      <w:bookmarkEnd w:id="109"/>
    </w:p>
    <w:p w14:paraId="1E3E19D6" w14:textId="648B6C7F" w:rsidR="002E5F60" w:rsidRPr="009B6CCF" w:rsidRDefault="00760CD5" w:rsidP="007A283B">
      <w:r w:rsidRPr="009B6CCF">
        <w:t xml:space="preserve">As coordenadas </w:t>
      </w:r>
      <w:r w:rsidR="00E93488" w:rsidRPr="009B6CCF">
        <w:t xml:space="preserve">dos extremos </w:t>
      </w:r>
      <w:r w:rsidRPr="009B6CCF">
        <w:t>de trechos dos logradouros</w:t>
      </w:r>
      <w:r w:rsidR="005B0EC5">
        <w:t xml:space="preserve"> (faces da quadra)</w:t>
      </w:r>
      <w:r w:rsidRPr="009B6CCF">
        <w:t xml:space="preserve"> </w:t>
      </w:r>
      <w:r w:rsidR="009860C7" w:rsidRPr="009B6CCF">
        <w:t>obtid</w:t>
      </w:r>
      <w:r w:rsidR="008B03D8" w:rsidRPr="009B6CCF">
        <w:t>a</w:t>
      </w:r>
      <w:r w:rsidR="009860C7" w:rsidRPr="009B6CCF">
        <w:t xml:space="preserve">s do </w:t>
      </w:r>
      <w:r w:rsidR="009860C7" w:rsidRPr="009B6CCF">
        <w:rPr>
          <w:i/>
          <w:iCs/>
        </w:rPr>
        <w:t>OpenStreetMap</w:t>
      </w:r>
      <w:r w:rsidR="001A3D3D" w:rsidRPr="009B6CCF">
        <w:t xml:space="preserve"> </w:t>
      </w:r>
      <w:r w:rsidRPr="009B6CCF">
        <w:t xml:space="preserve">são </w:t>
      </w:r>
      <w:r w:rsidR="003C11E3" w:rsidRPr="009B6CCF">
        <w:t>os parâmetros para o cálculo d</w:t>
      </w:r>
      <w:r w:rsidR="001A3D3D" w:rsidRPr="009B6CCF">
        <w:t xml:space="preserve">o </w:t>
      </w:r>
      <w:r w:rsidR="00287EBD" w:rsidRPr="009B6CCF">
        <w:t>azimute geográfico, definido como</w:t>
      </w:r>
      <w:r w:rsidR="007A283B" w:rsidRPr="009B6CCF">
        <w:t xml:space="preserve"> “o</w:t>
      </w:r>
      <w:r w:rsidR="00287EBD" w:rsidRPr="009B6CCF">
        <w:t xml:space="preserve"> </w:t>
      </w:r>
      <w:r w:rsidR="007A283B" w:rsidRPr="009B6CCF">
        <w:t>ângulo horizontal formado entre a direção norte-sul (meridiano que passa pelos pontos) e um alinhamento, tendo como origem o sentido do norte e variável entre 0° e 360°</w:t>
      </w:r>
      <w:r w:rsidR="003C28BC">
        <w:t>, no sentido horário</w:t>
      </w:r>
      <w:r w:rsidR="007A283B" w:rsidRPr="009B6CCF">
        <w:t>”</w:t>
      </w:r>
      <w:r w:rsidR="00A752B5" w:rsidRPr="009B6CCF">
        <w:t xml:space="preserve"> </w:t>
      </w:r>
      <w:r w:rsidR="00DA0221" w:rsidRPr="009B6CCF">
        <w:fldChar w:fldCharType="begin"/>
      </w:r>
      <w:r w:rsidR="00540515" w:rsidRPr="009B6CCF">
        <w:instrText xml:space="preserve"> ADDIN ZOTERO_ITEM CSL_CITATION {"citationID":"7bKx7X1E","properties":{"formattedCitation":"(Tuler; Saraiva, 2014, p. 65)","plainCitation":"(Tuler; Saraiva, 2014, p. 65)","dontUpdate":true,"noteIndex":0},"citationItems":[{"id":328,"uris":["http://zotero.org/users/15531986/items/PBPMTZH6"],"itemData":{"id":328,"type":"book","ISBN":"978-85-8260-124-2","publisher":"Bookman Editora","publisher-place":"Porto Alegre","title":"Fundamentos de Topografia","author":[{"family":"Tuler","given":"Marcelo de Carvalho"},{"family":"Saraiva","given":"Sérgio Alberto"}],"issued":{"date-parts":[["2014"]]}},"locator":"65","label":"page"}],"schema":"https://github.com/citation-style-language/schema/raw/master/csl-citation.json"} </w:instrText>
      </w:r>
      <w:r w:rsidR="00DA0221" w:rsidRPr="009B6CCF">
        <w:fldChar w:fldCharType="separate"/>
      </w:r>
      <w:r w:rsidR="00DA0221" w:rsidRPr="009B6CCF">
        <w:rPr>
          <w:rFonts w:cs="Arial"/>
        </w:rPr>
        <w:t>(</w:t>
      </w:r>
      <w:r w:rsidR="006C374A" w:rsidRPr="009B6CCF">
        <w:rPr>
          <w:rFonts w:cs="Arial"/>
        </w:rPr>
        <w:t>TULER</w:t>
      </w:r>
      <w:r w:rsidR="00DA0221" w:rsidRPr="009B6CCF">
        <w:rPr>
          <w:rFonts w:cs="Arial"/>
        </w:rPr>
        <w:t xml:space="preserve">; </w:t>
      </w:r>
      <w:r w:rsidR="006C374A" w:rsidRPr="009B6CCF">
        <w:rPr>
          <w:rFonts w:cs="Arial"/>
        </w:rPr>
        <w:t>SARAIVA</w:t>
      </w:r>
      <w:r w:rsidR="00DA0221" w:rsidRPr="009B6CCF">
        <w:rPr>
          <w:rFonts w:cs="Arial"/>
        </w:rPr>
        <w:t>, 2014, p. 65)</w:t>
      </w:r>
      <w:r w:rsidR="00DA0221" w:rsidRPr="009B6CCF">
        <w:fldChar w:fldCharType="end"/>
      </w:r>
      <w:r w:rsidR="006C5D97" w:rsidRPr="009B6CCF">
        <w:t>.</w:t>
      </w:r>
      <w:r w:rsidR="0045130D" w:rsidRPr="009B6CCF">
        <w:t xml:space="preserve"> </w:t>
      </w:r>
    </w:p>
    <w:p w14:paraId="72E4360F" w14:textId="3457C1C6" w:rsidR="00D85C9D" w:rsidRPr="009B6CCF" w:rsidRDefault="008D5601" w:rsidP="0026419F">
      <w:r w:rsidRPr="009B6CCF">
        <w:t>Tipicamente,</w:t>
      </w:r>
      <w:r w:rsidR="00974E63" w:rsidRPr="009B6CCF">
        <w:t xml:space="preserve"> as consultas ao OSM retornam um número variável de coordena</w:t>
      </w:r>
      <w:r w:rsidR="00362F29" w:rsidRPr="009B6CCF">
        <w:t xml:space="preserve">das em um </w:t>
      </w:r>
      <w:r w:rsidR="00047AAB" w:rsidRPr="009B6CCF">
        <w:t>objeto</w:t>
      </w:r>
      <w:r w:rsidR="00362F29" w:rsidRPr="009B6CCF">
        <w:t xml:space="preserve"> no formato </w:t>
      </w:r>
      <w:r w:rsidR="00317797" w:rsidRPr="009B6CCF">
        <w:rPr>
          <w:i/>
          <w:iCs/>
        </w:rPr>
        <w:t>G</w:t>
      </w:r>
      <w:r w:rsidR="00F94A86" w:rsidRPr="009B6CCF">
        <w:rPr>
          <w:i/>
          <w:iCs/>
        </w:rPr>
        <w:t>eo</w:t>
      </w:r>
      <w:r w:rsidR="00362F29" w:rsidRPr="009B6CCF">
        <w:rPr>
          <w:i/>
          <w:iCs/>
        </w:rPr>
        <w:t>JSON</w:t>
      </w:r>
      <w:r w:rsidR="006B6535" w:rsidRPr="009B6CCF">
        <w:rPr>
          <w:rStyle w:val="Refdenotaderodap"/>
        </w:rPr>
        <w:footnoteReference w:id="3"/>
      </w:r>
      <w:r w:rsidR="0026419F" w:rsidRPr="009B6CCF">
        <w:t>.</w:t>
      </w:r>
      <w:r w:rsidR="005A7B7D" w:rsidRPr="009B6CCF">
        <w:t xml:space="preserve"> O </w:t>
      </w:r>
      <w:r w:rsidR="005C7B55" w:rsidRPr="009B6CCF">
        <w:fldChar w:fldCharType="begin"/>
      </w:r>
      <w:r w:rsidR="005C7B55" w:rsidRPr="009B6CCF">
        <w:instrText xml:space="preserve"> REF _Ref217937599 \h </w:instrText>
      </w:r>
      <w:r w:rsidR="005C7B55" w:rsidRPr="009B6CCF">
        <w:fldChar w:fldCharType="separate"/>
      </w:r>
      <w:r w:rsidR="00F02416" w:rsidRPr="009B6CCF">
        <w:t xml:space="preserve">Quadro </w:t>
      </w:r>
      <w:r w:rsidR="00F02416">
        <w:rPr>
          <w:noProof/>
        </w:rPr>
        <w:t>12</w:t>
      </w:r>
      <w:r w:rsidR="005C7B55" w:rsidRPr="009B6CCF">
        <w:fldChar w:fldCharType="end"/>
      </w:r>
      <w:r w:rsidR="005A7B7D" w:rsidRPr="009B6CCF">
        <w:t xml:space="preserve"> apresenta </w:t>
      </w:r>
      <w:r w:rsidR="00F13259" w:rsidRPr="009B6CCF">
        <w:t>um</w:t>
      </w:r>
      <w:r w:rsidR="00854E6E" w:rsidRPr="009B6CCF">
        <w:t>a resposta típica,</w:t>
      </w:r>
      <w:r w:rsidR="00B04874" w:rsidRPr="009B6CCF">
        <w:t xml:space="preserve"> </w:t>
      </w:r>
      <w:r w:rsidR="00F13259" w:rsidRPr="009B6CCF">
        <w:t xml:space="preserve">contendo as coordenadas </w:t>
      </w:r>
      <w:r w:rsidR="00595748" w:rsidRPr="009B6CCF">
        <w:t xml:space="preserve">de um segmento do logradouro </w:t>
      </w:r>
      <w:r w:rsidR="00C95835" w:rsidRPr="009B6CCF">
        <w:t xml:space="preserve">de nome </w:t>
      </w:r>
      <w:r w:rsidR="00C95835" w:rsidRPr="009B6CCF">
        <w:lastRenderedPageBreak/>
        <w:t xml:space="preserve">“Rua das Flores. O </w:t>
      </w:r>
      <w:r w:rsidR="002677E2" w:rsidRPr="009B6CCF">
        <w:t>vetor “</w:t>
      </w:r>
      <w:r w:rsidR="002677E2" w:rsidRPr="009B6CCF">
        <w:rPr>
          <w:i/>
          <w:iCs/>
        </w:rPr>
        <w:t>coordinates</w:t>
      </w:r>
      <w:r w:rsidR="002677E2" w:rsidRPr="009B6CCF">
        <w:t xml:space="preserve">” </w:t>
      </w:r>
      <w:r w:rsidR="00827F5D" w:rsidRPr="009B6CCF">
        <w:t xml:space="preserve">armazena </w:t>
      </w:r>
      <w:r w:rsidR="00CB7139" w:rsidRPr="009B6CCF">
        <w:t>diversos pares ordenados</w:t>
      </w:r>
      <w:r w:rsidR="008A0690" w:rsidRPr="009B6CCF">
        <w:t xml:space="preserve"> </w:t>
      </w:r>
      <w:r w:rsidR="00F248B9" w:rsidRPr="009B6CCF">
        <w:t xml:space="preserve">no formato </w:t>
      </w:r>
      <w:r w:rsidR="006265F1" w:rsidRPr="009B6CCF">
        <w:t>[</w:t>
      </w:r>
      <w:r w:rsidR="00F248B9" w:rsidRPr="009B6CCF">
        <w:t>Longitude</w:t>
      </w:r>
      <w:r w:rsidR="006265F1" w:rsidRPr="009B6CCF">
        <w:t>, Latitude]</w:t>
      </w:r>
      <w:r w:rsidR="0018665B" w:rsidRPr="009B6CCF">
        <w:t xml:space="preserve"> </w:t>
      </w:r>
      <w:r w:rsidR="0018665B" w:rsidRPr="009B6CCF">
        <w:fldChar w:fldCharType="begin"/>
      </w:r>
      <w:r w:rsidR="00540515" w:rsidRPr="009B6CCF">
        <w:instrText xml:space="preserve"> ADDIN ZOTERO_ITEM CSL_CITATION {"citationID":"RyTLKZ4K","properties":{"formattedCitation":"(Butler {\\i{}et al.}, 2016)","plainCitation":"(Butler et al., 2016)","dontUpdate":true,"noteIndex":0},"citationItems":[{"id":303,"uris":["http://zotero.org/users/15531986/items/9AQN9C7B"],"itemData":{"id":303,"type":"report","abstract":"GeoJSON is a format for encoding a variety of geographic data structures. A GeoJSON object may represent a region of space (a Geometry), a spatially bounded entity (a Feature), or a list of Features (a FeatureCollection). GeoJSON supports the following geometry types: Point, LineString, Polygon, MultiPoint, MultiLineString, and MultiPolygon. Features in GeoJSON contain a Geometry object and additional properties, and a FeatureCollection contains a list of Features.","genre":"Request for Comments","note":"Backup Publisher: Internet Engineering Task Force (IETF)\nPublished: RFC 7946","number":"7946","publisher":"IETF","title":"The GeoJSON Format","URL":"https://datatracker.ietf.org/doc/html/rfc7946","author":[{"family":"Butler","given":"Howard"},{"family":"Daly","given":"Martin"},{"family":"Doyle","given":"Allan"},{"family":"Gillies","given":"Sean"},{"family":"Hagen","given":"Stefan"},{"family":"Schaub","given":"Tim"}],"issued":{"date-parts":[["2016",8]]}}}],"schema":"https://github.com/citation-style-language/schema/raw/master/csl-citation.json"} </w:instrText>
      </w:r>
      <w:r w:rsidR="0018665B" w:rsidRPr="009B6CCF">
        <w:fldChar w:fldCharType="separate"/>
      </w:r>
      <w:r w:rsidR="0018665B" w:rsidRPr="009B6CCF">
        <w:rPr>
          <w:rFonts w:cs="Arial"/>
        </w:rPr>
        <w:t>(</w:t>
      </w:r>
      <w:r w:rsidR="006C374A" w:rsidRPr="00334053">
        <w:rPr>
          <w:rFonts w:cs="Arial"/>
        </w:rPr>
        <w:t>BUTLER</w:t>
      </w:r>
      <w:r w:rsidR="0018665B" w:rsidRPr="009B6CCF">
        <w:rPr>
          <w:rFonts w:cs="Arial"/>
        </w:rPr>
        <w:t xml:space="preserve"> </w:t>
      </w:r>
      <w:r w:rsidR="0018665B" w:rsidRPr="009B6CCF">
        <w:rPr>
          <w:rFonts w:cs="Arial"/>
          <w:i/>
          <w:iCs/>
        </w:rPr>
        <w:t>et al.</w:t>
      </w:r>
      <w:r w:rsidR="0018665B" w:rsidRPr="009B6CCF">
        <w:rPr>
          <w:rFonts w:cs="Arial"/>
        </w:rPr>
        <w:t>, 2016)</w:t>
      </w:r>
      <w:r w:rsidR="0018665B" w:rsidRPr="009B6CCF">
        <w:fldChar w:fldCharType="end"/>
      </w:r>
      <w:r w:rsidR="004A4FB8" w:rsidRPr="009B6CCF">
        <w:t xml:space="preserve">. </w:t>
      </w:r>
    </w:p>
    <w:p w14:paraId="32B45A48" w14:textId="77777777" w:rsidR="00F82909" w:rsidRPr="009B6CCF" w:rsidRDefault="00F82909" w:rsidP="0026419F"/>
    <w:p w14:paraId="394B8453" w14:textId="7D017750" w:rsidR="009637C0" w:rsidRPr="00703642" w:rsidRDefault="009637C0" w:rsidP="00A6278E">
      <w:pPr>
        <w:pStyle w:val="Legenda"/>
        <w:rPr>
          <w:sz w:val="24"/>
          <w:szCs w:val="24"/>
        </w:rPr>
      </w:pPr>
      <w:bookmarkStart w:id="111" w:name="_Ref217937599"/>
      <w:r w:rsidRPr="00703642">
        <w:rPr>
          <w:sz w:val="24"/>
          <w:szCs w:val="24"/>
        </w:rPr>
        <w:t xml:space="preserve">Quadro </w:t>
      </w:r>
      <w:r w:rsidR="00F02416" w:rsidRPr="00703642">
        <w:rPr>
          <w:sz w:val="24"/>
          <w:szCs w:val="24"/>
        </w:rPr>
        <w:fldChar w:fldCharType="begin"/>
      </w:r>
      <w:r w:rsidR="00F02416" w:rsidRPr="00703642">
        <w:rPr>
          <w:sz w:val="24"/>
          <w:szCs w:val="24"/>
        </w:rPr>
        <w:instrText xml:space="preserve"> SEQ Quadro \* ARABIC </w:instrText>
      </w:r>
      <w:r w:rsidR="00F02416" w:rsidRPr="00703642">
        <w:rPr>
          <w:sz w:val="24"/>
          <w:szCs w:val="24"/>
        </w:rPr>
        <w:fldChar w:fldCharType="separate"/>
      </w:r>
      <w:r w:rsidR="00F02416" w:rsidRPr="00703642">
        <w:rPr>
          <w:noProof/>
          <w:sz w:val="24"/>
          <w:szCs w:val="24"/>
        </w:rPr>
        <w:t>12</w:t>
      </w:r>
      <w:r w:rsidR="00F02416" w:rsidRPr="00703642">
        <w:rPr>
          <w:noProof/>
          <w:sz w:val="24"/>
          <w:szCs w:val="24"/>
        </w:rPr>
        <w:fldChar w:fldCharType="end"/>
      </w:r>
      <w:bookmarkEnd w:id="111"/>
      <w:r w:rsidR="004B4D10" w:rsidRPr="00703642">
        <w:rPr>
          <w:sz w:val="24"/>
          <w:szCs w:val="24"/>
        </w:rPr>
        <w:t xml:space="preserve"> –</w:t>
      </w:r>
      <w:r w:rsidRPr="00703642">
        <w:rPr>
          <w:sz w:val="24"/>
          <w:szCs w:val="24"/>
        </w:rPr>
        <w:t xml:space="preserve"> Retorno de uma consulta ao OpenStreetMap</w:t>
      </w:r>
    </w:p>
    <w:tbl>
      <w:tblPr>
        <w:tblStyle w:val="Tabelacomgrade"/>
        <w:tblW w:w="0" w:type="auto"/>
        <w:tblLook w:val="04A0" w:firstRow="1" w:lastRow="0" w:firstColumn="1" w:lastColumn="0" w:noHBand="0" w:noVBand="1"/>
      </w:tblPr>
      <w:tblGrid>
        <w:gridCol w:w="9061"/>
      </w:tblGrid>
      <w:tr w:rsidR="009637C0" w:rsidRPr="009B6CCF" w14:paraId="67947B22" w14:textId="77777777" w:rsidTr="009637C0">
        <w:tc>
          <w:tcPr>
            <w:tcW w:w="9061" w:type="dxa"/>
          </w:tcPr>
          <w:p w14:paraId="0B32BEE8" w14:textId="77777777" w:rsidR="00C757FE" w:rsidRPr="00EE3790" w:rsidRDefault="00C757FE" w:rsidP="004959CC">
            <w:pPr>
              <w:pStyle w:val="Codigo"/>
              <w:keepNext/>
              <w:widowControl w:val="0"/>
            </w:pPr>
          </w:p>
          <w:p w14:paraId="09D418C9" w14:textId="4A466F90" w:rsidR="00C4643B" w:rsidRPr="00BC73BE" w:rsidRDefault="00C4643B" w:rsidP="004959CC">
            <w:pPr>
              <w:pStyle w:val="Codigo"/>
              <w:keepNext/>
              <w:widowControl w:val="0"/>
              <w:rPr>
                <w:lang w:val="en-US"/>
              </w:rPr>
            </w:pPr>
            <w:r w:rsidRPr="00BC73BE">
              <w:rPr>
                <w:lang w:val="en-US"/>
              </w:rPr>
              <w:t>{</w:t>
            </w:r>
          </w:p>
          <w:p w14:paraId="28C78960" w14:textId="77777777" w:rsidR="00C4643B" w:rsidRPr="00BC73BE" w:rsidRDefault="00C4643B" w:rsidP="004959CC">
            <w:pPr>
              <w:pStyle w:val="Codigo"/>
              <w:keepNext/>
              <w:widowControl w:val="0"/>
              <w:rPr>
                <w:lang w:val="en-US"/>
              </w:rPr>
            </w:pPr>
            <w:r w:rsidRPr="00BC73BE">
              <w:rPr>
                <w:lang w:val="en-US"/>
              </w:rPr>
              <w:t xml:space="preserve">  "type": "Feature",</w:t>
            </w:r>
          </w:p>
          <w:p w14:paraId="09EDDDC1" w14:textId="77777777" w:rsidR="00C4643B" w:rsidRPr="00BC73BE" w:rsidRDefault="00C4643B" w:rsidP="004959CC">
            <w:pPr>
              <w:pStyle w:val="Codigo"/>
              <w:keepNext/>
              <w:widowControl w:val="0"/>
              <w:rPr>
                <w:lang w:val="en-US"/>
              </w:rPr>
            </w:pPr>
            <w:r w:rsidRPr="00BC73BE">
              <w:rPr>
                <w:lang w:val="en-US"/>
              </w:rPr>
              <w:t xml:space="preserve">  "geometry": {</w:t>
            </w:r>
          </w:p>
          <w:p w14:paraId="0560D93C" w14:textId="77777777" w:rsidR="00C4643B" w:rsidRPr="00BC73BE" w:rsidRDefault="00C4643B" w:rsidP="004959CC">
            <w:pPr>
              <w:pStyle w:val="Codigo"/>
              <w:keepNext/>
              <w:widowControl w:val="0"/>
              <w:rPr>
                <w:lang w:val="en-US"/>
              </w:rPr>
            </w:pPr>
            <w:r w:rsidRPr="00BC73BE">
              <w:rPr>
                <w:lang w:val="en-US"/>
              </w:rPr>
              <w:t xml:space="preserve">    "type": "LineString",</w:t>
            </w:r>
          </w:p>
          <w:p w14:paraId="6F7A7509" w14:textId="77777777" w:rsidR="00C4643B" w:rsidRPr="009B6CCF" w:rsidRDefault="00C4643B" w:rsidP="004959CC">
            <w:pPr>
              <w:pStyle w:val="Codigo"/>
              <w:keepNext/>
              <w:widowControl w:val="0"/>
            </w:pPr>
            <w:r w:rsidRPr="00BC73BE">
              <w:rPr>
                <w:lang w:val="en-US"/>
              </w:rPr>
              <w:t xml:space="preserve">    </w:t>
            </w:r>
            <w:r w:rsidRPr="009B6CCF">
              <w:t>"coordinates": [</w:t>
            </w:r>
          </w:p>
          <w:p w14:paraId="47E8DAD9" w14:textId="77777777" w:rsidR="00C4643B" w:rsidRPr="009B6CCF" w:rsidRDefault="00C4643B" w:rsidP="004959CC">
            <w:pPr>
              <w:pStyle w:val="Codigo"/>
              <w:keepNext/>
              <w:widowControl w:val="0"/>
            </w:pPr>
            <w:r w:rsidRPr="009B6CCF">
              <w:t xml:space="preserve">      [-46.6333, -23.5505], // [Longitude, Latitude] - Ponto inicial</w:t>
            </w:r>
          </w:p>
          <w:p w14:paraId="4B2084FB" w14:textId="77777777" w:rsidR="00C4643B" w:rsidRPr="009B6CCF" w:rsidRDefault="00C4643B" w:rsidP="004959CC">
            <w:pPr>
              <w:pStyle w:val="Codigo"/>
              <w:keepNext/>
              <w:widowControl w:val="0"/>
            </w:pPr>
            <w:r w:rsidRPr="009B6CCF">
              <w:t xml:space="preserve">      [-46.6335, -23.5510], // Ponto intermediário</w:t>
            </w:r>
          </w:p>
          <w:p w14:paraId="399A7C55" w14:textId="77777777" w:rsidR="00C4643B" w:rsidRPr="009B6CCF" w:rsidRDefault="00C4643B" w:rsidP="004959CC">
            <w:pPr>
              <w:pStyle w:val="Codigo"/>
              <w:keepNext/>
              <w:widowControl w:val="0"/>
            </w:pPr>
            <w:r w:rsidRPr="009B6CCF">
              <w:t xml:space="preserve">      [-46.6338, -23.5515]  // Ponto final</w:t>
            </w:r>
          </w:p>
          <w:p w14:paraId="76A098F9" w14:textId="77777777" w:rsidR="00C4643B" w:rsidRPr="009B6CCF" w:rsidRDefault="00C4643B" w:rsidP="004959CC">
            <w:pPr>
              <w:pStyle w:val="Codigo"/>
              <w:keepNext/>
              <w:widowControl w:val="0"/>
            </w:pPr>
            <w:r w:rsidRPr="009B6CCF">
              <w:t xml:space="preserve">    ]</w:t>
            </w:r>
          </w:p>
          <w:p w14:paraId="0A198F55" w14:textId="77777777" w:rsidR="00C4643B" w:rsidRPr="009B6CCF" w:rsidRDefault="00C4643B" w:rsidP="004959CC">
            <w:pPr>
              <w:pStyle w:val="Codigo"/>
              <w:keepNext/>
              <w:widowControl w:val="0"/>
            </w:pPr>
            <w:r w:rsidRPr="009B6CCF">
              <w:t xml:space="preserve">  },</w:t>
            </w:r>
          </w:p>
          <w:p w14:paraId="119C618F" w14:textId="77777777" w:rsidR="00C4643B" w:rsidRPr="009B6CCF" w:rsidRDefault="00C4643B" w:rsidP="004959CC">
            <w:pPr>
              <w:pStyle w:val="Codigo"/>
              <w:keepNext/>
              <w:widowControl w:val="0"/>
            </w:pPr>
            <w:r w:rsidRPr="009B6CCF">
              <w:t xml:space="preserve">  "properties": {</w:t>
            </w:r>
          </w:p>
          <w:p w14:paraId="37576ED6" w14:textId="77777777" w:rsidR="00C4643B" w:rsidRPr="009B6CCF" w:rsidRDefault="00C4643B" w:rsidP="004959CC">
            <w:pPr>
              <w:pStyle w:val="Codigo"/>
              <w:keepNext/>
              <w:widowControl w:val="0"/>
            </w:pPr>
            <w:r w:rsidRPr="009B6CCF">
              <w:t xml:space="preserve">    "name": "Rua das Flores",</w:t>
            </w:r>
          </w:p>
          <w:p w14:paraId="3043D0F3" w14:textId="77777777" w:rsidR="00C4643B" w:rsidRPr="009B6CCF" w:rsidRDefault="00C4643B" w:rsidP="004959CC">
            <w:pPr>
              <w:pStyle w:val="Codigo"/>
              <w:keepNext/>
              <w:widowControl w:val="0"/>
            </w:pPr>
            <w:r w:rsidRPr="009B6CCF">
              <w:t xml:space="preserve">    "highway": "residential",</w:t>
            </w:r>
          </w:p>
          <w:p w14:paraId="34B3BF83" w14:textId="77777777" w:rsidR="00C4643B" w:rsidRPr="009B6CCF" w:rsidRDefault="00C4643B" w:rsidP="004959CC">
            <w:pPr>
              <w:pStyle w:val="Codigo"/>
              <w:keepNext/>
              <w:widowControl w:val="0"/>
            </w:pPr>
            <w:r w:rsidRPr="009B6CCF">
              <w:t xml:space="preserve">    "osm_id": "12345678"</w:t>
            </w:r>
          </w:p>
          <w:p w14:paraId="6EC6D822" w14:textId="77777777" w:rsidR="00C4643B" w:rsidRPr="009B6CCF" w:rsidRDefault="00C4643B" w:rsidP="004959CC">
            <w:pPr>
              <w:pStyle w:val="Codigo"/>
              <w:keepNext/>
              <w:widowControl w:val="0"/>
            </w:pPr>
            <w:r w:rsidRPr="009B6CCF">
              <w:t xml:space="preserve">  }</w:t>
            </w:r>
          </w:p>
          <w:p w14:paraId="0C2096C7" w14:textId="77777777" w:rsidR="009637C0" w:rsidRDefault="00C4643B" w:rsidP="004959CC">
            <w:pPr>
              <w:pStyle w:val="Codigo"/>
              <w:keepNext/>
              <w:widowControl w:val="0"/>
            </w:pPr>
            <w:r w:rsidRPr="009B6CCF">
              <w:t>}</w:t>
            </w:r>
          </w:p>
          <w:p w14:paraId="24298307" w14:textId="5D5E7E7F" w:rsidR="00C757FE" w:rsidRPr="009B6CCF" w:rsidRDefault="00C757FE" w:rsidP="004959CC">
            <w:pPr>
              <w:pStyle w:val="Codigo"/>
              <w:keepNext/>
              <w:widowControl w:val="0"/>
            </w:pPr>
          </w:p>
        </w:tc>
      </w:tr>
    </w:tbl>
    <w:p w14:paraId="55D35B75" w14:textId="7B0F19BD" w:rsidR="009637C0" w:rsidRPr="009B6CCF" w:rsidRDefault="007D1ED1" w:rsidP="00703642">
      <w:pPr>
        <w:pStyle w:val="Legenda"/>
      </w:pPr>
      <w:r w:rsidRPr="009B6CCF">
        <w:t xml:space="preserve">Elaboração: </w:t>
      </w:r>
      <w:r w:rsidR="007A0CDD">
        <w:t>Autor</w:t>
      </w:r>
      <w:r w:rsidR="0063382C" w:rsidRPr="009B6CCF">
        <w:t xml:space="preserve"> (2025)</w:t>
      </w:r>
    </w:p>
    <w:p w14:paraId="3D1BF8BF" w14:textId="77777777" w:rsidR="004959CC" w:rsidRDefault="004959CC" w:rsidP="0045130D"/>
    <w:p w14:paraId="0175AC39" w14:textId="6D92E3F9" w:rsidR="00BB63C0" w:rsidRPr="00475144" w:rsidRDefault="00BB63C0" w:rsidP="00BB63C0">
      <w:pPr>
        <w:pStyle w:val="Ttulo3"/>
      </w:pPr>
      <w:bookmarkStart w:id="112" w:name="_Toc226643962"/>
      <w:r>
        <w:t>Ferramentas de desenvolvimento do</w:t>
      </w:r>
      <w:r w:rsidRPr="00475144">
        <w:t xml:space="preserve"> </w:t>
      </w:r>
      <w:r w:rsidRPr="00475144">
        <w:rPr>
          <w:i/>
          <w:iCs/>
        </w:rPr>
        <w:t>SuperCIATA</w:t>
      </w:r>
      <w:bookmarkEnd w:id="112"/>
    </w:p>
    <w:p w14:paraId="1A5CB889" w14:textId="77777777" w:rsidR="00BB63C0" w:rsidRPr="00B726CE" w:rsidRDefault="00BB63C0" w:rsidP="00BB63C0">
      <w:r w:rsidRPr="00B726CE">
        <w:t xml:space="preserve">O desenvolvimento do </w:t>
      </w:r>
      <w:r w:rsidRPr="00B726CE">
        <w:rPr>
          <w:i/>
          <w:iCs/>
        </w:rPr>
        <w:t>SuperCIATA</w:t>
      </w:r>
      <w:r w:rsidRPr="00B726CE">
        <w:t xml:space="preserve"> teve como objetivo inicial a criação de um ambiente controlado para a validação da metodologia de espacialização automatizada e a geração d</w:t>
      </w:r>
      <w:r>
        <w:t xml:space="preserve">as imagens e relatórios </w:t>
      </w:r>
      <w:r w:rsidRPr="00B726CE">
        <w:t xml:space="preserve">necessários para esta </w:t>
      </w:r>
      <w:r>
        <w:t>dissertação</w:t>
      </w:r>
      <w:r w:rsidRPr="00B726CE">
        <w:t xml:space="preserve">. Para garantir a reprodutibilidade, o baixo custo e a alta performance, a arquitetura da plataforma foi estruturada sobre </w:t>
      </w:r>
      <w:r>
        <w:t>a</w:t>
      </w:r>
      <w:r w:rsidRPr="00B726CE">
        <w:t xml:space="preserve"> tecnol</w:t>
      </w:r>
      <w:r>
        <w:t>ogia</w:t>
      </w:r>
      <w:r w:rsidRPr="00B726CE">
        <w:t xml:space="preserve"> de código aberto (</w:t>
      </w:r>
      <w:r w:rsidRPr="00B726CE">
        <w:rPr>
          <w:i/>
          <w:iCs/>
        </w:rPr>
        <w:t>open source</w:t>
      </w:r>
      <w:r w:rsidRPr="00B726CE">
        <w:t>):</w:t>
      </w:r>
    </w:p>
    <w:p w14:paraId="72203197" w14:textId="569BC36F" w:rsidR="00BB63C0" w:rsidRPr="00B726CE" w:rsidRDefault="00BB63C0" w:rsidP="00EA3516">
      <w:pPr>
        <w:pStyle w:val="Tpico"/>
      </w:pPr>
      <w:r w:rsidRPr="00B82FA9">
        <w:rPr>
          <w:b/>
          <w:bCs/>
        </w:rPr>
        <w:t>Camada de Dados (</w:t>
      </w:r>
      <w:r w:rsidRPr="00B82FA9">
        <w:rPr>
          <w:b/>
          <w:bCs/>
          <w:i/>
          <w:iCs/>
        </w:rPr>
        <w:t>Backend</w:t>
      </w:r>
      <w:r w:rsidRPr="00B82FA9">
        <w:rPr>
          <w:b/>
          <w:bCs/>
        </w:rPr>
        <w:t>):</w:t>
      </w:r>
      <w:r w:rsidRPr="00B726CE">
        <w:t xml:space="preserve"> Utilizou-se um Banco de Dados Relacional com suporte a extensões geoespaciais (</w:t>
      </w:r>
      <w:r>
        <w:t>MySql/</w:t>
      </w:r>
      <w:r w:rsidRPr="00B726CE">
        <w:t>MariaDB). O uso da linguagem SQL</w:t>
      </w:r>
      <w:r>
        <w:t xml:space="preserve"> </w:t>
      </w:r>
      <w:r>
        <w:fldChar w:fldCharType="begin"/>
      </w:r>
      <w:r w:rsidR="007416A4">
        <w:instrText xml:space="preserve"> ADDIN ZOTERO_ITEM CSL_CITATION {"citationID":"c9AIGZxL","properties":{"formattedCitation":"(Date,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fldChar w:fldCharType="separate"/>
      </w:r>
      <w:r w:rsidRPr="00B82FA9">
        <w:rPr>
          <w:rFonts w:cs="Arial"/>
        </w:rPr>
        <w:t>(DATE, 2004)</w:t>
      </w:r>
      <w:r>
        <w:fldChar w:fldCharType="end"/>
      </w:r>
      <w:r w:rsidRPr="00B726CE">
        <w:t xml:space="preserve"> permitiu a execução de consultas complexas de cruzamento entre as tabelas alfanuméricas do </w:t>
      </w:r>
      <w:r>
        <w:t>CTU/</w:t>
      </w:r>
      <w:r w:rsidRPr="00B726CE">
        <w:t>CIATA e as geometrias do CNEFE.</w:t>
      </w:r>
    </w:p>
    <w:p w14:paraId="581B60AF" w14:textId="1DC1C5D9" w:rsidR="00BB63C0" w:rsidRPr="00B726CE" w:rsidRDefault="00BB63C0" w:rsidP="00EA3516">
      <w:pPr>
        <w:pStyle w:val="Tpico"/>
      </w:pPr>
      <w:r w:rsidRPr="00B726CE">
        <w:rPr>
          <w:b/>
          <w:bCs/>
        </w:rPr>
        <w:t>Camada de Visualização (</w:t>
      </w:r>
      <w:r w:rsidRPr="00B726CE">
        <w:rPr>
          <w:b/>
          <w:bCs/>
          <w:i/>
          <w:iCs/>
        </w:rPr>
        <w:t>Frontend</w:t>
      </w:r>
      <w:r w:rsidRPr="00B726CE">
        <w:rPr>
          <w:b/>
          <w:bCs/>
        </w:rPr>
        <w:t>):</w:t>
      </w:r>
      <w:r w:rsidRPr="00B726CE">
        <w:t xml:space="preserve"> A interface foi construída em </w:t>
      </w:r>
      <w:r w:rsidRPr="00B726CE">
        <w:rPr>
          <w:i/>
          <w:iCs/>
        </w:rPr>
        <w:t>JavaScript</w:t>
      </w:r>
      <w:r>
        <w:t xml:space="preserve"> </w:t>
      </w:r>
      <w:r>
        <w:fldChar w:fldCharType="begin"/>
      </w:r>
      <w:r w:rsidR="007416A4">
        <w:instrText xml:space="preserve"> ADDIN ZOTERO_ITEM CSL_CITATION {"citationID":"G47XAJoR","properties":{"formattedCitation":"(JavaScript | MDN, 2025)","plainCitation":"(JavaScript | MDN, 2025)","dontUpdate":true,"noteIndex":0},"citationItems":[{"id":238,"uris":["http://zotero.org/users/15531986/items/AN3PSKYU"],"itemData":{"id":238,"type":"webpage","abstract":"JavaScript® (às vezes abreviado para JS) é uma linguagem leve, interpretada e baseada em objetos com funções de primeira classe, mais conhecida como a linguagem de script para páginas Web, mas usada também em vários outros ambientes sem browser, tais como node.js, Apache CouchDB e Adobe Acrobat. O JavaScript é uma linguagem baseada em protótipos, multi-paradigma e dinâmica, suportando estilos de orientação a objetos, imperativos e declarativos (como por exemplo a programação funcional). Saiba mais sobre o JavaScript.","language":"pt-BR","title":"JavaScript | MDN","URL":"https://developer.mozilla.org/pt-BR/docs/Web/JavaScript","accessed":{"date-parts":[["2025",8,10]]},"issued":{"date-parts":[["2025",4,27]]}}}],"schema":"https://github.com/citation-style-language/schema/raw/master/csl-citation.json"} </w:instrText>
      </w:r>
      <w:r>
        <w:fldChar w:fldCharType="separate"/>
      </w:r>
      <w:r w:rsidRPr="00BD67F2">
        <w:rPr>
          <w:rFonts w:cs="Arial"/>
        </w:rPr>
        <w:t>(MDN, 2025)</w:t>
      </w:r>
      <w:r>
        <w:fldChar w:fldCharType="end"/>
      </w:r>
      <w:r w:rsidRPr="00B726CE">
        <w:t xml:space="preserve">, utilizando a biblioteca </w:t>
      </w:r>
      <w:r w:rsidRPr="00B726CE">
        <w:rPr>
          <w:i/>
          <w:iCs/>
        </w:rPr>
        <w:t>Leaflet</w:t>
      </w:r>
      <w:r>
        <w:rPr>
          <w:i/>
          <w:iCs/>
        </w:rPr>
        <w:t xml:space="preserve"> </w:t>
      </w:r>
      <w:r>
        <w:rPr>
          <w:i/>
          <w:iCs/>
        </w:rPr>
        <w:fldChar w:fldCharType="begin"/>
      </w:r>
      <w:r w:rsidR="007416A4">
        <w:rPr>
          <w:i/>
          <w:iCs/>
        </w:rPr>
        <w:instrText xml:space="preserve"> ADDIN ZOTERO_ITEM CSL_CITATION {"citationID":"4sS0a41v","properties":{"formattedCitation":"(Leaflet, 2025)","plainCitation":"(Leaflet, 2025)","dontUpdate":true,"noteIndex":0},"citationItems":[{"id":237,"uris":["http://zotero.org/users/15531986/items/IN4F7NZB"],"itemData":{"id":237,"type":"webpage","title":"Leaflet - a JavaScript library for interactive maps","title-short":"Leaflet","URL":"https://leafletjs.com/","accessed":{"date-parts":[["2025",8,10]]},"issued":{"date-parts":[["2025"]]}}}],"schema":"https://github.com/citation-style-language/schema/raw/master/csl-citation.json"} </w:instrText>
      </w:r>
      <w:r>
        <w:rPr>
          <w:i/>
          <w:iCs/>
        </w:rPr>
        <w:fldChar w:fldCharType="separate"/>
      </w:r>
      <w:r w:rsidRPr="00AA4087">
        <w:rPr>
          <w:rFonts w:cs="Arial"/>
        </w:rPr>
        <w:t>(</w:t>
      </w:r>
      <w:r>
        <w:rPr>
          <w:rFonts w:cs="Arial"/>
        </w:rPr>
        <w:t>LEAFLET</w:t>
      </w:r>
      <w:r w:rsidRPr="00AA4087">
        <w:rPr>
          <w:rFonts w:cs="Arial"/>
        </w:rPr>
        <w:t>, 2025)</w:t>
      </w:r>
      <w:r>
        <w:rPr>
          <w:i/>
          <w:iCs/>
        </w:rPr>
        <w:fldChar w:fldCharType="end"/>
      </w:r>
      <w:r w:rsidRPr="00B726CE">
        <w:t xml:space="preserve">. Essa escolha permitiu a renderização ágil de mapas interativos sobre </w:t>
      </w:r>
      <w:r w:rsidRPr="00B726CE">
        <w:lastRenderedPageBreak/>
        <w:t xml:space="preserve">bases do </w:t>
      </w:r>
      <w:r w:rsidRPr="00B726CE">
        <w:rPr>
          <w:i/>
          <w:iCs/>
        </w:rPr>
        <w:t>OpenStreetMap</w:t>
      </w:r>
      <w:r w:rsidRPr="00B726CE">
        <w:t>, facilitando a inspeção visual das parcelas georeferenciadas.</w:t>
      </w:r>
    </w:p>
    <w:p w14:paraId="2D58EE52" w14:textId="77777777" w:rsidR="00BB63C0" w:rsidRPr="00B726CE" w:rsidRDefault="00BB63C0" w:rsidP="00EA3516">
      <w:pPr>
        <w:pStyle w:val="Tpico"/>
      </w:pPr>
      <w:r w:rsidRPr="00B726CE">
        <w:rPr>
          <w:b/>
          <w:bCs/>
        </w:rPr>
        <w:t>Lógica de Negócio:</w:t>
      </w:r>
      <w:r w:rsidRPr="00B726CE">
        <w:t xml:space="preserve"> O sequenciamento dos passos </w:t>
      </w:r>
      <w:r>
        <w:t>–</w:t>
      </w:r>
      <w:r w:rsidRPr="00B726CE">
        <w:t xml:space="preserve"> desde o </w:t>
      </w:r>
      <w:r w:rsidRPr="00B726CE">
        <w:rPr>
          <w:i/>
          <w:iCs/>
        </w:rPr>
        <w:t>upload</w:t>
      </w:r>
      <w:r w:rsidRPr="00B726CE">
        <w:t xml:space="preserve"> dos dados legados até a geração das geometrias finais </w:t>
      </w:r>
      <w:r>
        <w:t>–</w:t>
      </w:r>
      <w:r w:rsidRPr="00B726CE">
        <w:t xml:space="preserve"> foi automatizado para que o fluxo de trabalho pudesse ser replicado de forma consistente em diferentes bases municipais.</w:t>
      </w:r>
    </w:p>
    <w:p w14:paraId="4D70F50C" w14:textId="77777777" w:rsidR="00BB63C0" w:rsidRPr="009B6CCF" w:rsidRDefault="00BB63C0" w:rsidP="0045130D"/>
    <w:p w14:paraId="77708DBA" w14:textId="21D6408D" w:rsidR="006D3D4B" w:rsidRDefault="006D3D4B" w:rsidP="002D729A">
      <w:pPr>
        <w:pStyle w:val="Ttulo2"/>
      </w:pPr>
      <w:bookmarkStart w:id="113" w:name="_Toc226643963"/>
      <w:r w:rsidRPr="009B6CCF">
        <w:t>MÉTODOS</w:t>
      </w:r>
      <w:bookmarkEnd w:id="113"/>
    </w:p>
    <w:p w14:paraId="4AD06F2A" w14:textId="4F2943A3" w:rsidR="00AC49FB" w:rsidRDefault="00AC49FB" w:rsidP="00AC49FB">
      <w:r>
        <w:t xml:space="preserve">A metodologia </w:t>
      </w:r>
      <w:r w:rsidRPr="006B74B0">
        <w:rPr>
          <w:i/>
          <w:iCs/>
        </w:rPr>
        <w:t>SuperCIATA</w:t>
      </w:r>
      <w:r>
        <w:t xml:space="preserve"> </w:t>
      </w:r>
      <w:r w:rsidR="00E84754">
        <w:t>prioriza a</w:t>
      </w:r>
      <w:r>
        <w:t xml:space="preserve"> execução de operações de manipulação e análise de dados estruturadas em linguagem SQL (</w:t>
      </w:r>
      <w:r w:rsidRPr="00AC49FB">
        <w:rPr>
          <w:i/>
          <w:iCs/>
        </w:rPr>
        <w:t>Structured Query Language</w:t>
      </w:r>
      <w:r>
        <w:t xml:space="preserve">), processadas diretamente em Sistemas Gerenciadores de Bancos de Dados Relacionais (SGBDR). Essa escolha técnica justifica-se pela </w:t>
      </w:r>
      <w:r w:rsidR="00140264">
        <w:t xml:space="preserve">reconhecida </w:t>
      </w:r>
      <w:r>
        <w:t xml:space="preserve">eficiência e padronização desses sistemas. Em etapas específicas de processamento de dados, a robustez da álgebra relacional permite que </w:t>
      </w:r>
      <w:r w:rsidR="00E84754">
        <w:t>as operações</w:t>
      </w:r>
      <w:r>
        <w:t xml:space="preserve"> seja</w:t>
      </w:r>
      <w:r w:rsidR="00E84754">
        <w:t>m</w:t>
      </w:r>
      <w:r>
        <w:t xml:space="preserve"> integralmente executad</w:t>
      </w:r>
      <w:r w:rsidR="00E84754">
        <w:t>as</w:t>
      </w:r>
      <w:r>
        <w:t xml:space="preserve"> via banco de dados, prescindindo do desenvolvimento de aplicações de </w:t>
      </w:r>
      <w:r w:rsidRPr="00733262">
        <w:rPr>
          <w:i/>
          <w:iCs/>
        </w:rPr>
        <w:t>software</w:t>
      </w:r>
      <w:r>
        <w:t xml:space="preserve"> em sentido estrito.</w:t>
      </w:r>
    </w:p>
    <w:p w14:paraId="25E6134D" w14:textId="386DD0A5" w:rsidR="008C2296" w:rsidRDefault="00AC49FB" w:rsidP="00AC49FB">
      <w:r>
        <w:t xml:space="preserve">Contudo, para etapas que exigem maior complexidade computacional, cálculos geométricos específicos ou a necessidade de interfaces de visualização dinâmica, a metodologia recorre ao uso de linguagens de programação convencionais, como </w:t>
      </w:r>
      <w:r w:rsidRPr="00AE6D83">
        <w:rPr>
          <w:i/>
          <w:iCs/>
        </w:rPr>
        <w:t>JavaScript</w:t>
      </w:r>
      <w:r>
        <w:t>, aliada a bibliotecas especializadas. Essa abordagem híbrida garante a flexibilidade necessária para o tratamento de bases geoespaciais e a apresentação intuitiva dos resultados obtidos.</w:t>
      </w:r>
    </w:p>
    <w:p w14:paraId="34C5C836" w14:textId="31903567" w:rsidR="001E4097" w:rsidRDefault="00D82871" w:rsidP="00EF7089">
      <w:pPr>
        <w:pStyle w:val="Ttulo3"/>
      </w:pPr>
      <w:bookmarkStart w:id="114" w:name="_Toc226643964"/>
      <w:r w:rsidRPr="00D82871">
        <w:t>Análise da Persistência Estrutural do Modelo CIATA</w:t>
      </w:r>
      <w:bookmarkEnd w:id="114"/>
    </w:p>
    <w:p w14:paraId="2466DC9E" w14:textId="6C4BD8B7" w:rsidR="005345FF" w:rsidRPr="009B6CCF" w:rsidRDefault="005345FF" w:rsidP="005345FF">
      <w:r w:rsidRPr="009B6CCF">
        <w:t xml:space="preserve">Uma das premissas do trabalho é que os sistemas de cadastros </w:t>
      </w:r>
      <w:r>
        <w:t xml:space="preserve">territoriais </w:t>
      </w:r>
      <w:r w:rsidRPr="009B6CCF">
        <w:t xml:space="preserve">atuais ainda utilizam, mesmo que parcialmente, o método de identificação usado originalmente pelo CIATA. Esta estrutura fundamenta-se na hierarquia sequencial de </w:t>
      </w:r>
      <w:r w:rsidRPr="005E02F1">
        <w:t>Setor, Quadra</w:t>
      </w:r>
      <w:r w:rsidRPr="009B6CCF">
        <w:t xml:space="preserve"> e </w:t>
      </w:r>
      <w:r w:rsidRPr="005E02F1">
        <w:t>Lote</w:t>
      </w:r>
      <w:r w:rsidRPr="009B6CCF">
        <w:t>. Para quantificar a prevalência desse padrão nos municípios brasileiros, adotou-se uma metodologia de triangulação de dados composta por quatro frentes de investigação:</w:t>
      </w:r>
    </w:p>
    <w:p w14:paraId="192A62E8" w14:textId="0AB4FB97" w:rsidR="005345FF" w:rsidRPr="00140264" w:rsidRDefault="005345FF" w:rsidP="00EA3516">
      <w:pPr>
        <w:pStyle w:val="Tpico"/>
      </w:pPr>
      <w:r w:rsidRPr="00E910D5">
        <w:lastRenderedPageBreak/>
        <w:t xml:space="preserve">Levantamento </w:t>
      </w:r>
      <w:r w:rsidRPr="00E910D5">
        <w:rPr>
          <w:i/>
          <w:iCs/>
        </w:rPr>
        <w:t>in loco</w:t>
      </w:r>
      <w:r w:rsidRPr="00140264">
        <w:t xml:space="preserve">: </w:t>
      </w:r>
      <w:r w:rsidR="00140264">
        <w:t>v</w:t>
      </w:r>
      <w:r w:rsidRPr="00140264">
        <w:t>isita técnica a 13 administrações municipais;</w:t>
      </w:r>
    </w:p>
    <w:p w14:paraId="0A211907" w14:textId="5C247BD6" w:rsidR="005345FF" w:rsidRPr="009B6CCF" w:rsidRDefault="005345FF" w:rsidP="00EA3516">
      <w:pPr>
        <w:pStyle w:val="Tpico"/>
      </w:pPr>
      <w:r w:rsidRPr="00E910D5">
        <w:t>Análise documental</w:t>
      </w:r>
      <w:r w:rsidRPr="00140264">
        <w:t>:</w:t>
      </w:r>
      <w:r w:rsidRPr="009B6CCF">
        <w:t xml:space="preserve"> </w:t>
      </w:r>
      <w:r w:rsidR="00140264">
        <w:t>i</w:t>
      </w:r>
      <w:r w:rsidRPr="009B6CCF">
        <w:t>nspeção visual de 57 modelos de carnês de IPTU disponíveis na Internet;</w:t>
      </w:r>
    </w:p>
    <w:p w14:paraId="32C9E49B" w14:textId="7EAFB27B" w:rsidR="005345FF" w:rsidRPr="009B6CCF" w:rsidRDefault="005345FF" w:rsidP="00EA3516">
      <w:pPr>
        <w:pStyle w:val="Tpico"/>
      </w:pPr>
      <w:r w:rsidRPr="00E910D5">
        <w:t>Mineração de Dados</w:t>
      </w:r>
      <w:r w:rsidRPr="00140264">
        <w:t>:</w:t>
      </w:r>
      <w:r w:rsidRPr="009B6CCF">
        <w:t xml:space="preserve"> </w:t>
      </w:r>
      <w:r w:rsidR="00140264">
        <w:t>c</w:t>
      </w:r>
      <w:r w:rsidRPr="009B6CCF">
        <w:t>onsulta às bases de dados do SINTER/CadUrb;</w:t>
      </w:r>
    </w:p>
    <w:p w14:paraId="0653D798" w14:textId="355F0E8C" w:rsidR="005345FF" w:rsidRPr="009B6CCF" w:rsidRDefault="005345FF" w:rsidP="00EA3516">
      <w:pPr>
        <w:pStyle w:val="Tpico"/>
      </w:pPr>
      <w:r w:rsidRPr="00E910D5">
        <w:t>Recuperação de Informação</w:t>
      </w:r>
      <w:r w:rsidRPr="00140264">
        <w:t>:</w:t>
      </w:r>
      <w:r w:rsidRPr="009B6CCF">
        <w:t xml:space="preserve"> </w:t>
      </w:r>
      <w:r w:rsidR="00140264">
        <w:t>c</w:t>
      </w:r>
      <w:r w:rsidRPr="009B6CCF">
        <w:t xml:space="preserve">onsultas automatizadas via </w:t>
      </w:r>
      <w:r w:rsidRPr="009B6CCF">
        <w:rPr>
          <w:i/>
          <w:iCs/>
        </w:rPr>
        <w:t>Google Programmable Search Engine</w:t>
      </w:r>
      <w:r w:rsidRPr="009B6CCF">
        <w:rPr>
          <w:rStyle w:val="Refdenotaderodap"/>
        </w:rPr>
        <w:footnoteReference w:id="4"/>
      </w:r>
      <w:r w:rsidRPr="009B6CCF">
        <w:t xml:space="preserve"> (</w:t>
      </w:r>
      <w:r w:rsidRPr="009B6CCF">
        <w:rPr>
          <w:i/>
          <w:iCs/>
        </w:rPr>
        <w:t>GPSE</w:t>
      </w:r>
      <w:r w:rsidRPr="009B6CCF">
        <w:t>).</w:t>
      </w:r>
    </w:p>
    <w:p w14:paraId="6D25BCE2" w14:textId="5982880E" w:rsidR="005345FF" w:rsidRPr="00200A9B" w:rsidRDefault="005345FF" w:rsidP="005345FF">
      <w:r w:rsidRPr="009B6CCF">
        <w:t>Nesta última etapa, utilizou-se a API</w:t>
      </w:r>
      <w:r w:rsidRPr="009B6CCF">
        <w:rPr>
          <w:rStyle w:val="Refdenotaderodap"/>
        </w:rPr>
        <w:footnoteReference w:id="5"/>
      </w:r>
      <w:r w:rsidRPr="009B6CCF">
        <w:t xml:space="preserve"> do GPSE para realizar buscas estruturadas associando o termo "IPTU" aos descritores "SETOR", "QUADRA" e "LOTE", aplicadas individualmente aos 5.570 municípios brasileiros. As três primeiras modalidades de pesquisa serviram como base de controle para validar a acurácia dos resultados obtidos via GPSE.</w:t>
      </w:r>
    </w:p>
    <w:p w14:paraId="33FA067E" w14:textId="3C1ADCA1" w:rsidR="006D3D4B" w:rsidRPr="009B6CCF" w:rsidRDefault="006D3D4B" w:rsidP="00093FBB">
      <w:pPr>
        <w:pStyle w:val="Ttulo3"/>
      </w:pPr>
      <w:bookmarkStart w:id="115" w:name="_Toc226643965"/>
      <w:r w:rsidRPr="009B6CCF">
        <w:t xml:space="preserve">Obtenção </w:t>
      </w:r>
      <w:r w:rsidR="000F38F3" w:rsidRPr="009B6CCF">
        <w:t xml:space="preserve">e tratamento </w:t>
      </w:r>
      <w:r w:rsidRPr="009B6CCF">
        <w:t>d</w:t>
      </w:r>
      <w:r w:rsidR="000F38F3" w:rsidRPr="009B6CCF">
        <w:t>o</w:t>
      </w:r>
      <w:r w:rsidR="00ED51AF" w:rsidRPr="009B6CCF">
        <w:t>s</w:t>
      </w:r>
      <w:r w:rsidRPr="009B6CCF">
        <w:t xml:space="preserve"> </w:t>
      </w:r>
      <w:r w:rsidR="00ED51AF" w:rsidRPr="009B6CCF">
        <w:t>p</w:t>
      </w:r>
      <w:r w:rsidRPr="009B6CCF">
        <w:t>ontos do IBGE</w:t>
      </w:r>
      <w:bookmarkEnd w:id="115"/>
    </w:p>
    <w:p w14:paraId="7A1C9406" w14:textId="00594CAD" w:rsidR="00D92A18" w:rsidRPr="009B6CCF" w:rsidRDefault="00A34035" w:rsidP="0079745C">
      <w:r w:rsidRPr="009B6CCF">
        <w:t xml:space="preserve">A padronização </w:t>
      </w:r>
      <w:r w:rsidR="00F37849" w:rsidRPr="009B6CCF">
        <w:t xml:space="preserve">da estrutura e </w:t>
      </w:r>
      <w:r w:rsidR="00BA329C" w:rsidRPr="009B6CCF">
        <w:t xml:space="preserve">do </w:t>
      </w:r>
      <w:r w:rsidR="00F37849" w:rsidRPr="009B6CCF">
        <w:t>conteúdo dos dados</w:t>
      </w:r>
      <w:r w:rsidRPr="009B6CCF">
        <w:t>, a disponibilidade pública e a documentação técnica do CNEFE favorece</w:t>
      </w:r>
      <w:ins w:id="116" w:author="Ednez Gomes Tavares" w:date="2026-04-10T11:43:00Z" w16du:dateUtc="2026-04-10T14:43:00Z">
        <w:r w:rsidR="00140264">
          <w:t>ra</w:t>
        </w:r>
      </w:ins>
      <w:r w:rsidRPr="009B6CCF">
        <w:t xml:space="preserve">m a interoperabilidade e a integração de seus registros em ambientes de bancos de dados relacionais. </w:t>
      </w:r>
      <w:r w:rsidR="007D7ADB" w:rsidRPr="009B6CCF">
        <w:t>O fluxo de</w:t>
      </w:r>
      <w:r w:rsidR="00B70D2B" w:rsidRPr="009B6CCF">
        <w:t xml:space="preserve"> ingestão</w:t>
      </w:r>
      <w:r w:rsidR="00395EFF">
        <w:rPr>
          <w:rStyle w:val="Refdenotaderodap"/>
        </w:rPr>
        <w:footnoteReference w:id="6"/>
      </w:r>
      <w:r w:rsidR="00B70D2B" w:rsidRPr="009B6CCF">
        <w:t xml:space="preserve"> dos dados </w:t>
      </w:r>
      <w:r w:rsidR="007D7ADB" w:rsidRPr="009B6CCF">
        <w:t>inicia</w:t>
      </w:r>
      <w:r w:rsidR="00964FDF" w:rsidRPr="009B6CCF">
        <w:t>-se</w:t>
      </w:r>
      <w:r w:rsidR="007D7ADB" w:rsidRPr="009B6CCF">
        <w:t xml:space="preserve"> </w:t>
      </w:r>
      <w:r w:rsidR="00B70D2B" w:rsidRPr="009B6CCF">
        <w:t xml:space="preserve">com </w:t>
      </w:r>
      <w:r w:rsidR="006D3D4B" w:rsidRPr="009B6CCF">
        <w:t xml:space="preserve">o </w:t>
      </w:r>
      <w:r w:rsidR="006D3D4B" w:rsidRPr="009B6CCF">
        <w:rPr>
          <w:i/>
          <w:iCs/>
        </w:rPr>
        <w:t>download</w:t>
      </w:r>
      <w:r w:rsidR="006D3D4B" w:rsidRPr="009B6CCF">
        <w:t xml:space="preserve"> do arquivo </w:t>
      </w:r>
      <w:r w:rsidR="00C972FB" w:rsidRPr="009B6CCF">
        <w:t xml:space="preserve">em </w:t>
      </w:r>
      <w:r w:rsidR="007E2C4F" w:rsidRPr="009B6CCF">
        <w:t xml:space="preserve">formato </w:t>
      </w:r>
      <w:r w:rsidR="00870369" w:rsidRPr="009B6CCF">
        <w:t xml:space="preserve">tabular </w:t>
      </w:r>
      <w:r w:rsidR="007E2C4F" w:rsidRPr="009B6CCF">
        <w:t xml:space="preserve">CSV </w:t>
      </w:r>
      <w:r w:rsidR="00EA2307" w:rsidRPr="009B6CCF">
        <w:t xml:space="preserve">diretamente </w:t>
      </w:r>
      <w:r w:rsidR="005077D4" w:rsidRPr="009B6CCF">
        <w:t xml:space="preserve">do </w:t>
      </w:r>
      <w:r w:rsidR="004A09E1" w:rsidRPr="009B6CCF">
        <w:t xml:space="preserve">repositório </w:t>
      </w:r>
      <w:r w:rsidR="005077D4" w:rsidRPr="009B6CCF">
        <w:t>do IBGE</w:t>
      </w:r>
      <w:r w:rsidR="006B1C28" w:rsidRPr="009B6CCF">
        <w:t xml:space="preserve"> </w:t>
      </w:r>
      <w:r w:rsidR="00BC5386" w:rsidRPr="009B6CCF">
        <w:fldChar w:fldCharType="begin"/>
      </w:r>
      <w:r w:rsidR="004975CD" w:rsidRPr="009B6CCF">
        <w:instrText xml:space="preserve"> ADDIN ZOTERO_ITEM CSL_CITATION {"citationID":"W2ySS0KN","properties":{"formattedCitation":"(Downloads | IBGE, 2025)","plainCitation":"(Downloads | IBGE, 2025)","dontUpdate":true,"noteIndex":0},"citationItems":[{"id":222,"uris":["http://zotero.org/users/15531986/items/82GFF8DE"],"itemData":{"id":222,"type":"webpage","title":"Downloads | IBGE","URL":"https://ftp.ibge.gov.br/Perfil_Municipios/2019/Base_de_Dados/","accessed":{"date-parts":[["2025",7,19]]},"issued":{"date-parts":[["2025"]]}}}],"schema":"https://github.com/citation-style-language/schema/raw/master/csl-citation.json"} </w:instrText>
      </w:r>
      <w:r w:rsidR="00BC5386" w:rsidRPr="009B6CCF">
        <w:fldChar w:fldCharType="separate"/>
      </w:r>
      <w:r w:rsidR="00BC5386" w:rsidRPr="009B6CCF">
        <w:rPr>
          <w:rFonts w:cs="Arial"/>
        </w:rPr>
        <w:t>(2025)</w:t>
      </w:r>
      <w:r w:rsidR="00BC5386" w:rsidRPr="009B6CCF">
        <w:fldChar w:fldCharType="end"/>
      </w:r>
      <w:r w:rsidR="00030F79" w:rsidRPr="009B6CCF">
        <w:rPr>
          <w:rFonts w:cs="Arial"/>
        </w:rPr>
        <w:t xml:space="preserve">, seguido </w:t>
      </w:r>
      <w:r w:rsidR="00B00D88" w:rsidRPr="009B6CCF">
        <w:rPr>
          <w:rFonts w:cs="Arial"/>
        </w:rPr>
        <w:t xml:space="preserve">pelo uso da ferramenta de importação </w:t>
      </w:r>
      <w:r w:rsidR="004D2B8F" w:rsidRPr="009B6CCF">
        <w:rPr>
          <w:rFonts w:cs="Arial"/>
        </w:rPr>
        <w:t>nativa do S</w:t>
      </w:r>
      <w:r w:rsidR="0049559E" w:rsidRPr="009B6CCF">
        <w:rPr>
          <w:rFonts w:cs="Arial"/>
        </w:rPr>
        <w:t>istema Gerenciador de Bancos de Dados (SGBD)</w:t>
      </w:r>
      <w:r w:rsidR="004D2B8F" w:rsidRPr="009B6CCF">
        <w:rPr>
          <w:rFonts w:cs="Arial"/>
        </w:rPr>
        <w:t xml:space="preserve"> </w:t>
      </w:r>
      <w:r w:rsidR="00CE25AB" w:rsidRPr="009B6CCF">
        <w:rPr>
          <w:rFonts w:cs="Arial"/>
        </w:rPr>
        <w:t>adotado</w:t>
      </w:r>
      <w:r w:rsidR="00522D96" w:rsidRPr="009B6CCF">
        <w:rPr>
          <w:rFonts w:cs="Arial"/>
        </w:rPr>
        <w:t>.</w:t>
      </w:r>
    </w:p>
    <w:p w14:paraId="19D7D53C" w14:textId="5E6118E9" w:rsidR="006D3D4B" w:rsidRPr="009B6CCF" w:rsidRDefault="00985AE5" w:rsidP="0079745C">
      <w:r w:rsidRPr="009B6CCF">
        <w:t>Nesta fase inicial, a estratégia metodológica consist</w:t>
      </w:r>
      <w:r w:rsidR="00F55083">
        <w:t>iu</w:t>
      </w:r>
      <w:r w:rsidRPr="009B6CCF">
        <w:t xml:space="preserve"> na importação integral do conjunto de dados municipal</w:t>
      </w:r>
      <w:r w:rsidR="00A86EE9" w:rsidRPr="009B6CCF">
        <w:t>. Posteriormente</w:t>
      </w:r>
      <w:r w:rsidRPr="009B6CCF">
        <w:t xml:space="preserve"> </w:t>
      </w:r>
      <w:r w:rsidR="00D12F46">
        <w:t>foram</w:t>
      </w:r>
      <w:r w:rsidR="001E356A" w:rsidRPr="009B6CCF">
        <w:t xml:space="preserve"> feitas </w:t>
      </w:r>
      <w:r w:rsidRPr="009B6CCF">
        <w:t>as filtragens de registros e as projeções de atributos via linguagem SQL (</w:t>
      </w:r>
      <w:r w:rsidRPr="009B6CCF">
        <w:rPr>
          <w:i/>
          <w:iCs/>
        </w:rPr>
        <w:t>Structured Query Language</w:t>
      </w:r>
      <w:r w:rsidRPr="009B6CCF">
        <w:t>)</w:t>
      </w:r>
      <w:r w:rsidR="00CC754D" w:rsidRPr="009B6CCF">
        <w:t xml:space="preserve"> necessárias</w:t>
      </w:r>
      <w:r w:rsidRPr="009B6CCF">
        <w:t xml:space="preserve">. A adoção do SQL fundamenta-se em sua capacidade de realizar operações baseadas na álgebra relacional de forma padronizada e eficiente </w:t>
      </w:r>
      <w:r w:rsidR="005547EC" w:rsidRPr="009B6CCF">
        <w:fldChar w:fldCharType="begin"/>
      </w:r>
      <w:r w:rsidR="00C84FA4">
        <w:instrText xml:space="preserve"> ADDIN ZOTERO_ITEM CSL_CITATION {"citationID":"QlLAXRcJ","properties":{"formattedCitation":"(Date,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005547EC" w:rsidRPr="009B6CCF">
        <w:fldChar w:fldCharType="separate"/>
      </w:r>
      <w:r w:rsidR="005547EC" w:rsidRPr="009B6CCF">
        <w:rPr>
          <w:rFonts w:cs="Arial"/>
        </w:rPr>
        <w:t>(</w:t>
      </w:r>
      <w:r w:rsidR="00717E19">
        <w:rPr>
          <w:rFonts w:cs="Arial"/>
        </w:rPr>
        <w:t>DATE</w:t>
      </w:r>
      <w:r w:rsidR="005547EC" w:rsidRPr="009B6CCF">
        <w:rPr>
          <w:rFonts w:cs="Arial"/>
        </w:rPr>
        <w:t>, 2004)</w:t>
      </w:r>
      <w:r w:rsidR="005547EC" w:rsidRPr="009B6CCF">
        <w:fldChar w:fldCharType="end"/>
      </w:r>
      <w:r w:rsidR="006D3D4B" w:rsidRPr="009B6CCF">
        <w:t>.</w:t>
      </w:r>
    </w:p>
    <w:p w14:paraId="5C07E353" w14:textId="0389705A" w:rsidR="005B57D0" w:rsidRPr="009B6CCF" w:rsidRDefault="00D75CEC" w:rsidP="00EF7089">
      <w:pPr>
        <w:pStyle w:val="Ttulo4"/>
      </w:pPr>
      <w:commentRangeStart w:id="117"/>
      <w:r w:rsidRPr="009B6CCF">
        <w:lastRenderedPageBreak/>
        <w:t>Tabela CN_</w:t>
      </w:r>
      <w:r w:rsidRPr="00EC0993">
        <w:t>PONTOS</w:t>
      </w:r>
      <w:commentRangeEnd w:id="117"/>
      <w:r w:rsidR="00A81D57" w:rsidRPr="009B6CCF">
        <w:rPr>
          <w:rStyle w:val="Refdecomentrio"/>
          <w:sz w:val="24"/>
          <w:szCs w:val="22"/>
        </w:rPr>
        <w:commentReference w:id="117"/>
      </w:r>
    </w:p>
    <w:p w14:paraId="43026505" w14:textId="491269EA" w:rsidR="00DD6204" w:rsidRDefault="009B2A2F" w:rsidP="00964850">
      <w:pPr>
        <w:rPr>
          <w:ins w:id="118" w:author="Ednez Gomes Tavares" w:date="2026-04-10T11:44:00Z" w16du:dateUtc="2026-04-10T14:44:00Z"/>
        </w:rPr>
      </w:pPr>
      <w:r w:rsidRPr="009B6CCF">
        <w:t xml:space="preserve">Os dados brutos </w:t>
      </w:r>
      <w:r w:rsidR="00D12F46">
        <w:t>foram</w:t>
      </w:r>
      <w:r w:rsidRPr="009B6CCF">
        <w:t xml:space="preserve"> inicialmente armazenados na tabela CN_PONTOS, cuja estrutura de colunas replica integralmente os cabeçalhos contidos no arquivo CSV original do CNEFE</w:t>
      </w:r>
      <w:r w:rsidR="00D824E4" w:rsidRPr="009B6CCF">
        <w:t xml:space="preserve"> (</w:t>
      </w:r>
      <w:r w:rsidR="00D824E4" w:rsidRPr="009B6CCF">
        <w:fldChar w:fldCharType="begin"/>
      </w:r>
      <w:r w:rsidR="00D824E4" w:rsidRPr="009B6CCF">
        <w:instrText xml:space="preserve"> REF _Ref218937171 \h </w:instrText>
      </w:r>
      <w:r w:rsidR="00D824E4" w:rsidRPr="009B6CCF">
        <w:fldChar w:fldCharType="separate"/>
      </w:r>
      <w:r w:rsidR="00F02416" w:rsidRPr="009B6CCF">
        <w:t xml:space="preserve">Quadro </w:t>
      </w:r>
      <w:r w:rsidR="00F02416">
        <w:rPr>
          <w:noProof/>
        </w:rPr>
        <w:t>13</w:t>
      </w:r>
      <w:r w:rsidR="00D824E4" w:rsidRPr="009B6CCF">
        <w:fldChar w:fldCharType="end"/>
      </w:r>
      <w:r w:rsidR="00D824E4" w:rsidRPr="009B6CCF">
        <w:t>)</w:t>
      </w:r>
      <w:r w:rsidRPr="009B6CCF">
        <w:t xml:space="preserve">. A opção por preservar a nomenclatura e a tipologia nativas do IBGE nesta etapa visa garantir a integridade referencial e facilitar processos de auditoria, permitindo o confronto direto entre os registros importados e os microdados oficiais. </w:t>
      </w:r>
      <w:r w:rsidR="00AC0044">
        <w:t xml:space="preserve">A tabela </w:t>
      </w:r>
      <w:r w:rsidR="00DA6C86">
        <w:t xml:space="preserve">CN_PONTOS </w:t>
      </w:r>
      <w:r w:rsidRPr="009B6CCF">
        <w:t>atua como uma zona de transição (</w:t>
      </w:r>
      <w:r w:rsidRPr="009B6CCF">
        <w:rPr>
          <w:i/>
          <w:iCs/>
        </w:rPr>
        <w:t>staging area</w:t>
      </w:r>
      <w:r w:rsidR="00616F67" w:rsidRPr="009B6CCF">
        <w:rPr>
          <w:rStyle w:val="Refdenotaderodap"/>
        </w:rPr>
        <w:footnoteReference w:id="7"/>
      </w:r>
      <w:r w:rsidRPr="009B6CCF">
        <w:t>), servindo de base para as operações subsequentes de limpeza, normalização e transformação espacial, sem o risco de perda de informações contextuais presentes na fonte primária.</w:t>
      </w:r>
    </w:p>
    <w:p w14:paraId="765BA4E4" w14:textId="77777777" w:rsidR="00140264" w:rsidRPr="009B6CCF" w:rsidRDefault="00140264" w:rsidP="00964850"/>
    <w:p w14:paraId="366CD48B" w14:textId="752A6DBD" w:rsidR="007C31C2" w:rsidRPr="00E42991" w:rsidRDefault="007C31C2" w:rsidP="00A6278E">
      <w:pPr>
        <w:pStyle w:val="Legenda"/>
        <w:rPr>
          <w:sz w:val="24"/>
          <w:szCs w:val="24"/>
        </w:rPr>
      </w:pPr>
      <w:bookmarkStart w:id="119" w:name="_Ref218937171"/>
      <w:r w:rsidRPr="00E42991">
        <w:rPr>
          <w:sz w:val="24"/>
          <w:szCs w:val="24"/>
        </w:rPr>
        <w:lastRenderedPageBreak/>
        <w:t xml:space="preserve">Quadro </w:t>
      </w:r>
      <w:r w:rsidR="00F02416" w:rsidRPr="00E42991">
        <w:rPr>
          <w:sz w:val="24"/>
          <w:szCs w:val="24"/>
        </w:rPr>
        <w:fldChar w:fldCharType="begin"/>
      </w:r>
      <w:r w:rsidR="00F02416" w:rsidRPr="00E42991">
        <w:rPr>
          <w:sz w:val="24"/>
          <w:szCs w:val="24"/>
        </w:rPr>
        <w:instrText xml:space="preserve"> SEQ Quadro \* ARABIC </w:instrText>
      </w:r>
      <w:r w:rsidR="00F02416" w:rsidRPr="00E42991">
        <w:rPr>
          <w:sz w:val="24"/>
          <w:szCs w:val="24"/>
        </w:rPr>
        <w:fldChar w:fldCharType="separate"/>
      </w:r>
      <w:r w:rsidR="00F02416" w:rsidRPr="00E42991">
        <w:rPr>
          <w:noProof/>
          <w:sz w:val="24"/>
          <w:szCs w:val="24"/>
        </w:rPr>
        <w:t>13</w:t>
      </w:r>
      <w:r w:rsidR="00F02416" w:rsidRPr="00E42991">
        <w:rPr>
          <w:noProof/>
          <w:sz w:val="24"/>
          <w:szCs w:val="24"/>
        </w:rPr>
        <w:fldChar w:fldCharType="end"/>
      </w:r>
      <w:bookmarkEnd w:id="119"/>
      <w:r w:rsidR="004B4D10" w:rsidRPr="00E42991">
        <w:rPr>
          <w:sz w:val="24"/>
          <w:szCs w:val="24"/>
        </w:rPr>
        <w:t xml:space="preserve"> –</w:t>
      </w:r>
      <w:r w:rsidRPr="00E42991">
        <w:rPr>
          <w:sz w:val="24"/>
          <w:szCs w:val="24"/>
        </w:rPr>
        <w:t xml:space="preserve"> Estrutura de dados da tabel</w:t>
      </w:r>
      <w:r w:rsidR="00D824E4" w:rsidRPr="00E42991">
        <w:rPr>
          <w:sz w:val="24"/>
          <w:szCs w:val="24"/>
        </w:rPr>
        <w:t>a</w:t>
      </w:r>
      <w:r w:rsidRPr="00E42991">
        <w:rPr>
          <w:sz w:val="24"/>
          <w:szCs w:val="24"/>
        </w:rPr>
        <w:t xml:space="preserve"> CN_PONTOS</w:t>
      </w:r>
    </w:p>
    <w:tbl>
      <w:tblPr>
        <w:tblStyle w:val="Tabelacomgrade"/>
        <w:tblW w:w="0" w:type="auto"/>
        <w:tblLook w:val="04A0" w:firstRow="1" w:lastRow="0" w:firstColumn="1" w:lastColumn="0" w:noHBand="0" w:noVBand="1"/>
      </w:tblPr>
      <w:tblGrid>
        <w:gridCol w:w="9061"/>
      </w:tblGrid>
      <w:tr w:rsidR="00DD6204" w:rsidRPr="009B6CCF" w14:paraId="198BC678" w14:textId="77777777" w:rsidTr="00926561">
        <w:tc>
          <w:tcPr>
            <w:tcW w:w="9061" w:type="dxa"/>
          </w:tcPr>
          <w:p w14:paraId="31E371FE" w14:textId="77777777" w:rsidR="00C757FE" w:rsidRPr="00EE3790" w:rsidRDefault="00C757FE" w:rsidP="004853F5">
            <w:pPr>
              <w:pStyle w:val="Codigo"/>
              <w:keepNext/>
              <w:widowControl w:val="0"/>
              <w:rPr>
                <w:b/>
                <w:bCs/>
              </w:rPr>
            </w:pPr>
          </w:p>
          <w:p w14:paraId="073EA5D0" w14:textId="2D4457A7" w:rsidR="004853F5" w:rsidRPr="00EE3790" w:rsidRDefault="004853F5" w:rsidP="00C757FE">
            <w:pPr>
              <w:pStyle w:val="Codigo"/>
              <w:rPr>
                <w:lang w:val="es-ES"/>
              </w:rPr>
            </w:pPr>
            <w:r w:rsidRPr="00EE3790">
              <w:rPr>
                <w:lang w:val="es-ES"/>
              </w:rPr>
              <w:t>Table: CN_PONTOS</w:t>
            </w:r>
          </w:p>
          <w:p w14:paraId="096BCEB1" w14:textId="77777777" w:rsidR="004853F5" w:rsidRPr="00EE3790" w:rsidRDefault="004853F5" w:rsidP="00C757FE">
            <w:pPr>
              <w:pStyle w:val="Codigo"/>
              <w:rPr>
                <w:lang w:val="es-ES"/>
              </w:rPr>
            </w:pPr>
          </w:p>
          <w:p w14:paraId="07E523A3" w14:textId="77777777" w:rsidR="004853F5" w:rsidRPr="00EE3790" w:rsidRDefault="004853F5" w:rsidP="00C757FE">
            <w:pPr>
              <w:pStyle w:val="Codigo"/>
              <w:rPr>
                <w:lang w:val="es-ES"/>
              </w:rPr>
            </w:pPr>
            <w:r w:rsidRPr="00EE3790">
              <w:rPr>
                <w:lang w:val="es-ES"/>
              </w:rPr>
              <w:t>Columns:</w:t>
            </w:r>
          </w:p>
          <w:p w14:paraId="7C94D4B1" w14:textId="0D572806" w:rsidR="004853F5" w:rsidRPr="00BC73BE" w:rsidRDefault="004853F5" w:rsidP="004853F5">
            <w:pPr>
              <w:pStyle w:val="Codigo"/>
              <w:keepNext/>
              <w:widowControl w:val="0"/>
              <w:rPr>
                <w:lang w:val="es-ES"/>
              </w:rPr>
            </w:pPr>
            <w:r w:rsidRPr="00BC73BE">
              <w:rPr>
                <w:lang w:val="es-ES"/>
              </w:rPr>
              <w:t>COD_UNICO_ENDERECO</w:t>
            </w:r>
            <w:r w:rsidRPr="00BC73BE">
              <w:rPr>
                <w:lang w:val="es-ES"/>
              </w:rPr>
              <w:tab/>
            </w:r>
            <w:r w:rsidRPr="00BC73BE">
              <w:rPr>
                <w:lang w:val="es-ES"/>
              </w:rPr>
              <w:tab/>
            </w:r>
            <w:r w:rsidR="007C31C2" w:rsidRPr="00BC73BE">
              <w:rPr>
                <w:lang w:val="es-ES"/>
              </w:rPr>
              <w:tab/>
            </w:r>
            <w:r w:rsidRPr="00BC73BE">
              <w:rPr>
                <w:lang w:val="es-ES"/>
              </w:rPr>
              <w:t xml:space="preserve">varchar(20) </w:t>
            </w:r>
          </w:p>
          <w:p w14:paraId="74B07825" w14:textId="63A721BA" w:rsidR="004853F5" w:rsidRPr="00BC73BE" w:rsidRDefault="004853F5" w:rsidP="004853F5">
            <w:pPr>
              <w:pStyle w:val="Codigo"/>
              <w:keepNext/>
              <w:widowControl w:val="0"/>
              <w:rPr>
                <w:lang w:val="es-ES"/>
              </w:rPr>
            </w:pPr>
            <w:r w:rsidRPr="00BC73BE">
              <w:rPr>
                <w:lang w:val="es-ES"/>
              </w:rPr>
              <w:t>COD_UF</w:t>
            </w:r>
            <w:r w:rsidRPr="00BC73BE">
              <w:rPr>
                <w:lang w:val="es-ES"/>
              </w:rPr>
              <w:tab/>
            </w:r>
            <w:r w:rsidRPr="00BC73BE">
              <w:rPr>
                <w:lang w:val="es-ES"/>
              </w:rPr>
              <w:tab/>
            </w:r>
            <w:r w:rsidRPr="00BC73BE">
              <w:rPr>
                <w:lang w:val="es-ES"/>
              </w:rPr>
              <w:tab/>
            </w:r>
            <w:r w:rsidRPr="00BC73BE">
              <w:rPr>
                <w:lang w:val="es-ES"/>
              </w:rPr>
              <w:tab/>
            </w:r>
            <w:r w:rsidR="007C31C2" w:rsidRPr="00BC73BE">
              <w:rPr>
                <w:lang w:val="es-ES"/>
              </w:rPr>
              <w:tab/>
            </w:r>
            <w:r w:rsidRPr="00BC73BE">
              <w:rPr>
                <w:lang w:val="es-ES"/>
              </w:rPr>
              <w:t xml:space="preserve">varchar(2) </w:t>
            </w:r>
          </w:p>
          <w:p w14:paraId="30FE085F" w14:textId="1DC5DB94" w:rsidR="004853F5" w:rsidRPr="00BC73BE" w:rsidRDefault="004853F5" w:rsidP="004853F5">
            <w:pPr>
              <w:pStyle w:val="Codigo"/>
              <w:keepNext/>
              <w:widowControl w:val="0"/>
              <w:rPr>
                <w:lang w:val="es-ES"/>
              </w:rPr>
            </w:pPr>
            <w:r w:rsidRPr="00BC73BE">
              <w:rPr>
                <w:lang w:val="es-ES"/>
              </w:rPr>
              <w:t>COD_MUNICIPIO</w:t>
            </w:r>
            <w:r w:rsidRPr="00BC73BE">
              <w:rPr>
                <w:lang w:val="es-ES"/>
              </w:rPr>
              <w:tab/>
            </w:r>
            <w:r w:rsidRPr="00BC73BE">
              <w:rPr>
                <w:lang w:val="es-ES"/>
              </w:rPr>
              <w:tab/>
            </w:r>
            <w:r w:rsidRPr="00BC73BE">
              <w:rPr>
                <w:lang w:val="es-ES"/>
              </w:rPr>
              <w:tab/>
            </w:r>
            <w:r w:rsidR="007C31C2" w:rsidRPr="00BC73BE">
              <w:rPr>
                <w:lang w:val="es-ES"/>
              </w:rPr>
              <w:tab/>
            </w:r>
            <w:r w:rsidRPr="00BC73BE">
              <w:rPr>
                <w:lang w:val="es-ES"/>
              </w:rPr>
              <w:t xml:space="preserve">varchar(7) </w:t>
            </w:r>
          </w:p>
          <w:p w14:paraId="1C93F1C4" w14:textId="4A856BAC" w:rsidR="004853F5" w:rsidRPr="00BC73BE" w:rsidRDefault="004853F5" w:rsidP="004853F5">
            <w:pPr>
              <w:pStyle w:val="Codigo"/>
              <w:keepNext/>
              <w:widowControl w:val="0"/>
              <w:rPr>
                <w:lang w:val="es-ES"/>
              </w:rPr>
            </w:pPr>
            <w:r w:rsidRPr="00BC73BE">
              <w:rPr>
                <w:lang w:val="es-ES"/>
              </w:rPr>
              <w:t>COD_DISTRITO</w:t>
            </w:r>
            <w:r w:rsidRPr="00BC73BE">
              <w:rPr>
                <w:lang w:val="es-ES"/>
              </w:rPr>
              <w:tab/>
            </w:r>
            <w:r w:rsidRPr="00BC73BE">
              <w:rPr>
                <w:lang w:val="es-ES"/>
              </w:rPr>
              <w:tab/>
            </w:r>
            <w:r w:rsidRPr="00BC73BE">
              <w:rPr>
                <w:lang w:val="es-ES"/>
              </w:rPr>
              <w:tab/>
            </w:r>
            <w:r w:rsidR="007C31C2" w:rsidRPr="00BC73BE">
              <w:rPr>
                <w:lang w:val="es-ES"/>
              </w:rPr>
              <w:tab/>
            </w:r>
            <w:r w:rsidRPr="00BC73BE">
              <w:rPr>
                <w:lang w:val="es-ES"/>
              </w:rPr>
              <w:t xml:space="preserve">varchar(9) </w:t>
            </w:r>
          </w:p>
          <w:p w14:paraId="72AEAA17" w14:textId="77777777" w:rsidR="004853F5" w:rsidRPr="009B6CCF" w:rsidRDefault="004853F5" w:rsidP="004853F5">
            <w:pPr>
              <w:pStyle w:val="Codigo"/>
              <w:keepNext/>
              <w:widowControl w:val="0"/>
            </w:pPr>
            <w:r w:rsidRPr="009B6CCF">
              <w:t>COD_SUBDISTRITO</w:t>
            </w:r>
            <w:r w:rsidRPr="009B6CCF">
              <w:tab/>
            </w:r>
            <w:r w:rsidRPr="009B6CCF">
              <w:tab/>
            </w:r>
            <w:r w:rsidRPr="009B6CCF">
              <w:tab/>
              <w:t xml:space="preserve">varchar(11) </w:t>
            </w:r>
          </w:p>
          <w:p w14:paraId="31C035E8" w14:textId="7B807415" w:rsidR="004853F5" w:rsidRPr="009B6CCF" w:rsidRDefault="004853F5" w:rsidP="004853F5">
            <w:pPr>
              <w:pStyle w:val="Codigo"/>
              <w:keepNext/>
              <w:widowControl w:val="0"/>
            </w:pPr>
            <w:r w:rsidRPr="009B6CCF">
              <w:t>COD_SETOR</w:t>
            </w:r>
            <w:r w:rsidRPr="009B6CCF">
              <w:tab/>
            </w:r>
            <w:r w:rsidRPr="009B6CCF">
              <w:tab/>
            </w:r>
            <w:r w:rsidRPr="009B6CCF">
              <w:tab/>
            </w:r>
            <w:r w:rsidR="007C31C2" w:rsidRPr="009B6CCF">
              <w:tab/>
            </w:r>
            <w:r w:rsidRPr="009B6CCF">
              <w:t xml:space="preserve">varchar(16) </w:t>
            </w:r>
          </w:p>
          <w:p w14:paraId="35E0E15E" w14:textId="09F2383A" w:rsidR="004853F5" w:rsidRPr="009B6CCF" w:rsidRDefault="004853F5" w:rsidP="004853F5">
            <w:pPr>
              <w:pStyle w:val="Codigo"/>
              <w:keepNext/>
              <w:widowControl w:val="0"/>
            </w:pPr>
            <w:r w:rsidRPr="009B6CCF">
              <w:t>NUM_QUADRA</w:t>
            </w:r>
            <w:r w:rsidRPr="009B6CCF">
              <w:tab/>
            </w:r>
            <w:r w:rsidRPr="009B6CCF">
              <w:tab/>
            </w:r>
            <w:r w:rsidRPr="009B6CCF">
              <w:tab/>
            </w:r>
            <w:r w:rsidR="007C31C2" w:rsidRPr="009B6CCF">
              <w:tab/>
            </w:r>
            <w:r w:rsidRPr="009B6CCF">
              <w:t xml:space="preserve">varchar(3) </w:t>
            </w:r>
          </w:p>
          <w:p w14:paraId="0F32B60F" w14:textId="09DA91CF" w:rsidR="004853F5" w:rsidRPr="009B6CCF" w:rsidRDefault="004853F5" w:rsidP="004853F5">
            <w:pPr>
              <w:pStyle w:val="Codigo"/>
              <w:keepNext/>
              <w:widowControl w:val="0"/>
            </w:pPr>
            <w:r w:rsidRPr="009B6CCF">
              <w:t>NUM_FACE</w:t>
            </w:r>
            <w:r w:rsidRPr="009B6CCF">
              <w:tab/>
            </w:r>
            <w:r w:rsidRPr="009B6CCF">
              <w:tab/>
            </w:r>
            <w:r w:rsidRPr="009B6CCF">
              <w:tab/>
            </w:r>
            <w:r w:rsidR="007C31C2" w:rsidRPr="009B6CCF">
              <w:tab/>
            </w:r>
            <w:r w:rsidR="007C31C2" w:rsidRPr="009B6CCF">
              <w:tab/>
            </w:r>
            <w:r w:rsidRPr="009B6CCF">
              <w:t xml:space="preserve">varchar(3) </w:t>
            </w:r>
          </w:p>
          <w:p w14:paraId="277F07EF" w14:textId="2118751D" w:rsidR="004853F5" w:rsidRPr="009B6CCF" w:rsidRDefault="004853F5" w:rsidP="004853F5">
            <w:pPr>
              <w:pStyle w:val="Codigo"/>
              <w:keepNext/>
              <w:widowControl w:val="0"/>
            </w:pPr>
            <w:r w:rsidRPr="009B6CCF">
              <w:t>CEP</w:t>
            </w:r>
            <w:r w:rsidRPr="009B6CCF">
              <w:tab/>
            </w:r>
            <w:r w:rsidRPr="009B6CCF">
              <w:tab/>
            </w:r>
            <w:r w:rsidRPr="009B6CCF">
              <w:tab/>
            </w:r>
            <w:r w:rsidRPr="009B6CCF">
              <w:tab/>
            </w:r>
            <w:r w:rsidR="007C31C2" w:rsidRPr="009B6CCF">
              <w:tab/>
            </w:r>
            <w:r w:rsidRPr="009B6CCF">
              <w:t xml:space="preserve">varchar(8) </w:t>
            </w:r>
          </w:p>
          <w:p w14:paraId="4F60354A" w14:textId="77777777" w:rsidR="004853F5" w:rsidRPr="009B6CCF" w:rsidRDefault="004853F5" w:rsidP="004853F5">
            <w:pPr>
              <w:pStyle w:val="Codigo"/>
              <w:keepNext/>
              <w:widowControl w:val="0"/>
            </w:pPr>
            <w:r w:rsidRPr="009B6CCF">
              <w:t>DSC_LOCALIDADE</w:t>
            </w:r>
            <w:r w:rsidRPr="009B6CCF">
              <w:tab/>
            </w:r>
            <w:r w:rsidRPr="009B6CCF">
              <w:tab/>
            </w:r>
            <w:r w:rsidRPr="009B6CCF">
              <w:tab/>
              <w:t xml:space="preserve">varchar(50) </w:t>
            </w:r>
          </w:p>
          <w:p w14:paraId="38E92D14" w14:textId="425194E1" w:rsidR="004853F5" w:rsidRPr="009B6CCF" w:rsidRDefault="004853F5" w:rsidP="004853F5">
            <w:pPr>
              <w:pStyle w:val="Codigo"/>
              <w:keepNext/>
              <w:widowControl w:val="0"/>
            </w:pPr>
            <w:r w:rsidRPr="009B6CCF">
              <w:t>NOM_TIPO_SEGLOGR</w:t>
            </w:r>
            <w:r w:rsidRPr="009B6CCF">
              <w:tab/>
            </w:r>
            <w:r w:rsidRPr="009B6CCF">
              <w:tab/>
            </w:r>
            <w:r w:rsidR="007C31C2" w:rsidRPr="009B6CCF">
              <w:tab/>
            </w:r>
            <w:r w:rsidRPr="009B6CCF">
              <w:t xml:space="preserve">varchar(50) </w:t>
            </w:r>
          </w:p>
          <w:p w14:paraId="64731FE5" w14:textId="4EC9502F" w:rsidR="004853F5" w:rsidRPr="009B6CCF" w:rsidRDefault="004853F5" w:rsidP="004853F5">
            <w:pPr>
              <w:pStyle w:val="Codigo"/>
              <w:keepNext/>
              <w:widowControl w:val="0"/>
            </w:pPr>
            <w:r w:rsidRPr="009B6CCF">
              <w:t>NOM_TITULO_SEGLOGR</w:t>
            </w:r>
            <w:r w:rsidRPr="009B6CCF">
              <w:tab/>
            </w:r>
            <w:r w:rsidRPr="009B6CCF">
              <w:tab/>
            </w:r>
            <w:r w:rsidR="007C31C2" w:rsidRPr="009B6CCF">
              <w:tab/>
            </w:r>
            <w:r w:rsidRPr="009B6CCF">
              <w:t xml:space="preserve">varchar(50) </w:t>
            </w:r>
          </w:p>
          <w:p w14:paraId="2F9B86E8" w14:textId="1C15E9C0" w:rsidR="004853F5" w:rsidRPr="009B6CCF" w:rsidRDefault="004853F5" w:rsidP="004853F5">
            <w:pPr>
              <w:pStyle w:val="Codigo"/>
              <w:keepNext/>
              <w:widowControl w:val="0"/>
            </w:pPr>
            <w:r w:rsidRPr="009B6CCF">
              <w:t>NOM_SEGLOGR</w:t>
            </w:r>
            <w:r w:rsidRPr="009B6CCF">
              <w:tab/>
            </w:r>
            <w:r w:rsidRPr="009B6CCF">
              <w:tab/>
            </w:r>
            <w:r w:rsidRPr="009B6CCF">
              <w:tab/>
            </w:r>
            <w:r w:rsidR="007C31C2" w:rsidRPr="009B6CCF">
              <w:tab/>
            </w:r>
            <w:r w:rsidRPr="009B6CCF">
              <w:t xml:space="preserve">varchar(50) </w:t>
            </w:r>
          </w:p>
          <w:p w14:paraId="7C934FA3" w14:textId="0FB539F4" w:rsidR="004853F5" w:rsidRPr="009B6CCF" w:rsidRDefault="004853F5" w:rsidP="004853F5">
            <w:pPr>
              <w:pStyle w:val="Codigo"/>
              <w:keepNext/>
              <w:widowControl w:val="0"/>
            </w:pPr>
            <w:r w:rsidRPr="009B6CCF">
              <w:t>NUM_ENDERECO</w:t>
            </w:r>
            <w:r w:rsidRPr="009B6CCF">
              <w:tab/>
            </w:r>
            <w:r w:rsidRPr="009B6CCF">
              <w:tab/>
            </w:r>
            <w:r w:rsidRPr="009B6CCF">
              <w:tab/>
            </w:r>
            <w:r w:rsidR="007C31C2" w:rsidRPr="009B6CCF">
              <w:tab/>
            </w:r>
            <w:r w:rsidRPr="009B6CCF">
              <w:t xml:space="preserve">varchar(10) </w:t>
            </w:r>
          </w:p>
          <w:p w14:paraId="3A632CDB" w14:textId="77777777" w:rsidR="004853F5" w:rsidRPr="009B6CCF" w:rsidRDefault="004853F5" w:rsidP="004853F5">
            <w:pPr>
              <w:pStyle w:val="Codigo"/>
              <w:keepNext/>
              <w:widowControl w:val="0"/>
            </w:pPr>
            <w:r w:rsidRPr="009B6CCF">
              <w:t>DSC_MODIFICADOR</w:t>
            </w:r>
            <w:r w:rsidRPr="009B6CCF">
              <w:tab/>
            </w:r>
            <w:r w:rsidRPr="009B6CCF">
              <w:tab/>
            </w:r>
            <w:r w:rsidRPr="009B6CCF">
              <w:tab/>
              <w:t xml:space="preserve">varchar(20) </w:t>
            </w:r>
          </w:p>
          <w:p w14:paraId="09BCA527" w14:textId="77777777" w:rsidR="004853F5" w:rsidRPr="009B6CCF" w:rsidRDefault="004853F5" w:rsidP="004853F5">
            <w:pPr>
              <w:pStyle w:val="Codigo"/>
              <w:keepNext/>
              <w:widowControl w:val="0"/>
            </w:pPr>
            <w:r w:rsidRPr="009B6CCF">
              <w:t>NOM_COMP_ELEM1</w:t>
            </w:r>
            <w:r w:rsidRPr="009B6CCF">
              <w:tab/>
            </w:r>
            <w:r w:rsidRPr="009B6CCF">
              <w:tab/>
            </w:r>
            <w:r w:rsidRPr="009B6CCF">
              <w:tab/>
              <w:t xml:space="preserve">varchar(20) </w:t>
            </w:r>
          </w:p>
          <w:p w14:paraId="2518899C" w14:textId="77777777" w:rsidR="004853F5" w:rsidRPr="009B6CCF" w:rsidRDefault="004853F5" w:rsidP="004853F5">
            <w:pPr>
              <w:pStyle w:val="Codigo"/>
              <w:keepNext/>
              <w:widowControl w:val="0"/>
            </w:pPr>
            <w:r w:rsidRPr="009B6CCF">
              <w:t>VAL_COMP_ELEM1</w:t>
            </w:r>
            <w:r w:rsidRPr="009B6CCF">
              <w:tab/>
            </w:r>
            <w:r w:rsidRPr="009B6CCF">
              <w:tab/>
            </w:r>
            <w:r w:rsidRPr="009B6CCF">
              <w:tab/>
              <w:t xml:space="preserve">varchar(20) </w:t>
            </w:r>
          </w:p>
          <w:p w14:paraId="3963E13E" w14:textId="77777777" w:rsidR="004853F5" w:rsidRPr="009B6CCF" w:rsidRDefault="004853F5" w:rsidP="004853F5">
            <w:pPr>
              <w:pStyle w:val="Codigo"/>
              <w:keepNext/>
              <w:widowControl w:val="0"/>
            </w:pPr>
            <w:r w:rsidRPr="009B6CCF">
              <w:t>NOM_COMP_ELEM2</w:t>
            </w:r>
            <w:r w:rsidRPr="009B6CCF">
              <w:tab/>
            </w:r>
            <w:r w:rsidRPr="009B6CCF">
              <w:tab/>
            </w:r>
            <w:r w:rsidRPr="009B6CCF">
              <w:tab/>
              <w:t xml:space="preserve">varchar(20) </w:t>
            </w:r>
          </w:p>
          <w:p w14:paraId="47C4CA82" w14:textId="77777777" w:rsidR="004853F5" w:rsidRPr="009B6CCF" w:rsidRDefault="004853F5" w:rsidP="004853F5">
            <w:pPr>
              <w:pStyle w:val="Codigo"/>
              <w:keepNext/>
              <w:widowControl w:val="0"/>
            </w:pPr>
            <w:r w:rsidRPr="009B6CCF">
              <w:t>VAL_COMP_ELEM2</w:t>
            </w:r>
            <w:r w:rsidRPr="009B6CCF">
              <w:tab/>
            </w:r>
            <w:r w:rsidRPr="009B6CCF">
              <w:tab/>
            </w:r>
            <w:r w:rsidRPr="009B6CCF">
              <w:tab/>
              <w:t xml:space="preserve">varchar(20) </w:t>
            </w:r>
          </w:p>
          <w:p w14:paraId="6399C5E6" w14:textId="77777777" w:rsidR="004853F5" w:rsidRPr="009B6CCF" w:rsidRDefault="004853F5" w:rsidP="004853F5">
            <w:pPr>
              <w:pStyle w:val="Codigo"/>
              <w:keepNext/>
              <w:widowControl w:val="0"/>
            </w:pPr>
            <w:r w:rsidRPr="009B6CCF">
              <w:t>NOM_COMP_ELEM3</w:t>
            </w:r>
            <w:r w:rsidRPr="009B6CCF">
              <w:tab/>
            </w:r>
            <w:r w:rsidRPr="009B6CCF">
              <w:tab/>
            </w:r>
            <w:r w:rsidRPr="009B6CCF">
              <w:tab/>
              <w:t xml:space="preserve">varchar(20) </w:t>
            </w:r>
          </w:p>
          <w:p w14:paraId="1D49FF3E" w14:textId="77777777" w:rsidR="004853F5" w:rsidRPr="009B6CCF" w:rsidRDefault="004853F5" w:rsidP="004853F5">
            <w:pPr>
              <w:pStyle w:val="Codigo"/>
              <w:keepNext/>
              <w:widowControl w:val="0"/>
            </w:pPr>
            <w:r w:rsidRPr="009B6CCF">
              <w:t>VAL_COMP_ELEM3</w:t>
            </w:r>
            <w:r w:rsidRPr="009B6CCF">
              <w:tab/>
            </w:r>
            <w:r w:rsidRPr="009B6CCF">
              <w:tab/>
            </w:r>
            <w:r w:rsidRPr="009B6CCF">
              <w:tab/>
              <w:t xml:space="preserve">varchar(20) </w:t>
            </w:r>
          </w:p>
          <w:p w14:paraId="3AD1BC93" w14:textId="77777777" w:rsidR="004853F5" w:rsidRPr="009B6CCF" w:rsidRDefault="004853F5" w:rsidP="004853F5">
            <w:pPr>
              <w:pStyle w:val="Codigo"/>
              <w:keepNext/>
              <w:widowControl w:val="0"/>
            </w:pPr>
            <w:r w:rsidRPr="009B6CCF">
              <w:t>NOM_COMP_ELEM4</w:t>
            </w:r>
            <w:r w:rsidRPr="009B6CCF">
              <w:tab/>
            </w:r>
            <w:r w:rsidRPr="009B6CCF">
              <w:tab/>
            </w:r>
            <w:r w:rsidRPr="009B6CCF">
              <w:tab/>
              <w:t xml:space="preserve">varchar(20) </w:t>
            </w:r>
          </w:p>
          <w:p w14:paraId="1B3C1F15" w14:textId="77777777" w:rsidR="004853F5" w:rsidRPr="009B6CCF" w:rsidRDefault="004853F5" w:rsidP="004853F5">
            <w:pPr>
              <w:pStyle w:val="Codigo"/>
              <w:keepNext/>
              <w:widowControl w:val="0"/>
            </w:pPr>
            <w:r w:rsidRPr="009B6CCF">
              <w:t>VAL_COMP_ELEM4</w:t>
            </w:r>
            <w:r w:rsidRPr="009B6CCF">
              <w:tab/>
            </w:r>
            <w:r w:rsidRPr="009B6CCF">
              <w:tab/>
            </w:r>
            <w:r w:rsidRPr="009B6CCF">
              <w:tab/>
              <w:t xml:space="preserve">varchar(20) </w:t>
            </w:r>
          </w:p>
          <w:p w14:paraId="6C812DA3" w14:textId="77777777" w:rsidR="004853F5" w:rsidRPr="009B6CCF" w:rsidRDefault="004853F5" w:rsidP="004853F5">
            <w:pPr>
              <w:pStyle w:val="Codigo"/>
              <w:keepNext/>
              <w:widowControl w:val="0"/>
            </w:pPr>
            <w:r w:rsidRPr="009B6CCF">
              <w:t>NOM_COMP_ELEM5</w:t>
            </w:r>
            <w:r w:rsidRPr="009B6CCF">
              <w:tab/>
            </w:r>
            <w:r w:rsidRPr="009B6CCF">
              <w:tab/>
            </w:r>
            <w:r w:rsidRPr="009B6CCF">
              <w:tab/>
              <w:t xml:space="preserve">varchar(20) </w:t>
            </w:r>
          </w:p>
          <w:p w14:paraId="32C0AB38" w14:textId="77777777" w:rsidR="004853F5" w:rsidRPr="009B6CCF" w:rsidRDefault="004853F5" w:rsidP="004853F5">
            <w:pPr>
              <w:pStyle w:val="Codigo"/>
              <w:keepNext/>
              <w:widowControl w:val="0"/>
            </w:pPr>
            <w:r w:rsidRPr="009B6CCF">
              <w:t>VAL_COMP_ELEM5</w:t>
            </w:r>
            <w:r w:rsidRPr="009B6CCF">
              <w:tab/>
            </w:r>
            <w:r w:rsidRPr="009B6CCF">
              <w:tab/>
            </w:r>
            <w:r w:rsidRPr="009B6CCF">
              <w:tab/>
              <w:t xml:space="preserve">varchar(20) </w:t>
            </w:r>
          </w:p>
          <w:p w14:paraId="2475577D" w14:textId="430E0EB6" w:rsidR="004853F5" w:rsidRPr="009B6CCF" w:rsidRDefault="004853F5" w:rsidP="004853F5">
            <w:pPr>
              <w:pStyle w:val="Codigo"/>
              <w:keepNext/>
              <w:widowControl w:val="0"/>
            </w:pPr>
            <w:r w:rsidRPr="009B6CCF">
              <w:t xml:space="preserve">LATITUDE </w:t>
            </w:r>
            <w:r w:rsidRPr="009B6CCF">
              <w:tab/>
            </w:r>
            <w:r w:rsidRPr="009B6CCF">
              <w:tab/>
            </w:r>
            <w:r w:rsidRPr="009B6CCF">
              <w:tab/>
            </w:r>
            <w:r w:rsidR="007C31C2" w:rsidRPr="009B6CCF">
              <w:tab/>
            </w:r>
            <w:r w:rsidRPr="009B6CCF">
              <w:t xml:space="preserve">decimal(10,8) </w:t>
            </w:r>
          </w:p>
          <w:p w14:paraId="44AA2F93" w14:textId="052DA48B" w:rsidR="004853F5" w:rsidRPr="009B6CCF" w:rsidRDefault="004853F5" w:rsidP="004853F5">
            <w:pPr>
              <w:pStyle w:val="Codigo"/>
              <w:keepNext/>
              <w:widowControl w:val="0"/>
            </w:pPr>
            <w:r w:rsidRPr="009B6CCF">
              <w:t xml:space="preserve">LONGITUDE </w:t>
            </w:r>
            <w:r w:rsidRPr="009B6CCF">
              <w:tab/>
            </w:r>
            <w:r w:rsidRPr="009B6CCF">
              <w:tab/>
            </w:r>
            <w:r w:rsidRPr="009B6CCF">
              <w:tab/>
            </w:r>
            <w:r w:rsidR="007C31C2" w:rsidRPr="009B6CCF">
              <w:tab/>
            </w:r>
            <w:r w:rsidRPr="009B6CCF">
              <w:t xml:space="preserve">decimal(10,8) </w:t>
            </w:r>
          </w:p>
          <w:p w14:paraId="4FEFFA16" w14:textId="398D84D5" w:rsidR="004853F5" w:rsidRPr="009B6CCF" w:rsidRDefault="004853F5" w:rsidP="004853F5">
            <w:pPr>
              <w:pStyle w:val="Codigo"/>
              <w:keepNext/>
              <w:widowControl w:val="0"/>
            </w:pPr>
            <w:r w:rsidRPr="009B6CCF">
              <w:t>NV_GEO_COORD</w:t>
            </w:r>
            <w:r w:rsidRPr="009B6CCF">
              <w:tab/>
            </w:r>
            <w:r w:rsidRPr="009B6CCF">
              <w:tab/>
            </w:r>
            <w:r w:rsidRPr="009B6CCF">
              <w:tab/>
            </w:r>
            <w:r w:rsidR="007C31C2" w:rsidRPr="009B6CCF">
              <w:tab/>
            </w:r>
            <w:r w:rsidRPr="009B6CCF">
              <w:t xml:space="preserve">varchar(10) </w:t>
            </w:r>
          </w:p>
          <w:p w14:paraId="4459F61C" w14:textId="77A2BF30" w:rsidR="004853F5" w:rsidRPr="009B6CCF" w:rsidRDefault="004853F5" w:rsidP="004853F5">
            <w:pPr>
              <w:pStyle w:val="Codigo"/>
              <w:keepNext/>
              <w:widowControl w:val="0"/>
            </w:pPr>
            <w:r w:rsidRPr="009B6CCF">
              <w:t>COD_ESPECIE</w:t>
            </w:r>
            <w:r w:rsidRPr="009B6CCF">
              <w:tab/>
            </w:r>
            <w:r w:rsidRPr="009B6CCF">
              <w:tab/>
            </w:r>
            <w:r w:rsidRPr="009B6CCF">
              <w:tab/>
            </w:r>
            <w:r w:rsidR="007C31C2" w:rsidRPr="009B6CCF">
              <w:tab/>
            </w:r>
            <w:r w:rsidRPr="009B6CCF">
              <w:t xml:space="preserve">varchar(10) </w:t>
            </w:r>
          </w:p>
          <w:p w14:paraId="4A435B06" w14:textId="41D731EA" w:rsidR="004853F5" w:rsidRPr="009B6CCF" w:rsidRDefault="004853F5" w:rsidP="004853F5">
            <w:pPr>
              <w:pStyle w:val="Codigo"/>
              <w:keepNext/>
              <w:widowControl w:val="0"/>
            </w:pPr>
            <w:r w:rsidRPr="009B6CCF">
              <w:t>DSC_ESTABELECIMENTO</w:t>
            </w:r>
            <w:r w:rsidRPr="009B6CCF">
              <w:tab/>
            </w:r>
            <w:r w:rsidR="007C31C2" w:rsidRPr="009B6CCF">
              <w:tab/>
            </w:r>
            <w:r w:rsidR="007C31C2" w:rsidRPr="009B6CCF">
              <w:tab/>
            </w:r>
            <w:r w:rsidRPr="009B6CCF">
              <w:t xml:space="preserve">varchar(100) </w:t>
            </w:r>
          </w:p>
          <w:p w14:paraId="1507E0A1" w14:textId="77777777" w:rsidR="004853F5" w:rsidRPr="009B6CCF" w:rsidRDefault="004853F5" w:rsidP="004853F5">
            <w:pPr>
              <w:pStyle w:val="Codigo"/>
              <w:keepNext/>
              <w:widowControl w:val="0"/>
            </w:pPr>
            <w:r w:rsidRPr="009B6CCF">
              <w:t>COD_INDICADOR_ESTAB_ENDERECO</w:t>
            </w:r>
            <w:r w:rsidRPr="009B6CCF">
              <w:tab/>
              <w:t xml:space="preserve">varchar(10) </w:t>
            </w:r>
          </w:p>
          <w:p w14:paraId="6A414618" w14:textId="77777777" w:rsidR="004853F5" w:rsidRPr="009B6CCF" w:rsidRDefault="004853F5" w:rsidP="004853F5">
            <w:pPr>
              <w:pStyle w:val="Codigo"/>
              <w:keepNext/>
              <w:widowControl w:val="0"/>
            </w:pPr>
            <w:r w:rsidRPr="009B6CCF">
              <w:t>COD_INDICADOR_CONST_ENDERECO</w:t>
            </w:r>
            <w:r w:rsidRPr="009B6CCF">
              <w:tab/>
              <w:t xml:space="preserve">varchar(10) </w:t>
            </w:r>
          </w:p>
          <w:p w14:paraId="652AFD1A" w14:textId="77777777" w:rsidR="004853F5" w:rsidRPr="009B6CCF" w:rsidRDefault="004853F5" w:rsidP="004853F5">
            <w:pPr>
              <w:pStyle w:val="Codigo"/>
              <w:keepNext/>
              <w:widowControl w:val="0"/>
            </w:pPr>
            <w:r w:rsidRPr="009B6CCF">
              <w:t>COD_INDICADOR_FINALIDADE_CONST</w:t>
            </w:r>
            <w:r w:rsidRPr="009B6CCF">
              <w:tab/>
              <w:t xml:space="preserve">varchar(10) </w:t>
            </w:r>
          </w:p>
          <w:p w14:paraId="6EAEF7D4" w14:textId="77777777" w:rsidR="00DD6204" w:rsidRDefault="004853F5" w:rsidP="004853F5">
            <w:pPr>
              <w:pStyle w:val="Codigo"/>
              <w:keepNext/>
              <w:widowControl w:val="0"/>
            </w:pPr>
            <w:r w:rsidRPr="009B6CCF">
              <w:t>COD_TIPO_ESPECI</w:t>
            </w:r>
            <w:r w:rsidRPr="009B6CCF">
              <w:tab/>
            </w:r>
            <w:r w:rsidRPr="009B6CCF">
              <w:tab/>
            </w:r>
            <w:r w:rsidRPr="009B6CCF">
              <w:tab/>
              <w:t>varchar(10)</w:t>
            </w:r>
          </w:p>
          <w:p w14:paraId="71DF2B44" w14:textId="3D3CCE59" w:rsidR="00C757FE" w:rsidRPr="009B6CCF" w:rsidRDefault="00C757FE" w:rsidP="004853F5">
            <w:pPr>
              <w:pStyle w:val="Codigo"/>
              <w:keepNext/>
              <w:widowControl w:val="0"/>
            </w:pPr>
          </w:p>
        </w:tc>
      </w:tr>
    </w:tbl>
    <w:p w14:paraId="22499953" w14:textId="641B4030" w:rsidR="00DD6204" w:rsidRPr="009B6CCF" w:rsidRDefault="0015547F" w:rsidP="00E42991">
      <w:pPr>
        <w:pStyle w:val="Legenda"/>
      </w:pPr>
      <w:r w:rsidRPr="009B6CCF">
        <w:t xml:space="preserve">Fonte: IBGE. </w:t>
      </w:r>
      <w:r w:rsidR="0063382C" w:rsidRPr="009B6CCF">
        <w:t xml:space="preserve">Elaboração: </w:t>
      </w:r>
      <w:r w:rsidR="006D54D8">
        <w:t xml:space="preserve">Autor </w:t>
      </w:r>
      <w:r w:rsidR="0063382C" w:rsidRPr="009B6CCF">
        <w:t>(2025)</w:t>
      </w:r>
      <w:ins w:id="120" w:author="Ednez Gomes Tavares" w:date="2026-04-10T11:45:00Z" w16du:dateUtc="2026-04-10T14:45:00Z">
        <w:r w:rsidR="00CC0F30">
          <w:t>.</w:t>
        </w:r>
      </w:ins>
    </w:p>
    <w:p w14:paraId="7EBA34F3" w14:textId="77777777" w:rsidR="001522E5" w:rsidRPr="009B6CCF" w:rsidRDefault="001522E5" w:rsidP="006D3D4B"/>
    <w:p w14:paraId="06DAF7CF" w14:textId="0ED9CDA0" w:rsidR="00DA5D38" w:rsidRPr="009B6CCF" w:rsidRDefault="00DA5D38" w:rsidP="00EF7089">
      <w:pPr>
        <w:pStyle w:val="Ttulo4"/>
      </w:pPr>
      <w:commentRangeStart w:id="121"/>
      <w:r w:rsidRPr="009B6CCF">
        <w:t>Tabela CN_PONTOS_UNICOS</w:t>
      </w:r>
      <w:commentRangeEnd w:id="121"/>
      <w:r w:rsidR="00A81D57" w:rsidRPr="009B6CCF">
        <w:rPr>
          <w:rStyle w:val="Refdecomentrio"/>
          <w:sz w:val="24"/>
          <w:szCs w:val="22"/>
        </w:rPr>
        <w:commentReference w:id="121"/>
      </w:r>
    </w:p>
    <w:p w14:paraId="081C20E3" w14:textId="2B9FFE3E" w:rsidR="006D3D4B" w:rsidRPr="009B6CCF" w:rsidRDefault="00AB6E0A" w:rsidP="00C14970">
      <w:r w:rsidRPr="009B6CCF">
        <w:t xml:space="preserve">Após a etapa de ingestão na tabela CN_PONTOS, os dados </w:t>
      </w:r>
      <w:r w:rsidR="00670C29" w:rsidRPr="00670C29">
        <w:t>foram</w:t>
      </w:r>
      <w:r w:rsidRPr="00670C29">
        <w:t xml:space="preserve"> </w:t>
      </w:r>
      <w:r w:rsidRPr="009B6CCF">
        <w:t>submetidos a uma sequência de transformaç</w:t>
      </w:r>
      <w:r w:rsidR="001A1F49" w:rsidRPr="009B6CCF">
        <w:t>ões</w:t>
      </w:r>
      <w:r w:rsidRPr="009B6CCF">
        <w:t xml:space="preserve"> </w:t>
      </w:r>
      <w:r w:rsidR="001A1F49" w:rsidRPr="009B6CCF">
        <w:t xml:space="preserve">por meio de consultas </w:t>
      </w:r>
      <w:r w:rsidRPr="009B6CCF">
        <w:t xml:space="preserve">SQL. Este processo compreende a filtragem de registros por critérios de acurácia posicional, a projeção de atributos essenciais e a normalização de </w:t>
      </w:r>
      <w:r w:rsidR="0038468C" w:rsidRPr="009B6CCF">
        <w:rPr>
          <w:i/>
          <w:iCs/>
        </w:rPr>
        <w:t>strings</w:t>
      </w:r>
      <w:r w:rsidRPr="009B6CCF">
        <w:t xml:space="preserve">. A consolidação da base </w:t>
      </w:r>
      <w:r w:rsidR="003E3D37">
        <w:t xml:space="preserve">foi </w:t>
      </w:r>
      <w:r w:rsidRPr="009B6CCF">
        <w:t>finalizada com a eliminação de redundâncias através da seleção de registros únicos (</w:t>
      </w:r>
      <w:r w:rsidRPr="009B6CCF">
        <w:rPr>
          <w:i/>
          <w:iCs/>
        </w:rPr>
        <w:t>select distinct</w:t>
      </w:r>
      <w:r w:rsidRPr="009B6CCF">
        <w:t xml:space="preserve">), resultando em uma estrutura otimizada. </w:t>
      </w:r>
      <w:r w:rsidR="007B0338" w:rsidRPr="009B6CCF">
        <w:t>A consulta que cria</w:t>
      </w:r>
      <w:r w:rsidR="00D01BA2" w:rsidRPr="009B6CCF">
        <w:t xml:space="preserve"> a</w:t>
      </w:r>
      <w:r w:rsidRPr="009B6CCF">
        <w:t xml:space="preserve"> tabela </w:t>
      </w:r>
      <w:r w:rsidR="00D01BA2" w:rsidRPr="009B6CCF">
        <w:t>otimizada</w:t>
      </w:r>
      <w:r w:rsidRPr="009B6CCF">
        <w:t xml:space="preserve">, denominada CN_PONTOS_UNICOS, </w:t>
      </w:r>
      <w:r w:rsidR="00D01BA2" w:rsidRPr="009B6CCF">
        <w:t xml:space="preserve">é detalhada </w:t>
      </w:r>
      <w:r w:rsidRPr="009B6CCF">
        <w:t xml:space="preserve">no </w:t>
      </w:r>
      <w:r w:rsidR="00CE2609" w:rsidRPr="009B6CCF">
        <w:fldChar w:fldCharType="begin"/>
      </w:r>
      <w:r w:rsidR="00CE2609" w:rsidRPr="009B6CCF">
        <w:instrText xml:space="preserve"> REF _Ref210804241 \h </w:instrText>
      </w:r>
      <w:r w:rsidR="00EE2BC9" w:rsidRPr="009B6CCF">
        <w:instrText xml:space="preserve"> \* MERGEFORMAT </w:instrText>
      </w:r>
      <w:r w:rsidR="00CE2609" w:rsidRPr="009B6CCF">
        <w:fldChar w:fldCharType="separate"/>
      </w:r>
      <w:r w:rsidR="00F02416" w:rsidRPr="009B6CCF">
        <w:t xml:space="preserve">Quadro </w:t>
      </w:r>
      <w:r w:rsidR="00F02416">
        <w:t>14</w:t>
      </w:r>
      <w:r w:rsidR="00CE2609" w:rsidRPr="009B6CCF">
        <w:fldChar w:fldCharType="end"/>
      </w:r>
      <w:r w:rsidR="006D3D4B" w:rsidRPr="009B6CCF">
        <w:t>.</w:t>
      </w:r>
    </w:p>
    <w:p w14:paraId="05C6EFC6" w14:textId="77777777" w:rsidR="0038468C" w:rsidRPr="009B6CCF" w:rsidRDefault="0038468C" w:rsidP="00C14970"/>
    <w:p w14:paraId="480C19F2" w14:textId="335401DD" w:rsidR="00CE2609" w:rsidRPr="009B6CCF" w:rsidRDefault="00CE2609" w:rsidP="00A6278E">
      <w:pPr>
        <w:pStyle w:val="Legenda"/>
      </w:pPr>
      <w:bookmarkStart w:id="122" w:name="_Ref210804241"/>
      <w:r w:rsidRPr="00E42991">
        <w:rPr>
          <w:sz w:val="24"/>
          <w:szCs w:val="24"/>
        </w:rPr>
        <w:lastRenderedPageBreak/>
        <w:t xml:space="preserve">Quadro </w:t>
      </w:r>
      <w:r w:rsidR="00F02416" w:rsidRPr="00CC0F30">
        <w:rPr>
          <w:sz w:val="24"/>
          <w:szCs w:val="24"/>
          <w:rPrChange w:id="123" w:author="Ednez Gomes Tavares" w:date="2026-04-10T11:46:00Z" w16du:dateUtc="2026-04-10T14:46:00Z">
            <w:rPr/>
          </w:rPrChange>
        </w:rPr>
        <w:fldChar w:fldCharType="begin"/>
      </w:r>
      <w:r w:rsidR="00F02416" w:rsidRPr="00E42991">
        <w:rPr>
          <w:sz w:val="24"/>
          <w:szCs w:val="24"/>
        </w:rPr>
        <w:instrText xml:space="preserve"> SEQ Quadro \* ARABIC </w:instrText>
      </w:r>
      <w:r w:rsidR="00F02416" w:rsidRPr="00CC0F30">
        <w:rPr>
          <w:sz w:val="24"/>
          <w:szCs w:val="24"/>
          <w:rPrChange w:id="124" w:author="Ednez Gomes Tavares" w:date="2026-04-10T11:46:00Z" w16du:dateUtc="2026-04-10T14:46:00Z">
            <w:rPr>
              <w:noProof/>
            </w:rPr>
          </w:rPrChange>
        </w:rPr>
        <w:fldChar w:fldCharType="separate"/>
      </w:r>
      <w:r w:rsidR="00F02416" w:rsidRPr="00E42991">
        <w:rPr>
          <w:noProof/>
          <w:sz w:val="24"/>
          <w:szCs w:val="24"/>
        </w:rPr>
        <w:t>14</w:t>
      </w:r>
      <w:r w:rsidR="00F02416" w:rsidRPr="00CC0F30">
        <w:rPr>
          <w:noProof/>
          <w:sz w:val="24"/>
          <w:szCs w:val="24"/>
          <w:rPrChange w:id="125" w:author="Ednez Gomes Tavares" w:date="2026-04-10T11:46:00Z" w16du:dateUtc="2026-04-10T14:46:00Z">
            <w:rPr>
              <w:noProof/>
            </w:rPr>
          </w:rPrChange>
        </w:rPr>
        <w:fldChar w:fldCharType="end"/>
      </w:r>
      <w:bookmarkEnd w:id="122"/>
      <w:r w:rsidR="004B4D10" w:rsidRPr="00E42991">
        <w:rPr>
          <w:sz w:val="24"/>
          <w:szCs w:val="24"/>
        </w:rPr>
        <w:t xml:space="preserve"> –</w:t>
      </w:r>
      <w:r w:rsidRPr="00E42991">
        <w:rPr>
          <w:sz w:val="24"/>
          <w:szCs w:val="24"/>
        </w:rPr>
        <w:t xml:space="preserve"> Código SQL para criação da tabela CN_PONTOS_UNICOS</w:t>
      </w:r>
      <w:r w:rsidR="00DC7A9A" w:rsidRPr="00E42991">
        <w:rPr>
          <w:sz w:val="24"/>
          <w:szCs w:val="24"/>
        </w:rPr>
        <w:t xml:space="preserve"> </w:t>
      </w:r>
      <w:r w:rsidR="00997EF5" w:rsidRPr="009B6CCF">
        <w:rPr>
          <w:rStyle w:val="Refdenotaderodap"/>
        </w:rPr>
        <w:footnoteReference w:id="8"/>
      </w:r>
    </w:p>
    <w:tbl>
      <w:tblPr>
        <w:tblStyle w:val="Tabelacomgrade"/>
        <w:tblW w:w="0" w:type="auto"/>
        <w:tblLook w:val="04A0" w:firstRow="1" w:lastRow="0" w:firstColumn="1" w:lastColumn="0" w:noHBand="0" w:noVBand="1"/>
      </w:tblPr>
      <w:tblGrid>
        <w:gridCol w:w="9061"/>
      </w:tblGrid>
      <w:tr w:rsidR="00C87176" w:rsidRPr="009B6CCF" w14:paraId="5CEEC04D" w14:textId="77777777" w:rsidTr="00C87176">
        <w:tc>
          <w:tcPr>
            <w:tcW w:w="9061" w:type="dxa"/>
          </w:tcPr>
          <w:p w14:paraId="61950742" w14:textId="77777777" w:rsidR="00C757FE" w:rsidRPr="00EE3790" w:rsidRDefault="00C757FE" w:rsidP="00D90B42">
            <w:pPr>
              <w:pStyle w:val="Codigo"/>
            </w:pPr>
          </w:p>
          <w:p w14:paraId="0A5135C5" w14:textId="56DFC4FD" w:rsidR="00D90B42" w:rsidRPr="00BC73BE" w:rsidRDefault="00D90B42" w:rsidP="00D90B42">
            <w:pPr>
              <w:pStyle w:val="Codigo"/>
              <w:rPr>
                <w:lang w:val="en-US"/>
              </w:rPr>
            </w:pPr>
            <w:r w:rsidRPr="00BC73BE">
              <w:rPr>
                <w:lang w:val="en-US"/>
              </w:rPr>
              <w:t>CREATE TABLE IF NOT EXISTS CN_PONTOS_UNICOS (</w:t>
            </w:r>
          </w:p>
          <w:p w14:paraId="68888E7F" w14:textId="77777777" w:rsidR="00D90B42" w:rsidRPr="00BC73BE" w:rsidRDefault="00D90B42" w:rsidP="00D90B42">
            <w:pPr>
              <w:pStyle w:val="Codigo"/>
              <w:rPr>
                <w:lang w:val="es-ES"/>
              </w:rPr>
            </w:pPr>
            <w:r w:rsidRPr="00BC73BE">
              <w:rPr>
                <w:lang w:val="en-US"/>
              </w:rPr>
              <w:t xml:space="preserve">  </w:t>
            </w:r>
            <w:r w:rsidRPr="00BC73BE">
              <w:rPr>
                <w:lang w:val="es-ES"/>
              </w:rPr>
              <w:t>COD_MUNICIPIO        VARCHAR(7),</w:t>
            </w:r>
          </w:p>
          <w:p w14:paraId="59CF865C" w14:textId="77777777" w:rsidR="00D90B42" w:rsidRPr="00BC73BE" w:rsidRDefault="00D90B42" w:rsidP="00D90B42">
            <w:pPr>
              <w:pStyle w:val="Codigo"/>
              <w:rPr>
                <w:lang w:val="es-ES"/>
              </w:rPr>
            </w:pPr>
            <w:r w:rsidRPr="00BC73BE">
              <w:rPr>
                <w:lang w:val="es-ES"/>
              </w:rPr>
              <w:t xml:space="preserve">  COD_UNICO_ENDERECO   VARCHAR(20),</w:t>
            </w:r>
          </w:p>
          <w:p w14:paraId="09626AAA" w14:textId="77777777" w:rsidR="00D90B42" w:rsidRPr="009B6CCF" w:rsidRDefault="00D90B42" w:rsidP="00D90B42">
            <w:pPr>
              <w:pStyle w:val="Codigo"/>
            </w:pPr>
            <w:r w:rsidRPr="00BC73BE">
              <w:rPr>
                <w:lang w:val="es-ES"/>
              </w:rPr>
              <w:t xml:space="preserve">  </w:t>
            </w:r>
            <w:r w:rsidRPr="009B6CCF">
              <w:t>ID_QUADRA            VARCHAR(19),</w:t>
            </w:r>
          </w:p>
          <w:p w14:paraId="1FA2BD2C" w14:textId="77777777" w:rsidR="00D90B42" w:rsidRPr="009B6CCF" w:rsidRDefault="00D90B42" w:rsidP="00D90B42">
            <w:pPr>
              <w:pStyle w:val="Codigo"/>
            </w:pPr>
            <w:r w:rsidRPr="009B6CCF">
              <w:t xml:space="preserve">  ID_FACE              VARCHAR(22),</w:t>
            </w:r>
          </w:p>
          <w:p w14:paraId="41400A6A" w14:textId="77777777" w:rsidR="00D90B42" w:rsidRPr="009B6CCF" w:rsidRDefault="00D90B42" w:rsidP="00D90B42">
            <w:pPr>
              <w:pStyle w:val="Codigo"/>
            </w:pPr>
            <w:r w:rsidRPr="009B6CCF">
              <w:t xml:space="preserve">  NOM_LOGRADOURO       VARCHAR(250),</w:t>
            </w:r>
          </w:p>
          <w:p w14:paraId="50DC5EA5" w14:textId="77777777" w:rsidR="00D90B42" w:rsidRPr="009B6CCF" w:rsidRDefault="00D90B42" w:rsidP="00D90B42">
            <w:pPr>
              <w:pStyle w:val="Codigo"/>
            </w:pPr>
            <w:r w:rsidRPr="009B6CCF">
              <w:t xml:space="preserve">  NUM_ENDERECO         VARCHAR(10),</w:t>
            </w:r>
          </w:p>
          <w:p w14:paraId="3127CD7D" w14:textId="77777777" w:rsidR="00D90B42" w:rsidRPr="009B6CCF" w:rsidRDefault="00D90B42" w:rsidP="00D90B42">
            <w:pPr>
              <w:pStyle w:val="Codigo"/>
            </w:pPr>
            <w:r w:rsidRPr="009B6CCF">
              <w:t xml:space="preserve">  LATITUDE             DECIMAL(10,8),</w:t>
            </w:r>
          </w:p>
          <w:p w14:paraId="5F02FD50" w14:textId="77777777" w:rsidR="00D90B42" w:rsidRPr="009B6CCF" w:rsidRDefault="00D90B42" w:rsidP="00D90B42">
            <w:pPr>
              <w:pStyle w:val="Codigo"/>
            </w:pPr>
            <w:r w:rsidRPr="009B6CCF">
              <w:t xml:space="preserve">  LONGITUDE            DECIMAL(11,8),</w:t>
            </w:r>
          </w:p>
          <w:p w14:paraId="10BCDC27" w14:textId="20B4A995" w:rsidR="00D90B42" w:rsidRPr="009B6CCF" w:rsidRDefault="00D90B42" w:rsidP="00D90B42">
            <w:pPr>
              <w:pStyle w:val="Codigo"/>
            </w:pPr>
            <w:r w:rsidRPr="009B6CCF">
              <w:t xml:space="preserve">  COORDS               POINT</w:t>
            </w:r>
          </w:p>
          <w:p w14:paraId="3C06405B" w14:textId="77777777" w:rsidR="00C87176" w:rsidRDefault="00D90B42" w:rsidP="00A16105">
            <w:pPr>
              <w:pStyle w:val="Codigo"/>
            </w:pPr>
            <w:r w:rsidRPr="009B6CCF">
              <w:t>);</w:t>
            </w:r>
          </w:p>
          <w:p w14:paraId="10385A59" w14:textId="73F5330F" w:rsidR="00C757FE" w:rsidRPr="009B6CCF" w:rsidRDefault="00C757FE" w:rsidP="00A16105">
            <w:pPr>
              <w:pStyle w:val="Codigo"/>
            </w:pPr>
          </w:p>
        </w:tc>
      </w:tr>
    </w:tbl>
    <w:p w14:paraId="321153E1" w14:textId="71415489" w:rsidR="00C90FD3" w:rsidRPr="009B6CCF" w:rsidRDefault="00C90FD3" w:rsidP="00E42991">
      <w:pPr>
        <w:pStyle w:val="Legenda"/>
      </w:pPr>
      <w:r w:rsidRPr="009B6CCF">
        <w:t xml:space="preserve">Elaboração: </w:t>
      </w:r>
      <w:r w:rsidR="00197633">
        <w:t>Autor</w:t>
      </w:r>
      <w:r w:rsidR="0063382C" w:rsidRPr="009B6CCF">
        <w:t xml:space="preserve"> (2025)</w:t>
      </w:r>
    </w:p>
    <w:p w14:paraId="7A96DB85" w14:textId="77777777" w:rsidR="00850550" w:rsidRPr="009B6CCF" w:rsidRDefault="00850550" w:rsidP="00850550"/>
    <w:p w14:paraId="72593407" w14:textId="77777777" w:rsidR="00382760" w:rsidRDefault="0087611E" w:rsidP="006D3D4B">
      <w:r w:rsidRPr="009B6CCF">
        <w:t xml:space="preserve">Embora a carga da tabela CN_PONTOS_UNICOS possa ser executada por meio de uma instrução </w:t>
      </w:r>
      <w:r w:rsidRPr="009B6CCF">
        <w:rPr>
          <w:i/>
          <w:iCs/>
        </w:rPr>
        <w:t>SQL</w:t>
      </w:r>
      <w:r w:rsidRPr="009B6CCF">
        <w:t xml:space="preserve"> única, optou-se pela </w:t>
      </w:r>
      <w:r w:rsidR="00800FF4" w:rsidRPr="009B6CCF">
        <w:t xml:space="preserve">divisão </w:t>
      </w:r>
      <w:r w:rsidRPr="009B6CCF">
        <w:t xml:space="preserve">do processamento em etapas </w:t>
      </w:r>
      <w:r w:rsidR="00800FF4" w:rsidRPr="009B6CCF">
        <w:t>sequenciais</w:t>
      </w:r>
      <w:r w:rsidRPr="009B6CCF">
        <w:t xml:space="preserve">. Esta estratégia </w:t>
      </w:r>
      <w:r w:rsidR="00800FF4" w:rsidRPr="009B6CCF">
        <w:t xml:space="preserve">procura </w:t>
      </w:r>
      <w:r w:rsidR="00C77FDD" w:rsidRPr="009B6CCF">
        <w:t xml:space="preserve">aumentar </w:t>
      </w:r>
      <w:r w:rsidRPr="009B6CCF">
        <w:t xml:space="preserve">a auditabilidade e a rastreabilidade dos dados em cada fase da transformação. </w:t>
      </w:r>
    </w:p>
    <w:p w14:paraId="20F368C7" w14:textId="67DFE011" w:rsidR="002F4827" w:rsidRDefault="002F4827" w:rsidP="006D3D4B">
      <w:r>
        <w:t>A</w:t>
      </w:r>
      <w:r w:rsidRPr="002F4827">
        <w:t xml:space="preserve"> primeira etapa (Quadro 15)</w:t>
      </w:r>
      <w:r>
        <w:t xml:space="preserve"> é</w:t>
      </w:r>
      <w:r w:rsidRPr="002F4827">
        <w:t xml:space="preserve"> focada na preparação e limpeza dos registros</w:t>
      </w:r>
      <w:r>
        <w:t>.</w:t>
      </w:r>
    </w:p>
    <w:p w14:paraId="5DC8D79D" w14:textId="77777777" w:rsidR="00382760" w:rsidRDefault="00382760" w:rsidP="006D3D4B"/>
    <w:p w14:paraId="632DF610" w14:textId="3CE79FE5" w:rsidR="00382760" w:rsidRPr="00E42991" w:rsidRDefault="00382760" w:rsidP="00382760">
      <w:pPr>
        <w:pStyle w:val="Legenda"/>
        <w:rPr>
          <w:sz w:val="24"/>
          <w:szCs w:val="24"/>
        </w:rPr>
      </w:pPr>
      <w:r w:rsidRPr="00E42991">
        <w:rPr>
          <w:sz w:val="24"/>
          <w:szCs w:val="24"/>
        </w:rPr>
        <w:t xml:space="preserve">Quadro </w:t>
      </w:r>
      <w:r w:rsidR="00F02416" w:rsidRPr="00E42991">
        <w:rPr>
          <w:sz w:val="24"/>
          <w:szCs w:val="24"/>
        </w:rPr>
        <w:fldChar w:fldCharType="begin"/>
      </w:r>
      <w:r w:rsidR="00F02416" w:rsidRPr="00E42991">
        <w:rPr>
          <w:sz w:val="24"/>
          <w:szCs w:val="24"/>
        </w:rPr>
        <w:instrText xml:space="preserve"> SEQ Quadro \* ARABIC </w:instrText>
      </w:r>
      <w:r w:rsidR="00F02416" w:rsidRPr="00E42991">
        <w:rPr>
          <w:sz w:val="24"/>
          <w:szCs w:val="24"/>
        </w:rPr>
        <w:fldChar w:fldCharType="separate"/>
      </w:r>
      <w:r w:rsidR="00F02416" w:rsidRPr="00E42991">
        <w:rPr>
          <w:noProof/>
          <w:sz w:val="24"/>
          <w:szCs w:val="24"/>
        </w:rPr>
        <w:t>15</w:t>
      </w:r>
      <w:r w:rsidR="00F02416" w:rsidRPr="00E42991">
        <w:rPr>
          <w:noProof/>
          <w:sz w:val="24"/>
          <w:szCs w:val="24"/>
        </w:rPr>
        <w:fldChar w:fldCharType="end"/>
      </w:r>
      <w:r w:rsidRPr="00E42991">
        <w:rPr>
          <w:sz w:val="24"/>
          <w:szCs w:val="24"/>
        </w:rPr>
        <w:t xml:space="preserve"> – Tabela TMP_ENDERECOS_BASE</w:t>
      </w:r>
    </w:p>
    <w:tbl>
      <w:tblPr>
        <w:tblStyle w:val="Tabelacomgrade"/>
        <w:tblW w:w="0" w:type="auto"/>
        <w:tblLook w:val="04A0" w:firstRow="1" w:lastRow="0" w:firstColumn="1" w:lastColumn="0" w:noHBand="0" w:noVBand="1"/>
      </w:tblPr>
      <w:tblGrid>
        <w:gridCol w:w="9061"/>
      </w:tblGrid>
      <w:tr w:rsidR="00382760" w:rsidRPr="009B6CCF" w14:paraId="54916183" w14:textId="77777777" w:rsidTr="005078CA">
        <w:tc>
          <w:tcPr>
            <w:tcW w:w="9061" w:type="dxa"/>
          </w:tcPr>
          <w:p w14:paraId="04B78D9C" w14:textId="77777777" w:rsidR="00C757FE" w:rsidRDefault="00C757FE" w:rsidP="005078CA">
            <w:pPr>
              <w:pStyle w:val="Codigo"/>
              <w:keepNext/>
              <w:widowControl w:val="0"/>
              <w:rPr>
                <w:b/>
                <w:bCs/>
              </w:rPr>
            </w:pPr>
          </w:p>
          <w:p w14:paraId="7545B806" w14:textId="62C39853" w:rsidR="00382760" w:rsidRPr="009B6CCF" w:rsidRDefault="00382760" w:rsidP="005078CA">
            <w:pPr>
              <w:pStyle w:val="Codigo"/>
              <w:keepNext/>
              <w:widowControl w:val="0"/>
              <w:rPr>
                <w:b/>
                <w:bCs/>
              </w:rPr>
            </w:pPr>
            <w:r w:rsidRPr="009B6CCF">
              <w:rPr>
                <w:b/>
                <w:bCs/>
              </w:rPr>
              <w:t>-- Cria e povoa uma tabela temporária com endereços válidos</w:t>
            </w:r>
          </w:p>
          <w:p w14:paraId="0EB1B3D2" w14:textId="77777777" w:rsidR="00382760" w:rsidRPr="00BC16CD" w:rsidRDefault="00382760" w:rsidP="005078CA">
            <w:pPr>
              <w:pStyle w:val="Codigo"/>
              <w:keepNext/>
              <w:widowControl w:val="0"/>
              <w:rPr>
                <w:b/>
                <w:bCs/>
                <w:lang w:val="en-US"/>
              </w:rPr>
            </w:pPr>
            <w:r w:rsidRPr="00BC16CD">
              <w:rPr>
                <w:b/>
                <w:bCs/>
                <w:lang w:val="en-US"/>
              </w:rPr>
              <w:t>-- MySQL/MariaDB 10.2</w:t>
            </w:r>
            <w:r w:rsidRPr="009B6CCF">
              <w:rPr>
                <w:rStyle w:val="Refdenotaderodap"/>
              </w:rPr>
              <w:footnoteReference w:id="9"/>
            </w:r>
          </w:p>
          <w:p w14:paraId="524C39A8" w14:textId="77777777" w:rsidR="00382760" w:rsidRPr="00BC16CD" w:rsidRDefault="00382760" w:rsidP="005078CA">
            <w:pPr>
              <w:pStyle w:val="Codigo"/>
              <w:keepNext/>
              <w:widowControl w:val="0"/>
              <w:rPr>
                <w:lang w:val="en-US"/>
              </w:rPr>
            </w:pPr>
            <w:r w:rsidRPr="00BC16CD">
              <w:rPr>
                <w:lang w:val="en-US"/>
              </w:rPr>
              <w:t>CREATE TABLE TMP_ENDERECOS_BASE AS</w:t>
            </w:r>
          </w:p>
          <w:p w14:paraId="514CCEFA" w14:textId="77777777" w:rsidR="00382760" w:rsidRPr="00BC16CD" w:rsidRDefault="00382760" w:rsidP="005078CA">
            <w:pPr>
              <w:pStyle w:val="Codigo"/>
              <w:keepNext/>
              <w:widowControl w:val="0"/>
              <w:rPr>
                <w:lang w:val="en-US"/>
              </w:rPr>
            </w:pPr>
            <w:r w:rsidRPr="00BC16CD">
              <w:rPr>
                <w:lang w:val="en-US"/>
              </w:rPr>
              <w:t xml:space="preserve">SELECT </w:t>
            </w:r>
          </w:p>
          <w:p w14:paraId="0AAD2AB6" w14:textId="77777777" w:rsidR="00382760" w:rsidRPr="00BC73BE" w:rsidRDefault="00382760" w:rsidP="005078CA">
            <w:pPr>
              <w:pStyle w:val="Codigo"/>
              <w:keepNext/>
              <w:widowControl w:val="0"/>
              <w:rPr>
                <w:lang w:val="es-ES"/>
              </w:rPr>
            </w:pPr>
            <w:r w:rsidRPr="00BC16CD">
              <w:rPr>
                <w:lang w:val="en-US"/>
              </w:rPr>
              <w:t xml:space="preserve">  </w:t>
            </w:r>
            <w:r w:rsidRPr="00BC73BE">
              <w:rPr>
                <w:lang w:val="es-ES"/>
              </w:rPr>
              <w:t>COD_MUNICIPIO,</w:t>
            </w:r>
          </w:p>
          <w:p w14:paraId="304C2C16" w14:textId="77777777" w:rsidR="00382760" w:rsidRPr="00BC73BE" w:rsidRDefault="00382760" w:rsidP="005078CA">
            <w:pPr>
              <w:pStyle w:val="Codigo"/>
              <w:keepNext/>
              <w:widowControl w:val="0"/>
              <w:rPr>
                <w:lang w:val="es-ES"/>
              </w:rPr>
            </w:pPr>
            <w:r w:rsidRPr="00BC73BE">
              <w:rPr>
                <w:lang w:val="es-ES"/>
              </w:rPr>
              <w:t xml:space="preserve">  COD_UNICO_ENDERECO,</w:t>
            </w:r>
          </w:p>
          <w:p w14:paraId="754402A8" w14:textId="77777777" w:rsidR="00382760" w:rsidRPr="009B6CCF" w:rsidRDefault="00382760" w:rsidP="005078CA">
            <w:pPr>
              <w:pStyle w:val="Codigo"/>
              <w:keepNext/>
              <w:widowControl w:val="0"/>
            </w:pPr>
            <w:r w:rsidRPr="00BC73BE">
              <w:rPr>
                <w:lang w:val="es-ES"/>
              </w:rPr>
              <w:t xml:space="preserve">  </w:t>
            </w:r>
            <w:r w:rsidRPr="009B6CCF">
              <w:rPr>
                <w:color w:val="385623" w:themeColor="accent6" w:themeShade="80"/>
              </w:rPr>
              <w:t>CONCAT(COD_SETOR, LPAD(NUM_QUADRA, 3, '0')) AS ID_QUADRA,</w:t>
            </w:r>
          </w:p>
          <w:p w14:paraId="4D26EFDA" w14:textId="77777777" w:rsidR="00382760" w:rsidRPr="009B6CCF" w:rsidRDefault="00382760" w:rsidP="005078CA">
            <w:pPr>
              <w:pStyle w:val="Codigo"/>
              <w:keepNext/>
              <w:widowControl w:val="0"/>
            </w:pPr>
            <w:r w:rsidRPr="009B6CCF">
              <w:t xml:space="preserve">  </w:t>
            </w:r>
            <w:r w:rsidRPr="009B6CCF">
              <w:rPr>
                <w:color w:val="1F3864" w:themeColor="accent5" w:themeShade="80"/>
              </w:rPr>
              <w:t>CONCAT(COD_SETOR, LPAD(NUM_QUADRA, 3, '0'), LPAD(NUM_FACE, 3, '0')) AS ID_FACE,</w:t>
            </w:r>
          </w:p>
          <w:p w14:paraId="69CC4BBE" w14:textId="77777777" w:rsidR="00382760" w:rsidRPr="009B6CCF" w:rsidRDefault="00382760" w:rsidP="005078CA">
            <w:pPr>
              <w:pStyle w:val="Codigo"/>
              <w:keepNext/>
              <w:widowControl w:val="0"/>
              <w:rPr>
                <w:color w:val="806000" w:themeColor="accent4" w:themeShade="80"/>
              </w:rPr>
            </w:pPr>
            <w:r w:rsidRPr="009B6CCF">
              <w:t xml:space="preserve">  </w:t>
            </w:r>
            <w:r w:rsidRPr="009B6CCF">
              <w:rPr>
                <w:color w:val="806000" w:themeColor="accent4" w:themeShade="80"/>
              </w:rPr>
              <w:t>TRIM(</w:t>
            </w:r>
          </w:p>
          <w:p w14:paraId="5D82B826"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CONCAT_WS(' ',</w:t>
            </w:r>
          </w:p>
          <w:p w14:paraId="7ADF7ADE"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NULLIF(TRIM(NOM_TIPO_SEGLOGR), ''),</w:t>
            </w:r>
          </w:p>
          <w:p w14:paraId="6A799A85"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NULLIF(TRIM(NOM_TITULO_SEGLOGR), ''),</w:t>
            </w:r>
          </w:p>
          <w:p w14:paraId="5629D487"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NULLIF(TRIM(NOM_SEGLOGR), '')</w:t>
            </w:r>
          </w:p>
          <w:p w14:paraId="1DCB34AF"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w:t>
            </w:r>
          </w:p>
          <w:p w14:paraId="17B0D7CC"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 AS NOM_LOGRADOURO,</w:t>
            </w:r>
          </w:p>
          <w:p w14:paraId="765365C1" w14:textId="77777777" w:rsidR="00382760" w:rsidRPr="009B6CCF" w:rsidRDefault="00382760" w:rsidP="005078CA">
            <w:pPr>
              <w:pStyle w:val="Codigo"/>
              <w:keepNext/>
              <w:widowControl w:val="0"/>
            </w:pPr>
            <w:r w:rsidRPr="009B6CCF">
              <w:t xml:space="preserve">  NUM_ENDERECO,</w:t>
            </w:r>
          </w:p>
          <w:p w14:paraId="7873833D" w14:textId="77777777" w:rsidR="00382760" w:rsidRPr="009B6CCF" w:rsidRDefault="00382760" w:rsidP="005078CA">
            <w:pPr>
              <w:pStyle w:val="Codigo"/>
              <w:keepNext/>
              <w:widowControl w:val="0"/>
            </w:pPr>
            <w:r w:rsidRPr="009B6CCF">
              <w:t xml:space="preserve">  LATITUDE,</w:t>
            </w:r>
          </w:p>
          <w:p w14:paraId="027EAB2F" w14:textId="77777777" w:rsidR="00382760" w:rsidRPr="009B6CCF" w:rsidRDefault="00382760" w:rsidP="005078CA">
            <w:pPr>
              <w:pStyle w:val="Codigo"/>
              <w:keepNext/>
              <w:widowControl w:val="0"/>
            </w:pPr>
            <w:r w:rsidRPr="009B6CCF">
              <w:t xml:space="preserve">  LONGITUDE</w:t>
            </w:r>
          </w:p>
          <w:p w14:paraId="5079CC77" w14:textId="77777777" w:rsidR="00382760" w:rsidRPr="009B6CCF" w:rsidRDefault="00382760" w:rsidP="005078CA">
            <w:pPr>
              <w:pStyle w:val="Codigo"/>
              <w:keepNext/>
              <w:widowControl w:val="0"/>
            </w:pPr>
            <w:r w:rsidRPr="009B6CCF">
              <w:t>FROM CN_PONTOS</w:t>
            </w:r>
          </w:p>
          <w:p w14:paraId="4691CF1E" w14:textId="77777777" w:rsidR="00382760" w:rsidRDefault="00382760" w:rsidP="005078CA">
            <w:pPr>
              <w:pStyle w:val="Codigo"/>
              <w:keepNext/>
              <w:widowControl w:val="0"/>
            </w:pPr>
            <w:r w:rsidRPr="009B6CCF">
              <w:t>WHERE NV_GEO_COORD &lt;= '3';</w:t>
            </w:r>
          </w:p>
          <w:p w14:paraId="6BA5D961" w14:textId="77777777" w:rsidR="00C757FE" w:rsidRPr="009B6CCF" w:rsidRDefault="00C757FE" w:rsidP="005078CA">
            <w:pPr>
              <w:pStyle w:val="Codigo"/>
              <w:keepNext/>
              <w:widowControl w:val="0"/>
            </w:pPr>
          </w:p>
        </w:tc>
      </w:tr>
    </w:tbl>
    <w:p w14:paraId="6856C16B" w14:textId="454454EF" w:rsidR="00382760" w:rsidRPr="009B6CCF" w:rsidRDefault="00382760" w:rsidP="00E42991">
      <w:pPr>
        <w:pStyle w:val="Legenda"/>
      </w:pPr>
      <w:r w:rsidRPr="009B6CCF">
        <w:t xml:space="preserve">Elaboração: </w:t>
      </w:r>
      <w:r w:rsidR="003B1773">
        <w:t>Autor</w:t>
      </w:r>
      <w:r w:rsidRPr="009B6CCF">
        <w:t xml:space="preserve"> (2025)</w:t>
      </w:r>
    </w:p>
    <w:p w14:paraId="56645E14" w14:textId="77777777" w:rsidR="00382760" w:rsidRDefault="00382760" w:rsidP="006D3D4B"/>
    <w:p w14:paraId="5A23B043" w14:textId="6BA10528" w:rsidR="00416CA0" w:rsidRPr="009B6CCF" w:rsidRDefault="002F4827" w:rsidP="00D70E35">
      <w:pPr>
        <w:keepNext/>
      </w:pPr>
      <w:r>
        <w:lastRenderedPageBreak/>
        <w:t>Nessa etapa</w:t>
      </w:r>
      <w:r w:rsidR="0087611E" w:rsidRPr="009B6CCF">
        <w:t xml:space="preserve"> </w:t>
      </w:r>
      <w:r w:rsidR="00E140DB">
        <w:t>foram</w:t>
      </w:r>
      <w:r w:rsidR="0087611E" w:rsidRPr="009B6CCF">
        <w:t xml:space="preserve"> executados os seguintes procedimentos</w:t>
      </w:r>
      <w:r w:rsidR="00416CA0" w:rsidRPr="009B6CCF">
        <w:t>:</w:t>
      </w:r>
    </w:p>
    <w:p w14:paraId="53A585A0" w14:textId="26623E1B" w:rsidR="00F00C16" w:rsidRDefault="00300CB6" w:rsidP="00EA3516">
      <w:pPr>
        <w:pStyle w:val="Tpico"/>
      </w:pPr>
      <w:r w:rsidRPr="00E42991">
        <w:t>Filtragem por Acurácia Posicional</w:t>
      </w:r>
      <w:r w:rsidRPr="009B6CCF">
        <w:t xml:space="preserve">: </w:t>
      </w:r>
      <w:r w:rsidR="00944FEE">
        <w:t>a</w:t>
      </w:r>
      <w:r w:rsidRPr="009B6CCF">
        <w:t xml:space="preserve">cláusula </w:t>
      </w:r>
      <w:r w:rsidRPr="00E42991">
        <w:rPr>
          <w:i/>
          <w:iCs/>
        </w:rPr>
        <w:t>WHERE</w:t>
      </w:r>
      <w:r w:rsidRPr="009B6CCF">
        <w:t xml:space="preserve"> NV_GEO_COORD &lt;</w:t>
      </w:r>
      <w:r w:rsidR="0084507A" w:rsidRPr="009B6CCF">
        <w:t>=</w:t>
      </w:r>
      <w:r w:rsidRPr="009B6CCF">
        <w:t xml:space="preserve"> '</w:t>
      </w:r>
      <w:r w:rsidR="0084507A" w:rsidRPr="009B6CCF">
        <w:t>3</w:t>
      </w:r>
      <w:r w:rsidRPr="009B6CCF">
        <w:t xml:space="preserve">' atua como um filtro de qualidade cartográfica. </w:t>
      </w:r>
      <w:r w:rsidR="009C044C" w:rsidRPr="009B6CCF">
        <w:t>Segundo o</w:t>
      </w:r>
      <w:r w:rsidRPr="009B6CCF">
        <w:t xml:space="preserve"> dicionário de dados do CNEFE</w:t>
      </w:r>
      <w:r w:rsidR="00176EB4">
        <w:t xml:space="preserve"> </w:t>
      </w:r>
      <w:r w:rsidR="008421A9">
        <w:fldChar w:fldCharType="begin"/>
      </w:r>
      <w:r w:rsidR="008421A9">
        <w:instrText xml:space="preserve"> ADDIN ZOTERO_ITEM CSL_CITATION {"citationID":"c0fQDM09","properties":{"formattedCitation":"(IBGE, 2025a)","plainCitation":"(IBGE, 2025a)","noteIndex":0},"citationItems":[{"id":213,"uris":["http://zotero.org/users/15531986/items/JJKDRNNA"],"itemData":{"id":213,"type":"webpage","container-title":"IBGE","title":"Cadastro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8421A9">
        <w:fldChar w:fldCharType="separate"/>
      </w:r>
      <w:r w:rsidR="008421A9" w:rsidRPr="00E42991">
        <w:rPr>
          <w:rFonts w:cs="Arial"/>
        </w:rPr>
        <w:t>(IBGE, 2025a)</w:t>
      </w:r>
      <w:r w:rsidR="008421A9">
        <w:fldChar w:fldCharType="end"/>
      </w:r>
      <w:r w:rsidRPr="009B6CCF">
        <w:t xml:space="preserve">, valores inferiores a 4 indicam que a coordenada foi coletada com precisão de face de quadra ou número predial. Ao excluir registros com valores superiores, eliminam-se pontos cuja geolocalização é estimada apenas pelo centroide do setor censitário ou do distrito, o que comprometeria a precisão do mapeamento das faces. </w:t>
      </w:r>
    </w:p>
    <w:p w14:paraId="68F73193" w14:textId="46D39B31" w:rsidR="005B3AE0" w:rsidRDefault="00B801B3" w:rsidP="00EA3516">
      <w:pPr>
        <w:pStyle w:val="Tpico"/>
      </w:pPr>
      <w:r w:rsidRPr="00E42991">
        <w:t>R</w:t>
      </w:r>
      <w:r w:rsidR="005B3AE0" w:rsidRPr="00E42991">
        <w:t>ecomposição do nome do logradouro</w:t>
      </w:r>
      <w:r w:rsidRPr="009B6CCF">
        <w:t>:</w:t>
      </w:r>
      <w:r w:rsidR="005B3AE0" w:rsidRPr="009B6CCF">
        <w:t xml:space="preserve"> </w:t>
      </w:r>
      <w:r w:rsidR="00944FEE">
        <w:t>c</w:t>
      </w:r>
      <w:r w:rsidR="00284FAE" w:rsidRPr="009B6CCF">
        <w:t xml:space="preserve">ria o atributo NOM_LOGRADOURO </w:t>
      </w:r>
      <w:r w:rsidR="00E5040C" w:rsidRPr="009B6CCF">
        <w:t>c</w:t>
      </w:r>
      <w:r w:rsidR="005B3AE0" w:rsidRPr="009B6CCF">
        <w:t xml:space="preserve">oncatenando tipo, </w:t>
      </w:r>
      <w:r w:rsidR="005B3AE0" w:rsidRPr="00547B64">
        <w:t>título</w:t>
      </w:r>
      <w:r w:rsidR="005B3AE0" w:rsidRPr="009B6CCF">
        <w:t xml:space="preserve"> e nome</w:t>
      </w:r>
      <w:r w:rsidR="00284FAE" w:rsidRPr="009B6CCF">
        <w:t xml:space="preserve"> e garantindo um tratamento robusto </w:t>
      </w:r>
      <w:r w:rsidR="00062BD3" w:rsidRPr="009B6CCF">
        <w:t>dos</w:t>
      </w:r>
      <w:r w:rsidR="000225DF" w:rsidRPr="009B6CCF">
        <w:t xml:space="preserve"> campos nulos ou vazios (</w:t>
      </w:r>
      <w:r w:rsidR="000225DF" w:rsidRPr="009B6CCF">
        <w:fldChar w:fldCharType="begin"/>
      </w:r>
      <w:r w:rsidR="000225DF" w:rsidRPr="009B6CCF">
        <w:instrText xml:space="preserve"> REF _Ref219013027 \h </w:instrText>
      </w:r>
      <w:r w:rsidR="00E42991">
        <w:instrText xml:space="preserve"> \* MERGEFORMAT </w:instrText>
      </w:r>
      <w:r w:rsidR="000225DF" w:rsidRPr="009B6CCF">
        <w:fldChar w:fldCharType="separate"/>
      </w:r>
      <w:r w:rsidR="00F02416" w:rsidRPr="009B6CCF">
        <w:t xml:space="preserve">Quadro </w:t>
      </w:r>
      <w:r w:rsidR="00F02416">
        <w:rPr>
          <w:noProof/>
        </w:rPr>
        <w:t>16</w:t>
      </w:r>
      <w:r w:rsidR="000225DF" w:rsidRPr="009B6CCF">
        <w:fldChar w:fldCharType="end"/>
      </w:r>
      <w:r w:rsidR="000225DF" w:rsidRPr="009B6CCF">
        <w:t>).</w:t>
      </w:r>
      <w:r w:rsidR="00107132" w:rsidRPr="009B6CCF">
        <w:t xml:space="preserve"> Essa </w:t>
      </w:r>
      <w:r w:rsidR="007D7FE6" w:rsidRPr="009B6CCF">
        <w:t xml:space="preserve">concatenação é </w:t>
      </w:r>
      <w:r w:rsidR="00107132" w:rsidRPr="009B6CCF">
        <w:t>necessária para alinhar os conceitos do CIATA e do CNEFE, e possibilitar a indexação geográfica dos pontos.</w:t>
      </w:r>
    </w:p>
    <w:p w14:paraId="5824124E" w14:textId="77777777" w:rsidR="003B1773" w:rsidRDefault="003B1773" w:rsidP="003B1773"/>
    <w:p w14:paraId="1F17FB2F" w14:textId="344E3F08" w:rsidR="003B1773" w:rsidRPr="00547B64" w:rsidRDefault="003B1773" w:rsidP="003B1773">
      <w:pPr>
        <w:pStyle w:val="Legenda"/>
        <w:rPr>
          <w:sz w:val="24"/>
          <w:szCs w:val="24"/>
        </w:rPr>
      </w:pPr>
      <w:bookmarkStart w:id="126" w:name="_Ref219013027"/>
      <w:r w:rsidRPr="00547B64">
        <w:rPr>
          <w:sz w:val="24"/>
          <w:szCs w:val="24"/>
        </w:rPr>
        <w:t xml:space="preserve">Quadro </w:t>
      </w:r>
      <w:r w:rsidR="00F02416" w:rsidRPr="00547B64">
        <w:rPr>
          <w:sz w:val="24"/>
          <w:szCs w:val="24"/>
        </w:rPr>
        <w:fldChar w:fldCharType="begin"/>
      </w:r>
      <w:r w:rsidR="00F02416" w:rsidRPr="00547B64">
        <w:rPr>
          <w:sz w:val="24"/>
          <w:szCs w:val="24"/>
        </w:rPr>
        <w:instrText xml:space="preserve"> SEQ Quadro \* ARABIC </w:instrText>
      </w:r>
      <w:r w:rsidR="00F02416" w:rsidRPr="00547B64">
        <w:rPr>
          <w:sz w:val="24"/>
          <w:szCs w:val="24"/>
        </w:rPr>
        <w:fldChar w:fldCharType="separate"/>
      </w:r>
      <w:r w:rsidR="00F02416" w:rsidRPr="00547B64">
        <w:rPr>
          <w:noProof/>
          <w:sz w:val="24"/>
          <w:szCs w:val="24"/>
        </w:rPr>
        <w:t>16</w:t>
      </w:r>
      <w:r w:rsidR="00F02416" w:rsidRPr="00547B64">
        <w:rPr>
          <w:noProof/>
          <w:sz w:val="24"/>
          <w:szCs w:val="24"/>
        </w:rPr>
        <w:fldChar w:fldCharType="end"/>
      </w:r>
      <w:bookmarkEnd w:id="126"/>
      <w:r w:rsidRPr="00547B64">
        <w:rPr>
          <w:sz w:val="24"/>
          <w:szCs w:val="24"/>
        </w:rPr>
        <w:t xml:space="preserve"> – Atributos calculados de CN_PONTOS_UNICOS</w:t>
      </w:r>
    </w:p>
    <w:tbl>
      <w:tblPr>
        <w:tblStyle w:val="Tabelacomgrade"/>
        <w:tblW w:w="0" w:type="auto"/>
        <w:tblLook w:val="04A0" w:firstRow="1" w:lastRow="0" w:firstColumn="1" w:lastColumn="0" w:noHBand="0" w:noVBand="1"/>
      </w:tblPr>
      <w:tblGrid>
        <w:gridCol w:w="9061"/>
      </w:tblGrid>
      <w:tr w:rsidR="003B1773" w:rsidRPr="009B6CCF" w14:paraId="4282D426" w14:textId="77777777" w:rsidTr="005078CA">
        <w:tc>
          <w:tcPr>
            <w:tcW w:w="9061" w:type="dxa"/>
          </w:tcPr>
          <w:p w14:paraId="645AB74C" w14:textId="77777777" w:rsidR="00C757FE" w:rsidRDefault="00C757FE" w:rsidP="005078CA">
            <w:pPr>
              <w:pStyle w:val="Codigo"/>
              <w:keepNext/>
              <w:widowControl w:val="0"/>
              <w:rPr>
                <w:b/>
                <w:bCs/>
                <w:color w:val="385623" w:themeColor="accent6" w:themeShade="80"/>
              </w:rPr>
            </w:pPr>
          </w:p>
          <w:p w14:paraId="760C0A05" w14:textId="4C333A91" w:rsidR="003B1773" w:rsidRPr="009B6CCF" w:rsidRDefault="003B1773" w:rsidP="005078CA">
            <w:pPr>
              <w:pStyle w:val="Codigo"/>
              <w:keepNext/>
              <w:widowControl w:val="0"/>
              <w:rPr>
                <w:color w:val="385623" w:themeColor="accent6" w:themeShade="80"/>
              </w:rPr>
            </w:pPr>
            <w:r w:rsidRPr="009B6CCF">
              <w:rPr>
                <w:b/>
                <w:bCs/>
                <w:color w:val="385623" w:themeColor="accent6" w:themeShade="80"/>
              </w:rPr>
              <w:t>ID_QUADRA</w:t>
            </w:r>
            <w:r w:rsidRPr="009B6CCF">
              <w:rPr>
                <w:color w:val="385623" w:themeColor="accent6" w:themeShade="80"/>
              </w:rPr>
              <w:t xml:space="preserve"> = COD_SETOR + NUM_QUADRA</w:t>
            </w:r>
          </w:p>
          <w:p w14:paraId="46E95AC0" w14:textId="77777777" w:rsidR="003B1773" w:rsidRPr="009B6CCF" w:rsidRDefault="003B1773" w:rsidP="005078CA">
            <w:pPr>
              <w:pStyle w:val="Codigo"/>
              <w:keepNext/>
              <w:widowControl w:val="0"/>
              <w:rPr>
                <w:color w:val="1F3864" w:themeColor="accent5" w:themeShade="80"/>
              </w:rPr>
            </w:pPr>
            <w:r w:rsidRPr="009B6CCF">
              <w:rPr>
                <w:b/>
                <w:bCs/>
                <w:color w:val="1F3864" w:themeColor="accent5" w:themeShade="80"/>
              </w:rPr>
              <w:t>ID_FACE</w:t>
            </w:r>
            <w:r w:rsidRPr="009B6CCF">
              <w:rPr>
                <w:color w:val="1F3864" w:themeColor="accent5" w:themeShade="80"/>
              </w:rPr>
              <w:t xml:space="preserve"> = COD_SETOR + NUM_QUADRA + NUM_FACE</w:t>
            </w:r>
          </w:p>
          <w:p w14:paraId="5C096606" w14:textId="77777777" w:rsidR="003B1773" w:rsidRDefault="003B1773" w:rsidP="005078CA">
            <w:pPr>
              <w:pStyle w:val="Codigo"/>
              <w:keepNext/>
              <w:widowControl w:val="0"/>
              <w:rPr>
                <w:color w:val="806000" w:themeColor="accent4" w:themeShade="80"/>
              </w:rPr>
            </w:pPr>
            <w:r w:rsidRPr="009B6CCF">
              <w:rPr>
                <w:b/>
                <w:bCs/>
                <w:color w:val="806000" w:themeColor="accent4" w:themeShade="80"/>
              </w:rPr>
              <w:t>NOM_LOGRADOURO</w:t>
            </w:r>
            <w:r w:rsidRPr="009B6CCF">
              <w:rPr>
                <w:color w:val="806000" w:themeColor="accent4" w:themeShade="80"/>
              </w:rPr>
              <w:t xml:space="preserve"> = NOM_TIPO_SEGLOGR + NOM_TITULO_SEGLOGR + NOM_SEGLOGR</w:t>
            </w:r>
          </w:p>
          <w:p w14:paraId="014B5830" w14:textId="77777777" w:rsidR="00C757FE" w:rsidRPr="009B6CCF" w:rsidRDefault="00C757FE" w:rsidP="005078CA">
            <w:pPr>
              <w:pStyle w:val="Codigo"/>
              <w:keepNext/>
              <w:widowControl w:val="0"/>
            </w:pPr>
          </w:p>
        </w:tc>
      </w:tr>
    </w:tbl>
    <w:p w14:paraId="30117DD0" w14:textId="684AD0D5" w:rsidR="003B1773" w:rsidRPr="009B6CCF" w:rsidRDefault="003B1773" w:rsidP="00547B64">
      <w:pPr>
        <w:pStyle w:val="Legenda"/>
      </w:pPr>
      <w:r w:rsidRPr="009B6CCF">
        <w:t xml:space="preserve">Elaboração: </w:t>
      </w:r>
      <w:r>
        <w:t xml:space="preserve">Autor </w:t>
      </w:r>
      <w:r w:rsidRPr="009B6CCF">
        <w:t>(</w:t>
      </w:r>
      <w:r w:rsidRPr="003B1773">
        <w:t>2025</w:t>
      </w:r>
      <w:r w:rsidRPr="009B6CCF">
        <w:t>)</w:t>
      </w:r>
    </w:p>
    <w:p w14:paraId="4FA1A0EF" w14:textId="77777777" w:rsidR="005F1D64" w:rsidRPr="009B6CCF" w:rsidRDefault="005F1D64" w:rsidP="003B1773"/>
    <w:p w14:paraId="28B0C76C" w14:textId="739485E0" w:rsidR="00045E61" w:rsidRDefault="00D500CA" w:rsidP="00EA3516">
      <w:pPr>
        <w:pStyle w:val="Tpico"/>
      </w:pPr>
      <w:r w:rsidRPr="00547B64">
        <w:t>Estruturação de Identificadores Hierárquicos</w:t>
      </w:r>
      <w:r w:rsidR="00045E61" w:rsidRPr="00944FEE">
        <w:t xml:space="preserve">: </w:t>
      </w:r>
      <w:r w:rsidR="00944FEE">
        <w:t xml:space="preserve">o </w:t>
      </w:r>
      <w:r w:rsidR="00F703F0" w:rsidRPr="009B6CCF">
        <w:t>código cria chaves compostas para identificar quadras (ID_QUADRA) e faces (ID_FACE)</w:t>
      </w:r>
      <w:r w:rsidR="00E5040C" w:rsidRPr="009B6CCF">
        <w:t xml:space="preserve"> (</w:t>
      </w:r>
      <w:r w:rsidR="00E5040C" w:rsidRPr="009B6CCF">
        <w:fldChar w:fldCharType="begin"/>
      </w:r>
      <w:r w:rsidR="00E5040C" w:rsidRPr="009B6CCF">
        <w:instrText xml:space="preserve"> REF _Ref219013027 \h </w:instrText>
      </w:r>
      <w:r w:rsidR="00E5040C" w:rsidRPr="009B6CCF">
        <w:fldChar w:fldCharType="separate"/>
      </w:r>
      <w:r w:rsidR="00F02416" w:rsidRPr="009B6CCF">
        <w:t xml:space="preserve">Quadro </w:t>
      </w:r>
      <w:r w:rsidR="00F02416">
        <w:rPr>
          <w:noProof/>
        </w:rPr>
        <w:t>16</w:t>
      </w:r>
      <w:r w:rsidR="00E5040C" w:rsidRPr="009B6CCF">
        <w:fldChar w:fldCharType="end"/>
      </w:r>
      <w:r w:rsidR="00E5040C" w:rsidRPr="009B6CCF">
        <w:t>).</w:t>
      </w:r>
      <w:r w:rsidR="00F703F0" w:rsidRPr="009B6CCF">
        <w:t xml:space="preserve"> A concatenação do COD_SETOR com os números de quadra e face cria um identificador único em nível nacional.</w:t>
      </w:r>
      <w:r w:rsidR="00C62BEA" w:rsidRPr="009B6CCF">
        <w:t xml:space="preserve"> O uso da função </w:t>
      </w:r>
      <w:r w:rsidR="00F703F0" w:rsidRPr="009B6CCF">
        <w:t>LPAD</w:t>
      </w:r>
      <w:r w:rsidR="00C62BEA" w:rsidRPr="009B6CCF">
        <w:t xml:space="preserve"> g</w:t>
      </w:r>
      <w:r w:rsidR="00F703F0" w:rsidRPr="009B6CCF">
        <w:t>arante que o número da quadra e da face possuam sempre 3 dígitos</w:t>
      </w:r>
      <w:r w:rsidR="00225431" w:rsidRPr="009B6CCF">
        <w:t>.</w:t>
      </w:r>
    </w:p>
    <w:p w14:paraId="0B06B483" w14:textId="277B5FE0" w:rsidR="00F00C16" w:rsidRPr="009B6CCF" w:rsidDel="00793B03" w:rsidRDefault="00F00C16" w:rsidP="00F00C16">
      <w:pPr>
        <w:rPr>
          <w:del w:id="127" w:author="Ednez Gomes Tavares" w:date="2026-04-10T13:34:00Z" w16du:dateUtc="2026-04-10T16:34:00Z"/>
        </w:rPr>
      </w:pPr>
    </w:p>
    <w:p w14:paraId="1C345A29" w14:textId="46B4147E" w:rsidR="0059196B" w:rsidRDefault="0059196B" w:rsidP="00045E61">
      <w:r w:rsidRPr="009B6CCF">
        <w:t>Na segunda fase do processamento</w:t>
      </w:r>
      <w:r w:rsidR="00167B13" w:rsidRPr="009B6CCF">
        <w:t>, a aplicação da cláusula de agrupamento (</w:t>
      </w:r>
      <w:r w:rsidR="00167B13" w:rsidRPr="009B6CCF">
        <w:rPr>
          <w:i/>
          <w:iCs/>
        </w:rPr>
        <w:t>GROUP BY</w:t>
      </w:r>
      <w:r w:rsidR="00167B13" w:rsidRPr="009B6CCF">
        <w:t>) sobre o código do município, o nome do logradouro e o número predial garante a unicidade dos registros na tabela final</w:t>
      </w:r>
      <w:r w:rsidR="00C849D0" w:rsidRPr="009B6CCF">
        <w:t xml:space="preserve"> (</w:t>
      </w:r>
      <w:r w:rsidR="00C849D0" w:rsidRPr="009B6CCF">
        <w:fldChar w:fldCharType="begin"/>
      </w:r>
      <w:r w:rsidR="00C849D0" w:rsidRPr="009B6CCF">
        <w:instrText xml:space="preserve"> REF _Ref219017416 \h </w:instrText>
      </w:r>
      <w:r w:rsidR="00C849D0" w:rsidRPr="009B6CCF">
        <w:fldChar w:fldCharType="separate"/>
      </w:r>
      <w:r w:rsidR="00F02416" w:rsidRPr="009B6CCF">
        <w:t xml:space="preserve">Quadro </w:t>
      </w:r>
      <w:r w:rsidR="00F02416">
        <w:rPr>
          <w:noProof/>
        </w:rPr>
        <w:t>17</w:t>
      </w:r>
      <w:r w:rsidR="00C849D0" w:rsidRPr="009B6CCF">
        <w:fldChar w:fldCharType="end"/>
      </w:r>
      <w:r w:rsidR="00C849D0" w:rsidRPr="009B6CCF">
        <w:t>)</w:t>
      </w:r>
      <w:r w:rsidR="00167B13" w:rsidRPr="009B6CCF">
        <w:t xml:space="preserve">. </w:t>
      </w:r>
      <w:r w:rsidR="00C12969" w:rsidRPr="009B6CCF">
        <w:t>O agrupamento</w:t>
      </w:r>
      <w:r w:rsidR="00167B13" w:rsidRPr="009B6CCF">
        <w:t xml:space="preserve"> é fundamental para a integridade do modelo de dados, pois elimina a redundância característica dos microdados do CNEFE, onde edifícios multi</w:t>
      </w:r>
      <w:r w:rsidR="00FD2962" w:rsidRPr="009B6CCF">
        <w:t>-</w:t>
      </w:r>
      <w:r w:rsidR="00167B13" w:rsidRPr="009B6CCF">
        <w:t xml:space="preserve">residenciais geram </w:t>
      </w:r>
      <w:r w:rsidR="00167B13" w:rsidRPr="009B6CCF">
        <w:lastRenderedPageBreak/>
        <w:t xml:space="preserve">centenas de pontos sobrepostos. O resultado é uma base de dados otimizada, na qual cada registro representa um ponto de endereço único no espaço urbano, </w:t>
      </w:r>
      <w:r w:rsidR="00DF7FBE" w:rsidRPr="009B6CCF">
        <w:t>que pode ser usado com segurança</w:t>
      </w:r>
      <w:r w:rsidR="00167B13" w:rsidRPr="009B6CCF">
        <w:t xml:space="preserve"> para a geração de faces de</w:t>
      </w:r>
      <w:r w:rsidR="009E3402" w:rsidRPr="009B6CCF">
        <w:t xml:space="preserve"> quadra</w:t>
      </w:r>
      <w:r w:rsidR="00167B13" w:rsidRPr="009B6CCF">
        <w:t>.</w:t>
      </w:r>
      <w:r w:rsidRPr="009B6CCF">
        <w:t xml:space="preserve"> </w:t>
      </w:r>
    </w:p>
    <w:p w14:paraId="700ACC83" w14:textId="77777777" w:rsidR="00C15A4B" w:rsidRDefault="00C15A4B" w:rsidP="00045E61"/>
    <w:p w14:paraId="111947C7" w14:textId="239FD198" w:rsidR="00510A70" w:rsidRPr="00C15A4B" w:rsidRDefault="00510A70" w:rsidP="00510A70">
      <w:pPr>
        <w:pStyle w:val="Legenda"/>
        <w:rPr>
          <w:sz w:val="24"/>
          <w:szCs w:val="24"/>
        </w:rPr>
      </w:pPr>
      <w:bookmarkStart w:id="128" w:name="_Ref219017416"/>
      <w:r w:rsidRPr="00C15A4B">
        <w:rPr>
          <w:sz w:val="24"/>
          <w:szCs w:val="24"/>
        </w:rPr>
        <w:t xml:space="preserve">Quadro </w:t>
      </w:r>
      <w:r w:rsidR="00F02416" w:rsidRPr="00C15A4B">
        <w:rPr>
          <w:sz w:val="24"/>
          <w:szCs w:val="24"/>
        </w:rPr>
        <w:fldChar w:fldCharType="begin"/>
      </w:r>
      <w:r w:rsidR="00F02416" w:rsidRPr="00C15A4B">
        <w:rPr>
          <w:sz w:val="24"/>
          <w:szCs w:val="24"/>
        </w:rPr>
        <w:instrText xml:space="preserve"> SEQ Quadro \* ARABIC </w:instrText>
      </w:r>
      <w:r w:rsidR="00F02416" w:rsidRPr="00C15A4B">
        <w:rPr>
          <w:sz w:val="24"/>
          <w:szCs w:val="24"/>
        </w:rPr>
        <w:fldChar w:fldCharType="separate"/>
      </w:r>
      <w:r w:rsidR="00F02416" w:rsidRPr="00C15A4B">
        <w:rPr>
          <w:noProof/>
          <w:sz w:val="24"/>
          <w:szCs w:val="24"/>
        </w:rPr>
        <w:t>17</w:t>
      </w:r>
      <w:r w:rsidR="00F02416" w:rsidRPr="00C15A4B">
        <w:rPr>
          <w:noProof/>
          <w:sz w:val="24"/>
          <w:szCs w:val="24"/>
        </w:rPr>
        <w:fldChar w:fldCharType="end"/>
      </w:r>
      <w:bookmarkEnd w:id="128"/>
      <w:r w:rsidRPr="00C15A4B">
        <w:rPr>
          <w:sz w:val="24"/>
          <w:szCs w:val="24"/>
        </w:rPr>
        <w:t xml:space="preserve"> – Tabela TMP_ENDERECOS_UNICOS</w:t>
      </w:r>
    </w:p>
    <w:tbl>
      <w:tblPr>
        <w:tblStyle w:val="Tabelacomgrade"/>
        <w:tblW w:w="0" w:type="auto"/>
        <w:tblLook w:val="04A0" w:firstRow="1" w:lastRow="0" w:firstColumn="1" w:lastColumn="0" w:noHBand="0" w:noVBand="1"/>
      </w:tblPr>
      <w:tblGrid>
        <w:gridCol w:w="9061"/>
      </w:tblGrid>
      <w:tr w:rsidR="00510A70" w:rsidRPr="009B6CCF" w14:paraId="0B1260BD" w14:textId="77777777" w:rsidTr="005078CA">
        <w:tc>
          <w:tcPr>
            <w:tcW w:w="9061" w:type="dxa"/>
          </w:tcPr>
          <w:p w14:paraId="73EFA8FF" w14:textId="77777777" w:rsidR="00C757FE" w:rsidRDefault="00C757FE" w:rsidP="005078CA">
            <w:pPr>
              <w:pStyle w:val="Codigo"/>
              <w:keepNext/>
              <w:widowControl w:val="0"/>
              <w:rPr>
                <w:b/>
                <w:bCs/>
              </w:rPr>
            </w:pPr>
          </w:p>
          <w:p w14:paraId="11E34AB4" w14:textId="607497C7" w:rsidR="00510A70" w:rsidRPr="009B6CCF" w:rsidRDefault="00510A70" w:rsidP="005078CA">
            <w:pPr>
              <w:pStyle w:val="Codigo"/>
              <w:keepNext/>
              <w:widowControl w:val="0"/>
              <w:rPr>
                <w:b/>
                <w:bCs/>
              </w:rPr>
            </w:pPr>
            <w:r w:rsidRPr="009B6CCF">
              <w:rPr>
                <w:b/>
                <w:bCs/>
              </w:rPr>
              <w:t>-- Agrupamento para eliminação de duplicidades e cálculo de centroides</w:t>
            </w:r>
          </w:p>
          <w:p w14:paraId="57B591B6" w14:textId="77777777" w:rsidR="00510A70" w:rsidRPr="009B6CCF" w:rsidRDefault="00510A70" w:rsidP="005078CA">
            <w:pPr>
              <w:pStyle w:val="Codigo"/>
              <w:keepNext/>
              <w:widowControl w:val="0"/>
              <w:rPr>
                <w:b/>
                <w:bCs/>
              </w:rPr>
            </w:pPr>
            <w:r w:rsidRPr="009B6CCF">
              <w:rPr>
                <w:b/>
                <w:bCs/>
              </w:rPr>
              <w:t>-- MySQL/MariaDB 10.2</w:t>
            </w:r>
          </w:p>
          <w:p w14:paraId="6BA3E767" w14:textId="77777777" w:rsidR="00510A70" w:rsidRPr="009B6CCF" w:rsidRDefault="00510A70" w:rsidP="005078CA">
            <w:pPr>
              <w:pStyle w:val="Codigo"/>
              <w:keepNext/>
              <w:widowControl w:val="0"/>
            </w:pPr>
            <w:r w:rsidRPr="009B6CCF">
              <w:t>CREATE TABLE TMP_ENDERECOS_UNICOS AS</w:t>
            </w:r>
          </w:p>
          <w:p w14:paraId="09F15707" w14:textId="77777777" w:rsidR="00510A70" w:rsidRPr="009B6CCF" w:rsidRDefault="00510A70" w:rsidP="005078CA">
            <w:pPr>
              <w:pStyle w:val="Codigo"/>
              <w:keepNext/>
              <w:widowControl w:val="0"/>
            </w:pPr>
            <w:r w:rsidRPr="009B6CCF">
              <w:t xml:space="preserve">SELECT </w:t>
            </w:r>
          </w:p>
          <w:p w14:paraId="0AA45DB8" w14:textId="77777777" w:rsidR="00510A70" w:rsidRPr="009B6CCF" w:rsidRDefault="00510A70" w:rsidP="005078CA">
            <w:pPr>
              <w:pStyle w:val="Codigo"/>
              <w:keepNext/>
              <w:widowControl w:val="0"/>
            </w:pPr>
            <w:r w:rsidRPr="009B6CCF">
              <w:t xml:space="preserve">    COD_MUNICIPIO,</w:t>
            </w:r>
          </w:p>
          <w:p w14:paraId="5EAC1BD5" w14:textId="77777777" w:rsidR="00510A70" w:rsidRPr="009B6CCF" w:rsidRDefault="00510A70" w:rsidP="005078CA">
            <w:pPr>
              <w:pStyle w:val="Codigo"/>
              <w:keepNext/>
              <w:widowControl w:val="0"/>
            </w:pPr>
            <w:r w:rsidRPr="009B6CCF">
              <w:t xml:space="preserve">    NOM_LOGRADOURO,</w:t>
            </w:r>
          </w:p>
          <w:p w14:paraId="0BB498DE" w14:textId="77777777" w:rsidR="00510A70" w:rsidRPr="009B6CCF" w:rsidRDefault="00510A70" w:rsidP="005078CA">
            <w:pPr>
              <w:pStyle w:val="Codigo"/>
              <w:keepNext/>
              <w:widowControl w:val="0"/>
            </w:pPr>
            <w:r w:rsidRPr="009B6CCF">
              <w:t xml:space="preserve">    NUM_ENDERECO,</w:t>
            </w:r>
          </w:p>
          <w:p w14:paraId="2A593200" w14:textId="77777777" w:rsidR="00510A70" w:rsidRPr="009B6CCF" w:rsidRDefault="00510A70" w:rsidP="005078CA">
            <w:pPr>
              <w:pStyle w:val="Codigo"/>
              <w:keepNext/>
              <w:widowControl w:val="0"/>
            </w:pPr>
            <w:r w:rsidRPr="009B6CCF">
              <w:t xml:space="preserve">    AVG(LATITUDE) AS LATITUDE_MEDIA,</w:t>
            </w:r>
          </w:p>
          <w:p w14:paraId="3ADFEA10" w14:textId="77777777" w:rsidR="00510A70" w:rsidRPr="009B6CCF" w:rsidRDefault="00510A70" w:rsidP="005078CA">
            <w:pPr>
              <w:pStyle w:val="Codigo"/>
              <w:keepNext/>
              <w:widowControl w:val="0"/>
            </w:pPr>
            <w:r w:rsidRPr="009B6CCF">
              <w:t xml:space="preserve">    AVG(LONGITUDE) AS LONGITUDE_MEDIA,</w:t>
            </w:r>
          </w:p>
          <w:p w14:paraId="3B234D44" w14:textId="77777777" w:rsidR="00510A70" w:rsidRPr="009B6CCF" w:rsidRDefault="00510A70" w:rsidP="005078CA">
            <w:pPr>
              <w:pStyle w:val="Codigo"/>
              <w:keepNext/>
              <w:widowControl w:val="0"/>
            </w:pPr>
            <w:r w:rsidRPr="009B6CCF">
              <w:t xml:space="preserve">    COUNT(*) AS QTD_PONTOS,</w:t>
            </w:r>
          </w:p>
          <w:p w14:paraId="5458014B" w14:textId="77777777" w:rsidR="00510A70" w:rsidRPr="009B6CCF" w:rsidRDefault="00510A70" w:rsidP="005078CA">
            <w:pPr>
              <w:pStyle w:val="Codigo"/>
              <w:keepNext/>
              <w:widowControl w:val="0"/>
            </w:pPr>
            <w:r w:rsidRPr="009B6CCF">
              <w:t xml:space="preserve">    -- Identificação da Quadra e Face predominantes (Moda Estatística)</w:t>
            </w:r>
          </w:p>
          <w:p w14:paraId="4F36810C" w14:textId="77777777" w:rsidR="00510A70" w:rsidRPr="00BC73BE" w:rsidRDefault="00510A70" w:rsidP="005078CA">
            <w:pPr>
              <w:pStyle w:val="Codigo"/>
              <w:keepNext/>
              <w:widowControl w:val="0"/>
              <w:rPr>
                <w:lang w:val="en-US"/>
              </w:rPr>
            </w:pPr>
            <w:r w:rsidRPr="009B6CCF">
              <w:t xml:space="preserve">    </w:t>
            </w:r>
            <w:r w:rsidRPr="00BC73BE">
              <w:rPr>
                <w:lang w:val="en-US"/>
              </w:rPr>
              <w:t>SUBSTRING_INDEX(</w:t>
            </w:r>
          </w:p>
          <w:p w14:paraId="79018B4A" w14:textId="77777777" w:rsidR="00510A70" w:rsidRPr="00BC73BE" w:rsidRDefault="00510A70" w:rsidP="005078CA">
            <w:pPr>
              <w:pStyle w:val="Codigo"/>
              <w:keepNext/>
              <w:widowControl w:val="0"/>
              <w:rPr>
                <w:lang w:val="en-US"/>
              </w:rPr>
            </w:pPr>
            <w:r w:rsidRPr="00BC73BE">
              <w:rPr>
                <w:lang w:val="en-US"/>
              </w:rPr>
              <w:t xml:space="preserve">        GROUP_CONCAT(ID_QUADRA ORDER BY ID_QUADRA SEPARATOR ','), </w:t>
            </w:r>
          </w:p>
          <w:p w14:paraId="4B497F3B" w14:textId="77777777" w:rsidR="00510A70" w:rsidRPr="009B6CCF" w:rsidRDefault="00510A70" w:rsidP="005078CA">
            <w:pPr>
              <w:pStyle w:val="Codigo"/>
              <w:keepNext/>
              <w:widowControl w:val="0"/>
            </w:pPr>
            <w:r w:rsidRPr="00BC73BE">
              <w:rPr>
                <w:lang w:val="en-US"/>
              </w:rPr>
              <w:t xml:space="preserve">        </w:t>
            </w:r>
            <w:r w:rsidRPr="009B6CCF">
              <w:t>',', 1</w:t>
            </w:r>
          </w:p>
          <w:p w14:paraId="5DA2E342" w14:textId="77777777" w:rsidR="00510A70" w:rsidRPr="009B6CCF" w:rsidRDefault="00510A70" w:rsidP="005078CA">
            <w:pPr>
              <w:pStyle w:val="Codigo"/>
              <w:keepNext/>
              <w:widowControl w:val="0"/>
            </w:pPr>
            <w:r w:rsidRPr="009B6CCF">
              <w:t xml:space="preserve">    ) AS ID_QUADRA_MODA,</w:t>
            </w:r>
          </w:p>
          <w:p w14:paraId="4CF5393C" w14:textId="77777777" w:rsidR="00510A70" w:rsidRPr="00BC73BE" w:rsidRDefault="00510A70" w:rsidP="005078CA">
            <w:pPr>
              <w:pStyle w:val="Codigo"/>
              <w:keepNext/>
              <w:widowControl w:val="0"/>
              <w:rPr>
                <w:lang w:val="en-US"/>
              </w:rPr>
            </w:pPr>
            <w:r w:rsidRPr="009B6CCF">
              <w:t xml:space="preserve">    </w:t>
            </w:r>
            <w:r w:rsidRPr="00BC73BE">
              <w:rPr>
                <w:lang w:val="en-US"/>
              </w:rPr>
              <w:t>SUBSTRING_INDEX(</w:t>
            </w:r>
          </w:p>
          <w:p w14:paraId="76A19FF7" w14:textId="77777777" w:rsidR="00510A70" w:rsidRPr="00BC73BE" w:rsidRDefault="00510A70" w:rsidP="005078CA">
            <w:pPr>
              <w:pStyle w:val="Codigo"/>
              <w:keepNext/>
              <w:widowControl w:val="0"/>
              <w:rPr>
                <w:lang w:val="en-US"/>
              </w:rPr>
            </w:pPr>
            <w:r w:rsidRPr="00BC73BE">
              <w:rPr>
                <w:lang w:val="en-US"/>
              </w:rPr>
              <w:t xml:space="preserve">        GROUP_CONCAT(ID_FACE ORDER BY ID_FACE SEPARATOR ','), </w:t>
            </w:r>
          </w:p>
          <w:p w14:paraId="3182B986" w14:textId="77777777" w:rsidR="00510A70" w:rsidRPr="00BC16CD" w:rsidRDefault="00510A70" w:rsidP="005078CA">
            <w:pPr>
              <w:pStyle w:val="Codigo"/>
              <w:keepNext/>
              <w:widowControl w:val="0"/>
              <w:rPr>
                <w:lang w:val="en-US"/>
              </w:rPr>
            </w:pPr>
            <w:r w:rsidRPr="00BC73BE">
              <w:rPr>
                <w:lang w:val="en-US"/>
              </w:rPr>
              <w:t xml:space="preserve">        </w:t>
            </w:r>
            <w:r w:rsidRPr="00BC16CD">
              <w:rPr>
                <w:lang w:val="en-US"/>
              </w:rPr>
              <w:t>',', 1</w:t>
            </w:r>
          </w:p>
          <w:p w14:paraId="7F1407A4" w14:textId="77777777" w:rsidR="00510A70" w:rsidRPr="00BC16CD" w:rsidRDefault="00510A70" w:rsidP="005078CA">
            <w:pPr>
              <w:pStyle w:val="Codigo"/>
              <w:keepNext/>
              <w:widowControl w:val="0"/>
              <w:rPr>
                <w:lang w:val="en-US"/>
              </w:rPr>
            </w:pPr>
            <w:r w:rsidRPr="00BC16CD">
              <w:rPr>
                <w:lang w:val="en-US"/>
              </w:rPr>
              <w:t xml:space="preserve">    ) AS ID_FACE_MODA,</w:t>
            </w:r>
          </w:p>
          <w:p w14:paraId="3E762719" w14:textId="77777777" w:rsidR="00510A70" w:rsidRPr="00BC16CD" w:rsidRDefault="00510A70" w:rsidP="005078CA">
            <w:pPr>
              <w:pStyle w:val="Codigo"/>
              <w:keepNext/>
              <w:widowControl w:val="0"/>
              <w:rPr>
                <w:lang w:val="en-US"/>
              </w:rPr>
            </w:pPr>
            <w:r w:rsidRPr="00BC16CD">
              <w:rPr>
                <w:lang w:val="en-US"/>
              </w:rPr>
              <w:t xml:space="preserve">    MIN(COD_UNICO_ENDERECO) AS COD_UNICO_ENDERECO_REF</w:t>
            </w:r>
          </w:p>
          <w:p w14:paraId="55C6C21F" w14:textId="77777777" w:rsidR="00510A70" w:rsidRPr="00BC73BE" w:rsidRDefault="00510A70" w:rsidP="005078CA">
            <w:pPr>
              <w:pStyle w:val="Codigo"/>
              <w:keepNext/>
              <w:widowControl w:val="0"/>
              <w:rPr>
                <w:lang w:val="en-US"/>
              </w:rPr>
            </w:pPr>
            <w:r w:rsidRPr="00BC73BE">
              <w:rPr>
                <w:lang w:val="en-US"/>
              </w:rPr>
              <w:t>FROM TMP_ENDERECOS_BASE</w:t>
            </w:r>
          </w:p>
          <w:p w14:paraId="45120983" w14:textId="77777777" w:rsidR="00510A70" w:rsidRPr="00BC73BE" w:rsidRDefault="00510A70" w:rsidP="005078CA">
            <w:pPr>
              <w:pStyle w:val="Codigo"/>
              <w:keepNext/>
              <w:widowControl w:val="0"/>
              <w:rPr>
                <w:lang w:val="en-US"/>
              </w:rPr>
            </w:pPr>
            <w:r w:rsidRPr="00BC73BE">
              <w:rPr>
                <w:lang w:val="en-US"/>
              </w:rPr>
              <w:t xml:space="preserve">GROUP BY </w:t>
            </w:r>
          </w:p>
          <w:p w14:paraId="6003AFCB" w14:textId="77777777" w:rsidR="00510A70" w:rsidRPr="009B6CCF" w:rsidRDefault="00510A70" w:rsidP="005078CA">
            <w:pPr>
              <w:pStyle w:val="Codigo"/>
              <w:keepNext/>
              <w:widowControl w:val="0"/>
            </w:pPr>
            <w:r w:rsidRPr="00BC73BE">
              <w:rPr>
                <w:lang w:val="en-US"/>
              </w:rPr>
              <w:t xml:space="preserve">    </w:t>
            </w:r>
            <w:r w:rsidRPr="009B6CCF">
              <w:t xml:space="preserve">COD_MUNICIPIO, </w:t>
            </w:r>
          </w:p>
          <w:p w14:paraId="087BEA59" w14:textId="77777777" w:rsidR="00510A70" w:rsidRPr="009B6CCF" w:rsidRDefault="00510A70" w:rsidP="005078CA">
            <w:pPr>
              <w:pStyle w:val="Codigo"/>
              <w:keepNext/>
              <w:widowControl w:val="0"/>
            </w:pPr>
            <w:r w:rsidRPr="009B6CCF">
              <w:t xml:space="preserve">    NOM_LOGRADOURO, </w:t>
            </w:r>
          </w:p>
          <w:p w14:paraId="4A19F263" w14:textId="77777777" w:rsidR="00510A70" w:rsidRDefault="00510A70" w:rsidP="005078CA">
            <w:pPr>
              <w:pStyle w:val="Codigo"/>
              <w:keepNext/>
              <w:widowControl w:val="0"/>
            </w:pPr>
            <w:r w:rsidRPr="009B6CCF">
              <w:t xml:space="preserve">    NUM_ENDERECO;</w:t>
            </w:r>
          </w:p>
          <w:p w14:paraId="14DA0584" w14:textId="77777777" w:rsidR="00C757FE" w:rsidRPr="009B6CCF" w:rsidRDefault="00C757FE" w:rsidP="005078CA">
            <w:pPr>
              <w:pStyle w:val="Codigo"/>
              <w:keepNext/>
              <w:widowControl w:val="0"/>
            </w:pPr>
          </w:p>
        </w:tc>
      </w:tr>
    </w:tbl>
    <w:p w14:paraId="5B15E696" w14:textId="4C1A5E6C" w:rsidR="00510A70" w:rsidRPr="009B6CCF" w:rsidRDefault="00510A70" w:rsidP="00C15A4B">
      <w:pPr>
        <w:pStyle w:val="Legenda"/>
      </w:pPr>
      <w:r w:rsidRPr="009B6CCF">
        <w:t xml:space="preserve">Elaboração: </w:t>
      </w:r>
      <w:r w:rsidR="00FC66C7">
        <w:t>A</w:t>
      </w:r>
      <w:r>
        <w:t xml:space="preserve">utor </w:t>
      </w:r>
      <w:r w:rsidRPr="009B6CCF">
        <w:t>(2025)</w:t>
      </w:r>
    </w:p>
    <w:p w14:paraId="2971E2DF" w14:textId="77777777" w:rsidR="00510A70" w:rsidRPr="009B6CCF" w:rsidRDefault="00510A70" w:rsidP="00045E61"/>
    <w:p w14:paraId="601E92ED" w14:textId="6F6D252D" w:rsidR="00C849D0" w:rsidRPr="009B6CCF" w:rsidRDefault="00C849D0" w:rsidP="00045E61">
      <w:r w:rsidRPr="009B6CCF">
        <w:t xml:space="preserve">Além de garantir </w:t>
      </w:r>
      <w:r w:rsidR="004E424F" w:rsidRPr="009B6CCF">
        <w:t>a unicidade dos registros</w:t>
      </w:r>
      <w:r w:rsidR="00A15FE1" w:rsidRPr="009B6CCF">
        <w:t>,</w:t>
      </w:r>
      <w:r w:rsidR="004E424F" w:rsidRPr="009B6CCF">
        <w:t xml:space="preserve"> o código SQL apresentado no </w:t>
      </w:r>
      <w:r w:rsidR="004E424F" w:rsidRPr="009B6CCF">
        <w:fldChar w:fldCharType="begin"/>
      </w:r>
      <w:r w:rsidR="004E424F" w:rsidRPr="009B6CCF">
        <w:instrText xml:space="preserve"> REF _Ref219017416 \h </w:instrText>
      </w:r>
      <w:r w:rsidR="004E424F" w:rsidRPr="009B6CCF">
        <w:fldChar w:fldCharType="separate"/>
      </w:r>
      <w:r w:rsidR="00F02416" w:rsidRPr="009B6CCF">
        <w:t xml:space="preserve">Quadro </w:t>
      </w:r>
      <w:r w:rsidR="00F02416">
        <w:rPr>
          <w:noProof/>
        </w:rPr>
        <w:t>17</w:t>
      </w:r>
      <w:r w:rsidR="004E424F" w:rsidRPr="009B6CCF">
        <w:fldChar w:fldCharType="end"/>
      </w:r>
      <w:r w:rsidR="004E424F" w:rsidRPr="009B6CCF">
        <w:t xml:space="preserve"> também </w:t>
      </w:r>
      <w:r w:rsidR="00D607D9" w:rsidRPr="009B6CCF">
        <w:t>realiza</w:t>
      </w:r>
      <w:r w:rsidR="00276B01" w:rsidRPr="009B6CCF">
        <w:t>:</w:t>
      </w:r>
    </w:p>
    <w:p w14:paraId="6E0F76CC" w14:textId="160121E1" w:rsidR="00D607D9" w:rsidRPr="009B6CCF" w:rsidRDefault="00D607D9" w:rsidP="00EA3516">
      <w:pPr>
        <w:pStyle w:val="Tpico"/>
      </w:pPr>
      <w:r w:rsidRPr="00FC66C7">
        <w:t>Persistência de Atributos Consolidados</w:t>
      </w:r>
      <w:r w:rsidRPr="00793B03">
        <w:t xml:space="preserve">: </w:t>
      </w:r>
      <w:r w:rsidR="0028028D" w:rsidRPr="00793B03">
        <w:t>O</w:t>
      </w:r>
      <w:r w:rsidRPr="00793B03">
        <w:t xml:space="preserve">s registros que passaram pelo </w:t>
      </w:r>
      <w:r w:rsidRPr="009B6CCF">
        <w:t xml:space="preserve">tratamento de Moda Estatística (para quadras e faces) e Média Aritmética (para coordenadas) são </w:t>
      </w:r>
      <w:r w:rsidR="0028028D" w:rsidRPr="009B6CCF">
        <w:t>gravados</w:t>
      </w:r>
      <w:r w:rsidRPr="009B6CCF">
        <w:t xml:space="preserve"> na tabela definitiva. A manutenção das colunas originais de LATITUDE e LONGITUDE em formato numérico, paralelamente ao objeto geográfico, visa facilitar a interoperabilidade com sistemas que não possuem suporte nativo a dados espaciais.</w:t>
      </w:r>
    </w:p>
    <w:p w14:paraId="0BF10D4E" w14:textId="2F209E0E" w:rsidR="00B322B1" w:rsidRPr="009B6CCF" w:rsidRDefault="00B322B1" w:rsidP="00EA3516">
      <w:pPr>
        <w:pStyle w:val="Tpico"/>
      </w:pPr>
      <w:r w:rsidRPr="00FC66C7">
        <w:t>Criaçã</w:t>
      </w:r>
      <w:r w:rsidR="00FF4308" w:rsidRPr="00FC66C7">
        <w:t>o de um</w:t>
      </w:r>
      <w:r w:rsidRPr="00FC66C7">
        <w:t xml:space="preserve"> Vínculo de Referência</w:t>
      </w:r>
      <w:r w:rsidR="00FF4308" w:rsidRPr="00793B03">
        <w:t xml:space="preserve">: </w:t>
      </w:r>
      <w:r w:rsidRPr="00793B03">
        <w:t xml:space="preserve">A inclusão do atributo </w:t>
      </w:r>
      <w:r w:rsidRPr="009B6CCF">
        <w:t>COD_UNICO_ENDERECO_REF através da função de agregação MIN() cumpre o papel fundamental de rastreabilidade.</w:t>
      </w:r>
      <w:r w:rsidR="006E748C" w:rsidRPr="009B6CCF">
        <w:t xml:space="preserve"> </w:t>
      </w:r>
      <w:r w:rsidRPr="009B6CCF">
        <w:t xml:space="preserve">Nos microdados originais do CNEFE, cada unidade (cada apartamento de um prédio) possui um </w:t>
      </w:r>
      <w:r w:rsidRPr="009B6CCF">
        <w:lastRenderedPageBreak/>
        <w:t>COD_UNICO_ENDERECO exclusivo. Ao consolidar centenas dessas unidades em um único ponto de endereço geográfico, o sistema precisa decidir qual identificador manter para representar aquele loca</w:t>
      </w:r>
      <w:r w:rsidR="00864842" w:rsidRPr="009B6CCF">
        <w:t xml:space="preserve">l. Para a aplicação foi escolhido o valor mínimo do </w:t>
      </w:r>
      <w:r w:rsidR="00586F75" w:rsidRPr="009B6CCF">
        <w:t>COD_UNICO_ENDERECO presente na</w:t>
      </w:r>
      <w:r w:rsidR="00FC46D5" w:rsidRPr="009B6CCF">
        <w:t xml:space="preserve"> tabela TMP_ENDERECOS_</w:t>
      </w:r>
      <w:r w:rsidR="00520256" w:rsidRPr="009B6CCF">
        <w:t xml:space="preserve"> </w:t>
      </w:r>
      <w:r w:rsidR="00FC46D5" w:rsidRPr="009B6CCF">
        <w:t>BASE.</w:t>
      </w:r>
    </w:p>
    <w:p w14:paraId="6B1EA582" w14:textId="77777777" w:rsidR="000628D4" w:rsidRPr="009B6CCF" w:rsidRDefault="000628D4" w:rsidP="00045E61"/>
    <w:p w14:paraId="23798C0F" w14:textId="67F259CB" w:rsidR="003C58E5" w:rsidRDefault="00FE7411" w:rsidP="006D3D4B">
      <w:r w:rsidRPr="009B6CCF">
        <w:t xml:space="preserve">Por fim, </w:t>
      </w:r>
      <w:r w:rsidR="00BE1229" w:rsidRPr="009B6CCF">
        <w:t xml:space="preserve">a terceira </w:t>
      </w:r>
      <w:r w:rsidRPr="009B6CCF">
        <w:t xml:space="preserve">etapa conclui </w:t>
      </w:r>
      <w:r w:rsidR="00BE1229" w:rsidRPr="009B6CCF">
        <w:t xml:space="preserve">a sequências </w:t>
      </w:r>
      <w:r w:rsidRPr="009B6CCF">
        <w:t>de processamento, transferindo os registros da tabela temporária de agrupamento para a estrutura definitiva CN_PONTOS_UNICOS</w:t>
      </w:r>
      <w:r w:rsidR="00A2174E" w:rsidRPr="009B6CCF">
        <w:t xml:space="preserve"> </w:t>
      </w:r>
      <w:r w:rsidR="00BD3408" w:rsidRPr="009B6CCF">
        <w:t>(</w:t>
      </w:r>
      <w:r w:rsidR="00304970" w:rsidRPr="009B6CCF">
        <w:fldChar w:fldCharType="begin"/>
      </w:r>
      <w:r w:rsidR="00304970" w:rsidRPr="009B6CCF">
        <w:instrText xml:space="preserve"> REF _Ref219707026 \h </w:instrText>
      </w:r>
      <w:r w:rsidR="00304970" w:rsidRPr="009B6CCF">
        <w:fldChar w:fldCharType="separate"/>
      </w:r>
      <w:r w:rsidR="00F02416" w:rsidRPr="009B6CCF">
        <w:t xml:space="preserve">Quadro </w:t>
      </w:r>
      <w:r w:rsidR="00F02416">
        <w:rPr>
          <w:noProof/>
        </w:rPr>
        <w:t>18</w:t>
      </w:r>
      <w:r w:rsidR="00304970" w:rsidRPr="009B6CCF">
        <w:fldChar w:fldCharType="end"/>
      </w:r>
      <w:r w:rsidR="00BD3408" w:rsidRPr="009B6CCF">
        <w:t>)</w:t>
      </w:r>
      <w:r w:rsidRPr="009B6CCF">
        <w:t xml:space="preserve">. </w:t>
      </w:r>
    </w:p>
    <w:p w14:paraId="57B81543" w14:textId="77777777" w:rsidR="00FA3561" w:rsidRDefault="00FA3561" w:rsidP="006D3D4B"/>
    <w:p w14:paraId="247FB231" w14:textId="7A4A7D9A" w:rsidR="00FA3561" w:rsidRPr="00FC66C7" w:rsidRDefault="00FA3561" w:rsidP="00FA3561">
      <w:pPr>
        <w:pStyle w:val="Legenda"/>
        <w:rPr>
          <w:sz w:val="24"/>
          <w:szCs w:val="24"/>
        </w:rPr>
      </w:pPr>
      <w:bookmarkStart w:id="129" w:name="_Ref219707026"/>
      <w:r w:rsidRPr="00FC66C7">
        <w:rPr>
          <w:sz w:val="24"/>
          <w:szCs w:val="24"/>
        </w:rPr>
        <w:t xml:space="preserve">Quadro </w:t>
      </w:r>
      <w:r w:rsidR="00F02416" w:rsidRPr="00FC66C7">
        <w:rPr>
          <w:sz w:val="24"/>
          <w:szCs w:val="24"/>
        </w:rPr>
        <w:fldChar w:fldCharType="begin"/>
      </w:r>
      <w:r w:rsidR="00F02416" w:rsidRPr="00FC66C7">
        <w:rPr>
          <w:sz w:val="24"/>
          <w:szCs w:val="24"/>
        </w:rPr>
        <w:instrText xml:space="preserve"> SEQ Quadro \* ARABIC </w:instrText>
      </w:r>
      <w:r w:rsidR="00F02416" w:rsidRPr="00FC66C7">
        <w:rPr>
          <w:sz w:val="24"/>
          <w:szCs w:val="24"/>
        </w:rPr>
        <w:fldChar w:fldCharType="separate"/>
      </w:r>
      <w:r w:rsidR="00F02416" w:rsidRPr="00FC66C7">
        <w:rPr>
          <w:noProof/>
          <w:sz w:val="24"/>
          <w:szCs w:val="24"/>
        </w:rPr>
        <w:t>18</w:t>
      </w:r>
      <w:r w:rsidR="00F02416" w:rsidRPr="00FC66C7">
        <w:rPr>
          <w:noProof/>
          <w:sz w:val="24"/>
          <w:szCs w:val="24"/>
        </w:rPr>
        <w:fldChar w:fldCharType="end"/>
      </w:r>
      <w:bookmarkEnd w:id="129"/>
      <w:r w:rsidRPr="00FC66C7">
        <w:rPr>
          <w:sz w:val="24"/>
          <w:szCs w:val="24"/>
        </w:rPr>
        <w:t xml:space="preserve"> – Consolidação dos dados de CN_PONTOS_UNICOS</w:t>
      </w:r>
    </w:p>
    <w:tbl>
      <w:tblPr>
        <w:tblStyle w:val="Tabelacomgrade"/>
        <w:tblW w:w="0" w:type="auto"/>
        <w:tblLook w:val="04A0" w:firstRow="1" w:lastRow="0" w:firstColumn="1" w:lastColumn="0" w:noHBand="0" w:noVBand="1"/>
      </w:tblPr>
      <w:tblGrid>
        <w:gridCol w:w="9061"/>
      </w:tblGrid>
      <w:tr w:rsidR="00FA3561" w:rsidRPr="009B6CCF" w14:paraId="796FFB7F" w14:textId="77777777" w:rsidTr="005078CA">
        <w:tc>
          <w:tcPr>
            <w:tcW w:w="9061" w:type="dxa"/>
          </w:tcPr>
          <w:p w14:paraId="00F7F168" w14:textId="77777777" w:rsidR="00C757FE" w:rsidRDefault="00C757FE" w:rsidP="005078CA">
            <w:pPr>
              <w:pStyle w:val="Codigo"/>
              <w:keepNext/>
              <w:widowControl w:val="0"/>
              <w:ind w:left="448"/>
              <w:rPr>
                <w:b/>
                <w:bCs/>
              </w:rPr>
            </w:pPr>
          </w:p>
          <w:p w14:paraId="51E3B55A" w14:textId="0341737B" w:rsidR="00FA3561" w:rsidRPr="009B6CCF" w:rsidRDefault="00FA3561" w:rsidP="005078CA">
            <w:pPr>
              <w:pStyle w:val="Codigo"/>
              <w:keepNext/>
              <w:widowControl w:val="0"/>
              <w:ind w:left="448"/>
              <w:rPr>
                <w:b/>
                <w:bCs/>
              </w:rPr>
            </w:pPr>
            <w:r w:rsidRPr="009B6CCF">
              <w:rPr>
                <w:b/>
                <w:bCs/>
              </w:rPr>
              <w:t>-- Insere os endereços únicos na tabela final</w:t>
            </w:r>
          </w:p>
          <w:p w14:paraId="27B11656" w14:textId="77777777" w:rsidR="00FA3561" w:rsidRPr="009B6CCF" w:rsidRDefault="00FA3561" w:rsidP="005078CA">
            <w:pPr>
              <w:pStyle w:val="Codigo"/>
              <w:keepNext/>
              <w:widowControl w:val="0"/>
              <w:ind w:left="448"/>
              <w:rPr>
                <w:b/>
                <w:bCs/>
              </w:rPr>
            </w:pPr>
            <w:r w:rsidRPr="009B6CCF">
              <w:rPr>
                <w:b/>
                <w:bCs/>
              </w:rPr>
              <w:t>-- MySQL/MariaDB 10.2</w:t>
            </w:r>
          </w:p>
          <w:p w14:paraId="4FB2B683" w14:textId="77777777" w:rsidR="00FA3561" w:rsidRPr="009B6CCF" w:rsidRDefault="00FA3561" w:rsidP="005078CA">
            <w:pPr>
              <w:pStyle w:val="Codigo"/>
              <w:keepNext/>
              <w:widowControl w:val="0"/>
              <w:ind w:left="448"/>
            </w:pPr>
            <w:r w:rsidRPr="009B6CCF">
              <w:t>INSERT INTO CN_PONTOS_UNICOS (</w:t>
            </w:r>
          </w:p>
          <w:p w14:paraId="16108E31" w14:textId="77777777" w:rsidR="00FA3561" w:rsidRPr="009B6CCF" w:rsidRDefault="00FA3561" w:rsidP="005078CA">
            <w:pPr>
              <w:pStyle w:val="Codigo"/>
              <w:keepNext/>
              <w:widowControl w:val="0"/>
              <w:ind w:left="448"/>
            </w:pPr>
            <w:r w:rsidRPr="009B6CCF">
              <w:t xml:space="preserve">  COD_MUNICIPIO, </w:t>
            </w:r>
          </w:p>
          <w:p w14:paraId="142BB609" w14:textId="77777777" w:rsidR="00FA3561" w:rsidRPr="009B6CCF" w:rsidRDefault="00FA3561" w:rsidP="005078CA">
            <w:pPr>
              <w:pStyle w:val="Codigo"/>
              <w:keepNext/>
              <w:widowControl w:val="0"/>
              <w:ind w:left="448"/>
            </w:pPr>
            <w:r w:rsidRPr="009B6CCF">
              <w:t xml:space="preserve">  COD_UNICO_ENDERECO, </w:t>
            </w:r>
          </w:p>
          <w:p w14:paraId="6BF32EA4" w14:textId="77777777" w:rsidR="00FA3561" w:rsidRPr="009B6CCF" w:rsidRDefault="00FA3561" w:rsidP="005078CA">
            <w:pPr>
              <w:pStyle w:val="Codigo"/>
              <w:keepNext/>
              <w:widowControl w:val="0"/>
              <w:ind w:left="448"/>
            </w:pPr>
            <w:r w:rsidRPr="009B6CCF">
              <w:t xml:space="preserve">  ID_QUADRA, </w:t>
            </w:r>
          </w:p>
          <w:p w14:paraId="6B512C55" w14:textId="77777777" w:rsidR="00FA3561" w:rsidRPr="009B6CCF" w:rsidRDefault="00FA3561" w:rsidP="005078CA">
            <w:pPr>
              <w:pStyle w:val="Codigo"/>
              <w:keepNext/>
              <w:widowControl w:val="0"/>
              <w:ind w:left="448"/>
            </w:pPr>
            <w:r w:rsidRPr="009B6CCF">
              <w:t xml:space="preserve">  ID_FACE, </w:t>
            </w:r>
          </w:p>
          <w:p w14:paraId="241EA24E" w14:textId="77777777" w:rsidR="00FA3561" w:rsidRPr="009B6CCF" w:rsidRDefault="00FA3561" w:rsidP="005078CA">
            <w:pPr>
              <w:pStyle w:val="Codigo"/>
              <w:keepNext/>
              <w:widowControl w:val="0"/>
              <w:ind w:left="448"/>
            </w:pPr>
            <w:r w:rsidRPr="009B6CCF">
              <w:t xml:space="preserve">  NOM_LOGRADOURO, </w:t>
            </w:r>
          </w:p>
          <w:p w14:paraId="464553B1" w14:textId="77777777" w:rsidR="00FA3561" w:rsidRPr="009B6CCF" w:rsidRDefault="00FA3561" w:rsidP="005078CA">
            <w:pPr>
              <w:pStyle w:val="Codigo"/>
              <w:keepNext/>
              <w:widowControl w:val="0"/>
              <w:ind w:left="448"/>
            </w:pPr>
            <w:r w:rsidRPr="009B6CCF">
              <w:t xml:space="preserve">  NUM_ENDERECO, </w:t>
            </w:r>
          </w:p>
          <w:p w14:paraId="6CA88078" w14:textId="77777777" w:rsidR="00FA3561" w:rsidRPr="009B6CCF" w:rsidRDefault="00FA3561" w:rsidP="005078CA">
            <w:pPr>
              <w:pStyle w:val="Codigo"/>
              <w:keepNext/>
              <w:widowControl w:val="0"/>
              <w:ind w:left="448"/>
            </w:pPr>
            <w:r w:rsidRPr="009B6CCF">
              <w:t xml:space="preserve">  LATITUDE, </w:t>
            </w:r>
          </w:p>
          <w:p w14:paraId="17556D43" w14:textId="77777777" w:rsidR="00FA3561" w:rsidRPr="009B6CCF" w:rsidRDefault="00FA3561" w:rsidP="005078CA">
            <w:pPr>
              <w:pStyle w:val="Codigo"/>
              <w:keepNext/>
              <w:widowControl w:val="0"/>
              <w:ind w:left="448"/>
            </w:pPr>
            <w:r w:rsidRPr="009B6CCF">
              <w:t xml:space="preserve">  LONGITUDE, </w:t>
            </w:r>
          </w:p>
          <w:p w14:paraId="434D6BF2" w14:textId="77777777" w:rsidR="00FA3561" w:rsidRPr="009B6CCF" w:rsidRDefault="00FA3561" w:rsidP="005078CA">
            <w:pPr>
              <w:pStyle w:val="Codigo"/>
              <w:keepNext/>
              <w:widowControl w:val="0"/>
              <w:ind w:left="448"/>
            </w:pPr>
            <w:r w:rsidRPr="009B6CCF">
              <w:t xml:space="preserve">  COORDS</w:t>
            </w:r>
          </w:p>
          <w:p w14:paraId="0C32FD22" w14:textId="77777777" w:rsidR="00FA3561" w:rsidRPr="009B6CCF" w:rsidRDefault="00FA3561" w:rsidP="005078CA">
            <w:pPr>
              <w:pStyle w:val="Codigo"/>
              <w:keepNext/>
              <w:widowControl w:val="0"/>
              <w:ind w:left="448"/>
            </w:pPr>
            <w:r w:rsidRPr="009B6CCF">
              <w:t>)</w:t>
            </w:r>
          </w:p>
          <w:p w14:paraId="1B25A924" w14:textId="77777777" w:rsidR="00FA3561" w:rsidRPr="009B6CCF" w:rsidRDefault="00FA3561" w:rsidP="005078CA">
            <w:pPr>
              <w:pStyle w:val="Codigo"/>
              <w:keepNext/>
              <w:widowControl w:val="0"/>
              <w:ind w:left="448"/>
            </w:pPr>
            <w:r w:rsidRPr="009B6CCF">
              <w:t xml:space="preserve">SELECT </w:t>
            </w:r>
          </w:p>
          <w:p w14:paraId="0ED68EDE" w14:textId="77777777" w:rsidR="00FA3561" w:rsidRPr="009B6CCF" w:rsidRDefault="00FA3561" w:rsidP="005078CA">
            <w:pPr>
              <w:pStyle w:val="Codigo"/>
              <w:keepNext/>
              <w:widowControl w:val="0"/>
              <w:ind w:left="448"/>
            </w:pPr>
            <w:r w:rsidRPr="009B6CCF">
              <w:t xml:space="preserve">  COD_MUNICIPIO,</w:t>
            </w:r>
          </w:p>
          <w:p w14:paraId="58338462" w14:textId="77777777" w:rsidR="00FA3561" w:rsidRPr="009B6CCF" w:rsidRDefault="00FA3561" w:rsidP="005078CA">
            <w:pPr>
              <w:pStyle w:val="Codigo"/>
              <w:keepNext/>
              <w:widowControl w:val="0"/>
              <w:ind w:left="448"/>
            </w:pPr>
            <w:r w:rsidRPr="009B6CCF">
              <w:t xml:space="preserve">  COD_UNICO_ENDERECO_REF,</w:t>
            </w:r>
          </w:p>
          <w:p w14:paraId="4B6A841C" w14:textId="77777777" w:rsidR="00FA3561" w:rsidRPr="009B6CCF" w:rsidRDefault="00FA3561" w:rsidP="005078CA">
            <w:pPr>
              <w:pStyle w:val="Codigo"/>
              <w:keepNext/>
              <w:widowControl w:val="0"/>
              <w:ind w:left="448"/>
            </w:pPr>
            <w:r w:rsidRPr="009B6CCF">
              <w:t xml:space="preserve">  ID_QUADRA_MODA,</w:t>
            </w:r>
          </w:p>
          <w:p w14:paraId="505AFE36" w14:textId="77777777" w:rsidR="00FA3561" w:rsidRPr="009B6CCF" w:rsidRDefault="00FA3561" w:rsidP="005078CA">
            <w:pPr>
              <w:pStyle w:val="Codigo"/>
              <w:keepNext/>
              <w:widowControl w:val="0"/>
              <w:ind w:left="448"/>
            </w:pPr>
            <w:r w:rsidRPr="009B6CCF">
              <w:t xml:space="preserve">  ID_FACE_MODA,</w:t>
            </w:r>
          </w:p>
          <w:p w14:paraId="4DD747DD" w14:textId="77777777" w:rsidR="00FA3561" w:rsidRPr="009B6CCF" w:rsidRDefault="00FA3561" w:rsidP="005078CA">
            <w:pPr>
              <w:pStyle w:val="Codigo"/>
              <w:keepNext/>
              <w:widowControl w:val="0"/>
              <w:ind w:left="448"/>
            </w:pPr>
            <w:r w:rsidRPr="009B6CCF">
              <w:t xml:space="preserve">  NOM_LOGRADOURO,</w:t>
            </w:r>
          </w:p>
          <w:p w14:paraId="56ECD8DA" w14:textId="77777777" w:rsidR="00FA3561" w:rsidRPr="009B6CCF" w:rsidRDefault="00FA3561" w:rsidP="005078CA">
            <w:pPr>
              <w:pStyle w:val="Codigo"/>
              <w:keepNext/>
              <w:widowControl w:val="0"/>
              <w:ind w:left="448"/>
            </w:pPr>
            <w:r w:rsidRPr="009B6CCF">
              <w:t xml:space="preserve">  NUM_ENDERECO,</w:t>
            </w:r>
          </w:p>
          <w:p w14:paraId="57480ECB" w14:textId="77777777" w:rsidR="00FA3561" w:rsidRPr="00BC73BE" w:rsidRDefault="00FA3561" w:rsidP="005078CA">
            <w:pPr>
              <w:pStyle w:val="Codigo"/>
              <w:keepNext/>
              <w:widowControl w:val="0"/>
              <w:ind w:left="448"/>
              <w:rPr>
                <w:lang w:val="es-ES"/>
              </w:rPr>
            </w:pPr>
            <w:r w:rsidRPr="009B6CCF">
              <w:t xml:space="preserve">  </w:t>
            </w:r>
            <w:r w:rsidRPr="00BC73BE">
              <w:rPr>
                <w:lang w:val="es-ES"/>
              </w:rPr>
              <w:t>LATITUDE_MEDIA,</w:t>
            </w:r>
          </w:p>
          <w:p w14:paraId="026C554C" w14:textId="77777777" w:rsidR="00FA3561" w:rsidRPr="00BC73BE" w:rsidRDefault="00FA3561" w:rsidP="005078CA">
            <w:pPr>
              <w:pStyle w:val="Codigo"/>
              <w:keepNext/>
              <w:widowControl w:val="0"/>
              <w:ind w:left="448"/>
              <w:rPr>
                <w:lang w:val="es-ES"/>
              </w:rPr>
            </w:pPr>
            <w:r w:rsidRPr="00BC73BE">
              <w:rPr>
                <w:lang w:val="es-ES"/>
              </w:rPr>
              <w:t xml:space="preserve">  LONGITUDE_MEDIA,</w:t>
            </w:r>
          </w:p>
          <w:p w14:paraId="1110E608" w14:textId="77777777" w:rsidR="00FA3561" w:rsidRPr="00BC73BE" w:rsidRDefault="00FA3561" w:rsidP="005078CA">
            <w:pPr>
              <w:pStyle w:val="Codigo"/>
              <w:keepNext/>
              <w:widowControl w:val="0"/>
              <w:ind w:left="448"/>
              <w:rPr>
                <w:lang w:val="es-ES"/>
              </w:rPr>
            </w:pPr>
            <w:r w:rsidRPr="00BC73BE">
              <w:rPr>
                <w:lang w:val="es-ES"/>
              </w:rPr>
              <w:t xml:space="preserve">  POINT(LONGITUDE_MEDIA, LATITUDE_MEDIA)</w:t>
            </w:r>
          </w:p>
          <w:p w14:paraId="44767A09" w14:textId="77777777" w:rsidR="00FA3561" w:rsidRDefault="00FA3561" w:rsidP="005078CA">
            <w:pPr>
              <w:pStyle w:val="Codigo"/>
              <w:keepNext/>
              <w:widowControl w:val="0"/>
              <w:ind w:left="448"/>
            </w:pPr>
            <w:r w:rsidRPr="009B6CCF">
              <w:t>FROM TMP_ENDERECOS_UNICOS;</w:t>
            </w:r>
          </w:p>
          <w:p w14:paraId="505574D5" w14:textId="77777777" w:rsidR="00C757FE" w:rsidRPr="009B6CCF" w:rsidRDefault="00C757FE" w:rsidP="005078CA">
            <w:pPr>
              <w:pStyle w:val="Codigo"/>
              <w:keepNext/>
              <w:widowControl w:val="0"/>
              <w:ind w:left="448"/>
            </w:pPr>
          </w:p>
        </w:tc>
      </w:tr>
    </w:tbl>
    <w:p w14:paraId="58103B75" w14:textId="4747CA5B" w:rsidR="00FA3561" w:rsidRPr="009B6CCF" w:rsidRDefault="00FA3561" w:rsidP="00FC66C7">
      <w:pPr>
        <w:pStyle w:val="Legenda"/>
      </w:pPr>
      <w:r w:rsidRPr="009B6CCF">
        <w:t xml:space="preserve">Elaboração: </w:t>
      </w:r>
      <w:r>
        <w:t>Autor</w:t>
      </w:r>
      <w:r w:rsidRPr="009B6CCF">
        <w:t xml:space="preserve"> (2025)</w:t>
      </w:r>
    </w:p>
    <w:p w14:paraId="4CEC68DD" w14:textId="77777777" w:rsidR="00FA3561" w:rsidRDefault="00FA3561" w:rsidP="002E64DD"/>
    <w:p w14:paraId="4FC256C1" w14:textId="0CC2AD28" w:rsidR="00C90FD3" w:rsidRPr="009B6CCF" w:rsidRDefault="00FE7411" w:rsidP="006D3D4B">
      <w:r w:rsidRPr="009B6CCF">
        <w:t>A lógica operacional baseia-se em três pilares:</w:t>
      </w:r>
    </w:p>
    <w:p w14:paraId="61219773" w14:textId="7CAB2EA8" w:rsidR="008D2CA6" w:rsidRPr="009B6CCF" w:rsidRDefault="008D2CA6" w:rsidP="00EA3516">
      <w:pPr>
        <w:pStyle w:val="Tpico"/>
      </w:pPr>
      <w:r w:rsidRPr="00FC66C7">
        <w:t>Instanciação do Objeto Geográfico</w:t>
      </w:r>
      <w:r w:rsidRPr="00793B03">
        <w:t>:</w:t>
      </w:r>
      <w:r w:rsidRPr="009B6CCF">
        <w:t xml:space="preserve"> </w:t>
      </w:r>
      <w:r w:rsidR="00FC66C7">
        <w:t xml:space="preserve">o </w:t>
      </w:r>
      <w:r w:rsidRPr="009B6CCF">
        <w:t xml:space="preserve">ponto alto desta etapa é a criação da coluna COORDS. Ao utilizar a função ST_Point (ou ST_GeomFromText), o sistema deixa de tratar as coordenadas como meros textos ou números e passa a reconhecê-las como uma feição geométrica. Isso permite que o banco de dados execute operações de Álgebra Espacial, tais como: verificar se um ponto está contido em um </w:t>
      </w:r>
      <w:r w:rsidRPr="009B6CCF">
        <w:lastRenderedPageBreak/>
        <w:t>polígono; calcular a distância entre endereços e equipamentos públicos e acelerar a renderização de mapas em ambiente SIG (Sistema de Informação Geográfica).</w:t>
      </w:r>
    </w:p>
    <w:p w14:paraId="6905F7E6" w14:textId="5C99B7E4" w:rsidR="00CF64FF" w:rsidRPr="009B6CCF" w:rsidRDefault="002E2032" w:rsidP="00EA3516">
      <w:pPr>
        <w:pStyle w:val="Tpico"/>
      </w:pPr>
      <w:r w:rsidRPr="00793B03">
        <w:rPr>
          <w:rPrChange w:id="130" w:author="Ednez Gomes Tavares" w:date="2026-04-10T13:38:00Z" w16du:dateUtc="2026-04-10T16:38:00Z">
            <w:rPr>
              <w:b/>
              <w:bCs/>
            </w:rPr>
          </w:rPrChange>
        </w:rPr>
        <w:t>Consolidação de Dados</w:t>
      </w:r>
      <w:r w:rsidRPr="00793B03">
        <w:t>:</w:t>
      </w:r>
      <w:r w:rsidRPr="009B6CCF">
        <w:t xml:space="preserve"> </w:t>
      </w:r>
      <w:r w:rsidR="00971391">
        <w:t xml:space="preserve">o </w:t>
      </w:r>
      <w:r w:rsidRPr="009B6CCF">
        <w:t>mapeamento das colunas assegura que as alterações gerada</w:t>
      </w:r>
      <w:r w:rsidR="00A2174E" w:rsidRPr="009B6CCF">
        <w:t>s</w:t>
      </w:r>
      <w:r w:rsidRPr="009B6CCF">
        <w:t xml:space="preserve"> nas etapas anteriores sejam preservadas. O uso do COD_UNICO_ENDERECO_REF garante que cada novo registro único mantenha um vínculo de rastreabilidade com a base original, enquanto os atributos terminados em _MODA e _MEDIA ocupam seus respectivos campos definitivos, agora como valores normalizados e validados.</w:t>
      </w:r>
    </w:p>
    <w:p w14:paraId="58DB8FA6" w14:textId="39DC1B3C" w:rsidR="002E2032" w:rsidRPr="009B6CCF" w:rsidRDefault="00CF64FF" w:rsidP="00EA3516">
      <w:pPr>
        <w:pStyle w:val="Tpico"/>
      </w:pPr>
      <w:r w:rsidRPr="00793B03">
        <w:rPr>
          <w:rPrChange w:id="131" w:author="Ednez Gomes Tavares" w:date="2026-04-10T13:38:00Z" w16du:dateUtc="2026-04-10T16:38:00Z">
            <w:rPr>
              <w:b/>
              <w:bCs/>
            </w:rPr>
          </w:rPrChange>
        </w:rPr>
        <w:t>Interoperabilidade com SIG</w:t>
      </w:r>
      <w:r w:rsidR="00C37684" w:rsidRPr="00793B03">
        <w:t>:</w:t>
      </w:r>
      <w:r w:rsidR="00C37684" w:rsidRPr="009B6CCF">
        <w:t xml:space="preserve"> </w:t>
      </w:r>
      <w:r w:rsidR="00971391">
        <w:t>ao</w:t>
      </w:r>
      <w:r w:rsidRPr="009B6CCF">
        <w:t xml:space="preserve"> persistir os dados desta forma, a tabela CN_PONTOS_UNICOS torna-se uma camada de feições nativa. Softwares de Geoprocessamento (como </w:t>
      </w:r>
      <w:r w:rsidRPr="009B6CCF">
        <w:rPr>
          <w:i/>
          <w:iCs/>
        </w:rPr>
        <w:t>QGIS</w:t>
      </w:r>
      <w:r w:rsidRPr="009B6CCF">
        <w:t xml:space="preserve"> ou </w:t>
      </w:r>
      <w:r w:rsidRPr="009B6CCF">
        <w:rPr>
          <w:i/>
          <w:iCs/>
        </w:rPr>
        <w:t>ArcGIS</w:t>
      </w:r>
      <w:r w:rsidRPr="009B6CCF">
        <w:t>) conseguem ler esta tabela diretamente via conexão de banco de dados, reconhecendo automaticamente o campo COORDS como a geometria da camada.</w:t>
      </w:r>
    </w:p>
    <w:p w14:paraId="3027AC1E" w14:textId="77777777" w:rsidR="007D7FE6" w:rsidRPr="009B6CCF" w:rsidRDefault="007D7FE6" w:rsidP="00A6278E">
      <w:pPr>
        <w:pStyle w:val="Legenda"/>
      </w:pPr>
    </w:p>
    <w:p w14:paraId="04CFB071" w14:textId="447B1A86" w:rsidR="00DA5D38" w:rsidRPr="009B6CCF" w:rsidRDefault="00E9267D" w:rsidP="00EF7089">
      <w:pPr>
        <w:pStyle w:val="Ttulo4"/>
      </w:pPr>
      <w:bookmarkStart w:id="132" w:name="_Ref218844539"/>
      <w:commentRangeStart w:id="133"/>
      <w:r w:rsidRPr="009B6CCF">
        <w:t>Tabela CN_LOGRADOUROS</w:t>
      </w:r>
      <w:bookmarkEnd w:id="132"/>
      <w:commentRangeEnd w:id="133"/>
      <w:r w:rsidR="00A81D57" w:rsidRPr="009B6CCF">
        <w:rPr>
          <w:rStyle w:val="Refdecomentrio"/>
          <w:sz w:val="24"/>
          <w:szCs w:val="22"/>
        </w:rPr>
        <w:commentReference w:id="133"/>
      </w:r>
    </w:p>
    <w:p w14:paraId="31B3D8E4" w14:textId="77777777" w:rsidR="008419F3" w:rsidRPr="009B6CCF" w:rsidRDefault="008419F3" w:rsidP="001D702A">
      <w:r w:rsidRPr="009B6CCF">
        <w:t xml:space="preserve">Os nomes dos logradouros representam o principal elemento de ligação para a identificação das quadras e, consequentemente, para a integração dos dados entre o CNEFE e o CIATA. </w:t>
      </w:r>
    </w:p>
    <w:p w14:paraId="76135174" w14:textId="77777777" w:rsidR="007109B0" w:rsidRPr="009B6CCF" w:rsidRDefault="008419F3" w:rsidP="00AC7409">
      <w:r w:rsidRPr="009B6CCF">
        <w:t xml:space="preserve">No CNEFE, esses registros passam por um processo de normalização e padronização realizado pelo IBGE </w:t>
      </w:r>
      <w:r w:rsidRPr="009B6CCF">
        <w:fldChar w:fldCharType="begin"/>
      </w:r>
      <w:r w:rsidR="004975CD" w:rsidRPr="009B6CCF">
        <w:instrText xml:space="preserve"> ADDIN ZOTERO_ITEM CSL_CITATION {"citationID":"CzPEjQP2","properties":{"formattedCitation":"(IBGE, 2024)","plainCitation":"(IBGE, 2024)","dontUpdate":true,"noteIndex":0},"citationItems":[{"id":215,"uris":["http://zotero.org/users/15531986/items/BAHLL2VM"],"itemData":{"id":215,"type":"document","title":"Censo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Pr="009B6CCF">
        <w:fldChar w:fldCharType="separate"/>
      </w:r>
      <w:r w:rsidRPr="009B6CCF">
        <w:rPr>
          <w:rFonts w:cs="Arial"/>
        </w:rPr>
        <w:t>(2024)</w:t>
      </w:r>
      <w:r w:rsidRPr="009B6CCF">
        <w:fldChar w:fldCharType="end"/>
      </w:r>
      <w:r w:rsidRPr="009B6CCF">
        <w:t>, que</w:t>
      </w:r>
      <w:r w:rsidR="00C73F91" w:rsidRPr="009B6CCF">
        <w:t>, entre outras alterações,</w:t>
      </w:r>
      <w:r w:rsidRPr="009B6CCF">
        <w:t xml:space="preserve"> converte caracteres acentuados e especiais para o padrão </w:t>
      </w:r>
      <w:r w:rsidRPr="009B6CCF">
        <w:rPr>
          <w:i/>
          <w:iCs/>
        </w:rPr>
        <w:t>ASCII</w:t>
      </w:r>
      <w:r w:rsidR="00BF30BB" w:rsidRPr="009B6CCF">
        <w:rPr>
          <w:rStyle w:val="Refdenotaderodap"/>
        </w:rPr>
        <w:footnoteReference w:id="10"/>
      </w:r>
      <w:r w:rsidRPr="009B6CCF">
        <w:t xml:space="preserve">. Esta característica elimina a necessidade de tratamentos adicionais de limpeza de </w:t>
      </w:r>
      <w:r w:rsidRPr="009B6CCF">
        <w:rPr>
          <w:i/>
          <w:iCs/>
        </w:rPr>
        <w:t>strings</w:t>
      </w:r>
      <w:r w:rsidRPr="009B6CCF">
        <w:t xml:space="preserve"> nesta etapa da metodologia.</w:t>
      </w:r>
      <w:r w:rsidR="00AC7409" w:rsidRPr="009B6CCF">
        <w:t xml:space="preserve"> </w:t>
      </w:r>
    </w:p>
    <w:p w14:paraId="54B76090" w14:textId="1A37003D" w:rsidR="00AC7409" w:rsidRPr="009B6CCF" w:rsidRDefault="00AC7409" w:rsidP="00AC7409">
      <w:r w:rsidRPr="009B6CCF">
        <w:t xml:space="preserve">O </w:t>
      </w:r>
      <w:r w:rsidRPr="009B6CCF">
        <w:fldChar w:fldCharType="begin"/>
      </w:r>
      <w:r w:rsidRPr="009B6CCF">
        <w:instrText xml:space="preserve"> REF _Ref210812969 \h </w:instrText>
      </w:r>
      <w:r w:rsidRPr="009B6CCF">
        <w:fldChar w:fldCharType="separate"/>
      </w:r>
      <w:r w:rsidR="00F02416" w:rsidRPr="009B6CCF">
        <w:t xml:space="preserve">Quadro </w:t>
      </w:r>
      <w:r w:rsidR="00F02416">
        <w:rPr>
          <w:noProof/>
        </w:rPr>
        <w:t>19</w:t>
      </w:r>
      <w:r w:rsidRPr="009B6CCF">
        <w:fldChar w:fldCharType="end"/>
      </w:r>
      <w:r w:rsidRPr="009B6CCF">
        <w:t xml:space="preserve"> apresenta as consultas SQL que criam e povoam a tabela CN_LOGRADOUROS. </w:t>
      </w:r>
    </w:p>
    <w:p w14:paraId="1A00593E" w14:textId="04B37E6A" w:rsidR="00AC7409" w:rsidRPr="00A64729" w:rsidRDefault="00AC7409" w:rsidP="00A6278E">
      <w:pPr>
        <w:pStyle w:val="Legenda"/>
        <w:rPr>
          <w:sz w:val="24"/>
          <w:szCs w:val="24"/>
          <w:rPrChange w:id="134" w:author="Ednez Gomes Tavares" w:date="2026-04-10T13:41:00Z" w16du:dateUtc="2026-04-10T16:41:00Z">
            <w:rPr/>
          </w:rPrChange>
        </w:rPr>
      </w:pPr>
      <w:bookmarkStart w:id="135" w:name="_Ref210812969"/>
      <w:r w:rsidRPr="00A64729">
        <w:rPr>
          <w:sz w:val="24"/>
          <w:szCs w:val="24"/>
          <w:rPrChange w:id="136" w:author="Ednez Gomes Tavares" w:date="2026-04-10T13:41:00Z" w16du:dateUtc="2026-04-10T16:41:00Z">
            <w:rPr/>
          </w:rPrChange>
        </w:rPr>
        <w:lastRenderedPageBreak/>
        <w:t xml:space="preserve">Quadro </w:t>
      </w:r>
      <w:r w:rsidR="00F02416" w:rsidRPr="00A64729">
        <w:rPr>
          <w:sz w:val="24"/>
          <w:szCs w:val="24"/>
          <w:rPrChange w:id="137" w:author="Ednez Gomes Tavares" w:date="2026-04-10T13:41:00Z" w16du:dateUtc="2026-04-10T16:41:00Z">
            <w:rPr/>
          </w:rPrChange>
        </w:rPr>
        <w:fldChar w:fldCharType="begin"/>
      </w:r>
      <w:r w:rsidR="00F02416" w:rsidRPr="00A64729">
        <w:rPr>
          <w:sz w:val="24"/>
          <w:szCs w:val="24"/>
          <w:rPrChange w:id="138" w:author="Ednez Gomes Tavares" w:date="2026-04-10T13:41:00Z" w16du:dateUtc="2026-04-10T16:41:00Z">
            <w:rPr/>
          </w:rPrChange>
        </w:rPr>
        <w:instrText xml:space="preserve"> SEQ Quadro \* ARABIC </w:instrText>
      </w:r>
      <w:r w:rsidR="00F02416" w:rsidRPr="00A64729">
        <w:rPr>
          <w:sz w:val="24"/>
          <w:szCs w:val="24"/>
          <w:rPrChange w:id="139" w:author="Ednez Gomes Tavares" w:date="2026-04-10T13:41:00Z" w16du:dateUtc="2026-04-10T16:41:00Z">
            <w:rPr>
              <w:noProof/>
            </w:rPr>
          </w:rPrChange>
        </w:rPr>
        <w:fldChar w:fldCharType="separate"/>
      </w:r>
      <w:r w:rsidR="00F02416" w:rsidRPr="00A64729">
        <w:rPr>
          <w:noProof/>
          <w:sz w:val="24"/>
          <w:szCs w:val="24"/>
          <w:rPrChange w:id="140" w:author="Ednez Gomes Tavares" w:date="2026-04-10T13:41:00Z" w16du:dateUtc="2026-04-10T16:41:00Z">
            <w:rPr>
              <w:noProof/>
            </w:rPr>
          </w:rPrChange>
        </w:rPr>
        <w:t>19</w:t>
      </w:r>
      <w:r w:rsidR="00F02416" w:rsidRPr="00A64729">
        <w:rPr>
          <w:noProof/>
          <w:sz w:val="24"/>
          <w:szCs w:val="24"/>
          <w:rPrChange w:id="141" w:author="Ednez Gomes Tavares" w:date="2026-04-10T13:41:00Z" w16du:dateUtc="2026-04-10T16:41:00Z">
            <w:rPr>
              <w:noProof/>
            </w:rPr>
          </w:rPrChange>
        </w:rPr>
        <w:fldChar w:fldCharType="end"/>
      </w:r>
      <w:bookmarkEnd w:id="135"/>
      <w:r w:rsidRPr="00A64729">
        <w:rPr>
          <w:sz w:val="24"/>
          <w:szCs w:val="24"/>
          <w:rPrChange w:id="142" w:author="Ednez Gomes Tavares" w:date="2026-04-10T13:41:00Z" w16du:dateUtc="2026-04-10T16:41:00Z">
            <w:rPr/>
          </w:rPrChange>
        </w:rPr>
        <w:t xml:space="preserve"> – Definição da tabela CN_LOGRADOUROS</w:t>
      </w:r>
    </w:p>
    <w:tbl>
      <w:tblPr>
        <w:tblStyle w:val="Tabelacomgrade"/>
        <w:tblW w:w="0" w:type="auto"/>
        <w:tblLook w:val="04A0" w:firstRow="1" w:lastRow="0" w:firstColumn="1" w:lastColumn="0" w:noHBand="0" w:noVBand="1"/>
      </w:tblPr>
      <w:tblGrid>
        <w:gridCol w:w="9061"/>
      </w:tblGrid>
      <w:tr w:rsidR="00AC7409" w:rsidRPr="009B6CCF" w14:paraId="59904CAB" w14:textId="77777777" w:rsidTr="00926561">
        <w:tc>
          <w:tcPr>
            <w:tcW w:w="9061" w:type="dxa"/>
          </w:tcPr>
          <w:p w14:paraId="5D1C6508" w14:textId="77777777" w:rsidR="00C757FE" w:rsidRDefault="00C757FE" w:rsidP="00926561">
            <w:pPr>
              <w:pStyle w:val="Codigo"/>
              <w:keepNext/>
              <w:widowControl w:val="0"/>
              <w:rPr>
                <w:b/>
                <w:bCs/>
              </w:rPr>
            </w:pPr>
          </w:p>
          <w:p w14:paraId="1A6C6CB4" w14:textId="48F0E8B6" w:rsidR="00AC7409" w:rsidRPr="009B6CCF" w:rsidRDefault="00AC7409" w:rsidP="00926561">
            <w:pPr>
              <w:pStyle w:val="Codigo"/>
              <w:keepNext/>
              <w:widowControl w:val="0"/>
              <w:rPr>
                <w:b/>
                <w:bCs/>
              </w:rPr>
            </w:pPr>
            <w:r w:rsidRPr="009B6CCF">
              <w:rPr>
                <w:b/>
                <w:bCs/>
              </w:rPr>
              <w:t>-- Cria a tabela com chave primária composta</w:t>
            </w:r>
          </w:p>
          <w:p w14:paraId="4C92EC50" w14:textId="77777777" w:rsidR="00AC7409" w:rsidRPr="00BC73BE" w:rsidRDefault="00AC7409" w:rsidP="00926561">
            <w:pPr>
              <w:pStyle w:val="Codigo"/>
              <w:keepNext/>
              <w:widowControl w:val="0"/>
              <w:rPr>
                <w:lang w:val="en-US"/>
              </w:rPr>
            </w:pPr>
            <w:r w:rsidRPr="00BC73BE">
              <w:rPr>
                <w:lang w:val="en-US"/>
              </w:rPr>
              <w:t>CREATE TABLE IF NOT EXISTS CN_LOGRADOUROS (</w:t>
            </w:r>
          </w:p>
          <w:p w14:paraId="3B80985F" w14:textId="77777777" w:rsidR="00AC7409" w:rsidRPr="00BC16CD" w:rsidRDefault="00AC7409" w:rsidP="00926561">
            <w:pPr>
              <w:pStyle w:val="Codigo"/>
              <w:keepNext/>
              <w:widowControl w:val="0"/>
              <w:rPr>
                <w:lang w:val="en-US"/>
              </w:rPr>
            </w:pPr>
            <w:r w:rsidRPr="00BC73BE">
              <w:rPr>
                <w:lang w:val="en-US"/>
              </w:rPr>
              <w:t xml:space="preserve">  </w:t>
            </w:r>
            <w:r w:rsidRPr="00BC16CD">
              <w:rPr>
                <w:color w:val="385623" w:themeColor="accent6" w:themeShade="80"/>
                <w:lang w:val="en-US"/>
              </w:rPr>
              <w:t xml:space="preserve">COD_MUNICIPIO        </w:t>
            </w:r>
            <w:r w:rsidRPr="00BC16CD">
              <w:rPr>
                <w:lang w:val="en-US"/>
              </w:rPr>
              <w:t>VARCHAR(7),</w:t>
            </w:r>
          </w:p>
          <w:p w14:paraId="4F625026" w14:textId="77777777" w:rsidR="00AC7409" w:rsidRPr="00BC16CD" w:rsidRDefault="00AC7409" w:rsidP="00926561">
            <w:pPr>
              <w:pStyle w:val="Codigo"/>
              <w:keepNext/>
              <w:widowControl w:val="0"/>
              <w:rPr>
                <w:lang w:val="en-US"/>
              </w:rPr>
            </w:pPr>
            <w:r w:rsidRPr="00BC16CD">
              <w:rPr>
                <w:lang w:val="en-US"/>
              </w:rPr>
              <w:t xml:space="preserve">  </w:t>
            </w:r>
            <w:r w:rsidRPr="00BC16CD">
              <w:rPr>
                <w:color w:val="1F3864" w:themeColor="accent5" w:themeShade="80"/>
                <w:lang w:val="en-US"/>
              </w:rPr>
              <w:t xml:space="preserve">NOM_LOGRADOURO       </w:t>
            </w:r>
            <w:r w:rsidRPr="00BC16CD">
              <w:rPr>
                <w:lang w:val="en-US"/>
              </w:rPr>
              <w:t>VARCHAR(250),</w:t>
            </w:r>
          </w:p>
          <w:p w14:paraId="09A9A144" w14:textId="77777777" w:rsidR="00AC7409" w:rsidRPr="00BC16CD" w:rsidRDefault="00AC7409" w:rsidP="00926561">
            <w:pPr>
              <w:pStyle w:val="Codigo"/>
              <w:keepNext/>
              <w:widowControl w:val="0"/>
              <w:rPr>
                <w:lang w:val="en-US"/>
              </w:rPr>
            </w:pPr>
            <w:r w:rsidRPr="00BC16CD">
              <w:rPr>
                <w:lang w:val="en-US"/>
              </w:rPr>
              <w:t xml:space="preserve">  </w:t>
            </w:r>
            <w:r w:rsidRPr="00BC16CD">
              <w:rPr>
                <w:color w:val="806000" w:themeColor="accent4" w:themeShade="80"/>
                <w:lang w:val="en-US"/>
              </w:rPr>
              <w:t xml:space="preserve">SC_ID_LOGRADOURO     </w:t>
            </w:r>
            <w:r w:rsidRPr="00BC16CD">
              <w:rPr>
                <w:lang w:val="en-US"/>
              </w:rPr>
              <w:t xml:space="preserve">VARCHAR(8), </w:t>
            </w:r>
          </w:p>
          <w:p w14:paraId="4B9C70EA" w14:textId="77777777" w:rsidR="00AC7409" w:rsidRPr="00BC16CD" w:rsidRDefault="00AC7409" w:rsidP="00926561">
            <w:pPr>
              <w:pStyle w:val="Codigo"/>
              <w:keepNext/>
              <w:widowControl w:val="0"/>
              <w:rPr>
                <w:lang w:val="en-US"/>
              </w:rPr>
            </w:pPr>
            <w:r w:rsidRPr="00BC16CD">
              <w:rPr>
                <w:lang w:val="en-US"/>
              </w:rPr>
              <w:t xml:space="preserve">  </w:t>
            </w:r>
            <w:r w:rsidRPr="00BC16CD">
              <w:rPr>
                <w:color w:val="525252" w:themeColor="accent3" w:themeShade="80"/>
                <w:lang w:val="en-US"/>
              </w:rPr>
              <w:t xml:space="preserve">COORDS  </w:t>
            </w:r>
            <w:r w:rsidRPr="00BC16CD">
              <w:rPr>
                <w:lang w:val="en-US"/>
              </w:rPr>
              <w:t xml:space="preserve">             TEXT</w:t>
            </w:r>
          </w:p>
          <w:p w14:paraId="4BA49839" w14:textId="77777777" w:rsidR="00AC7409" w:rsidRPr="00BC16CD" w:rsidRDefault="00AC7409" w:rsidP="00926561">
            <w:pPr>
              <w:pStyle w:val="Codigo"/>
              <w:keepNext/>
              <w:widowControl w:val="0"/>
              <w:rPr>
                <w:lang w:val="en-US"/>
              </w:rPr>
            </w:pPr>
            <w:r w:rsidRPr="00BC16CD">
              <w:rPr>
                <w:lang w:val="en-US"/>
              </w:rPr>
              <w:t>);</w:t>
            </w:r>
          </w:p>
          <w:p w14:paraId="0470AD09" w14:textId="77777777" w:rsidR="00AC7409" w:rsidRPr="00BC16CD" w:rsidRDefault="00AC7409" w:rsidP="00926561">
            <w:pPr>
              <w:pStyle w:val="Codigo"/>
              <w:keepNext/>
              <w:widowControl w:val="0"/>
              <w:rPr>
                <w:b/>
                <w:bCs/>
                <w:lang w:val="en-US"/>
              </w:rPr>
            </w:pPr>
            <w:r w:rsidRPr="00BC16CD">
              <w:rPr>
                <w:b/>
                <w:bCs/>
                <w:lang w:val="en-US"/>
              </w:rPr>
              <w:t>-- Preenche com registros únicos a partir de CN_PONTOS_UNICOS</w:t>
            </w:r>
          </w:p>
          <w:p w14:paraId="71AADC14" w14:textId="77777777" w:rsidR="00AC7409" w:rsidRPr="002F357F" w:rsidRDefault="00AC7409" w:rsidP="00926561">
            <w:pPr>
              <w:pStyle w:val="Codigo"/>
              <w:keepNext/>
              <w:widowControl w:val="0"/>
              <w:rPr>
                <w:lang w:val="en-US"/>
              </w:rPr>
            </w:pPr>
            <w:r w:rsidRPr="002F357F">
              <w:rPr>
                <w:lang w:val="en-US"/>
              </w:rPr>
              <w:t>INSERT INTO CN_LOGRADOUROS (</w:t>
            </w:r>
          </w:p>
          <w:p w14:paraId="42C9D2BE" w14:textId="77777777" w:rsidR="00AC7409" w:rsidRPr="002F357F" w:rsidRDefault="00AC7409" w:rsidP="00926561">
            <w:pPr>
              <w:pStyle w:val="Codigo"/>
              <w:keepNext/>
              <w:widowControl w:val="0"/>
              <w:rPr>
                <w:lang w:val="en-US"/>
              </w:rPr>
            </w:pPr>
            <w:r w:rsidRPr="002F357F">
              <w:rPr>
                <w:lang w:val="en-US"/>
              </w:rPr>
              <w:t xml:space="preserve">  </w:t>
            </w:r>
            <w:r w:rsidRPr="002F357F">
              <w:rPr>
                <w:color w:val="385623" w:themeColor="accent6" w:themeShade="80"/>
                <w:lang w:val="en-US"/>
              </w:rPr>
              <w:t xml:space="preserve">COD_MUNICIPIO, </w:t>
            </w:r>
          </w:p>
          <w:p w14:paraId="53A69704" w14:textId="77777777" w:rsidR="00AC7409" w:rsidRPr="002F357F" w:rsidRDefault="00AC7409" w:rsidP="00926561">
            <w:pPr>
              <w:pStyle w:val="Codigo"/>
              <w:keepNext/>
              <w:widowControl w:val="0"/>
              <w:rPr>
                <w:color w:val="1F3864" w:themeColor="accent5" w:themeShade="80"/>
                <w:lang w:val="en-US"/>
              </w:rPr>
            </w:pPr>
            <w:r w:rsidRPr="002F357F">
              <w:rPr>
                <w:lang w:val="en-US"/>
              </w:rPr>
              <w:t xml:space="preserve">  </w:t>
            </w:r>
            <w:r w:rsidRPr="002F357F">
              <w:rPr>
                <w:color w:val="1F3864" w:themeColor="accent5" w:themeShade="80"/>
                <w:lang w:val="en-US"/>
              </w:rPr>
              <w:t xml:space="preserve">NOM_LOGRADOURO, </w:t>
            </w:r>
          </w:p>
          <w:p w14:paraId="38FC660C" w14:textId="77777777" w:rsidR="00AC7409" w:rsidRPr="002F357F" w:rsidRDefault="00AC7409" w:rsidP="00926561">
            <w:pPr>
              <w:pStyle w:val="Codigo"/>
              <w:keepNext/>
              <w:widowControl w:val="0"/>
              <w:rPr>
                <w:lang w:val="en-US"/>
              </w:rPr>
            </w:pPr>
            <w:r w:rsidRPr="002F357F">
              <w:rPr>
                <w:lang w:val="en-US"/>
              </w:rPr>
              <w:t xml:space="preserve">  </w:t>
            </w:r>
            <w:r w:rsidRPr="002F357F">
              <w:rPr>
                <w:color w:val="806000" w:themeColor="accent4" w:themeShade="80"/>
                <w:lang w:val="en-US"/>
              </w:rPr>
              <w:t xml:space="preserve">SC_ID_LOGRADOURO, </w:t>
            </w:r>
          </w:p>
          <w:p w14:paraId="45E39BEC" w14:textId="77777777" w:rsidR="00AC7409" w:rsidRPr="002F357F" w:rsidRDefault="00AC7409" w:rsidP="00926561">
            <w:pPr>
              <w:pStyle w:val="Codigo"/>
              <w:keepNext/>
              <w:widowControl w:val="0"/>
              <w:rPr>
                <w:lang w:val="en-US"/>
              </w:rPr>
            </w:pPr>
            <w:r w:rsidRPr="002F357F">
              <w:rPr>
                <w:lang w:val="en-US"/>
              </w:rPr>
              <w:t xml:space="preserve">  </w:t>
            </w:r>
            <w:r w:rsidRPr="002F357F">
              <w:rPr>
                <w:color w:val="525252" w:themeColor="accent3" w:themeShade="80"/>
                <w:lang w:val="en-US"/>
              </w:rPr>
              <w:t>COORDS</w:t>
            </w:r>
          </w:p>
          <w:p w14:paraId="47E1841A" w14:textId="77777777" w:rsidR="00AC7409" w:rsidRPr="002F357F" w:rsidRDefault="00AC7409" w:rsidP="00926561">
            <w:pPr>
              <w:pStyle w:val="Codigo"/>
              <w:keepNext/>
              <w:widowControl w:val="0"/>
              <w:rPr>
                <w:lang w:val="en-US"/>
              </w:rPr>
            </w:pPr>
            <w:r w:rsidRPr="002F357F">
              <w:rPr>
                <w:lang w:val="en-US"/>
              </w:rPr>
              <w:t xml:space="preserve">  )</w:t>
            </w:r>
          </w:p>
          <w:p w14:paraId="3195AB58" w14:textId="77777777" w:rsidR="00AC7409" w:rsidRPr="002F357F" w:rsidRDefault="00AC7409" w:rsidP="00926561">
            <w:pPr>
              <w:pStyle w:val="Codigo"/>
              <w:keepNext/>
              <w:widowControl w:val="0"/>
              <w:rPr>
                <w:lang w:val="en-US"/>
              </w:rPr>
            </w:pPr>
            <w:r w:rsidRPr="002F357F">
              <w:rPr>
                <w:lang w:val="en-US"/>
              </w:rPr>
              <w:t xml:space="preserve">SELECT </w:t>
            </w:r>
          </w:p>
          <w:p w14:paraId="55DB16E6" w14:textId="77777777" w:rsidR="00AC7409" w:rsidRPr="002F357F" w:rsidRDefault="00AC7409" w:rsidP="00926561">
            <w:pPr>
              <w:pStyle w:val="Codigo"/>
              <w:keepNext/>
              <w:widowControl w:val="0"/>
              <w:rPr>
                <w:lang w:val="en-US"/>
              </w:rPr>
            </w:pPr>
            <w:r w:rsidRPr="002F357F">
              <w:rPr>
                <w:lang w:val="en-US"/>
              </w:rPr>
              <w:t xml:space="preserve">  </w:t>
            </w:r>
            <w:r w:rsidRPr="002F357F">
              <w:rPr>
                <w:color w:val="385623" w:themeColor="accent6" w:themeShade="80"/>
                <w:lang w:val="en-US"/>
              </w:rPr>
              <w:t>COD_MUNICIPIO,</w:t>
            </w:r>
          </w:p>
          <w:p w14:paraId="510A5DC7" w14:textId="77777777" w:rsidR="00AC7409" w:rsidRPr="002F357F" w:rsidRDefault="00AC7409" w:rsidP="00926561">
            <w:pPr>
              <w:pStyle w:val="Codigo"/>
              <w:keepNext/>
              <w:widowControl w:val="0"/>
              <w:rPr>
                <w:lang w:val="en-US"/>
              </w:rPr>
            </w:pPr>
            <w:r w:rsidRPr="002F357F">
              <w:rPr>
                <w:lang w:val="en-US"/>
              </w:rPr>
              <w:t xml:space="preserve">  </w:t>
            </w:r>
            <w:r w:rsidRPr="002F357F">
              <w:rPr>
                <w:color w:val="1F3864" w:themeColor="accent5" w:themeShade="80"/>
                <w:lang w:val="en-US"/>
              </w:rPr>
              <w:t>NOM_LOGRADOURO,</w:t>
            </w:r>
          </w:p>
          <w:p w14:paraId="15BC8E89" w14:textId="77777777" w:rsidR="00AC7409" w:rsidRPr="002F357F" w:rsidRDefault="00AC7409" w:rsidP="00926561">
            <w:pPr>
              <w:pStyle w:val="Codigo"/>
              <w:keepNext/>
              <w:widowControl w:val="0"/>
              <w:rPr>
                <w:color w:val="806000" w:themeColor="accent4" w:themeShade="80"/>
                <w:lang w:val="en-US"/>
              </w:rPr>
            </w:pPr>
            <w:r w:rsidRPr="002F357F">
              <w:rPr>
                <w:lang w:val="en-US"/>
              </w:rPr>
              <w:t xml:space="preserve">  </w:t>
            </w:r>
            <w:r w:rsidRPr="002F357F">
              <w:rPr>
                <w:color w:val="806000" w:themeColor="accent4" w:themeShade="80"/>
                <w:lang w:val="en-US"/>
              </w:rPr>
              <w:t>LPAD(HEX(CRC32(CONCAT(COD_MUNICIPIO, NOM_LOGRADOURO))), 8, '0') AS</w:t>
            </w:r>
          </w:p>
          <w:p w14:paraId="7DB4DF2E" w14:textId="77777777" w:rsidR="00AC7409" w:rsidRPr="009B6CCF" w:rsidRDefault="00AC7409" w:rsidP="00926561">
            <w:pPr>
              <w:pStyle w:val="Codigo"/>
              <w:keepNext/>
              <w:widowControl w:val="0"/>
              <w:rPr>
                <w:color w:val="806000" w:themeColor="accent4" w:themeShade="80"/>
              </w:rPr>
            </w:pPr>
            <w:r w:rsidRPr="002F357F">
              <w:rPr>
                <w:color w:val="806000" w:themeColor="accent4" w:themeShade="80"/>
                <w:lang w:val="en-US"/>
              </w:rPr>
              <w:t xml:space="preserve">    </w:t>
            </w:r>
            <w:r w:rsidRPr="009B6CCF">
              <w:rPr>
                <w:color w:val="806000" w:themeColor="accent4" w:themeShade="80"/>
              </w:rPr>
              <w:t>SC_ID_LOGRADOURO,</w:t>
            </w:r>
          </w:p>
          <w:p w14:paraId="1EE2D782" w14:textId="77777777" w:rsidR="00AC7409" w:rsidRPr="009B6CCF" w:rsidRDefault="00AC7409" w:rsidP="00926561">
            <w:pPr>
              <w:pStyle w:val="Codigo"/>
              <w:keepNext/>
              <w:widowControl w:val="0"/>
            </w:pPr>
            <w:r w:rsidRPr="009B6CCF">
              <w:t xml:space="preserve">  </w:t>
            </w:r>
            <w:r w:rsidRPr="009B6CCF">
              <w:rPr>
                <w:color w:val="525252" w:themeColor="accent3" w:themeShade="80"/>
              </w:rPr>
              <w:t>""</w:t>
            </w:r>
          </w:p>
          <w:p w14:paraId="7F724A00" w14:textId="77777777" w:rsidR="00AC7409" w:rsidRPr="009B6CCF" w:rsidRDefault="00AC7409" w:rsidP="00926561">
            <w:pPr>
              <w:pStyle w:val="Codigo"/>
              <w:keepNext/>
              <w:widowControl w:val="0"/>
            </w:pPr>
            <w:r w:rsidRPr="009B6CCF">
              <w:t>FROM CN_PONTOS_UNICOS</w:t>
            </w:r>
          </w:p>
          <w:p w14:paraId="5E8DCF8B" w14:textId="77777777" w:rsidR="00AC7409" w:rsidRPr="009B6CCF" w:rsidRDefault="00AC7409" w:rsidP="00926561">
            <w:pPr>
              <w:pStyle w:val="Codigo"/>
              <w:keepNext/>
              <w:widowControl w:val="0"/>
            </w:pPr>
            <w:r w:rsidRPr="009B6CCF">
              <w:t xml:space="preserve">WHERE COD_MUNICIPIO = ${cod_municipio}  </w:t>
            </w:r>
          </w:p>
          <w:p w14:paraId="75F2EB80" w14:textId="77777777" w:rsidR="00AC7409" w:rsidRDefault="00AC7409" w:rsidP="00926561">
            <w:pPr>
              <w:pStyle w:val="Codigo"/>
              <w:keepNext/>
              <w:widowControl w:val="0"/>
            </w:pPr>
            <w:r w:rsidRPr="009B6CCF">
              <w:t>GROUP BY COD_MUNICIPIO, NOM_LOGRADOURO;</w:t>
            </w:r>
          </w:p>
          <w:p w14:paraId="015FF6EB" w14:textId="77777777" w:rsidR="00C757FE" w:rsidRPr="009B6CCF" w:rsidRDefault="00C757FE" w:rsidP="00926561">
            <w:pPr>
              <w:pStyle w:val="Codigo"/>
              <w:keepNext/>
              <w:widowControl w:val="0"/>
            </w:pPr>
          </w:p>
        </w:tc>
      </w:tr>
    </w:tbl>
    <w:p w14:paraId="0FDA17EA" w14:textId="2D733387" w:rsidR="00AC7409" w:rsidRPr="009B6CCF" w:rsidRDefault="00AC7409">
      <w:pPr>
        <w:pStyle w:val="Legenda"/>
        <w:jc w:val="left"/>
        <w:pPrChange w:id="143" w:author="Ednez Gomes Tavares" w:date="2026-04-10T13:41:00Z" w16du:dateUtc="2026-04-10T16:41:00Z">
          <w:pPr>
            <w:pStyle w:val="Legenda"/>
          </w:pPr>
        </w:pPrChange>
      </w:pPr>
      <w:r w:rsidRPr="009B6CCF">
        <w:t xml:space="preserve">Elaboração: </w:t>
      </w:r>
      <w:r w:rsidR="00135898">
        <w:t>Autor</w:t>
      </w:r>
      <w:r w:rsidRPr="009B6CCF">
        <w:t xml:space="preserve"> (2025)</w:t>
      </w:r>
    </w:p>
    <w:p w14:paraId="70D95415" w14:textId="3CD41824" w:rsidR="008419F3" w:rsidRPr="009B6CCF" w:rsidRDefault="008419F3" w:rsidP="001D702A"/>
    <w:p w14:paraId="2A4531FF" w14:textId="4865E781" w:rsidR="001B0D3A" w:rsidRPr="009B6CCF" w:rsidRDefault="001B0D3A" w:rsidP="001B0D3A">
      <w:r w:rsidRPr="009B6CCF">
        <w:t xml:space="preserve">Destaca-se no </w:t>
      </w:r>
      <w:r w:rsidRPr="009B6CCF">
        <w:fldChar w:fldCharType="begin"/>
      </w:r>
      <w:r w:rsidRPr="009B6CCF">
        <w:instrText xml:space="preserve"> REF _Ref210812969 \h </w:instrText>
      </w:r>
      <w:r w:rsidRPr="009B6CCF">
        <w:fldChar w:fldCharType="separate"/>
      </w:r>
      <w:r w:rsidR="00F02416" w:rsidRPr="009B6CCF">
        <w:t xml:space="preserve">Quadro </w:t>
      </w:r>
      <w:r w:rsidR="00F02416">
        <w:rPr>
          <w:noProof/>
        </w:rPr>
        <w:t>19</w:t>
      </w:r>
      <w:r w:rsidRPr="009B6CCF">
        <w:fldChar w:fldCharType="end"/>
      </w:r>
      <w:r w:rsidRPr="009B6CCF">
        <w:t xml:space="preserve"> o atributo SC_ID_LOGRADOURO que funciona como o pivô de integração para a operação de junção (</w:t>
      </w:r>
      <w:r w:rsidRPr="009B6CCF">
        <w:rPr>
          <w:i/>
          <w:iCs/>
        </w:rPr>
        <w:t>join</w:t>
      </w:r>
      <w:r w:rsidRPr="009B6CCF">
        <w:t xml:space="preserve">) entre as bases do CIATA e do CNEFE. Sua construção é processada de forma determinística por meio de uma composição de funções SQL: </w:t>
      </w:r>
      <w:r w:rsidRPr="009B6CCF">
        <w:rPr>
          <w:i/>
          <w:iCs/>
        </w:rPr>
        <w:t>LPAD(HEX(CRC32(CONCAT(COD_MUNICIPIO, NOM_LOGRADOURO))), 8, '0')</w:t>
      </w:r>
      <w:r w:rsidRPr="009B6CCF">
        <w:t>.</w:t>
      </w:r>
    </w:p>
    <w:p w14:paraId="3B9BCE6A" w14:textId="77777777" w:rsidR="001B0D3A" w:rsidRPr="009B6CCF" w:rsidRDefault="001B0D3A" w:rsidP="001B0D3A">
      <w:r w:rsidRPr="009B6CCF">
        <w:t xml:space="preserve">Em termos práticos, o fluxo de geração compreende: </w:t>
      </w:r>
    </w:p>
    <w:p w14:paraId="634A9CFC" w14:textId="6679EC13" w:rsidR="001B0D3A" w:rsidRPr="009B6CCF" w:rsidRDefault="001B0D3A" w:rsidP="00EA3516">
      <w:pPr>
        <w:pStyle w:val="Tpico"/>
      </w:pPr>
      <w:r w:rsidRPr="009B6CCF">
        <w:lastRenderedPageBreak/>
        <w:t xml:space="preserve">concatenação do código do município ao nome do logradouro para garantir a unicidade regional; </w:t>
      </w:r>
    </w:p>
    <w:p w14:paraId="40755FA4" w14:textId="53E2C24E" w:rsidR="001B0D3A" w:rsidRPr="009B6CCF" w:rsidRDefault="001B0D3A" w:rsidP="00EA3516">
      <w:pPr>
        <w:pStyle w:val="Tpico"/>
      </w:pPr>
      <w:r w:rsidRPr="009B6CCF">
        <w:t xml:space="preserve">aplicação do algoritmo </w:t>
      </w:r>
      <w:r w:rsidRPr="009B6CCF">
        <w:rPr>
          <w:i/>
          <w:iCs/>
        </w:rPr>
        <w:t>CRC32</w:t>
      </w:r>
      <w:r w:rsidRPr="009B6CCF">
        <w:rPr>
          <w:rStyle w:val="Refdenotaderodap"/>
        </w:rPr>
        <w:footnoteReference w:id="11"/>
      </w:r>
      <w:r w:rsidRPr="009B6CCF">
        <w:t xml:space="preserve"> para gerar </w:t>
      </w:r>
      <w:r w:rsidRPr="009B6CCF">
        <w:rPr>
          <w:i/>
          <w:iCs/>
        </w:rPr>
        <w:t>identificador de hash</w:t>
      </w:r>
      <w:bookmarkStart w:id="145" w:name="_Ref218850840"/>
      <w:r w:rsidRPr="009B6CCF">
        <w:rPr>
          <w:rStyle w:val="Refdenotaderodap"/>
        </w:rPr>
        <w:footnoteReference w:id="12"/>
      </w:r>
      <w:bookmarkEnd w:id="145"/>
      <w:r w:rsidRPr="009B6CCF">
        <w:t xml:space="preserve">; </w:t>
      </w:r>
    </w:p>
    <w:p w14:paraId="71E2E639" w14:textId="1A4854D6" w:rsidR="001B0D3A" w:rsidRPr="009B6CCF" w:rsidRDefault="001B0D3A" w:rsidP="00EA3516">
      <w:pPr>
        <w:pStyle w:val="Tpico"/>
      </w:pPr>
      <w:r w:rsidRPr="009B6CCF">
        <w:t xml:space="preserve">conversão para representação hexadecimal; e </w:t>
      </w:r>
    </w:p>
    <w:p w14:paraId="28A71C22" w14:textId="541FBE1E" w:rsidR="001B0D3A" w:rsidRPr="009B6CCF" w:rsidRDefault="001B0D3A" w:rsidP="00EA3516">
      <w:pPr>
        <w:pStyle w:val="Tpico"/>
      </w:pPr>
      <w:r w:rsidRPr="009B6CCF">
        <w:t xml:space="preserve">preenchimento com zeros à esquerda via LPAD para assegurar um comprimento fixo de oito caracteres. </w:t>
      </w:r>
    </w:p>
    <w:p w14:paraId="2DEF0EE8" w14:textId="77777777" w:rsidR="001B0D3A" w:rsidRPr="009B6CCF" w:rsidRDefault="001B0D3A" w:rsidP="001B0D3A">
      <w:r w:rsidRPr="009B6CCF">
        <w:t>Este método elimina inconsistências causadas por variações textuais e otimiza a performance de indexação no banco de dados.</w:t>
      </w:r>
    </w:p>
    <w:p w14:paraId="471BA9DB" w14:textId="77777777" w:rsidR="001B0D3A" w:rsidRPr="009B6CCF" w:rsidRDefault="001B0D3A" w:rsidP="001B0D3A">
      <w:r w:rsidRPr="009B6CCF">
        <w:t>Abaixo são apresentadas as descrições dos atributos da tabela CN_LOGRADOUROS:</w:t>
      </w:r>
    </w:p>
    <w:p w14:paraId="0B500CA8" w14:textId="64756223" w:rsidR="001B0D3A" w:rsidRPr="009B6CCF" w:rsidRDefault="001B0D3A" w:rsidP="00EA3516">
      <w:pPr>
        <w:pStyle w:val="Tpico"/>
      </w:pPr>
      <w:r w:rsidRPr="006B2582">
        <w:t>COD_MUNICIPIO</w:t>
      </w:r>
      <w:r w:rsidRPr="00A64729">
        <w:t>:</w:t>
      </w:r>
      <w:r w:rsidRPr="009B6CCF">
        <w:t xml:space="preserve"> </w:t>
      </w:r>
      <w:r w:rsidR="00A64729">
        <w:t>i</w:t>
      </w:r>
      <w:r w:rsidRPr="009B6CCF">
        <w:t>dentificador numérico de sete dígitos, herdado do padrão IBGE. Este campo estabelece o domínio geográfico da via, assegurando que o processamento seja restrito aos limites administrativos do município selecionado.</w:t>
      </w:r>
    </w:p>
    <w:p w14:paraId="19023132" w14:textId="77777777" w:rsidR="001B0D3A" w:rsidRPr="009B6CCF" w:rsidRDefault="001B0D3A" w:rsidP="00EA3516">
      <w:pPr>
        <w:pStyle w:val="Tpico"/>
      </w:pPr>
      <w:r w:rsidRPr="0095264A">
        <w:t>NOM_LOGRADOURO</w:t>
      </w:r>
      <w:r w:rsidRPr="009B6CCF">
        <w:t>: Atributo textual que armazena a denominação da via em formato ASCII normalizado. Ele constitui o dado bruto a partir do qual são geradas as chaves de ligação, sendo essencial para a conferência humana e a validação semântica dos resultados.</w:t>
      </w:r>
    </w:p>
    <w:p w14:paraId="04260C6E" w14:textId="0642D27A" w:rsidR="001B0D3A" w:rsidRPr="009B6CCF" w:rsidRDefault="001B0D3A" w:rsidP="00EA3516">
      <w:pPr>
        <w:pStyle w:val="Tpico"/>
      </w:pPr>
      <w:r w:rsidRPr="0095264A">
        <w:t>SC_ID_LOGRADOURO</w:t>
      </w:r>
      <w:r w:rsidRPr="00A64729">
        <w:t>:</w:t>
      </w:r>
      <w:r w:rsidRPr="009B6CCF">
        <w:t xml:space="preserve"> </w:t>
      </w:r>
      <w:r w:rsidR="00A64729">
        <w:t>c</w:t>
      </w:r>
      <w:r w:rsidRPr="009B6CCF">
        <w:t xml:space="preserve">onsiste no </w:t>
      </w:r>
      <w:r w:rsidRPr="009B6CCF">
        <w:rPr>
          <w:i/>
          <w:iCs/>
        </w:rPr>
        <w:t xml:space="preserve">identificador de hash </w:t>
      </w:r>
      <w:r w:rsidRPr="009B6CCF">
        <w:t xml:space="preserve">de comprimento fixo (8 caracteres) gerado via algoritmo </w:t>
      </w:r>
      <w:r w:rsidRPr="009B6CCF">
        <w:rPr>
          <w:i/>
          <w:iCs/>
        </w:rPr>
        <w:t>CRC32</w:t>
      </w:r>
      <w:r w:rsidRPr="009B6CCF">
        <w:t>. Ele atua como uma chave de ligação padronizada e unívoca, simplificando as operações de união entre as tabelas geográficas e alfanuméricas de diferentes origens e garantindo a correspondência biunívoca</w:t>
      </w:r>
      <w:r w:rsidRPr="009B6CCF">
        <w:rPr>
          <w:rStyle w:val="Refdenotaderodap"/>
        </w:rPr>
        <w:footnoteReference w:id="13"/>
      </w:r>
      <w:r w:rsidRPr="009B6CCF">
        <w:t xml:space="preserve"> entre os registros. </w:t>
      </w:r>
    </w:p>
    <w:p w14:paraId="42B79374" w14:textId="4C914C2A" w:rsidR="001B0D3A" w:rsidRPr="009B6CCF" w:rsidRDefault="001B0D3A" w:rsidP="00EA3516">
      <w:pPr>
        <w:pStyle w:val="Tpico"/>
      </w:pPr>
      <w:r w:rsidRPr="0095264A">
        <w:t>COORDS</w:t>
      </w:r>
      <w:r w:rsidRPr="00A64729">
        <w:t>:</w:t>
      </w:r>
      <w:r w:rsidRPr="009B6CCF">
        <w:t xml:space="preserve"> </w:t>
      </w:r>
      <w:r w:rsidR="00A64729">
        <w:t>a</w:t>
      </w:r>
      <w:r w:rsidRPr="009B6CCF">
        <w:t xml:space="preserve">tributo do tipo TEXT destinado ao armazenamento de listas de coordenadas ou feições geométricas associadas ao logradouro. Nesta </w:t>
      </w:r>
      <w:r w:rsidRPr="009B6CCF">
        <w:lastRenderedPageBreak/>
        <w:t>etapa do povoamento, o campo é inicializado como vazio, sendo preenchido posteriormente para subsidiar a espacialização das faces e quadras.</w:t>
      </w:r>
    </w:p>
    <w:p w14:paraId="051C5067" w14:textId="2A18FF75" w:rsidR="001B0D3A" w:rsidRPr="009B6CCF" w:rsidDel="009C668B" w:rsidRDefault="001B0D3A" w:rsidP="001D702A">
      <w:pPr>
        <w:rPr>
          <w:del w:id="148" w:author="Ednez Gomes Tavares" w:date="2026-04-10T13:47:00Z" w16du:dateUtc="2026-04-10T16:47:00Z"/>
        </w:rPr>
      </w:pPr>
    </w:p>
    <w:p w14:paraId="00C9B5C2" w14:textId="73051547" w:rsidR="00791B2C" w:rsidRPr="009B6CCF" w:rsidRDefault="00431C2D" w:rsidP="00791B2C">
      <w:r w:rsidRPr="009B6CCF">
        <w:t>Desataca-se que, a</w:t>
      </w:r>
      <w:r w:rsidR="00791B2C" w:rsidRPr="009B6CCF">
        <w:t xml:space="preserve">pesar do rigor formal em sua concepção, o CNEFE, como qualquer base de dados de larga escala, está sujeito a anomalias de preenchimento, inconsistências, ausência de registros </w:t>
      </w:r>
      <w:r w:rsidR="005B334B" w:rsidRPr="009B6CCF">
        <w:t>e</w:t>
      </w:r>
      <w:r w:rsidR="00791B2C" w:rsidRPr="009B6CCF">
        <w:t xml:space="preserve"> desatualização temporal. No caso específico de Capanema (PR), foram identificadas as seguintes </w:t>
      </w:r>
      <w:r w:rsidR="0029511E" w:rsidRPr="009B6CCF">
        <w:t>inconformidades</w:t>
      </w:r>
      <w:r w:rsidR="00791B2C" w:rsidRPr="009B6CCF">
        <w:t>:</w:t>
      </w:r>
    </w:p>
    <w:p w14:paraId="42FAAC06" w14:textId="42089937" w:rsidR="00791B2C" w:rsidRPr="009B6CCF" w:rsidRDefault="00791B2C" w:rsidP="00EA3516">
      <w:pPr>
        <w:pStyle w:val="Tpico"/>
      </w:pPr>
      <w:r w:rsidRPr="003A0E9B">
        <w:t>Inconsistências de Grafia (Duplicidade Lógica)</w:t>
      </w:r>
      <w:r w:rsidRPr="009C668B">
        <w:t>:</w:t>
      </w:r>
      <w:r w:rsidRPr="009B6CCF">
        <w:t xml:space="preserve"> </w:t>
      </w:r>
      <w:r w:rsidR="009C668B">
        <w:t>p</w:t>
      </w:r>
      <w:r w:rsidRPr="009B6CCF">
        <w:t>resença de registros distintos para o mesmo logradouro, como “AVENIDA PEDRO V PARIGOT SOUZA” e “AVENIDA PEDRO VIRIATO PARIGOT DE SOUZA”. Tais variações dificultam a indexação automática e exigem processos de harmonização (</w:t>
      </w:r>
      <w:r w:rsidRPr="003A0E9B">
        <w:rPr>
          <w:i/>
          <w:iCs/>
        </w:rPr>
        <w:t>fuzzy matching</w:t>
      </w:r>
      <w:r w:rsidR="0017339C" w:rsidRPr="009B6CCF">
        <w:rPr>
          <w:rStyle w:val="Refdenotaderodap"/>
        </w:rPr>
        <w:footnoteReference w:id="14"/>
      </w:r>
      <w:r w:rsidRPr="009B6CCF">
        <w:t>).</w:t>
      </w:r>
    </w:p>
    <w:p w14:paraId="72FAD8C6" w14:textId="5EEAAA6C" w:rsidR="00791B2C" w:rsidRPr="009B6CCF" w:rsidRDefault="00791B2C" w:rsidP="00EA3516">
      <w:pPr>
        <w:pStyle w:val="Tpico"/>
      </w:pPr>
      <w:r w:rsidRPr="003A0E9B">
        <w:t>Erros de Digitação (Ruído nos Dados):</w:t>
      </w:r>
      <w:r w:rsidRPr="009B6CCF">
        <w:t xml:space="preserve"> </w:t>
      </w:r>
      <w:r w:rsidR="009C668B">
        <w:t>o</w:t>
      </w:r>
      <w:r w:rsidRPr="009B6CCF">
        <w:t>corrência de falhas ortográficas, como no registro “RUA PERNA</w:t>
      </w:r>
      <w:r w:rsidRPr="0064290F">
        <w:rPr>
          <w:b/>
          <w:bCs/>
          <w:color w:val="C00000"/>
        </w:rPr>
        <w:t>N</w:t>
      </w:r>
      <w:r w:rsidRPr="009B6CCF">
        <w:t>BUCO”, que comprometem a integridade referencial em buscas exatas.</w:t>
      </w:r>
    </w:p>
    <w:p w14:paraId="42E0A335" w14:textId="6B98CA19" w:rsidR="004B7FD2" w:rsidRPr="009B6CCF" w:rsidRDefault="00791B2C" w:rsidP="00EA3516">
      <w:pPr>
        <w:pStyle w:val="Tpico"/>
      </w:pPr>
      <w:r w:rsidRPr="003A0E9B">
        <w:t>Déficit de Atualização (Nomenclatura Genérica):</w:t>
      </w:r>
      <w:r w:rsidRPr="009B6CCF">
        <w:t xml:space="preserve"> </w:t>
      </w:r>
      <w:r w:rsidR="009C668B">
        <w:t>p</w:t>
      </w:r>
      <w:r w:rsidRPr="009B6CCF">
        <w:t>ermanência de topônimos provisórios ou genéricos que já foram oficialmente alterados por leis municipais, tais como “RUA 1”, “RUA SEIS”, “RUA SEM DENOMINAÇÃO” ou “RUA PROJETADA”.</w:t>
      </w:r>
    </w:p>
    <w:p w14:paraId="1FE77B94" w14:textId="238BD4F3" w:rsidR="00F261B0" w:rsidRPr="009B6CCF" w:rsidRDefault="00F261B0" w:rsidP="00F261B0">
      <w:r w:rsidRPr="009B6CCF">
        <w:t xml:space="preserve">Em geral, essas inconsistências caracterizam-se pela baixa </w:t>
      </w:r>
      <w:r w:rsidR="00DC65B7" w:rsidRPr="009B6CCF">
        <w:t>presença</w:t>
      </w:r>
      <w:r w:rsidRPr="009B6CCF">
        <w:t xml:space="preserve"> de registros e podem ser identificadas por meio de consultas de agrupamento no banco de dados (ex.: </w:t>
      </w:r>
      <w:r w:rsidR="00DC65B7" w:rsidRPr="00F83BD6">
        <w:rPr>
          <w:i/>
          <w:iCs/>
        </w:rPr>
        <w:t>select</w:t>
      </w:r>
      <w:r w:rsidRPr="009B6CCF">
        <w:t xml:space="preserve"> NOM_LOGRADOURO, </w:t>
      </w:r>
      <w:r w:rsidR="00DC65B7" w:rsidRPr="00F83BD6">
        <w:rPr>
          <w:i/>
          <w:iCs/>
        </w:rPr>
        <w:t>count</w:t>
      </w:r>
      <w:r w:rsidRPr="009B6CCF">
        <w:t xml:space="preserve">(*) </w:t>
      </w:r>
      <w:r w:rsidR="00DC65B7" w:rsidRPr="00F83BD6">
        <w:rPr>
          <w:i/>
          <w:iCs/>
        </w:rPr>
        <w:t>from</w:t>
      </w:r>
      <w:r w:rsidRPr="009B6CCF">
        <w:t xml:space="preserve"> CN_PONTOS_UNICOS </w:t>
      </w:r>
      <w:r w:rsidRPr="00F83BD6">
        <w:rPr>
          <w:i/>
          <w:iCs/>
        </w:rPr>
        <w:t>GROUP</w:t>
      </w:r>
      <w:r w:rsidRPr="009B6CCF">
        <w:t xml:space="preserve"> </w:t>
      </w:r>
      <w:r w:rsidRPr="00F83BD6">
        <w:rPr>
          <w:i/>
          <w:iCs/>
        </w:rPr>
        <w:t>BY</w:t>
      </w:r>
      <w:r w:rsidRPr="009B6CCF">
        <w:t xml:space="preserve"> NOM_LOGRADOURO). Esse procedimento permite isolar grafias atípicas que divergem do padrão majoritário da base.</w:t>
      </w:r>
    </w:p>
    <w:p w14:paraId="05B5AFA4" w14:textId="5B6EDADB" w:rsidR="00FC14C2" w:rsidRPr="009B6CCF" w:rsidRDefault="00F261B0" w:rsidP="00F261B0">
      <w:r w:rsidRPr="009B6CCF">
        <w:t>No entanto, certas anomalias são mais complexas e exigem validação visual ou a aplicação de técnicas de aprendizado de máquina, como o agrupamento por similaridade (</w:t>
      </w:r>
      <w:r w:rsidRPr="009B6CCF">
        <w:rPr>
          <w:i/>
          <w:iCs/>
        </w:rPr>
        <w:t>clustering</w:t>
      </w:r>
      <w:r w:rsidRPr="009B6CCF">
        <w:t xml:space="preserve">). Tais algoritmos permitem identificar que </w:t>
      </w:r>
      <w:r w:rsidR="00532FEE" w:rsidRPr="009B6CCF">
        <w:t>nomes distintos</w:t>
      </w:r>
      <w:r w:rsidRPr="009B6CCF">
        <w:t xml:space="preserve"> </w:t>
      </w:r>
      <w:r w:rsidRPr="009B6CCF">
        <w:lastRenderedPageBreak/>
        <w:t>pertencem, na verdade, ao mesmo logradouro, automatizando a limpeza dos dados e mitigando a subjetividade da análise manual.</w:t>
      </w:r>
    </w:p>
    <w:p w14:paraId="106912E5" w14:textId="2AC0CE7A" w:rsidR="00C24FEC" w:rsidRPr="009B6CCF" w:rsidRDefault="00441DCA">
      <w:r w:rsidRPr="009B6CCF">
        <w:t>As boas práticas de engenharia de dados recomendam que as inconsistências sejam tratadas o mais próximo possível da origem, assegurando a rastreabilidade por meio de registros detalhados (</w:t>
      </w:r>
      <w:r w:rsidRPr="009B6CCF">
        <w:rPr>
          <w:i/>
          <w:iCs/>
        </w:rPr>
        <w:t>logs</w:t>
      </w:r>
      <w:r w:rsidRPr="009B6CCF">
        <w:t>) de todas as modificações realizadas. Sob essa ó</w:t>
      </w:r>
      <w:r w:rsidR="000F4BC8">
        <w:t>p</w:t>
      </w:r>
      <w:r w:rsidRPr="009B6CCF">
        <w:t>tica</w:t>
      </w:r>
      <w:r w:rsidR="00B63ECD" w:rsidRPr="009B6CCF">
        <w:t xml:space="preserve">, </w:t>
      </w:r>
      <w:r w:rsidRPr="009B6CCF">
        <w:t>o procedimento adequado consiste na criação de uma cópia de trabalho da base CNEFE, permitindo o saneamento dos dados antes de sua importação definitiva. Alternativamente, as correções podem ser aplicadas na tabela de entrada do sistema (tabela CN_PONTOS), garantindo que os processos subsequentes de espacialização operem sobre uma base de dados íntegra e padronizada</w:t>
      </w:r>
      <w:r w:rsidR="003330BF" w:rsidRPr="009B6CCF">
        <w:t xml:space="preserve"> (ver seção </w:t>
      </w:r>
      <w:r w:rsidR="000247AB" w:rsidRPr="009B6CCF">
        <w:fldChar w:fldCharType="begin"/>
      </w:r>
      <w:r w:rsidR="000247AB" w:rsidRPr="009B6CCF">
        <w:instrText xml:space="preserve"> REF _Ref223071524 \r \h </w:instrText>
      </w:r>
      <w:r w:rsidR="000247AB" w:rsidRPr="009B6CCF">
        <w:fldChar w:fldCharType="separate"/>
      </w:r>
      <w:r w:rsidR="00F02416">
        <w:t>3.3.3</w:t>
      </w:r>
      <w:r w:rsidR="000247AB" w:rsidRPr="009B6CCF">
        <w:fldChar w:fldCharType="end"/>
      </w:r>
      <w:r w:rsidR="003330BF" w:rsidRPr="009B6CCF">
        <w:t>)</w:t>
      </w:r>
      <w:r w:rsidRPr="009B6CCF">
        <w:t>.</w:t>
      </w:r>
    </w:p>
    <w:p w14:paraId="2F2B1AB1" w14:textId="0F3CE855" w:rsidR="00FC14C2" w:rsidRPr="009B6CCF" w:rsidRDefault="00C24FEC">
      <w:r w:rsidRPr="009B6CCF">
        <w:t xml:space="preserve">Esta etapa de pré-processamento é crucial para minimizar o erro de fechamento das quadras e assegurar a acurácia do algoritmo de geolocalização do </w:t>
      </w:r>
      <w:r w:rsidRPr="009B6CCF">
        <w:rPr>
          <w:i/>
          <w:iCs/>
        </w:rPr>
        <w:t>SuperCIATA</w:t>
      </w:r>
      <w:r w:rsidRPr="009B6CCF">
        <w:t>.</w:t>
      </w:r>
      <w:r w:rsidR="00FC14C2" w:rsidRPr="009B6CCF">
        <w:br w:type="page"/>
      </w:r>
    </w:p>
    <w:p w14:paraId="63FAD4A2" w14:textId="77777777" w:rsidR="00310B19" w:rsidRPr="009B6CCF" w:rsidRDefault="00310B19" w:rsidP="00EF7089">
      <w:pPr>
        <w:pStyle w:val="Ttulo4"/>
      </w:pPr>
      <w:commentRangeStart w:id="149"/>
      <w:r w:rsidRPr="009B6CCF">
        <w:lastRenderedPageBreak/>
        <w:t>Tabela CN_FACES</w:t>
      </w:r>
      <w:commentRangeEnd w:id="149"/>
      <w:r w:rsidR="00A81D57" w:rsidRPr="009B6CCF">
        <w:rPr>
          <w:rStyle w:val="Refdecomentrio"/>
          <w:sz w:val="24"/>
          <w:szCs w:val="22"/>
        </w:rPr>
        <w:commentReference w:id="149"/>
      </w:r>
    </w:p>
    <w:p w14:paraId="28BC32C7" w14:textId="78F334AB" w:rsidR="00310B19" w:rsidRPr="009B6CCF" w:rsidRDefault="00310B19" w:rsidP="00310B19">
      <w:r w:rsidRPr="009B6CCF">
        <w:t>A tabela CN_FACES constitui a principal referência para o posicionamento das quadras a serem geradas a partir dos dados do Cadastro Territorial Urbano (</w:t>
      </w:r>
      <w:r w:rsidR="005135D5" w:rsidRPr="009B6CCF">
        <w:t>CTU/</w:t>
      </w:r>
      <w:r w:rsidRPr="009B6CCF">
        <w:t>CIATA), uma vez que reúne as geometrias das faces e suas correspondências com os logradouros.</w:t>
      </w:r>
    </w:p>
    <w:p w14:paraId="68EE73A8" w14:textId="79BD2356" w:rsidR="001066D1" w:rsidRPr="009B6CCF" w:rsidRDefault="001066D1" w:rsidP="00310B19">
      <w:r w:rsidRPr="009B6CCF">
        <w:t>Segundo a modelagem adotada, cada face mantém um relacionamento unívoco</w:t>
      </w:r>
      <w:r w:rsidR="00CE5E01" w:rsidRPr="009B6CCF">
        <w:rPr>
          <w:rStyle w:val="Refdenotaderodap"/>
        </w:rPr>
        <w:footnoteReference w:id="15"/>
      </w:r>
      <w:r w:rsidRPr="009B6CCF">
        <w:t xml:space="preserve"> com um logradouro, sendo as faces organizadas em uma sequência numérica que define a topologia relativa do perímetro da quadra.</w:t>
      </w:r>
    </w:p>
    <w:p w14:paraId="0968CC4B" w14:textId="71B3D983" w:rsidR="00310B19" w:rsidRPr="009B6CCF" w:rsidRDefault="00310B19" w:rsidP="00310B19">
      <w:r w:rsidRPr="009B6CCF">
        <w:t xml:space="preserve">O </w:t>
      </w:r>
      <w:r w:rsidRPr="009B6CCF">
        <w:fldChar w:fldCharType="begin"/>
      </w:r>
      <w:r w:rsidRPr="009B6CCF">
        <w:instrText xml:space="preserve"> REF _Ref211094736 \h </w:instrText>
      </w:r>
      <w:r w:rsidRPr="009B6CCF">
        <w:fldChar w:fldCharType="separate"/>
      </w:r>
      <w:r w:rsidR="00F02416" w:rsidRPr="009B6CCF">
        <w:t xml:space="preserve">Quadro </w:t>
      </w:r>
      <w:r w:rsidR="00F02416">
        <w:rPr>
          <w:noProof/>
        </w:rPr>
        <w:t>20</w:t>
      </w:r>
      <w:r w:rsidRPr="009B6CCF">
        <w:fldChar w:fldCharType="end"/>
      </w:r>
      <w:r w:rsidRPr="009B6CCF">
        <w:t xml:space="preserve"> apresenta os comandos utilizados para definir e povoar a tabela CN_FACES. A chave primária ID_FACE já havia sido criada durante a consulta que povoou CN_PONTOS_UNICOS e corresponde à combinação da chave primária da quadra CNEFE com um número sequencial que identifica a face.</w:t>
      </w:r>
    </w:p>
    <w:p w14:paraId="1472212E" w14:textId="77777777" w:rsidR="00310B19" w:rsidRPr="009B6CCF" w:rsidRDefault="00310B19" w:rsidP="00310B19">
      <w:r w:rsidRPr="009B6CCF">
        <w:t xml:space="preserve">Nessa operação, também são gerados os atributos QTD_PONTOS e CENTROIDE, essenciais para o processo de espacialização das quadras do CIATA. Esses atributos são utilizados para determinar as coordenadas a partir das quais se originarão as linhas que representarão as quadras. </w:t>
      </w:r>
    </w:p>
    <w:p w14:paraId="796FA392" w14:textId="65C27BEB" w:rsidR="00310B19" w:rsidRPr="00303B2E" w:rsidRDefault="00310B19" w:rsidP="00A6278E">
      <w:pPr>
        <w:pStyle w:val="Legenda"/>
        <w:rPr>
          <w:sz w:val="24"/>
          <w:szCs w:val="24"/>
        </w:rPr>
      </w:pPr>
      <w:bookmarkStart w:id="150" w:name="_Ref211094736"/>
      <w:r w:rsidRPr="00303B2E">
        <w:rPr>
          <w:sz w:val="24"/>
          <w:szCs w:val="24"/>
        </w:rPr>
        <w:lastRenderedPageBreak/>
        <w:t xml:space="preserve">Quadro </w:t>
      </w:r>
      <w:r w:rsidR="00F02416" w:rsidRPr="00303B2E">
        <w:rPr>
          <w:sz w:val="24"/>
          <w:szCs w:val="24"/>
        </w:rPr>
        <w:fldChar w:fldCharType="begin"/>
      </w:r>
      <w:r w:rsidR="00F02416" w:rsidRPr="00303B2E">
        <w:rPr>
          <w:sz w:val="24"/>
          <w:szCs w:val="24"/>
        </w:rPr>
        <w:instrText xml:space="preserve"> SEQ Quadro \* ARABIC </w:instrText>
      </w:r>
      <w:r w:rsidR="00F02416" w:rsidRPr="00303B2E">
        <w:rPr>
          <w:sz w:val="24"/>
          <w:szCs w:val="24"/>
        </w:rPr>
        <w:fldChar w:fldCharType="separate"/>
      </w:r>
      <w:r w:rsidR="00F02416" w:rsidRPr="00303B2E">
        <w:rPr>
          <w:noProof/>
          <w:sz w:val="24"/>
          <w:szCs w:val="24"/>
        </w:rPr>
        <w:t>20</w:t>
      </w:r>
      <w:r w:rsidR="00F02416" w:rsidRPr="00303B2E">
        <w:rPr>
          <w:noProof/>
          <w:sz w:val="24"/>
          <w:szCs w:val="24"/>
        </w:rPr>
        <w:fldChar w:fldCharType="end"/>
      </w:r>
      <w:bookmarkEnd w:id="150"/>
      <w:r w:rsidR="004B4D10" w:rsidRPr="00303B2E">
        <w:rPr>
          <w:sz w:val="24"/>
          <w:szCs w:val="24"/>
        </w:rPr>
        <w:t xml:space="preserve"> –</w:t>
      </w:r>
      <w:r w:rsidRPr="00303B2E">
        <w:rPr>
          <w:sz w:val="24"/>
          <w:szCs w:val="24"/>
        </w:rPr>
        <w:t xml:space="preserve"> Definição da tabela CN_FACES</w:t>
      </w:r>
    </w:p>
    <w:tbl>
      <w:tblPr>
        <w:tblStyle w:val="Tabelacomgrade"/>
        <w:tblW w:w="0" w:type="auto"/>
        <w:tblLook w:val="04A0" w:firstRow="1" w:lastRow="0" w:firstColumn="1" w:lastColumn="0" w:noHBand="0" w:noVBand="1"/>
      </w:tblPr>
      <w:tblGrid>
        <w:gridCol w:w="9061"/>
      </w:tblGrid>
      <w:tr w:rsidR="00310B19" w:rsidRPr="009B6CCF" w14:paraId="4203D4DA" w14:textId="77777777" w:rsidTr="00926561">
        <w:tc>
          <w:tcPr>
            <w:tcW w:w="9061" w:type="dxa"/>
          </w:tcPr>
          <w:p w14:paraId="488F9FC3" w14:textId="77777777" w:rsidR="00C757FE" w:rsidRDefault="00C757FE" w:rsidP="00CE5E01">
            <w:pPr>
              <w:pStyle w:val="Codigo"/>
              <w:keepNext/>
              <w:widowControl w:val="0"/>
              <w:rPr>
                <w:b/>
                <w:bCs/>
              </w:rPr>
            </w:pPr>
          </w:p>
          <w:p w14:paraId="4AE30B47" w14:textId="47E8C9B9" w:rsidR="00310B19" w:rsidRPr="009B6CCF" w:rsidRDefault="00310B19" w:rsidP="00CE5E01">
            <w:pPr>
              <w:pStyle w:val="Codigo"/>
              <w:keepNext/>
              <w:widowControl w:val="0"/>
              <w:rPr>
                <w:b/>
                <w:bCs/>
              </w:rPr>
            </w:pPr>
            <w:r w:rsidRPr="009B6CCF">
              <w:rPr>
                <w:b/>
                <w:bCs/>
              </w:rPr>
              <w:t>-- Criando a tabela de CN_FACES</w:t>
            </w:r>
          </w:p>
          <w:p w14:paraId="0EF65802" w14:textId="32ECBA0C" w:rsidR="00A87428" w:rsidRPr="00BC73BE" w:rsidRDefault="00A87428" w:rsidP="00CE5E01">
            <w:pPr>
              <w:pStyle w:val="Codigo"/>
              <w:keepNext/>
              <w:widowControl w:val="0"/>
              <w:rPr>
                <w:lang w:val="en-US"/>
              </w:rPr>
            </w:pPr>
            <w:r w:rsidRPr="00BC73BE">
              <w:rPr>
                <w:lang w:val="en-US"/>
              </w:rPr>
              <w:t xml:space="preserve">-- </w:t>
            </w:r>
            <w:r w:rsidR="007177D5" w:rsidRPr="00BC73BE">
              <w:rPr>
                <w:lang w:val="en-US"/>
              </w:rPr>
              <w:t>MySQL 10.2/MariaDB 10.2</w:t>
            </w:r>
          </w:p>
          <w:p w14:paraId="03348AB9" w14:textId="77777777" w:rsidR="00310B19" w:rsidRPr="00BC73BE" w:rsidRDefault="00310B19" w:rsidP="00CE5E01">
            <w:pPr>
              <w:pStyle w:val="Codigo"/>
              <w:keepNext/>
              <w:widowControl w:val="0"/>
              <w:rPr>
                <w:lang w:val="en-US"/>
              </w:rPr>
            </w:pPr>
            <w:r w:rsidRPr="00BC73BE">
              <w:rPr>
                <w:lang w:val="en-US"/>
              </w:rPr>
              <w:t>CREATE TABLE IF NOT EXISTS CN_FACES (</w:t>
            </w:r>
          </w:p>
          <w:p w14:paraId="11BA8C37" w14:textId="77777777" w:rsidR="00310B19" w:rsidRPr="00BC73BE" w:rsidRDefault="00310B19" w:rsidP="00CE5E01">
            <w:pPr>
              <w:pStyle w:val="Codigo"/>
              <w:keepNext/>
              <w:widowControl w:val="0"/>
              <w:rPr>
                <w:lang w:val="es-ES"/>
              </w:rPr>
            </w:pPr>
            <w:r w:rsidRPr="00BC73BE">
              <w:rPr>
                <w:lang w:val="en-US"/>
              </w:rPr>
              <w:tab/>
            </w:r>
            <w:r w:rsidRPr="00BC73BE">
              <w:rPr>
                <w:lang w:val="es-ES"/>
              </w:rPr>
              <w:t>ID_FACE           VARCHAR(22),</w:t>
            </w:r>
          </w:p>
          <w:p w14:paraId="3CA1C584" w14:textId="77777777" w:rsidR="00310B19" w:rsidRPr="00BC73BE" w:rsidRDefault="00310B19" w:rsidP="00CE5E01">
            <w:pPr>
              <w:pStyle w:val="Codigo"/>
              <w:keepNext/>
              <w:widowControl w:val="0"/>
              <w:rPr>
                <w:lang w:val="es-ES"/>
              </w:rPr>
            </w:pPr>
            <w:r w:rsidRPr="00BC73BE">
              <w:rPr>
                <w:lang w:val="es-ES"/>
              </w:rPr>
              <w:tab/>
              <w:t>COD_MUNICIPIO     VARCHAR(7),</w:t>
            </w:r>
          </w:p>
          <w:p w14:paraId="252337E4" w14:textId="77777777" w:rsidR="00310B19" w:rsidRPr="009B6CCF" w:rsidRDefault="00310B19" w:rsidP="00CE5E01">
            <w:pPr>
              <w:pStyle w:val="Codigo"/>
              <w:keepNext/>
              <w:widowControl w:val="0"/>
            </w:pPr>
            <w:r w:rsidRPr="00BC73BE">
              <w:rPr>
                <w:lang w:val="es-ES"/>
              </w:rPr>
              <w:tab/>
            </w:r>
            <w:r w:rsidRPr="009B6CCF">
              <w:t>ID_QUADRA         VARCHAR(19),</w:t>
            </w:r>
          </w:p>
          <w:p w14:paraId="5323DE9F" w14:textId="77777777" w:rsidR="00310B19" w:rsidRPr="009B6CCF" w:rsidRDefault="00310B19" w:rsidP="00CE5E01">
            <w:pPr>
              <w:pStyle w:val="Codigo"/>
              <w:keepNext/>
              <w:widowControl w:val="0"/>
            </w:pPr>
            <w:r w:rsidRPr="009B6CCF">
              <w:tab/>
              <w:t>NOM_LOGRADOURO    VARCHAR(250),</w:t>
            </w:r>
          </w:p>
          <w:p w14:paraId="22206DD4" w14:textId="77777777" w:rsidR="00310B19" w:rsidRPr="009B6CCF" w:rsidRDefault="00310B19" w:rsidP="00CE5E01">
            <w:pPr>
              <w:pStyle w:val="Codigo"/>
              <w:keepNext/>
              <w:widowControl w:val="0"/>
            </w:pPr>
            <w:r w:rsidRPr="009B6CCF">
              <w:tab/>
              <w:t>SC_ID_LOGRADOURO  VARCHAR(8),</w:t>
            </w:r>
          </w:p>
          <w:p w14:paraId="51221F5A" w14:textId="77777777" w:rsidR="00310B19" w:rsidRPr="009B6CCF" w:rsidRDefault="00310B19" w:rsidP="00CE5E01">
            <w:pPr>
              <w:pStyle w:val="Codigo"/>
              <w:keepNext/>
              <w:widowControl w:val="0"/>
            </w:pPr>
            <w:r w:rsidRPr="009B6CCF">
              <w:tab/>
              <w:t>NR_ORDEM          INT,</w:t>
            </w:r>
          </w:p>
          <w:p w14:paraId="2519A886" w14:textId="77777777" w:rsidR="00310B19" w:rsidRPr="00BC73BE" w:rsidRDefault="00310B19" w:rsidP="00CE5E01">
            <w:pPr>
              <w:pStyle w:val="Codigo"/>
              <w:keepNext/>
              <w:widowControl w:val="0"/>
              <w:rPr>
                <w:lang w:val="en-US"/>
              </w:rPr>
            </w:pPr>
            <w:r w:rsidRPr="009B6CCF">
              <w:tab/>
            </w:r>
            <w:r w:rsidRPr="00BC73BE">
              <w:rPr>
                <w:lang w:val="en-US"/>
              </w:rPr>
              <w:t>QTD_PONTOS        INT,</w:t>
            </w:r>
          </w:p>
          <w:p w14:paraId="6462D493" w14:textId="77777777" w:rsidR="00310B19" w:rsidRPr="00BC73BE" w:rsidRDefault="00310B19" w:rsidP="00CE5E01">
            <w:pPr>
              <w:pStyle w:val="Codigo"/>
              <w:keepNext/>
              <w:widowControl w:val="0"/>
              <w:rPr>
                <w:lang w:val="en-US"/>
              </w:rPr>
            </w:pPr>
            <w:r w:rsidRPr="00BC73BE">
              <w:rPr>
                <w:lang w:val="en-US"/>
              </w:rPr>
              <w:tab/>
              <w:t>CENTROIDE         POINT</w:t>
            </w:r>
          </w:p>
          <w:p w14:paraId="3E81F893" w14:textId="77777777" w:rsidR="00310B19" w:rsidRPr="00BC73BE" w:rsidRDefault="00310B19" w:rsidP="00CE5E01">
            <w:pPr>
              <w:pStyle w:val="Codigo"/>
              <w:keepNext/>
              <w:widowControl w:val="0"/>
              <w:rPr>
                <w:lang w:val="en-US"/>
              </w:rPr>
            </w:pPr>
            <w:r w:rsidRPr="00BC73BE">
              <w:rPr>
                <w:lang w:val="en-US"/>
              </w:rPr>
              <w:t>);</w:t>
            </w:r>
          </w:p>
          <w:p w14:paraId="1B29EBD5" w14:textId="77777777" w:rsidR="00310B19" w:rsidRPr="00BC73BE" w:rsidRDefault="00310B19" w:rsidP="00CE5E01">
            <w:pPr>
              <w:pStyle w:val="Codigo"/>
              <w:keepNext/>
              <w:widowControl w:val="0"/>
              <w:rPr>
                <w:lang w:val="en-US"/>
              </w:rPr>
            </w:pPr>
          </w:p>
          <w:p w14:paraId="32490859" w14:textId="77777777" w:rsidR="00310B19" w:rsidRPr="00BC73BE" w:rsidRDefault="00310B19" w:rsidP="00CE5E01">
            <w:pPr>
              <w:pStyle w:val="Codigo"/>
              <w:keepNext/>
              <w:widowControl w:val="0"/>
              <w:rPr>
                <w:b/>
                <w:bCs/>
                <w:lang w:val="en-US"/>
              </w:rPr>
            </w:pPr>
            <w:r w:rsidRPr="00BC73BE">
              <w:rPr>
                <w:b/>
                <w:bCs/>
                <w:lang w:val="en-US"/>
              </w:rPr>
              <w:t>-- Preenchendo CN_FACES</w:t>
            </w:r>
          </w:p>
          <w:p w14:paraId="36D1FA20" w14:textId="77777777" w:rsidR="00310B19" w:rsidRPr="00BC73BE" w:rsidRDefault="00310B19" w:rsidP="00CE5E01">
            <w:pPr>
              <w:pStyle w:val="Codigo"/>
              <w:keepNext/>
              <w:widowControl w:val="0"/>
              <w:jc w:val="left"/>
              <w:rPr>
                <w:lang w:val="en-US"/>
              </w:rPr>
            </w:pPr>
            <w:r w:rsidRPr="00BC73BE">
              <w:rPr>
                <w:lang w:val="en-US"/>
              </w:rPr>
              <w:t>INSERT INTO CN_FACES (</w:t>
            </w:r>
          </w:p>
          <w:p w14:paraId="30757584" w14:textId="77777777" w:rsidR="00310B19" w:rsidRPr="009B6CCF" w:rsidRDefault="00310B19" w:rsidP="00CE5E01">
            <w:pPr>
              <w:pStyle w:val="Codigo"/>
              <w:keepNext/>
              <w:widowControl w:val="0"/>
              <w:jc w:val="left"/>
            </w:pPr>
            <w:r w:rsidRPr="00BC73BE">
              <w:rPr>
                <w:lang w:val="en-US"/>
              </w:rPr>
              <w:tab/>
            </w:r>
            <w:r w:rsidRPr="009B6CCF">
              <w:t xml:space="preserve">ID_FACE, </w:t>
            </w:r>
          </w:p>
          <w:p w14:paraId="252A2544" w14:textId="77777777" w:rsidR="00310B19" w:rsidRPr="009B6CCF" w:rsidRDefault="00310B19" w:rsidP="00CE5E01">
            <w:pPr>
              <w:pStyle w:val="Codigo"/>
              <w:keepNext/>
              <w:widowControl w:val="0"/>
              <w:jc w:val="left"/>
            </w:pPr>
            <w:r w:rsidRPr="009B6CCF">
              <w:tab/>
              <w:t xml:space="preserve">COD_MUNICIPIO, </w:t>
            </w:r>
          </w:p>
          <w:p w14:paraId="5CE47326" w14:textId="77777777" w:rsidR="00310B19" w:rsidRPr="009B6CCF" w:rsidRDefault="00310B19" w:rsidP="00CE5E01">
            <w:pPr>
              <w:pStyle w:val="Codigo"/>
              <w:keepNext/>
              <w:widowControl w:val="0"/>
              <w:jc w:val="left"/>
            </w:pPr>
            <w:r w:rsidRPr="009B6CCF">
              <w:tab/>
              <w:t>ID_QUADRA,</w:t>
            </w:r>
          </w:p>
          <w:p w14:paraId="432263A7" w14:textId="77777777" w:rsidR="00310B19" w:rsidRPr="009B6CCF" w:rsidRDefault="00310B19" w:rsidP="00CE5E01">
            <w:pPr>
              <w:pStyle w:val="Codigo"/>
              <w:keepNext/>
              <w:widowControl w:val="0"/>
              <w:jc w:val="left"/>
            </w:pPr>
            <w:r w:rsidRPr="009B6CCF">
              <w:tab/>
              <w:t xml:space="preserve">NOM_LOGRADOURO, </w:t>
            </w:r>
          </w:p>
          <w:p w14:paraId="1955D842" w14:textId="77777777" w:rsidR="00310B19" w:rsidRPr="009B6CCF" w:rsidRDefault="00310B19" w:rsidP="00CE5E01">
            <w:pPr>
              <w:pStyle w:val="Codigo"/>
              <w:keepNext/>
              <w:widowControl w:val="0"/>
              <w:jc w:val="left"/>
            </w:pPr>
            <w:r w:rsidRPr="009B6CCF">
              <w:tab/>
              <w:t xml:space="preserve">SC_ID_LOGRADOURO, </w:t>
            </w:r>
          </w:p>
          <w:p w14:paraId="0D56269C" w14:textId="77777777" w:rsidR="00310B19" w:rsidRPr="009B6CCF" w:rsidRDefault="00310B19" w:rsidP="00CE5E01">
            <w:pPr>
              <w:pStyle w:val="Codigo"/>
              <w:keepNext/>
              <w:widowControl w:val="0"/>
              <w:jc w:val="left"/>
              <w:rPr>
                <w:color w:val="385623" w:themeColor="accent6" w:themeShade="80"/>
              </w:rPr>
            </w:pPr>
            <w:r w:rsidRPr="009B6CCF">
              <w:rPr>
                <w:color w:val="385623" w:themeColor="accent6" w:themeShade="80"/>
              </w:rPr>
              <w:tab/>
              <w:t xml:space="preserve">NR_ORDEM, </w:t>
            </w:r>
          </w:p>
          <w:p w14:paraId="3D13DEDA" w14:textId="77777777" w:rsidR="00310B19" w:rsidRPr="009B6CCF" w:rsidRDefault="00310B19" w:rsidP="00CE5E01">
            <w:pPr>
              <w:pStyle w:val="Codigo"/>
              <w:keepNext/>
              <w:widowControl w:val="0"/>
              <w:jc w:val="left"/>
              <w:rPr>
                <w:color w:val="1F3864" w:themeColor="accent5" w:themeShade="80"/>
              </w:rPr>
            </w:pPr>
            <w:r w:rsidRPr="009B6CCF">
              <w:rPr>
                <w:color w:val="1F3864" w:themeColor="accent5" w:themeShade="80"/>
              </w:rPr>
              <w:tab/>
              <w:t xml:space="preserve">QTD_PONTOS, </w:t>
            </w:r>
          </w:p>
          <w:p w14:paraId="3E59232B" w14:textId="77777777" w:rsidR="00310B19" w:rsidRPr="009B6CCF" w:rsidRDefault="00310B19" w:rsidP="00CE5E01">
            <w:pPr>
              <w:pStyle w:val="Codigo"/>
              <w:keepNext/>
              <w:widowControl w:val="0"/>
              <w:jc w:val="left"/>
              <w:rPr>
                <w:color w:val="806000" w:themeColor="accent4" w:themeShade="80"/>
              </w:rPr>
            </w:pPr>
            <w:r w:rsidRPr="009B6CCF">
              <w:rPr>
                <w:color w:val="806000" w:themeColor="accent4" w:themeShade="80"/>
              </w:rPr>
              <w:tab/>
              <w:t>CENTROIDE</w:t>
            </w:r>
          </w:p>
          <w:p w14:paraId="7CA6F784" w14:textId="77777777" w:rsidR="00310B19" w:rsidRPr="009B6CCF" w:rsidRDefault="00310B19" w:rsidP="00CE5E01">
            <w:pPr>
              <w:pStyle w:val="Codigo"/>
              <w:keepNext/>
              <w:widowControl w:val="0"/>
              <w:jc w:val="left"/>
            </w:pPr>
            <w:r w:rsidRPr="009B6CCF">
              <w:t>)</w:t>
            </w:r>
          </w:p>
          <w:p w14:paraId="2C728D6C" w14:textId="77777777" w:rsidR="00310B19" w:rsidRPr="00BC73BE" w:rsidRDefault="00310B19" w:rsidP="00CE5E01">
            <w:pPr>
              <w:pStyle w:val="Codigo"/>
              <w:keepNext/>
              <w:widowControl w:val="0"/>
              <w:jc w:val="left"/>
              <w:rPr>
                <w:lang w:val="en-US"/>
              </w:rPr>
            </w:pPr>
            <w:r w:rsidRPr="00BC73BE">
              <w:rPr>
                <w:lang w:val="en-US"/>
              </w:rPr>
              <w:t>SELECT</w:t>
            </w:r>
          </w:p>
          <w:p w14:paraId="41A8357C" w14:textId="77777777" w:rsidR="00310B19" w:rsidRPr="00BC73BE" w:rsidRDefault="00310B19" w:rsidP="00CE5E01">
            <w:pPr>
              <w:pStyle w:val="Codigo"/>
              <w:keepNext/>
              <w:widowControl w:val="0"/>
              <w:jc w:val="left"/>
              <w:rPr>
                <w:lang w:val="en-US"/>
              </w:rPr>
            </w:pPr>
            <w:r w:rsidRPr="00BC73BE">
              <w:rPr>
                <w:lang w:val="en-US"/>
              </w:rPr>
              <w:tab/>
              <w:t>ID_FACE,</w:t>
            </w:r>
          </w:p>
          <w:p w14:paraId="6D18BA4C" w14:textId="77777777" w:rsidR="00310B19" w:rsidRPr="00BC73BE" w:rsidRDefault="00310B19" w:rsidP="00CE5E01">
            <w:pPr>
              <w:pStyle w:val="Codigo"/>
              <w:keepNext/>
              <w:widowControl w:val="0"/>
              <w:jc w:val="left"/>
              <w:rPr>
                <w:lang w:val="en-US"/>
              </w:rPr>
            </w:pPr>
            <w:r w:rsidRPr="00BC73BE">
              <w:rPr>
                <w:lang w:val="en-US"/>
              </w:rPr>
              <w:tab/>
              <w:t>COD_MUNICIPIO,</w:t>
            </w:r>
          </w:p>
          <w:p w14:paraId="68AFF729" w14:textId="77777777" w:rsidR="00310B19" w:rsidRPr="00BC73BE" w:rsidRDefault="00310B19" w:rsidP="00CE5E01">
            <w:pPr>
              <w:pStyle w:val="Codigo"/>
              <w:keepNext/>
              <w:widowControl w:val="0"/>
              <w:jc w:val="left"/>
              <w:rPr>
                <w:lang w:val="en-US"/>
              </w:rPr>
            </w:pPr>
            <w:r w:rsidRPr="00BC73BE">
              <w:rPr>
                <w:lang w:val="en-US"/>
              </w:rPr>
              <w:tab/>
              <w:t>ID_QUADRA,</w:t>
            </w:r>
          </w:p>
          <w:p w14:paraId="41A9BBFB" w14:textId="77777777" w:rsidR="00310B19" w:rsidRPr="00BC73BE" w:rsidRDefault="00310B19" w:rsidP="00CE5E01">
            <w:pPr>
              <w:pStyle w:val="Codigo"/>
              <w:keepNext/>
              <w:widowControl w:val="0"/>
              <w:jc w:val="left"/>
              <w:rPr>
                <w:lang w:val="en-US"/>
              </w:rPr>
            </w:pPr>
            <w:r w:rsidRPr="00BC73BE">
              <w:rPr>
                <w:lang w:val="en-US"/>
              </w:rPr>
              <w:tab/>
              <w:t>NOM_LOGRADOURO,</w:t>
            </w:r>
          </w:p>
          <w:p w14:paraId="279D6F17" w14:textId="77777777" w:rsidR="00310B19" w:rsidRPr="00BC73BE" w:rsidRDefault="00310B19" w:rsidP="00CE5E01">
            <w:pPr>
              <w:pStyle w:val="Codigo"/>
              <w:keepNext/>
              <w:widowControl w:val="0"/>
              <w:jc w:val="left"/>
              <w:rPr>
                <w:color w:val="525252" w:themeColor="accent3" w:themeShade="80"/>
                <w:lang w:val="en-US"/>
              </w:rPr>
            </w:pPr>
            <w:r w:rsidRPr="00BC73BE">
              <w:rPr>
                <w:color w:val="525252" w:themeColor="accent3" w:themeShade="80"/>
                <w:lang w:val="en-US"/>
              </w:rPr>
              <w:tab/>
              <w:t>"",</w:t>
            </w:r>
          </w:p>
          <w:p w14:paraId="5DBB9634" w14:textId="77777777" w:rsidR="00310B19" w:rsidRPr="00BC73BE" w:rsidRDefault="00310B19" w:rsidP="00CE5E01">
            <w:pPr>
              <w:pStyle w:val="Codigo"/>
              <w:keepNext/>
              <w:widowControl w:val="0"/>
              <w:jc w:val="left"/>
              <w:rPr>
                <w:color w:val="385623" w:themeColor="accent6" w:themeShade="80"/>
                <w:lang w:val="en-US"/>
              </w:rPr>
            </w:pPr>
            <w:r w:rsidRPr="00BC73BE">
              <w:rPr>
                <w:color w:val="385623" w:themeColor="accent6" w:themeShade="80"/>
                <w:lang w:val="en-US"/>
              </w:rPr>
              <w:tab/>
              <w:t>CAST(SUBSTRING(ID_FACE FROM LENGTH(ID_FACE) - 2) AS INTEGER),</w:t>
            </w:r>
          </w:p>
          <w:p w14:paraId="007E225C" w14:textId="77777777" w:rsidR="00310B19" w:rsidRPr="00BC73BE" w:rsidRDefault="00310B19" w:rsidP="00CE5E01">
            <w:pPr>
              <w:pStyle w:val="Codigo"/>
              <w:keepNext/>
              <w:widowControl w:val="0"/>
              <w:jc w:val="left"/>
              <w:rPr>
                <w:color w:val="1F3864" w:themeColor="accent5" w:themeShade="80"/>
                <w:lang w:val="en-US"/>
              </w:rPr>
            </w:pPr>
            <w:r w:rsidRPr="00BC73BE">
              <w:rPr>
                <w:color w:val="1F3864" w:themeColor="accent5" w:themeShade="80"/>
                <w:lang w:val="en-US"/>
              </w:rPr>
              <w:tab/>
              <w:t>COUNT(*) AS QTD_PONTOS,</w:t>
            </w:r>
          </w:p>
          <w:p w14:paraId="01F8D242" w14:textId="77777777" w:rsidR="00310B19" w:rsidRPr="00BC73BE" w:rsidRDefault="00310B19" w:rsidP="00CE5E01">
            <w:pPr>
              <w:pStyle w:val="Codigo"/>
              <w:keepNext/>
              <w:widowControl w:val="0"/>
              <w:jc w:val="left"/>
              <w:rPr>
                <w:color w:val="806000" w:themeColor="accent4" w:themeShade="80"/>
                <w:lang w:val="en-US"/>
              </w:rPr>
            </w:pPr>
            <w:r w:rsidRPr="00BC73BE">
              <w:rPr>
                <w:color w:val="806000" w:themeColor="accent4" w:themeShade="80"/>
                <w:lang w:val="en-US"/>
              </w:rPr>
              <w:tab/>
              <w:t>POINT(AVG(LONGITUDE), AVG(LATITUDE)) AS CENTROIDE</w:t>
            </w:r>
          </w:p>
          <w:p w14:paraId="41A6CF3F" w14:textId="77777777" w:rsidR="00310B19" w:rsidRPr="00BC73BE" w:rsidRDefault="00310B19" w:rsidP="00CE5E01">
            <w:pPr>
              <w:pStyle w:val="Codigo"/>
              <w:keepNext/>
              <w:widowControl w:val="0"/>
              <w:jc w:val="left"/>
              <w:rPr>
                <w:lang w:val="en-US"/>
              </w:rPr>
            </w:pPr>
            <w:r w:rsidRPr="00BC73BE">
              <w:rPr>
                <w:lang w:val="en-US"/>
              </w:rPr>
              <w:t>FROM CN_PONTOS_UNICOS</w:t>
            </w:r>
          </w:p>
          <w:p w14:paraId="37697BBD" w14:textId="77777777" w:rsidR="00310B19" w:rsidRPr="00BC73BE" w:rsidRDefault="00310B19" w:rsidP="00CE5E01">
            <w:pPr>
              <w:pStyle w:val="Codigo"/>
              <w:keepNext/>
              <w:widowControl w:val="0"/>
              <w:rPr>
                <w:lang w:val="en-US"/>
              </w:rPr>
            </w:pPr>
            <w:r w:rsidRPr="00BC73BE">
              <w:rPr>
                <w:lang w:val="en-US"/>
              </w:rPr>
              <w:t>GROUP BY ID_FACE;</w:t>
            </w:r>
          </w:p>
          <w:p w14:paraId="64BCD6B4" w14:textId="77777777" w:rsidR="00310B19" w:rsidRPr="00BC73BE" w:rsidRDefault="00310B19" w:rsidP="00CE5E01">
            <w:pPr>
              <w:pStyle w:val="Codigo"/>
              <w:keepNext/>
              <w:widowControl w:val="0"/>
              <w:rPr>
                <w:lang w:val="en-US"/>
              </w:rPr>
            </w:pPr>
          </w:p>
          <w:p w14:paraId="3B859773" w14:textId="77777777" w:rsidR="00310B19" w:rsidRPr="002F357F" w:rsidRDefault="00310B19" w:rsidP="00CE5E01">
            <w:pPr>
              <w:pStyle w:val="Codigo"/>
              <w:keepNext/>
              <w:widowControl w:val="0"/>
              <w:rPr>
                <w:b/>
                <w:bCs/>
              </w:rPr>
            </w:pPr>
            <w:r w:rsidRPr="002F357F">
              <w:rPr>
                <w:b/>
                <w:bCs/>
              </w:rPr>
              <w:t>-- Complementando CN_FACES com SC_ID_LOGRADOURO</w:t>
            </w:r>
          </w:p>
          <w:p w14:paraId="0F0FEB60" w14:textId="77777777" w:rsidR="00310B19" w:rsidRPr="009B6CCF" w:rsidRDefault="00310B19" w:rsidP="00CE5E01">
            <w:pPr>
              <w:pStyle w:val="Codigo"/>
              <w:keepNext/>
              <w:widowControl w:val="0"/>
            </w:pPr>
            <w:r w:rsidRPr="009B6CCF">
              <w:t>UPDATE CN_FACES AS f</w:t>
            </w:r>
          </w:p>
          <w:p w14:paraId="70C5781F" w14:textId="77777777" w:rsidR="00310B19" w:rsidRPr="009B6CCF" w:rsidRDefault="00310B19" w:rsidP="00CE5E01">
            <w:pPr>
              <w:pStyle w:val="Codigo"/>
              <w:keepNext/>
              <w:widowControl w:val="0"/>
            </w:pPr>
            <w:r w:rsidRPr="009B6CCF">
              <w:t>JOIN CN_LOGRADOUROS AS l</w:t>
            </w:r>
          </w:p>
          <w:p w14:paraId="629E2A95" w14:textId="77777777" w:rsidR="00310B19" w:rsidRPr="009B6CCF" w:rsidRDefault="00310B19" w:rsidP="00CE5E01">
            <w:pPr>
              <w:pStyle w:val="Codigo"/>
              <w:keepNext/>
              <w:widowControl w:val="0"/>
            </w:pPr>
            <w:r w:rsidRPr="009B6CCF">
              <w:t xml:space="preserve">    ON f.COD_MUNICIPIO = l.COD_MUNICIPIO</w:t>
            </w:r>
          </w:p>
          <w:p w14:paraId="68D47091" w14:textId="77777777" w:rsidR="00310B19" w:rsidRPr="009B6CCF" w:rsidRDefault="00310B19" w:rsidP="00CE5E01">
            <w:pPr>
              <w:pStyle w:val="Codigo"/>
              <w:keepNext/>
              <w:widowControl w:val="0"/>
              <w:jc w:val="left"/>
            </w:pPr>
            <w:r w:rsidRPr="009B6CCF">
              <w:t xml:space="preserve">       AND f.NOM_LOGRADOURO = l.NOM_LOGRADOURO</w:t>
            </w:r>
          </w:p>
          <w:p w14:paraId="38EF4DBB" w14:textId="77777777" w:rsidR="00310B19" w:rsidRPr="009B6CCF" w:rsidRDefault="00310B19" w:rsidP="00CE5E01">
            <w:pPr>
              <w:pStyle w:val="Codigo"/>
              <w:keepNext/>
              <w:widowControl w:val="0"/>
              <w:rPr>
                <w:color w:val="525252" w:themeColor="accent3" w:themeShade="80"/>
              </w:rPr>
            </w:pPr>
            <w:r w:rsidRPr="009B6CCF">
              <w:rPr>
                <w:color w:val="525252" w:themeColor="accent3" w:themeShade="80"/>
              </w:rPr>
              <w:t>SET f.SC_ID_LOGRADOURO = l.SC_ID_LOGRADOURO</w:t>
            </w:r>
          </w:p>
          <w:p w14:paraId="4F85DDB8" w14:textId="77777777" w:rsidR="00310B19" w:rsidRPr="009B6CCF" w:rsidRDefault="00310B19" w:rsidP="00CE5E01">
            <w:pPr>
              <w:pStyle w:val="Codigo"/>
              <w:keepNext/>
              <w:widowControl w:val="0"/>
            </w:pPr>
            <w:r w:rsidRPr="009B6CCF">
              <w:t xml:space="preserve">WHERE f.SC_ID_LOGRADOURO IS NULL </w:t>
            </w:r>
          </w:p>
          <w:p w14:paraId="03630B65" w14:textId="77777777" w:rsidR="00310B19" w:rsidRPr="009B6CCF" w:rsidRDefault="00310B19" w:rsidP="00CE5E01">
            <w:pPr>
              <w:pStyle w:val="Codigo"/>
              <w:keepNext/>
              <w:widowControl w:val="0"/>
            </w:pPr>
            <w:r w:rsidRPr="009B6CCF">
              <w:t xml:space="preserve">       OR f.SC_ID_LOGRADOURO = '';</w:t>
            </w:r>
          </w:p>
          <w:p w14:paraId="1ED73B1F" w14:textId="75C72AC0" w:rsidR="00CE5E01" w:rsidRPr="009B6CCF" w:rsidRDefault="00CE5E01" w:rsidP="00CE5E01">
            <w:pPr>
              <w:pStyle w:val="Codigo"/>
              <w:keepNext/>
              <w:widowControl w:val="0"/>
            </w:pPr>
          </w:p>
        </w:tc>
      </w:tr>
    </w:tbl>
    <w:p w14:paraId="280978B4" w14:textId="72906428" w:rsidR="00310B19" w:rsidRPr="009B6CCF" w:rsidRDefault="00786449" w:rsidP="00303B2E">
      <w:pPr>
        <w:pStyle w:val="Legenda"/>
      </w:pPr>
      <w:r w:rsidRPr="009B6CCF">
        <w:t xml:space="preserve">Elaboração: </w:t>
      </w:r>
      <w:del w:id="151" w:author="Ednez Gomes Tavares" w:date="2026-04-10T13:55:00Z" w16du:dateUtc="2026-04-10T16:55:00Z">
        <w:r w:rsidR="00135898" w:rsidDel="0011049E">
          <w:delText>A</w:delText>
        </w:r>
      </w:del>
      <w:ins w:id="152" w:author="Ednez Gomes Tavares" w:date="2026-04-10T13:55:00Z" w16du:dateUtc="2026-04-10T16:55:00Z">
        <w:r w:rsidR="0011049E">
          <w:t>a</w:t>
        </w:r>
      </w:ins>
      <w:r w:rsidR="00135898">
        <w:t>utor</w:t>
      </w:r>
      <w:r w:rsidRPr="009B6CCF">
        <w:t xml:space="preserve"> (2025)</w:t>
      </w:r>
    </w:p>
    <w:p w14:paraId="4655C888" w14:textId="77777777" w:rsidR="00310B19" w:rsidRPr="009B6CCF" w:rsidRDefault="00310B19" w:rsidP="001D702A"/>
    <w:p w14:paraId="4C1FF6B6" w14:textId="77777777" w:rsidR="00154FF5" w:rsidRPr="009B6CCF" w:rsidRDefault="00E45C2D" w:rsidP="001D702A">
      <w:r w:rsidRPr="009B6CCF">
        <w:t>Os atributos da tabela CN_FACES são</w:t>
      </w:r>
      <w:r w:rsidR="00154FF5" w:rsidRPr="009B6CCF">
        <w:t xml:space="preserve"> detalhados abaixo:</w:t>
      </w:r>
    </w:p>
    <w:p w14:paraId="6A57CCD9" w14:textId="1D4193D1" w:rsidR="00154FF5" w:rsidRPr="009B6CCF" w:rsidRDefault="00154FF5" w:rsidP="00EA3516">
      <w:pPr>
        <w:pStyle w:val="Tpico"/>
      </w:pPr>
      <w:r w:rsidRPr="00303B2E">
        <w:t>ID_FACE</w:t>
      </w:r>
      <w:r w:rsidRPr="0011049E">
        <w:t>:</w:t>
      </w:r>
      <w:r w:rsidRPr="009B6CCF">
        <w:t xml:space="preserve"> </w:t>
      </w:r>
      <w:r w:rsidR="00303B2E">
        <w:t>e</w:t>
      </w:r>
      <w:r w:rsidRPr="009B6CCF">
        <w:t xml:space="preserve">ste atributo é herdado diretamente da tabela CN_PONTOS_UNICOS e atua como a chave primária desta camada. Ele preserva o código estruturado do IBGE, garantindo a rastreabilidade total </w:t>
      </w:r>
      <w:r w:rsidRPr="009B6CCF">
        <w:lastRenderedPageBreak/>
        <w:t>entre a face de quadra gerada e os microdados originais do Censo, permitindo futuras auditorias ou atualizações da base.</w:t>
      </w:r>
    </w:p>
    <w:p w14:paraId="3C713B07" w14:textId="1BACEEC3" w:rsidR="00154FF5" w:rsidRPr="009B6CCF" w:rsidRDefault="00154FF5" w:rsidP="00EA3516">
      <w:pPr>
        <w:pStyle w:val="Tpico"/>
      </w:pPr>
      <w:r w:rsidRPr="00FF1293">
        <w:t>COD_MUNICIPIO</w:t>
      </w:r>
      <w:r w:rsidRPr="009B6CCF">
        <w:t xml:space="preserve">: </w:t>
      </w:r>
      <w:r w:rsidR="0011049E">
        <w:t>t</w:t>
      </w:r>
      <w:r w:rsidRPr="009B6CCF">
        <w:t>ambém herdado de CN_PONTOS_UNICOS, este campo armazena o código de sete dígitos do IBGE que identifica a unidade administrativa. Sua manutenção na tabela de faces é estratégica para assegurar que a integração com o cadastro municipal (CIATA) ocorra estritamente dentro do recorte geográfico do município em estudo.</w:t>
      </w:r>
    </w:p>
    <w:p w14:paraId="0E6CA8B0" w14:textId="14714A9B" w:rsidR="00154FF5" w:rsidRPr="009B6CCF" w:rsidRDefault="00154FF5" w:rsidP="00EA3516">
      <w:pPr>
        <w:pStyle w:val="Tpico"/>
      </w:pPr>
      <w:r w:rsidRPr="00FF1293">
        <w:t>ID_</w:t>
      </w:r>
      <w:r w:rsidRPr="00303B2E">
        <w:t>QUADRA</w:t>
      </w:r>
      <w:r w:rsidRPr="009B6CCF">
        <w:t xml:space="preserve">: </w:t>
      </w:r>
      <w:r w:rsidR="0011049E">
        <w:t>t</w:t>
      </w:r>
      <w:r w:rsidRPr="009B6CCF">
        <w:t>rata-se de um atributo de herança estrutural que identifica a qual quadra estatística a face pertence. Ele é fundamental para a etapa posterior de agregação, funcionando como o elo hierárquico que permite agrupar múltiplas faces para a formação do polígono ou da lógica de vizinhança da quadra completa.</w:t>
      </w:r>
      <w:r w:rsidR="00D75B54" w:rsidRPr="009B6CCF">
        <w:t xml:space="preserve"> </w:t>
      </w:r>
    </w:p>
    <w:p w14:paraId="21EDB34B" w14:textId="5947D1A8" w:rsidR="00F83BD6" w:rsidRDefault="00154FF5" w:rsidP="00EA3516">
      <w:pPr>
        <w:pStyle w:val="Tpico"/>
      </w:pPr>
      <w:r w:rsidRPr="00303B2E">
        <w:t>NOM_LOGRADOURO</w:t>
      </w:r>
      <w:r w:rsidRPr="0011049E">
        <w:t>:</w:t>
      </w:r>
      <w:r w:rsidRPr="009B6CCF">
        <w:t xml:space="preserve"> </w:t>
      </w:r>
      <w:r w:rsidR="0011049E">
        <w:t>e</w:t>
      </w:r>
      <w:r w:rsidRPr="009B6CCF">
        <w:t xml:space="preserve">ste atributo persiste da base de pontos original e armazena a denominação textual da via. Ele é </w:t>
      </w:r>
      <w:r w:rsidR="00C673D4" w:rsidRPr="009B6CCF">
        <w:t>um insumo</w:t>
      </w:r>
      <w:r w:rsidRPr="009B6CCF">
        <w:t xml:space="preserve"> </w:t>
      </w:r>
      <w:r w:rsidR="00C673D4" w:rsidRPr="009B6CCF">
        <w:t>essencial</w:t>
      </w:r>
      <w:r w:rsidRPr="009B6CCF">
        <w:t xml:space="preserve"> para a etapa de conciliação semântica, servindo como a "âncora" textual que permite cruzar os dados d</w:t>
      </w:r>
      <w:r w:rsidR="00995075" w:rsidRPr="009B6CCF">
        <w:t>a tabela CN_FACES</w:t>
      </w:r>
      <w:r w:rsidRPr="009B6CCF">
        <w:t xml:space="preserve"> com </w:t>
      </w:r>
      <w:r w:rsidR="00383DF1" w:rsidRPr="009B6CCF">
        <w:t>CN_LOGRADOUROS</w:t>
      </w:r>
      <w:r w:rsidRPr="009B6CCF">
        <w:t>.</w:t>
      </w:r>
    </w:p>
    <w:p w14:paraId="56896D09" w14:textId="0CCB9560" w:rsidR="004D015E" w:rsidRPr="009B6CCF" w:rsidRDefault="00154FF5" w:rsidP="00EA3516">
      <w:pPr>
        <w:pStyle w:val="Tpico"/>
      </w:pPr>
      <w:r w:rsidRPr="00303B2E">
        <w:t>SC_ID_LOGRADOURO</w:t>
      </w:r>
      <w:r w:rsidRPr="0011049E">
        <w:t>:</w:t>
      </w:r>
      <w:r w:rsidRPr="009B6CCF">
        <w:t xml:space="preserve"> </w:t>
      </w:r>
      <w:r w:rsidR="0011049E">
        <w:t>e</w:t>
      </w:r>
      <w:r w:rsidR="001847DB" w:rsidRPr="009B6CCF">
        <w:t>ste atributo atua como a chave de integração fundamental do modelo, sendo preenchido através de um processo de enriquecimento (</w:t>
      </w:r>
      <w:r w:rsidR="001847DB" w:rsidRPr="00F83BD6">
        <w:rPr>
          <w:i/>
          <w:iCs/>
        </w:rPr>
        <w:t>join</w:t>
      </w:r>
      <w:r w:rsidR="001847DB" w:rsidRPr="009B6CCF">
        <w:t>). Conforme detalhado n</w:t>
      </w:r>
      <w:r w:rsidR="004F44EB">
        <w:t xml:space="preserve">o </w:t>
      </w:r>
      <w:r w:rsidR="00706A42">
        <w:fldChar w:fldCharType="begin"/>
      </w:r>
      <w:r w:rsidR="00706A42">
        <w:instrText xml:space="preserve"> REF _Ref210812969 \h </w:instrText>
      </w:r>
      <w:r w:rsidR="00FF1293">
        <w:instrText xml:space="preserve"> \* MERGEFORMAT </w:instrText>
      </w:r>
      <w:r w:rsidR="00706A42">
        <w:fldChar w:fldCharType="separate"/>
      </w:r>
      <w:r w:rsidR="00F02416" w:rsidRPr="009B6CCF">
        <w:t xml:space="preserve">Quadro </w:t>
      </w:r>
      <w:r w:rsidR="00F02416">
        <w:rPr>
          <w:noProof/>
        </w:rPr>
        <w:t>19</w:t>
      </w:r>
      <w:r w:rsidR="00706A42">
        <w:fldChar w:fldCharType="end"/>
      </w:r>
      <w:r w:rsidR="003302C8" w:rsidRPr="009B6CCF">
        <w:t>,</w:t>
      </w:r>
      <w:r w:rsidR="00D56CAC" w:rsidRPr="009B6CCF">
        <w:t xml:space="preserve"> </w:t>
      </w:r>
      <w:r w:rsidR="004D015E" w:rsidRPr="009B6CCF">
        <w:t xml:space="preserve">ele consiste em um </w:t>
      </w:r>
      <w:r w:rsidR="00295199" w:rsidRPr="00F83BD6">
        <w:rPr>
          <w:i/>
          <w:iCs/>
        </w:rPr>
        <w:t>identificador de hash</w:t>
      </w:r>
      <w:r w:rsidR="004D015E" w:rsidRPr="009B6CCF">
        <w:t xml:space="preserve"> gerado a partir do nome do logradouro, o que garante a padronização e a imutabilidade do vínculo. Essa característica simplifica a união entre as tabelas geográficas e alfanuméricas de diferentes origens, permitindo que o sistema identifique o mesmo logradouro de forma unívoca, independentemente de sua procedência.</w:t>
      </w:r>
    </w:p>
    <w:p w14:paraId="6E22A0A8" w14:textId="147149D7" w:rsidR="00154FF5" w:rsidRPr="009B6CCF" w:rsidRDefault="00154FF5" w:rsidP="00EA3516">
      <w:pPr>
        <w:pStyle w:val="Tpico"/>
      </w:pPr>
      <w:r w:rsidRPr="00303B2E">
        <w:t>NR_ORDEM</w:t>
      </w:r>
      <w:r w:rsidRPr="0011049E">
        <w:t>:</w:t>
      </w:r>
      <w:r w:rsidRPr="009B6CCF">
        <w:t xml:space="preserve"> </w:t>
      </w:r>
      <w:r w:rsidR="0011049E">
        <w:t xml:space="preserve">é </w:t>
      </w:r>
      <w:r w:rsidRPr="009B6CCF">
        <w:t>um atributo numérico calculado a partir da extração dos três últimos caracteres do ID_FACE. Ele estabelece a sequência topológica das faces, permitindo que o sistema compreenda a ordem de adjacência dos logradouros ao redor de uma quadra, o que é vital para o correto posicionamento espacial das feições.</w:t>
      </w:r>
    </w:p>
    <w:p w14:paraId="417A2D64" w14:textId="272A2C3F" w:rsidR="00154FF5" w:rsidRPr="009B6CCF" w:rsidRDefault="00154FF5" w:rsidP="00EA3516">
      <w:pPr>
        <w:pStyle w:val="Tpico"/>
      </w:pPr>
      <w:r w:rsidRPr="00303B2E">
        <w:t>QTD_PONTOS</w:t>
      </w:r>
      <w:r w:rsidRPr="0011049E">
        <w:t>:</w:t>
      </w:r>
      <w:r w:rsidRPr="009B6CCF">
        <w:t xml:space="preserve"> </w:t>
      </w:r>
      <w:r w:rsidR="0011049E">
        <w:t>r</w:t>
      </w:r>
      <w:r w:rsidRPr="009B6CCF">
        <w:t xml:space="preserve">epresenta um dado estatístico derivado da contagem total de endereços existentes em cada face. Este atributo fornece uma </w:t>
      </w:r>
      <w:r w:rsidRPr="009B6CCF">
        <w:lastRenderedPageBreak/>
        <w:t>métrica de importância e densidade ocupacional, permitindo validar se a face processada possui relevância cadastral no mundo real ou se trata apenas de uma delimitação administrativa.</w:t>
      </w:r>
    </w:p>
    <w:p w14:paraId="54BE13B9" w14:textId="17F02769" w:rsidR="00E45C2D" w:rsidRPr="009B6CCF" w:rsidRDefault="00154FF5" w:rsidP="00EA3516">
      <w:pPr>
        <w:pStyle w:val="Tpico"/>
      </w:pPr>
      <w:r w:rsidRPr="00303B2E">
        <w:t>CENTROIDE</w:t>
      </w:r>
      <w:r w:rsidRPr="0011049E">
        <w:t>:</w:t>
      </w:r>
      <w:r w:rsidRPr="009B6CCF">
        <w:t xml:space="preserve"> </w:t>
      </w:r>
      <w:r w:rsidR="0011049E">
        <w:t>e</w:t>
      </w:r>
      <w:r w:rsidRPr="009B6CCF">
        <w:t>ste é o atributo geométrico central, calculado pela média das coordenadas dos pontos de endereços herdados. Ele define o ponto de gravidade espacial da face, servindo como o nó de referência a partir do qual as geometrias das quadras serão futuramente derivadas e conectadas.</w:t>
      </w:r>
    </w:p>
    <w:p w14:paraId="236FE569" w14:textId="77777777" w:rsidR="0073683C" w:rsidRPr="009B6CCF" w:rsidRDefault="0073683C" w:rsidP="00EF7089">
      <w:pPr>
        <w:pStyle w:val="Ttulo4"/>
      </w:pPr>
      <w:commentRangeStart w:id="153"/>
      <w:r w:rsidRPr="009B6CCF">
        <w:t>Tabela CN_QUADRAS</w:t>
      </w:r>
      <w:commentRangeEnd w:id="153"/>
      <w:r w:rsidR="00A81D57" w:rsidRPr="009B6CCF">
        <w:rPr>
          <w:rStyle w:val="Refdecomentrio"/>
          <w:sz w:val="24"/>
          <w:szCs w:val="22"/>
        </w:rPr>
        <w:commentReference w:id="153"/>
      </w:r>
    </w:p>
    <w:p w14:paraId="0BC47C57" w14:textId="2E961D1F" w:rsidR="0073683C" w:rsidRPr="009B6CCF" w:rsidRDefault="0073683C" w:rsidP="0073683C">
      <w:r w:rsidRPr="009B6CCF">
        <w:t>A quadra</w:t>
      </w:r>
      <w:r w:rsidR="005376D5" w:rsidRPr="009B6CCF">
        <w:t xml:space="preserve"> é</w:t>
      </w:r>
      <w:r w:rsidRPr="009B6CCF">
        <w:t xml:space="preserve"> </w:t>
      </w:r>
      <w:r w:rsidR="005376D5" w:rsidRPr="009B6CCF">
        <w:t xml:space="preserve">uma entidade com definição </w:t>
      </w:r>
      <w:r w:rsidR="00146EF8" w:rsidRPr="009B6CCF">
        <w:t>semelhante no</w:t>
      </w:r>
      <w:r w:rsidR="005376D5" w:rsidRPr="009B6CCF">
        <w:t xml:space="preserve"> CNEFE e </w:t>
      </w:r>
      <w:r w:rsidR="004B3FF0" w:rsidRPr="009B6CCF">
        <w:t>n</w:t>
      </w:r>
      <w:r w:rsidR="005376D5" w:rsidRPr="009B6CCF">
        <w:t xml:space="preserve">o CIATA: </w:t>
      </w:r>
      <w:r w:rsidR="004B3FF0" w:rsidRPr="009B6CCF">
        <w:t xml:space="preserve">uma área, geralmente delimitada por logradouros ou acidentes naturais, </w:t>
      </w:r>
      <w:r w:rsidR="003F2C13" w:rsidRPr="009B6CCF">
        <w:t>que contém</w:t>
      </w:r>
      <w:r w:rsidR="004B3FF0" w:rsidRPr="009B6CCF">
        <w:t xml:space="preserve"> um conjunto de parcelas</w:t>
      </w:r>
      <w:r w:rsidR="001D0481" w:rsidRPr="009B6CCF">
        <w:t xml:space="preserve"> </w:t>
      </w:r>
      <w:r w:rsidR="001D0481" w:rsidRPr="009B6CCF">
        <w:fldChar w:fldCharType="begin"/>
      </w:r>
      <w:r w:rsidR="004975CD" w:rsidRPr="009B6CCF">
        <w:instrText xml:space="preserve"> ADDIN ZOTERO_ITEM CSL_CITATION {"citationID":"VZ9QBtqB","properties":{"formattedCitation":"(CNEFE, 2025)","plainCitation":"(CNEFE, 2025)","noteIndex":0},"citationItems":[{"id":167,"uris":["http://zotero.org/users/15531986/items/854MXC4F"],"itemData":{"id":167,"type":"dataset","citation-key":"IBGE/CNEFE","title":"CNEFE","URL":"https://www.ibge.gov.br/estatisticas/downloads-estatisticas.html?caminho=Cadastro_Nacional_de_Enderecos_para_Fins_Estatisticos/Censo_Demografico_2022/Arquivos_CNEFE/CSV/Municipio","issued":{"date-parts":[["2025"]]}}}],"schema":"https://github.com/citation-style-language/schema/raw/master/csl-citation.json"} </w:instrText>
      </w:r>
      <w:r w:rsidR="001D0481" w:rsidRPr="009B6CCF">
        <w:fldChar w:fldCharType="separate"/>
      </w:r>
      <w:r w:rsidR="001D0481" w:rsidRPr="009B6CCF">
        <w:rPr>
          <w:rFonts w:cs="Arial"/>
        </w:rPr>
        <w:t>(CNEFE, 2025)</w:t>
      </w:r>
      <w:r w:rsidR="001D0481" w:rsidRPr="009B6CCF">
        <w:fldChar w:fldCharType="end"/>
      </w:r>
      <w:r w:rsidR="004B3FF0" w:rsidRPr="009B6CCF">
        <w:t>. O fato de as definições serem semelhantes, no entanto, não significa que as quadras sejam identificadas pelas mesmas chaves primárias</w:t>
      </w:r>
      <w:r w:rsidR="00E36B75">
        <w:t xml:space="preserve"> </w:t>
      </w:r>
      <w:r w:rsidR="005A023C">
        <w:fldChar w:fldCharType="begin"/>
      </w:r>
      <w:r w:rsidR="00EC5D1E">
        <w:instrText xml:space="preserve"> ADDIN ZOTERO_ITEM CSL_CITATION {"citationID":"U3B5ooJm","properties":{"formattedCitation":"(Erba,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5A023C">
        <w:fldChar w:fldCharType="separate"/>
      </w:r>
      <w:r w:rsidR="005A023C" w:rsidRPr="005A023C">
        <w:rPr>
          <w:rFonts w:cs="Arial"/>
        </w:rPr>
        <w:t>(</w:t>
      </w:r>
      <w:r w:rsidR="00E36B75">
        <w:rPr>
          <w:rFonts w:cs="Arial"/>
        </w:rPr>
        <w:t>ERBA</w:t>
      </w:r>
      <w:r w:rsidR="005A023C" w:rsidRPr="005A023C">
        <w:rPr>
          <w:rFonts w:cs="Arial"/>
        </w:rPr>
        <w:t>, 2007)</w:t>
      </w:r>
      <w:r w:rsidR="005A023C">
        <w:fldChar w:fldCharType="end"/>
      </w:r>
      <w:r w:rsidR="004B3FF0" w:rsidRPr="009B6CCF">
        <w:t xml:space="preserve">. </w:t>
      </w:r>
    </w:p>
    <w:p w14:paraId="7F687326" w14:textId="4AD2F0D8" w:rsidR="00444F62" w:rsidRDefault="00E767DD" w:rsidP="0073683C">
      <w:r w:rsidRPr="009B6CCF">
        <w:t>Uma vez que as</w:t>
      </w:r>
      <w:r w:rsidR="00DF1B87" w:rsidRPr="009B6CCF">
        <w:t xml:space="preserve"> </w:t>
      </w:r>
      <w:r w:rsidR="000D7F24" w:rsidRPr="009B6CCF">
        <w:t xml:space="preserve">transformações de atributos já foram </w:t>
      </w:r>
      <w:r w:rsidR="0004198F" w:rsidRPr="009B6CCF">
        <w:t>realizadas</w:t>
      </w:r>
      <w:r w:rsidR="000D7F24" w:rsidRPr="009B6CCF">
        <w:t xml:space="preserve"> durante a consulta que criou a tabela CN_</w:t>
      </w:r>
      <w:r w:rsidR="007602B6" w:rsidRPr="009B6CCF">
        <w:t>FACES</w:t>
      </w:r>
      <w:r w:rsidR="000D7F24" w:rsidRPr="009B6CCF">
        <w:t xml:space="preserve">, </w:t>
      </w:r>
      <w:r w:rsidR="00043BCD" w:rsidRPr="009B6CCF">
        <w:t xml:space="preserve">a rotina de povoamento da tabela CN_QUADRAS replica os identificadores </w:t>
      </w:r>
      <w:r w:rsidR="00FB46D7" w:rsidRPr="009B6CCF">
        <w:rPr>
          <w:color w:val="385623" w:themeColor="accent6" w:themeShade="80"/>
        </w:rPr>
        <w:t>ID_QUADRA</w:t>
      </w:r>
      <w:r w:rsidR="00043BCD" w:rsidRPr="009B6CCF">
        <w:rPr>
          <w:color w:val="385623" w:themeColor="accent6" w:themeShade="80"/>
        </w:rPr>
        <w:t xml:space="preserve"> </w:t>
      </w:r>
      <w:r w:rsidR="00043BCD" w:rsidRPr="009B6CCF">
        <w:t>e</w:t>
      </w:r>
      <w:r w:rsidR="00B66D57" w:rsidRPr="009B6CCF">
        <w:rPr>
          <w:color w:val="385623" w:themeColor="accent6" w:themeShade="80"/>
        </w:rPr>
        <w:t xml:space="preserve"> </w:t>
      </w:r>
      <w:r w:rsidR="00B66D57" w:rsidRPr="009B6CCF">
        <w:rPr>
          <w:color w:val="1F3864" w:themeColor="accent5" w:themeShade="80"/>
        </w:rPr>
        <w:t>COD_MUNICIPIO</w:t>
      </w:r>
      <w:r w:rsidR="00043BCD" w:rsidRPr="009B6CCF">
        <w:rPr>
          <w:color w:val="1F3864" w:themeColor="accent5" w:themeShade="80"/>
        </w:rPr>
        <w:t>,</w:t>
      </w:r>
      <w:r w:rsidR="00056BC2" w:rsidRPr="009B6CCF">
        <w:t xml:space="preserve"> </w:t>
      </w:r>
      <w:r w:rsidR="008C1F6F" w:rsidRPr="009B6CCF">
        <w:t xml:space="preserve">enquanto os demais atributos são computados </w:t>
      </w:r>
      <w:r w:rsidR="00F73C43" w:rsidRPr="009B6CCF">
        <w:t>por</w:t>
      </w:r>
      <w:r w:rsidR="008C1F6F" w:rsidRPr="009B6CCF">
        <w:t xml:space="preserve"> funções agregadoras, conforme a lógica detalhada </w:t>
      </w:r>
      <w:r w:rsidR="004021E3" w:rsidRPr="009B6CCF">
        <w:t>no</w:t>
      </w:r>
      <w:r w:rsidR="00651D56" w:rsidRPr="009B6CCF">
        <w:t xml:space="preserve"> </w:t>
      </w:r>
      <w:r w:rsidR="00203814" w:rsidRPr="009B6CCF">
        <w:fldChar w:fldCharType="begin"/>
      </w:r>
      <w:r w:rsidR="00203814" w:rsidRPr="009B6CCF">
        <w:instrText xml:space="preserve"> REF _Ref211090707 \h </w:instrText>
      </w:r>
      <w:r w:rsidR="003F1911" w:rsidRPr="009B6CCF">
        <w:instrText xml:space="preserve"> \* MERGEFORMAT </w:instrText>
      </w:r>
      <w:r w:rsidR="00203814" w:rsidRPr="009B6CCF">
        <w:fldChar w:fldCharType="separate"/>
      </w:r>
      <w:r w:rsidR="00F02416" w:rsidRPr="009B6CCF">
        <w:t xml:space="preserve">Quadro </w:t>
      </w:r>
      <w:r w:rsidR="00F02416">
        <w:t>21</w:t>
      </w:r>
      <w:r w:rsidR="00203814" w:rsidRPr="009B6CCF">
        <w:fldChar w:fldCharType="end"/>
      </w:r>
      <w:r w:rsidR="00203814" w:rsidRPr="009B6CCF">
        <w:t>.</w:t>
      </w:r>
    </w:p>
    <w:p w14:paraId="638179AB" w14:textId="77777777" w:rsidR="00AB6FC1" w:rsidRPr="009B6CCF" w:rsidRDefault="00AB6FC1" w:rsidP="0073683C"/>
    <w:p w14:paraId="20B3E9BA" w14:textId="3DDEC328" w:rsidR="00391C26" w:rsidRPr="00FF1293" w:rsidRDefault="00391C26" w:rsidP="00A6278E">
      <w:pPr>
        <w:pStyle w:val="Legenda"/>
        <w:rPr>
          <w:sz w:val="24"/>
          <w:szCs w:val="24"/>
        </w:rPr>
      </w:pPr>
      <w:bookmarkStart w:id="154" w:name="_Ref211090707"/>
      <w:r w:rsidRPr="00FF1293">
        <w:rPr>
          <w:sz w:val="24"/>
          <w:szCs w:val="24"/>
        </w:rPr>
        <w:t xml:space="preserve">Quadro </w:t>
      </w:r>
      <w:r w:rsidR="00F02416" w:rsidRPr="00FF1293">
        <w:rPr>
          <w:sz w:val="24"/>
          <w:szCs w:val="24"/>
        </w:rPr>
        <w:fldChar w:fldCharType="begin"/>
      </w:r>
      <w:r w:rsidR="00F02416" w:rsidRPr="00FF1293">
        <w:rPr>
          <w:sz w:val="24"/>
          <w:szCs w:val="24"/>
        </w:rPr>
        <w:instrText xml:space="preserve"> SEQ Quadro \* ARABIC </w:instrText>
      </w:r>
      <w:r w:rsidR="00F02416" w:rsidRPr="00FF1293">
        <w:rPr>
          <w:sz w:val="24"/>
          <w:szCs w:val="24"/>
        </w:rPr>
        <w:fldChar w:fldCharType="separate"/>
      </w:r>
      <w:r w:rsidR="00F02416" w:rsidRPr="00FF1293">
        <w:rPr>
          <w:noProof/>
          <w:sz w:val="24"/>
          <w:szCs w:val="24"/>
        </w:rPr>
        <w:t>21</w:t>
      </w:r>
      <w:r w:rsidR="00F02416" w:rsidRPr="00FF1293">
        <w:rPr>
          <w:noProof/>
          <w:sz w:val="24"/>
          <w:szCs w:val="24"/>
        </w:rPr>
        <w:fldChar w:fldCharType="end"/>
      </w:r>
      <w:bookmarkEnd w:id="154"/>
      <w:r w:rsidR="00A906FA" w:rsidRPr="00FF1293">
        <w:rPr>
          <w:sz w:val="24"/>
          <w:szCs w:val="24"/>
        </w:rPr>
        <w:t xml:space="preserve"> –</w:t>
      </w:r>
      <w:r w:rsidRPr="00FF1293">
        <w:rPr>
          <w:sz w:val="24"/>
          <w:szCs w:val="24"/>
        </w:rPr>
        <w:t xml:space="preserve"> Definição da tabela CN_QUADRAS</w:t>
      </w:r>
    </w:p>
    <w:tbl>
      <w:tblPr>
        <w:tblStyle w:val="Tabelacomgrade"/>
        <w:tblW w:w="0" w:type="auto"/>
        <w:tblLook w:val="04A0" w:firstRow="1" w:lastRow="0" w:firstColumn="1" w:lastColumn="0" w:noHBand="0" w:noVBand="1"/>
      </w:tblPr>
      <w:tblGrid>
        <w:gridCol w:w="9061"/>
      </w:tblGrid>
      <w:tr w:rsidR="0073683C" w:rsidRPr="009B6CCF" w14:paraId="102CD635" w14:textId="77777777" w:rsidTr="00926561">
        <w:tc>
          <w:tcPr>
            <w:tcW w:w="9061" w:type="dxa"/>
          </w:tcPr>
          <w:p w14:paraId="06F03332" w14:textId="77777777" w:rsidR="00C757FE" w:rsidRDefault="00C757FE" w:rsidP="001308DF">
            <w:pPr>
              <w:pStyle w:val="Codigo"/>
              <w:rPr>
                <w:b/>
                <w:bCs/>
              </w:rPr>
            </w:pPr>
          </w:p>
          <w:p w14:paraId="16C0BE12" w14:textId="05075FBB" w:rsidR="0073683C" w:rsidRPr="009B6CCF" w:rsidRDefault="0073683C" w:rsidP="001308DF">
            <w:pPr>
              <w:pStyle w:val="Codigo"/>
              <w:rPr>
                <w:b/>
                <w:bCs/>
              </w:rPr>
            </w:pPr>
            <w:r w:rsidRPr="009B6CCF">
              <w:rPr>
                <w:b/>
                <w:bCs/>
              </w:rPr>
              <w:t xml:space="preserve">-- </w:t>
            </w:r>
            <w:r w:rsidR="00DC6E3F" w:rsidRPr="009B6CCF">
              <w:rPr>
                <w:b/>
                <w:bCs/>
              </w:rPr>
              <w:t>Criando a t</w:t>
            </w:r>
            <w:r w:rsidRPr="009B6CCF">
              <w:rPr>
                <w:b/>
                <w:bCs/>
              </w:rPr>
              <w:t xml:space="preserve">abela </w:t>
            </w:r>
            <w:r w:rsidR="00DC6E3F" w:rsidRPr="009B6CCF">
              <w:rPr>
                <w:b/>
                <w:bCs/>
              </w:rPr>
              <w:t>CN_QUADRAS</w:t>
            </w:r>
          </w:p>
          <w:p w14:paraId="61EAAAFB" w14:textId="77777777" w:rsidR="00C475C8" w:rsidRPr="009B6CCF" w:rsidRDefault="00C475C8" w:rsidP="00C475C8">
            <w:pPr>
              <w:pStyle w:val="Codigo"/>
            </w:pPr>
            <w:r w:rsidRPr="009B6CCF">
              <w:t>CREATE TABLE IF NOT EXISTS CN_QUADRAS (</w:t>
            </w:r>
          </w:p>
          <w:p w14:paraId="02AE40D2" w14:textId="77777777" w:rsidR="00C475C8" w:rsidRPr="002F357F" w:rsidRDefault="00C475C8" w:rsidP="00C475C8">
            <w:pPr>
              <w:pStyle w:val="Codigo"/>
            </w:pPr>
            <w:r w:rsidRPr="009B6CCF">
              <w:t xml:space="preserve">  </w:t>
            </w:r>
            <w:r w:rsidRPr="002F357F">
              <w:t>SC_ID_QUADRA        VARCHAR(250),</w:t>
            </w:r>
          </w:p>
          <w:p w14:paraId="71F95F66" w14:textId="77777777" w:rsidR="00C475C8" w:rsidRPr="002F357F" w:rsidRDefault="00C475C8" w:rsidP="00C475C8">
            <w:pPr>
              <w:pStyle w:val="Codigo"/>
            </w:pPr>
            <w:r w:rsidRPr="002F357F">
              <w:t xml:space="preserve">  </w:t>
            </w:r>
            <w:r w:rsidRPr="002F357F">
              <w:rPr>
                <w:color w:val="002060"/>
              </w:rPr>
              <w:t xml:space="preserve">COD_MUNICIPIO       </w:t>
            </w:r>
            <w:r w:rsidRPr="002F357F">
              <w:t>VARCHAR(7),</w:t>
            </w:r>
          </w:p>
          <w:p w14:paraId="06CDC538" w14:textId="77777777" w:rsidR="00C475C8" w:rsidRPr="009B6CCF" w:rsidRDefault="00C475C8" w:rsidP="00C475C8">
            <w:pPr>
              <w:pStyle w:val="Codigo"/>
            </w:pPr>
            <w:r w:rsidRPr="002F357F">
              <w:t xml:space="preserve">  </w:t>
            </w:r>
            <w:r w:rsidRPr="009B6CCF">
              <w:rPr>
                <w:color w:val="385623" w:themeColor="accent6" w:themeShade="80"/>
              </w:rPr>
              <w:t xml:space="preserve">ID_QUADRA           </w:t>
            </w:r>
            <w:r w:rsidRPr="009B6CCF">
              <w:t>VARCHAR(19),</w:t>
            </w:r>
          </w:p>
          <w:p w14:paraId="1F13B4CF" w14:textId="77777777" w:rsidR="00C475C8" w:rsidRPr="009B6CCF" w:rsidRDefault="00C475C8" w:rsidP="00C475C8">
            <w:pPr>
              <w:pStyle w:val="Codigo"/>
            </w:pPr>
            <w:r w:rsidRPr="009B6CCF">
              <w:t>  QTD_PONTOS          INT,</w:t>
            </w:r>
          </w:p>
          <w:p w14:paraId="520C3D45" w14:textId="77777777" w:rsidR="00C475C8" w:rsidRPr="009B6CCF" w:rsidRDefault="00C475C8" w:rsidP="00C475C8">
            <w:pPr>
              <w:pStyle w:val="Codigo"/>
            </w:pPr>
            <w:r w:rsidRPr="009B6CCF">
              <w:t>  CENTROIDE           POINT</w:t>
            </w:r>
          </w:p>
          <w:p w14:paraId="3A975243" w14:textId="77777777" w:rsidR="00C475C8" w:rsidRPr="009B6CCF" w:rsidRDefault="00C475C8" w:rsidP="00C475C8">
            <w:pPr>
              <w:pStyle w:val="Codigo"/>
            </w:pPr>
            <w:r w:rsidRPr="009B6CCF">
              <w:t>);`</w:t>
            </w:r>
          </w:p>
          <w:p w14:paraId="673576D9" w14:textId="77777777" w:rsidR="00C475C8" w:rsidRPr="009B6CCF" w:rsidRDefault="00C475C8" w:rsidP="001308DF">
            <w:pPr>
              <w:pStyle w:val="Codigo"/>
            </w:pPr>
          </w:p>
          <w:p w14:paraId="57E80076" w14:textId="77777777" w:rsidR="00DC6E3F" w:rsidRPr="009B6CCF" w:rsidRDefault="00DC6E3F" w:rsidP="001308DF">
            <w:pPr>
              <w:pStyle w:val="Codigo"/>
            </w:pPr>
          </w:p>
          <w:p w14:paraId="312942D9" w14:textId="24B2D76F" w:rsidR="00B63C3A" w:rsidRPr="009B6CCF" w:rsidRDefault="00C37955" w:rsidP="001308DF">
            <w:pPr>
              <w:pStyle w:val="Codigo"/>
              <w:rPr>
                <w:b/>
                <w:bCs/>
              </w:rPr>
            </w:pPr>
            <w:r w:rsidRPr="009B6CCF">
              <w:rPr>
                <w:b/>
                <w:bCs/>
              </w:rPr>
              <w:t>-- Preenchendo CN_QUADRAS</w:t>
            </w:r>
          </w:p>
          <w:p w14:paraId="2A99AC81" w14:textId="7D9DFE14" w:rsidR="00163558" w:rsidRPr="009B6CCF" w:rsidRDefault="00163558" w:rsidP="001308DF">
            <w:pPr>
              <w:pStyle w:val="Codigo"/>
            </w:pPr>
            <w:r w:rsidRPr="009B6CCF">
              <w:t>INSERT INTO CN_QUADRAS (</w:t>
            </w:r>
          </w:p>
          <w:p w14:paraId="647B987E" w14:textId="7A16DDEC" w:rsidR="00163558" w:rsidRPr="009B6CCF" w:rsidRDefault="00492CC4" w:rsidP="001308DF">
            <w:pPr>
              <w:pStyle w:val="Codigo"/>
            </w:pPr>
            <w:r w:rsidRPr="009B6CCF">
              <w:rPr>
                <w:color w:val="806000" w:themeColor="accent4" w:themeShade="80"/>
              </w:rPr>
              <w:t xml:space="preserve">    </w:t>
            </w:r>
            <w:r w:rsidR="00163558" w:rsidRPr="009B6CCF">
              <w:rPr>
                <w:color w:val="385623" w:themeColor="accent6" w:themeShade="80"/>
              </w:rPr>
              <w:t>ID_QUADRA</w:t>
            </w:r>
            <w:r w:rsidR="00163558" w:rsidRPr="009B6CCF">
              <w:t xml:space="preserve">, </w:t>
            </w:r>
            <w:r w:rsidR="00163558" w:rsidRPr="009B6CCF">
              <w:rPr>
                <w:color w:val="1F3864" w:themeColor="accent5" w:themeShade="80"/>
              </w:rPr>
              <w:t>COD_MUNICIPIO</w:t>
            </w:r>
            <w:r w:rsidR="00163558" w:rsidRPr="009B6CCF">
              <w:t xml:space="preserve">, </w:t>
            </w:r>
          </w:p>
          <w:p w14:paraId="74960C7C" w14:textId="534C4283" w:rsidR="00163558" w:rsidRPr="009B6CCF" w:rsidRDefault="00492CC4" w:rsidP="001308DF">
            <w:pPr>
              <w:pStyle w:val="Codigo"/>
            </w:pPr>
            <w:r w:rsidRPr="009B6CCF">
              <w:rPr>
                <w:color w:val="806000" w:themeColor="accent4" w:themeShade="80"/>
              </w:rPr>
              <w:t xml:space="preserve">    </w:t>
            </w:r>
            <w:r w:rsidR="00163558" w:rsidRPr="009B6CCF">
              <w:rPr>
                <w:color w:val="806000" w:themeColor="accent4" w:themeShade="80"/>
              </w:rPr>
              <w:t>SC_ID_QUADRA</w:t>
            </w:r>
            <w:r w:rsidR="00163558" w:rsidRPr="009B6CCF">
              <w:t xml:space="preserve">, </w:t>
            </w:r>
          </w:p>
          <w:p w14:paraId="3B69F4C5" w14:textId="5A4CBCB3" w:rsidR="00163558" w:rsidRPr="009B6CCF" w:rsidRDefault="00163558" w:rsidP="001308DF">
            <w:pPr>
              <w:pStyle w:val="Codigo"/>
            </w:pPr>
            <w:r w:rsidRPr="009B6CCF">
              <w:t xml:space="preserve"> </w:t>
            </w:r>
            <w:r w:rsidR="00492CC4" w:rsidRPr="009B6CCF">
              <w:rPr>
                <w:color w:val="806000" w:themeColor="accent4" w:themeShade="80"/>
              </w:rPr>
              <w:t xml:space="preserve">   </w:t>
            </w:r>
            <w:r w:rsidRPr="009B6CCF">
              <w:rPr>
                <w:color w:val="525252" w:themeColor="accent3" w:themeShade="80"/>
              </w:rPr>
              <w:t>ORDEM_FACES</w:t>
            </w:r>
            <w:r w:rsidRPr="009B6CCF">
              <w:t xml:space="preserve">, </w:t>
            </w:r>
            <w:r w:rsidRPr="009B6CCF">
              <w:rPr>
                <w:color w:val="833C0B" w:themeColor="accent2" w:themeShade="80"/>
              </w:rPr>
              <w:t>QTD_PONTOS</w:t>
            </w:r>
            <w:r w:rsidRPr="009B6CCF">
              <w:t xml:space="preserve">, </w:t>
            </w:r>
            <w:r w:rsidRPr="009B6CCF">
              <w:rPr>
                <w:color w:val="1F4E79" w:themeColor="accent1" w:themeShade="80"/>
              </w:rPr>
              <w:t>CENTROIDE</w:t>
            </w:r>
            <w:r w:rsidRPr="009B6CCF">
              <w:t>)</w:t>
            </w:r>
          </w:p>
          <w:p w14:paraId="6AE00FFE" w14:textId="181180F1" w:rsidR="00163558" w:rsidRPr="009B6CCF" w:rsidRDefault="00492CC4" w:rsidP="001308DF">
            <w:pPr>
              <w:pStyle w:val="Codigo"/>
            </w:pPr>
            <w:r w:rsidRPr="009B6CCF">
              <w:rPr>
                <w:color w:val="806000" w:themeColor="accent4" w:themeShade="80"/>
              </w:rPr>
              <w:t xml:space="preserve">    </w:t>
            </w:r>
            <w:r w:rsidR="00163558" w:rsidRPr="009B6CCF">
              <w:t xml:space="preserve">SELECT </w:t>
            </w:r>
          </w:p>
          <w:p w14:paraId="30D268BA" w14:textId="1E09E64E" w:rsidR="00163558" w:rsidRPr="009B6CCF" w:rsidRDefault="00163558" w:rsidP="001308DF">
            <w:pPr>
              <w:pStyle w:val="Codigo"/>
            </w:pPr>
            <w:r w:rsidRPr="009B6CCF">
              <w:t xml:space="preserve">    </w:t>
            </w:r>
            <w:r w:rsidR="00492CC4" w:rsidRPr="009B6CCF">
              <w:rPr>
                <w:color w:val="806000" w:themeColor="accent4" w:themeShade="80"/>
              </w:rPr>
              <w:t xml:space="preserve">    </w:t>
            </w:r>
            <w:r w:rsidRPr="009B6CCF">
              <w:rPr>
                <w:color w:val="385623" w:themeColor="accent6" w:themeShade="80"/>
              </w:rPr>
              <w:t>f.ID_QUADRA</w:t>
            </w:r>
            <w:r w:rsidRPr="009B6CCF">
              <w:t xml:space="preserve">, </w:t>
            </w:r>
            <w:r w:rsidRPr="009B6CCF">
              <w:rPr>
                <w:color w:val="1F3864" w:themeColor="accent5" w:themeShade="80"/>
              </w:rPr>
              <w:t>f.COD_MUNICIPIO</w:t>
            </w:r>
            <w:r w:rsidRPr="009B6CCF">
              <w:t xml:space="preserve">, </w:t>
            </w:r>
          </w:p>
          <w:p w14:paraId="7E72C86D" w14:textId="7CD50B82" w:rsidR="009B6B42" w:rsidRPr="009B6CCF" w:rsidRDefault="00163558" w:rsidP="009B6B42">
            <w:pPr>
              <w:pStyle w:val="Codigo"/>
              <w:rPr>
                <w:color w:val="806000" w:themeColor="accent4" w:themeShade="80"/>
              </w:rPr>
            </w:pPr>
            <w:r w:rsidRPr="009B6CCF">
              <w:t xml:space="preserve">    </w:t>
            </w:r>
            <w:r w:rsidR="00492CC4" w:rsidRPr="009B6CCF">
              <w:rPr>
                <w:color w:val="806000" w:themeColor="accent4" w:themeShade="80"/>
              </w:rPr>
              <w:t xml:space="preserve">    </w:t>
            </w:r>
            <w:r w:rsidR="009B6B42" w:rsidRPr="009B6CCF">
              <w:rPr>
                <w:color w:val="806000" w:themeColor="accent4" w:themeShade="80"/>
              </w:rPr>
              <w:t>-- SC_ID_QUADRA</w:t>
            </w:r>
          </w:p>
          <w:p w14:paraId="147FFE8D" w14:textId="392B0308" w:rsidR="009B6B42" w:rsidRPr="002F357F" w:rsidRDefault="009B6B42" w:rsidP="009B6B42">
            <w:pPr>
              <w:pStyle w:val="Codigo"/>
              <w:rPr>
                <w:color w:val="806000" w:themeColor="accent4" w:themeShade="80"/>
              </w:rPr>
            </w:pPr>
            <w:r w:rsidRPr="009B6CCF">
              <w:rPr>
                <w:color w:val="806000" w:themeColor="accent4" w:themeShade="80"/>
              </w:rPr>
              <w:t xml:space="preserve">    </w:t>
            </w:r>
            <w:r w:rsidR="00492CC4" w:rsidRPr="009B6CCF">
              <w:rPr>
                <w:color w:val="806000" w:themeColor="accent4" w:themeShade="80"/>
              </w:rPr>
              <w:t xml:space="preserve">    </w:t>
            </w:r>
            <w:r w:rsidRPr="002F357F">
              <w:rPr>
                <w:color w:val="806000" w:themeColor="accent4" w:themeShade="80"/>
              </w:rPr>
              <w:t xml:space="preserve">CONCAT('[', </w:t>
            </w:r>
          </w:p>
          <w:p w14:paraId="4BD1E781" w14:textId="4A14D9C2" w:rsidR="00F033E6" w:rsidRPr="002F357F" w:rsidRDefault="009B6B42" w:rsidP="009B6B42">
            <w:pPr>
              <w:pStyle w:val="Codigo"/>
              <w:rPr>
                <w:color w:val="806000" w:themeColor="accent4" w:themeShade="80"/>
              </w:rPr>
            </w:pPr>
            <w:r w:rsidRPr="002F357F">
              <w:rPr>
                <w:color w:val="806000" w:themeColor="accent4" w:themeShade="80"/>
              </w:rPr>
              <w:t xml:space="preserve">    </w:t>
            </w:r>
            <w:r w:rsidR="00503B41" w:rsidRPr="002F357F">
              <w:rPr>
                <w:color w:val="806000" w:themeColor="accent4" w:themeShade="80"/>
              </w:rPr>
              <w:t xml:space="preserve">    </w:t>
            </w:r>
            <w:r w:rsidR="00492CC4" w:rsidRPr="002F357F">
              <w:rPr>
                <w:color w:val="806000" w:themeColor="accent4" w:themeShade="80"/>
              </w:rPr>
              <w:t xml:space="preserve">    </w:t>
            </w:r>
            <w:r w:rsidRPr="002F357F">
              <w:rPr>
                <w:color w:val="806000" w:themeColor="accent4" w:themeShade="80"/>
              </w:rPr>
              <w:t>GROUP_CONCAT(</w:t>
            </w:r>
          </w:p>
          <w:p w14:paraId="0D5531EE" w14:textId="1CF2CA16" w:rsidR="009B6B42" w:rsidRPr="002F357F" w:rsidRDefault="00F033E6" w:rsidP="009B6B42">
            <w:pPr>
              <w:pStyle w:val="Codigo"/>
              <w:rPr>
                <w:color w:val="806000" w:themeColor="accent4" w:themeShade="80"/>
              </w:rPr>
            </w:pPr>
            <w:r w:rsidRPr="002F357F">
              <w:rPr>
                <w:color w:val="806000" w:themeColor="accent4" w:themeShade="80"/>
              </w:rPr>
              <w:t xml:space="preserve">            </w:t>
            </w:r>
            <w:r w:rsidR="00492CC4" w:rsidRPr="002F357F">
              <w:rPr>
                <w:color w:val="806000" w:themeColor="accent4" w:themeShade="80"/>
              </w:rPr>
              <w:t xml:space="preserve">    </w:t>
            </w:r>
            <w:r w:rsidR="009B6B42" w:rsidRPr="002F357F">
              <w:rPr>
                <w:color w:val="806000" w:themeColor="accent4" w:themeShade="80"/>
              </w:rPr>
              <w:t>COALESCE(f.SC_ID_LOGRADOURO, '')</w:t>
            </w:r>
          </w:p>
          <w:p w14:paraId="18692E9C" w14:textId="293F62F8" w:rsidR="009B6B42" w:rsidRPr="00BC73BE" w:rsidRDefault="009B6B42" w:rsidP="009B6B42">
            <w:pPr>
              <w:pStyle w:val="Codigo"/>
              <w:rPr>
                <w:color w:val="806000" w:themeColor="accent4" w:themeShade="80"/>
                <w:lang w:val="en-US"/>
              </w:rPr>
            </w:pPr>
            <w:r w:rsidRPr="002F357F">
              <w:rPr>
                <w:color w:val="806000" w:themeColor="accent4" w:themeShade="80"/>
              </w:rPr>
              <w:lastRenderedPageBreak/>
              <w:t xml:space="preserve">       </w:t>
            </w:r>
            <w:r w:rsidR="00492CC4" w:rsidRPr="002F357F">
              <w:rPr>
                <w:color w:val="806000" w:themeColor="accent4" w:themeShade="80"/>
              </w:rPr>
              <w:t xml:space="preserve">    </w:t>
            </w:r>
            <w:r w:rsidRPr="002F357F">
              <w:rPr>
                <w:color w:val="806000" w:themeColor="accent4" w:themeShade="80"/>
              </w:rPr>
              <w:t xml:space="preserve">     </w:t>
            </w:r>
            <w:r w:rsidRPr="00BC73BE">
              <w:rPr>
                <w:color w:val="806000" w:themeColor="accent4" w:themeShade="80"/>
                <w:lang w:val="en-US"/>
              </w:rPr>
              <w:t xml:space="preserve">ORDER BY f.SC_ID_LOGRADOURO </w:t>
            </w:r>
          </w:p>
          <w:p w14:paraId="162DE486" w14:textId="6C080484" w:rsidR="009B6B42" w:rsidRPr="009B6CCF" w:rsidRDefault="009B6B42" w:rsidP="009B6B42">
            <w:pPr>
              <w:pStyle w:val="Codigo"/>
              <w:rPr>
                <w:color w:val="806000" w:themeColor="accent4" w:themeShade="80"/>
              </w:rPr>
            </w:pPr>
            <w:r w:rsidRPr="00BC73BE">
              <w:rPr>
                <w:color w:val="806000" w:themeColor="accent4" w:themeShade="80"/>
                <w:lang w:val="en-US"/>
              </w:rPr>
              <w:t xml:space="preserve">      </w:t>
            </w:r>
            <w:r w:rsidR="00492CC4" w:rsidRPr="00BC73BE">
              <w:rPr>
                <w:color w:val="806000" w:themeColor="accent4" w:themeShade="80"/>
                <w:lang w:val="en-US"/>
              </w:rPr>
              <w:t xml:space="preserve">    </w:t>
            </w:r>
            <w:r w:rsidRPr="00BC73BE">
              <w:rPr>
                <w:color w:val="806000" w:themeColor="accent4" w:themeShade="80"/>
                <w:lang w:val="en-US"/>
              </w:rPr>
              <w:t xml:space="preserve">      </w:t>
            </w:r>
            <w:r w:rsidRPr="009B6CCF">
              <w:rPr>
                <w:color w:val="806000" w:themeColor="accent4" w:themeShade="80"/>
              </w:rPr>
              <w:t xml:space="preserve">SEPARATOR ','), </w:t>
            </w:r>
          </w:p>
          <w:p w14:paraId="19B01861" w14:textId="58626899" w:rsidR="00163558" w:rsidRPr="009B6CCF" w:rsidRDefault="009B6B42" w:rsidP="009B6B42">
            <w:pPr>
              <w:pStyle w:val="Codigo"/>
            </w:pPr>
            <w:r w:rsidRPr="009B6CCF">
              <w:rPr>
                <w:color w:val="806000" w:themeColor="accent4" w:themeShade="80"/>
              </w:rPr>
              <w:t xml:space="preserve">        ']') AS SC_ID_QUADRA,</w:t>
            </w:r>
          </w:p>
          <w:p w14:paraId="6214F72C" w14:textId="1399D393" w:rsidR="00163558" w:rsidRPr="009B6CCF" w:rsidRDefault="003E2E42" w:rsidP="001308DF">
            <w:pPr>
              <w:pStyle w:val="Codigo"/>
            </w:pPr>
            <w:r w:rsidRPr="009B6CCF">
              <w:t xml:space="preserve">       </w:t>
            </w:r>
            <w:r w:rsidRPr="009B6CCF">
              <w:rPr>
                <w:color w:val="525252" w:themeColor="accent3" w:themeShade="80"/>
              </w:rPr>
              <w:t xml:space="preserve"> </w:t>
            </w:r>
            <w:r w:rsidR="00163558" w:rsidRPr="009B6CCF">
              <w:rPr>
                <w:color w:val="833C0B" w:themeColor="accent2" w:themeShade="80"/>
              </w:rPr>
              <w:t>SUM(f.QTD_PONTOS) AS QTD_PONTOS</w:t>
            </w:r>
            <w:r w:rsidR="00163558" w:rsidRPr="009B6CCF">
              <w:t>,</w:t>
            </w:r>
          </w:p>
          <w:p w14:paraId="595B483F" w14:textId="1F437A00" w:rsidR="00163558" w:rsidRPr="00BC73BE" w:rsidRDefault="00163558" w:rsidP="001308DF">
            <w:pPr>
              <w:pStyle w:val="Codigo"/>
              <w:rPr>
                <w:color w:val="1F4E79" w:themeColor="accent1" w:themeShade="80"/>
                <w:lang w:val="en-US"/>
              </w:rPr>
            </w:pPr>
            <w:r w:rsidRPr="009B6CCF">
              <w:t xml:space="preserve">   </w:t>
            </w:r>
            <w:r w:rsidR="00B72F2D" w:rsidRPr="009B6CCF">
              <w:rPr>
                <w:color w:val="806000" w:themeColor="accent4" w:themeShade="80"/>
              </w:rPr>
              <w:t xml:space="preserve">    </w:t>
            </w:r>
            <w:r w:rsidRPr="009B6CCF">
              <w:t xml:space="preserve"> </w:t>
            </w:r>
            <w:r w:rsidRPr="00BC73BE">
              <w:rPr>
                <w:color w:val="1F4E79" w:themeColor="accent1" w:themeShade="80"/>
                <w:lang w:val="en-US"/>
              </w:rPr>
              <w:t>ST_GEOMFROMTEXT(</w:t>
            </w:r>
          </w:p>
          <w:p w14:paraId="7EB05E46" w14:textId="7B82BF71" w:rsidR="000E4B6F" w:rsidRPr="00BC73BE" w:rsidRDefault="00163558" w:rsidP="001308DF">
            <w:pPr>
              <w:pStyle w:val="Codigo"/>
              <w:jc w:val="left"/>
              <w:rPr>
                <w:color w:val="1F4E79" w:themeColor="accent1" w:themeShade="80"/>
                <w:lang w:val="en-US"/>
              </w:rPr>
            </w:pPr>
            <w:r w:rsidRPr="00BC73BE">
              <w:rPr>
                <w:color w:val="1F4E79" w:themeColor="accent1" w:themeShade="80"/>
                <w:lang w:val="en-US"/>
              </w:rPr>
              <w:t xml:space="preserve">    </w:t>
            </w:r>
            <w:r w:rsidR="00B72F2D" w:rsidRPr="00BC73BE">
              <w:rPr>
                <w:color w:val="806000" w:themeColor="accent4" w:themeShade="80"/>
                <w:lang w:val="en-US"/>
              </w:rPr>
              <w:t xml:space="preserve">    </w:t>
            </w:r>
            <w:r w:rsidRPr="00BC73BE">
              <w:rPr>
                <w:color w:val="1F4E79" w:themeColor="accent1" w:themeShade="80"/>
                <w:lang w:val="en-US"/>
              </w:rPr>
              <w:t>CONCAT('POINT(', AVG(ST_X(f.CENTROIDE)), ' ',</w:t>
            </w:r>
          </w:p>
          <w:p w14:paraId="1DEF7CFE" w14:textId="61F74763" w:rsidR="00163558" w:rsidRPr="00BC73BE" w:rsidRDefault="000E4B6F" w:rsidP="001308DF">
            <w:pPr>
              <w:pStyle w:val="Codigo"/>
              <w:jc w:val="left"/>
              <w:rPr>
                <w:color w:val="1F4E79" w:themeColor="accent1" w:themeShade="80"/>
                <w:lang w:val="en-US"/>
              </w:rPr>
            </w:pPr>
            <w:r w:rsidRPr="00BC73BE">
              <w:rPr>
                <w:color w:val="1F4E79" w:themeColor="accent1" w:themeShade="80"/>
                <w:lang w:val="en-US"/>
              </w:rPr>
              <w:t xml:space="preserve">       </w:t>
            </w:r>
            <w:r w:rsidR="00163558" w:rsidRPr="00BC73BE">
              <w:rPr>
                <w:color w:val="1F4E79" w:themeColor="accent1" w:themeShade="80"/>
                <w:lang w:val="en-US"/>
              </w:rPr>
              <w:t xml:space="preserve"> </w:t>
            </w:r>
            <w:r w:rsidR="00B72F2D" w:rsidRPr="00BC73BE">
              <w:rPr>
                <w:color w:val="806000" w:themeColor="accent4" w:themeShade="80"/>
                <w:lang w:val="en-US"/>
              </w:rPr>
              <w:t xml:space="preserve">    </w:t>
            </w:r>
            <w:r w:rsidR="00163558" w:rsidRPr="00BC73BE">
              <w:rPr>
                <w:color w:val="1F4E79" w:themeColor="accent1" w:themeShade="80"/>
                <w:lang w:val="en-US"/>
              </w:rPr>
              <w:t>AVG(ST_Y(f.CENTROIDE)), ')')</w:t>
            </w:r>
          </w:p>
          <w:p w14:paraId="079AE987" w14:textId="2F61E9A2" w:rsidR="00163558" w:rsidRPr="00BC73BE" w:rsidRDefault="00163558" w:rsidP="001308DF">
            <w:pPr>
              <w:pStyle w:val="Codigo"/>
              <w:rPr>
                <w:color w:val="1F4E79" w:themeColor="accent1" w:themeShade="80"/>
                <w:lang w:val="en-US"/>
              </w:rPr>
            </w:pPr>
            <w:r w:rsidRPr="00BC73BE">
              <w:rPr>
                <w:color w:val="1F4E79" w:themeColor="accent1" w:themeShade="80"/>
                <w:lang w:val="en-US"/>
              </w:rPr>
              <w:t xml:space="preserve">    </w:t>
            </w:r>
            <w:r w:rsidR="00B72F2D" w:rsidRPr="00BC73BE">
              <w:rPr>
                <w:color w:val="806000" w:themeColor="accent4" w:themeShade="80"/>
                <w:lang w:val="en-US"/>
              </w:rPr>
              <w:t xml:space="preserve">    </w:t>
            </w:r>
            <w:r w:rsidRPr="00BC73BE">
              <w:rPr>
                <w:color w:val="1F4E79" w:themeColor="accent1" w:themeShade="80"/>
                <w:lang w:val="en-US"/>
              </w:rPr>
              <w:t>) AS CENTROIDE</w:t>
            </w:r>
          </w:p>
          <w:p w14:paraId="5CFD9DEF" w14:textId="37742DEC"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FROM </w:t>
            </w:r>
          </w:p>
          <w:p w14:paraId="08A0B504" w14:textId="068BE5B7"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00817307" w:rsidRPr="00BC73BE">
              <w:rPr>
                <w:color w:val="806000" w:themeColor="accent4" w:themeShade="80"/>
                <w:lang w:val="en-US"/>
              </w:rPr>
              <w:t xml:space="preserve">  </w:t>
            </w:r>
            <w:r w:rsidRPr="00BC73BE">
              <w:rPr>
                <w:lang w:val="en-US"/>
              </w:rPr>
              <w:t>CN_FACES f</w:t>
            </w:r>
          </w:p>
          <w:p w14:paraId="184D101B" w14:textId="35660BBE"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WHERE </w:t>
            </w:r>
          </w:p>
          <w:p w14:paraId="5F6F9161" w14:textId="15048CAA"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00817307" w:rsidRPr="00BC73BE">
              <w:rPr>
                <w:color w:val="806000" w:themeColor="accent4" w:themeShade="80"/>
                <w:lang w:val="en-US"/>
              </w:rPr>
              <w:t xml:space="preserve">  </w:t>
            </w:r>
            <w:r w:rsidRPr="00BC73BE">
              <w:rPr>
                <w:lang w:val="en-US"/>
              </w:rPr>
              <w:t>f.SC_ID_LOGRADOURO IS NOT NULL</w:t>
            </w:r>
          </w:p>
          <w:p w14:paraId="56293192" w14:textId="752AF676"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Pr="00BC73BE">
              <w:rPr>
                <w:lang w:val="en-US"/>
              </w:rPr>
              <w:t>AND f.SC_ID_LOGRADOURO != ''</w:t>
            </w:r>
          </w:p>
          <w:p w14:paraId="055F8722" w14:textId="01FE0A2A"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GROUP BY </w:t>
            </w:r>
          </w:p>
          <w:p w14:paraId="3CCFD5B4" w14:textId="0D18110F" w:rsidR="00163558" w:rsidRPr="00BC73BE" w:rsidRDefault="00163558" w:rsidP="001308DF">
            <w:pPr>
              <w:pStyle w:val="Codigo"/>
              <w:rPr>
                <w:lang w:val="en-US"/>
              </w:rPr>
            </w:pPr>
            <w:r w:rsidRPr="00BC73BE">
              <w:rPr>
                <w:lang w:val="en-US"/>
              </w:rPr>
              <w:t xml:space="preserve">  </w:t>
            </w:r>
            <w:r w:rsidR="00492CC4" w:rsidRPr="00BC73BE">
              <w:rPr>
                <w:color w:val="806000" w:themeColor="accent4" w:themeShade="80"/>
                <w:lang w:val="en-US"/>
              </w:rPr>
              <w:t xml:space="preserve"> </w:t>
            </w:r>
            <w:r w:rsidR="00373A84" w:rsidRPr="00BC73BE">
              <w:rPr>
                <w:color w:val="806000" w:themeColor="accent4" w:themeShade="80"/>
                <w:lang w:val="en-US"/>
              </w:rPr>
              <w:t xml:space="preserve">     </w:t>
            </w:r>
            <w:r w:rsidRPr="00BC73BE">
              <w:rPr>
                <w:lang w:val="en-US"/>
              </w:rPr>
              <w:t xml:space="preserve">f.ID_QUADRA, </w:t>
            </w:r>
          </w:p>
          <w:p w14:paraId="0C4636A1" w14:textId="6F531F2C" w:rsidR="00163558" w:rsidRPr="006173F2" w:rsidRDefault="00163558" w:rsidP="001308DF">
            <w:pPr>
              <w:pStyle w:val="Codigo"/>
              <w:rPr>
                <w:lang w:val="en-US"/>
              </w:rPr>
            </w:pPr>
            <w:r w:rsidRPr="00BC73BE">
              <w:rPr>
                <w:lang w:val="en-US"/>
              </w:rPr>
              <w:t xml:space="preserve">  </w:t>
            </w:r>
            <w:r w:rsidR="00492CC4" w:rsidRPr="00BC73BE">
              <w:rPr>
                <w:color w:val="806000" w:themeColor="accent4" w:themeShade="80"/>
                <w:lang w:val="en-US"/>
              </w:rPr>
              <w:t xml:space="preserve">    </w:t>
            </w:r>
            <w:r w:rsidR="00373A84" w:rsidRPr="00BC73BE">
              <w:rPr>
                <w:color w:val="806000" w:themeColor="accent4" w:themeShade="80"/>
                <w:lang w:val="en-US"/>
              </w:rPr>
              <w:t xml:space="preserve">  </w:t>
            </w:r>
            <w:r w:rsidRPr="006173F2">
              <w:rPr>
                <w:lang w:val="en-US"/>
              </w:rPr>
              <w:t>f.COD_MUNICIPIO</w:t>
            </w:r>
          </w:p>
          <w:p w14:paraId="7CAA88F7" w14:textId="37809B4F" w:rsidR="00163558" w:rsidRPr="006173F2" w:rsidRDefault="00163558" w:rsidP="001308DF">
            <w:pPr>
              <w:pStyle w:val="Codigo"/>
              <w:rPr>
                <w:lang w:val="en-US"/>
              </w:rPr>
            </w:pPr>
            <w:r w:rsidRPr="006173F2">
              <w:rPr>
                <w:lang w:val="en-US"/>
              </w:rPr>
              <w:t xml:space="preserve">  </w:t>
            </w:r>
            <w:r w:rsidR="00373A84" w:rsidRPr="006173F2">
              <w:rPr>
                <w:lang w:val="en-US"/>
              </w:rPr>
              <w:t xml:space="preserve"> </w:t>
            </w:r>
            <w:r w:rsidRPr="006173F2">
              <w:rPr>
                <w:lang w:val="en-US"/>
              </w:rPr>
              <w:t xml:space="preserve">ORDER BY </w:t>
            </w:r>
          </w:p>
          <w:p w14:paraId="35555AB3" w14:textId="62DFDA10" w:rsidR="00163558" w:rsidRPr="006173F2" w:rsidRDefault="00163558" w:rsidP="001308DF">
            <w:pPr>
              <w:pStyle w:val="Codigo"/>
              <w:rPr>
                <w:lang w:val="en-US"/>
              </w:rPr>
            </w:pPr>
            <w:r w:rsidRPr="006173F2">
              <w:rPr>
                <w:lang w:val="en-US"/>
              </w:rPr>
              <w:t xml:space="preserve">  </w:t>
            </w:r>
            <w:r w:rsidR="00492CC4" w:rsidRPr="006173F2">
              <w:rPr>
                <w:color w:val="806000" w:themeColor="accent4" w:themeShade="80"/>
                <w:lang w:val="en-US"/>
              </w:rPr>
              <w:t xml:space="preserve">  </w:t>
            </w:r>
            <w:r w:rsidR="00373A84" w:rsidRPr="006173F2">
              <w:rPr>
                <w:color w:val="806000" w:themeColor="accent4" w:themeShade="80"/>
                <w:lang w:val="en-US"/>
              </w:rPr>
              <w:t xml:space="preserve"> </w:t>
            </w:r>
            <w:r w:rsidR="00492CC4" w:rsidRPr="006173F2">
              <w:rPr>
                <w:color w:val="806000" w:themeColor="accent4" w:themeShade="80"/>
                <w:lang w:val="en-US"/>
              </w:rPr>
              <w:t xml:space="preserve">  </w:t>
            </w:r>
            <w:r w:rsidR="00373A84" w:rsidRPr="006173F2">
              <w:rPr>
                <w:color w:val="806000" w:themeColor="accent4" w:themeShade="80"/>
                <w:lang w:val="en-US"/>
              </w:rPr>
              <w:t xml:space="preserve"> </w:t>
            </w:r>
            <w:r w:rsidRPr="006173F2">
              <w:rPr>
                <w:lang w:val="en-US"/>
              </w:rPr>
              <w:t xml:space="preserve">f.COD_MUNICIPIO, </w:t>
            </w:r>
          </w:p>
          <w:p w14:paraId="0B8EEC2E" w14:textId="77777777" w:rsidR="0073683C" w:rsidRDefault="00163558" w:rsidP="001308DF">
            <w:pPr>
              <w:pStyle w:val="Codigo"/>
            </w:pPr>
            <w:r w:rsidRPr="006173F2">
              <w:rPr>
                <w:lang w:val="en-US"/>
              </w:rPr>
              <w:t xml:space="preserve">  </w:t>
            </w:r>
            <w:r w:rsidR="00492CC4" w:rsidRPr="006173F2">
              <w:rPr>
                <w:color w:val="806000" w:themeColor="accent4" w:themeShade="80"/>
                <w:lang w:val="en-US"/>
              </w:rPr>
              <w:t xml:space="preserve">   </w:t>
            </w:r>
            <w:r w:rsidR="00373A84" w:rsidRPr="006173F2">
              <w:rPr>
                <w:color w:val="806000" w:themeColor="accent4" w:themeShade="80"/>
                <w:lang w:val="en-US"/>
              </w:rPr>
              <w:t xml:space="preserve"> </w:t>
            </w:r>
            <w:r w:rsidR="00492CC4" w:rsidRPr="006173F2">
              <w:rPr>
                <w:color w:val="806000" w:themeColor="accent4" w:themeShade="80"/>
                <w:lang w:val="en-US"/>
              </w:rPr>
              <w:t xml:space="preserve"> </w:t>
            </w:r>
            <w:r w:rsidR="00373A84" w:rsidRPr="006173F2">
              <w:rPr>
                <w:color w:val="806000" w:themeColor="accent4" w:themeShade="80"/>
                <w:lang w:val="en-US"/>
              </w:rPr>
              <w:t xml:space="preserve"> </w:t>
            </w:r>
            <w:r w:rsidRPr="009B6CCF">
              <w:t>f.ID_QUADRA;</w:t>
            </w:r>
          </w:p>
          <w:p w14:paraId="7ED017C5" w14:textId="40BD740D" w:rsidR="00C757FE" w:rsidRPr="009B6CCF" w:rsidRDefault="00C757FE" w:rsidP="001308DF">
            <w:pPr>
              <w:pStyle w:val="Codigo"/>
            </w:pPr>
          </w:p>
        </w:tc>
      </w:tr>
    </w:tbl>
    <w:p w14:paraId="22C9745E" w14:textId="0BC34311" w:rsidR="006E49DD" w:rsidRPr="009B6CCF" w:rsidRDefault="00786449" w:rsidP="00FF1293">
      <w:pPr>
        <w:pStyle w:val="Legenda"/>
      </w:pPr>
      <w:r w:rsidRPr="009B6CCF">
        <w:lastRenderedPageBreak/>
        <w:t xml:space="preserve">Elaboração: </w:t>
      </w:r>
      <w:r w:rsidR="00135898">
        <w:t xml:space="preserve">Autor </w:t>
      </w:r>
      <w:r w:rsidRPr="009B6CCF">
        <w:t>(202</w:t>
      </w:r>
      <w:r w:rsidR="00A35324" w:rsidRPr="009B6CCF">
        <w:t>6</w:t>
      </w:r>
      <w:r w:rsidRPr="009B6CCF">
        <w:t>)</w:t>
      </w:r>
    </w:p>
    <w:p w14:paraId="2975B365" w14:textId="77777777" w:rsidR="0073683C" w:rsidRPr="009B6CCF" w:rsidRDefault="0073683C" w:rsidP="001D702A"/>
    <w:p w14:paraId="66A928F2" w14:textId="160755CA" w:rsidR="003D10CE" w:rsidRPr="009B6CCF" w:rsidRDefault="003D10CE" w:rsidP="001D702A">
      <w:r w:rsidRPr="009B6CCF">
        <w:t>Os atributos d</w:t>
      </w:r>
      <w:r w:rsidR="001522E5" w:rsidRPr="009B6CCF">
        <w:t>a tabela</w:t>
      </w:r>
      <w:r w:rsidRPr="009B6CCF">
        <w:t xml:space="preserve"> CN_QUADRAS s</w:t>
      </w:r>
      <w:r w:rsidR="008B5059" w:rsidRPr="009B6CCF">
        <w:t>ão:</w:t>
      </w:r>
    </w:p>
    <w:p w14:paraId="5CC65EB2" w14:textId="158B6DE6" w:rsidR="009135B3" w:rsidRPr="009B6CCF" w:rsidRDefault="009135B3" w:rsidP="00EA3516">
      <w:pPr>
        <w:pStyle w:val="Tpico"/>
      </w:pPr>
      <w:r w:rsidRPr="00182CDF">
        <w:t>ID_QUADRA e COD_MUNICIPIO</w:t>
      </w:r>
      <w:r w:rsidRPr="009B6CCF">
        <w:t xml:space="preserve">: </w:t>
      </w:r>
      <w:r w:rsidR="00CD1FC9">
        <w:t>a</w:t>
      </w:r>
      <w:r w:rsidRPr="009B6CCF">
        <w:t xml:space="preserve">tributos de integridade que preservam o vínculo com a base de dados censitária original do </w:t>
      </w:r>
      <w:r w:rsidR="005A67DD" w:rsidRPr="009B6CCF">
        <w:fldChar w:fldCharType="begin"/>
      </w:r>
      <w:r w:rsidR="004975CD" w:rsidRPr="009B6CCF">
        <w:instrText xml:space="preserve"> ADDIN ZOTERO_ITEM CSL_CITATION {"citationID":"H56DAtFx","properties":{"formattedCitation":"(CNEFE, 2025)","plainCitation":"(CNEFE, 2025)","dontUpdate":true,"noteIndex":0},"citationItems":[{"id":167,"uris":["http://zotero.org/users/15531986/items/854MXC4F"],"itemData":{"id":167,"type":"dataset","citation-key":"IBGE/CNEFE","title":"CNEFE","URL":"https://www.ibge.gov.br/estatisticas/downloads-estatisticas.html?caminho=Cadastro_Nacional_de_Enderecos_para_Fins_Estatisticos/Censo_Demografico_2022/Arquivos_CNEFE/CSV/Municipio","issued":{"date-parts":[["2025"]]}}}],"schema":"https://github.com/citation-style-language/schema/raw/master/csl-citation.json"} </w:instrText>
      </w:r>
      <w:r w:rsidR="005A67DD" w:rsidRPr="009B6CCF">
        <w:fldChar w:fldCharType="separate"/>
      </w:r>
      <w:r w:rsidR="005A67DD" w:rsidRPr="00182CDF">
        <w:rPr>
          <w:rFonts w:cs="Arial"/>
        </w:rPr>
        <w:t>CNEFE</w:t>
      </w:r>
      <w:r w:rsidR="00EA4844" w:rsidRPr="00182CDF">
        <w:rPr>
          <w:rFonts w:cs="Arial"/>
        </w:rPr>
        <w:t xml:space="preserve"> (</w:t>
      </w:r>
      <w:r w:rsidR="005A67DD" w:rsidRPr="00182CDF">
        <w:rPr>
          <w:rFonts w:cs="Arial"/>
        </w:rPr>
        <w:t>2025)</w:t>
      </w:r>
      <w:r w:rsidR="005A67DD" w:rsidRPr="009B6CCF">
        <w:fldChar w:fldCharType="end"/>
      </w:r>
      <w:r w:rsidRPr="009B6CCF">
        <w:t>. O ID_QUADRA atua como o identificador geográfico primário para rastreabilidade.</w:t>
      </w:r>
    </w:p>
    <w:p w14:paraId="412BB14C" w14:textId="4C07E560" w:rsidR="009135B3" w:rsidRPr="009B6CCF" w:rsidRDefault="009135B3" w:rsidP="00EA3516">
      <w:pPr>
        <w:pStyle w:val="Tpico"/>
      </w:pPr>
      <w:r w:rsidRPr="0041656E">
        <w:t>SC_ID_QUADRA (Chave de Integração)</w:t>
      </w:r>
      <w:r w:rsidRPr="009B6CCF">
        <w:t xml:space="preserve">: </w:t>
      </w:r>
      <w:r w:rsidR="00FF1293">
        <w:t xml:space="preserve">é </w:t>
      </w:r>
      <w:r w:rsidRPr="009B6CCF">
        <w:t xml:space="preserve">o atributo central da metodologia. Criado a partir da concatenação ordenada </w:t>
      </w:r>
      <w:r w:rsidR="0076502B" w:rsidRPr="009B6CCF">
        <w:t>alfabeticamente</w:t>
      </w:r>
      <w:r w:rsidR="00745AB6" w:rsidRPr="009B6CCF">
        <w:t xml:space="preserve"> </w:t>
      </w:r>
      <w:r w:rsidRPr="009B6CCF">
        <w:t xml:space="preserve">dos identificadores de logradouro (SC_ID_LOGRADOURO) que compõem a quadra, ele funciona como uma chave primária lógica. Esta chave permite a </w:t>
      </w:r>
      <w:r w:rsidRPr="009B6CCF">
        <w:rPr>
          <w:i/>
          <w:iCs/>
        </w:rPr>
        <w:t>correspondência biunívoca</w:t>
      </w:r>
      <w:r w:rsidR="003B7112" w:rsidRPr="009B6CCF">
        <w:rPr>
          <w:i/>
          <w:iCs/>
        </w:rPr>
        <w:t xml:space="preserve"> </w:t>
      </w:r>
      <w:r w:rsidRPr="009B6CCF">
        <w:t>entre a base geográfica do CNEFE e a base administrativa do CIATA, independentemente de códigos internos discrepantes entre as instituições.</w:t>
      </w:r>
    </w:p>
    <w:p w14:paraId="443D9A42" w14:textId="5CEBF79A" w:rsidR="009135B3" w:rsidRPr="009B6CCF" w:rsidRDefault="009135B3" w:rsidP="00EA3516">
      <w:pPr>
        <w:pStyle w:val="Tpico"/>
      </w:pPr>
      <w:r w:rsidRPr="0041656E">
        <w:t>ORDEM_FACES</w:t>
      </w:r>
      <w:r w:rsidRPr="00CD1FC9">
        <w:t>:</w:t>
      </w:r>
      <w:r w:rsidRPr="009B6CCF">
        <w:t xml:space="preserve"> </w:t>
      </w:r>
      <w:r w:rsidR="00CD1FC9">
        <w:t>u</w:t>
      </w:r>
      <w:r w:rsidRPr="009B6CCF">
        <w:t>m campo de controle que armazena a sequência dos identificadores de logradouro seguindo o número de ordem (NR_ORDEM) de cada face. Sua função é documentar a continuidade perimetral da quadra, sendo fundamental para processos futuros de reconstrução topológica e fechamento de polígonos.</w:t>
      </w:r>
    </w:p>
    <w:p w14:paraId="0A53B42A" w14:textId="6386ABDB" w:rsidR="009135B3" w:rsidRPr="009B6CCF" w:rsidRDefault="009135B3" w:rsidP="00EA3516">
      <w:pPr>
        <w:pStyle w:val="Tpico"/>
      </w:pPr>
      <w:r w:rsidRPr="00FF1293">
        <w:t>QTD_PONTOS</w:t>
      </w:r>
      <w:r w:rsidRPr="00CD1FC9">
        <w:t>:</w:t>
      </w:r>
      <w:r w:rsidRPr="009B6CCF">
        <w:t xml:space="preserve"> </w:t>
      </w:r>
      <w:r w:rsidR="00CD1FC9">
        <w:t>a</w:t>
      </w:r>
      <w:r w:rsidRPr="009B6CCF">
        <w:t xml:space="preserve">tributo quantitativo que representa o somatório acumulado de endereços (pontos do CNEFE) vinculados àquela quadra </w:t>
      </w:r>
      <w:r w:rsidRPr="009B6CCF">
        <w:lastRenderedPageBreak/>
        <w:t>específica. Este campo é utilizado para validar a densidade ocupacional e a relevância estatística da feição.</w:t>
      </w:r>
    </w:p>
    <w:p w14:paraId="48336F19" w14:textId="407BD364" w:rsidR="009135B3" w:rsidRPr="009B6CCF" w:rsidRDefault="009135B3" w:rsidP="00EA3516">
      <w:pPr>
        <w:pStyle w:val="Tpico"/>
      </w:pPr>
      <w:r w:rsidRPr="00FF1293">
        <w:t>CENTROIDE</w:t>
      </w:r>
      <w:r w:rsidRPr="00CD1FC9">
        <w:t>:</w:t>
      </w:r>
      <w:r w:rsidRPr="009B6CCF">
        <w:t xml:space="preserve"> </w:t>
      </w:r>
      <w:r w:rsidR="00CD1FC9">
        <w:t>a</w:t>
      </w:r>
      <w:r w:rsidRPr="009B6CCF">
        <w:t xml:space="preserve">tributo do tipo </w:t>
      </w:r>
      <w:r w:rsidRPr="009B6CCF">
        <w:rPr>
          <w:i/>
          <w:iCs/>
        </w:rPr>
        <w:t>POINT</w:t>
      </w:r>
      <w:r w:rsidRPr="009B6CCF">
        <w:t xml:space="preserve"> que define a localização geográfica central da quadra. É calculado via média aritmética das coordenadas X e Y dos centroides das faces constituintes, servindo como o nó geométrico de referência para a espacialização da quadra no mapa.</w:t>
      </w:r>
    </w:p>
    <w:p w14:paraId="5125AA68" w14:textId="337B8BD4" w:rsidR="00702EBB" w:rsidRPr="009B6CCF" w:rsidRDefault="00702EBB" w:rsidP="00702EBB">
      <w:r w:rsidRPr="009B6CCF">
        <w:t xml:space="preserve">O </w:t>
      </w:r>
      <w:r w:rsidRPr="009B6CCF">
        <w:fldChar w:fldCharType="begin"/>
      </w:r>
      <w:r w:rsidRPr="009B6CCF">
        <w:instrText xml:space="preserve"> REF _Ref220507751 \h </w:instrText>
      </w:r>
      <w:r w:rsidRPr="009B6CCF">
        <w:fldChar w:fldCharType="separate"/>
      </w:r>
      <w:r w:rsidR="00F02416" w:rsidRPr="009B6CCF">
        <w:t xml:space="preserve">Quadro </w:t>
      </w:r>
      <w:r w:rsidR="00F02416">
        <w:rPr>
          <w:noProof/>
        </w:rPr>
        <w:t>22</w:t>
      </w:r>
      <w:r w:rsidRPr="009B6CCF">
        <w:fldChar w:fldCharType="end"/>
      </w:r>
      <w:r w:rsidR="00DE39B7" w:rsidRPr="009B6CCF">
        <w:t xml:space="preserve"> </w:t>
      </w:r>
      <w:r w:rsidR="004E22DD" w:rsidRPr="009B6CCF">
        <w:t xml:space="preserve">demonstra o resultado do povoamento realizado pela consulta </w:t>
      </w:r>
      <w:r w:rsidR="004E22DD" w:rsidRPr="009B6CCF">
        <w:rPr>
          <w:i/>
          <w:iCs/>
        </w:rPr>
        <w:t>SQL</w:t>
      </w:r>
      <w:r w:rsidR="004E22DD" w:rsidRPr="009B6CCF">
        <w:t xml:space="preserve">. É </w:t>
      </w:r>
      <w:r w:rsidR="004067C7" w:rsidRPr="009B6CCF">
        <w:t>importante</w:t>
      </w:r>
      <w:r w:rsidR="004E22DD" w:rsidRPr="009B6CCF">
        <w:t xml:space="preserve"> observar o atributo SC_ID_QUADRA, que assume a função de chave de junção com a tabela CN_QUADRAS</w:t>
      </w:r>
      <w:r w:rsidR="005D213B" w:rsidRPr="009B6CCF">
        <w:t>.</w:t>
      </w:r>
    </w:p>
    <w:p w14:paraId="0B83DBF6" w14:textId="77777777" w:rsidR="000A69EF" w:rsidRPr="009B6CCF" w:rsidRDefault="000A69EF" w:rsidP="00A6278E">
      <w:pPr>
        <w:pStyle w:val="Legenda"/>
      </w:pPr>
    </w:p>
    <w:p w14:paraId="2F9816F1" w14:textId="11D71232" w:rsidR="000A69EF" w:rsidRPr="009B6CCF" w:rsidRDefault="000A69EF" w:rsidP="00A6278E">
      <w:pPr>
        <w:pStyle w:val="Legenda"/>
      </w:pPr>
      <w:bookmarkStart w:id="155" w:name="_Ref220507751"/>
      <w:r w:rsidRPr="00975DB8">
        <w:rPr>
          <w:sz w:val="24"/>
          <w:szCs w:val="24"/>
        </w:rPr>
        <w:t xml:space="preserve">Quadro </w:t>
      </w:r>
      <w:r w:rsidR="00F02416" w:rsidRPr="00975DB8">
        <w:rPr>
          <w:sz w:val="24"/>
          <w:szCs w:val="24"/>
        </w:rPr>
        <w:fldChar w:fldCharType="begin"/>
      </w:r>
      <w:r w:rsidR="00F02416" w:rsidRPr="00975DB8">
        <w:rPr>
          <w:sz w:val="24"/>
          <w:szCs w:val="24"/>
        </w:rPr>
        <w:instrText xml:space="preserve"> SEQ Quadro \* ARABIC </w:instrText>
      </w:r>
      <w:r w:rsidR="00F02416" w:rsidRPr="00975DB8">
        <w:rPr>
          <w:sz w:val="24"/>
          <w:szCs w:val="24"/>
        </w:rPr>
        <w:fldChar w:fldCharType="separate"/>
      </w:r>
      <w:r w:rsidR="00F02416" w:rsidRPr="00975DB8">
        <w:rPr>
          <w:noProof/>
          <w:sz w:val="24"/>
          <w:szCs w:val="24"/>
        </w:rPr>
        <w:t>22</w:t>
      </w:r>
      <w:r w:rsidR="00F02416" w:rsidRPr="00975DB8">
        <w:rPr>
          <w:noProof/>
          <w:sz w:val="24"/>
          <w:szCs w:val="24"/>
        </w:rPr>
        <w:fldChar w:fldCharType="end"/>
      </w:r>
      <w:bookmarkEnd w:id="155"/>
      <w:r w:rsidRPr="00975DB8">
        <w:rPr>
          <w:sz w:val="24"/>
          <w:szCs w:val="24"/>
        </w:rPr>
        <w:t xml:space="preserve"> – Registro de CN_QUADRAS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0A69EF" w:rsidRPr="009B6CCF" w14:paraId="4F0EE7D4" w14:textId="77777777" w:rsidTr="00926561">
        <w:trPr>
          <w:trHeight w:val="1134"/>
          <w:jc w:val="center"/>
        </w:trPr>
        <w:tc>
          <w:tcPr>
            <w:tcW w:w="9061" w:type="dxa"/>
            <w:vAlign w:val="center"/>
          </w:tcPr>
          <w:p w14:paraId="78B4E700" w14:textId="10967853" w:rsidR="000A69EF" w:rsidRPr="009B6CCF" w:rsidRDefault="009D59FE" w:rsidP="00926561">
            <w:pPr>
              <w:pStyle w:val="Codigo"/>
              <w:ind w:left="-113"/>
              <w:jc w:val="center"/>
            </w:pPr>
            <w:r w:rsidRPr="009D59FE">
              <w:rPr>
                <w:noProof/>
                <w:lang w:eastAsia="pt-BR"/>
              </w:rPr>
              <w:drawing>
                <wp:inline distT="0" distB="0" distL="0" distR="0" wp14:anchorId="7792CDE8" wp14:editId="55F2419B">
                  <wp:extent cx="5760085" cy="523875"/>
                  <wp:effectExtent l="0" t="0" r="0" b="9525"/>
                  <wp:docPr id="21301512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51241" name=""/>
                          <pic:cNvPicPr/>
                        </pic:nvPicPr>
                        <pic:blipFill>
                          <a:blip r:embed="rId22"/>
                          <a:stretch>
                            <a:fillRect/>
                          </a:stretch>
                        </pic:blipFill>
                        <pic:spPr>
                          <a:xfrm>
                            <a:off x="0" y="0"/>
                            <a:ext cx="5760085" cy="523875"/>
                          </a:xfrm>
                          <a:prstGeom prst="rect">
                            <a:avLst/>
                          </a:prstGeom>
                        </pic:spPr>
                      </pic:pic>
                    </a:graphicData>
                  </a:graphic>
                </wp:inline>
              </w:drawing>
            </w:r>
          </w:p>
        </w:tc>
      </w:tr>
    </w:tbl>
    <w:p w14:paraId="09E0A189" w14:textId="5A459CD5" w:rsidR="000A69EF" w:rsidRPr="009B6CCF" w:rsidRDefault="000A69EF" w:rsidP="00975DB8">
      <w:pPr>
        <w:pStyle w:val="Legenda"/>
      </w:pPr>
      <w:r w:rsidRPr="009B6CCF">
        <w:t xml:space="preserve">Elaboração: </w:t>
      </w:r>
      <w:r w:rsidR="00135898">
        <w:t>Autor</w:t>
      </w:r>
      <w:r w:rsidRPr="009B6CCF">
        <w:t xml:space="preserve"> (2026)</w:t>
      </w:r>
    </w:p>
    <w:p w14:paraId="7517DD77" w14:textId="77777777" w:rsidR="000A69EF" w:rsidRPr="009B6CCF" w:rsidRDefault="000A69EF" w:rsidP="005B113D"/>
    <w:p w14:paraId="58405258" w14:textId="77D330CE" w:rsidR="000C6B3D" w:rsidRPr="009B6CCF" w:rsidRDefault="00386D2D" w:rsidP="00EF7089">
      <w:pPr>
        <w:pStyle w:val="Ttulo4"/>
      </w:pPr>
      <w:commentRangeStart w:id="156"/>
      <w:r w:rsidRPr="009B6CCF">
        <w:t>Objetos Geográficos Gerados a partir do CNEFE</w:t>
      </w:r>
      <w:commentRangeEnd w:id="156"/>
      <w:r w:rsidR="00A81D57" w:rsidRPr="009B6CCF">
        <w:rPr>
          <w:rStyle w:val="Refdecomentrio"/>
          <w:sz w:val="24"/>
          <w:szCs w:val="22"/>
        </w:rPr>
        <w:commentReference w:id="156"/>
      </w:r>
    </w:p>
    <w:p w14:paraId="2A40C72E" w14:textId="3007A5B0" w:rsidR="00441CC4" w:rsidRDefault="00A73C8B" w:rsidP="00441CC4">
      <w:pPr>
        <w:rPr>
          <w:ins w:id="157" w:author="Ednez Gomes Tavares" w:date="2026-04-10T14:11:00Z" w16du:dateUtc="2026-04-10T17:11:00Z"/>
        </w:rPr>
      </w:pPr>
      <w:r w:rsidRPr="009B6CCF">
        <w:t xml:space="preserve">A </w:t>
      </w:r>
      <w:r w:rsidRPr="009B6CCF">
        <w:fldChar w:fldCharType="begin"/>
      </w:r>
      <w:r w:rsidRPr="009B6CCF">
        <w:instrText xml:space="preserve"> REF _Ref219107794 \h </w:instrText>
      </w:r>
      <w:r w:rsidRPr="009B6CCF">
        <w:fldChar w:fldCharType="separate"/>
      </w:r>
      <w:r w:rsidR="00F02416" w:rsidRPr="009B6CCF">
        <w:t xml:space="preserve">Figura </w:t>
      </w:r>
      <w:r w:rsidR="00F02416">
        <w:rPr>
          <w:noProof/>
        </w:rPr>
        <w:t>6</w:t>
      </w:r>
      <w:r w:rsidRPr="009B6CCF">
        <w:fldChar w:fldCharType="end"/>
      </w:r>
      <w:r w:rsidRPr="009B6CCF">
        <w:t xml:space="preserve"> apresenta a espacialização das camadas vetoriais geradas pelo processamento dos microdados do CNEFE no sistema </w:t>
      </w:r>
      <w:r w:rsidRPr="009B6CCF">
        <w:rPr>
          <w:i/>
          <w:iCs/>
        </w:rPr>
        <w:t>SuperCIATA</w:t>
      </w:r>
      <w:r w:rsidRPr="009B6CCF">
        <w:t xml:space="preserve">. Os objetos geográficos são derivados de forma hierárquica, utilizando as coordenadas originais (LATITUDE e LONGITUDE) e as chaves estruturais de endereçamento como parâmetros de agregação. </w:t>
      </w:r>
    </w:p>
    <w:p w14:paraId="099C6947" w14:textId="77777777" w:rsidR="00CD1FC9" w:rsidRPr="009B6CCF" w:rsidRDefault="00CD1FC9" w:rsidP="00441CC4"/>
    <w:p w14:paraId="1225F9AB" w14:textId="1035C206" w:rsidR="00441CC4" w:rsidRPr="009B6CCF" w:rsidRDefault="00441CC4" w:rsidP="00A6278E">
      <w:pPr>
        <w:pStyle w:val="Legenda"/>
      </w:pPr>
      <w:bookmarkStart w:id="158" w:name="_Ref219107794"/>
      <w:bookmarkStart w:id="159" w:name="_Toc226883895"/>
      <w:r w:rsidRPr="00975DB8">
        <w:rPr>
          <w:sz w:val="24"/>
          <w:szCs w:val="24"/>
        </w:rPr>
        <w:lastRenderedPageBreak/>
        <w:t xml:space="preserve">Figura </w:t>
      </w:r>
      <w:r w:rsidR="00F02416" w:rsidRPr="00975DB8">
        <w:fldChar w:fldCharType="begin"/>
      </w:r>
      <w:r w:rsidR="00F02416" w:rsidRPr="00975DB8">
        <w:rPr>
          <w:sz w:val="24"/>
          <w:szCs w:val="24"/>
        </w:rPr>
        <w:instrText xml:space="preserve"> SEQ Figura \* ARABIC </w:instrText>
      </w:r>
      <w:r w:rsidR="00F02416" w:rsidRPr="00975DB8">
        <w:rPr>
          <w:noProof/>
        </w:rPr>
        <w:fldChar w:fldCharType="separate"/>
      </w:r>
      <w:r w:rsidR="00F02416" w:rsidRPr="00975DB8">
        <w:rPr>
          <w:noProof/>
          <w:sz w:val="24"/>
          <w:szCs w:val="24"/>
        </w:rPr>
        <w:t>6</w:t>
      </w:r>
      <w:r w:rsidR="00F02416" w:rsidRPr="00975DB8">
        <w:rPr>
          <w:noProof/>
        </w:rPr>
        <w:fldChar w:fldCharType="end"/>
      </w:r>
      <w:bookmarkEnd w:id="158"/>
      <w:r w:rsidR="00A906FA" w:rsidRPr="00975DB8">
        <w:rPr>
          <w:sz w:val="24"/>
          <w:szCs w:val="24"/>
        </w:rPr>
        <w:t xml:space="preserve"> –</w:t>
      </w:r>
      <w:r w:rsidRPr="00975DB8">
        <w:rPr>
          <w:sz w:val="24"/>
          <w:szCs w:val="24"/>
        </w:rPr>
        <w:t xml:space="preserve"> Visualização dos objetos geográficos CNEFE</w:t>
      </w:r>
      <w:bookmarkEnd w:id="159"/>
    </w:p>
    <w:tbl>
      <w:tblPr>
        <w:tblStyle w:val="Tabelacomgrade"/>
        <w:tblW w:w="0" w:type="auto"/>
        <w:tblLook w:val="04A0" w:firstRow="1" w:lastRow="0" w:firstColumn="1" w:lastColumn="0" w:noHBand="0" w:noVBand="1"/>
      </w:tblPr>
      <w:tblGrid>
        <w:gridCol w:w="9061"/>
      </w:tblGrid>
      <w:tr w:rsidR="00441CC4" w:rsidRPr="009B6CCF" w14:paraId="39A274C3" w14:textId="77777777" w:rsidTr="00926561">
        <w:tc>
          <w:tcPr>
            <w:tcW w:w="9061" w:type="dxa"/>
          </w:tcPr>
          <w:p w14:paraId="55E7D350" w14:textId="77777777" w:rsidR="00441CC4" w:rsidRPr="009B6CCF" w:rsidRDefault="00441CC4" w:rsidP="00441CC4">
            <w:pPr>
              <w:keepNext/>
              <w:widowControl w:val="0"/>
              <w:ind w:firstLine="0"/>
            </w:pPr>
            <w:r w:rsidRPr="009B6CCF">
              <w:rPr>
                <w:noProof/>
                <w:lang w:eastAsia="pt-BR"/>
              </w:rPr>
              <w:drawing>
                <wp:inline distT="0" distB="0" distL="0" distR="0" wp14:anchorId="72277B95" wp14:editId="6FBCF05F">
                  <wp:extent cx="5760085" cy="3239770"/>
                  <wp:effectExtent l="0" t="0" r="0" b="0"/>
                  <wp:docPr id="1791028818" name="Imagem 1" descr="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28818" name="Imagem 1" descr="Mapa"/>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inline>
              </w:drawing>
            </w:r>
          </w:p>
        </w:tc>
      </w:tr>
    </w:tbl>
    <w:p w14:paraId="2866285F" w14:textId="303B17AD" w:rsidR="00441CC4" w:rsidRPr="009B6CCF" w:rsidRDefault="00786449" w:rsidP="00975DB8">
      <w:pPr>
        <w:pStyle w:val="Legenda"/>
      </w:pPr>
      <w:r w:rsidRPr="009B6CCF">
        <w:t xml:space="preserve">Elaboração: </w:t>
      </w:r>
      <w:r w:rsidR="00D3169A">
        <w:t>Autor</w:t>
      </w:r>
      <w:r w:rsidRPr="009B6CCF">
        <w:t xml:space="preserve"> (2025)</w:t>
      </w:r>
    </w:p>
    <w:p w14:paraId="092D4F1D" w14:textId="77777777" w:rsidR="00441CC4" w:rsidRPr="009B6CCF" w:rsidRDefault="00441CC4" w:rsidP="00A73C8B"/>
    <w:p w14:paraId="2E9196E3" w14:textId="1B820140" w:rsidR="00A73C8B" w:rsidRPr="009B6CCF" w:rsidRDefault="00E40BCF" w:rsidP="00A73C8B">
      <w:r w:rsidRPr="009B6CCF">
        <w:t xml:space="preserve">A integração dessas camadas em um único ambiente geográfico permite a observação da estrutura de dados derivada, partindo da unidade pontual individualizada até os centros de massa das divisões territoriais estatísticas. </w:t>
      </w:r>
      <w:r w:rsidR="00A73C8B" w:rsidRPr="009B6CCF">
        <w:t>Os objetos descritos são:</w:t>
      </w:r>
    </w:p>
    <w:p w14:paraId="6206BD36" w14:textId="40807EA7" w:rsidR="00A73C8B" w:rsidRPr="009B6CCF" w:rsidRDefault="00A73C8B" w:rsidP="00EA3516">
      <w:pPr>
        <w:pStyle w:val="Tpico"/>
      </w:pPr>
      <w:r w:rsidRPr="0041656E">
        <w:t>Pontos Únicos</w:t>
      </w:r>
      <w:r w:rsidRPr="009B6CCF">
        <w:t xml:space="preserve"> (CN_PONTOS_UNICOS): </w:t>
      </w:r>
      <w:r w:rsidR="00CD1FC9">
        <w:t>r</w:t>
      </w:r>
      <w:r w:rsidRPr="009B6CCF">
        <w:t>epresentam a instância espacial primária do endereço. São gerados a partir do agrupamento (</w:t>
      </w:r>
      <w:r w:rsidRPr="00E1738A">
        <w:rPr>
          <w:i/>
          <w:iCs/>
        </w:rPr>
        <w:t>clustering</w:t>
      </w:r>
      <w:r w:rsidRPr="009B6CCF">
        <w:t>) de todos os registros que compartilham a mesma chave de endereçamento (Logradouro</w:t>
      </w:r>
      <w:r w:rsidR="007A64A5" w:rsidRPr="009B6CCF">
        <w:t xml:space="preserve"> e</w:t>
      </w:r>
      <w:r w:rsidRPr="009B6CCF">
        <w:t xml:space="preserve"> Número), resultando em um único par de coordenadas por edificação.</w:t>
      </w:r>
    </w:p>
    <w:p w14:paraId="02759F1E" w14:textId="1C87A0F7" w:rsidR="00A73C8B" w:rsidRPr="009B6CCF" w:rsidRDefault="00A73C8B" w:rsidP="00EA3516">
      <w:pPr>
        <w:pStyle w:val="Tpico"/>
      </w:pPr>
      <w:r w:rsidRPr="00975DB8">
        <w:t>Centroides de Faces de Quadra</w:t>
      </w:r>
      <w:r w:rsidR="0072687F" w:rsidRPr="009B6CCF">
        <w:rPr>
          <w:b/>
          <w:bCs/>
        </w:rPr>
        <w:t xml:space="preserve"> </w:t>
      </w:r>
      <w:r w:rsidR="0072687F" w:rsidRPr="009B6CCF">
        <w:t>(CN_FACES)</w:t>
      </w:r>
      <w:r w:rsidRPr="009B6CCF">
        <w:t xml:space="preserve">: </w:t>
      </w:r>
      <w:r w:rsidR="00CD1FC9">
        <w:t>o</w:t>
      </w:r>
      <w:r w:rsidRPr="009B6CCF">
        <w:t xml:space="preserve">bjetos geográficos de nível intermediário, gerados por meio do cálculo da média </w:t>
      </w:r>
      <w:r w:rsidR="00B0261A">
        <w:t>aritmética</w:t>
      </w:r>
      <w:r w:rsidRPr="009B6CCF">
        <w:t xml:space="preserve"> das coordenadas de todos os Pontos Únicos vinculados a uma mesma face de quadra. A origem desses objetos reside na relação entre os pontos e o identificador de face presente nos atributos do CNEFE.</w:t>
      </w:r>
    </w:p>
    <w:p w14:paraId="644F4C5D" w14:textId="1A36E479" w:rsidR="00A73C8B" w:rsidRDefault="00A73C8B" w:rsidP="00EA3516">
      <w:pPr>
        <w:pStyle w:val="Tpico"/>
      </w:pPr>
      <w:r w:rsidRPr="00975DB8">
        <w:t>Centroides de Quadras</w:t>
      </w:r>
      <w:r w:rsidR="00952898" w:rsidRPr="009B6CCF">
        <w:t xml:space="preserve"> (CN_QUADRAS)</w:t>
      </w:r>
      <w:r w:rsidRPr="009B6CCF">
        <w:t xml:space="preserve">: </w:t>
      </w:r>
      <w:r w:rsidR="00CD1FC9">
        <w:t>r</w:t>
      </w:r>
      <w:r w:rsidRPr="009B6CCF">
        <w:t xml:space="preserve">epresentam a unidade máxima de agregação espacial no processamento. São calculados a partir da média </w:t>
      </w:r>
      <w:r w:rsidR="00B0261A">
        <w:t>aritmética</w:t>
      </w:r>
      <w:r w:rsidRPr="009B6CCF">
        <w:t xml:space="preserve"> das coordenadas </w:t>
      </w:r>
      <w:r w:rsidR="00725C42" w:rsidRPr="009B6CCF">
        <w:t>dos centroides de face</w:t>
      </w:r>
      <w:r w:rsidRPr="009B6CCF">
        <w:t xml:space="preserve"> contidos em uma mesma quadra (Setor/Quadra). Este objeto geográfico sintetiza a </w:t>
      </w:r>
      <w:r w:rsidRPr="009B6CCF">
        <w:lastRenderedPageBreak/>
        <w:t>localização da quadra a partir da massa de dados de endereços nela contida.</w:t>
      </w:r>
    </w:p>
    <w:p w14:paraId="44E28F1D" w14:textId="77777777" w:rsidR="005243E8" w:rsidRPr="009B6CCF" w:rsidRDefault="005243E8" w:rsidP="005243E8">
      <w:pPr>
        <w:pStyle w:val="Ttulo3"/>
      </w:pPr>
      <w:bookmarkStart w:id="160" w:name="_Ref223071524"/>
      <w:bookmarkStart w:id="161" w:name="_Toc226643966"/>
      <w:r w:rsidRPr="009B6CCF">
        <w:t>Complementação de CN_PONTOS_</w:t>
      </w:r>
      <w:commentRangeStart w:id="162"/>
      <w:r w:rsidRPr="009B6CCF">
        <w:t>UNICOS</w:t>
      </w:r>
      <w:bookmarkEnd w:id="160"/>
      <w:bookmarkEnd w:id="161"/>
      <w:commentRangeEnd w:id="162"/>
      <w:r w:rsidR="00E1738A" w:rsidRPr="009B6CCF">
        <w:rPr>
          <w:rStyle w:val="Refdecomentrio"/>
          <w:sz w:val="24"/>
          <w:szCs w:val="24"/>
        </w:rPr>
        <w:commentReference w:id="162"/>
      </w:r>
    </w:p>
    <w:p w14:paraId="42991B69" w14:textId="77777777" w:rsidR="005243E8" w:rsidRPr="009B6CCF" w:rsidRDefault="005243E8" w:rsidP="005243E8">
      <w:r w:rsidRPr="009B6CCF">
        <w:t xml:space="preserve">É </w:t>
      </w:r>
      <w:r>
        <w:t>muito</w:t>
      </w:r>
      <w:r w:rsidRPr="009B6CCF">
        <w:t xml:space="preserve"> provável que, devido aos ciclos de coletas censitárias do CNEFE, a base de pontos (CN_PONTOS) não reflita integralmente a configuração atual da malha urbana municipal. Fenômenos como a abertura de novos logradouros, processos de renomeação de vias e a conversão de áreas rurais em perímetros urbanos geram lacunas temporais nos dados oficiais.</w:t>
      </w:r>
    </w:p>
    <w:p w14:paraId="06BD56C0" w14:textId="77777777" w:rsidR="005243E8" w:rsidRPr="009B6CCF" w:rsidRDefault="005243E8" w:rsidP="005243E8">
      <w:r w:rsidRPr="009B6CCF">
        <w:t>Verifica-se, como exemplo, a criação de novas vias públicas pelo DECRETO N° 7.160, DE 12 DE DEZEMBRO DE 2022 da Prefeitura de Capanema-PR</w:t>
      </w:r>
      <w:r w:rsidRPr="009B6CCF">
        <w:fldChar w:fldCharType="begin"/>
      </w:r>
      <w:r w:rsidRPr="009B6CCF">
        <w:instrText xml:space="preserve"> ADDIN ZOTERO_ITEM CSL_CITATION {"citationID":"iEtQ8HJ5","properties":{"formattedCitation":"(PM de Capanema-PR, 2022)","plainCitation":"(PM de Capanema-PR, 2022)","noteIndex":0},"citationItems":[{"id":341,"uris":["http://zotero.org/users/15531986/items/EYDWY4JK"],"itemData":{"id":341,"type":"document","title":"Diário Oficial de Capanema-PR","URL":"https://www.capanema.pr.gov.br/","author":[{"family":"PM de Capanema-PR","given":""}],"accessed":{"date-parts":[["2026",3,1]]},"issued":{"date-parts":[["2022",12,12]]}}}],"schema":"https://github.com/citation-style-language/schema/raw/master/csl-citation.json"} </w:instrText>
      </w:r>
      <w:r w:rsidRPr="009B6CCF">
        <w:fldChar w:fldCharType="separate"/>
      </w:r>
      <w:r w:rsidRPr="009B6CCF">
        <w:rPr>
          <w:rFonts w:cs="Arial"/>
        </w:rPr>
        <w:t>(PM de Capanema-PR, 2022)</w:t>
      </w:r>
      <w:r w:rsidRPr="009B6CCF">
        <w:fldChar w:fldCharType="end"/>
      </w:r>
      <w:r w:rsidRPr="009B6CCF">
        <w:t>, no mesmo ano do Censo do IBGE que serviu de fonte para o CNEFE.</w:t>
      </w:r>
    </w:p>
    <w:p w14:paraId="28B5C1CB" w14:textId="77777777" w:rsidR="005243E8" w:rsidRPr="009B6CCF" w:rsidRDefault="005243E8" w:rsidP="00A81D57">
      <w:pPr>
        <w:pStyle w:val="Citao"/>
      </w:pPr>
      <w:r w:rsidRPr="009B6CCF">
        <w:t>...</w:t>
      </w:r>
    </w:p>
    <w:p w14:paraId="5FD84B81" w14:textId="77777777" w:rsidR="005243E8" w:rsidRPr="009B6CCF" w:rsidRDefault="005243E8" w:rsidP="00A81D57">
      <w:pPr>
        <w:pStyle w:val="Citao"/>
      </w:pPr>
      <w:r w:rsidRPr="009B6CCF">
        <w:t>Art. 4° - A área de 21.986,93 m² destina-se a formação das vias públicas abaixo descritas as quais serão tituladas ao Município de Capanema, Estado do Paraná, nos termos conforme Lei 1120/2007, do Parcelamento de Solo e Lei 1.141/2007, do Sistema Viário Municipal:</w:t>
      </w:r>
    </w:p>
    <w:p w14:paraId="07D58E00" w14:textId="77777777" w:rsidR="005243E8" w:rsidRPr="009B6CCF" w:rsidRDefault="005243E8" w:rsidP="00A81D57">
      <w:pPr>
        <w:pStyle w:val="Citao"/>
      </w:pPr>
      <w:r w:rsidRPr="009B6CCF">
        <w:t>I- Rua Alberto Biavatti, com área de 1.379,84 m²;</w:t>
      </w:r>
    </w:p>
    <w:p w14:paraId="26B54C53" w14:textId="77777777" w:rsidR="005243E8" w:rsidRPr="009B6CCF" w:rsidRDefault="005243E8" w:rsidP="00A81D57">
      <w:pPr>
        <w:pStyle w:val="Citao"/>
      </w:pPr>
      <w:r w:rsidRPr="009B6CCF">
        <w:t>II- Rua Eugênio Ravache, com área de 1.300,00 m²;</w:t>
      </w:r>
    </w:p>
    <w:p w14:paraId="143DDA15" w14:textId="77777777" w:rsidR="005243E8" w:rsidRPr="009B6CCF" w:rsidRDefault="005243E8" w:rsidP="00A81D57">
      <w:pPr>
        <w:pStyle w:val="Citao"/>
      </w:pPr>
      <w:r w:rsidRPr="009B6CCF">
        <w:t>III- Rua Gentil Alchieri, com área de 3.167,73 m²;</w:t>
      </w:r>
    </w:p>
    <w:p w14:paraId="23E40783" w14:textId="77777777" w:rsidR="005243E8" w:rsidRPr="009B6CCF" w:rsidRDefault="005243E8" w:rsidP="00A81D57">
      <w:pPr>
        <w:pStyle w:val="Citao"/>
      </w:pPr>
      <w:r w:rsidRPr="009B6CCF">
        <w:t>IV- Rua Oiapós, com área de 3.830,00 m²;</w:t>
      </w:r>
    </w:p>
    <w:p w14:paraId="7E00E2AF" w14:textId="77777777" w:rsidR="005243E8" w:rsidRPr="009B6CCF" w:rsidRDefault="005243E8" w:rsidP="00A81D57">
      <w:pPr>
        <w:pStyle w:val="Citao"/>
      </w:pPr>
      <w:r w:rsidRPr="009B6CCF">
        <w:t>V- Rua Tibiriça, com área de 3.218,53 m²;</w:t>
      </w:r>
    </w:p>
    <w:p w14:paraId="03055953" w14:textId="77777777" w:rsidR="005243E8" w:rsidRPr="009B6CCF" w:rsidRDefault="005243E8" w:rsidP="00A81D57">
      <w:pPr>
        <w:pStyle w:val="Citao"/>
      </w:pPr>
      <w:r w:rsidRPr="009B6CCF">
        <w:t>VI- Rua Loreno Lagemann, com área de 3.330,00 m²;</w:t>
      </w:r>
    </w:p>
    <w:p w14:paraId="7F408177" w14:textId="77777777" w:rsidR="005243E8" w:rsidRPr="009B6CCF" w:rsidRDefault="005243E8" w:rsidP="00A81D57">
      <w:pPr>
        <w:pStyle w:val="Citao"/>
      </w:pPr>
      <w:r w:rsidRPr="009B6CCF">
        <w:t>VII- Rua Vilmar Berft, com área de 5.760,83 m²;</w:t>
      </w:r>
    </w:p>
    <w:p w14:paraId="68B3BAE6" w14:textId="77777777" w:rsidR="005243E8" w:rsidRPr="009B6CCF" w:rsidRDefault="005243E8" w:rsidP="00A81D57">
      <w:pPr>
        <w:pStyle w:val="Citao"/>
      </w:pPr>
      <w:r w:rsidRPr="009B6CCF">
        <w:t>...</w:t>
      </w:r>
    </w:p>
    <w:p w14:paraId="52160676" w14:textId="77777777" w:rsidR="005243E8" w:rsidRPr="009B6CCF" w:rsidRDefault="005243E8" w:rsidP="005243E8">
      <w:r w:rsidRPr="009B6CCF">
        <w:t xml:space="preserve">Embora o algoritmo </w:t>
      </w:r>
      <w:r w:rsidRPr="007760F2">
        <w:rPr>
          <w:i/>
          <w:iCs/>
        </w:rPr>
        <w:t>SuperCIATA</w:t>
      </w:r>
      <w:r w:rsidRPr="009B6CCF">
        <w:t xml:space="preserve"> utilize o CNEFE como fonte primária de dados georreferenciados, a arquitetura do sistema permite a integração de fontes alternativas, desde que estas apresentem a seguinte estrutura de atributos:</w:t>
      </w:r>
    </w:p>
    <w:p w14:paraId="3202AED7" w14:textId="77777777" w:rsidR="005243E8" w:rsidRPr="00CD1FC9" w:rsidRDefault="005243E8" w:rsidP="00EA3516">
      <w:pPr>
        <w:pStyle w:val="Tpico"/>
      </w:pPr>
      <w:commentRangeStart w:id="163"/>
      <w:r w:rsidRPr="0034303D">
        <w:lastRenderedPageBreak/>
        <w:t>COD_</w:t>
      </w:r>
      <w:r w:rsidRPr="005F4F83">
        <w:t>MUNICIPIO</w:t>
      </w:r>
      <w:r w:rsidRPr="00CD1FC9">
        <w:t>;</w:t>
      </w:r>
    </w:p>
    <w:p w14:paraId="2BFA3D02" w14:textId="77777777" w:rsidR="005243E8" w:rsidRPr="00CD1FC9" w:rsidRDefault="005243E8" w:rsidP="00EA3516">
      <w:pPr>
        <w:pStyle w:val="Tpico"/>
      </w:pPr>
      <w:r w:rsidRPr="0034303D">
        <w:t>COD_UNICO_ENDERECO</w:t>
      </w:r>
      <w:r w:rsidRPr="00CD1FC9">
        <w:t xml:space="preserve">: chave primária do endereço; </w:t>
      </w:r>
    </w:p>
    <w:p w14:paraId="3A033378" w14:textId="77777777" w:rsidR="005243E8" w:rsidRPr="00CD1FC9" w:rsidRDefault="005243E8" w:rsidP="00EA3516">
      <w:pPr>
        <w:pStyle w:val="Tpico"/>
      </w:pPr>
      <w:r w:rsidRPr="0034303D">
        <w:t>ID_QUADRA</w:t>
      </w:r>
      <w:r w:rsidRPr="00CD1FC9">
        <w:t xml:space="preserve">: vínculo inequívoco entre o endereço e a topologia da quadra; </w:t>
      </w:r>
    </w:p>
    <w:p w14:paraId="27DA4FD9" w14:textId="77777777" w:rsidR="005243E8" w:rsidRPr="00CD1FC9" w:rsidRDefault="005243E8" w:rsidP="00EA3516">
      <w:pPr>
        <w:pStyle w:val="Tpico"/>
      </w:pPr>
      <w:r w:rsidRPr="0034303D">
        <w:t>ID_FACE</w:t>
      </w:r>
      <w:r w:rsidRPr="00CD1FC9">
        <w:t xml:space="preserve">: ordem sequencial relativa da face na quadra; </w:t>
      </w:r>
    </w:p>
    <w:p w14:paraId="7D35F5B8" w14:textId="77777777" w:rsidR="005243E8" w:rsidRPr="00CD1FC9" w:rsidRDefault="005243E8" w:rsidP="00EA3516">
      <w:pPr>
        <w:pStyle w:val="Tpico"/>
      </w:pPr>
      <w:r w:rsidRPr="0034303D">
        <w:t>NOM_LOGRADOURO</w:t>
      </w:r>
      <w:r w:rsidRPr="00CD1FC9">
        <w:t>: nome oficial do logradouro seguindo as regras de normalização (nomes completos, sem abreviaturas ou acentos em maiúsculas);</w:t>
      </w:r>
    </w:p>
    <w:p w14:paraId="1A209566" w14:textId="77777777" w:rsidR="005243E8" w:rsidRPr="00CD1FC9" w:rsidRDefault="005243E8" w:rsidP="00EA3516">
      <w:pPr>
        <w:pStyle w:val="Tpico"/>
      </w:pPr>
      <w:r w:rsidRPr="0034303D">
        <w:t>NUM_ENDERECO</w:t>
      </w:r>
      <w:r w:rsidRPr="00CD1FC9">
        <w:t>: número do endereço;</w:t>
      </w:r>
    </w:p>
    <w:p w14:paraId="6F101FC7" w14:textId="77777777" w:rsidR="005243E8" w:rsidRPr="00CD1FC9" w:rsidRDefault="005243E8" w:rsidP="00EA3516">
      <w:pPr>
        <w:pStyle w:val="Tpico"/>
      </w:pPr>
      <w:r w:rsidRPr="0034303D">
        <w:t>LATITUDE</w:t>
      </w:r>
      <w:r w:rsidRPr="00CD1FC9">
        <w:t>: latitude de um ponto próximo à testada do lote;</w:t>
      </w:r>
    </w:p>
    <w:p w14:paraId="589FF832" w14:textId="77777777" w:rsidR="005243E8" w:rsidRPr="00CD1FC9" w:rsidRDefault="005243E8" w:rsidP="00EA3516">
      <w:pPr>
        <w:pStyle w:val="Tpico"/>
      </w:pPr>
      <w:r w:rsidRPr="0034303D">
        <w:t>LONGITUDE</w:t>
      </w:r>
      <w:r w:rsidRPr="00CD1FC9">
        <w:t xml:space="preserve">: longitude de um ponto </w:t>
      </w:r>
      <w:commentRangeEnd w:id="163"/>
      <w:r w:rsidR="00A81D57" w:rsidRPr="00CD1FC9">
        <w:rPr>
          <w:rStyle w:val="Refdecomentrio"/>
          <w:sz w:val="24"/>
          <w:szCs w:val="22"/>
        </w:rPr>
        <w:commentReference w:id="163"/>
      </w:r>
      <w:r w:rsidRPr="00CD1FC9">
        <w:t>próximo à testada do lote.</w:t>
      </w:r>
    </w:p>
    <w:p w14:paraId="0C018D61" w14:textId="77777777" w:rsidR="005243E8" w:rsidRPr="009B6CCF" w:rsidRDefault="005243E8" w:rsidP="005243E8">
      <w:r w:rsidRPr="009B6CCF">
        <w:t>Para garantir a integridade referencial e a viabilidade geométrica, o algoritmo exige a existência de, no mínimo, um ponto de endereço por face de quadra. Esse requisito é essencial para o cálculo dos centroides das faces e para a correta espacialização da quadra.</w:t>
      </w:r>
    </w:p>
    <w:p w14:paraId="32997557" w14:textId="77777777" w:rsidR="005243E8" w:rsidRPr="009B6CCF" w:rsidRDefault="005243E8" w:rsidP="005243E8">
      <w:r w:rsidRPr="009B6CCF">
        <w:t xml:space="preserve">Essas informações podem ser extraídas de cadastros georreferenciados preexistentes ou obtidas via levantamento de campo. Em coletas </w:t>
      </w:r>
      <w:r w:rsidRPr="009B6CCF">
        <w:rPr>
          <w:i/>
          <w:iCs/>
        </w:rPr>
        <w:t>in loco</w:t>
      </w:r>
      <w:r w:rsidRPr="009B6CCF">
        <w:t>, a precisão submétrica é desejável, porém admite-se uma margem de erro maior (metros), desde que o erro posicional não resulte em ambiguidade topográfica – ou seja, o ponto não deve ser espacializado fora dos limites da quadra correspondente.</w:t>
      </w:r>
    </w:p>
    <w:p w14:paraId="1A9B60DC" w14:textId="44375FCD" w:rsidR="00804E62" w:rsidRDefault="005243E8" w:rsidP="005243E8">
      <w:r w:rsidRPr="009B6CCF">
        <w:t xml:space="preserve">Uma estratégia eficiente consiste em utilizar os dados literais do Cadastro Territorial Urbano (CTU/CIATA) e realizar o enriquecimento com coordenadas espaciais. Em cenários de ausência total de dados oficiais, admite-se a vetorização remota via imagens de satélite ou por interface de consulta </w:t>
      </w:r>
      <w:r w:rsidRPr="009B6CCF">
        <w:fldChar w:fldCharType="begin"/>
      </w:r>
      <w:r>
        <w:instrText xml:space="preserve"> ADDIN ZOTERO_ITEM CSL_CITATION {"citationID":"L5NeY1mP","properties":{"formattedCitation":"(Google, 2026)","plainCitation":"(Google, 2026)","dontUpdate":true,"noteIndex":0},"citationItems":[{"id":342,"uris":["http://zotero.org/users/15531986/items/68AG2VH9"],"itemData":{"id":342,"type":"report","abstract":"Documentação oficial da API de Geocodificação do Google Cloud Platform.","title":"Geocoding API","URL":"https://developers.google.com/maps/documentation/geocoding/overview","author":[{"literal":"Google"}],"issued":{"date-parts":[["2026"]]}}}],"schema":"https://github.com/citation-style-language/schema/raw/master/csl-citation.json"} </w:instrText>
      </w:r>
      <w:r w:rsidRPr="009B6CCF">
        <w:fldChar w:fldCharType="separate"/>
      </w:r>
      <w:r w:rsidRPr="009B6CCF">
        <w:rPr>
          <w:rFonts w:cs="Arial"/>
        </w:rPr>
        <w:t>(</w:t>
      </w:r>
      <w:r>
        <w:rPr>
          <w:rFonts w:cs="Arial"/>
        </w:rPr>
        <w:t>GOOGLE</w:t>
      </w:r>
      <w:r w:rsidRPr="009B6CCF">
        <w:rPr>
          <w:rFonts w:cs="Arial"/>
        </w:rPr>
        <w:t>, 2026)</w:t>
      </w:r>
      <w:r w:rsidRPr="009B6CCF">
        <w:fldChar w:fldCharType="end"/>
      </w:r>
      <w:r w:rsidRPr="009B6CCF">
        <w:t>, associando as coordenadas a um registro de endereço de referência (ex.: Rua Xingu, Face Norte).</w:t>
      </w:r>
    </w:p>
    <w:p w14:paraId="69760A45" w14:textId="072EC747" w:rsidR="00DA73CE" w:rsidRDefault="00DA73CE" w:rsidP="00093FBB">
      <w:pPr>
        <w:pStyle w:val="Ttulo3"/>
      </w:pPr>
      <w:bookmarkStart w:id="164" w:name="_Ref225071508"/>
      <w:bookmarkStart w:id="165" w:name="_Toc226643967"/>
      <w:r w:rsidRPr="009B6CCF">
        <w:t xml:space="preserve">Obtenção e tratamento dos dados do </w:t>
      </w:r>
      <w:r w:rsidR="00A84A61" w:rsidRPr="009B6CCF">
        <w:t xml:space="preserve">Cadastro Territorial Urbano </w:t>
      </w:r>
      <w:r w:rsidR="003755BD">
        <w:t>–</w:t>
      </w:r>
      <w:r w:rsidR="00A84A61" w:rsidRPr="009B6CCF">
        <w:t xml:space="preserve"> CTU</w:t>
      </w:r>
      <w:r w:rsidR="003755BD">
        <w:t>/CIATA</w:t>
      </w:r>
      <w:bookmarkEnd w:id="164"/>
      <w:bookmarkEnd w:id="165"/>
    </w:p>
    <w:p w14:paraId="6B7C1522" w14:textId="74692109" w:rsidR="009C42CD" w:rsidRPr="009C42CD" w:rsidDel="00CD1FC9" w:rsidRDefault="009C42CD" w:rsidP="00EF7089">
      <w:pPr>
        <w:rPr>
          <w:del w:id="166" w:author="Ednez Gomes Tavares" w:date="2026-04-10T14:15:00Z" w16du:dateUtc="2026-04-10T17:15:00Z"/>
        </w:rPr>
      </w:pPr>
    </w:p>
    <w:p w14:paraId="51524BD6" w14:textId="23E3CED4" w:rsidR="00DA73CE" w:rsidRPr="009B6CCF" w:rsidRDefault="00DA73CE" w:rsidP="00DA73CE">
      <w:r w:rsidRPr="009B6CCF">
        <w:t xml:space="preserve">Obter os dados do cadastro municipal no formato correto pode ser bastante desafiador porque, embora a maioria das prefeituras </w:t>
      </w:r>
      <w:r w:rsidR="00282701" w:rsidRPr="009B6CCF">
        <w:t>utilize</w:t>
      </w:r>
      <w:r w:rsidRPr="009B6CCF">
        <w:t xml:space="preserve"> um modelo de dados </w:t>
      </w:r>
      <w:r w:rsidRPr="009B6CCF">
        <w:lastRenderedPageBreak/>
        <w:t xml:space="preserve">semelhante ao CIATA, não há padronização quanto ao formato ou tipologia dos atributos. </w:t>
      </w:r>
    </w:p>
    <w:p w14:paraId="6D75F86B" w14:textId="77777777" w:rsidR="00B176F0" w:rsidRPr="009B6CCF" w:rsidRDefault="00DA73CE" w:rsidP="00DA73CE">
      <w:r w:rsidRPr="009B6CCF">
        <w:t xml:space="preserve">Além disso, é muito comum que as aplicações de cadastro sejam terceirizadas e armazenem as informações em bancos de dados proprietários. Nesse caso, a administração deve solicitar ao fornecedor do </w:t>
      </w:r>
      <w:r w:rsidRPr="009B6CCF">
        <w:rPr>
          <w:i/>
          <w:iCs/>
        </w:rPr>
        <w:t>software</w:t>
      </w:r>
      <w:r w:rsidRPr="009B6CCF">
        <w:t xml:space="preserve"> uma extração dos registros para um arquivo no formato CSV</w:t>
      </w:r>
      <w:r w:rsidRPr="009B6CCF">
        <w:rPr>
          <w:rStyle w:val="Refdenotaderodap"/>
        </w:rPr>
        <w:footnoteReference w:id="16"/>
      </w:r>
      <w:r w:rsidR="00B176F0" w:rsidRPr="009B6CCF">
        <w:t xml:space="preserve"> para posterior tratamento e normalização no SGBD. </w:t>
      </w:r>
    </w:p>
    <w:p w14:paraId="3397BBB8" w14:textId="5DAD8D00" w:rsidR="00DA73CE" w:rsidRPr="009B6CCF" w:rsidRDefault="00DA73CE" w:rsidP="00DA73CE">
      <w:r w:rsidRPr="009B6CCF">
        <w:t xml:space="preserve">É possível que surjam dúvidas quanto à obrigatoriedade de fornecimento de dados à prefeitura, entretanto a legislação brasileira dispõe de forma detalhada sobre esse tema. Conforme o artigo 5º da Lei Geral de Proteção de Dados </w:t>
      </w:r>
      <w:r w:rsidRPr="009B6CCF">
        <w:fldChar w:fldCharType="begin"/>
      </w:r>
      <w:r w:rsidR="004975CD" w:rsidRPr="009B6CCF">
        <w:instrText xml:space="preserve"> ADDIN ZOTERO_ITEM CSL_CITATION {"citationID":"dFf5cPha","properties":{"formattedCitation":"(LGPD, 2018)","plainCitation":"(LGPD, 2018)","noteIndex":0},"citationItems":[{"id":149,"uris":["http://zotero.org/users/15531986/items/ATANGA8F"],"itemData":{"id":149,"type":"bill","authority":"Congresso Nacional - Brasil","number":"13.709/2018","title":"LGPD - Lei nº 13.709/2018","title-short":"LGPD","URL":"https://www2.camara.leg.br/legin/fed/lei/2018/lei-13709-14-agosto-2018-787077-publicacaooriginal-156212-pl.html","issued":{"date-parts":[["2018",8,14]]}}}],"schema":"https://github.com/citation-style-language/schema/raw/master/csl-citation.json"} </w:instrText>
      </w:r>
      <w:r w:rsidRPr="009B6CCF">
        <w:fldChar w:fldCharType="separate"/>
      </w:r>
      <w:r w:rsidRPr="009B6CCF">
        <w:t>(LGPD, 2018)</w:t>
      </w:r>
      <w:r w:rsidRPr="009B6CCF">
        <w:fldChar w:fldCharType="end"/>
      </w:r>
      <w:r w:rsidRPr="009B6CCF">
        <w:t xml:space="preserve">, que disciplina o tratamento de dados pessoais no Brasil, distinguem-se dois tipos de agentes de tratamento de dados: o </w:t>
      </w:r>
      <w:r w:rsidR="00246E89">
        <w:t>CONTROLADOR</w:t>
      </w:r>
      <w:r w:rsidRPr="009B6CCF">
        <w:t xml:space="preserve">, responsável por definir as finalidades e os meios do tratamento de dados pessoais, e o </w:t>
      </w:r>
      <w:r w:rsidR="00246E89">
        <w:t>OPERADOR</w:t>
      </w:r>
      <w:r w:rsidRPr="009B6CCF">
        <w:t>, que executa o tratamento de acordo com as instruções do controlador.</w:t>
      </w:r>
    </w:p>
    <w:p w14:paraId="5F0949B3" w14:textId="7EF67B40" w:rsidR="00DA73CE" w:rsidRPr="009B6CCF" w:rsidRDefault="00DA73CE" w:rsidP="00DA73CE">
      <w:r w:rsidRPr="009B6CCF">
        <w:t xml:space="preserve">No </w:t>
      </w:r>
      <w:r w:rsidR="002A7D2E" w:rsidRPr="009B6CCF">
        <w:t xml:space="preserve">contexto do </w:t>
      </w:r>
      <w:r w:rsidRPr="009B6CCF">
        <w:t xml:space="preserve">cadastro urbano </w:t>
      </w:r>
      <w:r w:rsidR="00246E89">
        <w:t>o município</w:t>
      </w:r>
      <w:r w:rsidRPr="009B6CCF">
        <w:t xml:space="preserve"> </w:t>
      </w:r>
      <w:r w:rsidR="0026405C" w:rsidRPr="009B6CCF">
        <w:t xml:space="preserve">atua como </w:t>
      </w:r>
      <w:r w:rsidR="00246E89">
        <w:t>CONTROLADOR</w:t>
      </w:r>
      <w:r w:rsidR="0026405C" w:rsidRPr="009B6CCF">
        <w:t xml:space="preserve"> detendo a prerrogativa legal de determinar as operações necessárias, incluindo a exportação de informações para formatos acessíveis</w:t>
      </w:r>
      <w:r w:rsidRPr="009B6CCF">
        <w:t>, sendo permitida a cobrança de indenização pelo trabalho de conversão executado pelo Operador.</w:t>
      </w:r>
    </w:p>
    <w:p w14:paraId="10ECEFBE" w14:textId="77777777" w:rsidR="003E2A31" w:rsidRPr="009B6CCF" w:rsidRDefault="003E2A31" w:rsidP="00A777C3">
      <w:r w:rsidRPr="009B6CCF">
        <w:t xml:space="preserve">Ressalte-se que, em princípio, os dados empregados nesta metodologia não são sensíveis à LGPD, uma vez que informações estritamente ligadas à titularidade ou valor venal não são requisitos para os processos de georreferenciamento aqui propostos. </w:t>
      </w:r>
    </w:p>
    <w:p w14:paraId="2621D1E9" w14:textId="617A52DC" w:rsidR="005F1E11" w:rsidRDefault="00DA73CE" w:rsidP="00A777C3">
      <w:r w:rsidRPr="009B6CCF">
        <w:t xml:space="preserve">A </w:t>
      </w:r>
      <w:r w:rsidR="00F02416">
        <w:fldChar w:fldCharType="begin"/>
      </w:r>
      <w:r w:rsidR="00F02416">
        <w:instrText xml:space="preserve"> REF _Ref219183986 </w:instrText>
      </w:r>
      <w:r w:rsidR="00F02416">
        <w:fldChar w:fldCharType="separate"/>
      </w:r>
      <w:r w:rsidR="00F02416" w:rsidRPr="009B6CCF">
        <w:t xml:space="preserve">Figura </w:t>
      </w:r>
      <w:r w:rsidR="00F02416">
        <w:rPr>
          <w:noProof/>
        </w:rPr>
        <w:t>7</w:t>
      </w:r>
      <w:r w:rsidR="00F02416">
        <w:rPr>
          <w:noProof/>
        </w:rPr>
        <w:fldChar w:fldCharType="end"/>
      </w:r>
      <w:r w:rsidR="00680364" w:rsidRPr="009B6CCF">
        <w:t xml:space="preserve"> </w:t>
      </w:r>
      <w:r w:rsidRPr="009B6CCF">
        <w:t xml:space="preserve">apresenta o fluxo de processamento do arquivo do </w:t>
      </w:r>
      <w:r w:rsidR="00A84A61" w:rsidRPr="009B6CCF">
        <w:t>Cadastro Territorial Urbano</w:t>
      </w:r>
      <w:r w:rsidRPr="009B6CCF">
        <w:t>.</w:t>
      </w:r>
    </w:p>
    <w:p w14:paraId="074CF8EA" w14:textId="77777777" w:rsidR="007A6A5E" w:rsidRPr="009B6CCF" w:rsidRDefault="007A6A5E" w:rsidP="00A777C3"/>
    <w:p w14:paraId="0132EF20" w14:textId="63A71198" w:rsidR="00892331" w:rsidRPr="00246E89" w:rsidRDefault="00892331" w:rsidP="00A6278E">
      <w:pPr>
        <w:pStyle w:val="Legenda"/>
        <w:rPr>
          <w:sz w:val="24"/>
          <w:szCs w:val="24"/>
        </w:rPr>
      </w:pPr>
      <w:bookmarkStart w:id="167" w:name="_Ref219183986"/>
      <w:bookmarkStart w:id="168" w:name="_Toc226883896"/>
      <w:r w:rsidRPr="00246E89">
        <w:rPr>
          <w:sz w:val="24"/>
          <w:szCs w:val="24"/>
        </w:rPr>
        <w:lastRenderedPageBreak/>
        <w:t xml:space="preserve">Figura </w:t>
      </w:r>
      <w:r w:rsidR="00F02416" w:rsidRPr="00246E89">
        <w:rPr>
          <w:sz w:val="24"/>
          <w:szCs w:val="24"/>
        </w:rPr>
        <w:fldChar w:fldCharType="begin"/>
      </w:r>
      <w:r w:rsidR="00F02416" w:rsidRPr="00246E89">
        <w:rPr>
          <w:sz w:val="24"/>
          <w:szCs w:val="24"/>
        </w:rPr>
        <w:instrText xml:space="preserve"> SEQ Figura \* ARABIC </w:instrText>
      </w:r>
      <w:r w:rsidR="00F02416" w:rsidRPr="00246E89">
        <w:rPr>
          <w:sz w:val="24"/>
          <w:szCs w:val="24"/>
        </w:rPr>
        <w:fldChar w:fldCharType="separate"/>
      </w:r>
      <w:r w:rsidR="00F02416" w:rsidRPr="00246E89">
        <w:rPr>
          <w:noProof/>
          <w:sz w:val="24"/>
          <w:szCs w:val="24"/>
        </w:rPr>
        <w:t>7</w:t>
      </w:r>
      <w:r w:rsidR="00F02416" w:rsidRPr="00246E89">
        <w:rPr>
          <w:noProof/>
          <w:sz w:val="24"/>
          <w:szCs w:val="24"/>
        </w:rPr>
        <w:fldChar w:fldCharType="end"/>
      </w:r>
      <w:bookmarkEnd w:id="167"/>
      <w:r w:rsidR="00A906FA" w:rsidRPr="00246E89">
        <w:rPr>
          <w:sz w:val="24"/>
          <w:szCs w:val="24"/>
        </w:rPr>
        <w:t xml:space="preserve"> –</w:t>
      </w:r>
      <w:r w:rsidRPr="00246E89">
        <w:rPr>
          <w:sz w:val="24"/>
          <w:szCs w:val="24"/>
        </w:rPr>
        <w:t xml:space="preserve"> Fluxo de processamento do arquivo CIATA</w:t>
      </w:r>
      <w:bookmarkEnd w:id="168"/>
    </w:p>
    <w:tbl>
      <w:tblPr>
        <w:tblStyle w:val="Tabelacomgrade"/>
        <w:tblW w:w="0" w:type="auto"/>
        <w:tblLook w:val="04A0" w:firstRow="1" w:lastRow="0" w:firstColumn="1" w:lastColumn="0" w:noHBand="0" w:noVBand="1"/>
      </w:tblPr>
      <w:tblGrid>
        <w:gridCol w:w="9061"/>
      </w:tblGrid>
      <w:tr w:rsidR="005F1E11" w:rsidRPr="009B6CCF" w14:paraId="30979D1D" w14:textId="77777777" w:rsidTr="00926561">
        <w:tc>
          <w:tcPr>
            <w:tcW w:w="9061" w:type="dxa"/>
          </w:tcPr>
          <w:p w14:paraId="39A2AB6F" w14:textId="77777777" w:rsidR="005F1E11" w:rsidRPr="009B6CCF" w:rsidRDefault="005F1E11" w:rsidP="00A777C3">
            <w:pPr>
              <w:keepNext/>
              <w:widowControl w:val="0"/>
              <w:ind w:firstLine="0"/>
            </w:pPr>
            <w:r w:rsidRPr="009B6CCF">
              <w:rPr>
                <w:noProof/>
                <w:color w:val="000000"/>
                <w:lang w:eastAsia="pt-BR"/>
              </w:rPr>
              <w:drawing>
                <wp:inline distT="0" distB="0" distL="0" distR="0" wp14:anchorId="33E82402" wp14:editId="621DC194">
                  <wp:extent cx="5868062" cy="2141220"/>
                  <wp:effectExtent l="0" t="0" r="0" b="0"/>
                  <wp:docPr id="182423087" name="Imagem 9"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3087" name="Imagem 9" descr="Diagrama&#10;&#10;O conteúdo gerado por IA pode estar incorreto."/>
                          <pic:cNvPicPr/>
                        </pic:nvPicPr>
                        <pic:blipFill>
                          <a:blip r:embed="rId24">
                            <a:extLst>
                              <a:ext uri="{28A0092B-C50C-407E-A947-70E740481C1C}">
                                <a14:useLocalDpi xmlns:a14="http://schemas.microsoft.com/office/drawing/2010/main" val="0"/>
                              </a:ext>
                            </a:extLst>
                          </a:blip>
                          <a:stretch>
                            <a:fillRect/>
                          </a:stretch>
                        </pic:blipFill>
                        <pic:spPr>
                          <a:xfrm>
                            <a:off x="0" y="0"/>
                            <a:ext cx="5875218" cy="2143831"/>
                          </a:xfrm>
                          <a:prstGeom prst="rect">
                            <a:avLst/>
                          </a:prstGeom>
                        </pic:spPr>
                      </pic:pic>
                    </a:graphicData>
                  </a:graphic>
                </wp:inline>
              </w:drawing>
            </w:r>
          </w:p>
        </w:tc>
      </w:tr>
    </w:tbl>
    <w:p w14:paraId="43732891" w14:textId="4534756A" w:rsidR="005F1E11" w:rsidRPr="009B6CCF" w:rsidRDefault="00786449" w:rsidP="00246E89">
      <w:pPr>
        <w:pStyle w:val="Legenda"/>
      </w:pPr>
      <w:r w:rsidRPr="009B6CCF">
        <w:t xml:space="preserve">Elaboração: </w:t>
      </w:r>
      <w:r w:rsidR="007A6A5E">
        <w:t>Autor</w:t>
      </w:r>
      <w:r w:rsidRPr="009B6CCF">
        <w:t xml:space="preserve"> (2025)</w:t>
      </w:r>
    </w:p>
    <w:p w14:paraId="7D54A455" w14:textId="77777777" w:rsidR="00DA73CE" w:rsidRPr="009B6CCF" w:rsidRDefault="00DA73CE" w:rsidP="005F1E11">
      <w:pPr>
        <w:ind w:firstLine="0"/>
      </w:pPr>
    </w:p>
    <w:p w14:paraId="3331562D" w14:textId="77777777" w:rsidR="00DA73CE" w:rsidRPr="00EB7D0B" w:rsidRDefault="00DA73CE" w:rsidP="00EF7089">
      <w:pPr>
        <w:pStyle w:val="Ttulo4"/>
      </w:pPr>
      <w:r w:rsidRPr="00EB7D0B">
        <w:t>Criar tabela CI_LOTES</w:t>
      </w:r>
    </w:p>
    <w:p w14:paraId="22CBB7CD" w14:textId="50666E3C" w:rsidR="00DA73CE" w:rsidRPr="009B6CCF" w:rsidRDefault="00DA73CE" w:rsidP="00DA73CE">
      <w:pPr>
        <w:keepNext/>
      </w:pPr>
      <w:r w:rsidRPr="009B6CCF">
        <w:t>Nesta seção são elencados os atributos do CIATA original necessários para a definição e desenho de uma quadra (</w:t>
      </w:r>
      <w:r w:rsidRPr="009B6CCF">
        <w:fldChar w:fldCharType="begin"/>
      </w:r>
      <w:r w:rsidRPr="009B6CCF">
        <w:instrText xml:space="preserve"> REF _Ref215411671 \h </w:instrText>
      </w:r>
      <w:r w:rsidRPr="009B6CCF">
        <w:fldChar w:fldCharType="separate"/>
      </w:r>
      <w:r w:rsidR="00F02416" w:rsidRPr="009B6CCF">
        <w:t xml:space="preserve">Quadro </w:t>
      </w:r>
      <w:r w:rsidR="00F02416">
        <w:rPr>
          <w:noProof/>
        </w:rPr>
        <w:t>23</w:t>
      </w:r>
      <w:r w:rsidRPr="009B6CCF">
        <w:fldChar w:fldCharType="end"/>
      </w:r>
      <w:r w:rsidRPr="009B6CCF">
        <w:t xml:space="preserve">). </w:t>
      </w:r>
    </w:p>
    <w:p w14:paraId="2E5C7923" w14:textId="77777777" w:rsidR="00DA73CE" w:rsidRPr="009B6CCF" w:rsidRDefault="00DA73CE" w:rsidP="00DA73CE"/>
    <w:p w14:paraId="2CA00E74" w14:textId="21B8744F" w:rsidR="00DA73CE" w:rsidRPr="00246E89" w:rsidRDefault="00DA73CE" w:rsidP="00A6278E">
      <w:pPr>
        <w:pStyle w:val="Legenda"/>
        <w:rPr>
          <w:sz w:val="24"/>
          <w:szCs w:val="24"/>
        </w:rPr>
      </w:pPr>
      <w:bookmarkStart w:id="169" w:name="_Ref215411671"/>
      <w:r w:rsidRPr="00246E89">
        <w:rPr>
          <w:sz w:val="24"/>
          <w:szCs w:val="24"/>
        </w:rPr>
        <w:t xml:space="preserve">Quadro </w:t>
      </w:r>
      <w:r w:rsidR="00F02416" w:rsidRPr="00246E89">
        <w:rPr>
          <w:sz w:val="24"/>
          <w:szCs w:val="24"/>
        </w:rPr>
        <w:fldChar w:fldCharType="begin"/>
      </w:r>
      <w:r w:rsidR="00F02416" w:rsidRPr="00246E89">
        <w:rPr>
          <w:sz w:val="24"/>
          <w:szCs w:val="24"/>
        </w:rPr>
        <w:instrText xml:space="preserve"> SEQ Quadro \* ARABIC </w:instrText>
      </w:r>
      <w:r w:rsidR="00F02416" w:rsidRPr="00246E89">
        <w:rPr>
          <w:sz w:val="24"/>
          <w:szCs w:val="24"/>
        </w:rPr>
        <w:fldChar w:fldCharType="separate"/>
      </w:r>
      <w:r w:rsidR="00F02416" w:rsidRPr="00246E89">
        <w:rPr>
          <w:noProof/>
          <w:sz w:val="24"/>
          <w:szCs w:val="24"/>
        </w:rPr>
        <w:t>23</w:t>
      </w:r>
      <w:r w:rsidR="00F02416" w:rsidRPr="00246E89">
        <w:rPr>
          <w:noProof/>
          <w:sz w:val="24"/>
          <w:szCs w:val="24"/>
        </w:rPr>
        <w:fldChar w:fldCharType="end"/>
      </w:r>
      <w:bookmarkEnd w:id="169"/>
      <w:r w:rsidRPr="00246E89">
        <w:rPr>
          <w:sz w:val="24"/>
          <w:szCs w:val="24"/>
        </w:rPr>
        <w:t xml:space="preserve"> </w:t>
      </w:r>
      <w:r w:rsidR="00A906FA" w:rsidRPr="00246E89">
        <w:rPr>
          <w:sz w:val="24"/>
          <w:szCs w:val="24"/>
        </w:rPr>
        <w:t>–</w:t>
      </w:r>
      <w:r w:rsidRPr="00246E89">
        <w:rPr>
          <w:sz w:val="24"/>
          <w:szCs w:val="24"/>
        </w:rPr>
        <w:t xml:space="preserve"> Lista de atributos da tabela CI_LOTES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4A4DD78D" w14:textId="77777777" w:rsidTr="00926561">
        <w:trPr>
          <w:jc w:val="center"/>
        </w:trPr>
        <w:tc>
          <w:tcPr>
            <w:tcW w:w="9061" w:type="dxa"/>
          </w:tcPr>
          <w:p w14:paraId="0AC38B3E" w14:textId="77777777" w:rsidR="00C4450E" w:rsidRDefault="00C4450E" w:rsidP="00C4450E">
            <w:pPr>
              <w:pStyle w:val="Codigo"/>
            </w:pPr>
          </w:p>
          <w:p w14:paraId="50603870" w14:textId="31404C80" w:rsidR="000213B3" w:rsidRPr="00C4450E" w:rsidRDefault="000213B3" w:rsidP="00C4450E">
            <w:pPr>
              <w:pStyle w:val="Codigo"/>
            </w:pPr>
            <w:r w:rsidRPr="00C4450E">
              <w:t>Table:CI_LOTES</w:t>
            </w:r>
            <w:r w:rsidRPr="00C4450E">
              <w:br/>
            </w:r>
            <w:r w:rsidRPr="00C4450E">
              <w:br/>
              <w:t>Columns:</w:t>
            </w:r>
          </w:p>
          <w:tbl>
            <w:tblPr>
              <w:tblW w:w="0" w:type="auto"/>
              <w:tblCellMar>
                <w:top w:w="15" w:type="dxa"/>
                <w:left w:w="15" w:type="dxa"/>
                <w:bottom w:w="15" w:type="dxa"/>
                <w:right w:w="15" w:type="dxa"/>
              </w:tblCellMar>
              <w:tblLook w:val="04A0" w:firstRow="1" w:lastRow="0" w:firstColumn="1" w:lastColumn="0" w:noHBand="0" w:noVBand="1"/>
            </w:tblPr>
            <w:tblGrid>
              <w:gridCol w:w="3568"/>
              <w:gridCol w:w="2128"/>
            </w:tblGrid>
            <w:tr w:rsidR="000213B3" w:rsidRPr="009B6CCF" w14:paraId="4458E730" w14:textId="77777777">
              <w:tc>
                <w:tcPr>
                  <w:tcW w:w="0" w:type="auto"/>
                  <w:tcBorders>
                    <w:top w:val="nil"/>
                    <w:left w:val="nil"/>
                    <w:bottom w:val="nil"/>
                    <w:right w:val="nil"/>
                  </w:tcBorders>
                  <w:tcMar>
                    <w:top w:w="15" w:type="dxa"/>
                    <w:left w:w="225" w:type="dxa"/>
                    <w:bottom w:w="15" w:type="dxa"/>
                    <w:right w:w="15" w:type="dxa"/>
                  </w:tcMar>
                  <w:vAlign w:val="center"/>
                  <w:hideMark/>
                </w:tcPr>
                <w:p w14:paraId="16620339" w14:textId="77777777" w:rsidR="000213B3" w:rsidRPr="009B6CCF" w:rsidRDefault="000213B3" w:rsidP="000213B3">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49224FB6" w14:textId="77777777" w:rsidR="000213B3" w:rsidRPr="009B6CCF" w:rsidRDefault="000213B3" w:rsidP="000213B3">
                  <w:pPr>
                    <w:pStyle w:val="Codigo"/>
                    <w:keepNext/>
                  </w:pPr>
                  <w:r w:rsidRPr="009B6CCF">
                    <w:t>varchar(7)</w:t>
                  </w:r>
                </w:p>
              </w:tc>
            </w:tr>
            <w:tr w:rsidR="000213B3" w:rsidRPr="009B6CCF" w14:paraId="67245921" w14:textId="77777777">
              <w:tc>
                <w:tcPr>
                  <w:tcW w:w="0" w:type="auto"/>
                  <w:tcBorders>
                    <w:top w:val="nil"/>
                    <w:left w:val="nil"/>
                    <w:bottom w:val="nil"/>
                    <w:right w:val="nil"/>
                  </w:tcBorders>
                  <w:tcMar>
                    <w:top w:w="15" w:type="dxa"/>
                    <w:left w:w="225" w:type="dxa"/>
                    <w:bottom w:w="15" w:type="dxa"/>
                    <w:right w:w="15" w:type="dxa"/>
                  </w:tcMar>
                  <w:vAlign w:val="center"/>
                  <w:hideMark/>
                </w:tcPr>
                <w:p w14:paraId="21A9EFC3" w14:textId="77777777" w:rsidR="000213B3" w:rsidRPr="009B6CCF" w:rsidRDefault="000213B3" w:rsidP="000213B3">
                  <w:pPr>
                    <w:pStyle w:val="Codigo"/>
                    <w:keepNext/>
                  </w:pPr>
                  <w:r w:rsidRPr="009B6CCF">
                    <w:t>COD_UNICO_ENDERECO</w:t>
                  </w:r>
                </w:p>
              </w:tc>
              <w:tc>
                <w:tcPr>
                  <w:tcW w:w="0" w:type="auto"/>
                  <w:tcBorders>
                    <w:top w:val="nil"/>
                    <w:left w:val="nil"/>
                    <w:bottom w:val="nil"/>
                    <w:right w:val="nil"/>
                  </w:tcBorders>
                  <w:tcMar>
                    <w:top w:w="15" w:type="dxa"/>
                    <w:left w:w="225" w:type="dxa"/>
                    <w:bottom w:w="15" w:type="dxa"/>
                    <w:right w:w="15" w:type="dxa"/>
                  </w:tcMar>
                  <w:vAlign w:val="center"/>
                  <w:hideMark/>
                </w:tcPr>
                <w:p w14:paraId="0F5FBEB8" w14:textId="77777777" w:rsidR="000213B3" w:rsidRPr="009B6CCF" w:rsidRDefault="000213B3" w:rsidP="000213B3">
                  <w:pPr>
                    <w:pStyle w:val="Codigo"/>
                    <w:keepNext/>
                  </w:pPr>
                  <w:r w:rsidRPr="009B6CCF">
                    <w:t>varchar(25)</w:t>
                  </w:r>
                </w:p>
              </w:tc>
            </w:tr>
            <w:tr w:rsidR="000213B3" w:rsidRPr="009B6CCF" w14:paraId="29125BE0" w14:textId="77777777">
              <w:tc>
                <w:tcPr>
                  <w:tcW w:w="0" w:type="auto"/>
                  <w:tcBorders>
                    <w:top w:val="nil"/>
                    <w:left w:val="nil"/>
                    <w:bottom w:val="nil"/>
                    <w:right w:val="nil"/>
                  </w:tcBorders>
                  <w:tcMar>
                    <w:top w:w="15" w:type="dxa"/>
                    <w:left w:w="225" w:type="dxa"/>
                    <w:bottom w:w="15" w:type="dxa"/>
                    <w:right w:w="15" w:type="dxa"/>
                  </w:tcMar>
                  <w:vAlign w:val="center"/>
                  <w:hideMark/>
                </w:tcPr>
                <w:p w14:paraId="787C4158" w14:textId="77777777" w:rsidR="000213B3" w:rsidRPr="009B6CCF" w:rsidRDefault="000213B3" w:rsidP="000213B3">
                  <w:pPr>
                    <w:pStyle w:val="Codigo"/>
                    <w:keepNext/>
                  </w:pPr>
                  <w:r w:rsidRPr="009B6CCF">
                    <w:t>NUM_QUADRA</w:t>
                  </w:r>
                </w:p>
              </w:tc>
              <w:tc>
                <w:tcPr>
                  <w:tcW w:w="0" w:type="auto"/>
                  <w:tcBorders>
                    <w:top w:val="nil"/>
                    <w:left w:val="nil"/>
                    <w:bottom w:val="nil"/>
                    <w:right w:val="nil"/>
                  </w:tcBorders>
                  <w:tcMar>
                    <w:top w:w="15" w:type="dxa"/>
                    <w:left w:w="225" w:type="dxa"/>
                    <w:bottom w:w="15" w:type="dxa"/>
                    <w:right w:w="15" w:type="dxa"/>
                  </w:tcMar>
                  <w:vAlign w:val="center"/>
                  <w:hideMark/>
                </w:tcPr>
                <w:p w14:paraId="51E3BE8F" w14:textId="77777777" w:rsidR="000213B3" w:rsidRPr="009B6CCF" w:rsidRDefault="000213B3" w:rsidP="000213B3">
                  <w:pPr>
                    <w:pStyle w:val="Codigo"/>
                    <w:keepNext/>
                  </w:pPr>
                  <w:r w:rsidRPr="009B6CCF">
                    <w:t>varchar(20)</w:t>
                  </w:r>
                </w:p>
              </w:tc>
            </w:tr>
            <w:tr w:rsidR="000213B3" w:rsidRPr="009B6CCF" w14:paraId="71D776AA" w14:textId="77777777">
              <w:tc>
                <w:tcPr>
                  <w:tcW w:w="0" w:type="auto"/>
                  <w:tcBorders>
                    <w:top w:val="nil"/>
                    <w:left w:val="nil"/>
                    <w:bottom w:val="nil"/>
                    <w:right w:val="nil"/>
                  </w:tcBorders>
                  <w:tcMar>
                    <w:top w:w="15" w:type="dxa"/>
                    <w:left w:w="225" w:type="dxa"/>
                    <w:bottom w:w="15" w:type="dxa"/>
                    <w:right w:w="15" w:type="dxa"/>
                  </w:tcMar>
                  <w:vAlign w:val="center"/>
                  <w:hideMark/>
                </w:tcPr>
                <w:p w14:paraId="405B77BE" w14:textId="77777777" w:rsidR="000213B3" w:rsidRPr="009B6CCF" w:rsidRDefault="000213B3" w:rsidP="000213B3">
                  <w:pPr>
                    <w:pStyle w:val="Codigo"/>
                    <w:keepNext/>
                  </w:pPr>
                  <w:r w:rsidRPr="009B6CCF">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100D85EC" w14:textId="77777777" w:rsidR="000213B3" w:rsidRPr="009B6CCF" w:rsidRDefault="000213B3" w:rsidP="000213B3">
                  <w:pPr>
                    <w:pStyle w:val="Codigo"/>
                    <w:keepNext/>
                  </w:pPr>
                  <w:r w:rsidRPr="009B6CCF">
                    <w:t>varchar(250)</w:t>
                  </w:r>
                </w:p>
              </w:tc>
            </w:tr>
            <w:tr w:rsidR="000213B3" w:rsidRPr="009B6CCF" w14:paraId="5302BDF4" w14:textId="77777777">
              <w:tc>
                <w:tcPr>
                  <w:tcW w:w="0" w:type="auto"/>
                  <w:tcBorders>
                    <w:top w:val="nil"/>
                    <w:left w:val="nil"/>
                    <w:bottom w:val="nil"/>
                    <w:right w:val="nil"/>
                  </w:tcBorders>
                  <w:tcMar>
                    <w:top w:w="15" w:type="dxa"/>
                    <w:left w:w="225" w:type="dxa"/>
                    <w:bottom w:w="15" w:type="dxa"/>
                    <w:right w:w="15" w:type="dxa"/>
                  </w:tcMar>
                  <w:vAlign w:val="center"/>
                  <w:hideMark/>
                </w:tcPr>
                <w:p w14:paraId="71F03FFB" w14:textId="77777777" w:rsidR="000213B3" w:rsidRPr="009B6CCF" w:rsidRDefault="000213B3" w:rsidP="000213B3">
                  <w:pPr>
                    <w:pStyle w:val="Codigo"/>
                    <w:keepNext/>
                  </w:pPr>
                  <w:r w:rsidRPr="009B6CCF">
                    <w:t>NUM_ENDERECO</w:t>
                  </w:r>
                </w:p>
              </w:tc>
              <w:tc>
                <w:tcPr>
                  <w:tcW w:w="0" w:type="auto"/>
                  <w:tcBorders>
                    <w:top w:val="nil"/>
                    <w:left w:val="nil"/>
                    <w:bottom w:val="nil"/>
                    <w:right w:val="nil"/>
                  </w:tcBorders>
                  <w:tcMar>
                    <w:top w:w="15" w:type="dxa"/>
                    <w:left w:w="225" w:type="dxa"/>
                    <w:bottom w:w="15" w:type="dxa"/>
                    <w:right w:w="15" w:type="dxa"/>
                  </w:tcMar>
                  <w:vAlign w:val="center"/>
                  <w:hideMark/>
                </w:tcPr>
                <w:p w14:paraId="28D37380" w14:textId="77777777" w:rsidR="000213B3" w:rsidRPr="009B6CCF" w:rsidRDefault="000213B3" w:rsidP="000213B3">
                  <w:pPr>
                    <w:pStyle w:val="Codigo"/>
                    <w:keepNext/>
                  </w:pPr>
                  <w:r w:rsidRPr="009B6CCF">
                    <w:t>varchar(10)</w:t>
                  </w:r>
                </w:p>
              </w:tc>
            </w:tr>
            <w:tr w:rsidR="000213B3" w:rsidRPr="009B6CCF" w14:paraId="22C39142" w14:textId="77777777">
              <w:tc>
                <w:tcPr>
                  <w:tcW w:w="0" w:type="auto"/>
                  <w:tcBorders>
                    <w:top w:val="nil"/>
                    <w:left w:val="nil"/>
                    <w:bottom w:val="nil"/>
                    <w:right w:val="nil"/>
                  </w:tcBorders>
                  <w:tcMar>
                    <w:top w:w="15" w:type="dxa"/>
                    <w:left w:w="225" w:type="dxa"/>
                    <w:bottom w:w="15" w:type="dxa"/>
                    <w:right w:w="15" w:type="dxa"/>
                  </w:tcMar>
                  <w:vAlign w:val="center"/>
                  <w:hideMark/>
                </w:tcPr>
                <w:p w14:paraId="2B3E2C48" w14:textId="77777777" w:rsidR="000213B3" w:rsidRPr="009B6CCF" w:rsidRDefault="000213B3" w:rsidP="000213B3">
                  <w:pPr>
                    <w:pStyle w:val="Codigo"/>
                    <w:keepNext/>
                  </w:pPr>
                  <w:r w:rsidRPr="009B6CCF">
                    <w:t>NOM_LOGRADOURO_ADJACENTE</w:t>
                  </w:r>
                </w:p>
              </w:tc>
              <w:tc>
                <w:tcPr>
                  <w:tcW w:w="0" w:type="auto"/>
                  <w:tcBorders>
                    <w:top w:val="nil"/>
                    <w:left w:val="nil"/>
                    <w:bottom w:val="nil"/>
                    <w:right w:val="nil"/>
                  </w:tcBorders>
                  <w:tcMar>
                    <w:top w:w="15" w:type="dxa"/>
                    <w:left w:w="225" w:type="dxa"/>
                    <w:bottom w:w="15" w:type="dxa"/>
                    <w:right w:w="15" w:type="dxa"/>
                  </w:tcMar>
                  <w:vAlign w:val="center"/>
                  <w:hideMark/>
                </w:tcPr>
                <w:p w14:paraId="0B359C8D" w14:textId="77777777" w:rsidR="000213B3" w:rsidRPr="009B6CCF" w:rsidRDefault="000213B3" w:rsidP="000213B3">
                  <w:pPr>
                    <w:pStyle w:val="Codigo"/>
                    <w:keepNext/>
                  </w:pPr>
                  <w:r w:rsidRPr="009B6CCF">
                    <w:t>varchar(250)</w:t>
                  </w:r>
                </w:p>
              </w:tc>
            </w:tr>
            <w:tr w:rsidR="000213B3" w:rsidRPr="009B6CCF" w14:paraId="10F4D3E9" w14:textId="77777777">
              <w:tc>
                <w:tcPr>
                  <w:tcW w:w="0" w:type="auto"/>
                  <w:tcBorders>
                    <w:top w:val="nil"/>
                    <w:left w:val="nil"/>
                    <w:bottom w:val="nil"/>
                    <w:right w:val="nil"/>
                  </w:tcBorders>
                  <w:tcMar>
                    <w:top w:w="15" w:type="dxa"/>
                    <w:left w:w="225" w:type="dxa"/>
                    <w:bottom w:w="15" w:type="dxa"/>
                    <w:right w:w="15" w:type="dxa"/>
                  </w:tcMar>
                  <w:vAlign w:val="center"/>
                  <w:hideMark/>
                </w:tcPr>
                <w:p w14:paraId="43A8681E" w14:textId="77777777" w:rsidR="000213B3" w:rsidRPr="009B6CCF" w:rsidRDefault="000213B3" w:rsidP="000213B3">
                  <w:pPr>
                    <w:pStyle w:val="Codigo"/>
                    <w:keepNext/>
                  </w:pPr>
                  <w:r w:rsidRPr="009B6CCF">
                    <w:t>DIM_TESTADA</w:t>
                  </w:r>
                </w:p>
              </w:tc>
              <w:tc>
                <w:tcPr>
                  <w:tcW w:w="0" w:type="auto"/>
                  <w:tcBorders>
                    <w:top w:val="nil"/>
                    <w:left w:val="nil"/>
                    <w:bottom w:val="nil"/>
                    <w:right w:val="nil"/>
                  </w:tcBorders>
                  <w:tcMar>
                    <w:top w:w="15" w:type="dxa"/>
                    <w:left w:w="225" w:type="dxa"/>
                    <w:bottom w:w="15" w:type="dxa"/>
                    <w:right w:w="15" w:type="dxa"/>
                  </w:tcMar>
                  <w:vAlign w:val="center"/>
                  <w:hideMark/>
                </w:tcPr>
                <w:p w14:paraId="2EAF2A41" w14:textId="77777777" w:rsidR="000213B3" w:rsidRPr="009B6CCF" w:rsidRDefault="000213B3" w:rsidP="000213B3">
                  <w:pPr>
                    <w:pStyle w:val="Codigo"/>
                    <w:keepNext/>
                  </w:pPr>
                  <w:r w:rsidRPr="009B6CCF">
                    <w:t>decimal(6,2)</w:t>
                  </w:r>
                </w:p>
              </w:tc>
            </w:tr>
            <w:tr w:rsidR="000213B3" w:rsidRPr="009B6CCF" w14:paraId="2B64EBDD" w14:textId="77777777">
              <w:tc>
                <w:tcPr>
                  <w:tcW w:w="0" w:type="auto"/>
                  <w:tcBorders>
                    <w:top w:val="nil"/>
                    <w:left w:val="nil"/>
                    <w:bottom w:val="nil"/>
                    <w:right w:val="nil"/>
                  </w:tcBorders>
                  <w:tcMar>
                    <w:top w:w="15" w:type="dxa"/>
                    <w:left w:w="225" w:type="dxa"/>
                    <w:bottom w:w="15" w:type="dxa"/>
                    <w:right w:w="15" w:type="dxa"/>
                  </w:tcMar>
                  <w:vAlign w:val="center"/>
                  <w:hideMark/>
                </w:tcPr>
                <w:p w14:paraId="1B725263" w14:textId="77777777" w:rsidR="000213B3" w:rsidRPr="009B6CCF" w:rsidRDefault="000213B3" w:rsidP="000213B3">
                  <w:pPr>
                    <w:pStyle w:val="Codigo"/>
                    <w:keepNext/>
                  </w:pPr>
                  <w:r w:rsidRPr="009B6CCF">
                    <w:t>DIM_PROFUNDIDADE</w:t>
                  </w:r>
                </w:p>
              </w:tc>
              <w:tc>
                <w:tcPr>
                  <w:tcW w:w="0" w:type="auto"/>
                  <w:tcBorders>
                    <w:top w:val="nil"/>
                    <w:left w:val="nil"/>
                    <w:bottom w:val="nil"/>
                    <w:right w:val="nil"/>
                  </w:tcBorders>
                  <w:tcMar>
                    <w:top w:w="15" w:type="dxa"/>
                    <w:left w:w="225" w:type="dxa"/>
                    <w:bottom w:w="15" w:type="dxa"/>
                    <w:right w:w="15" w:type="dxa"/>
                  </w:tcMar>
                  <w:vAlign w:val="center"/>
                  <w:hideMark/>
                </w:tcPr>
                <w:p w14:paraId="0BCF510C" w14:textId="77777777" w:rsidR="000213B3" w:rsidRPr="009B6CCF" w:rsidRDefault="000213B3" w:rsidP="000213B3">
                  <w:pPr>
                    <w:pStyle w:val="Codigo"/>
                    <w:keepNext/>
                  </w:pPr>
                  <w:r w:rsidRPr="009B6CCF">
                    <w:t>decimal(6,2)</w:t>
                  </w:r>
                </w:p>
              </w:tc>
            </w:tr>
            <w:tr w:rsidR="000213B3" w:rsidRPr="009B6CCF" w14:paraId="19AEF926" w14:textId="77777777">
              <w:tc>
                <w:tcPr>
                  <w:tcW w:w="0" w:type="auto"/>
                  <w:tcBorders>
                    <w:top w:val="nil"/>
                    <w:left w:val="nil"/>
                    <w:bottom w:val="nil"/>
                    <w:right w:val="nil"/>
                  </w:tcBorders>
                  <w:tcMar>
                    <w:top w:w="15" w:type="dxa"/>
                    <w:left w:w="225" w:type="dxa"/>
                    <w:bottom w:w="15" w:type="dxa"/>
                    <w:right w:w="15" w:type="dxa"/>
                  </w:tcMar>
                  <w:vAlign w:val="center"/>
                  <w:hideMark/>
                </w:tcPr>
                <w:p w14:paraId="59B94118" w14:textId="77777777" w:rsidR="000213B3" w:rsidRPr="009B6CCF" w:rsidRDefault="000213B3" w:rsidP="000213B3">
                  <w:pPr>
                    <w:pStyle w:val="Codigo"/>
                    <w:keepNext/>
                  </w:pPr>
                  <w:r w:rsidRPr="009B6CCF">
                    <w:t>AREA</w:t>
                  </w:r>
                </w:p>
              </w:tc>
              <w:tc>
                <w:tcPr>
                  <w:tcW w:w="0" w:type="auto"/>
                  <w:tcBorders>
                    <w:top w:val="nil"/>
                    <w:left w:val="nil"/>
                    <w:bottom w:val="nil"/>
                    <w:right w:val="nil"/>
                  </w:tcBorders>
                  <w:tcMar>
                    <w:top w:w="15" w:type="dxa"/>
                    <w:left w:w="225" w:type="dxa"/>
                    <w:bottom w:w="15" w:type="dxa"/>
                    <w:right w:w="15" w:type="dxa"/>
                  </w:tcMar>
                  <w:vAlign w:val="center"/>
                  <w:hideMark/>
                </w:tcPr>
                <w:p w14:paraId="33031E52" w14:textId="77777777" w:rsidR="000213B3" w:rsidRPr="009B6CCF" w:rsidRDefault="000213B3" w:rsidP="000213B3">
                  <w:pPr>
                    <w:pStyle w:val="Codigo"/>
                    <w:keepNext/>
                  </w:pPr>
                  <w:r w:rsidRPr="009B6CCF">
                    <w:t>float</w:t>
                  </w:r>
                </w:p>
              </w:tc>
            </w:tr>
            <w:tr w:rsidR="00C4450E" w:rsidRPr="009B6CCF" w14:paraId="0D7B6FE5" w14:textId="77777777">
              <w:tc>
                <w:tcPr>
                  <w:tcW w:w="0" w:type="auto"/>
                  <w:tcBorders>
                    <w:top w:val="nil"/>
                    <w:left w:val="nil"/>
                    <w:bottom w:val="nil"/>
                    <w:right w:val="nil"/>
                  </w:tcBorders>
                  <w:tcMar>
                    <w:top w:w="15" w:type="dxa"/>
                    <w:left w:w="225" w:type="dxa"/>
                    <w:bottom w:w="15" w:type="dxa"/>
                    <w:right w:w="15" w:type="dxa"/>
                  </w:tcMar>
                  <w:vAlign w:val="center"/>
                </w:tcPr>
                <w:p w14:paraId="1B3B7560" w14:textId="77777777" w:rsidR="00C4450E" w:rsidRPr="009B6CCF" w:rsidRDefault="00C4450E" w:rsidP="000213B3">
                  <w:pPr>
                    <w:pStyle w:val="Codigo"/>
                    <w:keepNext/>
                  </w:pPr>
                </w:p>
              </w:tc>
              <w:tc>
                <w:tcPr>
                  <w:tcW w:w="0" w:type="auto"/>
                  <w:tcBorders>
                    <w:top w:val="nil"/>
                    <w:left w:val="nil"/>
                    <w:bottom w:val="nil"/>
                    <w:right w:val="nil"/>
                  </w:tcBorders>
                  <w:tcMar>
                    <w:top w:w="15" w:type="dxa"/>
                    <w:left w:w="225" w:type="dxa"/>
                    <w:bottom w:w="15" w:type="dxa"/>
                    <w:right w:w="15" w:type="dxa"/>
                  </w:tcMar>
                  <w:vAlign w:val="center"/>
                </w:tcPr>
                <w:p w14:paraId="5312A61C" w14:textId="77777777" w:rsidR="00C4450E" w:rsidRPr="009B6CCF" w:rsidRDefault="00C4450E" w:rsidP="000213B3">
                  <w:pPr>
                    <w:pStyle w:val="Codigo"/>
                    <w:keepNext/>
                  </w:pPr>
                </w:p>
              </w:tc>
            </w:tr>
          </w:tbl>
          <w:p w14:paraId="7D08811B" w14:textId="77777777" w:rsidR="00DA73CE" w:rsidRPr="009B6CCF" w:rsidRDefault="00DA73CE" w:rsidP="00926561">
            <w:pPr>
              <w:pStyle w:val="Codigo"/>
              <w:keepNext/>
            </w:pPr>
          </w:p>
        </w:tc>
      </w:tr>
    </w:tbl>
    <w:p w14:paraId="2753280C" w14:textId="1B676A35" w:rsidR="00DA73CE" w:rsidRPr="009B6CCF" w:rsidRDefault="00DA73CE" w:rsidP="00246E89">
      <w:pPr>
        <w:pStyle w:val="Legenda"/>
      </w:pPr>
      <w:r w:rsidRPr="009B6CCF">
        <w:t xml:space="preserve">Elaboração: </w:t>
      </w:r>
      <w:r w:rsidR="00BB3D42">
        <w:t>Autor</w:t>
      </w:r>
      <w:r w:rsidRPr="009B6CCF">
        <w:t xml:space="preserve"> (2025)</w:t>
      </w:r>
    </w:p>
    <w:p w14:paraId="6EC7C9B5" w14:textId="77777777" w:rsidR="00425485" w:rsidRDefault="00425485" w:rsidP="00425485"/>
    <w:p w14:paraId="59204477" w14:textId="3AB5E3E8" w:rsidR="00F15F4C" w:rsidRDefault="00F15F4C" w:rsidP="00F15F4C">
      <w:pPr>
        <w:keepNext/>
      </w:pPr>
      <w:r w:rsidRPr="009B6CCF">
        <w:t xml:space="preserve">Todas as informações foram adaptadas do Boletim de Cadastro Imobiliário – BCI – do Manual do Cadastro Imobiliário do Projeto CIATA </w:t>
      </w:r>
      <w:r w:rsidRPr="009B6CCF">
        <w:fldChar w:fldCharType="begin"/>
      </w:r>
      <w:r w:rsidRPr="009B6CCF">
        <w:instrText xml:space="preserve"> ADDIN ZOTERO_ITEM CSL_CITATION {"citationID":"nQsK5ijB","properties":{"formattedCitation":"(SERPRO,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fldChar w:fldCharType="separate"/>
      </w:r>
      <w:r w:rsidRPr="009B6CCF">
        <w:rPr>
          <w:rFonts w:cs="Arial"/>
        </w:rPr>
        <w:t>(SERPRO, 2025)</w:t>
      </w:r>
      <w:r w:rsidRPr="009B6CCF">
        <w:fldChar w:fldCharType="end"/>
      </w:r>
      <w:r w:rsidRPr="009B6CCF">
        <w:t xml:space="preserve"> e a </w:t>
      </w:r>
      <w:r w:rsidRPr="009B6CCF">
        <w:lastRenderedPageBreak/>
        <w:t xml:space="preserve">definição dos atributos pode ser encontrada no subtítulo </w:t>
      </w:r>
      <w:r w:rsidRPr="0003560C">
        <w:rPr>
          <w:i/>
          <w:iCs/>
        </w:rPr>
        <w:fldChar w:fldCharType="begin"/>
      </w:r>
      <w:r w:rsidRPr="0003560C">
        <w:rPr>
          <w:i/>
          <w:iCs/>
        </w:rPr>
        <w:instrText xml:space="preserve"> REF _Ref220510009 \w </w:instrText>
      </w:r>
      <w:r>
        <w:rPr>
          <w:i/>
          <w:iCs/>
        </w:rPr>
        <w:instrText xml:space="preserve"> \* MERGEFORMAT </w:instrText>
      </w:r>
      <w:r w:rsidRPr="0003560C">
        <w:rPr>
          <w:i/>
          <w:iCs/>
        </w:rPr>
        <w:fldChar w:fldCharType="separate"/>
      </w:r>
      <w:r w:rsidR="00F02416">
        <w:rPr>
          <w:i/>
          <w:iCs/>
        </w:rPr>
        <w:t>3.2.2</w:t>
      </w:r>
      <w:r w:rsidRPr="0003560C">
        <w:rPr>
          <w:i/>
          <w:iCs/>
        </w:rPr>
        <w:fldChar w:fldCharType="end"/>
      </w:r>
      <w:r w:rsidRPr="0003560C">
        <w:rPr>
          <w:i/>
          <w:iCs/>
        </w:rPr>
        <w:t xml:space="preserve"> - </w:t>
      </w:r>
      <w:r w:rsidRPr="0003560C">
        <w:rPr>
          <w:i/>
          <w:iCs/>
        </w:rPr>
        <w:fldChar w:fldCharType="begin"/>
      </w:r>
      <w:r w:rsidRPr="0003560C">
        <w:rPr>
          <w:i/>
          <w:iCs/>
        </w:rPr>
        <w:instrText xml:space="preserve"> REF _Ref220510009 </w:instrText>
      </w:r>
      <w:r>
        <w:rPr>
          <w:i/>
          <w:iCs/>
        </w:rPr>
        <w:instrText xml:space="preserve"> \* MERGEFORMAT </w:instrText>
      </w:r>
      <w:r w:rsidRPr="0003560C">
        <w:rPr>
          <w:i/>
          <w:iCs/>
        </w:rPr>
        <w:fldChar w:fldCharType="separate"/>
      </w:r>
      <w:r w:rsidR="00F02416" w:rsidRPr="00F02416">
        <w:rPr>
          <w:i/>
          <w:iCs/>
        </w:rPr>
        <w:t xml:space="preserve">Atributos do Cadastro Territorial Urbano essenciais ao </w:t>
      </w:r>
      <w:r w:rsidR="00F02416" w:rsidRPr="009B6CCF">
        <w:rPr>
          <w:i/>
          <w:iCs/>
        </w:rPr>
        <w:t>SuperCIATA</w:t>
      </w:r>
      <w:r w:rsidRPr="0003560C">
        <w:rPr>
          <w:i/>
          <w:iCs/>
        </w:rPr>
        <w:fldChar w:fldCharType="end"/>
      </w:r>
      <w:r w:rsidRPr="009B6CCF">
        <w:t xml:space="preserve">. </w:t>
      </w:r>
    </w:p>
    <w:p w14:paraId="32652557" w14:textId="6ABE7453" w:rsidR="00372433" w:rsidRPr="009B6CCF" w:rsidRDefault="00372433" w:rsidP="00F15F4C">
      <w:pPr>
        <w:keepNext/>
      </w:pPr>
      <w:r>
        <w:t xml:space="preserve">O processo de importação </w:t>
      </w:r>
      <w:r w:rsidR="00896C25">
        <w:t>depende do Sistema Gerenciado de Banco de Dados (SGBR) utilizado</w:t>
      </w:r>
      <w:r w:rsidR="0032041F">
        <w:t>.</w:t>
      </w:r>
    </w:p>
    <w:p w14:paraId="354DF532" w14:textId="77777777" w:rsidR="00DA73CE" w:rsidRDefault="00DA73CE" w:rsidP="00EF7089">
      <w:pPr>
        <w:pStyle w:val="Ttulo4"/>
      </w:pPr>
      <w:r w:rsidRPr="00EB7D0B">
        <w:t>Criar tabela CI_LOGRADOUROS</w:t>
      </w:r>
    </w:p>
    <w:p w14:paraId="3695F54E" w14:textId="6FA0EBDB" w:rsidR="00185A86" w:rsidRPr="00185A86" w:rsidRDefault="00803B31" w:rsidP="00185A86">
      <w:r w:rsidRPr="00803B31">
        <w:t xml:space="preserve">Diferente da estrutura convencional do CIATA, que utiliza </w:t>
      </w:r>
      <w:r w:rsidR="00B10F27">
        <w:t>o</w:t>
      </w:r>
      <w:r w:rsidRPr="00803B31">
        <w:t xml:space="preserve"> </w:t>
      </w:r>
      <w:r w:rsidRPr="00B10F27">
        <w:t>Boletim de Logradouros</w:t>
      </w:r>
      <w:r w:rsidRPr="00803B31">
        <w:t xml:space="preserve"> específico</w:t>
      </w:r>
      <w:r w:rsidR="00B10F27">
        <w:t xml:space="preserve"> (</w:t>
      </w:r>
      <w:r w:rsidR="00B10F27" w:rsidRPr="00B10F27">
        <w:t>Anexo 2</w:t>
      </w:r>
      <w:r w:rsidR="00B10F27">
        <w:t>)</w:t>
      </w:r>
      <w:r w:rsidRPr="00803B31">
        <w:t>, este trabalho extrai as denominações diretamente da base de endereços. Esta simplificação metodológica agiliza a criação dos arquivos de importação e assegura a integridade referencial entre o lote e sua respectiva face de quadra</w:t>
      </w:r>
      <w:r w:rsidR="007A5317">
        <w:t>.</w:t>
      </w:r>
      <w:r w:rsidR="00F374EC">
        <w:t xml:space="preserve"> </w:t>
      </w:r>
    </w:p>
    <w:p w14:paraId="29D3AA52" w14:textId="539C286E" w:rsidR="00DA73CE" w:rsidRPr="009B6CCF" w:rsidRDefault="00DA73CE" w:rsidP="00DA73CE">
      <w:r w:rsidRPr="009B6CCF">
        <w:t>A tabela CI_LOGRADOUROS (</w:t>
      </w:r>
      <w:r w:rsidRPr="009B6CCF">
        <w:fldChar w:fldCharType="begin"/>
      </w:r>
      <w:r w:rsidRPr="009B6CCF">
        <w:instrText xml:space="preserve"> REF _Ref216596701 \h </w:instrText>
      </w:r>
      <w:r w:rsidRPr="009B6CCF">
        <w:fldChar w:fldCharType="separate"/>
      </w:r>
      <w:r w:rsidR="00F02416" w:rsidRPr="009B6CCF">
        <w:t xml:space="preserve">Quadro </w:t>
      </w:r>
      <w:r w:rsidR="00F02416">
        <w:rPr>
          <w:noProof/>
        </w:rPr>
        <w:t>24</w:t>
      </w:r>
      <w:r w:rsidRPr="009B6CCF">
        <w:fldChar w:fldCharType="end"/>
      </w:r>
      <w:r w:rsidRPr="009B6CCF">
        <w:t>) contém apenas um registro de cada logradouro (</w:t>
      </w:r>
      <w:r w:rsidRPr="009B6CCF">
        <w:rPr>
          <w:i/>
          <w:iCs/>
        </w:rPr>
        <w:t>DISTINCT</w:t>
      </w:r>
      <w:r w:rsidRPr="009B6CCF">
        <w:t xml:space="preserve">) existente em CI_LOTES. Os atributos CI_NOM_LOGRADOURO_NORM, SC_ID_LOGRADOURO e COORDS </w:t>
      </w:r>
      <w:r w:rsidR="00C71F92" w:rsidRPr="009B6CCF">
        <w:t>são</w:t>
      </w:r>
      <w:r w:rsidRPr="009B6CCF">
        <w:t xml:space="preserve"> preenchidos em etapas </w:t>
      </w:r>
      <w:r w:rsidR="00136374" w:rsidRPr="009B6CCF">
        <w:t xml:space="preserve">posteriores </w:t>
      </w:r>
      <w:r w:rsidRPr="009B6CCF">
        <w:t xml:space="preserve">do processamento. </w:t>
      </w:r>
    </w:p>
    <w:p w14:paraId="61655E5B" w14:textId="77777777" w:rsidR="004E1CB8" w:rsidRPr="009B6CCF" w:rsidRDefault="004E1CB8" w:rsidP="00DA73CE"/>
    <w:p w14:paraId="1EA154E1" w14:textId="6D1CEE7E" w:rsidR="00DA73CE" w:rsidRPr="00246E89" w:rsidRDefault="00DA73CE" w:rsidP="006A2161">
      <w:pPr>
        <w:pStyle w:val="Legenda"/>
        <w:keepLines/>
        <w:rPr>
          <w:sz w:val="24"/>
          <w:szCs w:val="24"/>
        </w:rPr>
      </w:pPr>
      <w:bookmarkStart w:id="170" w:name="_Ref216596701"/>
      <w:r w:rsidRPr="00246E89">
        <w:rPr>
          <w:sz w:val="24"/>
          <w:szCs w:val="24"/>
        </w:rPr>
        <w:t xml:space="preserve">Quadro </w:t>
      </w:r>
      <w:r w:rsidR="00F02416" w:rsidRPr="00246E89">
        <w:rPr>
          <w:sz w:val="24"/>
          <w:szCs w:val="24"/>
        </w:rPr>
        <w:fldChar w:fldCharType="begin"/>
      </w:r>
      <w:r w:rsidR="00F02416" w:rsidRPr="00246E89">
        <w:rPr>
          <w:sz w:val="24"/>
          <w:szCs w:val="24"/>
        </w:rPr>
        <w:instrText xml:space="preserve"> SEQ Quadro \* ARABIC </w:instrText>
      </w:r>
      <w:r w:rsidR="00F02416" w:rsidRPr="00246E89">
        <w:rPr>
          <w:sz w:val="24"/>
          <w:szCs w:val="24"/>
        </w:rPr>
        <w:fldChar w:fldCharType="separate"/>
      </w:r>
      <w:r w:rsidR="00F02416" w:rsidRPr="00246E89">
        <w:rPr>
          <w:noProof/>
          <w:sz w:val="24"/>
          <w:szCs w:val="24"/>
        </w:rPr>
        <w:t>24</w:t>
      </w:r>
      <w:r w:rsidR="00F02416" w:rsidRPr="00246E89">
        <w:rPr>
          <w:noProof/>
          <w:sz w:val="24"/>
          <w:szCs w:val="24"/>
        </w:rPr>
        <w:fldChar w:fldCharType="end"/>
      </w:r>
      <w:bookmarkEnd w:id="170"/>
      <w:r w:rsidR="00A906FA" w:rsidRPr="00246E89">
        <w:rPr>
          <w:sz w:val="24"/>
          <w:szCs w:val="24"/>
        </w:rPr>
        <w:t xml:space="preserve"> –</w:t>
      </w:r>
      <w:r w:rsidRPr="00246E89">
        <w:rPr>
          <w:sz w:val="24"/>
          <w:szCs w:val="24"/>
        </w:rPr>
        <w:t xml:space="preserve"> Lista de atributos da tabela CI_</w:t>
      </w:r>
      <w:commentRangeStart w:id="171"/>
      <w:r w:rsidRPr="00246E89">
        <w:rPr>
          <w:sz w:val="24"/>
          <w:szCs w:val="24"/>
        </w:rPr>
        <w:t>LOGRADOUROS</w:t>
      </w:r>
      <w:commentRangeEnd w:id="171"/>
      <w:r w:rsidR="00A81D57" w:rsidRPr="00246E89">
        <w:rPr>
          <w:rStyle w:val="Refdecomentrio"/>
          <w:sz w:val="24"/>
          <w:szCs w:val="24"/>
        </w:rPr>
        <w:commentReference w:id="171"/>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6FD04836" w14:textId="77777777" w:rsidTr="00926561">
        <w:trPr>
          <w:jc w:val="center"/>
        </w:trPr>
        <w:tc>
          <w:tcPr>
            <w:tcW w:w="9061" w:type="dxa"/>
          </w:tcPr>
          <w:p w14:paraId="1987BD8B" w14:textId="77777777" w:rsidR="00604177" w:rsidRDefault="00604177" w:rsidP="006A2161">
            <w:pPr>
              <w:pStyle w:val="Codigo"/>
              <w:keepNext/>
              <w:keepLines/>
            </w:pPr>
          </w:p>
          <w:tbl>
            <w:tblPr>
              <w:tblW w:w="0" w:type="auto"/>
              <w:tblCellMar>
                <w:top w:w="15" w:type="dxa"/>
                <w:left w:w="15" w:type="dxa"/>
                <w:bottom w:w="15" w:type="dxa"/>
                <w:right w:w="15" w:type="dxa"/>
              </w:tblCellMar>
              <w:tblLook w:val="04A0" w:firstRow="1" w:lastRow="0" w:firstColumn="1" w:lastColumn="0" w:noHBand="0" w:noVBand="1"/>
            </w:tblPr>
            <w:tblGrid>
              <w:gridCol w:w="5696"/>
              <w:gridCol w:w="246"/>
            </w:tblGrid>
            <w:tr w:rsidR="00604177" w:rsidRPr="009B6CCF" w14:paraId="4590DBEE" w14:textId="77777777" w:rsidTr="00926561">
              <w:tc>
                <w:tcPr>
                  <w:tcW w:w="0" w:type="auto"/>
                  <w:tcBorders>
                    <w:top w:val="nil"/>
                    <w:left w:val="nil"/>
                    <w:bottom w:val="nil"/>
                    <w:right w:val="nil"/>
                  </w:tcBorders>
                  <w:tcMar>
                    <w:top w:w="15" w:type="dxa"/>
                    <w:left w:w="225" w:type="dxa"/>
                    <w:bottom w:w="15" w:type="dxa"/>
                    <w:right w:w="15" w:type="dxa"/>
                  </w:tcMar>
                  <w:vAlign w:val="center"/>
                </w:tcPr>
                <w:p w14:paraId="5DFCB884" w14:textId="77777777" w:rsidR="001A69DE" w:rsidRPr="001A69DE" w:rsidRDefault="001A69DE" w:rsidP="006A2161">
                  <w:pPr>
                    <w:pStyle w:val="Codigo"/>
                    <w:keepNext/>
                    <w:keepLines/>
                  </w:pPr>
                  <w:r w:rsidRPr="001A69DE">
                    <w:rPr>
                      <w:b/>
                      <w:bCs/>
                    </w:rPr>
                    <w:t>Table:CI_LOGRADOUROS</w:t>
                  </w:r>
                  <w:r w:rsidRPr="001A69DE">
                    <w:br/>
                  </w:r>
                  <w:r w:rsidRPr="001A69DE">
                    <w:br/>
                  </w:r>
                  <w:r w:rsidRPr="001A69DE">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3328"/>
                    <w:gridCol w:w="2128"/>
                  </w:tblGrid>
                  <w:tr w:rsidR="001A69DE" w:rsidRPr="001A69DE" w14:paraId="1DD848C4" w14:textId="77777777">
                    <w:tc>
                      <w:tcPr>
                        <w:tcW w:w="0" w:type="auto"/>
                        <w:tcBorders>
                          <w:top w:val="nil"/>
                          <w:left w:val="nil"/>
                          <w:bottom w:val="nil"/>
                          <w:right w:val="nil"/>
                        </w:tcBorders>
                        <w:tcMar>
                          <w:top w:w="15" w:type="dxa"/>
                          <w:left w:w="225" w:type="dxa"/>
                          <w:bottom w:w="15" w:type="dxa"/>
                          <w:right w:w="15" w:type="dxa"/>
                        </w:tcMar>
                        <w:vAlign w:val="center"/>
                        <w:hideMark/>
                      </w:tcPr>
                      <w:p w14:paraId="433F7C31" w14:textId="77777777" w:rsidR="001A69DE" w:rsidRPr="001A69DE" w:rsidRDefault="001A69DE" w:rsidP="006A2161">
                        <w:pPr>
                          <w:pStyle w:val="Codigo"/>
                          <w:keepNext/>
                          <w:keepLines/>
                        </w:pPr>
                        <w:r w:rsidRPr="001A69DE">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758C2E47" w14:textId="77777777" w:rsidR="001A69DE" w:rsidRPr="001A69DE" w:rsidRDefault="001A69DE" w:rsidP="006A2161">
                        <w:pPr>
                          <w:pStyle w:val="Codigo"/>
                          <w:keepNext/>
                          <w:keepLines/>
                        </w:pPr>
                        <w:r w:rsidRPr="001A69DE">
                          <w:t>varchar(8)</w:t>
                        </w:r>
                      </w:p>
                    </w:tc>
                  </w:tr>
                  <w:tr w:rsidR="001A69DE" w:rsidRPr="001A69DE" w14:paraId="0A9990D7" w14:textId="77777777">
                    <w:tc>
                      <w:tcPr>
                        <w:tcW w:w="0" w:type="auto"/>
                        <w:tcBorders>
                          <w:top w:val="nil"/>
                          <w:left w:val="nil"/>
                          <w:bottom w:val="nil"/>
                          <w:right w:val="nil"/>
                        </w:tcBorders>
                        <w:tcMar>
                          <w:top w:w="15" w:type="dxa"/>
                          <w:left w:w="225" w:type="dxa"/>
                          <w:bottom w:w="15" w:type="dxa"/>
                          <w:right w:w="15" w:type="dxa"/>
                        </w:tcMar>
                        <w:vAlign w:val="center"/>
                        <w:hideMark/>
                      </w:tcPr>
                      <w:p w14:paraId="0D6C3B22" w14:textId="77777777" w:rsidR="001A69DE" w:rsidRPr="001A69DE" w:rsidRDefault="001A69DE" w:rsidP="006A2161">
                        <w:pPr>
                          <w:pStyle w:val="Codigo"/>
                          <w:keepNext/>
                          <w:keepLines/>
                        </w:pPr>
                        <w:r w:rsidRPr="001A69DE">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0C25361C" w14:textId="77777777" w:rsidR="001A69DE" w:rsidRPr="001A69DE" w:rsidRDefault="001A69DE" w:rsidP="006A2161">
                        <w:pPr>
                          <w:pStyle w:val="Codigo"/>
                          <w:keepNext/>
                          <w:keepLines/>
                        </w:pPr>
                        <w:r w:rsidRPr="001A69DE">
                          <w:t>varchar(7)</w:t>
                        </w:r>
                      </w:p>
                    </w:tc>
                  </w:tr>
                  <w:tr w:rsidR="001A69DE" w:rsidRPr="001A69DE" w14:paraId="084FA188" w14:textId="77777777">
                    <w:tc>
                      <w:tcPr>
                        <w:tcW w:w="0" w:type="auto"/>
                        <w:tcBorders>
                          <w:top w:val="nil"/>
                          <w:left w:val="nil"/>
                          <w:bottom w:val="nil"/>
                          <w:right w:val="nil"/>
                        </w:tcBorders>
                        <w:tcMar>
                          <w:top w:w="15" w:type="dxa"/>
                          <w:left w:w="225" w:type="dxa"/>
                          <w:bottom w:w="15" w:type="dxa"/>
                          <w:right w:w="15" w:type="dxa"/>
                        </w:tcMar>
                        <w:vAlign w:val="center"/>
                        <w:hideMark/>
                      </w:tcPr>
                      <w:p w14:paraId="40563237" w14:textId="77777777" w:rsidR="001A69DE" w:rsidRPr="001A69DE" w:rsidRDefault="001A69DE" w:rsidP="006A2161">
                        <w:pPr>
                          <w:pStyle w:val="Codigo"/>
                          <w:keepNext/>
                          <w:keepLines/>
                        </w:pPr>
                        <w:r w:rsidRPr="001A69DE">
                          <w:t>CI_NOM_LOGRADOURO_NORM</w:t>
                        </w:r>
                      </w:p>
                    </w:tc>
                    <w:tc>
                      <w:tcPr>
                        <w:tcW w:w="0" w:type="auto"/>
                        <w:tcBorders>
                          <w:top w:val="nil"/>
                          <w:left w:val="nil"/>
                          <w:bottom w:val="nil"/>
                          <w:right w:val="nil"/>
                        </w:tcBorders>
                        <w:tcMar>
                          <w:top w:w="15" w:type="dxa"/>
                          <w:left w:w="225" w:type="dxa"/>
                          <w:bottom w:w="15" w:type="dxa"/>
                          <w:right w:w="15" w:type="dxa"/>
                        </w:tcMar>
                        <w:vAlign w:val="center"/>
                        <w:hideMark/>
                      </w:tcPr>
                      <w:p w14:paraId="45D144F7" w14:textId="77777777" w:rsidR="001A69DE" w:rsidRPr="001A69DE" w:rsidRDefault="001A69DE" w:rsidP="006A2161">
                        <w:pPr>
                          <w:pStyle w:val="Codigo"/>
                          <w:keepNext/>
                          <w:keepLines/>
                        </w:pPr>
                        <w:r w:rsidRPr="001A69DE">
                          <w:t>varchar(250)</w:t>
                        </w:r>
                      </w:p>
                    </w:tc>
                  </w:tr>
                  <w:tr w:rsidR="001A69DE" w:rsidRPr="001A69DE" w14:paraId="3B49DECB" w14:textId="77777777">
                    <w:tc>
                      <w:tcPr>
                        <w:tcW w:w="0" w:type="auto"/>
                        <w:tcBorders>
                          <w:top w:val="nil"/>
                          <w:left w:val="nil"/>
                          <w:bottom w:val="nil"/>
                          <w:right w:val="nil"/>
                        </w:tcBorders>
                        <w:tcMar>
                          <w:top w:w="15" w:type="dxa"/>
                          <w:left w:w="225" w:type="dxa"/>
                          <w:bottom w:w="15" w:type="dxa"/>
                          <w:right w:w="15" w:type="dxa"/>
                        </w:tcMar>
                        <w:vAlign w:val="center"/>
                        <w:hideMark/>
                      </w:tcPr>
                      <w:p w14:paraId="71F4A429" w14:textId="77777777" w:rsidR="001A69DE" w:rsidRPr="001A69DE" w:rsidRDefault="001A69DE" w:rsidP="006A2161">
                        <w:pPr>
                          <w:pStyle w:val="Codigo"/>
                          <w:keepNext/>
                          <w:keepLines/>
                        </w:pPr>
                        <w:r w:rsidRPr="001A69DE">
                          <w:t>CI_NOM_LOGRADOURO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514ABD38" w14:textId="77777777" w:rsidR="001A69DE" w:rsidRPr="001A69DE" w:rsidRDefault="001A69DE" w:rsidP="006A2161">
                        <w:pPr>
                          <w:pStyle w:val="Codigo"/>
                          <w:keepNext/>
                          <w:keepLines/>
                        </w:pPr>
                        <w:r w:rsidRPr="001A69DE">
                          <w:t>varchar(250)</w:t>
                        </w:r>
                      </w:p>
                    </w:tc>
                  </w:tr>
                </w:tbl>
                <w:p w14:paraId="6478FBB0" w14:textId="77777777" w:rsidR="00604177" w:rsidRPr="009B6CCF" w:rsidRDefault="00604177" w:rsidP="006A2161">
                  <w:pPr>
                    <w:pStyle w:val="Codigo"/>
                    <w:keepNext/>
                    <w:keepLines/>
                  </w:pPr>
                </w:p>
              </w:tc>
              <w:tc>
                <w:tcPr>
                  <w:tcW w:w="0" w:type="auto"/>
                  <w:tcBorders>
                    <w:top w:val="nil"/>
                    <w:left w:val="nil"/>
                    <w:bottom w:val="nil"/>
                    <w:right w:val="nil"/>
                  </w:tcBorders>
                  <w:tcMar>
                    <w:top w:w="15" w:type="dxa"/>
                    <w:left w:w="225" w:type="dxa"/>
                    <w:bottom w:w="15" w:type="dxa"/>
                    <w:right w:w="15" w:type="dxa"/>
                  </w:tcMar>
                  <w:vAlign w:val="center"/>
                </w:tcPr>
                <w:p w14:paraId="105C7212" w14:textId="77777777" w:rsidR="00604177" w:rsidRPr="009B6CCF" w:rsidRDefault="00604177" w:rsidP="006A2161">
                  <w:pPr>
                    <w:pStyle w:val="Codigo"/>
                    <w:keepNext/>
                    <w:keepLines/>
                  </w:pPr>
                </w:p>
              </w:tc>
            </w:tr>
          </w:tbl>
          <w:p w14:paraId="1AC417C3" w14:textId="77777777" w:rsidR="00DA73CE" w:rsidRPr="009B6CCF" w:rsidRDefault="00DA73CE" w:rsidP="006A2161">
            <w:pPr>
              <w:pStyle w:val="Codigo"/>
              <w:keepNext/>
              <w:keepLines/>
            </w:pPr>
          </w:p>
        </w:tc>
      </w:tr>
    </w:tbl>
    <w:p w14:paraId="246F3E8C" w14:textId="53F1F132" w:rsidR="00DA73CE" w:rsidRPr="009B6CCF" w:rsidRDefault="00DA73CE" w:rsidP="00246E89">
      <w:pPr>
        <w:pStyle w:val="Legenda"/>
        <w:keepLines/>
      </w:pPr>
      <w:r w:rsidRPr="009B6CCF">
        <w:t xml:space="preserve">Elaboração: </w:t>
      </w:r>
      <w:r w:rsidR="00604177">
        <w:t>Autor</w:t>
      </w:r>
      <w:r w:rsidRPr="009B6CCF">
        <w:t xml:space="preserve"> (2025)</w:t>
      </w:r>
    </w:p>
    <w:p w14:paraId="5ABF4F4F" w14:textId="77777777" w:rsidR="00DA73CE" w:rsidRPr="009B6CCF" w:rsidRDefault="00DA73CE" w:rsidP="00DA73CE"/>
    <w:p w14:paraId="78526A5B" w14:textId="5DA46A4E" w:rsidR="00DA73CE" w:rsidRPr="009B6CCF" w:rsidRDefault="00DA73CE" w:rsidP="00DA73CE">
      <w:r w:rsidRPr="009B6CCF">
        <w:t xml:space="preserve">Considerando que o atributo CI_LOTES.NOM_LOGRADOURO contém o nome completo do logradouro, a tarefa de criação de CI_LOGRADOUROS exige apenas uma instrução SQL simples, mostrada no </w:t>
      </w:r>
      <w:r w:rsidRPr="009B6CCF">
        <w:fldChar w:fldCharType="begin"/>
      </w:r>
      <w:r w:rsidRPr="009B6CCF">
        <w:instrText xml:space="preserve"> REF _Ref215475435 \h </w:instrText>
      </w:r>
      <w:r w:rsidRPr="009B6CCF">
        <w:fldChar w:fldCharType="separate"/>
      </w:r>
      <w:r w:rsidR="00F02416" w:rsidRPr="009B6CCF">
        <w:t xml:space="preserve">Quadro </w:t>
      </w:r>
      <w:r w:rsidR="00F02416">
        <w:rPr>
          <w:noProof/>
        </w:rPr>
        <w:t>25</w:t>
      </w:r>
      <w:r w:rsidRPr="009B6CCF">
        <w:fldChar w:fldCharType="end"/>
      </w:r>
      <w:r w:rsidRPr="009B6CCF">
        <w:t>.</w:t>
      </w:r>
    </w:p>
    <w:p w14:paraId="30E24DC4" w14:textId="77777777" w:rsidR="004E1CB8" w:rsidRPr="009B6CCF" w:rsidRDefault="004E1CB8" w:rsidP="00DA73CE"/>
    <w:p w14:paraId="4AFF3A5A" w14:textId="6DBAB304" w:rsidR="00DA73CE" w:rsidRPr="00246E89" w:rsidRDefault="00DA73CE" w:rsidP="00A6278E">
      <w:pPr>
        <w:pStyle w:val="Legenda"/>
        <w:rPr>
          <w:sz w:val="24"/>
          <w:szCs w:val="24"/>
        </w:rPr>
      </w:pPr>
      <w:bookmarkStart w:id="172" w:name="_Ref215475435"/>
      <w:r w:rsidRPr="00246E89">
        <w:rPr>
          <w:sz w:val="24"/>
          <w:szCs w:val="24"/>
        </w:rPr>
        <w:lastRenderedPageBreak/>
        <w:t xml:space="preserve">Quadro </w:t>
      </w:r>
      <w:r w:rsidR="00F02416" w:rsidRPr="00246E89">
        <w:rPr>
          <w:sz w:val="24"/>
          <w:szCs w:val="24"/>
        </w:rPr>
        <w:fldChar w:fldCharType="begin"/>
      </w:r>
      <w:r w:rsidR="00F02416" w:rsidRPr="00246E89">
        <w:rPr>
          <w:sz w:val="24"/>
          <w:szCs w:val="24"/>
        </w:rPr>
        <w:instrText xml:space="preserve"> SEQ Quadro \* ARABIC </w:instrText>
      </w:r>
      <w:r w:rsidR="00F02416" w:rsidRPr="00246E89">
        <w:rPr>
          <w:sz w:val="24"/>
          <w:szCs w:val="24"/>
        </w:rPr>
        <w:fldChar w:fldCharType="separate"/>
      </w:r>
      <w:r w:rsidR="00F02416" w:rsidRPr="00246E89">
        <w:rPr>
          <w:noProof/>
          <w:sz w:val="24"/>
          <w:szCs w:val="24"/>
        </w:rPr>
        <w:t>25</w:t>
      </w:r>
      <w:r w:rsidR="00F02416" w:rsidRPr="00246E89">
        <w:rPr>
          <w:noProof/>
          <w:sz w:val="24"/>
          <w:szCs w:val="24"/>
        </w:rPr>
        <w:fldChar w:fldCharType="end"/>
      </w:r>
      <w:bookmarkEnd w:id="172"/>
      <w:r w:rsidR="00A906FA" w:rsidRPr="00246E89">
        <w:rPr>
          <w:sz w:val="24"/>
          <w:szCs w:val="24"/>
        </w:rPr>
        <w:t xml:space="preserve"> –</w:t>
      </w:r>
      <w:r w:rsidRPr="00246E89">
        <w:rPr>
          <w:sz w:val="24"/>
          <w:szCs w:val="24"/>
        </w:rPr>
        <w:t xml:space="preserve"> Consulta SQL para preencher a tabela CI_LOGRADOUROS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32361838" w14:textId="77777777" w:rsidTr="00926561">
        <w:trPr>
          <w:jc w:val="center"/>
        </w:trPr>
        <w:tc>
          <w:tcPr>
            <w:tcW w:w="9061" w:type="dxa"/>
          </w:tcPr>
          <w:p w14:paraId="2886E426" w14:textId="77777777" w:rsidR="00604177" w:rsidRDefault="00604177" w:rsidP="00926561">
            <w:pPr>
              <w:pStyle w:val="Codigo"/>
              <w:keepNext/>
            </w:pPr>
          </w:p>
          <w:p w14:paraId="3C6E5F9E" w14:textId="148AB678" w:rsidR="00DA73CE" w:rsidRPr="009B6CCF" w:rsidRDefault="00DA73CE" w:rsidP="00926561">
            <w:pPr>
              <w:pStyle w:val="Codigo"/>
              <w:keepNext/>
            </w:pPr>
            <w:r w:rsidRPr="009B6CCF">
              <w:t>INSERT INTO CI_LOGRADOUROS (</w:t>
            </w:r>
          </w:p>
          <w:p w14:paraId="715710D4" w14:textId="77777777" w:rsidR="00DA73CE" w:rsidRPr="009B6CCF" w:rsidRDefault="00DA73CE" w:rsidP="00926561">
            <w:pPr>
              <w:pStyle w:val="Codigo"/>
              <w:keepNext/>
            </w:pPr>
            <w:r w:rsidRPr="009B6CCF">
              <w:t xml:space="preserve">        COD_MUNICIPIO, CI_NOM_LOGRADOURO_NORM, CI_NOM_LOGRADOURO,</w:t>
            </w:r>
          </w:p>
          <w:p w14:paraId="342D8C74" w14:textId="77777777" w:rsidR="00DA73CE" w:rsidRPr="009B6CCF" w:rsidRDefault="00DA73CE" w:rsidP="00926561">
            <w:pPr>
              <w:pStyle w:val="Codigo"/>
              <w:keepNext/>
            </w:pPr>
            <w:r w:rsidRPr="009B6CCF">
              <w:t xml:space="preserve">        SC_ID_LOGRADOURO)</w:t>
            </w:r>
          </w:p>
          <w:p w14:paraId="5272064C" w14:textId="77777777" w:rsidR="00DA73CE" w:rsidRPr="009B6CCF" w:rsidRDefault="00DA73CE" w:rsidP="00926561">
            <w:pPr>
              <w:pStyle w:val="Codigo"/>
              <w:keepNext/>
            </w:pPr>
            <w:r w:rsidRPr="009B6CCF">
              <w:t xml:space="preserve">    SELECT DISTINCT</w:t>
            </w:r>
          </w:p>
          <w:p w14:paraId="7B68685F" w14:textId="77777777" w:rsidR="00DA73CE" w:rsidRPr="009B6CCF" w:rsidRDefault="00DA73CE" w:rsidP="00926561">
            <w:pPr>
              <w:pStyle w:val="Codigo"/>
              <w:keepNext/>
            </w:pPr>
            <w:r w:rsidRPr="009B6CCF">
              <w:t xml:space="preserve">        LT.COD_MUNICIPIO, NULL AS CI_NOM_LOGRADOURO_NORM,</w:t>
            </w:r>
          </w:p>
          <w:p w14:paraId="6F7911C0" w14:textId="77777777" w:rsidR="00DA73CE" w:rsidRPr="009B6CCF" w:rsidRDefault="00DA73CE" w:rsidP="00926561">
            <w:pPr>
              <w:pStyle w:val="Codigo"/>
              <w:keepNext/>
            </w:pPr>
            <w:r w:rsidRPr="009B6CCF">
              <w:t xml:space="preserve">        LT.NOM_LOGRADOURO AS CI_NOM_LOGRADOURO,</w:t>
            </w:r>
          </w:p>
          <w:p w14:paraId="12AADBBA" w14:textId="77777777" w:rsidR="00DA73CE" w:rsidRPr="009B6CCF" w:rsidRDefault="00DA73CE" w:rsidP="00926561">
            <w:pPr>
              <w:pStyle w:val="Codigo"/>
              <w:keepNext/>
            </w:pPr>
            <w:r w:rsidRPr="009B6CCF">
              <w:t xml:space="preserve">        NULL AS SC_ID_LOGRADOURO</w:t>
            </w:r>
          </w:p>
          <w:p w14:paraId="34374055" w14:textId="77777777" w:rsidR="00DA73CE" w:rsidRDefault="00DA73CE" w:rsidP="00926561">
            <w:pPr>
              <w:pStyle w:val="Codigo"/>
              <w:keepNext/>
            </w:pPr>
            <w:r w:rsidRPr="009B6CCF">
              <w:t xml:space="preserve">   FROM CI_LOTES LT;</w:t>
            </w:r>
          </w:p>
          <w:p w14:paraId="3FBC347B" w14:textId="77777777" w:rsidR="00604177" w:rsidRPr="009B6CCF" w:rsidRDefault="00604177" w:rsidP="00926561">
            <w:pPr>
              <w:pStyle w:val="Codigo"/>
              <w:keepNext/>
            </w:pPr>
          </w:p>
        </w:tc>
      </w:tr>
    </w:tbl>
    <w:p w14:paraId="604BE566" w14:textId="10F5D75A" w:rsidR="00DA73CE" w:rsidRPr="009B6CCF" w:rsidRDefault="00DA73CE" w:rsidP="00246E89">
      <w:pPr>
        <w:pStyle w:val="Legenda"/>
      </w:pPr>
      <w:r w:rsidRPr="009B6CCF">
        <w:t xml:space="preserve">Elaboração: </w:t>
      </w:r>
      <w:r w:rsidR="00E0019A">
        <w:t>Autor</w:t>
      </w:r>
      <w:r w:rsidRPr="009B6CCF">
        <w:t xml:space="preserve"> (2025)</w:t>
      </w:r>
    </w:p>
    <w:p w14:paraId="5AAC57B7" w14:textId="77777777" w:rsidR="00DA73CE" w:rsidRPr="009B6CCF" w:rsidRDefault="00DA73CE" w:rsidP="00DA73CE">
      <w:pPr>
        <w:ind w:firstLine="0"/>
      </w:pPr>
    </w:p>
    <w:p w14:paraId="20ADE345" w14:textId="77777777" w:rsidR="00DA73CE" w:rsidRPr="009B6CCF" w:rsidRDefault="00DA73CE" w:rsidP="00DA73CE">
      <w:r w:rsidRPr="009B6CCF">
        <w:t>Apesar de sua sintaxe inicialmente aparentar complexidade, a linguagem SQL apresenta uma estrutura lógica muito simples e desempenha um papel fundamental no processamento de dados em Sistemas Gerenciadores de Banco de Dados - SGBD.</w:t>
      </w:r>
    </w:p>
    <w:p w14:paraId="4708C16A" w14:textId="77777777" w:rsidR="00DA73CE" w:rsidRPr="009B6CCF" w:rsidRDefault="00DA73CE" w:rsidP="00EF7089">
      <w:pPr>
        <w:pStyle w:val="Ttulo4"/>
      </w:pPr>
      <w:r w:rsidRPr="004C543B">
        <w:t>Normalizar nomes de logradouros</w:t>
      </w:r>
    </w:p>
    <w:p w14:paraId="6C9E8880" w14:textId="3D8A3D42" w:rsidR="00FC69F9" w:rsidRPr="009B6CCF" w:rsidRDefault="00FC69F9" w:rsidP="00FC69F9">
      <w:r w:rsidRPr="009B6CCF">
        <w:t xml:space="preserve">Normalização de dados é o processo de transformar e padronizar elementos textuais ou estruturados de um conjunto de informações, de modo a reduzir variações formais, eliminar ambiguidades e tornar os dados comparáveis e consistentes para fins de análise, integração ou processamento </w:t>
      </w:r>
      <w:r w:rsidRPr="009B6CCF">
        <w:fldChar w:fldCharType="begin"/>
      </w:r>
      <w:r w:rsidR="00C84FA4">
        <w:instrText xml:space="preserve"> ADDIN ZOTERO_ITEM CSL_CITATION {"citationID":"KxX5GxZI","properties":{"formattedCitation":"(Nunes, 2024)","plainCitation":"(Nunes, 2024)","dontUpdate":true,"noteIndex":0},"citationItems":[{"id":284,"uris":["http://zotero.org/users/15531986/items/HFZAYWBA"],"itemData":{"id":284,"type":"book","abstract":"Este livro aborda conhecimentos, técnicas e aplicações da área de Processamento de Linguagens Naturais para o português brasileiro. Nesta segunda edição, revisada e ampliada, o conteúdo foi estendido com seis novos capítulos, agora organizados em doze partes. O livro pode ser usado como material didático para disciplinas de cursos de Computação ou Linguística, ou áreas afins, servindo como fonte de conhecimento teórico e prático para quem está aprendendo essa ciência. Pode servir de referência a profissionais que fazem uso do PLN para criar soluções tecnológicas, servindo como fonte de técnicas e métodos para desenvolvimento de sistemas tecnológicos. Também acadêmicos e curiosos, de um modo geral, nele encontrarão uma visão geral da área de PLN, e como ela pode interagir com outras áreas de conhecimento.","edition":"2","ISBN":"978-65-00-95750-1","language":"pt-BR","publisher":"Graça Nunes","publisher-place":"São Carlos, SP","source":"Câmara Brasileira do Livro ISBN","title":"Processamento de Linguagem Natural: Conceitos, Técnicas e Aplicações em Português","title-short":"Processamento de Linguagem Natural","author":[{"family":"Nunes","given":"Maria das Graças Volpe"}],"contributor":[{"family":"Caseli","given":"Helena de Medeiros"}],"issued":{"date-parts":[["2024",3,2]]}}}],"schema":"https://github.com/citation-style-language/schema/raw/master/csl-citation.json"} </w:instrText>
      </w:r>
      <w:r w:rsidRPr="009B6CCF">
        <w:fldChar w:fldCharType="separate"/>
      </w:r>
      <w:r w:rsidRPr="009B6CCF">
        <w:t>(</w:t>
      </w:r>
      <w:r w:rsidR="007354C0">
        <w:t>NUNES</w:t>
      </w:r>
      <w:r w:rsidRPr="009B6CCF">
        <w:t>, 2024)</w:t>
      </w:r>
      <w:r w:rsidRPr="009B6CCF">
        <w:fldChar w:fldCharType="end"/>
      </w:r>
      <w:r w:rsidRPr="009B6CCF">
        <w:t>.</w:t>
      </w:r>
    </w:p>
    <w:p w14:paraId="21EC917D" w14:textId="77777777" w:rsidR="00DA73CE" w:rsidRPr="009B6CCF" w:rsidRDefault="00DA73CE" w:rsidP="00DA73CE">
      <w:r w:rsidRPr="009B6CCF">
        <w:t xml:space="preserve">Essa operação é muito importante porque, uma vez que a estratégia escolhida para vincular as quadras nas duas bases de dados consiste em utilizar os nomes dos logradouros que as circundam, torna-se imprescindível dedicar atenção rigorosa a essas denominações. </w:t>
      </w:r>
    </w:p>
    <w:p w14:paraId="16D60A49" w14:textId="4DE3C242" w:rsidR="00B77256" w:rsidRPr="009B6CCF" w:rsidRDefault="00B77256" w:rsidP="00B77256">
      <w:r w:rsidRPr="009B6CCF">
        <w:t>Como os dados do IBGE já estão padronizados, a maior parte do pré-processamento deve ser feito sobre a base originária das prefeituras</w:t>
      </w:r>
      <w:r w:rsidR="008438D4" w:rsidRPr="009B6CCF">
        <w:t xml:space="preserve"> (CTU)</w:t>
      </w:r>
      <w:r w:rsidRPr="009B6CCF">
        <w:t xml:space="preserve">. </w:t>
      </w:r>
      <w:r w:rsidR="00077B33" w:rsidRPr="009B6CCF">
        <w:t>Assim, p</w:t>
      </w:r>
      <w:r w:rsidRPr="009B6CCF">
        <w:t>ara assegurar a integridade das consultas e a compatibilidade entre as bases de dados, os nomes dos logradouros passam por um processo de normalização composto pelas seguintes etapas:</w:t>
      </w:r>
    </w:p>
    <w:p w14:paraId="2C554745" w14:textId="0162E95F" w:rsidR="00B77256" w:rsidRPr="00643731" w:rsidRDefault="00B77256" w:rsidP="00EA3516">
      <w:pPr>
        <w:pStyle w:val="Tpico"/>
        <w:numPr>
          <w:ilvl w:val="0"/>
          <w:numId w:val="66"/>
        </w:numPr>
      </w:pPr>
      <w:r w:rsidRPr="0035305D">
        <w:lastRenderedPageBreak/>
        <w:t>Normalização de Caixa (</w:t>
      </w:r>
      <w:r w:rsidR="0035305D" w:rsidRPr="0035305D">
        <w:rPr>
          <w:i/>
          <w:iCs/>
        </w:rPr>
        <w:t>Upper Case</w:t>
      </w:r>
      <w:r w:rsidRPr="0035305D">
        <w:t>):</w:t>
      </w:r>
      <w:r w:rsidRPr="009B6CCF">
        <w:t xml:space="preserve"> </w:t>
      </w:r>
      <w:r w:rsidR="00643731">
        <w:t>c</w:t>
      </w:r>
      <w:r w:rsidRPr="009B6CCF">
        <w:t>onversão de todos os caracteres para maiúsculas, eliminando discrepâncias entre registros grafados em caixa alta, baixa ou mista.</w:t>
      </w:r>
    </w:p>
    <w:p w14:paraId="5E9BF71C" w14:textId="57D32CA8" w:rsidR="00B77256" w:rsidRPr="00643731" w:rsidRDefault="00B77256" w:rsidP="00EA3516">
      <w:pPr>
        <w:pStyle w:val="Tpico"/>
        <w:numPr>
          <w:ilvl w:val="0"/>
          <w:numId w:val="66"/>
        </w:numPr>
      </w:pPr>
      <w:r w:rsidRPr="0035305D">
        <w:t>Sanitização de Caracteres:</w:t>
      </w:r>
      <w:r w:rsidRPr="00643731">
        <w:t xml:space="preserve"> </w:t>
      </w:r>
      <w:r w:rsidR="00643731">
        <w:t>e</w:t>
      </w:r>
      <w:r w:rsidRPr="00643731">
        <w:t xml:space="preserve">liminação de acentos diacríticos (ex: "Ã", "É") e caracteres especiais (símbolos, pontuações), reduzindo a </w:t>
      </w:r>
      <w:r w:rsidRPr="00643731">
        <w:rPr>
          <w:i/>
          <w:iCs/>
        </w:rPr>
        <w:t>string</w:t>
      </w:r>
      <w:r w:rsidRPr="00643731">
        <w:t xml:space="preserve"> ao alfabeto básico e evitando erros de codificação (</w:t>
      </w:r>
      <w:r w:rsidRPr="00643731">
        <w:rPr>
          <w:i/>
          <w:iCs/>
        </w:rPr>
        <w:t>encoding</w:t>
      </w:r>
      <w:r w:rsidRPr="00643731">
        <w:t>).</w:t>
      </w:r>
    </w:p>
    <w:p w14:paraId="2063CD3B" w14:textId="173E82AE" w:rsidR="00B77256" w:rsidRPr="00643731" w:rsidRDefault="00B77256" w:rsidP="00EA3516">
      <w:pPr>
        <w:pStyle w:val="Tpico"/>
        <w:numPr>
          <w:ilvl w:val="0"/>
          <w:numId w:val="66"/>
        </w:numPr>
      </w:pPr>
      <w:r w:rsidRPr="0035305D">
        <w:t>Concatenação de Atributos</w:t>
      </w:r>
      <w:r w:rsidRPr="009D030D">
        <w:t>:</w:t>
      </w:r>
      <w:r w:rsidRPr="00643731">
        <w:t xml:space="preserve"> </w:t>
      </w:r>
      <w:r w:rsidR="00643731">
        <w:t>j</w:t>
      </w:r>
      <w:r w:rsidRPr="00643731">
        <w:t>unção de campos distintos (como tipo de logradouro, título e nome) para a formação de uma chave de busca única e completa.</w:t>
      </w:r>
    </w:p>
    <w:p w14:paraId="2FC52507" w14:textId="0BB3D2FE" w:rsidR="00B77256" w:rsidRPr="009B6CCF" w:rsidRDefault="00B77256" w:rsidP="00EA3516">
      <w:pPr>
        <w:pStyle w:val="Tpico"/>
        <w:numPr>
          <w:ilvl w:val="0"/>
          <w:numId w:val="66"/>
        </w:numPr>
      </w:pPr>
      <w:r w:rsidRPr="0035305D">
        <w:t>Expansão ou Uniformização de Abreviaturas</w:t>
      </w:r>
      <w:r w:rsidRPr="009D030D">
        <w:t>:</w:t>
      </w:r>
      <w:r w:rsidRPr="009B6CCF">
        <w:t xml:space="preserve"> </w:t>
      </w:r>
      <w:r w:rsidR="00643731">
        <w:t>s</w:t>
      </w:r>
      <w:r w:rsidRPr="009B6CCF">
        <w:t>ubstituição de termos abreviados por formas extensas ou padronizadas (ex: "AV." para "AVENIDA", "R." para "RUA"), garantindo que a comparação entre as bases ocorra sob o mesmo padrão léxico.</w:t>
      </w:r>
    </w:p>
    <w:p w14:paraId="1B538723" w14:textId="60F1AB29" w:rsidR="00DA73CE" w:rsidRPr="009B6CCF" w:rsidRDefault="00DA73CE" w:rsidP="00DA73CE">
      <w:r w:rsidRPr="009B6CCF">
        <w:t>As formas de realizar a normalização são variadas. Alguns Sistemas Gerenciadores de Bancos de Dados – SGBD oferecem funções nativas para normalização, mas pode ser necessário o desenvolvimento de funções específicas e, até mesmo, uma edição manual.</w:t>
      </w:r>
      <w:r w:rsidR="009D2760" w:rsidRPr="009B6CCF">
        <w:t xml:space="preserve"> </w:t>
      </w:r>
      <w:r w:rsidR="006603F4" w:rsidRPr="009B6CCF">
        <w:t xml:space="preserve">No fluxo operacional do </w:t>
      </w:r>
      <w:r w:rsidR="006603F4" w:rsidRPr="009B6CCF">
        <w:rPr>
          <w:i/>
          <w:iCs/>
        </w:rPr>
        <w:t>SuperCIATA</w:t>
      </w:r>
      <w:r w:rsidR="006603F4" w:rsidRPr="009B6CCF">
        <w:t xml:space="preserve">, aplica-se uma rotina </w:t>
      </w:r>
      <w:r w:rsidR="00162551" w:rsidRPr="009B6CCF">
        <w:rPr>
          <w:i/>
          <w:iCs/>
        </w:rPr>
        <w:t>JavaScript</w:t>
      </w:r>
      <w:r w:rsidR="00162551" w:rsidRPr="009B6CCF">
        <w:t xml:space="preserve"> </w:t>
      </w:r>
      <w:r w:rsidR="006603F4" w:rsidRPr="009B6CCF">
        <w:t>de normalização sobre o atributo CI_NOM_LOGRADOURO</w:t>
      </w:r>
      <w:r w:rsidR="00162551" w:rsidRPr="009B6CCF">
        <w:t xml:space="preserve"> e</w:t>
      </w:r>
      <w:r w:rsidR="006603F4" w:rsidRPr="009B6CCF">
        <w:t xml:space="preserve"> o valor processado é então persistido no atributo CI_NOM_LOGRADOURO_NORM da tabela CI_LOGRADOUROS</w:t>
      </w:r>
      <w:r w:rsidR="003C3A63" w:rsidRPr="009B6CCF">
        <w:t>.</w:t>
      </w:r>
    </w:p>
    <w:p w14:paraId="7326CE13" w14:textId="77777777" w:rsidR="00DA73CE" w:rsidRPr="009B6CCF" w:rsidRDefault="00DA73CE" w:rsidP="00EF7089">
      <w:pPr>
        <w:pStyle w:val="Ttulo4"/>
      </w:pPr>
      <w:bookmarkStart w:id="173" w:name="_Ref216596220"/>
      <w:r w:rsidRPr="004C543B">
        <w:t>Atualizar tabela CI_LOGRADOUROS</w:t>
      </w:r>
      <w:bookmarkEnd w:id="173"/>
    </w:p>
    <w:p w14:paraId="07C51C88" w14:textId="3B3CBD29" w:rsidR="00DA73CE" w:rsidRPr="009B6CCF" w:rsidRDefault="00DA73CE" w:rsidP="00DA73CE">
      <w:r w:rsidRPr="009B6CCF">
        <w:t xml:space="preserve">A função da atualização de CI_LOGRADOUROS é identificar a igualdade toponímica dos logradouros do CNEFE e do CIATA para </w:t>
      </w:r>
      <w:r w:rsidR="0031629A" w:rsidRPr="009B6CCF">
        <w:t xml:space="preserve">possibilitar a </w:t>
      </w:r>
      <w:r w:rsidRPr="009B6CCF">
        <w:t>cria</w:t>
      </w:r>
      <w:r w:rsidR="0031629A" w:rsidRPr="009B6CCF">
        <w:t>ção de</w:t>
      </w:r>
      <w:r w:rsidRPr="009B6CCF">
        <w:t xml:space="preserve"> um domínio (SC_) em que as classes dessas bases de dados sejam compatibilizadas e possam ser comparadas e analisadas conjuntamente.</w:t>
      </w:r>
    </w:p>
    <w:p w14:paraId="2FE4351F" w14:textId="77777777" w:rsidR="00DA73CE" w:rsidRPr="009B6CCF" w:rsidRDefault="00DA73CE" w:rsidP="00DA73CE">
      <w:r w:rsidRPr="009B6CCF">
        <w:t xml:space="preserve">Em outras palavras, é essa atualização que permite fazer a correspondência entre os logradouros de CN_LOGRADOUROS e CI_LOGRADOUROS, que podem apresentar pequenas diferenças na grafia. </w:t>
      </w:r>
    </w:p>
    <w:p w14:paraId="60D6A413" w14:textId="4B4EA72A" w:rsidR="00DA73CE" w:rsidRPr="009B6CCF" w:rsidRDefault="00DA73CE" w:rsidP="00DA73CE">
      <w:r w:rsidRPr="009B6CCF">
        <w:t xml:space="preserve">Após a normalização dos nomes de logradouros em CI_LOGRADOUROS, o processo segue um fluxo hierárquico em busca de correspondências, conforme metodologia validada por Manning </w:t>
      </w:r>
      <w:r w:rsidRPr="009B6CCF">
        <w:fldChar w:fldCharType="begin"/>
      </w:r>
      <w:r w:rsidR="00D16DA7" w:rsidRPr="009B6CCF">
        <w:instrText xml:space="preserve"> ADDIN ZOTERO_ITEM CSL_CITATION {"citationID":"3MkkiYn8","properties":{"formattedCitation":"(Manning, 2008)","plainCitation":"(Manning, 2008)","dontUpdate":true,"noteIndex":0},"citationItems":[{"id":217,"uris":["http://zotero.org/users/15531986/items/44WLKJJI"],"itemData":{"id":217,"type":"book","call-number":"025.04","ISBN":"978-0-521-86571-5","language":"eng","publisher":"Cambridge university press","publisher-place":"Cambridge","source":"BnF ISBN","title":"Introduction to information retrieval","author":[{"family":"Manning","given":"Christopher D."}],"issued":{"date-parts":[["2008"]]}}}],"schema":"https://github.com/citation-style-language/schema/raw/master/csl-citation.json"} </w:instrText>
      </w:r>
      <w:r w:rsidRPr="009B6CCF">
        <w:fldChar w:fldCharType="separate"/>
      </w:r>
      <w:r w:rsidRPr="009B6CCF">
        <w:t>(2008)</w:t>
      </w:r>
      <w:r w:rsidRPr="009B6CCF">
        <w:fldChar w:fldCharType="end"/>
      </w:r>
      <w:r w:rsidRPr="009B6CCF">
        <w:t xml:space="preserve">: </w:t>
      </w:r>
    </w:p>
    <w:p w14:paraId="295CB5D6" w14:textId="77777777" w:rsidR="00FC6EC2" w:rsidRPr="009B6CCF" w:rsidRDefault="00FC6EC2" w:rsidP="00EA3516">
      <w:pPr>
        <w:pStyle w:val="Tpico"/>
        <w:numPr>
          <w:ilvl w:val="0"/>
          <w:numId w:val="72"/>
        </w:numPr>
      </w:pPr>
      <w:r w:rsidRPr="009B6CCF">
        <w:lastRenderedPageBreak/>
        <w:t xml:space="preserve">comparação exata; </w:t>
      </w:r>
    </w:p>
    <w:p w14:paraId="64B8A948" w14:textId="77777777" w:rsidR="00FC6EC2" w:rsidRPr="009B6CCF" w:rsidRDefault="00FC6EC2" w:rsidP="00EA3516">
      <w:pPr>
        <w:pStyle w:val="Tpico"/>
        <w:numPr>
          <w:ilvl w:val="0"/>
          <w:numId w:val="72"/>
        </w:numPr>
      </w:pPr>
      <w:r w:rsidRPr="009B6CCF">
        <w:t>métodos fonéticos (</w:t>
      </w:r>
      <w:r w:rsidRPr="007A1C27">
        <w:t>Soundex/Double Metaphone</w:t>
      </w:r>
      <w:r w:rsidRPr="009B6CCF">
        <w:t xml:space="preserve">) para os não pareados; e </w:t>
      </w:r>
    </w:p>
    <w:p w14:paraId="1B43277E" w14:textId="3C78FB1A" w:rsidR="00FC6EC2" w:rsidRPr="009B6CCF" w:rsidRDefault="00FC6EC2" w:rsidP="00EA3516">
      <w:pPr>
        <w:pStyle w:val="Tpico"/>
        <w:numPr>
          <w:ilvl w:val="0"/>
          <w:numId w:val="72"/>
        </w:numPr>
      </w:pPr>
      <w:r w:rsidRPr="009B6CCF">
        <w:t>finalmente, algoritmos de similaridade (</w:t>
      </w:r>
      <w:r w:rsidRPr="007A1C27">
        <w:t>Levenshtein</w:t>
      </w:r>
      <w:r w:rsidRPr="009B6CCF">
        <w:t xml:space="preserve">) para os casos residuais. </w:t>
      </w:r>
    </w:p>
    <w:p w14:paraId="7A4EDBAB" w14:textId="3839E1D9" w:rsidR="00FC6EC2" w:rsidRPr="009B6CCF" w:rsidRDefault="00FC6EC2" w:rsidP="00EA3516">
      <w:pPr>
        <w:pStyle w:val="Tpico"/>
        <w:numPr>
          <w:ilvl w:val="0"/>
          <w:numId w:val="72"/>
        </w:numPr>
      </w:pPr>
      <w:r w:rsidRPr="009B6CCF">
        <w:t xml:space="preserve">Registros irrecuperáveis por esses métodos demandam uso de técnicas de inteligência artificial, intervenção manual ou descarte controlado </w:t>
      </w:r>
      <w:r w:rsidRPr="009B6CCF">
        <w:fldChar w:fldCharType="begin"/>
      </w:r>
      <w:r w:rsidR="00C84FA4">
        <w:instrText xml:space="preserve"> ADDIN ZOTERO_ITEM CSL_CITATION {"citationID":"Uivpr5Vg","properties":{"formattedCitation":"(Macedo, 2023)","plainCitation":"(Macedo, 2023)","dontUpdate":true,"noteIndex":0},"citationItems":[{"id":161,"uris":["http://zotero.org/users/15531986/items/XS88PDSG"],"itemData":{"id":161,"type":"report","archive":"relatorio_270.pdf","publisher":"mds.gov.br","title":"Integração do Cadastro Único com Cadastro Nacional de Endereços para Fins Estatístico através da modelagem de um banco de dados espacial","title-short":"CadUnico x CNEFE","URL":"https://aplicacoes.mds.gov.br/sagi/pesquisas/documentos/relatorio/relatorio_270.pdf","author":[{"family":"Macedo","given":"Diego"}],"accessed":{"date-parts":[["2025",3,3]]},"issued":{"date-parts":[["2023"]]}}}],"schema":"https://github.com/citation-style-language/schema/raw/master/csl-citation.json"} </w:instrText>
      </w:r>
      <w:r w:rsidRPr="009B6CCF">
        <w:fldChar w:fldCharType="separate"/>
      </w:r>
      <w:r w:rsidRPr="007A1C27">
        <w:t>(</w:t>
      </w:r>
      <w:r w:rsidR="00025E49" w:rsidRPr="007A1C27">
        <w:t>MACEDO</w:t>
      </w:r>
      <w:r w:rsidRPr="007A1C27">
        <w:t>, 2023)</w:t>
      </w:r>
      <w:r w:rsidRPr="009B6CCF">
        <w:fldChar w:fldCharType="end"/>
      </w:r>
      <w:r w:rsidRPr="009B6CCF">
        <w:t>.</w:t>
      </w:r>
    </w:p>
    <w:p w14:paraId="1F852612" w14:textId="77777777" w:rsidR="00DA73CE" w:rsidRPr="009B6CCF" w:rsidRDefault="00DA73CE" w:rsidP="00DA73CE">
      <w:r w:rsidRPr="009B6CCF">
        <w:t xml:space="preserve">Estabelecida a equivalência entre os logradouros, a chave SC_ID_LOGRADOURO é atualizada na tabela CI_LOGRADOUROS possibilitando assim, que consultas SQL localizem as coordenadas (ponto) de um endereço do cadastro urbano. </w:t>
      </w:r>
    </w:p>
    <w:p w14:paraId="52123104" w14:textId="693E3362" w:rsidR="00DA73CE" w:rsidRPr="009B6CCF" w:rsidRDefault="00DA73CE" w:rsidP="00DA73CE">
      <w:r w:rsidRPr="009B6CCF">
        <w:t xml:space="preserve">O </w:t>
      </w:r>
      <w:r w:rsidRPr="009B6CCF">
        <w:fldChar w:fldCharType="begin"/>
      </w:r>
      <w:r w:rsidRPr="009B6CCF">
        <w:instrText xml:space="preserve"> REF _Ref215643198 \h </w:instrText>
      </w:r>
      <w:r w:rsidRPr="009B6CCF">
        <w:fldChar w:fldCharType="separate"/>
      </w:r>
      <w:r w:rsidR="00F02416" w:rsidRPr="009B6CCF">
        <w:t xml:space="preserve">Quadro </w:t>
      </w:r>
      <w:r w:rsidR="00F02416">
        <w:rPr>
          <w:noProof/>
        </w:rPr>
        <w:t>26</w:t>
      </w:r>
      <w:r w:rsidRPr="009B6CCF">
        <w:fldChar w:fldCharType="end"/>
      </w:r>
      <w:r w:rsidRPr="009B6CCF">
        <w:t xml:space="preserve"> mostra as consultas que atualizam CI_LOGRADOUROS nos casos de equivalência exata e </w:t>
      </w:r>
      <w:r w:rsidRPr="009B6CCF">
        <w:rPr>
          <w:i/>
          <w:iCs/>
        </w:rPr>
        <w:t>Soundex</w:t>
      </w:r>
      <w:r w:rsidRPr="009B6CCF">
        <w:t xml:space="preserve">. O algoritmo </w:t>
      </w:r>
      <w:r w:rsidRPr="009B6CCF">
        <w:rPr>
          <w:i/>
          <w:iCs/>
        </w:rPr>
        <w:t>Levenshtein</w:t>
      </w:r>
      <w:r w:rsidRPr="009B6CCF">
        <w:t xml:space="preserve"> e a escolha manual das equivalências precisam ser implementados por programação e estão fora do escopo desse </w:t>
      </w:r>
      <w:r w:rsidR="004B59A0" w:rsidRPr="009B6CCF">
        <w:t>trabalho</w:t>
      </w:r>
      <w:r w:rsidRPr="009B6CCF">
        <w:t>.</w:t>
      </w:r>
    </w:p>
    <w:p w14:paraId="1EEF544D" w14:textId="77777777" w:rsidR="00DA73CE" w:rsidRPr="009B6CCF" w:rsidRDefault="00DA73CE" w:rsidP="00DA73CE"/>
    <w:p w14:paraId="5E81CC63" w14:textId="5B2E8F80" w:rsidR="00DA73CE" w:rsidRPr="008E1931" w:rsidRDefault="00DA73CE" w:rsidP="00A6278E">
      <w:pPr>
        <w:pStyle w:val="Legenda"/>
        <w:rPr>
          <w:sz w:val="24"/>
          <w:szCs w:val="24"/>
        </w:rPr>
      </w:pPr>
      <w:bookmarkStart w:id="174" w:name="_Ref215643198"/>
      <w:r w:rsidRPr="008E1931">
        <w:rPr>
          <w:sz w:val="24"/>
          <w:szCs w:val="24"/>
        </w:rPr>
        <w:t xml:space="preserve">Quadro </w:t>
      </w:r>
      <w:r w:rsidR="00F02416" w:rsidRPr="008E1931">
        <w:rPr>
          <w:sz w:val="24"/>
          <w:szCs w:val="24"/>
        </w:rPr>
        <w:fldChar w:fldCharType="begin"/>
      </w:r>
      <w:r w:rsidR="00F02416" w:rsidRPr="008E1931">
        <w:rPr>
          <w:sz w:val="24"/>
          <w:szCs w:val="24"/>
        </w:rPr>
        <w:instrText xml:space="preserve"> SEQ Quadro \* ARABIC </w:instrText>
      </w:r>
      <w:r w:rsidR="00F02416" w:rsidRPr="008E1931">
        <w:rPr>
          <w:sz w:val="24"/>
          <w:szCs w:val="24"/>
        </w:rPr>
        <w:fldChar w:fldCharType="separate"/>
      </w:r>
      <w:r w:rsidR="00F02416" w:rsidRPr="008E1931">
        <w:rPr>
          <w:noProof/>
          <w:sz w:val="24"/>
          <w:szCs w:val="24"/>
        </w:rPr>
        <w:t>26</w:t>
      </w:r>
      <w:r w:rsidR="00F02416" w:rsidRPr="008E1931">
        <w:rPr>
          <w:noProof/>
          <w:sz w:val="24"/>
          <w:szCs w:val="24"/>
        </w:rPr>
        <w:fldChar w:fldCharType="end"/>
      </w:r>
      <w:bookmarkEnd w:id="174"/>
      <w:r w:rsidRPr="008E1931">
        <w:rPr>
          <w:sz w:val="24"/>
          <w:szCs w:val="24"/>
        </w:rPr>
        <w:t xml:space="preserve"> </w:t>
      </w:r>
      <w:r w:rsidR="00A906FA" w:rsidRPr="008E1931">
        <w:rPr>
          <w:sz w:val="24"/>
          <w:szCs w:val="24"/>
        </w:rPr>
        <w:t>–</w:t>
      </w:r>
      <w:r w:rsidRPr="008E1931">
        <w:rPr>
          <w:sz w:val="24"/>
          <w:szCs w:val="24"/>
        </w:rPr>
        <w:t xml:space="preserve"> Consultas SQL para identificação das equivalências toponímicas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12ED5022" w14:textId="77777777" w:rsidTr="00926561">
        <w:trPr>
          <w:jc w:val="center"/>
        </w:trPr>
        <w:tc>
          <w:tcPr>
            <w:tcW w:w="9061" w:type="dxa"/>
          </w:tcPr>
          <w:p w14:paraId="06F7BB3D" w14:textId="77777777" w:rsidR="004E5545" w:rsidRDefault="004E5545" w:rsidP="00926561">
            <w:pPr>
              <w:pStyle w:val="Codigo"/>
              <w:keepNext/>
              <w:ind w:hanging="276"/>
            </w:pPr>
          </w:p>
          <w:p w14:paraId="348AD792" w14:textId="409DF61E" w:rsidR="00DA73CE" w:rsidRPr="009B6CCF" w:rsidRDefault="00DA73CE" w:rsidP="00926561">
            <w:pPr>
              <w:pStyle w:val="Codigo"/>
              <w:keepNext/>
              <w:ind w:hanging="276"/>
            </w:pPr>
            <w:r w:rsidRPr="009B6CCF">
              <w:t>-- Nomes de logradouros coincidentes em CI e CN</w:t>
            </w:r>
          </w:p>
          <w:p w14:paraId="4D7CBB34" w14:textId="77777777" w:rsidR="00DA73CE" w:rsidRPr="009B6CCF" w:rsidRDefault="00DA73CE" w:rsidP="00926561">
            <w:pPr>
              <w:pStyle w:val="Codigo"/>
              <w:keepNext/>
            </w:pPr>
            <w:r w:rsidRPr="009B6CCF">
              <w:t>UPDATE CI_LOGRADOUROS AS CI</w:t>
            </w:r>
          </w:p>
          <w:p w14:paraId="45269873" w14:textId="77777777" w:rsidR="00DA73CE" w:rsidRPr="009B6CCF" w:rsidRDefault="00DA73CE" w:rsidP="00926561">
            <w:pPr>
              <w:pStyle w:val="Codigo"/>
              <w:keepNext/>
            </w:pPr>
            <w:r w:rsidRPr="009B6CCF">
              <w:t xml:space="preserve">  JOIN CN_LOGRADOUROS AS CN</w:t>
            </w:r>
          </w:p>
          <w:p w14:paraId="74B35674" w14:textId="77777777" w:rsidR="00DA73CE" w:rsidRPr="009B6CCF" w:rsidRDefault="00DA73CE" w:rsidP="00926561">
            <w:pPr>
              <w:pStyle w:val="Codigo"/>
              <w:keepNext/>
            </w:pPr>
            <w:r w:rsidRPr="009B6CCF">
              <w:t xml:space="preserve">    ON CI.CI_NOM_LOGRADOURO_NORM = CN.NOM_LOGRADOURO </w:t>
            </w:r>
          </w:p>
          <w:p w14:paraId="1F08A8D0" w14:textId="77777777" w:rsidR="00DA73CE" w:rsidRPr="009B6CCF" w:rsidRDefault="00DA73CE" w:rsidP="00926561">
            <w:pPr>
              <w:pStyle w:val="Codigo"/>
              <w:keepNext/>
            </w:pPr>
            <w:r w:rsidRPr="009B6CCF">
              <w:t xml:space="preserve">  SET CI.SC_ID_LOGRADOURO = CN.SC_ID_LOGRADOURO</w:t>
            </w:r>
          </w:p>
          <w:p w14:paraId="2A40F307" w14:textId="77777777" w:rsidR="00DA73CE" w:rsidRPr="00BC16CD" w:rsidRDefault="00DA73CE" w:rsidP="00926561">
            <w:pPr>
              <w:pStyle w:val="Codigo"/>
              <w:keepNext/>
            </w:pPr>
            <w:r w:rsidRPr="00BC16CD">
              <w:t xml:space="preserve">WHERE (CI.SC_ID_LOGRADOURO = "" OR </w:t>
            </w:r>
          </w:p>
          <w:p w14:paraId="18B8279E" w14:textId="77777777" w:rsidR="00DA73CE" w:rsidRPr="009B6CCF" w:rsidRDefault="00DA73CE" w:rsidP="00926561">
            <w:pPr>
              <w:pStyle w:val="Codigo"/>
              <w:keepNext/>
            </w:pPr>
            <w:r w:rsidRPr="00BC16CD">
              <w:t xml:space="preserve">  </w:t>
            </w:r>
            <w:r w:rsidRPr="009B6CCF">
              <w:t>CI.SC_ID_LOGRADOURO &lt;&gt; CN.SC_ID_LOGRADOURO);</w:t>
            </w:r>
          </w:p>
          <w:p w14:paraId="6BD4843B" w14:textId="77777777" w:rsidR="00DA73CE" w:rsidRPr="009B6CCF" w:rsidRDefault="00DA73CE" w:rsidP="00926561">
            <w:pPr>
              <w:pStyle w:val="Codigo"/>
              <w:keepNext/>
            </w:pPr>
          </w:p>
          <w:p w14:paraId="52E1AF3D" w14:textId="77777777" w:rsidR="00DA73CE" w:rsidRPr="009B6CCF" w:rsidRDefault="00DA73CE" w:rsidP="00926561">
            <w:pPr>
              <w:pStyle w:val="Codigo"/>
              <w:keepNext/>
              <w:ind w:hanging="276"/>
            </w:pPr>
            <w:r w:rsidRPr="009B6CCF">
              <w:t>-- Nomes de logradouros com correspondência fonética em CI e CN</w:t>
            </w:r>
          </w:p>
          <w:p w14:paraId="370C8EE7" w14:textId="77777777" w:rsidR="00DA73CE" w:rsidRPr="009B6CCF" w:rsidRDefault="00DA73CE" w:rsidP="00926561">
            <w:pPr>
              <w:pStyle w:val="Codigo"/>
              <w:keepNext/>
            </w:pPr>
            <w:r w:rsidRPr="009B6CCF">
              <w:t>UPDATE CI_LOGRADOUROS AS CI</w:t>
            </w:r>
          </w:p>
          <w:p w14:paraId="77D3024A" w14:textId="77777777" w:rsidR="00DA73CE" w:rsidRPr="009B6CCF" w:rsidRDefault="00DA73CE" w:rsidP="00926561">
            <w:pPr>
              <w:pStyle w:val="Codigo"/>
              <w:keepNext/>
            </w:pPr>
            <w:r w:rsidRPr="009B6CCF">
              <w:t xml:space="preserve">  JOIN CN_LOGRADOUROS AS CN</w:t>
            </w:r>
          </w:p>
          <w:p w14:paraId="750BD0EF" w14:textId="77777777" w:rsidR="00DA73CE" w:rsidRPr="009B6CCF" w:rsidRDefault="00DA73CE" w:rsidP="00926561">
            <w:pPr>
              <w:pStyle w:val="Codigo"/>
              <w:keepNext/>
            </w:pPr>
            <w:r w:rsidRPr="009B6CCF">
              <w:t xml:space="preserve">    ON </w:t>
            </w:r>
          </w:p>
          <w:p w14:paraId="615B4AFF" w14:textId="77777777" w:rsidR="00DA73CE" w:rsidRPr="009B6CCF" w:rsidRDefault="00DA73CE" w:rsidP="00926561">
            <w:pPr>
              <w:pStyle w:val="Codigo"/>
              <w:keepNext/>
            </w:pPr>
            <w:r w:rsidRPr="009B6CCF">
              <w:t xml:space="preserve">      SOUNDEX(SC.SC_NOM_LOGRADOURO) = SOUNDEX(CN.NOM_LOGRADOURO)</w:t>
            </w:r>
          </w:p>
          <w:p w14:paraId="06590151" w14:textId="77777777" w:rsidR="00DA73CE" w:rsidRPr="009B6CCF" w:rsidRDefault="00DA73CE" w:rsidP="00926561">
            <w:pPr>
              <w:pStyle w:val="Codigo"/>
              <w:keepNext/>
            </w:pPr>
            <w:r w:rsidRPr="009B6CCF">
              <w:t xml:space="preserve">  SET CI.SC_ID_LOGRADOURO = CN.SC_ID_LOGRADOURO</w:t>
            </w:r>
          </w:p>
          <w:p w14:paraId="1F942A63" w14:textId="77777777" w:rsidR="00DA73CE" w:rsidRPr="00C7101B" w:rsidRDefault="00DA73CE" w:rsidP="00926561">
            <w:pPr>
              <w:pStyle w:val="Codigo"/>
              <w:keepNext/>
              <w:rPr>
                <w:lang w:val="en-US"/>
              </w:rPr>
            </w:pPr>
            <w:r w:rsidRPr="00C7101B">
              <w:rPr>
                <w:lang w:val="en-US"/>
              </w:rPr>
              <w:t xml:space="preserve">WHERE (CI.SC_ID_LOGRADOURO = "" OR </w:t>
            </w:r>
          </w:p>
          <w:p w14:paraId="4F6068B6" w14:textId="77777777" w:rsidR="00DA73CE" w:rsidRDefault="00DA73CE" w:rsidP="00926561">
            <w:pPr>
              <w:pStyle w:val="Codigo"/>
              <w:keepNext/>
            </w:pPr>
            <w:r w:rsidRPr="00C7101B">
              <w:rPr>
                <w:lang w:val="en-US"/>
              </w:rPr>
              <w:t xml:space="preserve">  </w:t>
            </w:r>
            <w:r w:rsidRPr="009B6CCF">
              <w:t>CI.SC_ID_LOGRADOURO &lt;&gt; CN.SC_ID_LOGRADOURO);</w:t>
            </w:r>
          </w:p>
          <w:p w14:paraId="122AE704" w14:textId="77777777" w:rsidR="004E5545" w:rsidRPr="009B6CCF" w:rsidRDefault="004E5545" w:rsidP="00926561">
            <w:pPr>
              <w:pStyle w:val="Codigo"/>
              <w:keepNext/>
            </w:pPr>
          </w:p>
        </w:tc>
      </w:tr>
    </w:tbl>
    <w:p w14:paraId="3527ED5D" w14:textId="51ACA8B1" w:rsidR="00DA73CE" w:rsidRPr="009B6CCF" w:rsidRDefault="00DA73CE" w:rsidP="008E1931">
      <w:pPr>
        <w:pStyle w:val="Legenda"/>
      </w:pPr>
      <w:r w:rsidRPr="009B6CCF">
        <w:t xml:space="preserve">Elaboração: </w:t>
      </w:r>
      <w:r w:rsidR="008A297E">
        <w:t>Autor</w:t>
      </w:r>
      <w:r w:rsidRPr="009B6CCF">
        <w:t xml:space="preserve"> (2025)</w:t>
      </w:r>
    </w:p>
    <w:p w14:paraId="61F52437" w14:textId="77777777" w:rsidR="004E4120" w:rsidRPr="009B6CCF" w:rsidRDefault="004E4120" w:rsidP="004E4120"/>
    <w:p w14:paraId="2EDE0E23" w14:textId="77777777" w:rsidR="000D21CA" w:rsidRDefault="006F54AF" w:rsidP="006F54AF">
      <w:r w:rsidRPr="009B6CCF">
        <w:t xml:space="preserve">Além dos </w:t>
      </w:r>
      <w:r w:rsidR="008B30F6" w:rsidRPr="009B6CCF">
        <w:t xml:space="preserve">métodos </w:t>
      </w:r>
      <w:r w:rsidRPr="009B6CCF">
        <w:t>sugeridos</w:t>
      </w:r>
      <w:r w:rsidR="008B30F6" w:rsidRPr="009B6CCF">
        <w:t xml:space="preserve">, existem diversas funções </w:t>
      </w:r>
      <w:r w:rsidRPr="009B6CCF">
        <w:t xml:space="preserve">de integração toponímica </w:t>
      </w:r>
      <w:r w:rsidR="008B30F6" w:rsidRPr="009B6CCF">
        <w:t xml:space="preserve">que </w:t>
      </w:r>
      <w:r w:rsidRPr="009B6CCF">
        <w:t>podem ser empregados para estabelecer a correlação entre os domínios CI_ (</w:t>
      </w:r>
      <w:r w:rsidR="008B30F6" w:rsidRPr="009B6CCF">
        <w:t>CTU/CIATA</w:t>
      </w:r>
      <w:r w:rsidRPr="009B6CCF">
        <w:t xml:space="preserve">) e CN_ (CNEFE), incluindo técnicas de aprendizado de máquina para o pareamento de registros. </w:t>
      </w:r>
    </w:p>
    <w:p w14:paraId="7F3A4B9C" w14:textId="781D2FE9" w:rsidR="00594E48" w:rsidRPr="009B6CCF" w:rsidRDefault="006F54AF" w:rsidP="006F54AF">
      <w:r w:rsidRPr="009B6CCF">
        <w:lastRenderedPageBreak/>
        <w:t>Concluída essa etapa, torna-se possível identificar os logradouros do CTU/CIATA que não obtiveram correspondência com a base do IBGE.</w:t>
      </w:r>
      <w:r w:rsidR="000D21CA">
        <w:t xml:space="preserve"> </w:t>
      </w:r>
      <w:r w:rsidRPr="009B6CCF">
        <w:t xml:space="preserve">Tecnicamente, esses registros são isolados por meio de uma consulta aos atributos com valor nulo (ex.: </w:t>
      </w:r>
      <w:r w:rsidR="006D29E7" w:rsidRPr="009B6CCF">
        <w:t>select</w:t>
      </w:r>
      <w:r w:rsidRPr="009B6CCF">
        <w:t xml:space="preserve"> * </w:t>
      </w:r>
      <w:r w:rsidR="006D29E7" w:rsidRPr="009B6CCF">
        <w:t>from</w:t>
      </w:r>
      <w:r w:rsidRPr="009B6CCF">
        <w:t xml:space="preserve"> CI_LOGRADOUROS </w:t>
      </w:r>
      <w:r w:rsidR="006D29E7" w:rsidRPr="009B6CCF">
        <w:t>where</w:t>
      </w:r>
      <w:r w:rsidRPr="009B6CCF">
        <w:t xml:space="preserve"> SC_ID_LOGRADOURO </w:t>
      </w:r>
      <w:r w:rsidR="006D29E7" w:rsidRPr="009B6CCF">
        <w:t>is</w:t>
      </w:r>
      <w:r w:rsidRPr="009B6CCF">
        <w:t xml:space="preserve"> </w:t>
      </w:r>
      <w:r w:rsidR="006D29E7" w:rsidRPr="009B6CCF">
        <w:t>null</w:t>
      </w:r>
      <w:r w:rsidRPr="009B6CCF">
        <w:t xml:space="preserve">). Este estágio representa o momento ideal para a </w:t>
      </w:r>
      <w:r w:rsidR="007E0489" w:rsidRPr="009B6CCF">
        <w:t>regularização</w:t>
      </w:r>
      <w:r w:rsidRPr="009B6CCF">
        <w:t xml:space="preserve"> de inconsistências, que pode ser realizada diretamente no arquivo de origem (CSV) ou no atributo NOM_LOGRADOURO_NORM. É imprescindível, contudo, a manutenção de um histórico de alterações (</w:t>
      </w:r>
      <w:r w:rsidRPr="009B6CCF">
        <w:rPr>
          <w:i/>
          <w:iCs/>
        </w:rPr>
        <w:t>log</w:t>
      </w:r>
      <w:r w:rsidRPr="009B6CCF">
        <w:t xml:space="preserve">) </w:t>
      </w:r>
      <w:r w:rsidR="00965C5A" w:rsidRPr="009B6CCF">
        <w:t xml:space="preserve">para assegurar </w:t>
      </w:r>
      <w:r w:rsidRPr="009B6CCF">
        <w:t>a rastreabilidade do processo e permiti</w:t>
      </w:r>
      <w:r w:rsidR="00965C5A" w:rsidRPr="009B6CCF">
        <w:t>r</w:t>
      </w:r>
      <w:r w:rsidRPr="009B6CCF">
        <w:t xml:space="preserve"> a replicação ou auditoria das modificações no CTU, caso necessário.</w:t>
      </w:r>
    </w:p>
    <w:p w14:paraId="2516A1F6" w14:textId="12EBAE44" w:rsidR="001707F0" w:rsidRPr="009B6CCF" w:rsidRDefault="003B3A79" w:rsidP="001707F0">
      <w:r w:rsidRPr="009B6CCF">
        <w:t>No estudo de caso de Capanema (PR), a identificação de registros com o atributo SC_ID_LOGRADOURO nulo (</w:t>
      </w:r>
      <w:r w:rsidRPr="009B6CCF">
        <w:rPr>
          <w:i/>
          <w:iCs/>
        </w:rPr>
        <w:t>null</w:t>
      </w:r>
      <w:r w:rsidRPr="009B6CCF">
        <w:t>) resultou em 69 ocorrências. No</w:t>
      </w:r>
      <w:r w:rsidR="00893C96" w:rsidRPr="009B6CCF">
        <w:t xml:space="preserve"> </w:t>
      </w:r>
      <w:r w:rsidR="00893C96" w:rsidRPr="009B6CCF">
        <w:fldChar w:fldCharType="begin"/>
      </w:r>
      <w:r w:rsidR="00893C96" w:rsidRPr="009B6CCF">
        <w:instrText xml:space="preserve"> REF _Ref223097434 \h </w:instrText>
      </w:r>
      <w:r w:rsidR="00893C96" w:rsidRPr="009B6CCF">
        <w:fldChar w:fldCharType="separate"/>
      </w:r>
      <w:r w:rsidR="00F02416" w:rsidRPr="009B6CCF">
        <w:t xml:space="preserve">Quadro </w:t>
      </w:r>
      <w:r w:rsidR="00F02416">
        <w:rPr>
          <w:noProof/>
        </w:rPr>
        <w:t>27</w:t>
      </w:r>
      <w:r w:rsidR="00893C96" w:rsidRPr="009B6CCF">
        <w:fldChar w:fldCharType="end"/>
      </w:r>
      <w:r w:rsidRPr="009B6CCF">
        <w:t xml:space="preserve">  apresentam-se exemplos representativos de inconsistências referenciais identificadas durante o processamento e cruzamento de dados entre o cadastro municipal e a base do CNEFE.</w:t>
      </w:r>
    </w:p>
    <w:p w14:paraId="5A7FB8E2" w14:textId="77777777" w:rsidR="003B3A79" w:rsidRPr="009B6CCF" w:rsidRDefault="003B3A79" w:rsidP="001707F0"/>
    <w:p w14:paraId="7050303B" w14:textId="16F82142" w:rsidR="001707F0" w:rsidRPr="008E1931" w:rsidRDefault="001707F0" w:rsidP="00A6278E">
      <w:pPr>
        <w:pStyle w:val="Legenda"/>
        <w:rPr>
          <w:sz w:val="24"/>
          <w:szCs w:val="24"/>
        </w:rPr>
      </w:pPr>
      <w:bookmarkStart w:id="175" w:name="_Ref223097434"/>
      <w:r w:rsidRPr="008E1931">
        <w:rPr>
          <w:sz w:val="24"/>
          <w:szCs w:val="24"/>
        </w:rPr>
        <w:t xml:space="preserve">Quadro </w:t>
      </w:r>
      <w:r w:rsidR="00F02416" w:rsidRPr="008E1931">
        <w:rPr>
          <w:sz w:val="24"/>
          <w:szCs w:val="24"/>
        </w:rPr>
        <w:fldChar w:fldCharType="begin"/>
      </w:r>
      <w:r w:rsidR="00F02416" w:rsidRPr="008E1931">
        <w:rPr>
          <w:sz w:val="24"/>
          <w:szCs w:val="24"/>
        </w:rPr>
        <w:instrText xml:space="preserve"> SEQ Quadro \* ARABIC </w:instrText>
      </w:r>
      <w:r w:rsidR="00F02416" w:rsidRPr="008E1931">
        <w:rPr>
          <w:sz w:val="24"/>
          <w:szCs w:val="24"/>
        </w:rPr>
        <w:fldChar w:fldCharType="separate"/>
      </w:r>
      <w:r w:rsidR="00F02416" w:rsidRPr="008E1931">
        <w:rPr>
          <w:noProof/>
          <w:sz w:val="24"/>
          <w:szCs w:val="24"/>
        </w:rPr>
        <w:t>27</w:t>
      </w:r>
      <w:r w:rsidR="00F02416" w:rsidRPr="008E1931">
        <w:rPr>
          <w:noProof/>
          <w:sz w:val="24"/>
          <w:szCs w:val="24"/>
        </w:rPr>
        <w:fldChar w:fldCharType="end"/>
      </w:r>
      <w:bookmarkEnd w:id="175"/>
      <w:r w:rsidRPr="008E1931">
        <w:rPr>
          <w:sz w:val="24"/>
          <w:szCs w:val="24"/>
        </w:rPr>
        <w:t xml:space="preserve"> – Inconsistências </w:t>
      </w:r>
      <w:r w:rsidRPr="008E1931">
        <w:rPr>
          <w:i/>
          <w:sz w:val="24"/>
          <w:szCs w:val="24"/>
        </w:rPr>
        <w:t>SuperCIATA</w:t>
      </w:r>
      <w:r w:rsidRPr="008E1931">
        <w:rPr>
          <w:sz w:val="24"/>
          <w:szCs w:val="24"/>
        </w:rPr>
        <w:t xml:space="preserve"> </w:t>
      </w:r>
      <w:r w:rsidR="007E5B4F" w:rsidRPr="008E1931">
        <w:rPr>
          <w:sz w:val="24"/>
          <w:szCs w:val="24"/>
        </w:rPr>
        <w:t>de CAPANEMA</w:t>
      </w:r>
      <w:r w:rsidRPr="008E1931">
        <w:rPr>
          <w:sz w:val="24"/>
          <w:szCs w:val="24"/>
        </w:rPr>
        <w:t>-PR</w:t>
      </w:r>
    </w:p>
    <w:tbl>
      <w:tblPr>
        <w:tblStyle w:val="TabeladeGrade4-nfase11"/>
        <w:tblW w:w="9360" w:type="dxa"/>
        <w:tblLook w:val="04A0" w:firstRow="1" w:lastRow="0" w:firstColumn="1" w:lastColumn="0" w:noHBand="0" w:noVBand="1"/>
      </w:tblPr>
      <w:tblGrid>
        <w:gridCol w:w="960"/>
        <w:gridCol w:w="4200"/>
        <w:gridCol w:w="4200"/>
      </w:tblGrid>
      <w:tr w:rsidR="001707F0" w:rsidRPr="009B6CCF" w14:paraId="3EEA144D" w14:textId="77777777" w:rsidTr="0076326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4F574DC8" w14:textId="77777777" w:rsidR="001707F0" w:rsidRPr="00813831" w:rsidRDefault="001707F0" w:rsidP="00926561">
            <w:pPr>
              <w:ind w:firstLine="0"/>
              <w:jc w:val="left"/>
              <w:rPr>
                <w:rFonts w:ascii="Aptos Narrow" w:eastAsia="Times New Roman" w:hAnsi="Aptos Narrow" w:cs="Times New Roman"/>
                <w:color w:val="000000"/>
                <w:szCs w:val="24"/>
                <w:lang w:eastAsia="pt-BR"/>
              </w:rPr>
            </w:pPr>
            <w:r w:rsidRPr="00813831">
              <w:rPr>
                <w:rFonts w:ascii="Aptos Narrow" w:eastAsia="Times New Roman" w:hAnsi="Aptos Narrow" w:cs="Times New Roman"/>
                <w:color w:val="000000"/>
                <w:szCs w:val="24"/>
                <w:lang w:eastAsia="pt-BR"/>
              </w:rPr>
              <w:t> </w:t>
            </w:r>
          </w:p>
        </w:tc>
        <w:tc>
          <w:tcPr>
            <w:tcW w:w="4200" w:type="dxa"/>
            <w:noWrap/>
            <w:hideMark/>
          </w:tcPr>
          <w:p w14:paraId="634FBF5B" w14:textId="77777777" w:rsidR="001707F0" w:rsidRPr="00813831" w:rsidRDefault="001707F0" w:rsidP="00926561">
            <w:pPr>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2F2F2" w:themeColor="background1" w:themeShade="F2"/>
                <w:szCs w:val="24"/>
                <w:lang w:eastAsia="pt-BR"/>
              </w:rPr>
            </w:pPr>
            <w:r w:rsidRPr="00813831">
              <w:rPr>
                <w:rFonts w:eastAsia="Times New Roman" w:cs="Arial"/>
                <w:color w:val="F2F2F2" w:themeColor="background1" w:themeShade="F2"/>
                <w:szCs w:val="24"/>
                <w:lang w:eastAsia="pt-BR"/>
              </w:rPr>
              <w:t>CI_  LOGRADOURO_NORM</w:t>
            </w:r>
          </w:p>
        </w:tc>
        <w:tc>
          <w:tcPr>
            <w:tcW w:w="4200" w:type="dxa"/>
            <w:noWrap/>
            <w:hideMark/>
          </w:tcPr>
          <w:p w14:paraId="056CEDC3" w14:textId="77777777" w:rsidR="001707F0" w:rsidRPr="00813831" w:rsidRDefault="001707F0" w:rsidP="00926561">
            <w:pPr>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2F2F2" w:themeColor="background1" w:themeShade="F2"/>
                <w:szCs w:val="24"/>
                <w:lang w:eastAsia="pt-BR"/>
              </w:rPr>
            </w:pPr>
            <w:r w:rsidRPr="00813831">
              <w:rPr>
                <w:rFonts w:eastAsia="Times New Roman" w:cs="Arial"/>
                <w:color w:val="F2F2F2" w:themeColor="background1" w:themeShade="F2"/>
                <w:szCs w:val="24"/>
                <w:lang w:eastAsia="pt-BR"/>
              </w:rPr>
              <w:t>CN_ NOM_LOGRADOURO</w:t>
            </w:r>
          </w:p>
        </w:tc>
      </w:tr>
      <w:tr w:rsidR="001707F0" w:rsidRPr="009B6CCF" w14:paraId="3DCE7EA0" w14:textId="77777777" w:rsidTr="007632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519AC3C"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1</w:t>
            </w:r>
          </w:p>
        </w:tc>
        <w:tc>
          <w:tcPr>
            <w:tcW w:w="4200" w:type="dxa"/>
            <w:hideMark/>
          </w:tcPr>
          <w:p w14:paraId="34F1409B"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DR. LEOPOLDO SCHMIDT</w:t>
            </w:r>
          </w:p>
        </w:tc>
        <w:tc>
          <w:tcPr>
            <w:tcW w:w="4200" w:type="dxa"/>
            <w:noWrap/>
            <w:hideMark/>
          </w:tcPr>
          <w:p w14:paraId="264846BD"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LEOPOLDO SCHMIDT</w:t>
            </w:r>
          </w:p>
        </w:tc>
      </w:tr>
      <w:tr w:rsidR="001707F0" w:rsidRPr="009B6CCF" w14:paraId="2470FBEF" w14:textId="77777777" w:rsidTr="0076326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5DCA248"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2</w:t>
            </w:r>
          </w:p>
        </w:tc>
        <w:tc>
          <w:tcPr>
            <w:tcW w:w="4200" w:type="dxa"/>
            <w:noWrap/>
            <w:hideMark/>
          </w:tcPr>
          <w:p w14:paraId="6C4A7C0B"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 GOV. PEDRO V. P. DE SOUZA</w:t>
            </w:r>
          </w:p>
        </w:tc>
        <w:tc>
          <w:tcPr>
            <w:tcW w:w="4200" w:type="dxa"/>
            <w:noWrap/>
            <w:hideMark/>
          </w:tcPr>
          <w:p w14:paraId="0085B4AD"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AVENIDA PEDRO VIRIATO PARIGOT DE SOUZA</w:t>
            </w:r>
          </w:p>
        </w:tc>
      </w:tr>
      <w:tr w:rsidR="001707F0" w:rsidRPr="009B6CCF" w14:paraId="0E108064" w14:textId="77777777" w:rsidTr="007632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D7DC450"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3</w:t>
            </w:r>
          </w:p>
        </w:tc>
        <w:tc>
          <w:tcPr>
            <w:tcW w:w="4200" w:type="dxa"/>
            <w:noWrap/>
            <w:hideMark/>
          </w:tcPr>
          <w:p w14:paraId="7CE0F0C9"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 7 DE SETEMBRO</w:t>
            </w:r>
          </w:p>
        </w:tc>
        <w:tc>
          <w:tcPr>
            <w:tcW w:w="4200" w:type="dxa"/>
            <w:hideMark/>
          </w:tcPr>
          <w:p w14:paraId="5C824EA9"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AVENIDA SETE DE SETEMBRO</w:t>
            </w:r>
          </w:p>
        </w:tc>
      </w:tr>
      <w:tr w:rsidR="001707F0" w:rsidRPr="009B6CCF" w14:paraId="6A3C9EA8" w14:textId="77777777" w:rsidTr="0076326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2A1A2B62"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4</w:t>
            </w:r>
          </w:p>
        </w:tc>
        <w:tc>
          <w:tcPr>
            <w:tcW w:w="4200" w:type="dxa"/>
            <w:noWrap/>
            <w:hideMark/>
          </w:tcPr>
          <w:p w14:paraId="48FF2B23"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ARARUNA</w:t>
            </w:r>
          </w:p>
        </w:tc>
        <w:tc>
          <w:tcPr>
            <w:tcW w:w="4200" w:type="dxa"/>
            <w:noWrap/>
            <w:hideMark/>
          </w:tcPr>
          <w:p w14:paraId="0026C412"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ÁREA RURAL EM 2022 (Coleta CNEFE)</w:t>
            </w:r>
          </w:p>
        </w:tc>
      </w:tr>
      <w:tr w:rsidR="001707F0" w:rsidRPr="009B6CCF" w14:paraId="30093BDA" w14:textId="77777777" w:rsidTr="007632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29F951C"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5</w:t>
            </w:r>
          </w:p>
        </w:tc>
        <w:tc>
          <w:tcPr>
            <w:tcW w:w="4200" w:type="dxa"/>
            <w:noWrap/>
            <w:hideMark/>
          </w:tcPr>
          <w:p w14:paraId="2F2821A0" w14:textId="3E7226F4"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ANAJ</w:t>
            </w:r>
            <w:r w:rsidR="008857B2">
              <w:rPr>
                <w:rFonts w:eastAsia="Times New Roman" w:cs="Arial"/>
                <w:color w:val="000000"/>
                <w:sz w:val="20"/>
                <w:szCs w:val="20"/>
                <w:lang w:eastAsia="pt-BR"/>
              </w:rPr>
              <w:t>E</w:t>
            </w:r>
          </w:p>
        </w:tc>
        <w:tc>
          <w:tcPr>
            <w:tcW w:w="4200" w:type="dxa"/>
            <w:noWrap/>
            <w:hideMark/>
          </w:tcPr>
          <w:p w14:paraId="319EB16C"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ÁREA RURAL EM 2022 (Coleta CNEFE)</w:t>
            </w:r>
          </w:p>
        </w:tc>
      </w:tr>
      <w:tr w:rsidR="001707F0" w:rsidRPr="009B6CCF" w14:paraId="1D91A5EF" w14:textId="77777777" w:rsidTr="0076326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D49D5D6"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6</w:t>
            </w:r>
          </w:p>
        </w:tc>
        <w:tc>
          <w:tcPr>
            <w:tcW w:w="4200" w:type="dxa"/>
            <w:noWrap/>
            <w:hideMark/>
          </w:tcPr>
          <w:p w14:paraId="449D630F"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XINGU</w:t>
            </w:r>
          </w:p>
        </w:tc>
        <w:tc>
          <w:tcPr>
            <w:tcW w:w="4200" w:type="dxa"/>
            <w:noWrap/>
            <w:hideMark/>
          </w:tcPr>
          <w:p w14:paraId="64EE1B13"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NÃO EXISTIA EM 2022 (Coleta CNEFE)</w:t>
            </w:r>
          </w:p>
        </w:tc>
      </w:tr>
    </w:tbl>
    <w:p w14:paraId="7797893A" w14:textId="666E7FA1" w:rsidR="001707F0" w:rsidRPr="009B6CCF" w:rsidRDefault="001707F0" w:rsidP="008E1931">
      <w:pPr>
        <w:pStyle w:val="Legenda"/>
      </w:pPr>
      <w:r w:rsidRPr="009B6CCF">
        <w:t xml:space="preserve">Elaboração: </w:t>
      </w:r>
      <w:r w:rsidR="008857B2">
        <w:t>Autor</w:t>
      </w:r>
      <w:r w:rsidRPr="009B6CCF">
        <w:t xml:space="preserve"> (2026)</w:t>
      </w:r>
    </w:p>
    <w:p w14:paraId="0B787A3F" w14:textId="77777777" w:rsidR="001707F0" w:rsidRPr="009B6CCF" w:rsidRDefault="001707F0" w:rsidP="001707F0"/>
    <w:p w14:paraId="4A3A8847" w14:textId="7BC76D83" w:rsidR="00014F5C" w:rsidRPr="009B6CCF" w:rsidRDefault="0067191D" w:rsidP="006F54AF">
      <w:pPr>
        <w:rPr>
          <w:u w:val="single"/>
        </w:rPr>
      </w:pPr>
      <w:r w:rsidRPr="009B6CCF">
        <w:t>Para as ocorrências de 1 a 3, a solução adotada consistiu na homogeneização toponímica, alterando-se o atributo NOM_LOGRADOURO_NORM para o padrão estabelecido pelo CNEFE (CN_NOM_LOGRADOURO). Já as situações de 4 a 6, que caracterizam lacunas temporais ou geográficas na base nacional devido à rápida expansão urbana, exigiram a inserção manual de novos registros na tabela CN_PONTOS_UNICOS, conforme detalhado na seção</w:t>
      </w:r>
      <w:r w:rsidR="00443739">
        <w:t xml:space="preserve"> </w:t>
      </w:r>
      <w:r w:rsidR="00661D7E">
        <w:fldChar w:fldCharType="begin"/>
      </w:r>
      <w:r w:rsidR="00661D7E">
        <w:instrText xml:space="preserve"> REF _Ref223071524 \r \h </w:instrText>
      </w:r>
      <w:r w:rsidR="00661D7E">
        <w:fldChar w:fldCharType="separate"/>
      </w:r>
      <w:r w:rsidR="00F02416">
        <w:t>3.3.3</w:t>
      </w:r>
      <w:r w:rsidR="00661D7E">
        <w:fldChar w:fldCharType="end"/>
      </w:r>
      <w:r w:rsidR="00661D7E">
        <w:t xml:space="preserve"> – </w:t>
      </w:r>
      <w:r w:rsidR="00B83AEE">
        <w:fldChar w:fldCharType="begin"/>
      </w:r>
      <w:r w:rsidR="00B83AEE">
        <w:instrText xml:space="preserve"> REF _Ref223071524 \h </w:instrText>
      </w:r>
      <w:r w:rsidR="00B83AEE">
        <w:fldChar w:fldCharType="separate"/>
      </w:r>
      <w:r w:rsidR="00F02416" w:rsidRPr="009B6CCF">
        <w:t>Complementação de CN_PONTOS_UNICOS</w:t>
      </w:r>
      <w:r w:rsidR="00B83AEE">
        <w:fldChar w:fldCharType="end"/>
      </w:r>
      <w:r w:rsidR="00985298" w:rsidRPr="009B6CCF">
        <w:t>.</w:t>
      </w:r>
    </w:p>
    <w:p w14:paraId="72F474BD" w14:textId="77777777" w:rsidR="00DA73CE" w:rsidRPr="009B6CCF" w:rsidRDefault="00DA73CE" w:rsidP="00EF7089">
      <w:pPr>
        <w:pStyle w:val="Ttulo4"/>
      </w:pPr>
      <w:r w:rsidRPr="004C543B">
        <w:t>Criar tabela CI_FACES</w:t>
      </w:r>
    </w:p>
    <w:p w14:paraId="4449101E" w14:textId="0B2054B7" w:rsidR="00DA73CE" w:rsidRDefault="00DA73CE" w:rsidP="00DA73CE">
      <w:pPr>
        <w:rPr>
          <w:ins w:id="176" w:author="Ednez Gomes Tavares" w:date="2026-04-10T14:42:00Z" w16du:dateUtc="2026-04-10T17:42:00Z"/>
        </w:rPr>
      </w:pPr>
      <w:r w:rsidRPr="009B6CCF">
        <w:t xml:space="preserve">O conceito de </w:t>
      </w:r>
      <w:r w:rsidR="00C202BE" w:rsidRPr="009B6CCF">
        <w:t>“</w:t>
      </w:r>
      <w:r w:rsidRPr="009B6CCF">
        <w:t>face de quadra</w:t>
      </w:r>
      <w:r w:rsidR="00C202BE" w:rsidRPr="009B6CCF">
        <w:t>”</w:t>
      </w:r>
      <w:r w:rsidRPr="009B6CCF">
        <w:t xml:space="preserve"> não existe no modelo CIATA original, por isso é preciso criar uma chave composta pelo </w:t>
      </w:r>
      <w:r w:rsidR="007440A8" w:rsidRPr="009B6CCF">
        <w:t xml:space="preserve">COD_MUNICIPIO, </w:t>
      </w:r>
      <w:r w:rsidR="00A81E81" w:rsidRPr="009B6CCF">
        <w:t>ID_QUADRA</w:t>
      </w:r>
      <w:r w:rsidRPr="009B6CCF">
        <w:t xml:space="preserve"> e o </w:t>
      </w:r>
      <w:r w:rsidRPr="009B6CCF">
        <w:lastRenderedPageBreak/>
        <w:t>SC_ID_LOGRADOURO</w:t>
      </w:r>
      <w:r w:rsidR="00031338" w:rsidRPr="009B6CCF">
        <w:t xml:space="preserve">, separados por </w:t>
      </w:r>
      <w:r w:rsidR="002C4239" w:rsidRPr="009B6CCF">
        <w:t>ponto-e-vírgula</w:t>
      </w:r>
      <w:r w:rsidR="00031338" w:rsidRPr="009B6CCF">
        <w:t xml:space="preserve"> </w:t>
      </w:r>
      <w:r w:rsidR="00875266">
        <w:t>(</w:t>
      </w:r>
      <w:r w:rsidR="00031338" w:rsidRPr="009B6CCF">
        <w:t>“;”</w:t>
      </w:r>
      <w:r w:rsidR="00875266">
        <w:t>)</w:t>
      </w:r>
      <w:r w:rsidRPr="009B6CCF">
        <w:t xml:space="preserve"> Exceto por esse detalhe, a estrutura de CI_FACES é muito semelhante à CN_</w:t>
      </w:r>
      <w:r w:rsidR="00031338" w:rsidRPr="009B6CCF">
        <w:t>FACES</w:t>
      </w:r>
      <w:r w:rsidRPr="009B6CCF">
        <w:t xml:space="preserve">, como mostra o </w:t>
      </w:r>
      <w:r w:rsidRPr="009B6CCF">
        <w:fldChar w:fldCharType="begin"/>
      </w:r>
      <w:r w:rsidRPr="009B6CCF">
        <w:instrText xml:space="preserve"> REF _Ref215518926 \h </w:instrText>
      </w:r>
      <w:r w:rsidRPr="009B6CCF">
        <w:fldChar w:fldCharType="separate"/>
      </w:r>
      <w:r w:rsidR="00F02416" w:rsidRPr="009B6CCF">
        <w:t xml:space="preserve">Quadro </w:t>
      </w:r>
      <w:r w:rsidR="00F02416">
        <w:rPr>
          <w:noProof/>
        </w:rPr>
        <w:t>28</w:t>
      </w:r>
      <w:r w:rsidRPr="009B6CCF">
        <w:fldChar w:fldCharType="end"/>
      </w:r>
      <w:r w:rsidRPr="009B6CCF">
        <w:t xml:space="preserve">. </w:t>
      </w:r>
    </w:p>
    <w:p w14:paraId="41FA0EF2" w14:textId="77777777" w:rsidR="007C09E4" w:rsidRPr="009B6CCF" w:rsidRDefault="007C09E4" w:rsidP="00DA73CE"/>
    <w:p w14:paraId="41FC37E0" w14:textId="65783947" w:rsidR="00DA73CE" w:rsidRPr="009B6CCF" w:rsidRDefault="00DA73CE" w:rsidP="00A6278E">
      <w:pPr>
        <w:pStyle w:val="Legenda"/>
      </w:pPr>
      <w:bookmarkStart w:id="177" w:name="_Ref215518926"/>
      <w:r w:rsidRPr="008E1931">
        <w:rPr>
          <w:sz w:val="24"/>
          <w:szCs w:val="24"/>
        </w:rPr>
        <w:t xml:space="preserve">Quadro </w:t>
      </w:r>
      <w:r w:rsidR="00F02416" w:rsidRPr="008E1931">
        <w:rPr>
          <w:sz w:val="24"/>
          <w:szCs w:val="24"/>
        </w:rPr>
        <w:fldChar w:fldCharType="begin"/>
      </w:r>
      <w:r w:rsidR="00F02416" w:rsidRPr="008E1931">
        <w:rPr>
          <w:sz w:val="24"/>
          <w:szCs w:val="24"/>
        </w:rPr>
        <w:instrText xml:space="preserve"> SEQ Quadro \* ARABIC </w:instrText>
      </w:r>
      <w:r w:rsidR="00F02416" w:rsidRPr="008E1931">
        <w:rPr>
          <w:sz w:val="24"/>
          <w:szCs w:val="24"/>
        </w:rPr>
        <w:fldChar w:fldCharType="separate"/>
      </w:r>
      <w:r w:rsidR="00F02416" w:rsidRPr="008E1931">
        <w:rPr>
          <w:noProof/>
          <w:sz w:val="24"/>
          <w:szCs w:val="24"/>
        </w:rPr>
        <w:t>28</w:t>
      </w:r>
      <w:r w:rsidR="00F02416" w:rsidRPr="008E1931">
        <w:rPr>
          <w:noProof/>
          <w:sz w:val="24"/>
          <w:szCs w:val="24"/>
        </w:rPr>
        <w:fldChar w:fldCharType="end"/>
      </w:r>
      <w:bookmarkEnd w:id="177"/>
      <w:r w:rsidRPr="008E1931">
        <w:rPr>
          <w:sz w:val="24"/>
          <w:szCs w:val="24"/>
        </w:rPr>
        <w:t xml:space="preserve"> </w:t>
      </w:r>
      <w:r w:rsidR="00A906FA" w:rsidRPr="008E1931">
        <w:rPr>
          <w:sz w:val="24"/>
          <w:szCs w:val="24"/>
        </w:rPr>
        <w:t>–</w:t>
      </w:r>
      <w:r w:rsidRPr="008E1931">
        <w:rPr>
          <w:sz w:val="24"/>
          <w:szCs w:val="24"/>
        </w:rPr>
        <w:t xml:space="preserve"> Lista de atributos da tabela CI_FACES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0349CF4B" w14:textId="77777777" w:rsidTr="00926561">
        <w:trPr>
          <w:jc w:val="center"/>
        </w:trPr>
        <w:tc>
          <w:tcPr>
            <w:tcW w:w="9061" w:type="dxa"/>
          </w:tcPr>
          <w:p w14:paraId="10C061B6" w14:textId="77777777" w:rsidR="004E5545" w:rsidRDefault="004E5545" w:rsidP="007C09E4">
            <w:pPr>
              <w:pStyle w:val="Codigo"/>
            </w:pPr>
          </w:p>
          <w:p w14:paraId="7DFF5650" w14:textId="77777777" w:rsidR="001320B9" w:rsidRPr="001320B9" w:rsidRDefault="001320B9" w:rsidP="001320B9">
            <w:pPr>
              <w:pStyle w:val="Codigo"/>
            </w:pPr>
            <w:r w:rsidRPr="001320B9">
              <w:rPr>
                <w:b/>
                <w:bCs/>
              </w:rPr>
              <w:t>Table:CI_FACES</w:t>
            </w:r>
            <w:r w:rsidRPr="001320B9">
              <w:br/>
            </w:r>
            <w:r w:rsidRPr="001320B9">
              <w:br/>
            </w:r>
            <w:r w:rsidRPr="001320B9">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1320B9" w:rsidRPr="001320B9" w14:paraId="5BB3222A" w14:textId="77777777">
              <w:tc>
                <w:tcPr>
                  <w:tcW w:w="0" w:type="auto"/>
                  <w:tcBorders>
                    <w:top w:val="nil"/>
                    <w:left w:val="nil"/>
                    <w:bottom w:val="nil"/>
                    <w:right w:val="nil"/>
                  </w:tcBorders>
                  <w:tcMar>
                    <w:top w:w="15" w:type="dxa"/>
                    <w:left w:w="225" w:type="dxa"/>
                    <w:bottom w:w="15" w:type="dxa"/>
                    <w:right w:w="15" w:type="dxa"/>
                  </w:tcMar>
                  <w:vAlign w:val="center"/>
                  <w:hideMark/>
                </w:tcPr>
                <w:p w14:paraId="479F37D1" w14:textId="77777777" w:rsidR="001320B9" w:rsidRPr="001320B9" w:rsidRDefault="001320B9" w:rsidP="001320B9">
                  <w:pPr>
                    <w:pStyle w:val="Codigo"/>
                  </w:pPr>
                  <w:r w:rsidRPr="001320B9">
                    <w:t>CI_ID_FACE</w:t>
                  </w:r>
                </w:p>
              </w:tc>
              <w:tc>
                <w:tcPr>
                  <w:tcW w:w="0" w:type="auto"/>
                  <w:tcBorders>
                    <w:top w:val="nil"/>
                    <w:left w:val="nil"/>
                    <w:bottom w:val="nil"/>
                    <w:right w:val="nil"/>
                  </w:tcBorders>
                  <w:tcMar>
                    <w:top w:w="15" w:type="dxa"/>
                    <w:left w:w="225" w:type="dxa"/>
                    <w:bottom w:w="15" w:type="dxa"/>
                    <w:right w:w="15" w:type="dxa"/>
                  </w:tcMar>
                  <w:vAlign w:val="center"/>
                  <w:hideMark/>
                </w:tcPr>
                <w:p w14:paraId="422D3766" w14:textId="77777777" w:rsidR="001320B9" w:rsidRPr="001320B9" w:rsidRDefault="001320B9" w:rsidP="001320B9">
                  <w:pPr>
                    <w:pStyle w:val="Codigo"/>
                  </w:pPr>
                  <w:r w:rsidRPr="001320B9">
                    <w:t>varchar(37)</w:t>
                  </w:r>
                </w:p>
              </w:tc>
            </w:tr>
            <w:tr w:rsidR="001320B9" w:rsidRPr="001320B9" w14:paraId="2BC494A2" w14:textId="77777777">
              <w:tc>
                <w:tcPr>
                  <w:tcW w:w="0" w:type="auto"/>
                  <w:tcBorders>
                    <w:top w:val="nil"/>
                    <w:left w:val="nil"/>
                    <w:bottom w:val="nil"/>
                    <w:right w:val="nil"/>
                  </w:tcBorders>
                  <w:tcMar>
                    <w:top w:w="15" w:type="dxa"/>
                    <w:left w:w="225" w:type="dxa"/>
                    <w:bottom w:w="15" w:type="dxa"/>
                    <w:right w:w="15" w:type="dxa"/>
                  </w:tcMar>
                  <w:vAlign w:val="center"/>
                  <w:hideMark/>
                </w:tcPr>
                <w:p w14:paraId="0232847F" w14:textId="77777777" w:rsidR="001320B9" w:rsidRPr="001320B9" w:rsidRDefault="001320B9" w:rsidP="001320B9">
                  <w:pPr>
                    <w:pStyle w:val="Codigo"/>
                  </w:pPr>
                  <w:r w:rsidRPr="001320B9">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6711AA71" w14:textId="77777777" w:rsidR="001320B9" w:rsidRPr="001320B9" w:rsidRDefault="001320B9" w:rsidP="001320B9">
                  <w:pPr>
                    <w:pStyle w:val="Codigo"/>
                  </w:pPr>
                  <w:r w:rsidRPr="001320B9">
                    <w:t>varchar(7)</w:t>
                  </w:r>
                </w:p>
              </w:tc>
            </w:tr>
            <w:tr w:rsidR="001320B9" w:rsidRPr="001320B9" w14:paraId="52A3C8D8" w14:textId="77777777">
              <w:tc>
                <w:tcPr>
                  <w:tcW w:w="0" w:type="auto"/>
                  <w:tcBorders>
                    <w:top w:val="nil"/>
                    <w:left w:val="nil"/>
                    <w:bottom w:val="nil"/>
                    <w:right w:val="nil"/>
                  </w:tcBorders>
                  <w:tcMar>
                    <w:top w:w="15" w:type="dxa"/>
                    <w:left w:w="225" w:type="dxa"/>
                    <w:bottom w:w="15" w:type="dxa"/>
                    <w:right w:w="15" w:type="dxa"/>
                  </w:tcMar>
                  <w:vAlign w:val="center"/>
                  <w:hideMark/>
                </w:tcPr>
                <w:p w14:paraId="2F86E4B1" w14:textId="77777777" w:rsidR="001320B9" w:rsidRPr="001320B9" w:rsidRDefault="001320B9" w:rsidP="001320B9">
                  <w:pPr>
                    <w:pStyle w:val="Codigo"/>
                  </w:pPr>
                  <w:r w:rsidRPr="001320B9">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65002BF8" w14:textId="77777777" w:rsidR="001320B9" w:rsidRPr="001320B9" w:rsidRDefault="001320B9" w:rsidP="001320B9">
                  <w:pPr>
                    <w:pStyle w:val="Codigo"/>
                  </w:pPr>
                  <w:r w:rsidRPr="001320B9">
                    <w:t>varchar(20)</w:t>
                  </w:r>
                </w:p>
              </w:tc>
            </w:tr>
            <w:tr w:rsidR="001320B9" w:rsidRPr="001320B9" w14:paraId="4E7DA8F1" w14:textId="77777777">
              <w:tc>
                <w:tcPr>
                  <w:tcW w:w="0" w:type="auto"/>
                  <w:tcBorders>
                    <w:top w:val="nil"/>
                    <w:left w:val="nil"/>
                    <w:bottom w:val="nil"/>
                    <w:right w:val="nil"/>
                  </w:tcBorders>
                  <w:tcMar>
                    <w:top w:w="15" w:type="dxa"/>
                    <w:left w:w="225" w:type="dxa"/>
                    <w:bottom w:w="15" w:type="dxa"/>
                    <w:right w:w="15" w:type="dxa"/>
                  </w:tcMar>
                  <w:vAlign w:val="center"/>
                  <w:hideMark/>
                </w:tcPr>
                <w:p w14:paraId="705CFB0E" w14:textId="77777777" w:rsidR="001320B9" w:rsidRPr="001320B9" w:rsidRDefault="001320B9" w:rsidP="001320B9">
                  <w:pPr>
                    <w:pStyle w:val="Codigo"/>
                  </w:pPr>
                  <w:r w:rsidRPr="001320B9">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3A183A34" w14:textId="77777777" w:rsidR="001320B9" w:rsidRPr="001320B9" w:rsidRDefault="001320B9" w:rsidP="001320B9">
                  <w:pPr>
                    <w:pStyle w:val="Codigo"/>
                  </w:pPr>
                  <w:r w:rsidRPr="001320B9">
                    <w:t>varchar(8)</w:t>
                  </w:r>
                </w:p>
              </w:tc>
            </w:tr>
            <w:tr w:rsidR="001320B9" w:rsidRPr="001320B9" w14:paraId="16AB3FF2" w14:textId="77777777">
              <w:tc>
                <w:tcPr>
                  <w:tcW w:w="0" w:type="auto"/>
                  <w:tcBorders>
                    <w:top w:val="nil"/>
                    <w:left w:val="nil"/>
                    <w:bottom w:val="nil"/>
                    <w:right w:val="nil"/>
                  </w:tcBorders>
                  <w:tcMar>
                    <w:top w:w="15" w:type="dxa"/>
                    <w:left w:w="225" w:type="dxa"/>
                    <w:bottom w:w="15" w:type="dxa"/>
                    <w:right w:w="15" w:type="dxa"/>
                  </w:tcMar>
                  <w:vAlign w:val="center"/>
                  <w:hideMark/>
                </w:tcPr>
                <w:p w14:paraId="45C70D67" w14:textId="77777777" w:rsidR="001320B9" w:rsidRPr="001320B9" w:rsidRDefault="001320B9" w:rsidP="001320B9">
                  <w:pPr>
                    <w:pStyle w:val="Codigo"/>
                  </w:pPr>
                  <w:r w:rsidRPr="001320B9">
                    <w:t>QTD_LOTES</w:t>
                  </w:r>
                </w:p>
              </w:tc>
              <w:tc>
                <w:tcPr>
                  <w:tcW w:w="0" w:type="auto"/>
                  <w:tcBorders>
                    <w:top w:val="nil"/>
                    <w:left w:val="nil"/>
                    <w:bottom w:val="nil"/>
                    <w:right w:val="nil"/>
                  </w:tcBorders>
                  <w:tcMar>
                    <w:top w:w="15" w:type="dxa"/>
                    <w:left w:w="225" w:type="dxa"/>
                    <w:bottom w:w="15" w:type="dxa"/>
                    <w:right w:w="15" w:type="dxa"/>
                  </w:tcMar>
                  <w:vAlign w:val="center"/>
                  <w:hideMark/>
                </w:tcPr>
                <w:p w14:paraId="0059F8D2" w14:textId="77777777" w:rsidR="001320B9" w:rsidRPr="001320B9" w:rsidRDefault="001320B9" w:rsidP="001320B9">
                  <w:pPr>
                    <w:pStyle w:val="Codigo"/>
                  </w:pPr>
                  <w:r w:rsidRPr="001320B9">
                    <w:t>int(11)</w:t>
                  </w:r>
                </w:p>
              </w:tc>
            </w:tr>
            <w:tr w:rsidR="001320B9" w:rsidRPr="001320B9" w14:paraId="78F5E34E" w14:textId="77777777">
              <w:tc>
                <w:tcPr>
                  <w:tcW w:w="0" w:type="auto"/>
                  <w:tcBorders>
                    <w:top w:val="nil"/>
                    <w:left w:val="nil"/>
                    <w:bottom w:val="nil"/>
                    <w:right w:val="nil"/>
                  </w:tcBorders>
                  <w:tcMar>
                    <w:top w:w="15" w:type="dxa"/>
                    <w:left w:w="225" w:type="dxa"/>
                    <w:bottom w:w="15" w:type="dxa"/>
                    <w:right w:w="15" w:type="dxa"/>
                  </w:tcMar>
                  <w:vAlign w:val="center"/>
                  <w:hideMark/>
                </w:tcPr>
                <w:p w14:paraId="42C0EE79" w14:textId="77777777" w:rsidR="001320B9" w:rsidRPr="001320B9" w:rsidRDefault="001320B9" w:rsidP="001320B9">
                  <w:pPr>
                    <w:pStyle w:val="Codigo"/>
                  </w:pPr>
                  <w:r w:rsidRPr="001320B9">
                    <w:t>DIM_FACE</w:t>
                  </w:r>
                </w:p>
              </w:tc>
              <w:tc>
                <w:tcPr>
                  <w:tcW w:w="0" w:type="auto"/>
                  <w:tcBorders>
                    <w:top w:val="nil"/>
                    <w:left w:val="nil"/>
                    <w:bottom w:val="nil"/>
                    <w:right w:val="nil"/>
                  </w:tcBorders>
                  <w:tcMar>
                    <w:top w:w="15" w:type="dxa"/>
                    <w:left w:w="225" w:type="dxa"/>
                    <w:bottom w:w="15" w:type="dxa"/>
                    <w:right w:w="15" w:type="dxa"/>
                  </w:tcMar>
                  <w:vAlign w:val="center"/>
                  <w:hideMark/>
                </w:tcPr>
                <w:p w14:paraId="7E896BB4" w14:textId="77777777" w:rsidR="001320B9" w:rsidRPr="001320B9" w:rsidRDefault="001320B9" w:rsidP="001320B9">
                  <w:pPr>
                    <w:pStyle w:val="Codigo"/>
                  </w:pPr>
                  <w:r w:rsidRPr="001320B9">
                    <w:t>decimal(6,2)</w:t>
                  </w:r>
                </w:p>
              </w:tc>
            </w:tr>
          </w:tbl>
          <w:p w14:paraId="25A9EF30" w14:textId="43189871" w:rsidR="00DA73CE" w:rsidRPr="009B6CCF" w:rsidRDefault="00164BBD" w:rsidP="00926561">
            <w:pPr>
              <w:pStyle w:val="Codigo"/>
              <w:keepNext/>
            </w:pPr>
            <w:r w:rsidRPr="009B6CCF">
              <w:rPr>
                <w:b/>
                <w:bCs/>
              </w:rPr>
              <w:t xml:space="preserve"> </w:t>
            </w:r>
          </w:p>
        </w:tc>
      </w:tr>
    </w:tbl>
    <w:p w14:paraId="41A23555" w14:textId="2818B3F9" w:rsidR="00DA73CE" w:rsidRPr="009B6CCF" w:rsidRDefault="00DA73CE" w:rsidP="008E1931">
      <w:pPr>
        <w:pStyle w:val="Legenda"/>
      </w:pPr>
      <w:r w:rsidRPr="009B6CCF">
        <w:t xml:space="preserve">Elaboração: </w:t>
      </w:r>
      <w:r w:rsidR="00281F7F">
        <w:t>Autor</w:t>
      </w:r>
      <w:r w:rsidRPr="009B6CCF">
        <w:t xml:space="preserve"> (2025)</w:t>
      </w:r>
    </w:p>
    <w:p w14:paraId="06E4C37E" w14:textId="77777777" w:rsidR="00DA73CE" w:rsidRDefault="00DA73CE" w:rsidP="00DA73CE"/>
    <w:p w14:paraId="4556196D" w14:textId="5333703C" w:rsidR="0060767F" w:rsidRPr="009B6CCF" w:rsidRDefault="0060767F" w:rsidP="00DA73CE">
      <w:r w:rsidRPr="009B6CCF">
        <w:t xml:space="preserve">O povoamento da tabela CI_FACES é realizado por meio de uma consulta de inserção agregada, conforme detalhado no </w:t>
      </w:r>
      <w:r w:rsidRPr="009B6CCF">
        <w:fldChar w:fldCharType="begin"/>
      </w:r>
      <w:r w:rsidRPr="009B6CCF">
        <w:instrText xml:space="preserve"> REF _Ref220407178 \h </w:instrText>
      </w:r>
      <w:r w:rsidRPr="009B6CCF">
        <w:fldChar w:fldCharType="separate"/>
      </w:r>
      <w:r w:rsidR="00F02416" w:rsidRPr="009B6CCF">
        <w:t xml:space="preserve">Quadro </w:t>
      </w:r>
      <w:r w:rsidR="00F02416">
        <w:rPr>
          <w:noProof/>
        </w:rPr>
        <w:t>29</w:t>
      </w:r>
      <w:r w:rsidRPr="009B6CCF">
        <w:fldChar w:fldCharType="end"/>
      </w:r>
      <w:r w:rsidRPr="009B6CCF">
        <w:t>. O algoritmo realiza a junção entre a base de lotes e a de logradouros sob um critério de dupla validação (NOM_LOGRADOURO e COD_MUNICIPIO), assegurando a precisão do vínculo relacional. Através da função de agrupamento, o sistema consolida as dimensões individuais de testada</w:t>
      </w:r>
      <w:r w:rsidR="003144C5" w:rsidRPr="009B6CCF">
        <w:t>s</w:t>
      </w:r>
      <w:r w:rsidRPr="009B6CCF">
        <w:t xml:space="preserve"> (</w:t>
      </w:r>
      <w:r w:rsidR="00F767C7" w:rsidRPr="009B6CCF">
        <w:t>DIM_FACE</w:t>
      </w:r>
      <w:r w:rsidRPr="009B6CCF">
        <w:t xml:space="preserve">) e </w:t>
      </w:r>
      <w:r w:rsidR="003144C5" w:rsidRPr="009B6CCF">
        <w:t xml:space="preserve">a </w:t>
      </w:r>
      <w:r w:rsidRPr="009B6CCF">
        <w:t>quantidade de unidades</w:t>
      </w:r>
      <w:r w:rsidR="00F767C7" w:rsidRPr="009B6CCF">
        <w:t xml:space="preserve"> (QTD_LOTES)</w:t>
      </w:r>
      <w:r w:rsidRPr="009B6CCF">
        <w:t>, gerando simultaneamente um identificador único (ID_FACE) que servirá de base para as futuras consulta</w:t>
      </w:r>
      <w:r w:rsidR="003144C5" w:rsidRPr="009B6CCF">
        <w:t>s</w:t>
      </w:r>
      <w:r w:rsidRPr="009B6CCF">
        <w:t>.</w:t>
      </w:r>
    </w:p>
    <w:p w14:paraId="4E3F50E8" w14:textId="77777777" w:rsidR="0060767F" w:rsidRPr="008E1931" w:rsidRDefault="0060767F" w:rsidP="00DA73CE">
      <w:pPr>
        <w:rPr>
          <w:sz w:val="32"/>
          <w:szCs w:val="28"/>
        </w:rPr>
      </w:pPr>
    </w:p>
    <w:p w14:paraId="04B10629" w14:textId="6FC23CE0" w:rsidR="00451B07" w:rsidRPr="00A93E82" w:rsidRDefault="00451B07" w:rsidP="00A6278E">
      <w:pPr>
        <w:pStyle w:val="Legenda"/>
        <w:rPr>
          <w:sz w:val="24"/>
          <w:szCs w:val="24"/>
        </w:rPr>
      </w:pPr>
      <w:bookmarkStart w:id="178" w:name="_Ref220407178"/>
      <w:r w:rsidRPr="00A93E82">
        <w:rPr>
          <w:sz w:val="24"/>
          <w:szCs w:val="24"/>
        </w:rPr>
        <w:t xml:space="preserve">Quadro </w:t>
      </w:r>
      <w:r w:rsidR="00F02416" w:rsidRPr="00A93E82">
        <w:rPr>
          <w:sz w:val="24"/>
          <w:szCs w:val="24"/>
        </w:rPr>
        <w:fldChar w:fldCharType="begin"/>
      </w:r>
      <w:r w:rsidR="00F02416" w:rsidRPr="00A93E82">
        <w:rPr>
          <w:sz w:val="24"/>
          <w:szCs w:val="24"/>
        </w:rPr>
        <w:instrText xml:space="preserve"> SEQ Quadro \* ARABIC </w:instrText>
      </w:r>
      <w:r w:rsidR="00F02416" w:rsidRPr="00A93E82">
        <w:rPr>
          <w:sz w:val="24"/>
          <w:szCs w:val="24"/>
        </w:rPr>
        <w:fldChar w:fldCharType="separate"/>
      </w:r>
      <w:r w:rsidR="00F02416" w:rsidRPr="00A93E82">
        <w:rPr>
          <w:noProof/>
          <w:sz w:val="24"/>
          <w:szCs w:val="24"/>
        </w:rPr>
        <w:t>29</w:t>
      </w:r>
      <w:r w:rsidR="00F02416" w:rsidRPr="00A93E82">
        <w:rPr>
          <w:noProof/>
          <w:sz w:val="24"/>
          <w:szCs w:val="24"/>
        </w:rPr>
        <w:fldChar w:fldCharType="end"/>
      </w:r>
      <w:bookmarkEnd w:id="178"/>
      <w:r w:rsidRPr="00A93E82">
        <w:rPr>
          <w:sz w:val="24"/>
          <w:szCs w:val="24"/>
        </w:rPr>
        <w:t xml:space="preserve"> </w:t>
      </w:r>
      <w:r w:rsidR="00A906FA" w:rsidRPr="00A93E82">
        <w:rPr>
          <w:sz w:val="24"/>
          <w:szCs w:val="24"/>
        </w:rPr>
        <w:t>–</w:t>
      </w:r>
      <w:r w:rsidRPr="00A93E82">
        <w:rPr>
          <w:sz w:val="24"/>
          <w:szCs w:val="24"/>
        </w:rPr>
        <w:t xml:space="preserve"> Povoamento a partir de CI_LOTES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451B07" w:rsidRPr="009B6CCF" w14:paraId="6C2E6D63" w14:textId="77777777" w:rsidTr="00926561">
        <w:trPr>
          <w:jc w:val="center"/>
        </w:trPr>
        <w:tc>
          <w:tcPr>
            <w:tcW w:w="9061" w:type="dxa"/>
          </w:tcPr>
          <w:p w14:paraId="23546BDB" w14:textId="77777777" w:rsidR="00DA4BB4" w:rsidRDefault="00DA4BB4" w:rsidP="001430F7">
            <w:pPr>
              <w:pStyle w:val="Codigo"/>
            </w:pPr>
          </w:p>
          <w:p w14:paraId="16460F84" w14:textId="6B0B15E9" w:rsidR="00451B07" w:rsidRPr="009B6CCF" w:rsidRDefault="00451B07" w:rsidP="001430F7">
            <w:pPr>
              <w:pStyle w:val="Codigo"/>
            </w:pPr>
            <w:r w:rsidRPr="009B6CCF">
              <w:t>-- Atualizando as faces em CI_FACE</w:t>
            </w:r>
          </w:p>
          <w:p w14:paraId="18CDEC69" w14:textId="77777777" w:rsidR="00451B07" w:rsidRPr="00BC73BE" w:rsidRDefault="00451B07" w:rsidP="001430F7">
            <w:pPr>
              <w:pStyle w:val="Codigo"/>
              <w:rPr>
                <w:lang w:val="en-US"/>
              </w:rPr>
            </w:pPr>
            <w:r w:rsidRPr="00BC73BE">
              <w:rPr>
                <w:lang w:val="en-US"/>
              </w:rPr>
              <w:t>INSERT INTO CI_FACES (</w:t>
            </w:r>
          </w:p>
          <w:p w14:paraId="2EF32720" w14:textId="4F9828D1" w:rsidR="00451B07" w:rsidRPr="00BC73BE" w:rsidRDefault="00451B07" w:rsidP="001430F7">
            <w:pPr>
              <w:pStyle w:val="Codigo"/>
              <w:rPr>
                <w:lang w:val="en-US"/>
              </w:rPr>
            </w:pPr>
            <w:r w:rsidRPr="00BC73BE">
              <w:rPr>
                <w:lang w:val="en-US"/>
              </w:rPr>
              <w:t xml:space="preserve">    </w:t>
            </w:r>
            <w:r w:rsidR="00F176DD">
              <w:rPr>
                <w:lang w:val="en-US"/>
              </w:rPr>
              <w:t>CI_</w:t>
            </w:r>
            <w:r w:rsidRPr="00BC73BE">
              <w:rPr>
                <w:lang w:val="en-US"/>
              </w:rPr>
              <w:t xml:space="preserve">ID_FACE, </w:t>
            </w:r>
          </w:p>
          <w:p w14:paraId="4130CC32" w14:textId="77777777" w:rsidR="00451B07" w:rsidRPr="009B6CCF" w:rsidRDefault="00451B07" w:rsidP="001430F7">
            <w:pPr>
              <w:pStyle w:val="Codigo"/>
            </w:pPr>
            <w:r w:rsidRPr="00BC73BE">
              <w:rPr>
                <w:lang w:val="en-US"/>
              </w:rPr>
              <w:t xml:space="preserve">    </w:t>
            </w:r>
            <w:r w:rsidRPr="009B6CCF">
              <w:t xml:space="preserve">COD_MUNICIPIO, </w:t>
            </w:r>
          </w:p>
          <w:p w14:paraId="08165E47" w14:textId="00C83735" w:rsidR="00451B07" w:rsidRPr="009B6CCF" w:rsidRDefault="00451B07" w:rsidP="001430F7">
            <w:pPr>
              <w:pStyle w:val="Codigo"/>
            </w:pPr>
            <w:r w:rsidRPr="009B6CCF">
              <w:t xml:space="preserve">    </w:t>
            </w:r>
            <w:r w:rsidR="00F176DD">
              <w:t>CI_</w:t>
            </w:r>
            <w:r w:rsidRPr="009B6CCF">
              <w:t xml:space="preserve">ID_QUADRA, </w:t>
            </w:r>
          </w:p>
          <w:p w14:paraId="5D2B818A" w14:textId="77777777" w:rsidR="00451B07" w:rsidRPr="009B6CCF" w:rsidRDefault="00451B07" w:rsidP="001430F7">
            <w:pPr>
              <w:pStyle w:val="Codigo"/>
            </w:pPr>
            <w:r w:rsidRPr="009B6CCF">
              <w:t xml:space="preserve">    SC_ID_LOGRADOURO, </w:t>
            </w:r>
          </w:p>
          <w:p w14:paraId="69156A5D" w14:textId="77777777" w:rsidR="00451B07" w:rsidRPr="009B6CCF" w:rsidRDefault="00451B07" w:rsidP="001430F7">
            <w:pPr>
              <w:pStyle w:val="Codigo"/>
            </w:pPr>
            <w:r w:rsidRPr="009B6CCF">
              <w:t xml:space="preserve">    QTD_LOTES, </w:t>
            </w:r>
          </w:p>
          <w:p w14:paraId="759E6CD1" w14:textId="77777777" w:rsidR="00451B07" w:rsidRPr="009B6CCF" w:rsidRDefault="00451B07" w:rsidP="001430F7">
            <w:pPr>
              <w:pStyle w:val="Codigo"/>
            </w:pPr>
            <w:r w:rsidRPr="009B6CCF">
              <w:t xml:space="preserve">    DIM_FACE</w:t>
            </w:r>
          </w:p>
          <w:p w14:paraId="59C17181" w14:textId="77777777" w:rsidR="00451B07" w:rsidRPr="009B6CCF" w:rsidRDefault="00451B07" w:rsidP="001430F7">
            <w:pPr>
              <w:pStyle w:val="Codigo"/>
            </w:pPr>
            <w:r w:rsidRPr="009B6CCF">
              <w:t>)</w:t>
            </w:r>
          </w:p>
          <w:p w14:paraId="6D2C4B23" w14:textId="77777777" w:rsidR="00451B07" w:rsidRPr="009B6CCF" w:rsidRDefault="00451B07" w:rsidP="001430F7">
            <w:pPr>
              <w:pStyle w:val="Codigo"/>
            </w:pPr>
            <w:r w:rsidRPr="009B6CCF">
              <w:t xml:space="preserve">SELECT </w:t>
            </w:r>
          </w:p>
          <w:p w14:paraId="7EE33668" w14:textId="77777777" w:rsidR="007F4EC9" w:rsidRPr="009B6CCF" w:rsidRDefault="00451B07" w:rsidP="001430F7">
            <w:pPr>
              <w:pStyle w:val="Codigo"/>
            </w:pPr>
            <w:r w:rsidRPr="009B6CCF">
              <w:t xml:space="preserve">    CONCAT(</w:t>
            </w:r>
          </w:p>
          <w:p w14:paraId="6F21CC0A" w14:textId="77777777" w:rsidR="009F5329" w:rsidRPr="009B6CCF" w:rsidRDefault="007F4EC9" w:rsidP="001430F7">
            <w:pPr>
              <w:pStyle w:val="Codigo"/>
            </w:pPr>
            <w:r w:rsidRPr="009B6CCF">
              <w:t xml:space="preserve">      </w:t>
            </w:r>
            <w:r w:rsidR="00451B07" w:rsidRPr="009B6CCF">
              <w:t>LT.COD_MUNICIPIO,</w:t>
            </w:r>
            <w:r w:rsidR="00031338" w:rsidRPr="009B6CCF">
              <w:t xml:space="preserve"> “;”,</w:t>
            </w:r>
            <w:r w:rsidR="00451B07" w:rsidRPr="009B6CCF">
              <w:t xml:space="preserve"> LT.NUM_QUADRA, </w:t>
            </w:r>
            <w:r w:rsidRPr="009B6CCF">
              <w:t xml:space="preserve">“;”, </w:t>
            </w:r>
            <w:r w:rsidR="00451B07" w:rsidRPr="009B6CCF">
              <w:t>LG.SC_ID_LOGRADOURO</w:t>
            </w:r>
          </w:p>
          <w:p w14:paraId="574B5F6C" w14:textId="1EF00B59" w:rsidR="00451B07" w:rsidRPr="009B6CCF" w:rsidRDefault="009F5329" w:rsidP="009F5329">
            <w:pPr>
              <w:pStyle w:val="Codigo"/>
            </w:pPr>
            <w:r w:rsidRPr="009B6CCF">
              <w:t xml:space="preserve">    </w:t>
            </w:r>
            <w:r w:rsidR="00451B07" w:rsidRPr="009B6CCF">
              <w:t>)</w:t>
            </w:r>
            <w:r w:rsidRPr="009B6CCF">
              <w:t xml:space="preserve"> </w:t>
            </w:r>
            <w:r w:rsidR="00451B07" w:rsidRPr="009B6CCF">
              <w:t xml:space="preserve">AS </w:t>
            </w:r>
            <w:r w:rsidR="00F176DD">
              <w:t>CI_</w:t>
            </w:r>
            <w:r w:rsidR="00451B07" w:rsidRPr="009B6CCF">
              <w:t>ID_FACE,</w:t>
            </w:r>
          </w:p>
          <w:p w14:paraId="019886AF" w14:textId="77777777" w:rsidR="00451B07" w:rsidRPr="009B6CCF" w:rsidRDefault="00451B07" w:rsidP="001430F7">
            <w:pPr>
              <w:pStyle w:val="Codigo"/>
            </w:pPr>
            <w:r w:rsidRPr="009B6CCF">
              <w:t xml:space="preserve">    LT.COD_MUNICIPIO, </w:t>
            </w:r>
          </w:p>
          <w:p w14:paraId="53738FE3" w14:textId="511A5AA1" w:rsidR="00451B07" w:rsidRPr="009B6CCF" w:rsidRDefault="00451B07" w:rsidP="001430F7">
            <w:pPr>
              <w:pStyle w:val="Codigo"/>
            </w:pPr>
            <w:r w:rsidRPr="009B6CCF">
              <w:t xml:space="preserve">    LT.NUM_QUADRA AS </w:t>
            </w:r>
            <w:r w:rsidR="00F176DD">
              <w:t>CI_</w:t>
            </w:r>
            <w:r w:rsidRPr="009B6CCF">
              <w:t xml:space="preserve">ID_QUADRA, </w:t>
            </w:r>
          </w:p>
          <w:p w14:paraId="1363C6AB" w14:textId="77777777" w:rsidR="00451B07" w:rsidRPr="009B6CCF" w:rsidRDefault="00451B07" w:rsidP="001430F7">
            <w:pPr>
              <w:pStyle w:val="Codigo"/>
            </w:pPr>
            <w:r w:rsidRPr="009B6CCF">
              <w:t xml:space="preserve">    LG.SC_ID_LOGRADOURO,</w:t>
            </w:r>
          </w:p>
          <w:p w14:paraId="75C94CD5" w14:textId="790DB771" w:rsidR="00451B07" w:rsidRPr="009B6CCF" w:rsidRDefault="00451B07" w:rsidP="001430F7">
            <w:pPr>
              <w:pStyle w:val="Codigo"/>
            </w:pPr>
            <w:r w:rsidRPr="009B6CCF">
              <w:t xml:space="preserve">    COUNT(*) AS QTD_LOTES,           -- Conta lotes existem </w:t>
            </w:r>
            <w:r w:rsidR="008F0DE4" w:rsidRPr="009B6CCF">
              <w:t>da</w:t>
            </w:r>
            <w:r w:rsidRPr="009B6CCF">
              <w:t xml:space="preserve"> face</w:t>
            </w:r>
          </w:p>
          <w:p w14:paraId="469588DB" w14:textId="77777777" w:rsidR="00451B07" w:rsidRPr="009B6CCF" w:rsidRDefault="00451B07" w:rsidP="001430F7">
            <w:pPr>
              <w:pStyle w:val="Codigo"/>
            </w:pPr>
            <w:r w:rsidRPr="009B6CCF">
              <w:t xml:space="preserve">    SUM(LT.DIM_TESTADA) AS DIM_FACE  -- Soma a testada total da face</w:t>
            </w:r>
          </w:p>
          <w:p w14:paraId="71B00E99" w14:textId="77777777" w:rsidR="00451B07" w:rsidRPr="00BC73BE" w:rsidRDefault="00451B07" w:rsidP="001430F7">
            <w:pPr>
              <w:pStyle w:val="Codigo"/>
              <w:rPr>
                <w:lang w:val="en-US"/>
              </w:rPr>
            </w:pPr>
            <w:r w:rsidRPr="00BC73BE">
              <w:rPr>
                <w:lang w:val="en-US"/>
              </w:rPr>
              <w:t>FROM CI_LOTES LT</w:t>
            </w:r>
          </w:p>
          <w:p w14:paraId="0A2D0A02" w14:textId="77777777" w:rsidR="00451B07" w:rsidRPr="00BC73BE" w:rsidRDefault="00451B07" w:rsidP="001430F7">
            <w:pPr>
              <w:pStyle w:val="Codigo"/>
              <w:rPr>
                <w:lang w:val="en-US"/>
              </w:rPr>
            </w:pPr>
            <w:r w:rsidRPr="00BC73BE">
              <w:rPr>
                <w:lang w:val="en-US"/>
              </w:rPr>
              <w:lastRenderedPageBreak/>
              <w:t xml:space="preserve">JOIN CI_LOGRADOUROS LG </w:t>
            </w:r>
          </w:p>
          <w:p w14:paraId="7CE59D1B" w14:textId="77777777" w:rsidR="00451B07" w:rsidRPr="00BC73BE" w:rsidRDefault="00451B07" w:rsidP="001430F7">
            <w:pPr>
              <w:pStyle w:val="Codigo"/>
              <w:rPr>
                <w:lang w:val="en-US"/>
              </w:rPr>
            </w:pPr>
            <w:r w:rsidRPr="00BC73BE">
              <w:rPr>
                <w:lang w:val="en-US"/>
              </w:rPr>
              <w:t xml:space="preserve">    ON </w:t>
            </w:r>
          </w:p>
          <w:p w14:paraId="0FC8FF5C" w14:textId="77777777" w:rsidR="00451B07" w:rsidRPr="009B6CCF" w:rsidRDefault="00451B07" w:rsidP="001430F7">
            <w:pPr>
              <w:pStyle w:val="Codigo"/>
            </w:pPr>
            <w:r w:rsidRPr="00BC73BE">
              <w:rPr>
                <w:lang w:val="en-US"/>
              </w:rPr>
              <w:tab/>
            </w:r>
            <w:r w:rsidRPr="00BC73BE">
              <w:rPr>
                <w:lang w:val="en-US"/>
              </w:rPr>
              <w:tab/>
            </w:r>
            <w:r w:rsidRPr="009B6CCF">
              <w:t>(LT.NOM_LOGRADOURO = LG.CI_NOM_LOGRADOURO)</w:t>
            </w:r>
          </w:p>
          <w:p w14:paraId="2CF92B4A" w14:textId="77777777" w:rsidR="00451B07" w:rsidRPr="00BC73BE" w:rsidRDefault="00451B07" w:rsidP="001430F7">
            <w:pPr>
              <w:pStyle w:val="Codigo"/>
              <w:rPr>
                <w:lang w:val="es-ES"/>
              </w:rPr>
            </w:pPr>
            <w:r w:rsidRPr="009B6CCF">
              <w:t xml:space="preserve">    </w:t>
            </w:r>
            <w:r w:rsidRPr="00BC73BE">
              <w:rPr>
                <w:lang w:val="es-ES"/>
              </w:rPr>
              <w:t>AND</w:t>
            </w:r>
          </w:p>
          <w:p w14:paraId="6DFE7891" w14:textId="77777777" w:rsidR="00451B07" w:rsidRPr="00BC73BE" w:rsidRDefault="00451B07" w:rsidP="001430F7">
            <w:pPr>
              <w:pStyle w:val="Codigo"/>
              <w:rPr>
                <w:lang w:val="es-ES"/>
              </w:rPr>
            </w:pPr>
            <w:r w:rsidRPr="00BC73BE">
              <w:rPr>
                <w:lang w:val="es-ES"/>
              </w:rPr>
              <w:tab/>
            </w:r>
            <w:r w:rsidRPr="00BC73BE">
              <w:rPr>
                <w:lang w:val="es-ES"/>
              </w:rPr>
              <w:tab/>
              <w:t>(LT.COD_MUNICIPIO = LG.COD_MUNICIPIO)</w:t>
            </w:r>
          </w:p>
          <w:p w14:paraId="566445D7" w14:textId="77777777" w:rsidR="00451B07" w:rsidRPr="00BC73BE" w:rsidRDefault="00451B07" w:rsidP="001430F7">
            <w:pPr>
              <w:pStyle w:val="Codigo"/>
              <w:rPr>
                <w:lang w:val="en-US"/>
              </w:rPr>
            </w:pPr>
            <w:r w:rsidRPr="00BC73BE">
              <w:rPr>
                <w:lang w:val="en-US"/>
              </w:rPr>
              <w:t xml:space="preserve">GROUP BY </w:t>
            </w:r>
          </w:p>
          <w:p w14:paraId="5FD829FC" w14:textId="77777777" w:rsidR="00451B07" w:rsidRPr="00BC16CD" w:rsidRDefault="00451B07" w:rsidP="001430F7">
            <w:pPr>
              <w:pStyle w:val="Codigo"/>
              <w:rPr>
                <w:lang w:val="en-US"/>
              </w:rPr>
            </w:pPr>
            <w:r w:rsidRPr="00BC73BE">
              <w:rPr>
                <w:lang w:val="en-US"/>
              </w:rPr>
              <w:t xml:space="preserve">    </w:t>
            </w:r>
            <w:r w:rsidRPr="00BC16CD">
              <w:rPr>
                <w:lang w:val="en-US"/>
              </w:rPr>
              <w:t xml:space="preserve">LT.COD_MUNICIPIO, </w:t>
            </w:r>
          </w:p>
          <w:p w14:paraId="02CFA36F" w14:textId="77777777" w:rsidR="00451B07" w:rsidRPr="009B6CCF" w:rsidRDefault="00451B07" w:rsidP="001430F7">
            <w:pPr>
              <w:pStyle w:val="Codigo"/>
            </w:pPr>
            <w:r w:rsidRPr="00BC16CD">
              <w:rPr>
                <w:lang w:val="en-US"/>
              </w:rPr>
              <w:t xml:space="preserve">    </w:t>
            </w:r>
            <w:r w:rsidRPr="009B6CCF">
              <w:t xml:space="preserve">LT.NUM_QUADRA, </w:t>
            </w:r>
          </w:p>
          <w:p w14:paraId="22E9EFF1" w14:textId="77777777" w:rsidR="00451B07" w:rsidRDefault="00451B07" w:rsidP="001430F7">
            <w:pPr>
              <w:pStyle w:val="Codigo"/>
            </w:pPr>
            <w:r w:rsidRPr="009B6CCF">
              <w:t xml:space="preserve">    LG.SC_ID_LOGRADOURO;</w:t>
            </w:r>
          </w:p>
          <w:p w14:paraId="72BD889A" w14:textId="77777777" w:rsidR="00DA4BB4" w:rsidRPr="009B6CCF" w:rsidRDefault="00DA4BB4" w:rsidP="001430F7">
            <w:pPr>
              <w:pStyle w:val="Codigo"/>
            </w:pPr>
          </w:p>
        </w:tc>
      </w:tr>
    </w:tbl>
    <w:p w14:paraId="4C276008" w14:textId="4F800A09" w:rsidR="00451B07" w:rsidRPr="009B6CCF" w:rsidRDefault="00451B07" w:rsidP="00A93E82">
      <w:pPr>
        <w:pStyle w:val="Legenda"/>
      </w:pPr>
      <w:r w:rsidRPr="009B6CCF">
        <w:lastRenderedPageBreak/>
        <w:t xml:space="preserve">Elaboração: </w:t>
      </w:r>
      <w:r w:rsidR="00DA4BB4">
        <w:t>Autor</w:t>
      </w:r>
      <w:r w:rsidRPr="009B6CCF">
        <w:t xml:space="preserve"> (2026)</w:t>
      </w:r>
    </w:p>
    <w:p w14:paraId="4569BE29" w14:textId="77777777" w:rsidR="00451B07" w:rsidRPr="009B6CCF" w:rsidRDefault="00451B07" w:rsidP="00DA73CE"/>
    <w:p w14:paraId="0C0ABBBD" w14:textId="0B7A1DC4" w:rsidR="00993D88" w:rsidRPr="009B6CCF" w:rsidRDefault="0032714A" w:rsidP="00DA73CE">
      <w:r w:rsidRPr="009B6CCF">
        <w:t xml:space="preserve">A </w:t>
      </w:r>
      <w:r w:rsidR="005C6271" w:rsidRPr="009B6CCF">
        <w:t>estrutura</w:t>
      </w:r>
      <w:r w:rsidRPr="009B6CCF">
        <w:t xml:space="preserve"> criada </w:t>
      </w:r>
      <w:r w:rsidR="009C0E1B" w:rsidRPr="009B6CCF">
        <w:t xml:space="preserve">requer </w:t>
      </w:r>
      <w:r w:rsidRPr="009B6CCF">
        <w:t xml:space="preserve">um ajuste nas dimensões porque a consulta original não contempla as dimensões </w:t>
      </w:r>
      <w:r w:rsidR="00102760" w:rsidRPr="009B6CCF">
        <w:t>dos lotes de esquina que devem ter o valor de DIM_PROFUNDIDADE somado à face de que fazem parte.</w:t>
      </w:r>
      <w:r w:rsidR="007559DA" w:rsidRPr="009B6CCF">
        <w:t xml:space="preserve"> </w:t>
      </w:r>
      <w:r w:rsidR="0051007D" w:rsidRPr="009B6CCF">
        <w:t xml:space="preserve">Para operacionalizar este ajuste, implementou-se a tabela CI_ADJACENTES com o propósito de realizar o agrupamento e a persistência temporária desses dados. </w:t>
      </w:r>
      <w:r w:rsidR="009121A9" w:rsidRPr="009B6CCF">
        <w:t xml:space="preserve">Embora tal estrutura pudesse ser substituída por uma </w:t>
      </w:r>
      <w:r w:rsidR="009121A9" w:rsidRPr="009B6CCF">
        <w:rPr>
          <w:i/>
          <w:iCs/>
        </w:rPr>
        <w:t>subquery</w:t>
      </w:r>
      <w:r w:rsidR="009121A9" w:rsidRPr="009B6CCF">
        <w:t xml:space="preserve"> de atualização direta, sua existência justifica-se pelas premissas do sistema </w:t>
      </w:r>
      <w:r w:rsidR="009121A9" w:rsidRPr="009B6CCF">
        <w:rPr>
          <w:i/>
          <w:iCs/>
        </w:rPr>
        <w:t>SuperCIATA</w:t>
      </w:r>
      <w:r w:rsidR="009121A9" w:rsidRPr="009B6CCF">
        <w:t xml:space="preserve">: a tabela não apenas facilita a depuração do banco de dados, mas provê um </w:t>
      </w:r>
      <w:r w:rsidR="009121A9" w:rsidRPr="009B6CCF">
        <w:rPr>
          <w:i/>
          <w:iCs/>
        </w:rPr>
        <w:t>log</w:t>
      </w:r>
      <w:r w:rsidR="009121A9" w:rsidRPr="009B6CCF">
        <w:t xml:space="preserve"> de processamento indispensável para a identificação e correção de inconsistências no cadastro original.</w:t>
      </w:r>
      <w:r w:rsidR="00EB41FF" w:rsidRPr="009B6CCF">
        <w:t xml:space="preserve"> </w:t>
      </w:r>
      <w:r w:rsidR="00A94B8A" w:rsidRPr="009B6CCF">
        <w:t>Dessa forma, optou-se por um modelo que privilegia a rastreabilidade dos dados em detrimento da economia estrita de armazenamento, permitindo que o administrador do sistema audite o cálculo de adjacência.</w:t>
      </w:r>
      <w:r w:rsidR="00FE70C0" w:rsidRPr="009B6CCF">
        <w:t xml:space="preserve"> A lista de atributos é mostrada no </w:t>
      </w:r>
      <w:r w:rsidR="002A4BC7" w:rsidRPr="009B6CCF">
        <w:fldChar w:fldCharType="begin"/>
      </w:r>
      <w:r w:rsidR="002A4BC7" w:rsidRPr="009B6CCF">
        <w:instrText xml:space="preserve"> REF _Ref220912381 \h </w:instrText>
      </w:r>
      <w:r w:rsidR="002A4BC7" w:rsidRPr="009B6CCF">
        <w:fldChar w:fldCharType="separate"/>
      </w:r>
      <w:r w:rsidR="00F02416" w:rsidRPr="009B6CCF">
        <w:t xml:space="preserve">Quadro </w:t>
      </w:r>
      <w:r w:rsidR="00F02416">
        <w:rPr>
          <w:noProof/>
        </w:rPr>
        <w:t>30</w:t>
      </w:r>
      <w:r w:rsidR="002A4BC7" w:rsidRPr="009B6CCF">
        <w:fldChar w:fldCharType="end"/>
      </w:r>
      <w:r w:rsidR="00D407E1" w:rsidRPr="009B6CCF">
        <w:t>.</w:t>
      </w:r>
    </w:p>
    <w:p w14:paraId="22CB32BA" w14:textId="77777777" w:rsidR="00BE22DB" w:rsidRPr="009B6CCF" w:rsidRDefault="00BE22DB" w:rsidP="00DA73CE"/>
    <w:p w14:paraId="2E3BBB49" w14:textId="34E2A553" w:rsidR="00BE22DB" w:rsidRPr="009B6CCF" w:rsidRDefault="00BE22DB" w:rsidP="00A6278E">
      <w:pPr>
        <w:pStyle w:val="Legenda"/>
      </w:pPr>
      <w:bookmarkStart w:id="179" w:name="_Ref220912381"/>
      <w:r w:rsidRPr="00A93E82">
        <w:rPr>
          <w:sz w:val="24"/>
          <w:szCs w:val="24"/>
        </w:rPr>
        <w:t xml:space="preserve">Quadro </w:t>
      </w:r>
      <w:r w:rsidR="00F02416" w:rsidRPr="00A93E82">
        <w:fldChar w:fldCharType="begin"/>
      </w:r>
      <w:r w:rsidR="00F02416" w:rsidRPr="00A93E82">
        <w:rPr>
          <w:sz w:val="24"/>
          <w:szCs w:val="24"/>
        </w:rPr>
        <w:instrText xml:space="preserve"> SEQ Quadro \* ARABIC </w:instrText>
      </w:r>
      <w:r w:rsidR="00F02416" w:rsidRPr="00A93E82">
        <w:rPr>
          <w:noProof/>
        </w:rPr>
        <w:fldChar w:fldCharType="separate"/>
      </w:r>
      <w:r w:rsidR="00F02416" w:rsidRPr="00A93E82">
        <w:rPr>
          <w:noProof/>
          <w:sz w:val="24"/>
          <w:szCs w:val="24"/>
        </w:rPr>
        <w:t>30</w:t>
      </w:r>
      <w:r w:rsidR="00F02416" w:rsidRPr="00A93E82">
        <w:rPr>
          <w:noProof/>
        </w:rPr>
        <w:fldChar w:fldCharType="end"/>
      </w:r>
      <w:bookmarkEnd w:id="179"/>
      <w:r w:rsidRPr="00A93E82">
        <w:rPr>
          <w:sz w:val="24"/>
          <w:szCs w:val="24"/>
        </w:rPr>
        <w:t xml:space="preserve"> </w:t>
      </w:r>
      <w:r w:rsidR="00A906FA" w:rsidRPr="00A93E82">
        <w:rPr>
          <w:sz w:val="24"/>
          <w:szCs w:val="24"/>
        </w:rPr>
        <w:t>–</w:t>
      </w:r>
      <w:r w:rsidRPr="00A93E82">
        <w:rPr>
          <w:sz w:val="24"/>
          <w:szCs w:val="24"/>
        </w:rPr>
        <w:t xml:space="preserve"> Lista de atributos da tabela </w:t>
      </w:r>
      <w:r w:rsidR="00895507" w:rsidRPr="00A93E82">
        <w:rPr>
          <w:sz w:val="24"/>
          <w:szCs w:val="24"/>
        </w:rPr>
        <w:t>CI_ADJACENTES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BE22DB" w:rsidRPr="009B6CCF" w14:paraId="50E7DE55" w14:textId="77777777" w:rsidTr="00926561">
        <w:trPr>
          <w:jc w:val="center"/>
        </w:trPr>
        <w:tc>
          <w:tcPr>
            <w:tcW w:w="9061" w:type="dxa"/>
          </w:tcPr>
          <w:p w14:paraId="76618610" w14:textId="77777777" w:rsidR="00DA4BB4" w:rsidRDefault="00DA4BB4" w:rsidP="00916CE7">
            <w:pPr>
              <w:pStyle w:val="Codigo"/>
              <w:keepNext/>
              <w:rPr>
                <w:b/>
                <w:bCs/>
              </w:rPr>
            </w:pPr>
          </w:p>
          <w:p w14:paraId="5EB3CA15" w14:textId="77777777" w:rsidR="00C349A3" w:rsidRPr="00C349A3" w:rsidRDefault="00C349A3" w:rsidP="00C349A3">
            <w:pPr>
              <w:pStyle w:val="Codigo"/>
              <w:rPr>
                <w:b/>
                <w:bCs/>
              </w:rPr>
            </w:pPr>
            <w:r w:rsidRPr="00C349A3">
              <w:rPr>
                <w:b/>
                <w:bCs/>
              </w:rPr>
              <w:t>Table:CI_ADJACENTES</w:t>
            </w:r>
            <w:r w:rsidRPr="00C349A3">
              <w:rPr>
                <w:b/>
                <w:bCs/>
              </w:rPr>
              <w:br/>
            </w:r>
            <w:r w:rsidRPr="00C349A3">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3208"/>
              <w:gridCol w:w="2128"/>
            </w:tblGrid>
            <w:tr w:rsidR="00C349A3" w:rsidRPr="00C349A3" w14:paraId="49992AD7" w14:textId="77777777">
              <w:tc>
                <w:tcPr>
                  <w:tcW w:w="0" w:type="auto"/>
                  <w:tcBorders>
                    <w:top w:val="nil"/>
                    <w:left w:val="nil"/>
                    <w:bottom w:val="nil"/>
                    <w:right w:val="nil"/>
                  </w:tcBorders>
                  <w:tcMar>
                    <w:top w:w="15" w:type="dxa"/>
                    <w:left w:w="225" w:type="dxa"/>
                    <w:bottom w:w="15" w:type="dxa"/>
                    <w:right w:w="15" w:type="dxa"/>
                  </w:tcMar>
                  <w:vAlign w:val="center"/>
                  <w:hideMark/>
                </w:tcPr>
                <w:p w14:paraId="325C7C5E" w14:textId="77777777" w:rsidR="00C349A3" w:rsidRPr="00C349A3" w:rsidRDefault="00C349A3" w:rsidP="00C349A3">
                  <w:pPr>
                    <w:pStyle w:val="Codigo"/>
                  </w:pPr>
                  <w:r w:rsidRPr="00C349A3">
                    <w:t>CI_ID_FACE</w:t>
                  </w:r>
                </w:p>
              </w:tc>
              <w:tc>
                <w:tcPr>
                  <w:tcW w:w="0" w:type="auto"/>
                  <w:tcBorders>
                    <w:top w:val="nil"/>
                    <w:left w:val="nil"/>
                    <w:bottom w:val="nil"/>
                    <w:right w:val="nil"/>
                  </w:tcBorders>
                  <w:tcMar>
                    <w:top w:w="15" w:type="dxa"/>
                    <w:left w:w="225" w:type="dxa"/>
                    <w:bottom w:w="15" w:type="dxa"/>
                    <w:right w:w="15" w:type="dxa"/>
                  </w:tcMar>
                  <w:vAlign w:val="center"/>
                  <w:hideMark/>
                </w:tcPr>
                <w:p w14:paraId="211BFBD7" w14:textId="77777777" w:rsidR="00C349A3" w:rsidRPr="00C349A3" w:rsidRDefault="00C349A3" w:rsidP="00C349A3">
                  <w:pPr>
                    <w:pStyle w:val="Codigo"/>
                  </w:pPr>
                  <w:r w:rsidRPr="00C349A3">
                    <w:t>varchar(37)</w:t>
                  </w:r>
                </w:p>
              </w:tc>
            </w:tr>
            <w:tr w:rsidR="00C349A3" w:rsidRPr="00C349A3" w14:paraId="136E2483" w14:textId="77777777">
              <w:tc>
                <w:tcPr>
                  <w:tcW w:w="0" w:type="auto"/>
                  <w:tcBorders>
                    <w:top w:val="nil"/>
                    <w:left w:val="nil"/>
                    <w:bottom w:val="nil"/>
                    <w:right w:val="nil"/>
                  </w:tcBorders>
                  <w:tcMar>
                    <w:top w:w="15" w:type="dxa"/>
                    <w:left w:w="225" w:type="dxa"/>
                    <w:bottom w:w="15" w:type="dxa"/>
                    <w:right w:w="15" w:type="dxa"/>
                  </w:tcMar>
                  <w:vAlign w:val="center"/>
                  <w:hideMark/>
                </w:tcPr>
                <w:p w14:paraId="140D5BBD" w14:textId="77777777" w:rsidR="00C349A3" w:rsidRPr="00C349A3" w:rsidRDefault="00C349A3" w:rsidP="00C349A3">
                  <w:pPr>
                    <w:pStyle w:val="Codigo"/>
                  </w:pPr>
                  <w:r w:rsidRPr="00C349A3">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5F852F22" w14:textId="77777777" w:rsidR="00C349A3" w:rsidRPr="00C349A3" w:rsidRDefault="00C349A3" w:rsidP="00C349A3">
                  <w:pPr>
                    <w:pStyle w:val="Codigo"/>
                  </w:pPr>
                  <w:r w:rsidRPr="00C349A3">
                    <w:t>varchar(7)</w:t>
                  </w:r>
                </w:p>
              </w:tc>
            </w:tr>
            <w:tr w:rsidR="00C349A3" w:rsidRPr="00C349A3" w14:paraId="215F9251" w14:textId="77777777">
              <w:tc>
                <w:tcPr>
                  <w:tcW w:w="0" w:type="auto"/>
                  <w:tcBorders>
                    <w:top w:val="nil"/>
                    <w:left w:val="nil"/>
                    <w:bottom w:val="nil"/>
                    <w:right w:val="nil"/>
                  </w:tcBorders>
                  <w:tcMar>
                    <w:top w:w="15" w:type="dxa"/>
                    <w:left w:w="225" w:type="dxa"/>
                    <w:bottom w:w="15" w:type="dxa"/>
                    <w:right w:w="15" w:type="dxa"/>
                  </w:tcMar>
                  <w:vAlign w:val="center"/>
                  <w:hideMark/>
                </w:tcPr>
                <w:p w14:paraId="037B846B" w14:textId="77777777" w:rsidR="00C349A3" w:rsidRPr="00C349A3" w:rsidRDefault="00C349A3" w:rsidP="00C349A3">
                  <w:pPr>
                    <w:pStyle w:val="Codigo"/>
                  </w:pPr>
                  <w:r w:rsidRPr="00C349A3">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3493B3A5" w14:textId="77777777" w:rsidR="00C349A3" w:rsidRPr="00C349A3" w:rsidRDefault="00C349A3" w:rsidP="00C349A3">
                  <w:pPr>
                    <w:pStyle w:val="Codigo"/>
                  </w:pPr>
                  <w:r w:rsidRPr="00C349A3">
                    <w:t>varchar(20)</w:t>
                  </w:r>
                </w:p>
              </w:tc>
            </w:tr>
            <w:tr w:rsidR="00C349A3" w:rsidRPr="00C349A3" w14:paraId="2C201A98" w14:textId="77777777">
              <w:tc>
                <w:tcPr>
                  <w:tcW w:w="0" w:type="auto"/>
                  <w:tcBorders>
                    <w:top w:val="nil"/>
                    <w:left w:val="nil"/>
                    <w:bottom w:val="nil"/>
                    <w:right w:val="nil"/>
                  </w:tcBorders>
                  <w:tcMar>
                    <w:top w:w="15" w:type="dxa"/>
                    <w:left w:w="225" w:type="dxa"/>
                    <w:bottom w:w="15" w:type="dxa"/>
                    <w:right w:w="15" w:type="dxa"/>
                  </w:tcMar>
                  <w:vAlign w:val="center"/>
                  <w:hideMark/>
                </w:tcPr>
                <w:p w14:paraId="6A7CEAF1" w14:textId="77777777" w:rsidR="00C349A3" w:rsidRPr="00C349A3" w:rsidRDefault="00C349A3" w:rsidP="00C349A3">
                  <w:pPr>
                    <w:pStyle w:val="Codigo"/>
                  </w:pPr>
                  <w:r w:rsidRPr="00C349A3">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554DFE42" w14:textId="77777777" w:rsidR="00C349A3" w:rsidRPr="00C349A3" w:rsidRDefault="00C349A3" w:rsidP="00C349A3">
                  <w:pPr>
                    <w:pStyle w:val="Codigo"/>
                  </w:pPr>
                  <w:r w:rsidRPr="00C349A3">
                    <w:t>varchar(8)</w:t>
                  </w:r>
                </w:p>
              </w:tc>
            </w:tr>
            <w:tr w:rsidR="00C349A3" w:rsidRPr="00C349A3" w14:paraId="11AAD454" w14:textId="77777777">
              <w:tc>
                <w:tcPr>
                  <w:tcW w:w="0" w:type="auto"/>
                  <w:tcBorders>
                    <w:top w:val="nil"/>
                    <w:left w:val="nil"/>
                    <w:bottom w:val="nil"/>
                    <w:right w:val="nil"/>
                  </w:tcBorders>
                  <w:tcMar>
                    <w:top w:w="15" w:type="dxa"/>
                    <w:left w:w="225" w:type="dxa"/>
                    <w:bottom w:w="15" w:type="dxa"/>
                    <w:right w:w="15" w:type="dxa"/>
                  </w:tcMar>
                  <w:vAlign w:val="center"/>
                  <w:hideMark/>
                </w:tcPr>
                <w:p w14:paraId="66A91348" w14:textId="77777777" w:rsidR="00C349A3" w:rsidRPr="00C349A3" w:rsidRDefault="00C349A3" w:rsidP="00C349A3">
                  <w:pPr>
                    <w:pStyle w:val="Codigo"/>
                  </w:pPr>
                  <w:r w:rsidRPr="00C349A3">
                    <w:t>CI_COD_UNICO_ENDERECO</w:t>
                  </w:r>
                </w:p>
              </w:tc>
              <w:tc>
                <w:tcPr>
                  <w:tcW w:w="0" w:type="auto"/>
                  <w:tcBorders>
                    <w:top w:val="nil"/>
                    <w:left w:val="nil"/>
                    <w:bottom w:val="nil"/>
                    <w:right w:val="nil"/>
                  </w:tcBorders>
                  <w:tcMar>
                    <w:top w:w="15" w:type="dxa"/>
                    <w:left w:w="225" w:type="dxa"/>
                    <w:bottom w:w="15" w:type="dxa"/>
                    <w:right w:w="15" w:type="dxa"/>
                  </w:tcMar>
                  <w:vAlign w:val="center"/>
                  <w:hideMark/>
                </w:tcPr>
                <w:p w14:paraId="7F5597BB" w14:textId="77777777" w:rsidR="00C349A3" w:rsidRPr="00C349A3" w:rsidRDefault="00C349A3" w:rsidP="00C349A3">
                  <w:pPr>
                    <w:pStyle w:val="Codigo"/>
                  </w:pPr>
                  <w:r w:rsidRPr="00C349A3">
                    <w:t>varchar(25)</w:t>
                  </w:r>
                </w:p>
              </w:tc>
            </w:tr>
            <w:tr w:rsidR="00C349A3" w:rsidRPr="00C349A3" w14:paraId="2E46669D" w14:textId="77777777">
              <w:tc>
                <w:tcPr>
                  <w:tcW w:w="0" w:type="auto"/>
                  <w:tcBorders>
                    <w:top w:val="nil"/>
                    <w:left w:val="nil"/>
                    <w:bottom w:val="nil"/>
                    <w:right w:val="nil"/>
                  </w:tcBorders>
                  <w:tcMar>
                    <w:top w:w="15" w:type="dxa"/>
                    <w:left w:w="225" w:type="dxa"/>
                    <w:bottom w:w="15" w:type="dxa"/>
                    <w:right w:w="15" w:type="dxa"/>
                  </w:tcMar>
                  <w:vAlign w:val="center"/>
                  <w:hideMark/>
                </w:tcPr>
                <w:p w14:paraId="61A04380" w14:textId="77777777" w:rsidR="00C349A3" w:rsidRPr="00C349A3" w:rsidRDefault="00C349A3" w:rsidP="00C349A3">
                  <w:pPr>
                    <w:pStyle w:val="Codigo"/>
                  </w:pPr>
                  <w:r w:rsidRPr="00C349A3">
                    <w:t>DIM_ADJACENTE</w:t>
                  </w:r>
                </w:p>
              </w:tc>
              <w:tc>
                <w:tcPr>
                  <w:tcW w:w="0" w:type="auto"/>
                  <w:tcBorders>
                    <w:top w:val="nil"/>
                    <w:left w:val="nil"/>
                    <w:bottom w:val="nil"/>
                    <w:right w:val="nil"/>
                  </w:tcBorders>
                  <w:tcMar>
                    <w:top w:w="15" w:type="dxa"/>
                    <w:left w:w="225" w:type="dxa"/>
                    <w:bottom w:w="15" w:type="dxa"/>
                    <w:right w:w="15" w:type="dxa"/>
                  </w:tcMar>
                  <w:vAlign w:val="center"/>
                  <w:hideMark/>
                </w:tcPr>
                <w:p w14:paraId="5C4A6D0D" w14:textId="77777777" w:rsidR="00C349A3" w:rsidRPr="00C349A3" w:rsidRDefault="00C349A3" w:rsidP="00C349A3">
                  <w:pPr>
                    <w:pStyle w:val="Codigo"/>
                  </w:pPr>
                  <w:r w:rsidRPr="00C349A3">
                    <w:t>decimal(6,2)</w:t>
                  </w:r>
                </w:p>
              </w:tc>
            </w:tr>
          </w:tbl>
          <w:p w14:paraId="376C4D8D" w14:textId="77777777" w:rsidR="00BE22DB" w:rsidRPr="009B6CCF" w:rsidRDefault="00BE22DB" w:rsidP="00926561">
            <w:pPr>
              <w:pStyle w:val="Codigo"/>
              <w:keepNext/>
            </w:pPr>
            <w:r w:rsidRPr="009B6CCF">
              <w:rPr>
                <w:b/>
                <w:bCs/>
              </w:rPr>
              <w:t xml:space="preserve"> </w:t>
            </w:r>
          </w:p>
        </w:tc>
      </w:tr>
    </w:tbl>
    <w:p w14:paraId="6A4940FD" w14:textId="46DDC4B5" w:rsidR="00BE22DB" w:rsidRPr="009B6CCF" w:rsidRDefault="00BE22DB" w:rsidP="00A93E82">
      <w:pPr>
        <w:pStyle w:val="Legenda"/>
      </w:pPr>
      <w:r w:rsidRPr="009B6CCF">
        <w:t xml:space="preserve">Elaboração: </w:t>
      </w:r>
      <w:r w:rsidR="00F0301A">
        <w:t>Autor</w:t>
      </w:r>
      <w:r w:rsidRPr="009B6CCF">
        <w:t xml:space="preserve"> (2025)</w:t>
      </w:r>
    </w:p>
    <w:p w14:paraId="174F0926" w14:textId="77777777" w:rsidR="00BE22DB" w:rsidRPr="009B6CCF" w:rsidRDefault="00BE22DB" w:rsidP="00BE22DB"/>
    <w:p w14:paraId="4E1EA51C" w14:textId="2F0E38F3" w:rsidR="00BE22DB" w:rsidRPr="009B6CCF" w:rsidRDefault="00BE22DB" w:rsidP="00BE22DB">
      <w:r w:rsidRPr="009B6CCF">
        <w:t>O povoamento da tabela</w:t>
      </w:r>
      <w:r w:rsidR="00B83CE1">
        <w:t xml:space="preserve"> pode ser</w:t>
      </w:r>
      <w:r w:rsidR="00D407E1" w:rsidRPr="009B6CCF">
        <w:t xml:space="preserve"> feito por uma consulta </w:t>
      </w:r>
      <w:r w:rsidR="002F6762" w:rsidRPr="009B6CCF">
        <w:t xml:space="preserve">SQL semelhante à </w:t>
      </w:r>
      <w:r w:rsidR="00FB5046" w:rsidRPr="009B6CCF">
        <w:t xml:space="preserve">sugerida no </w:t>
      </w:r>
      <w:r w:rsidR="00FB5046" w:rsidRPr="009B6CCF">
        <w:fldChar w:fldCharType="begin"/>
      </w:r>
      <w:r w:rsidR="00FB5046" w:rsidRPr="009B6CCF">
        <w:instrText xml:space="preserve"> REF _Ref220912503 \h </w:instrText>
      </w:r>
      <w:r w:rsidR="00FB5046" w:rsidRPr="009B6CCF">
        <w:fldChar w:fldCharType="separate"/>
      </w:r>
      <w:r w:rsidR="00F02416" w:rsidRPr="009B6CCF">
        <w:t xml:space="preserve">Quadro </w:t>
      </w:r>
      <w:r w:rsidR="00F02416">
        <w:rPr>
          <w:noProof/>
        </w:rPr>
        <w:t>31</w:t>
      </w:r>
      <w:r w:rsidR="00FB5046" w:rsidRPr="009B6CCF">
        <w:fldChar w:fldCharType="end"/>
      </w:r>
      <w:r w:rsidRPr="009B6CCF">
        <w:t>.</w:t>
      </w:r>
    </w:p>
    <w:p w14:paraId="08B106C1" w14:textId="77777777" w:rsidR="00BE22DB" w:rsidRPr="009B6CCF" w:rsidRDefault="00BE22DB" w:rsidP="00BE22DB"/>
    <w:p w14:paraId="0A5CDCF4" w14:textId="2861CAB9" w:rsidR="00BE22DB" w:rsidRPr="00A93E82" w:rsidRDefault="00BE22DB" w:rsidP="00A6278E">
      <w:pPr>
        <w:pStyle w:val="Legenda"/>
        <w:rPr>
          <w:sz w:val="24"/>
          <w:szCs w:val="24"/>
        </w:rPr>
      </w:pPr>
      <w:bookmarkStart w:id="180" w:name="_Ref220912503"/>
      <w:r w:rsidRPr="00A93E82">
        <w:rPr>
          <w:sz w:val="24"/>
          <w:szCs w:val="24"/>
        </w:rPr>
        <w:lastRenderedPageBreak/>
        <w:t xml:space="preserve">Quadro </w:t>
      </w:r>
      <w:r w:rsidR="00F02416" w:rsidRPr="00A93E82">
        <w:rPr>
          <w:sz w:val="24"/>
          <w:szCs w:val="24"/>
        </w:rPr>
        <w:fldChar w:fldCharType="begin"/>
      </w:r>
      <w:r w:rsidR="00F02416" w:rsidRPr="00A93E82">
        <w:rPr>
          <w:sz w:val="24"/>
          <w:szCs w:val="24"/>
        </w:rPr>
        <w:instrText xml:space="preserve"> SEQ Quadro \* ARABIC </w:instrText>
      </w:r>
      <w:r w:rsidR="00F02416" w:rsidRPr="00A93E82">
        <w:rPr>
          <w:sz w:val="24"/>
          <w:szCs w:val="24"/>
        </w:rPr>
        <w:fldChar w:fldCharType="separate"/>
      </w:r>
      <w:r w:rsidR="00F02416" w:rsidRPr="00A93E82">
        <w:rPr>
          <w:noProof/>
          <w:sz w:val="24"/>
          <w:szCs w:val="24"/>
        </w:rPr>
        <w:t>31</w:t>
      </w:r>
      <w:r w:rsidR="00F02416" w:rsidRPr="00A93E82">
        <w:rPr>
          <w:noProof/>
          <w:sz w:val="24"/>
          <w:szCs w:val="24"/>
        </w:rPr>
        <w:fldChar w:fldCharType="end"/>
      </w:r>
      <w:bookmarkEnd w:id="180"/>
      <w:r w:rsidRPr="00A93E82">
        <w:rPr>
          <w:sz w:val="24"/>
          <w:szCs w:val="24"/>
        </w:rPr>
        <w:t xml:space="preserve"> </w:t>
      </w:r>
      <w:r w:rsidR="00A906FA" w:rsidRPr="00A93E82">
        <w:rPr>
          <w:sz w:val="24"/>
          <w:szCs w:val="24"/>
        </w:rPr>
        <w:t>–</w:t>
      </w:r>
      <w:r w:rsidRPr="00A93E82">
        <w:rPr>
          <w:sz w:val="24"/>
          <w:szCs w:val="24"/>
        </w:rPr>
        <w:t xml:space="preserve"> Povoamento </w:t>
      </w:r>
      <w:r w:rsidR="005356DB" w:rsidRPr="00A93E82">
        <w:rPr>
          <w:sz w:val="24"/>
          <w:szCs w:val="24"/>
        </w:rPr>
        <w:t>de CI_ADJACENTES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BE22DB" w:rsidRPr="009B6CCF" w14:paraId="01422BFC" w14:textId="77777777" w:rsidTr="00926561">
        <w:trPr>
          <w:jc w:val="center"/>
        </w:trPr>
        <w:tc>
          <w:tcPr>
            <w:tcW w:w="9061" w:type="dxa"/>
          </w:tcPr>
          <w:p w14:paraId="7301B41B" w14:textId="77777777" w:rsidR="00F0301A" w:rsidRDefault="00F0301A" w:rsidP="00F0301A">
            <w:pPr>
              <w:pStyle w:val="Codigo"/>
              <w:keepNext/>
            </w:pPr>
          </w:p>
          <w:p w14:paraId="27953104" w14:textId="04094751" w:rsidR="00BE22DB" w:rsidRPr="009B6CCF" w:rsidRDefault="00BE22DB" w:rsidP="00F0301A">
            <w:pPr>
              <w:pStyle w:val="Codigo"/>
              <w:keepNext/>
            </w:pPr>
            <w:r w:rsidRPr="009B6CCF">
              <w:t xml:space="preserve">-- Atualizando as faces em </w:t>
            </w:r>
            <w:r w:rsidR="00932B29" w:rsidRPr="009B6CCF">
              <w:t>ADJACENTES</w:t>
            </w:r>
          </w:p>
          <w:p w14:paraId="73A47288" w14:textId="77777777" w:rsidR="00D81A2D" w:rsidRPr="00C007E3" w:rsidRDefault="00D81A2D" w:rsidP="00D81A2D">
            <w:pPr>
              <w:pStyle w:val="Codigo"/>
              <w:keepNext/>
            </w:pPr>
            <w:r w:rsidRPr="00C007E3">
              <w:t>INSERT INTO CI_ADJACENTES (</w:t>
            </w:r>
          </w:p>
          <w:p w14:paraId="06CAB0F0" w14:textId="77777777" w:rsidR="00D81A2D" w:rsidRPr="00C007E3" w:rsidRDefault="00D81A2D" w:rsidP="00D81A2D">
            <w:pPr>
              <w:pStyle w:val="Codigo"/>
              <w:keepNext/>
            </w:pPr>
            <w:r w:rsidRPr="00C007E3">
              <w:tab/>
              <w:t xml:space="preserve">CI_ID_FACE, </w:t>
            </w:r>
          </w:p>
          <w:p w14:paraId="28F29F76" w14:textId="77777777" w:rsidR="00D81A2D" w:rsidRPr="00C007E3" w:rsidRDefault="00D81A2D" w:rsidP="00D81A2D">
            <w:pPr>
              <w:pStyle w:val="Codigo"/>
              <w:keepNext/>
            </w:pPr>
            <w:r w:rsidRPr="00C007E3">
              <w:tab/>
              <w:t xml:space="preserve">COD_MUNICIPIO, </w:t>
            </w:r>
          </w:p>
          <w:p w14:paraId="7EDC3526" w14:textId="77777777" w:rsidR="00D81A2D" w:rsidRPr="00C007E3" w:rsidRDefault="00D81A2D" w:rsidP="00D81A2D">
            <w:pPr>
              <w:pStyle w:val="Codigo"/>
              <w:keepNext/>
            </w:pPr>
            <w:r w:rsidRPr="00C007E3">
              <w:tab/>
              <w:t xml:space="preserve">CI_ID_QUADRA, </w:t>
            </w:r>
          </w:p>
          <w:p w14:paraId="60EFF75A" w14:textId="77777777" w:rsidR="00D81A2D" w:rsidRPr="00C007E3" w:rsidRDefault="00D81A2D" w:rsidP="00D81A2D">
            <w:pPr>
              <w:pStyle w:val="Codigo"/>
              <w:keepNext/>
            </w:pPr>
            <w:r w:rsidRPr="00C007E3">
              <w:tab/>
              <w:t xml:space="preserve">SC_ID_LOGRADOURO, </w:t>
            </w:r>
          </w:p>
          <w:p w14:paraId="70F11DF8" w14:textId="77777777" w:rsidR="00D81A2D" w:rsidRPr="00C007E3" w:rsidRDefault="00D81A2D" w:rsidP="00D81A2D">
            <w:pPr>
              <w:pStyle w:val="Codigo"/>
              <w:keepNext/>
            </w:pPr>
            <w:r w:rsidRPr="00C007E3">
              <w:tab/>
              <w:t>CI_COD_UNICO_ENDERECO,</w:t>
            </w:r>
          </w:p>
          <w:p w14:paraId="6D17B0F9" w14:textId="77777777" w:rsidR="00D81A2D" w:rsidRPr="00C007E3" w:rsidRDefault="00D81A2D" w:rsidP="00D81A2D">
            <w:pPr>
              <w:pStyle w:val="Codigo"/>
              <w:keepNext/>
            </w:pPr>
            <w:r w:rsidRPr="00C007E3">
              <w:tab/>
              <w:t xml:space="preserve">DIM_ADJACENTE ) </w:t>
            </w:r>
          </w:p>
          <w:p w14:paraId="40ED204A" w14:textId="77777777" w:rsidR="00D81A2D" w:rsidRPr="00C007E3" w:rsidRDefault="00D81A2D" w:rsidP="00D81A2D">
            <w:pPr>
              <w:pStyle w:val="Codigo"/>
              <w:keepNext/>
            </w:pPr>
            <w:r w:rsidRPr="00C007E3">
              <w:tab/>
              <w:t xml:space="preserve">SELECT DISTINCT </w:t>
            </w:r>
          </w:p>
          <w:p w14:paraId="63FC9D02" w14:textId="17DB9254" w:rsidR="00D81A2D" w:rsidRPr="004A3664" w:rsidRDefault="00D81A2D" w:rsidP="00D81A2D">
            <w:pPr>
              <w:pStyle w:val="Codigo"/>
              <w:keepNext/>
            </w:pPr>
            <w:r w:rsidRPr="00C007E3">
              <w:tab/>
            </w:r>
            <w:r w:rsidR="004A3664" w:rsidRPr="004A3664">
              <w:t xml:space="preserve">   </w:t>
            </w:r>
            <w:r w:rsidRPr="004A3664">
              <w:t>CONCAT(</w:t>
            </w:r>
          </w:p>
          <w:p w14:paraId="6D2045AB" w14:textId="2A84A941" w:rsidR="00D81A2D" w:rsidRPr="004A3664" w:rsidRDefault="00D81A2D" w:rsidP="00D81A2D">
            <w:pPr>
              <w:pStyle w:val="Codigo"/>
              <w:keepNext/>
            </w:pPr>
            <w:r w:rsidRPr="004A3664">
              <w:tab/>
            </w:r>
            <w:r w:rsidR="004A3664" w:rsidRPr="004A3664">
              <w:t xml:space="preserve">   </w:t>
            </w:r>
            <w:r w:rsidR="004A3664">
              <w:t xml:space="preserve">   </w:t>
            </w:r>
            <w:r w:rsidRPr="004A3664">
              <w:t>LT.COD_MUNICIPIO, ";", LT.NUM_QUADRA, ";", LG.SC_ID_LOGRADOURO</w:t>
            </w:r>
          </w:p>
          <w:p w14:paraId="0A1D9933" w14:textId="359182BF" w:rsidR="00D81A2D" w:rsidRDefault="00D81A2D" w:rsidP="00D81A2D">
            <w:pPr>
              <w:pStyle w:val="Codigo"/>
              <w:keepNext/>
            </w:pPr>
            <w:r w:rsidRPr="004A3664">
              <w:tab/>
            </w:r>
            <w:r w:rsidR="001D0957">
              <w:t xml:space="preserve">   </w:t>
            </w:r>
            <w:r>
              <w:t>) AS CI_ID_FACE,</w:t>
            </w:r>
          </w:p>
          <w:p w14:paraId="2C8AF88B" w14:textId="16328C21" w:rsidR="00D81A2D" w:rsidRDefault="00D81A2D" w:rsidP="00D81A2D">
            <w:pPr>
              <w:pStyle w:val="Codigo"/>
              <w:keepNext/>
            </w:pPr>
            <w:r>
              <w:tab/>
            </w:r>
            <w:r w:rsidR="001D0957">
              <w:t xml:space="preserve">   </w:t>
            </w:r>
            <w:r>
              <w:t xml:space="preserve">LT.COD_MUNICIPIO, </w:t>
            </w:r>
          </w:p>
          <w:p w14:paraId="6A6DBD1E" w14:textId="5D60B17C" w:rsidR="00D81A2D" w:rsidRDefault="00D81A2D" w:rsidP="00D81A2D">
            <w:pPr>
              <w:pStyle w:val="Codigo"/>
              <w:keepNext/>
            </w:pPr>
            <w:r>
              <w:tab/>
            </w:r>
            <w:r w:rsidR="001D0957">
              <w:t xml:space="preserve">   </w:t>
            </w:r>
            <w:r>
              <w:t xml:space="preserve">NUM_QUADRA AS CI_ID_QUADRA, </w:t>
            </w:r>
          </w:p>
          <w:p w14:paraId="0EFD12D3" w14:textId="138AAC5A" w:rsidR="00D81A2D" w:rsidRDefault="00D81A2D" w:rsidP="00D81A2D">
            <w:pPr>
              <w:pStyle w:val="Codigo"/>
              <w:keepNext/>
            </w:pPr>
            <w:r>
              <w:tab/>
            </w:r>
            <w:r w:rsidR="001D0957">
              <w:t xml:space="preserve">   </w:t>
            </w:r>
            <w:r>
              <w:t>SC_ID_LOGRADOURO,</w:t>
            </w:r>
          </w:p>
          <w:p w14:paraId="1DC7E3D9" w14:textId="3A95292D" w:rsidR="00D81A2D" w:rsidRDefault="00D81A2D" w:rsidP="00D81A2D">
            <w:pPr>
              <w:pStyle w:val="Codigo"/>
              <w:keepNext/>
            </w:pPr>
            <w:r>
              <w:tab/>
            </w:r>
            <w:r w:rsidR="001D0957">
              <w:t xml:space="preserve">   </w:t>
            </w:r>
            <w:r>
              <w:t xml:space="preserve">COD_UNICO_ENDERECO AS CI_COD_UNICO_ENDERECO, </w:t>
            </w:r>
          </w:p>
          <w:p w14:paraId="187CC258" w14:textId="270BDB5C" w:rsidR="00D81A2D" w:rsidRDefault="00D81A2D" w:rsidP="00D81A2D">
            <w:pPr>
              <w:pStyle w:val="Codigo"/>
              <w:keepNext/>
            </w:pPr>
            <w:r>
              <w:tab/>
            </w:r>
            <w:r w:rsidR="001D0957">
              <w:t xml:space="preserve">   </w:t>
            </w:r>
            <w:r>
              <w:t xml:space="preserve">DIM_PROFUNDIDADE AS DIM_ADJACENTE </w:t>
            </w:r>
          </w:p>
          <w:p w14:paraId="05385A87" w14:textId="52155CDF" w:rsidR="00D81A2D" w:rsidRDefault="00D81A2D" w:rsidP="00D81A2D">
            <w:pPr>
              <w:pStyle w:val="Codigo"/>
              <w:keepNext/>
            </w:pPr>
            <w:r>
              <w:tab/>
              <w:t>FROM CI_LOTES LT</w:t>
            </w:r>
          </w:p>
          <w:p w14:paraId="5DF59521" w14:textId="1898B9EB" w:rsidR="00D81A2D" w:rsidRDefault="00D81A2D" w:rsidP="00D81A2D">
            <w:pPr>
              <w:pStyle w:val="Codigo"/>
              <w:keepNext/>
            </w:pPr>
            <w:r>
              <w:tab/>
              <w:t xml:space="preserve">JOIN CI_LOGRADOUROS LG </w:t>
            </w:r>
          </w:p>
          <w:p w14:paraId="3166F3A6" w14:textId="0B196682" w:rsidR="00D81A2D" w:rsidRDefault="00D81A2D" w:rsidP="00D81A2D">
            <w:pPr>
              <w:pStyle w:val="Codigo"/>
              <w:keepNext/>
            </w:pPr>
            <w:r>
              <w:tab/>
            </w:r>
            <w:r w:rsidR="00705DF9">
              <w:t xml:space="preserve">   </w:t>
            </w:r>
            <w:r>
              <w:t>ON (LT.NOM_LOGRADOURO_ADJACENTE = LG.CI_NOM_LOGRADOURO)</w:t>
            </w:r>
          </w:p>
          <w:p w14:paraId="559DE6EB" w14:textId="76B59C56" w:rsidR="00D81A2D" w:rsidRPr="00D81A2D" w:rsidRDefault="00D81A2D" w:rsidP="00D81A2D">
            <w:pPr>
              <w:pStyle w:val="Codigo"/>
              <w:keepNext/>
              <w:rPr>
                <w:lang w:val="es-ES"/>
              </w:rPr>
            </w:pPr>
            <w:r>
              <w:tab/>
            </w:r>
            <w:r>
              <w:tab/>
            </w:r>
            <w:r w:rsidR="00B83CE1" w:rsidRPr="00C007E3">
              <w:t xml:space="preserve"> </w:t>
            </w:r>
            <w:r w:rsidRPr="00D81A2D">
              <w:rPr>
                <w:lang w:val="es-ES"/>
              </w:rPr>
              <w:t>AND (LT.COD_MUNICIPIO = LG.COD_MUNICIPIO)</w:t>
            </w:r>
          </w:p>
          <w:p w14:paraId="08FD1F60" w14:textId="77777777" w:rsidR="00F0301A" w:rsidRDefault="00D81A2D" w:rsidP="00D81A2D">
            <w:pPr>
              <w:pStyle w:val="Codigo"/>
              <w:keepNext/>
            </w:pPr>
            <w:r w:rsidRPr="00D81A2D">
              <w:rPr>
                <w:lang w:val="es-ES"/>
              </w:rPr>
              <w:tab/>
            </w:r>
            <w:r>
              <w:t>WHERE (NOM_LOGRADOURO_ADJACENTE &lt;&gt; "");</w:t>
            </w:r>
          </w:p>
          <w:p w14:paraId="0AA54484" w14:textId="2F75876D" w:rsidR="00D81A2D" w:rsidRPr="009B6CCF" w:rsidRDefault="00D81A2D" w:rsidP="00D81A2D">
            <w:pPr>
              <w:pStyle w:val="Codigo"/>
              <w:keepNext/>
            </w:pPr>
          </w:p>
        </w:tc>
      </w:tr>
    </w:tbl>
    <w:p w14:paraId="629E2694" w14:textId="00D290C7" w:rsidR="00BE22DB" w:rsidRPr="009B6CCF" w:rsidRDefault="00BE22DB" w:rsidP="0012291F">
      <w:pPr>
        <w:pStyle w:val="Legenda"/>
      </w:pPr>
      <w:r w:rsidRPr="009B6CCF">
        <w:t xml:space="preserve">Elaboração: </w:t>
      </w:r>
      <w:r w:rsidR="00F0301A">
        <w:t>Autor</w:t>
      </w:r>
      <w:r w:rsidRPr="009B6CCF">
        <w:t xml:space="preserve"> (2026)</w:t>
      </w:r>
    </w:p>
    <w:p w14:paraId="3A67BDDC" w14:textId="77777777" w:rsidR="00A94B8A" w:rsidRPr="009B6CCF" w:rsidRDefault="00A94B8A" w:rsidP="00DA73CE"/>
    <w:p w14:paraId="0AF59459" w14:textId="6E2F85F5" w:rsidR="009804CA" w:rsidRPr="009B6CCF" w:rsidRDefault="000E189F" w:rsidP="00DA73CE">
      <w:r w:rsidRPr="009B6CCF">
        <w:t xml:space="preserve">Por fim, os </w:t>
      </w:r>
      <w:r w:rsidR="00332D01" w:rsidRPr="009B6CCF">
        <w:t xml:space="preserve">valores de </w:t>
      </w:r>
      <w:r w:rsidR="00232A48" w:rsidRPr="009B6CCF">
        <w:t xml:space="preserve">DIM_PROFUNDIDADE </w:t>
      </w:r>
      <w:r w:rsidRPr="009B6CCF">
        <w:t xml:space="preserve">são </w:t>
      </w:r>
      <w:r w:rsidR="00332D01" w:rsidRPr="009B6CCF">
        <w:t xml:space="preserve">adicionados ao </w:t>
      </w:r>
      <w:r w:rsidR="00232A48" w:rsidRPr="009B6CCF">
        <w:t>atributo d</w:t>
      </w:r>
      <w:r w:rsidR="00D65EA6" w:rsidRPr="009B6CCF">
        <w:t xml:space="preserve">a </w:t>
      </w:r>
      <w:r w:rsidR="00332D01" w:rsidRPr="009B6CCF">
        <w:t xml:space="preserve">tabela </w:t>
      </w:r>
      <w:r w:rsidR="00054C5A" w:rsidRPr="009B6CCF">
        <w:t xml:space="preserve">DIM_FACE de </w:t>
      </w:r>
      <w:r w:rsidR="00332D01" w:rsidRPr="009B6CCF">
        <w:t>CI_FACES</w:t>
      </w:r>
      <w:r w:rsidR="00880DB8" w:rsidRPr="009B6CCF">
        <w:t xml:space="preserve"> (</w:t>
      </w:r>
      <w:r w:rsidR="00880DB8" w:rsidRPr="009B6CCF">
        <w:fldChar w:fldCharType="begin"/>
      </w:r>
      <w:r w:rsidR="00880DB8" w:rsidRPr="009B6CCF">
        <w:instrText xml:space="preserve"> REF _Ref220913590 \h </w:instrText>
      </w:r>
      <w:r w:rsidR="00880DB8" w:rsidRPr="009B6CCF">
        <w:fldChar w:fldCharType="separate"/>
      </w:r>
      <w:r w:rsidR="00F02416" w:rsidRPr="009B6CCF">
        <w:t xml:space="preserve">Quadro </w:t>
      </w:r>
      <w:r w:rsidR="00F02416">
        <w:rPr>
          <w:noProof/>
        </w:rPr>
        <w:t>32</w:t>
      </w:r>
      <w:r w:rsidR="00880DB8" w:rsidRPr="009B6CCF">
        <w:fldChar w:fldCharType="end"/>
      </w:r>
      <w:r w:rsidR="00880DB8" w:rsidRPr="009B6CCF">
        <w:t>)</w:t>
      </w:r>
      <w:r w:rsidR="00054C5A" w:rsidRPr="009B6CCF">
        <w:t xml:space="preserve">. </w:t>
      </w:r>
      <w:r w:rsidR="00332D01" w:rsidRPr="009B6CCF">
        <w:t xml:space="preserve"> </w:t>
      </w:r>
    </w:p>
    <w:p w14:paraId="02AF23FA" w14:textId="77777777" w:rsidR="00FB5046" w:rsidRPr="009B6CCF" w:rsidRDefault="00FB5046" w:rsidP="00DA73CE"/>
    <w:p w14:paraId="3547F1EB" w14:textId="6F95C6BF" w:rsidR="0052143A" w:rsidRPr="0012291F" w:rsidRDefault="0052143A" w:rsidP="00A6278E">
      <w:pPr>
        <w:pStyle w:val="Legenda"/>
        <w:rPr>
          <w:sz w:val="24"/>
          <w:szCs w:val="24"/>
        </w:rPr>
      </w:pPr>
      <w:bookmarkStart w:id="181" w:name="_Ref220913590"/>
      <w:r w:rsidRPr="0012291F">
        <w:rPr>
          <w:sz w:val="24"/>
          <w:szCs w:val="24"/>
        </w:rPr>
        <w:t xml:space="preserve">Quadro </w:t>
      </w:r>
      <w:r w:rsidR="00F02416" w:rsidRPr="0012291F">
        <w:rPr>
          <w:sz w:val="24"/>
          <w:szCs w:val="24"/>
        </w:rPr>
        <w:fldChar w:fldCharType="begin"/>
      </w:r>
      <w:r w:rsidR="00F02416" w:rsidRPr="0012291F">
        <w:rPr>
          <w:sz w:val="24"/>
          <w:szCs w:val="24"/>
        </w:rPr>
        <w:instrText xml:space="preserve"> SEQ Quadro \* ARABIC </w:instrText>
      </w:r>
      <w:r w:rsidR="00F02416" w:rsidRPr="0012291F">
        <w:rPr>
          <w:sz w:val="24"/>
          <w:szCs w:val="24"/>
        </w:rPr>
        <w:fldChar w:fldCharType="separate"/>
      </w:r>
      <w:r w:rsidR="00F02416" w:rsidRPr="0012291F">
        <w:rPr>
          <w:noProof/>
          <w:sz w:val="24"/>
          <w:szCs w:val="24"/>
        </w:rPr>
        <w:t>32</w:t>
      </w:r>
      <w:r w:rsidR="00F02416" w:rsidRPr="0012291F">
        <w:rPr>
          <w:noProof/>
          <w:sz w:val="24"/>
          <w:szCs w:val="24"/>
        </w:rPr>
        <w:fldChar w:fldCharType="end"/>
      </w:r>
      <w:bookmarkEnd w:id="181"/>
      <w:r w:rsidRPr="0012291F">
        <w:rPr>
          <w:sz w:val="24"/>
          <w:szCs w:val="24"/>
        </w:rPr>
        <w:t xml:space="preserve"> – Atualização </w:t>
      </w:r>
      <w:r w:rsidR="00AC1FE7" w:rsidRPr="0012291F">
        <w:rPr>
          <w:sz w:val="24"/>
          <w:szCs w:val="24"/>
        </w:rPr>
        <w:t xml:space="preserve">de DIM_FACE </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52143A" w:rsidRPr="009B6CCF" w14:paraId="14053AA3" w14:textId="77777777" w:rsidTr="00926561">
        <w:trPr>
          <w:jc w:val="center"/>
        </w:trPr>
        <w:tc>
          <w:tcPr>
            <w:tcW w:w="9061" w:type="dxa"/>
          </w:tcPr>
          <w:p w14:paraId="7FF4A6CC" w14:textId="77777777" w:rsidR="00A67203" w:rsidRDefault="00A67203" w:rsidP="00A67203">
            <w:pPr>
              <w:pStyle w:val="Codigo"/>
              <w:keepNext/>
            </w:pPr>
          </w:p>
          <w:p w14:paraId="24189B4A" w14:textId="059D55E3" w:rsidR="0052143A" w:rsidRPr="009B6CCF" w:rsidRDefault="0052143A" w:rsidP="00A67203">
            <w:pPr>
              <w:pStyle w:val="Codigo"/>
              <w:keepNext/>
            </w:pPr>
            <w:r w:rsidRPr="009B6CCF">
              <w:t xml:space="preserve">-- Atualizando </w:t>
            </w:r>
            <w:r w:rsidR="00C775E6" w:rsidRPr="009B6CCF">
              <w:t>DIM_FACE</w:t>
            </w:r>
          </w:p>
          <w:p w14:paraId="6AD948C4" w14:textId="77777777" w:rsidR="00880DB8" w:rsidRPr="009B6CCF" w:rsidRDefault="00880DB8" w:rsidP="00A67203">
            <w:pPr>
              <w:pStyle w:val="Codigo"/>
              <w:keepNext/>
            </w:pPr>
            <w:r w:rsidRPr="009B6CCF">
              <w:t>UPDATE CI_FACES F</w:t>
            </w:r>
          </w:p>
          <w:p w14:paraId="2CC96FE1" w14:textId="77777777" w:rsidR="00880DB8" w:rsidRPr="009B6CCF" w:rsidRDefault="00880DB8" w:rsidP="00A67203">
            <w:pPr>
              <w:pStyle w:val="Codigo"/>
              <w:keepNext/>
            </w:pPr>
            <w:r w:rsidRPr="009B6CCF">
              <w:t>INNER JOIN (</w:t>
            </w:r>
          </w:p>
          <w:p w14:paraId="46D5DB23" w14:textId="2CD05743" w:rsidR="00880DB8" w:rsidRPr="009B6CCF" w:rsidRDefault="00880DB8" w:rsidP="00A67203">
            <w:pPr>
              <w:pStyle w:val="Codigo"/>
              <w:keepNext/>
            </w:pPr>
            <w:r w:rsidRPr="009B6CCF">
              <w:t xml:space="preserve">    -- </w:t>
            </w:r>
            <w:r w:rsidR="00FD5B94">
              <w:t>Agrupa-se</w:t>
            </w:r>
            <w:r w:rsidRPr="009B6CCF">
              <w:t xml:space="preserve"> os valores por </w:t>
            </w:r>
            <w:r w:rsidR="00FD5B94">
              <w:t>CI_</w:t>
            </w:r>
            <w:r w:rsidRPr="009B6CCF">
              <w:t xml:space="preserve">ID_FACE para evitar múltiplas somas </w:t>
            </w:r>
          </w:p>
          <w:p w14:paraId="1544A3BC" w14:textId="77777777" w:rsidR="00880DB8" w:rsidRPr="009B6CCF" w:rsidRDefault="00880DB8" w:rsidP="00A67203">
            <w:pPr>
              <w:pStyle w:val="Codigo"/>
              <w:keepNext/>
            </w:pPr>
            <w:r w:rsidRPr="009B6CCF">
              <w:t xml:space="preserve">    SELECT </w:t>
            </w:r>
          </w:p>
          <w:p w14:paraId="054A2ADB" w14:textId="7316E880" w:rsidR="00880DB8" w:rsidRPr="009B6CCF" w:rsidRDefault="00880DB8" w:rsidP="00A67203">
            <w:pPr>
              <w:pStyle w:val="Codigo"/>
              <w:keepNext/>
            </w:pPr>
            <w:r w:rsidRPr="009B6CCF">
              <w:t xml:space="preserve">        </w:t>
            </w:r>
            <w:r w:rsidR="00FD5B94">
              <w:t>CI_</w:t>
            </w:r>
            <w:r w:rsidRPr="009B6CCF">
              <w:t xml:space="preserve">ID_FACE, </w:t>
            </w:r>
          </w:p>
          <w:p w14:paraId="095AD8F2" w14:textId="77777777" w:rsidR="00880DB8" w:rsidRPr="009B6CCF" w:rsidRDefault="00880DB8" w:rsidP="00A67203">
            <w:pPr>
              <w:pStyle w:val="Codigo"/>
              <w:keepNext/>
            </w:pPr>
            <w:r w:rsidRPr="009B6CCF">
              <w:t xml:space="preserve">        SUM(DIM_ADJACENTE) AS TOTAL_ADJACENTE</w:t>
            </w:r>
          </w:p>
          <w:p w14:paraId="7D417707" w14:textId="77777777" w:rsidR="00880DB8" w:rsidRPr="00BC73BE" w:rsidRDefault="00880DB8" w:rsidP="00A67203">
            <w:pPr>
              <w:pStyle w:val="Codigo"/>
              <w:keepNext/>
              <w:rPr>
                <w:lang w:val="en-US"/>
              </w:rPr>
            </w:pPr>
            <w:r w:rsidRPr="009B6CCF">
              <w:t xml:space="preserve">    </w:t>
            </w:r>
            <w:r w:rsidRPr="00BC73BE">
              <w:rPr>
                <w:lang w:val="en-US"/>
              </w:rPr>
              <w:t>FROM CI_ADJACENTES</w:t>
            </w:r>
          </w:p>
          <w:p w14:paraId="538053CF" w14:textId="2C1CE397" w:rsidR="00880DB8" w:rsidRPr="00BC73BE" w:rsidRDefault="00880DB8" w:rsidP="00A67203">
            <w:pPr>
              <w:pStyle w:val="Codigo"/>
              <w:keepNext/>
              <w:rPr>
                <w:lang w:val="en-US"/>
              </w:rPr>
            </w:pPr>
            <w:r w:rsidRPr="00BC73BE">
              <w:rPr>
                <w:lang w:val="en-US"/>
              </w:rPr>
              <w:t xml:space="preserve">    GROUP BY </w:t>
            </w:r>
            <w:r w:rsidR="00FD5B94">
              <w:rPr>
                <w:lang w:val="en-US"/>
              </w:rPr>
              <w:t>CI_</w:t>
            </w:r>
            <w:r w:rsidRPr="00BC73BE">
              <w:rPr>
                <w:lang w:val="en-US"/>
              </w:rPr>
              <w:t>ID_FACE</w:t>
            </w:r>
          </w:p>
          <w:p w14:paraId="7D1C073C" w14:textId="626E556B" w:rsidR="00880DB8" w:rsidRPr="00BC73BE" w:rsidRDefault="00880DB8" w:rsidP="00A67203">
            <w:pPr>
              <w:pStyle w:val="Codigo"/>
              <w:keepNext/>
              <w:rPr>
                <w:lang w:val="en-US"/>
              </w:rPr>
            </w:pPr>
            <w:r w:rsidRPr="00BC73BE">
              <w:rPr>
                <w:lang w:val="en-US"/>
              </w:rPr>
              <w:t>) A ON F.</w:t>
            </w:r>
            <w:r w:rsidR="00FD5B94">
              <w:rPr>
                <w:lang w:val="en-US"/>
              </w:rPr>
              <w:t>CI_</w:t>
            </w:r>
            <w:r w:rsidRPr="00BC73BE">
              <w:rPr>
                <w:lang w:val="en-US"/>
              </w:rPr>
              <w:t>ID_FACE = A.</w:t>
            </w:r>
            <w:r w:rsidR="00FD5B94">
              <w:rPr>
                <w:lang w:val="en-US"/>
              </w:rPr>
              <w:t>CI_</w:t>
            </w:r>
            <w:r w:rsidRPr="00BC73BE">
              <w:rPr>
                <w:lang w:val="en-US"/>
              </w:rPr>
              <w:t>ID_FACE</w:t>
            </w:r>
          </w:p>
          <w:p w14:paraId="637C14F1" w14:textId="77777777" w:rsidR="0052143A" w:rsidRDefault="00880DB8" w:rsidP="00A67203">
            <w:pPr>
              <w:pStyle w:val="Codigo"/>
              <w:keepNext/>
            </w:pPr>
            <w:r w:rsidRPr="009B6CCF">
              <w:t>SET F.DIM_FACE = F.DIM_FACE + A.TOTAL_ADJACENTE;</w:t>
            </w:r>
          </w:p>
          <w:p w14:paraId="701295AE" w14:textId="374E7D3C" w:rsidR="00A67203" w:rsidRPr="009B6CCF" w:rsidRDefault="00A67203" w:rsidP="00A67203">
            <w:pPr>
              <w:pStyle w:val="Codigo"/>
              <w:keepNext/>
            </w:pPr>
          </w:p>
        </w:tc>
      </w:tr>
    </w:tbl>
    <w:p w14:paraId="27A72D99" w14:textId="3031E7FB" w:rsidR="0052143A" w:rsidRPr="009B6CCF" w:rsidRDefault="0052143A" w:rsidP="0012291F">
      <w:pPr>
        <w:pStyle w:val="Legenda"/>
      </w:pPr>
      <w:r w:rsidRPr="009B6CCF">
        <w:t xml:space="preserve">Elaboração: </w:t>
      </w:r>
      <w:r w:rsidR="00A67203">
        <w:t>Autor</w:t>
      </w:r>
      <w:r w:rsidRPr="009B6CCF">
        <w:t xml:space="preserve"> (2026)</w:t>
      </w:r>
    </w:p>
    <w:p w14:paraId="70D91575" w14:textId="77777777" w:rsidR="00FB5046" w:rsidRPr="009B6CCF" w:rsidRDefault="00FB5046" w:rsidP="00DA73CE"/>
    <w:p w14:paraId="71C997E1" w14:textId="77777777" w:rsidR="00DA73CE" w:rsidRPr="009430A8" w:rsidRDefault="00DA73CE" w:rsidP="00EF7089">
      <w:pPr>
        <w:pStyle w:val="Ttulo4"/>
      </w:pPr>
      <w:r w:rsidRPr="009430A8">
        <w:t>Criar tabela CI_QUADRAS</w:t>
      </w:r>
    </w:p>
    <w:p w14:paraId="3BBD5FD6" w14:textId="77777777" w:rsidR="00DA73CE" w:rsidRPr="009B6CCF" w:rsidRDefault="00DA73CE" w:rsidP="00DA73CE">
      <w:r w:rsidRPr="009B6CCF">
        <w:t>A criação da tabela CI_QUADRAS é o objetivo final do tratamento dos dados do CIATA. Ao preencher o campo SC_ID_QUADRA em CI_QUADRAS, torna-se possível – ou não – realizar a junção com CN_QUADRAS e construir o domínio SC_, que reúne os dados do cadastro municipal, agora georreferenciados.</w:t>
      </w:r>
    </w:p>
    <w:p w14:paraId="6B12758C" w14:textId="2D5D0A03" w:rsidR="00DA73CE" w:rsidRPr="009B6CCF" w:rsidRDefault="00DA73CE" w:rsidP="00DA73CE">
      <w:r w:rsidRPr="009B6CCF">
        <w:lastRenderedPageBreak/>
        <w:t xml:space="preserve">Apesar da sua importância, CI_QUADRAS tem uma estrutura bastante simples, apresentada no </w:t>
      </w:r>
      <w:r w:rsidRPr="009B6CCF">
        <w:fldChar w:fldCharType="begin"/>
      </w:r>
      <w:r w:rsidRPr="009B6CCF">
        <w:instrText xml:space="preserve"> REF _Ref215590142 \h </w:instrText>
      </w:r>
      <w:r w:rsidRPr="009B6CCF">
        <w:fldChar w:fldCharType="separate"/>
      </w:r>
      <w:r w:rsidR="00F02416" w:rsidRPr="009B6CCF">
        <w:t xml:space="preserve">Quadro </w:t>
      </w:r>
      <w:r w:rsidR="00F02416">
        <w:rPr>
          <w:noProof/>
        </w:rPr>
        <w:t>33</w:t>
      </w:r>
      <w:r w:rsidRPr="009B6CCF">
        <w:fldChar w:fldCharType="end"/>
      </w:r>
      <w:r w:rsidRPr="009B6CCF">
        <w:t>.</w:t>
      </w:r>
    </w:p>
    <w:p w14:paraId="64C32547" w14:textId="77777777" w:rsidR="00A62771" w:rsidRPr="009B6CCF" w:rsidRDefault="00A62771" w:rsidP="00DA73CE"/>
    <w:p w14:paraId="3E346FC6" w14:textId="6FB43CAC" w:rsidR="00DA73CE" w:rsidRPr="0012291F" w:rsidRDefault="00DA73CE" w:rsidP="00A6278E">
      <w:pPr>
        <w:pStyle w:val="Legenda"/>
        <w:rPr>
          <w:sz w:val="24"/>
          <w:szCs w:val="24"/>
        </w:rPr>
      </w:pPr>
      <w:bookmarkStart w:id="182" w:name="_Ref215590142"/>
      <w:r w:rsidRPr="0012291F">
        <w:rPr>
          <w:sz w:val="24"/>
          <w:szCs w:val="24"/>
        </w:rPr>
        <w:t xml:space="preserve">Quadro </w:t>
      </w:r>
      <w:r w:rsidR="00F02416" w:rsidRPr="0012291F">
        <w:rPr>
          <w:sz w:val="24"/>
          <w:szCs w:val="24"/>
        </w:rPr>
        <w:fldChar w:fldCharType="begin"/>
      </w:r>
      <w:r w:rsidR="00F02416" w:rsidRPr="0012291F">
        <w:rPr>
          <w:sz w:val="24"/>
          <w:szCs w:val="24"/>
        </w:rPr>
        <w:instrText xml:space="preserve"> SEQ Quadro \* ARABIC </w:instrText>
      </w:r>
      <w:r w:rsidR="00F02416" w:rsidRPr="0012291F">
        <w:rPr>
          <w:sz w:val="24"/>
          <w:szCs w:val="24"/>
        </w:rPr>
        <w:fldChar w:fldCharType="separate"/>
      </w:r>
      <w:r w:rsidR="00F02416" w:rsidRPr="0012291F">
        <w:rPr>
          <w:noProof/>
          <w:sz w:val="24"/>
          <w:szCs w:val="24"/>
        </w:rPr>
        <w:t>33</w:t>
      </w:r>
      <w:r w:rsidR="00F02416" w:rsidRPr="0012291F">
        <w:rPr>
          <w:noProof/>
          <w:sz w:val="24"/>
          <w:szCs w:val="24"/>
        </w:rPr>
        <w:fldChar w:fldCharType="end"/>
      </w:r>
      <w:bookmarkEnd w:id="182"/>
      <w:r w:rsidRPr="0012291F">
        <w:rPr>
          <w:sz w:val="24"/>
          <w:szCs w:val="24"/>
        </w:rPr>
        <w:t xml:space="preserve"> </w:t>
      </w:r>
      <w:r w:rsidR="00A906FA" w:rsidRPr="0012291F">
        <w:rPr>
          <w:sz w:val="24"/>
          <w:szCs w:val="24"/>
        </w:rPr>
        <w:t>–</w:t>
      </w:r>
      <w:r w:rsidRPr="0012291F">
        <w:rPr>
          <w:sz w:val="24"/>
          <w:szCs w:val="24"/>
        </w:rPr>
        <w:t xml:space="preserve"> Lista de atributos da tabela CI_QUADRAS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3BE63246" w14:textId="77777777" w:rsidTr="00926561">
        <w:trPr>
          <w:jc w:val="center"/>
        </w:trPr>
        <w:tc>
          <w:tcPr>
            <w:tcW w:w="9061" w:type="dxa"/>
          </w:tcPr>
          <w:p w14:paraId="49E517B8" w14:textId="77777777" w:rsidR="00297E7F" w:rsidRDefault="00297E7F" w:rsidP="00297E7F">
            <w:pPr>
              <w:pStyle w:val="Codigo"/>
            </w:pPr>
          </w:p>
          <w:p w14:paraId="7CB0D8C4" w14:textId="14B048CA" w:rsidR="00DA73CE" w:rsidRPr="00DA123A" w:rsidRDefault="00DA73CE" w:rsidP="00297E7F">
            <w:pPr>
              <w:pStyle w:val="Codigo"/>
              <w:rPr>
                <w:b/>
                <w:bCs/>
              </w:rPr>
            </w:pPr>
            <w:r w:rsidRPr="00DA123A">
              <w:rPr>
                <w:b/>
                <w:bCs/>
              </w:rPr>
              <w:t>Table:CI_QUADRAS</w:t>
            </w:r>
            <w:r w:rsidRPr="00DA123A">
              <w:rPr>
                <w:b/>
                <w:bCs/>
              </w:rPr>
              <w:br/>
            </w:r>
            <w:r w:rsidRPr="00DA123A">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2248"/>
              <w:gridCol w:w="2248"/>
            </w:tblGrid>
            <w:tr w:rsidR="00F714B0" w:rsidRPr="00297E7F" w14:paraId="55601F30"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2778CF3D" w14:textId="7E7E59FC" w:rsidR="00F714B0" w:rsidRPr="00297E7F" w:rsidRDefault="00F714B0" w:rsidP="00F714B0">
                  <w:pPr>
                    <w:pStyle w:val="Codigo"/>
                  </w:pPr>
                  <w:r>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60B330B3" w14:textId="063E8673" w:rsidR="00F714B0" w:rsidRPr="00297E7F" w:rsidRDefault="00F714B0" w:rsidP="00F714B0">
                  <w:pPr>
                    <w:pStyle w:val="Codigo"/>
                  </w:pPr>
                  <w:r>
                    <w:rPr>
                      <w:color w:val="717171"/>
                    </w:rPr>
                    <w:t>varchar(20)</w:t>
                  </w:r>
                </w:p>
              </w:tc>
            </w:tr>
            <w:tr w:rsidR="00F714B0" w:rsidRPr="00297E7F" w14:paraId="30D2F239"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63995E4F" w14:textId="6E730F6F" w:rsidR="00F714B0" w:rsidRPr="00297E7F" w:rsidRDefault="00F714B0" w:rsidP="00F714B0">
                  <w:pPr>
                    <w:pStyle w:val="Codigo"/>
                  </w:pPr>
                  <w:r>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0DC3EFCB" w14:textId="31DA01BA" w:rsidR="00F714B0" w:rsidRPr="00297E7F" w:rsidRDefault="00F714B0" w:rsidP="00F714B0">
                  <w:pPr>
                    <w:pStyle w:val="Codigo"/>
                  </w:pPr>
                  <w:r>
                    <w:rPr>
                      <w:color w:val="717171"/>
                    </w:rPr>
                    <w:t>varchar(7)</w:t>
                  </w:r>
                </w:p>
              </w:tc>
            </w:tr>
            <w:tr w:rsidR="00F714B0" w:rsidRPr="00297E7F" w14:paraId="68837EB6"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27A34661" w14:textId="56FB51B5" w:rsidR="00F714B0" w:rsidRPr="00297E7F" w:rsidRDefault="00F714B0" w:rsidP="00F714B0">
                  <w:pPr>
                    <w:pStyle w:val="Codigo"/>
                  </w:pPr>
                  <w:r>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3DCFD0A1" w14:textId="2F67E83E" w:rsidR="00F714B0" w:rsidRPr="00297E7F" w:rsidRDefault="00F714B0" w:rsidP="00F714B0">
                  <w:pPr>
                    <w:pStyle w:val="Codigo"/>
                  </w:pPr>
                  <w:r>
                    <w:rPr>
                      <w:color w:val="717171"/>
                    </w:rPr>
                    <w:t>varchar(250)</w:t>
                  </w:r>
                </w:p>
              </w:tc>
            </w:tr>
            <w:tr w:rsidR="00F714B0" w:rsidRPr="00297E7F" w14:paraId="18D7FFD1"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17A0FE3C" w14:textId="3FA653A1" w:rsidR="00F714B0" w:rsidRPr="00297E7F" w:rsidRDefault="00F714B0" w:rsidP="00F714B0">
                  <w:pPr>
                    <w:pStyle w:val="Codigo"/>
                  </w:pPr>
                  <w:r>
                    <w:t>QTD_LOTES</w:t>
                  </w:r>
                </w:p>
              </w:tc>
              <w:tc>
                <w:tcPr>
                  <w:tcW w:w="0" w:type="auto"/>
                  <w:tcBorders>
                    <w:top w:val="nil"/>
                    <w:left w:val="nil"/>
                    <w:bottom w:val="nil"/>
                    <w:right w:val="nil"/>
                  </w:tcBorders>
                  <w:tcMar>
                    <w:top w:w="15" w:type="dxa"/>
                    <w:left w:w="225" w:type="dxa"/>
                    <w:bottom w:w="15" w:type="dxa"/>
                    <w:right w:w="15" w:type="dxa"/>
                  </w:tcMar>
                  <w:vAlign w:val="center"/>
                  <w:hideMark/>
                </w:tcPr>
                <w:p w14:paraId="16460FC7" w14:textId="24717CFC" w:rsidR="00F714B0" w:rsidRPr="00297E7F" w:rsidRDefault="00F714B0" w:rsidP="00F714B0">
                  <w:pPr>
                    <w:pStyle w:val="Codigo"/>
                  </w:pPr>
                  <w:r>
                    <w:rPr>
                      <w:color w:val="717171"/>
                    </w:rPr>
                    <w:t>int(11)</w:t>
                  </w:r>
                </w:p>
              </w:tc>
            </w:tr>
            <w:tr w:rsidR="00F714B0" w:rsidRPr="00297E7F" w14:paraId="7ACECE89" w14:textId="77777777" w:rsidTr="00926561">
              <w:tc>
                <w:tcPr>
                  <w:tcW w:w="0" w:type="auto"/>
                  <w:tcBorders>
                    <w:top w:val="nil"/>
                    <w:left w:val="nil"/>
                    <w:bottom w:val="nil"/>
                    <w:right w:val="nil"/>
                  </w:tcBorders>
                  <w:tcMar>
                    <w:top w:w="15" w:type="dxa"/>
                    <w:left w:w="225" w:type="dxa"/>
                    <w:bottom w:w="15" w:type="dxa"/>
                    <w:right w:w="15" w:type="dxa"/>
                  </w:tcMar>
                  <w:vAlign w:val="center"/>
                </w:tcPr>
                <w:p w14:paraId="5BC05535" w14:textId="30D4A019" w:rsidR="00F714B0" w:rsidRDefault="00F714B0" w:rsidP="00F714B0">
                  <w:pPr>
                    <w:pStyle w:val="Codigo"/>
                  </w:pPr>
                  <w:r>
                    <w:t>AREA</w:t>
                  </w:r>
                </w:p>
              </w:tc>
              <w:tc>
                <w:tcPr>
                  <w:tcW w:w="0" w:type="auto"/>
                  <w:tcBorders>
                    <w:top w:val="nil"/>
                    <w:left w:val="nil"/>
                    <w:bottom w:val="nil"/>
                    <w:right w:val="nil"/>
                  </w:tcBorders>
                  <w:tcMar>
                    <w:top w:w="15" w:type="dxa"/>
                    <w:left w:w="225" w:type="dxa"/>
                    <w:bottom w:w="15" w:type="dxa"/>
                    <w:right w:w="15" w:type="dxa"/>
                  </w:tcMar>
                  <w:vAlign w:val="center"/>
                </w:tcPr>
                <w:p w14:paraId="7C91A75E" w14:textId="680E9CAC" w:rsidR="00F714B0" w:rsidRDefault="00F714B0" w:rsidP="00F714B0">
                  <w:pPr>
                    <w:pStyle w:val="Codigo"/>
                    <w:rPr>
                      <w:color w:val="717171"/>
                    </w:rPr>
                  </w:pPr>
                  <w:r>
                    <w:rPr>
                      <w:color w:val="717171"/>
                    </w:rPr>
                    <w:t>decimal(16,2)</w:t>
                  </w:r>
                </w:p>
              </w:tc>
            </w:tr>
            <w:tr w:rsidR="00297E7F" w:rsidRPr="00297E7F" w14:paraId="29AF77FC" w14:textId="77777777" w:rsidTr="00926561">
              <w:tc>
                <w:tcPr>
                  <w:tcW w:w="0" w:type="auto"/>
                  <w:tcBorders>
                    <w:top w:val="nil"/>
                    <w:left w:val="nil"/>
                    <w:bottom w:val="nil"/>
                    <w:right w:val="nil"/>
                  </w:tcBorders>
                  <w:tcMar>
                    <w:top w:w="15" w:type="dxa"/>
                    <w:left w:w="225" w:type="dxa"/>
                    <w:bottom w:w="15" w:type="dxa"/>
                    <w:right w:w="15" w:type="dxa"/>
                  </w:tcMar>
                  <w:vAlign w:val="center"/>
                </w:tcPr>
                <w:p w14:paraId="1C48873D" w14:textId="77777777" w:rsidR="00297E7F" w:rsidRPr="00297E7F" w:rsidRDefault="00297E7F" w:rsidP="00297E7F">
                  <w:pPr>
                    <w:pStyle w:val="Codigo"/>
                  </w:pPr>
                </w:p>
              </w:tc>
              <w:tc>
                <w:tcPr>
                  <w:tcW w:w="0" w:type="auto"/>
                  <w:tcBorders>
                    <w:top w:val="nil"/>
                    <w:left w:val="nil"/>
                    <w:bottom w:val="nil"/>
                    <w:right w:val="nil"/>
                  </w:tcBorders>
                  <w:tcMar>
                    <w:top w:w="15" w:type="dxa"/>
                    <w:left w:w="225" w:type="dxa"/>
                    <w:bottom w:w="15" w:type="dxa"/>
                    <w:right w:w="15" w:type="dxa"/>
                  </w:tcMar>
                  <w:vAlign w:val="center"/>
                </w:tcPr>
                <w:p w14:paraId="2578E32A" w14:textId="77777777" w:rsidR="00297E7F" w:rsidRPr="00297E7F" w:rsidRDefault="00297E7F" w:rsidP="00297E7F">
                  <w:pPr>
                    <w:pStyle w:val="Codigo"/>
                  </w:pPr>
                </w:p>
              </w:tc>
            </w:tr>
          </w:tbl>
          <w:p w14:paraId="317DA315" w14:textId="77777777" w:rsidR="00DA73CE" w:rsidRPr="009B6CCF" w:rsidRDefault="00DA73CE" w:rsidP="00926561">
            <w:pPr>
              <w:pStyle w:val="Codigo"/>
              <w:keepNext/>
            </w:pPr>
          </w:p>
        </w:tc>
      </w:tr>
    </w:tbl>
    <w:p w14:paraId="09237283" w14:textId="34BBAC1C" w:rsidR="00DA73CE" w:rsidRPr="009B6CCF" w:rsidRDefault="00DA73CE" w:rsidP="0012291F">
      <w:pPr>
        <w:pStyle w:val="Legenda"/>
      </w:pPr>
      <w:r w:rsidRPr="009B6CCF">
        <w:t xml:space="preserve">Elaboração: </w:t>
      </w:r>
      <w:r w:rsidR="00297E7F">
        <w:t>Autor</w:t>
      </w:r>
      <w:r w:rsidRPr="009B6CCF">
        <w:t xml:space="preserve"> (202</w:t>
      </w:r>
      <w:r w:rsidR="003A0DD2" w:rsidRPr="009B6CCF">
        <w:t>6</w:t>
      </w:r>
      <w:r w:rsidRPr="009B6CCF">
        <w:t>)</w:t>
      </w:r>
    </w:p>
    <w:p w14:paraId="2FECBF37" w14:textId="77777777" w:rsidR="00DA73CE" w:rsidRPr="009B6CCF" w:rsidRDefault="00DA73CE" w:rsidP="00DA73CE"/>
    <w:p w14:paraId="28708097" w14:textId="7E0BB11D" w:rsidR="00DA73CE" w:rsidRPr="009B6CCF" w:rsidRDefault="00095079" w:rsidP="00DA73CE">
      <w:r w:rsidRPr="009B6CCF">
        <w:t xml:space="preserve">O atributo SC_ID_QUADRA destaca-se como o elemento central da tabela. Sua composição é idêntica à definida na tabela CN_QUADRAS  </w:t>
      </w:r>
      <w:r w:rsidR="00DA73CE" w:rsidRPr="009B6CCF">
        <w:t>(</w:t>
      </w:r>
      <w:r w:rsidR="00552675" w:rsidRPr="009B6CCF">
        <w:fldChar w:fldCharType="begin"/>
      </w:r>
      <w:r w:rsidR="00552675" w:rsidRPr="009B6CCF">
        <w:instrText xml:space="preserve"> REF _Ref211090707 \h </w:instrText>
      </w:r>
      <w:r w:rsidR="00552675" w:rsidRPr="009B6CCF">
        <w:fldChar w:fldCharType="separate"/>
      </w:r>
      <w:r w:rsidR="00F02416" w:rsidRPr="009B6CCF">
        <w:t xml:space="preserve">Quadro </w:t>
      </w:r>
      <w:r w:rsidR="00F02416">
        <w:rPr>
          <w:noProof/>
        </w:rPr>
        <w:t>21</w:t>
      </w:r>
      <w:r w:rsidR="00552675" w:rsidRPr="009B6CCF">
        <w:fldChar w:fldCharType="end"/>
      </w:r>
      <w:r w:rsidR="00DA73CE" w:rsidRPr="009B6CCF">
        <w:t>)</w:t>
      </w:r>
      <w:r w:rsidR="00474BC6" w:rsidRPr="009B6CCF">
        <w:t>:</w:t>
      </w:r>
      <w:r w:rsidR="00DA73CE" w:rsidRPr="009B6CCF">
        <w:t xml:space="preserve"> </w:t>
      </w:r>
      <w:r w:rsidR="00213F6D" w:rsidRPr="009B6CCF">
        <w:t xml:space="preserve">trata-se de um </w:t>
      </w:r>
      <w:r w:rsidR="00213F6D" w:rsidRPr="009B6CCF">
        <w:rPr>
          <w:i/>
          <w:iCs/>
        </w:rPr>
        <w:t>array</w:t>
      </w:r>
      <w:r w:rsidR="00213F6D" w:rsidRPr="009B6CCF">
        <w:t xml:space="preserve"> </w:t>
      </w:r>
      <w:r w:rsidR="00213F6D" w:rsidRPr="009B6CCF">
        <w:rPr>
          <w:i/>
          <w:iCs/>
        </w:rPr>
        <w:t>JSON</w:t>
      </w:r>
      <w:r w:rsidR="00213F6D" w:rsidRPr="009B6CCF">
        <w:t xml:space="preserve"> composto pelos identificadores SC_ID_LOGRADOURO que delimitam a quadra, organizados em ordem alfabética. </w:t>
      </w:r>
      <w:r w:rsidR="006E170D" w:rsidRPr="009B6CCF">
        <w:t>O</w:t>
      </w:r>
      <w:r w:rsidR="004A1FE1" w:rsidRPr="009B6CCF">
        <w:t xml:space="preserve"> </w:t>
      </w:r>
      <w:r w:rsidR="004A1FE1" w:rsidRPr="009B6CCF">
        <w:fldChar w:fldCharType="begin"/>
      </w:r>
      <w:r w:rsidR="004A1FE1" w:rsidRPr="009B6CCF">
        <w:instrText xml:space="preserve"> REF _Ref220503853 \h </w:instrText>
      </w:r>
      <w:r w:rsidR="004A1FE1" w:rsidRPr="009B6CCF">
        <w:fldChar w:fldCharType="separate"/>
      </w:r>
      <w:r w:rsidR="00F02416" w:rsidRPr="009B6CCF">
        <w:t xml:space="preserve">Quadro </w:t>
      </w:r>
      <w:r w:rsidR="00F02416">
        <w:rPr>
          <w:noProof/>
        </w:rPr>
        <w:t>34</w:t>
      </w:r>
      <w:r w:rsidR="004A1FE1" w:rsidRPr="009B6CCF">
        <w:fldChar w:fldCharType="end"/>
      </w:r>
      <w:r w:rsidR="007E2800" w:rsidRPr="009B6CCF">
        <w:t xml:space="preserve"> detalha o código </w:t>
      </w:r>
      <w:r w:rsidR="007E2800" w:rsidRPr="009B6CCF">
        <w:rPr>
          <w:i/>
          <w:iCs/>
        </w:rPr>
        <w:t>SQL</w:t>
      </w:r>
      <w:r w:rsidR="007E2800" w:rsidRPr="009B6CCF">
        <w:t xml:space="preserve"> utilizado para o povoamento da tabela CN_QUADRAS, </w:t>
      </w:r>
      <w:r w:rsidR="003356F7" w:rsidRPr="009B6CCF">
        <w:t xml:space="preserve">evidenciando </w:t>
      </w:r>
      <w:r w:rsidR="007E2800" w:rsidRPr="009B6CCF">
        <w:t>a geração do campo SC_ID_QUADRA por meio de uma agregação de dados provenientes da tabela CN_FACES.</w:t>
      </w:r>
      <w:r w:rsidR="00A34B9A" w:rsidRPr="009B6CCF">
        <w:t xml:space="preserve"> O resultado da execução desse código é </w:t>
      </w:r>
      <w:r w:rsidR="00FB50DF" w:rsidRPr="009B6CCF">
        <w:t xml:space="preserve">exibido no </w:t>
      </w:r>
      <w:r w:rsidR="002E251B" w:rsidRPr="009B6CCF">
        <w:fldChar w:fldCharType="begin"/>
      </w:r>
      <w:r w:rsidR="002E251B" w:rsidRPr="009B6CCF">
        <w:instrText xml:space="preserve"> REF _Ref220506895 \h </w:instrText>
      </w:r>
      <w:r w:rsidR="002E251B" w:rsidRPr="009B6CCF">
        <w:fldChar w:fldCharType="separate"/>
      </w:r>
      <w:r w:rsidR="00F02416" w:rsidRPr="009B6CCF">
        <w:t xml:space="preserve">Quadro </w:t>
      </w:r>
      <w:r w:rsidR="00F02416">
        <w:rPr>
          <w:noProof/>
        </w:rPr>
        <w:t>35</w:t>
      </w:r>
      <w:r w:rsidR="002E251B" w:rsidRPr="009B6CCF">
        <w:fldChar w:fldCharType="end"/>
      </w:r>
      <w:r w:rsidR="002E251B" w:rsidRPr="009B6CCF">
        <w:t>.</w:t>
      </w:r>
    </w:p>
    <w:p w14:paraId="7FECCBE4" w14:textId="77777777" w:rsidR="00FE2E8C" w:rsidRPr="009B6CCF" w:rsidRDefault="00FE2E8C" w:rsidP="00DA73CE"/>
    <w:p w14:paraId="0C85B7C2" w14:textId="013FF314" w:rsidR="00FE2E8C" w:rsidRPr="0012291F" w:rsidRDefault="00FE2E8C" w:rsidP="00A6278E">
      <w:pPr>
        <w:pStyle w:val="Legenda"/>
        <w:rPr>
          <w:sz w:val="24"/>
          <w:szCs w:val="24"/>
        </w:rPr>
      </w:pPr>
      <w:bookmarkStart w:id="183" w:name="_Ref220503853"/>
      <w:r w:rsidRPr="0012291F">
        <w:rPr>
          <w:sz w:val="24"/>
          <w:szCs w:val="24"/>
        </w:rPr>
        <w:t xml:space="preserve">Quadro </w:t>
      </w:r>
      <w:r w:rsidR="00F02416" w:rsidRPr="0012291F">
        <w:rPr>
          <w:sz w:val="24"/>
          <w:szCs w:val="24"/>
        </w:rPr>
        <w:fldChar w:fldCharType="begin"/>
      </w:r>
      <w:r w:rsidR="00F02416" w:rsidRPr="0012291F">
        <w:rPr>
          <w:sz w:val="24"/>
          <w:szCs w:val="24"/>
        </w:rPr>
        <w:instrText xml:space="preserve"> SEQ Quadro \* ARABIC </w:instrText>
      </w:r>
      <w:r w:rsidR="00F02416" w:rsidRPr="0012291F">
        <w:rPr>
          <w:sz w:val="24"/>
          <w:szCs w:val="24"/>
        </w:rPr>
        <w:fldChar w:fldCharType="separate"/>
      </w:r>
      <w:r w:rsidR="00F02416" w:rsidRPr="0012291F">
        <w:rPr>
          <w:noProof/>
          <w:sz w:val="24"/>
          <w:szCs w:val="24"/>
        </w:rPr>
        <w:t>34</w:t>
      </w:r>
      <w:r w:rsidR="00F02416" w:rsidRPr="0012291F">
        <w:rPr>
          <w:noProof/>
          <w:sz w:val="24"/>
          <w:szCs w:val="24"/>
        </w:rPr>
        <w:fldChar w:fldCharType="end"/>
      </w:r>
      <w:bookmarkEnd w:id="183"/>
      <w:r w:rsidRPr="0012291F">
        <w:rPr>
          <w:sz w:val="24"/>
          <w:szCs w:val="24"/>
        </w:rPr>
        <w:t xml:space="preserve"> </w:t>
      </w:r>
      <w:r w:rsidR="00BE729E" w:rsidRPr="0012291F">
        <w:rPr>
          <w:sz w:val="24"/>
          <w:szCs w:val="24"/>
        </w:rPr>
        <w:t>–</w:t>
      </w:r>
      <w:r w:rsidRPr="0012291F">
        <w:rPr>
          <w:sz w:val="24"/>
          <w:szCs w:val="24"/>
        </w:rPr>
        <w:t xml:space="preserve"> Povoamento de CI_</w:t>
      </w:r>
      <w:r w:rsidR="00127135" w:rsidRPr="0012291F">
        <w:rPr>
          <w:sz w:val="24"/>
          <w:szCs w:val="24"/>
        </w:rPr>
        <w:t>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FE2E8C" w:rsidRPr="009B6CCF" w14:paraId="3F29CC4F" w14:textId="77777777" w:rsidTr="00926561">
        <w:trPr>
          <w:jc w:val="center"/>
        </w:trPr>
        <w:tc>
          <w:tcPr>
            <w:tcW w:w="9061" w:type="dxa"/>
          </w:tcPr>
          <w:p w14:paraId="362B15E8" w14:textId="77777777" w:rsidR="002D2251" w:rsidRDefault="002D2251" w:rsidP="00E168D3">
            <w:pPr>
              <w:pStyle w:val="Codigo"/>
            </w:pPr>
          </w:p>
          <w:p w14:paraId="257255C2" w14:textId="29337563" w:rsidR="00E168D3" w:rsidRPr="009B6CCF" w:rsidRDefault="00E168D3" w:rsidP="00E168D3">
            <w:pPr>
              <w:pStyle w:val="Codigo"/>
            </w:pPr>
            <w:r w:rsidRPr="009B6CCF">
              <w:t xml:space="preserve">-- Preenchendo as </w:t>
            </w:r>
            <w:r w:rsidR="00127135" w:rsidRPr="009B6CCF">
              <w:t xml:space="preserve">quadras </w:t>
            </w:r>
            <w:r w:rsidRPr="009B6CCF">
              <w:t>em CI_</w:t>
            </w:r>
            <w:r w:rsidR="00127135" w:rsidRPr="009B6CCF">
              <w:t>QUADRAS</w:t>
            </w:r>
          </w:p>
          <w:p w14:paraId="705CB584" w14:textId="36AA894F" w:rsidR="00CD078A" w:rsidRPr="009B6CCF" w:rsidRDefault="00CD078A" w:rsidP="00CD078A">
            <w:pPr>
              <w:pStyle w:val="Codigo"/>
            </w:pPr>
            <w:r w:rsidRPr="009B6CCF">
              <w:t>INSERT INTO CI_QUADRAS (</w:t>
            </w:r>
          </w:p>
          <w:p w14:paraId="19BE412C" w14:textId="2056D424" w:rsidR="00CD078A" w:rsidRPr="009B6CCF" w:rsidRDefault="00CD078A" w:rsidP="00CD078A">
            <w:pPr>
              <w:pStyle w:val="Codigo"/>
            </w:pPr>
            <w:r w:rsidRPr="009B6CCF">
              <w:t xml:space="preserve">  </w:t>
            </w:r>
            <w:r w:rsidR="00616DBD">
              <w:t>CI_</w:t>
            </w:r>
            <w:r w:rsidRPr="009B6CCF">
              <w:t xml:space="preserve">ID_QUADRA, COD_MUNICIPIO, SC_ID_QUADRA, </w:t>
            </w:r>
          </w:p>
          <w:p w14:paraId="79B7C780" w14:textId="139139F6" w:rsidR="00CD078A" w:rsidRPr="00BB63C0" w:rsidRDefault="00CD078A" w:rsidP="00CD078A">
            <w:pPr>
              <w:pStyle w:val="Codigo"/>
              <w:rPr>
                <w:lang w:val="en-US"/>
              </w:rPr>
            </w:pPr>
            <w:r w:rsidRPr="009B6CCF">
              <w:t xml:space="preserve">  </w:t>
            </w:r>
            <w:r w:rsidRPr="00BB63C0">
              <w:rPr>
                <w:lang w:val="en-US"/>
              </w:rPr>
              <w:t>QTD_</w:t>
            </w:r>
            <w:r w:rsidR="00A370C2" w:rsidRPr="00BB63C0">
              <w:rPr>
                <w:lang w:val="en-US"/>
              </w:rPr>
              <w:t>LOTES</w:t>
            </w:r>
            <w:r w:rsidRPr="00BB63C0">
              <w:rPr>
                <w:lang w:val="en-US"/>
              </w:rPr>
              <w:t>, AREA</w:t>
            </w:r>
          </w:p>
          <w:p w14:paraId="1A6D7EA6" w14:textId="77777777" w:rsidR="00CD078A" w:rsidRPr="00BB63C0" w:rsidRDefault="00CD078A" w:rsidP="00CD078A">
            <w:pPr>
              <w:pStyle w:val="Codigo"/>
              <w:rPr>
                <w:lang w:val="en-US"/>
              </w:rPr>
            </w:pPr>
            <w:r w:rsidRPr="00BB63C0">
              <w:rPr>
                <w:lang w:val="en-US"/>
              </w:rPr>
              <w:t>)</w:t>
            </w:r>
          </w:p>
          <w:p w14:paraId="75A07799" w14:textId="77777777" w:rsidR="00CD078A" w:rsidRPr="00BB63C0" w:rsidRDefault="00CD078A" w:rsidP="00CD078A">
            <w:pPr>
              <w:pStyle w:val="Codigo"/>
              <w:rPr>
                <w:lang w:val="en-US"/>
              </w:rPr>
            </w:pPr>
            <w:r w:rsidRPr="00BB63C0">
              <w:rPr>
                <w:lang w:val="en-US"/>
              </w:rPr>
              <w:t xml:space="preserve">SELECT </w:t>
            </w:r>
          </w:p>
          <w:p w14:paraId="28192BDC" w14:textId="1E8B3010" w:rsidR="00CD078A" w:rsidRPr="00BB63C0" w:rsidRDefault="00CD078A" w:rsidP="00CD078A">
            <w:pPr>
              <w:pStyle w:val="Codigo"/>
              <w:rPr>
                <w:lang w:val="en-US"/>
              </w:rPr>
            </w:pPr>
            <w:r w:rsidRPr="00BB63C0">
              <w:rPr>
                <w:lang w:val="en-US"/>
              </w:rPr>
              <w:t xml:space="preserve">  </w:t>
            </w:r>
            <w:r w:rsidR="00616DBD" w:rsidRPr="00BB63C0">
              <w:rPr>
                <w:lang w:val="en-US"/>
              </w:rPr>
              <w:t>CI_ID_QUADRA</w:t>
            </w:r>
            <w:r w:rsidRPr="00BB63C0">
              <w:rPr>
                <w:lang w:val="en-US"/>
              </w:rPr>
              <w:t>,</w:t>
            </w:r>
          </w:p>
          <w:p w14:paraId="68B45363" w14:textId="77777777" w:rsidR="00CD078A" w:rsidRPr="00BB63C0" w:rsidRDefault="00CD078A" w:rsidP="00CD078A">
            <w:pPr>
              <w:pStyle w:val="Codigo"/>
              <w:rPr>
                <w:lang w:val="es-ES"/>
              </w:rPr>
            </w:pPr>
            <w:r w:rsidRPr="00BB63C0">
              <w:rPr>
                <w:lang w:val="en-US"/>
              </w:rPr>
              <w:t xml:space="preserve">  </w:t>
            </w:r>
            <w:r w:rsidRPr="00BB63C0">
              <w:rPr>
                <w:lang w:val="es-ES"/>
              </w:rPr>
              <w:t>COD_MUNICIPIO,</w:t>
            </w:r>
          </w:p>
          <w:p w14:paraId="576BE7D7" w14:textId="2192201B" w:rsidR="00CD078A" w:rsidRPr="002F357F" w:rsidRDefault="00CD078A" w:rsidP="00CD078A">
            <w:pPr>
              <w:pStyle w:val="Codigo"/>
              <w:rPr>
                <w:lang w:val="es-ES"/>
              </w:rPr>
            </w:pPr>
            <w:r w:rsidRPr="00BB63C0">
              <w:rPr>
                <w:lang w:val="es-ES"/>
              </w:rPr>
              <w:t xml:space="preserve">  </w:t>
            </w:r>
            <w:r w:rsidRPr="002F357F">
              <w:rPr>
                <w:lang w:val="es-ES"/>
              </w:rPr>
              <w:t xml:space="preserve">CONCAT('[', </w:t>
            </w:r>
          </w:p>
          <w:p w14:paraId="61A9F7EC" w14:textId="77777777" w:rsidR="00CD078A" w:rsidRPr="00BB63C0" w:rsidRDefault="00CD078A" w:rsidP="00CD078A">
            <w:pPr>
              <w:pStyle w:val="Codigo"/>
              <w:rPr>
                <w:lang w:val="en-US"/>
              </w:rPr>
            </w:pPr>
            <w:r w:rsidRPr="002F357F">
              <w:rPr>
                <w:lang w:val="es-ES"/>
              </w:rPr>
              <w:t xml:space="preserve">      </w:t>
            </w:r>
            <w:r w:rsidRPr="00BB63C0">
              <w:rPr>
                <w:lang w:val="en-US"/>
              </w:rPr>
              <w:t xml:space="preserve">GROUP_CONCAT(SC_ID_LOGRADOURO </w:t>
            </w:r>
          </w:p>
          <w:p w14:paraId="50990A40" w14:textId="77777777" w:rsidR="00CD078A" w:rsidRPr="00BB63C0" w:rsidRDefault="00CD078A" w:rsidP="00CD078A">
            <w:pPr>
              <w:pStyle w:val="Codigo"/>
              <w:rPr>
                <w:lang w:val="en-US"/>
              </w:rPr>
            </w:pPr>
            <w:r w:rsidRPr="00BB63C0">
              <w:rPr>
                <w:lang w:val="en-US"/>
              </w:rPr>
              <w:t xml:space="preserve">        ORDER BY SC_ID_LOGRADOURO </w:t>
            </w:r>
          </w:p>
          <w:p w14:paraId="1A2B1A36" w14:textId="4235048A" w:rsidR="00CD078A" w:rsidRPr="002F357F" w:rsidRDefault="00CD078A" w:rsidP="00CD078A">
            <w:pPr>
              <w:pStyle w:val="Codigo"/>
            </w:pPr>
            <w:r w:rsidRPr="00BB63C0">
              <w:rPr>
                <w:lang w:val="en-US"/>
              </w:rPr>
              <w:t xml:space="preserve">        </w:t>
            </w:r>
            <w:r w:rsidRPr="002F357F">
              <w:t xml:space="preserve">SEPARATOR ','), </w:t>
            </w:r>
          </w:p>
          <w:p w14:paraId="02993EBF" w14:textId="7DE66F8A" w:rsidR="00CD078A" w:rsidRPr="009B6CCF" w:rsidRDefault="00CD078A" w:rsidP="00CD078A">
            <w:pPr>
              <w:pStyle w:val="Codigo"/>
            </w:pPr>
            <w:r w:rsidRPr="002F357F">
              <w:t xml:space="preserve">  </w:t>
            </w:r>
            <w:r w:rsidRPr="009B6CCF">
              <w:t>']') AS SC_ID_QUADRA,</w:t>
            </w:r>
          </w:p>
          <w:p w14:paraId="4C08D08C" w14:textId="0C7FE573" w:rsidR="00CD078A" w:rsidRPr="00BB63C0" w:rsidRDefault="00CD078A" w:rsidP="00CD078A">
            <w:pPr>
              <w:pStyle w:val="Codigo"/>
              <w:rPr>
                <w:lang w:val="en-US"/>
              </w:rPr>
            </w:pPr>
            <w:r w:rsidRPr="009B6CCF">
              <w:t xml:space="preserve">  </w:t>
            </w:r>
            <w:r w:rsidRPr="00BB63C0">
              <w:rPr>
                <w:lang w:val="en-US"/>
              </w:rPr>
              <w:t>SUM(QTD_LOTES) AS QTD_</w:t>
            </w:r>
            <w:r w:rsidR="00B116CA" w:rsidRPr="00BB63C0">
              <w:rPr>
                <w:lang w:val="en-US"/>
              </w:rPr>
              <w:t>LOTES</w:t>
            </w:r>
            <w:r w:rsidRPr="00BB63C0">
              <w:rPr>
                <w:lang w:val="en-US"/>
              </w:rPr>
              <w:t>,</w:t>
            </w:r>
          </w:p>
          <w:p w14:paraId="09355651" w14:textId="77777777" w:rsidR="00CD078A" w:rsidRPr="00BC73BE" w:rsidRDefault="00CD078A" w:rsidP="00CD078A">
            <w:pPr>
              <w:pStyle w:val="Codigo"/>
              <w:rPr>
                <w:lang w:val="en-US"/>
              </w:rPr>
            </w:pPr>
            <w:r w:rsidRPr="00BB63C0">
              <w:rPr>
                <w:lang w:val="en-US"/>
              </w:rPr>
              <w:t xml:space="preserve">  </w:t>
            </w:r>
            <w:r w:rsidRPr="00BC73BE">
              <w:rPr>
                <w:lang w:val="en-US"/>
              </w:rPr>
              <w:t>0.00 AS AREA</w:t>
            </w:r>
          </w:p>
          <w:p w14:paraId="5E3D2888" w14:textId="77777777" w:rsidR="00CD078A" w:rsidRPr="00BC73BE" w:rsidRDefault="00CD078A" w:rsidP="00CD078A">
            <w:pPr>
              <w:pStyle w:val="Codigo"/>
              <w:rPr>
                <w:lang w:val="en-US"/>
              </w:rPr>
            </w:pPr>
            <w:r w:rsidRPr="00BC73BE">
              <w:rPr>
                <w:lang w:val="en-US"/>
              </w:rPr>
              <w:t>FROM CI_FACES</w:t>
            </w:r>
          </w:p>
          <w:p w14:paraId="6B48D1B4" w14:textId="77777777" w:rsidR="00CD078A" w:rsidRPr="00BC73BE" w:rsidRDefault="00CD078A" w:rsidP="00CD078A">
            <w:pPr>
              <w:pStyle w:val="Codigo"/>
              <w:rPr>
                <w:lang w:val="en-US"/>
              </w:rPr>
            </w:pPr>
            <w:r w:rsidRPr="00BC73BE">
              <w:rPr>
                <w:lang w:val="en-US"/>
              </w:rPr>
              <w:t xml:space="preserve">GROUP BY </w:t>
            </w:r>
          </w:p>
          <w:p w14:paraId="63A1E099" w14:textId="77777777" w:rsidR="00CD078A" w:rsidRPr="009B6CCF" w:rsidRDefault="00CD078A" w:rsidP="00CD078A">
            <w:pPr>
              <w:pStyle w:val="Codigo"/>
            </w:pPr>
            <w:r w:rsidRPr="00BC73BE">
              <w:rPr>
                <w:lang w:val="en-US"/>
              </w:rPr>
              <w:t xml:space="preserve">  </w:t>
            </w:r>
            <w:r w:rsidRPr="009B6CCF">
              <w:t xml:space="preserve">COD_MUNICIPIO, </w:t>
            </w:r>
          </w:p>
          <w:p w14:paraId="5CAEE4AF" w14:textId="77777777" w:rsidR="006461A9" w:rsidRPr="009B6CCF" w:rsidRDefault="006461A9" w:rsidP="006461A9">
            <w:pPr>
              <w:pStyle w:val="Codigo"/>
            </w:pPr>
            <w:r w:rsidRPr="009B6CCF">
              <w:t xml:space="preserve">  </w:t>
            </w:r>
            <w:r>
              <w:t>CI_</w:t>
            </w:r>
            <w:r w:rsidRPr="009B6CCF">
              <w:t>ID_QUADRA,</w:t>
            </w:r>
          </w:p>
          <w:p w14:paraId="285AD1A7" w14:textId="54323150" w:rsidR="002D2251" w:rsidRPr="009B6CCF" w:rsidRDefault="002D2251" w:rsidP="00CD078A">
            <w:pPr>
              <w:pStyle w:val="Codigo"/>
            </w:pPr>
          </w:p>
        </w:tc>
      </w:tr>
    </w:tbl>
    <w:p w14:paraId="418FC7F8" w14:textId="69C18AAB" w:rsidR="00FE2E8C" w:rsidRPr="009B6CCF" w:rsidRDefault="00FE2E8C" w:rsidP="0012291F">
      <w:pPr>
        <w:pStyle w:val="Legenda"/>
      </w:pPr>
      <w:r w:rsidRPr="009B6CCF">
        <w:t xml:space="preserve">Elaboração: </w:t>
      </w:r>
      <w:r w:rsidR="002D2251">
        <w:t xml:space="preserve">Autor </w:t>
      </w:r>
      <w:r w:rsidRPr="009B6CCF">
        <w:t>(2026)</w:t>
      </w:r>
    </w:p>
    <w:p w14:paraId="2D4822C6" w14:textId="77777777" w:rsidR="00474BC6" w:rsidRPr="009B6CCF" w:rsidRDefault="00474BC6" w:rsidP="00DA73CE"/>
    <w:p w14:paraId="3523D4A0" w14:textId="2996E43D" w:rsidR="00FB50DF" w:rsidRPr="0012291F" w:rsidRDefault="00FB50DF" w:rsidP="00A6278E">
      <w:pPr>
        <w:pStyle w:val="Legenda"/>
        <w:rPr>
          <w:sz w:val="24"/>
          <w:szCs w:val="24"/>
        </w:rPr>
      </w:pPr>
      <w:bookmarkStart w:id="184" w:name="_Ref220506895"/>
      <w:r w:rsidRPr="0012291F">
        <w:rPr>
          <w:sz w:val="24"/>
          <w:szCs w:val="24"/>
        </w:rPr>
        <w:lastRenderedPageBreak/>
        <w:t xml:space="preserve">Quadro </w:t>
      </w:r>
      <w:r w:rsidR="00F02416" w:rsidRPr="0012291F">
        <w:rPr>
          <w:sz w:val="24"/>
          <w:szCs w:val="24"/>
        </w:rPr>
        <w:fldChar w:fldCharType="begin"/>
      </w:r>
      <w:r w:rsidR="00F02416" w:rsidRPr="0012291F">
        <w:rPr>
          <w:sz w:val="24"/>
          <w:szCs w:val="24"/>
        </w:rPr>
        <w:instrText xml:space="preserve"> SEQ Quadro \* ARABIC </w:instrText>
      </w:r>
      <w:r w:rsidR="00F02416" w:rsidRPr="0012291F">
        <w:rPr>
          <w:sz w:val="24"/>
          <w:szCs w:val="24"/>
        </w:rPr>
        <w:fldChar w:fldCharType="separate"/>
      </w:r>
      <w:r w:rsidR="00F02416" w:rsidRPr="0012291F">
        <w:rPr>
          <w:noProof/>
          <w:sz w:val="24"/>
          <w:szCs w:val="24"/>
        </w:rPr>
        <w:t>35</w:t>
      </w:r>
      <w:r w:rsidR="00F02416" w:rsidRPr="0012291F">
        <w:rPr>
          <w:noProof/>
          <w:sz w:val="24"/>
          <w:szCs w:val="24"/>
        </w:rPr>
        <w:fldChar w:fldCharType="end"/>
      </w:r>
      <w:bookmarkEnd w:id="184"/>
      <w:r w:rsidRPr="0012291F">
        <w:rPr>
          <w:sz w:val="24"/>
          <w:szCs w:val="24"/>
        </w:rPr>
        <w:t xml:space="preserve"> </w:t>
      </w:r>
      <w:r w:rsidR="004261E6" w:rsidRPr="0012291F">
        <w:rPr>
          <w:sz w:val="24"/>
          <w:szCs w:val="24"/>
        </w:rPr>
        <w:t>–</w:t>
      </w:r>
      <w:r w:rsidRPr="0012291F">
        <w:rPr>
          <w:sz w:val="24"/>
          <w:szCs w:val="24"/>
        </w:rPr>
        <w:t xml:space="preserve"> </w:t>
      </w:r>
      <w:r w:rsidR="004261E6" w:rsidRPr="0012291F">
        <w:rPr>
          <w:sz w:val="24"/>
          <w:szCs w:val="24"/>
        </w:rPr>
        <w:t xml:space="preserve">Registro </w:t>
      </w:r>
      <w:r w:rsidRPr="0012291F">
        <w:rPr>
          <w:sz w:val="24"/>
          <w:szCs w:val="24"/>
        </w:rPr>
        <w:t>de CI_QUADRAS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FB50DF" w:rsidRPr="009B6CCF" w14:paraId="680160F9" w14:textId="77777777" w:rsidTr="00F14677">
        <w:trPr>
          <w:trHeight w:val="1134"/>
          <w:jc w:val="center"/>
        </w:trPr>
        <w:tc>
          <w:tcPr>
            <w:tcW w:w="9061" w:type="dxa"/>
            <w:vAlign w:val="center"/>
          </w:tcPr>
          <w:p w14:paraId="12F54FC1" w14:textId="62A40757" w:rsidR="00FB50DF" w:rsidRPr="009B6CCF" w:rsidRDefault="00AD0FC7" w:rsidP="00F14677">
            <w:pPr>
              <w:pStyle w:val="Codigo"/>
              <w:ind w:left="-113"/>
              <w:jc w:val="center"/>
            </w:pPr>
            <w:r w:rsidRPr="00AD0FC7">
              <w:rPr>
                <w:noProof/>
                <w:lang w:eastAsia="pt-BR"/>
              </w:rPr>
              <w:drawing>
                <wp:inline distT="0" distB="0" distL="0" distR="0" wp14:anchorId="49BA7078" wp14:editId="10797999">
                  <wp:extent cx="5487166" cy="504895"/>
                  <wp:effectExtent l="0" t="0" r="0" b="9525"/>
                  <wp:docPr id="5322252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25275" name=""/>
                          <pic:cNvPicPr/>
                        </pic:nvPicPr>
                        <pic:blipFill>
                          <a:blip r:embed="rId25"/>
                          <a:stretch>
                            <a:fillRect/>
                          </a:stretch>
                        </pic:blipFill>
                        <pic:spPr>
                          <a:xfrm>
                            <a:off x="0" y="0"/>
                            <a:ext cx="5487166" cy="504895"/>
                          </a:xfrm>
                          <a:prstGeom prst="rect">
                            <a:avLst/>
                          </a:prstGeom>
                        </pic:spPr>
                      </pic:pic>
                    </a:graphicData>
                  </a:graphic>
                </wp:inline>
              </w:drawing>
            </w:r>
          </w:p>
        </w:tc>
      </w:tr>
    </w:tbl>
    <w:p w14:paraId="17F223B3" w14:textId="1E3787B6" w:rsidR="00FB50DF" w:rsidRPr="009B6CCF" w:rsidRDefault="00FB50DF" w:rsidP="0012291F">
      <w:pPr>
        <w:pStyle w:val="Legenda"/>
      </w:pPr>
      <w:r w:rsidRPr="009B6CCF">
        <w:t xml:space="preserve">Elaboração: </w:t>
      </w:r>
      <w:r w:rsidR="002D2251">
        <w:t>Autor</w:t>
      </w:r>
      <w:r w:rsidRPr="009B6CCF">
        <w:t xml:space="preserve"> (2026)</w:t>
      </w:r>
    </w:p>
    <w:p w14:paraId="5CBC84D2" w14:textId="5ED15622" w:rsidR="003356F7" w:rsidRPr="009B6CCF" w:rsidRDefault="003356F7" w:rsidP="00DA73CE"/>
    <w:p w14:paraId="0B94936C" w14:textId="0471C0BB" w:rsidR="006D3D4B" w:rsidRPr="009B6CCF" w:rsidRDefault="006D3D4B" w:rsidP="00093FBB">
      <w:pPr>
        <w:pStyle w:val="Ttulo3"/>
      </w:pPr>
      <w:bookmarkStart w:id="185" w:name="_Ref226577416"/>
      <w:bookmarkStart w:id="186" w:name="_Toc226643968"/>
      <w:r w:rsidRPr="009B6CCF">
        <w:t>Obten</w:t>
      </w:r>
      <w:r w:rsidR="00E133F1" w:rsidRPr="009B6CCF">
        <w:t xml:space="preserve">ção </w:t>
      </w:r>
      <w:r w:rsidR="00ED51AF" w:rsidRPr="009B6CCF">
        <w:t xml:space="preserve">e tratamento </w:t>
      </w:r>
      <w:r w:rsidRPr="009B6CCF">
        <w:t>do</w:t>
      </w:r>
      <w:r w:rsidR="00ED51AF" w:rsidRPr="009B6CCF">
        <w:t>s</w:t>
      </w:r>
      <w:r w:rsidRPr="009B6CCF">
        <w:t xml:space="preserve"> dados do </w:t>
      </w:r>
      <w:r w:rsidRPr="00065FA0">
        <w:rPr>
          <w:i/>
          <w:iCs/>
        </w:rPr>
        <w:t>OpenStreetMap</w:t>
      </w:r>
      <w:r w:rsidRPr="009B6CCF">
        <w:t xml:space="preserve"> (OSM)</w:t>
      </w:r>
      <w:bookmarkEnd w:id="185"/>
      <w:bookmarkEnd w:id="186"/>
    </w:p>
    <w:p w14:paraId="28FA243C" w14:textId="4C2D6FEB" w:rsidR="002D545E" w:rsidRPr="009B6CCF" w:rsidRDefault="00255A0D" w:rsidP="006D3D4B">
      <w:r w:rsidRPr="009B6CCF">
        <w:t xml:space="preserve">No </w:t>
      </w:r>
      <w:r w:rsidRPr="009B6CCF">
        <w:rPr>
          <w:i/>
          <w:iCs/>
        </w:rPr>
        <w:t>SuperCIATA</w:t>
      </w:r>
      <w:r w:rsidRPr="009B6CCF">
        <w:t xml:space="preserve"> a</w:t>
      </w:r>
      <w:r w:rsidR="002D545E" w:rsidRPr="009B6CCF">
        <w:t xml:space="preserve">s coordenadas dos logradouros provenientes do </w:t>
      </w:r>
      <w:r w:rsidRPr="009B6CCF">
        <w:t>OSM</w:t>
      </w:r>
      <w:r w:rsidR="002D545E" w:rsidRPr="009B6CCF">
        <w:t xml:space="preserve"> são utilizadas para calcular o azimute</w:t>
      </w:r>
      <w:r w:rsidR="0081109C" w:rsidRPr="009B6CCF">
        <w:rPr>
          <w:rStyle w:val="Refdenotaderodap"/>
        </w:rPr>
        <w:footnoteReference w:id="17"/>
      </w:r>
      <w:r w:rsidR="002D545E" w:rsidRPr="009B6CCF">
        <w:t xml:space="preserve"> de cada segmento de v</w:t>
      </w:r>
      <w:r w:rsidR="001D74D6" w:rsidRPr="009B6CCF">
        <w:t>ia (face da quadra)</w:t>
      </w:r>
      <w:r w:rsidR="002D545E" w:rsidRPr="009B6CCF">
        <w:t xml:space="preserve">, estabelecendo sua orientação angular em relação ao Norte Geográfico. Este parâmetro é fundamental para o ajuste geométrico do polígono gerado a partir do Cadastro Territorial Urbano, permitindo que a rotação e o alinhamento das faces de quadra </w:t>
      </w:r>
      <w:r w:rsidR="00B2611B" w:rsidRPr="009B6CCF">
        <w:t>s</w:t>
      </w:r>
      <w:r w:rsidR="003004ED" w:rsidRPr="009B6CCF">
        <w:t xml:space="preserve">e assemelhem </w:t>
      </w:r>
      <w:r w:rsidR="002D545E" w:rsidRPr="009B6CCF">
        <w:t>à realidade da malha viária.</w:t>
      </w:r>
    </w:p>
    <w:p w14:paraId="303907CC" w14:textId="5B4A0496" w:rsidR="00842B59" w:rsidRPr="009B6CCF" w:rsidRDefault="00D75AAC" w:rsidP="006D3D4B">
      <w:r w:rsidRPr="009B6CCF">
        <w:t>As</w:t>
      </w:r>
      <w:r w:rsidR="00E8661C" w:rsidRPr="009B6CCF">
        <w:t xml:space="preserve"> coordenadas</w:t>
      </w:r>
      <w:r w:rsidRPr="009B6CCF">
        <w:t xml:space="preserve"> </w:t>
      </w:r>
      <w:r w:rsidR="00E8661C" w:rsidRPr="009B6CCF">
        <w:t xml:space="preserve">também </w:t>
      </w:r>
      <w:r w:rsidR="004D3A35">
        <w:t>são</w:t>
      </w:r>
      <w:r w:rsidR="00E8661C" w:rsidRPr="009B6CCF">
        <w:t xml:space="preserve"> usadas para </w:t>
      </w:r>
      <w:r w:rsidR="00B51BCD" w:rsidRPr="009B6CCF">
        <w:t>a translação d</w:t>
      </w:r>
      <w:r w:rsidR="001A0371" w:rsidRPr="009B6CCF">
        <w:t>o polígono</w:t>
      </w:r>
      <w:r w:rsidR="00CA071E" w:rsidRPr="009B6CCF">
        <w:rPr>
          <w:rStyle w:val="Refdenotaderodap"/>
        </w:rPr>
        <w:footnoteReference w:id="18"/>
      </w:r>
      <w:r w:rsidR="00BC31D3" w:rsidRPr="009B6CCF">
        <w:t xml:space="preserve"> para </w:t>
      </w:r>
      <w:r w:rsidR="00886DE0" w:rsidRPr="009B6CCF">
        <w:t>o centroide calculado</w:t>
      </w:r>
      <w:r w:rsidR="004D1E80" w:rsidRPr="009B6CCF">
        <w:t xml:space="preserve">, permitindo </w:t>
      </w:r>
      <w:r w:rsidR="001D0E16" w:rsidRPr="009B6CCF">
        <w:t>a coincidência posicional</w:t>
      </w:r>
      <w:r w:rsidR="002A05D1" w:rsidRPr="009B6CCF">
        <w:t xml:space="preserve"> d</w:t>
      </w:r>
      <w:r w:rsidR="00214067" w:rsidRPr="009B6CCF">
        <w:t>as</w:t>
      </w:r>
      <w:r w:rsidR="002A05D1" w:rsidRPr="009B6CCF">
        <w:t xml:space="preserve"> quadras dos domínios </w:t>
      </w:r>
      <w:r w:rsidRPr="009B6CCF">
        <w:t>SC_ e OSM_.</w:t>
      </w:r>
    </w:p>
    <w:p w14:paraId="0CA39A14" w14:textId="5E0D69D5" w:rsidR="00C537C4" w:rsidRPr="009B6CCF" w:rsidRDefault="00C537C4" w:rsidP="006D3D4B">
      <w:r w:rsidRPr="009B6CCF">
        <w:t xml:space="preserve">O </w:t>
      </w:r>
      <w:r w:rsidRPr="009B6CCF">
        <w:rPr>
          <w:i/>
          <w:iCs/>
        </w:rPr>
        <w:t>OpenStreetMap</w:t>
      </w:r>
      <w:r w:rsidRPr="009B6CCF">
        <w:t xml:space="preserve"> (</w:t>
      </w:r>
      <w:r w:rsidRPr="009B6CCF">
        <w:rPr>
          <w:i/>
          <w:iCs/>
        </w:rPr>
        <w:t>OSM</w:t>
      </w:r>
      <w:r w:rsidRPr="009B6CCF">
        <w:t xml:space="preserve">) é utilizado como base de referência devido à sua natureza colaborativa e alta taxa de atualização em centros urbanos </w:t>
      </w:r>
      <w:r w:rsidR="004975CD" w:rsidRPr="009B6CCF">
        <w:fldChar w:fldCharType="begin"/>
      </w:r>
      <w:r w:rsidR="00540515" w:rsidRPr="009B6CCF">
        <w:instrText xml:space="preserve"> ADDIN ZOTERO_ITEM CSL_CITATION {"citationID":"SW1z6m6z","properties":{"formattedCitation":"(Haklay, 2010)","plainCitation":"(Haklay, 2010)","dontUpdate":true,"noteIndex":0},"citationItems":[{"id":218,"uris":["http://zotero.org/users/15531986/items/G88VAM2Y"],"itemData":{"id":218,"type":"article-journal","abstract":"Within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4975CD" w:rsidRPr="009B6CCF">
        <w:fldChar w:fldCharType="separate"/>
      </w:r>
      <w:r w:rsidR="004975CD" w:rsidRPr="009B6CCF">
        <w:rPr>
          <w:rFonts w:cs="Arial"/>
        </w:rPr>
        <w:t>(</w:t>
      </w:r>
      <w:r w:rsidR="00FE432D" w:rsidRPr="009B6CCF">
        <w:rPr>
          <w:rFonts w:cs="Arial"/>
        </w:rPr>
        <w:t>HAKLAY</w:t>
      </w:r>
      <w:r w:rsidR="004975CD" w:rsidRPr="009B6CCF">
        <w:rPr>
          <w:rFonts w:cs="Arial"/>
        </w:rPr>
        <w:t>, 2010)</w:t>
      </w:r>
      <w:r w:rsidR="004975CD" w:rsidRPr="009B6CCF">
        <w:fldChar w:fldCharType="end"/>
      </w:r>
      <w:r w:rsidRPr="009B6CCF">
        <w:t xml:space="preserve">. Através de requisições à API, o sistema extrai as primitivas geométricas do tipo </w:t>
      </w:r>
      <w:r w:rsidRPr="009B6CCF">
        <w:rPr>
          <w:i/>
          <w:iCs/>
        </w:rPr>
        <w:t>way</w:t>
      </w:r>
      <w:r w:rsidRPr="009B6CCF">
        <w:t xml:space="preserve"> (linhas) que possuem a </w:t>
      </w:r>
      <w:r w:rsidRPr="009B6CCF">
        <w:rPr>
          <w:i/>
          <w:iCs/>
        </w:rPr>
        <w:t>tag</w:t>
      </w:r>
      <w:r w:rsidRPr="009B6CCF">
        <w:t xml:space="preserve"> </w:t>
      </w:r>
      <w:r w:rsidRPr="009B6CCF">
        <w:rPr>
          <w:i/>
          <w:iCs/>
        </w:rPr>
        <w:t>highway</w:t>
      </w:r>
      <w:r w:rsidRPr="009B6CCF">
        <w:t>, representando a</w:t>
      </w:r>
      <w:r w:rsidR="0097639B" w:rsidRPr="009B6CCF">
        <w:t>s</w:t>
      </w:r>
      <w:r w:rsidRPr="009B6CCF">
        <w:t xml:space="preserve"> vi</w:t>
      </w:r>
      <w:r w:rsidR="0097639B" w:rsidRPr="009B6CCF">
        <w:t>as</w:t>
      </w:r>
      <w:r w:rsidRPr="009B6CCF">
        <w:t>.</w:t>
      </w:r>
      <w:r w:rsidR="00C04F7D" w:rsidRPr="009B6CCF">
        <w:t xml:space="preserve"> As informações obtidas são </w:t>
      </w:r>
      <w:r w:rsidR="00C2785F" w:rsidRPr="009B6CCF">
        <w:t xml:space="preserve">persistidas em uma tabela </w:t>
      </w:r>
      <w:r w:rsidR="00CC3B5A" w:rsidRPr="009B6CCF">
        <w:t xml:space="preserve">local </w:t>
      </w:r>
      <w:r w:rsidR="00C2785F" w:rsidRPr="009B6CCF">
        <w:t xml:space="preserve">para </w:t>
      </w:r>
      <w:r w:rsidR="00E6783D" w:rsidRPr="009B6CCF">
        <w:t xml:space="preserve">melhorar a performance e reduzir a necessidade de acessos </w:t>
      </w:r>
      <w:r w:rsidR="001C3E80" w:rsidRPr="009B6CCF">
        <w:t>excessivos</w:t>
      </w:r>
      <w:r w:rsidR="00E6783D" w:rsidRPr="009B6CCF">
        <w:t xml:space="preserve"> </w:t>
      </w:r>
      <w:r w:rsidR="009D7D16" w:rsidRPr="009B6CCF">
        <w:t>ao OSM, que podem levar ao banimento do IP.</w:t>
      </w:r>
    </w:p>
    <w:p w14:paraId="17E9D6DC" w14:textId="12F7BA7A" w:rsidR="00CB3405" w:rsidRPr="009B6CCF" w:rsidRDefault="00CB3405" w:rsidP="006D3D4B">
      <w:r w:rsidRPr="009B6CCF">
        <w:t xml:space="preserve">Para </w:t>
      </w:r>
      <w:r w:rsidR="001C3E80" w:rsidRPr="009B6CCF">
        <w:t xml:space="preserve">povoar </w:t>
      </w:r>
      <w:r w:rsidR="003D0EF9" w:rsidRPr="009B6CCF">
        <w:t xml:space="preserve">a tabela, </w:t>
      </w:r>
      <w:r w:rsidRPr="009B6CCF">
        <w:t>o algoritmo executa os seguintes passos:</w:t>
      </w:r>
    </w:p>
    <w:p w14:paraId="57F3095C" w14:textId="77777777" w:rsidR="00E70EFF" w:rsidRPr="009B6CCF" w:rsidRDefault="00CB3405" w:rsidP="00EF7089">
      <w:pPr>
        <w:pStyle w:val="Ttulo4"/>
      </w:pPr>
      <w:r w:rsidRPr="009B6CCF">
        <w:t>Busca por Proximidade</w:t>
      </w:r>
    </w:p>
    <w:p w14:paraId="5EA4114A" w14:textId="42E43B8E" w:rsidR="00E7403F" w:rsidRPr="009B6CCF" w:rsidRDefault="002B47F8" w:rsidP="00921E5C">
      <w:r w:rsidRPr="009B6CCF">
        <w:t xml:space="preserve">O </w:t>
      </w:r>
      <w:r w:rsidRPr="006B74B0">
        <w:rPr>
          <w:i/>
          <w:iCs/>
        </w:rPr>
        <w:t>SuperCIATA</w:t>
      </w:r>
      <w:r w:rsidRPr="009B6CCF">
        <w:t xml:space="preserve"> percorre a entidade CN_FACES e utiliza os atributos CENTROIDE e NOM_LOGRADOURO como parâmetros para consultas ao </w:t>
      </w:r>
      <w:r w:rsidRPr="009B6CCF">
        <w:rPr>
          <w:i/>
          <w:iCs/>
        </w:rPr>
        <w:t>OpenStreetMap</w:t>
      </w:r>
      <w:r w:rsidRPr="009B6CCF">
        <w:t xml:space="preserve"> (OSM). Por meio da API </w:t>
      </w:r>
      <w:r w:rsidRPr="009B6CCF">
        <w:rPr>
          <w:i/>
          <w:iCs/>
        </w:rPr>
        <w:t>Overpass</w:t>
      </w:r>
      <w:r w:rsidRPr="009B6CCF">
        <w:t xml:space="preserve"> e da linguagem </w:t>
      </w:r>
      <w:r w:rsidRPr="009B6CCF">
        <w:rPr>
          <w:i/>
          <w:iCs/>
        </w:rPr>
        <w:t>OverpassQL</w:t>
      </w:r>
      <w:r w:rsidR="00386521" w:rsidRPr="009B6CCF">
        <w:rPr>
          <w:i/>
          <w:iCs/>
        </w:rPr>
        <w:t xml:space="preserve"> </w:t>
      </w:r>
      <w:r w:rsidR="009A29B3" w:rsidRPr="009B6CCF">
        <w:fldChar w:fldCharType="begin"/>
      </w:r>
      <w:r w:rsidR="000D66BD" w:rsidRPr="009B6CCF">
        <w:instrText xml:space="preserve"> ADDIN ZOTERO_ITEM CSL_CITATION {"citationID":"QfR2Oeq1","properties":{"formattedCitation":"(Olbricht; Paulmann, 2015)","plainCitation":"(Olbricht; Paulmann, 2015)","dontUpdate":true,"noteIndex":0},"citationItems":[{"id":219,"uris":["http://zotero.org/users/15531986/items/KVV3C5C3"],"itemData":{"id":219,"type":"article","DOI":"10.5446/17720","language":"de","publisher":"FOSS@HFT","source":"DOI.org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rsidR="009A29B3" w:rsidRPr="009B6CCF">
        <w:fldChar w:fldCharType="separate"/>
      </w:r>
      <w:r w:rsidR="009A29B3" w:rsidRPr="009B6CCF">
        <w:rPr>
          <w:rFonts w:cs="Arial"/>
        </w:rPr>
        <w:t>(</w:t>
      </w:r>
      <w:r w:rsidR="0016168A" w:rsidRPr="009B6CCF">
        <w:t xml:space="preserve"> </w:t>
      </w:r>
      <w:r w:rsidR="0016168A" w:rsidRPr="009B6CCF">
        <w:rPr>
          <w:rFonts w:cs="Arial"/>
        </w:rPr>
        <w:t>OLBRICHT; PAULMANN</w:t>
      </w:r>
      <w:r w:rsidR="009A29B3" w:rsidRPr="009B6CCF">
        <w:rPr>
          <w:rFonts w:cs="Arial"/>
        </w:rPr>
        <w:t>, 2015)</w:t>
      </w:r>
      <w:r w:rsidR="009A29B3" w:rsidRPr="009B6CCF">
        <w:fldChar w:fldCharType="end"/>
      </w:r>
      <w:r w:rsidR="009A29B3" w:rsidRPr="009B6CCF">
        <w:t xml:space="preserve">, </w:t>
      </w:r>
      <w:r w:rsidR="00386521" w:rsidRPr="009B6CCF">
        <w:t xml:space="preserve"> o sistema executa uma filtragem fonética e espacial do logradouro em um raio de busca adjacente ao ponto de origem, obtendo como resposta um conjunto ordenado de nós (</w:t>
      </w:r>
      <w:r w:rsidR="00386521" w:rsidRPr="009B6CCF">
        <w:rPr>
          <w:i/>
          <w:iCs/>
        </w:rPr>
        <w:t>nodes</w:t>
      </w:r>
      <w:r w:rsidR="00386521" w:rsidRPr="009B6CCF">
        <w:t xml:space="preserve">). Esta geometria do tipo </w:t>
      </w:r>
      <w:r w:rsidR="00386521" w:rsidRPr="009B6CCF">
        <w:rPr>
          <w:i/>
          <w:iCs/>
        </w:rPr>
        <w:t>Line</w:t>
      </w:r>
      <w:r w:rsidR="001951D5" w:rsidRPr="009B6CCF">
        <w:rPr>
          <w:i/>
          <w:iCs/>
        </w:rPr>
        <w:t>s</w:t>
      </w:r>
      <w:r w:rsidR="00386521" w:rsidRPr="009B6CCF">
        <w:rPr>
          <w:i/>
          <w:iCs/>
        </w:rPr>
        <w:t>tring</w:t>
      </w:r>
      <w:r w:rsidR="00386521" w:rsidRPr="009B6CCF">
        <w:t xml:space="preserve"> </w:t>
      </w:r>
      <w:r w:rsidR="00386521" w:rsidRPr="009B6CCF">
        <w:lastRenderedPageBreak/>
        <w:t>representa o segmento viário necessário para a extração das coordenadas que fundamentam o cálculo do azimute e a subsequente translação das parcelas.</w:t>
      </w:r>
    </w:p>
    <w:p w14:paraId="6FBB161A" w14:textId="1425BEFC" w:rsidR="004329DA" w:rsidRPr="009B6CCF" w:rsidRDefault="004329DA" w:rsidP="00921E5C">
      <w:r w:rsidRPr="009B6CCF">
        <w:t xml:space="preserve">Essa consulta, no entanto, só é executada </w:t>
      </w:r>
      <w:r w:rsidR="00FD1A00" w:rsidRPr="009B6CCF">
        <w:t xml:space="preserve">para logradouros não representados na tabela local ou </w:t>
      </w:r>
      <w:r w:rsidR="003F6ABC" w:rsidRPr="009B6CCF">
        <w:t>quando comandado explicitamente</w:t>
      </w:r>
      <w:r w:rsidR="00A55E4D" w:rsidRPr="009B6CCF">
        <w:t xml:space="preserve"> pelo usuário</w:t>
      </w:r>
      <w:r w:rsidR="003F6ABC" w:rsidRPr="009B6CCF">
        <w:t>.</w:t>
      </w:r>
    </w:p>
    <w:p w14:paraId="575F9280" w14:textId="78F74636" w:rsidR="00921E5C" w:rsidRPr="009B6CCF" w:rsidRDefault="00921E5C" w:rsidP="00921E5C">
      <w:r w:rsidRPr="009B6CCF">
        <w:t xml:space="preserve">O </w:t>
      </w:r>
      <w:r w:rsidRPr="009B6CCF">
        <w:fldChar w:fldCharType="begin"/>
      </w:r>
      <w:r w:rsidRPr="009B6CCF">
        <w:instrText xml:space="preserve"> REF _Ref214396874 \h </w:instrText>
      </w:r>
      <w:r w:rsidRPr="009B6CCF">
        <w:fldChar w:fldCharType="separate"/>
      </w:r>
      <w:r w:rsidR="00F02416" w:rsidRPr="009B6CCF">
        <w:t xml:space="preserve">Quadro </w:t>
      </w:r>
      <w:r w:rsidR="00F02416">
        <w:rPr>
          <w:noProof/>
        </w:rPr>
        <w:t>36</w:t>
      </w:r>
      <w:r w:rsidRPr="009B6CCF">
        <w:fldChar w:fldCharType="end"/>
      </w:r>
      <w:r w:rsidRPr="009B6CCF">
        <w:t xml:space="preserve"> </w:t>
      </w:r>
      <w:r w:rsidR="00674686" w:rsidRPr="009B6CCF">
        <w:t xml:space="preserve">exemplifica </w:t>
      </w:r>
      <w:r w:rsidR="00515249" w:rsidRPr="009B6CCF">
        <w:t>uma</w:t>
      </w:r>
      <w:r w:rsidR="00674686" w:rsidRPr="009B6CCF">
        <w:t xml:space="preserve"> consulta que localiza um elemento do tipo </w:t>
      </w:r>
      <w:r w:rsidR="00674686" w:rsidRPr="009B6CCF">
        <w:rPr>
          <w:i/>
          <w:iCs/>
        </w:rPr>
        <w:t>way</w:t>
      </w:r>
      <w:r w:rsidR="00674686" w:rsidRPr="009B6CCF">
        <w:t xml:space="preserve"> (etiquetado como </w:t>
      </w:r>
      <w:r w:rsidR="00674686" w:rsidRPr="009B6CCF">
        <w:rPr>
          <w:i/>
          <w:iCs/>
        </w:rPr>
        <w:t>highway</w:t>
      </w:r>
      <w:r w:rsidR="00674686" w:rsidRPr="009B6CCF">
        <w:t>) denominado '</w:t>
      </w:r>
      <w:r w:rsidR="009569BA" w:rsidRPr="009B6CCF">
        <w:t>Rua Caramurus</w:t>
      </w:r>
      <w:r w:rsidR="00674686" w:rsidRPr="009B6CCF">
        <w:t>', em um raio (</w:t>
      </w:r>
      <w:r w:rsidR="00674686" w:rsidRPr="009B6CCF">
        <w:rPr>
          <w:i/>
          <w:iCs/>
        </w:rPr>
        <w:t>around</w:t>
      </w:r>
      <w:r w:rsidR="00674686" w:rsidRPr="009B6CCF">
        <w:t>) de 30 metros das coordenadas de latitude e longitude do centroide, retornando a geometria disponível para a referida via.</w:t>
      </w:r>
    </w:p>
    <w:p w14:paraId="56371AC0" w14:textId="77777777" w:rsidR="00674686" w:rsidRPr="009B6CCF" w:rsidRDefault="00674686" w:rsidP="00921E5C"/>
    <w:p w14:paraId="08840F45" w14:textId="11FB71E4" w:rsidR="00921E5C" w:rsidRPr="0012291F" w:rsidRDefault="00921E5C" w:rsidP="00A6278E">
      <w:pPr>
        <w:pStyle w:val="Legenda"/>
        <w:rPr>
          <w:sz w:val="24"/>
          <w:szCs w:val="24"/>
        </w:rPr>
      </w:pPr>
      <w:bookmarkStart w:id="187" w:name="_Ref214396874"/>
      <w:r w:rsidRPr="0012291F">
        <w:rPr>
          <w:sz w:val="24"/>
          <w:szCs w:val="24"/>
        </w:rPr>
        <w:t xml:space="preserve">Quadro </w:t>
      </w:r>
      <w:r w:rsidR="00F02416" w:rsidRPr="0012291F">
        <w:rPr>
          <w:sz w:val="24"/>
          <w:szCs w:val="24"/>
        </w:rPr>
        <w:fldChar w:fldCharType="begin"/>
      </w:r>
      <w:r w:rsidR="00F02416" w:rsidRPr="0012291F">
        <w:rPr>
          <w:sz w:val="24"/>
          <w:szCs w:val="24"/>
        </w:rPr>
        <w:instrText xml:space="preserve"> SEQ Quadro \* ARABIC </w:instrText>
      </w:r>
      <w:r w:rsidR="00F02416" w:rsidRPr="0012291F">
        <w:rPr>
          <w:sz w:val="24"/>
          <w:szCs w:val="24"/>
        </w:rPr>
        <w:fldChar w:fldCharType="separate"/>
      </w:r>
      <w:r w:rsidR="00F02416" w:rsidRPr="0012291F">
        <w:rPr>
          <w:noProof/>
          <w:sz w:val="24"/>
          <w:szCs w:val="24"/>
        </w:rPr>
        <w:t>36</w:t>
      </w:r>
      <w:r w:rsidR="00F02416" w:rsidRPr="0012291F">
        <w:rPr>
          <w:noProof/>
          <w:sz w:val="24"/>
          <w:szCs w:val="24"/>
        </w:rPr>
        <w:fldChar w:fldCharType="end"/>
      </w:r>
      <w:bookmarkEnd w:id="187"/>
      <w:r w:rsidR="00BE729E" w:rsidRPr="0012291F">
        <w:rPr>
          <w:sz w:val="24"/>
          <w:szCs w:val="24"/>
        </w:rPr>
        <w:t xml:space="preserve"> –</w:t>
      </w:r>
      <w:r w:rsidRPr="0012291F">
        <w:rPr>
          <w:sz w:val="24"/>
          <w:szCs w:val="24"/>
        </w:rPr>
        <w:t xml:space="preserve"> Consulta ao </w:t>
      </w:r>
      <w:r w:rsidRPr="0012291F">
        <w:rPr>
          <w:i/>
          <w:sz w:val="24"/>
          <w:szCs w:val="24"/>
        </w:rPr>
        <w:t>API Overpass</w:t>
      </w:r>
    </w:p>
    <w:tbl>
      <w:tblPr>
        <w:tblStyle w:val="Tabelacomgrade"/>
        <w:tblW w:w="0" w:type="auto"/>
        <w:tblLook w:val="04A0" w:firstRow="1" w:lastRow="0" w:firstColumn="1" w:lastColumn="0" w:noHBand="0" w:noVBand="1"/>
      </w:tblPr>
      <w:tblGrid>
        <w:gridCol w:w="9061"/>
      </w:tblGrid>
      <w:tr w:rsidR="00921E5C" w:rsidRPr="00A24C01" w14:paraId="747FBC68" w14:textId="77777777" w:rsidTr="00926561">
        <w:tc>
          <w:tcPr>
            <w:tcW w:w="9061" w:type="dxa"/>
          </w:tcPr>
          <w:p w14:paraId="15ABB2A8" w14:textId="77777777" w:rsidR="00386BFC" w:rsidRPr="002F357F" w:rsidRDefault="00386BFC" w:rsidP="001646C1">
            <w:pPr>
              <w:pStyle w:val="Codigo"/>
              <w:keepNext/>
              <w:widowControl w:val="0"/>
              <w:ind w:left="29"/>
              <w:jc w:val="left"/>
              <w:rPr>
                <w:lang w:val="en-US"/>
              </w:rPr>
            </w:pPr>
          </w:p>
          <w:p w14:paraId="4D4A8A94" w14:textId="6E56DEBC" w:rsidR="00921E5C" w:rsidRPr="00BC73BE" w:rsidRDefault="00921E5C" w:rsidP="001646C1">
            <w:pPr>
              <w:pStyle w:val="Codigo"/>
              <w:keepNext/>
              <w:widowControl w:val="0"/>
              <w:ind w:left="29"/>
              <w:jc w:val="left"/>
              <w:rPr>
                <w:lang w:val="en-US"/>
              </w:rPr>
            </w:pPr>
            <w:r w:rsidRPr="00BC73BE">
              <w:rPr>
                <w:lang w:val="en-US"/>
              </w:rPr>
              <w:t>[out:json];</w:t>
            </w:r>
          </w:p>
          <w:p w14:paraId="2AF142DB" w14:textId="77777777" w:rsidR="00A472D3" w:rsidRPr="00BC73BE" w:rsidRDefault="00921E5C" w:rsidP="001646C1">
            <w:pPr>
              <w:pStyle w:val="Codigo"/>
              <w:keepNext/>
              <w:widowControl w:val="0"/>
              <w:ind w:left="29"/>
              <w:jc w:val="left"/>
              <w:rPr>
                <w:lang w:val="en-US"/>
              </w:rPr>
            </w:pPr>
            <w:r w:rsidRPr="00BC73BE">
              <w:rPr>
                <w:b/>
                <w:bCs/>
                <w:lang w:val="en-US"/>
              </w:rPr>
              <w:t>way</w:t>
            </w:r>
            <w:r w:rsidRPr="00BC73BE">
              <w:rPr>
                <w:lang w:val="en-US"/>
              </w:rPr>
              <w:t>["highway"]</w:t>
            </w:r>
          </w:p>
          <w:p w14:paraId="3FB338AA" w14:textId="6BAB9FCB" w:rsidR="00921E5C" w:rsidRPr="00BC73BE" w:rsidRDefault="00921E5C" w:rsidP="001646C1">
            <w:pPr>
              <w:pStyle w:val="Codigo"/>
              <w:keepNext/>
              <w:widowControl w:val="0"/>
              <w:ind w:left="29"/>
              <w:jc w:val="left"/>
              <w:rPr>
                <w:lang w:val="en-US"/>
              </w:rPr>
            </w:pPr>
            <w:r w:rsidRPr="00BC73BE">
              <w:rPr>
                <w:lang w:val="en-US"/>
              </w:rPr>
              <w:t>"</w:t>
            </w:r>
            <w:r w:rsidRPr="00BC73BE">
              <w:rPr>
                <w:b/>
                <w:bCs/>
                <w:lang w:val="en-US"/>
              </w:rPr>
              <w:t>name</w:t>
            </w:r>
            <w:r w:rsidRPr="00BC73BE">
              <w:rPr>
                <w:lang w:val="en-US"/>
              </w:rPr>
              <w:t>"</w:t>
            </w:r>
            <w:r w:rsidR="00B266ED" w:rsidRPr="00BC73BE">
              <w:rPr>
                <w:lang w:val="en-US"/>
              </w:rPr>
              <w:t>~</w:t>
            </w:r>
            <w:r w:rsidRPr="00BC73BE">
              <w:rPr>
                <w:lang w:val="en-US"/>
              </w:rPr>
              <w:t>"</w:t>
            </w:r>
            <w:r w:rsidR="009569BA" w:rsidRPr="00BC73BE">
              <w:rPr>
                <w:lang w:val="en-US"/>
              </w:rPr>
              <w:t>Caramurus</w:t>
            </w:r>
            <w:r w:rsidRPr="00BC73BE">
              <w:rPr>
                <w:lang w:val="en-US"/>
              </w:rPr>
              <w:t>"](</w:t>
            </w:r>
            <w:r w:rsidRPr="00BC73BE">
              <w:rPr>
                <w:b/>
                <w:bCs/>
                <w:lang w:val="en-US"/>
              </w:rPr>
              <w:t>around</w:t>
            </w:r>
            <w:r w:rsidRPr="00BC73BE">
              <w:rPr>
                <w:lang w:val="en-US"/>
              </w:rPr>
              <w:t>:30,</w:t>
            </w:r>
            <w:r w:rsidR="00DF7952" w:rsidRPr="00BC73BE">
              <w:rPr>
                <w:lang w:val="en-US"/>
              </w:rPr>
              <w:t xml:space="preserve"> -25.68085</w:t>
            </w:r>
            <w:r w:rsidRPr="00BC73BE">
              <w:rPr>
                <w:lang w:val="en-US"/>
              </w:rPr>
              <w:t>,</w:t>
            </w:r>
            <w:r w:rsidR="0033559B" w:rsidRPr="00BC73BE">
              <w:rPr>
                <w:rFonts w:ascii="Consolas" w:eastAsia="Times New Roman" w:hAnsi="Consolas" w:cs="Times New Roman"/>
                <w:color w:val="000000"/>
                <w:sz w:val="21"/>
                <w:szCs w:val="21"/>
                <w:lang w:val="en-US" w:eastAsia="pt-BR"/>
              </w:rPr>
              <w:t xml:space="preserve"> </w:t>
            </w:r>
            <w:r w:rsidR="0033559B" w:rsidRPr="00BC73BE">
              <w:rPr>
                <w:lang w:val="en-US"/>
              </w:rPr>
              <w:t>-53.80136</w:t>
            </w:r>
            <w:r w:rsidRPr="00BC73BE">
              <w:rPr>
                <w:lang w:val="en-US"/>
              </w:rPr>
              <w:t>);</w:t>
            </w:r>
          </w:p>
          <w:p w14:paraId="2EC54796" w14:textId="77777777" w:rsidR="00921E5C" w:rsidRDefault="00C568A6" w:rsidP="001646C1">
            <w:pPr>
              <w:pStyle w:val="Codigo"/>
              <w:keepNext/>
              <w:widowControl w:val="0"/>
              <w:ind w:left="28"/>
              <w:rPr>
                <w:lang w:val="en-US"/>
              </w:rPr>
            </w:pPr>
            <w:r w:rsidRPr="00DF581A">
              <w:rPr>
                <w:lang w:val="en-US"/>
              </w:rPr>
              <w:t>out geom</w:t>
            </w:r>
            <w:r w:rsidR="00921E5C" w:rsidRPr="00DF581A">
              <w:rPr>
                <w:lang w:val="en-US"/>
              </w:rPr>
              <w:t>;</w:t>
            </w:r>
          </w:p>
          <w:p w14:paraId="32DA1C62" w14:textId="2CE38E94" w:rsidR="00386BFC" w:rsidRPr="00DF581A" w:rsidRDefault="00386BFC" w:rsidP="001646C1">
            <w:pPr>
              <w:pStyle w:val="Codigo"/>
              <w:keepNext/>
              <w:widowControl w:val="0"/>
              <w:ind w:left="28"/>
              <w:rPr>
                <w:lang w:val="en-US"/>
              </w:rPr>
            </w:pPr>
          </w:p>
        </w:tc>
      </w:tr>
    </w:tbl>
    <w:p w14:paraId="636BD5B2" w14:textId="6BE88682" w:rsidR="00921E5C" w:rsidRPr="009B6CCF" w:rsidRDefault="00921E5C" w:rsidP="0012291F">
      <w:pPr>
        <w:pStyle w:val="Legenda"/>
      </w:pPr>
      <w:r w:rsidRPr="009B6CCF">
        <w:t xml:space="preserve">Elaboração: </w:t>
      </w:r>
      <w:r w:rsidR="00386BFC">
        <w:t>Autor</w:t>
      </w:r>
      <w:r w:rsidRPr="009B6CCF">
        <w:t xml:space="preserve"> (202</w:t>
      </w:r>
      <w:r w:rsidR="00491D9A" w:rsidRPr="009B6CCF">
        <w:t>6</w:t>
      </w:r>
      <w:r w:rsidRPr="009B6CCF">
        <w:t>)</w:t>
      </w:r>
    </w:p>
    <w:p w14:paraId="3AF1E781" w14:textId="77777777" w:rsidR="00921E5C" w:rsidRPr="009B6CCF" w:rsidRDefault="00921E5C" w:rsidP="00921E5C"/>
    <w:p w14:paraId="01B9482E" w14:textId="6973F4E5" w:rsidR="007F633B" w:rsidRPr="009B6CCF" w:rsidRDefault="007F633B" w:rsidP="00921E5C">
      <w:r w:rsidRPr="009B6CCF">
        <w:t xml:space="preserve">No </w:t>
      </w:r>
      <w:r w:rsidRPr="009B6CCF">
        <w:fldChar w:fldCharType="begin"/>
      </w:r>
      <w:r w:rsidRPr="009B6CCF">
        <w:instrText xml:space="preserve"> REF _Ref220334904 \h </w:instrText>
      </w:r>
      <w:r w:rsidRPr="009B6CCF">
        <w:fldChar w:fldCharType="separate"/>
      </w:r>
      <w:r w:rsidR="00F02416" w:rsidRPr="009B6CCF">
        <w:t xml:space="preserve">Quadro </w:t>
      </w:r>
      <w:r w:rsidR="00F02416">
        <w:rPr>
          <w:noProof/>
        </w:rPr>
        <w:t>37</w:t>
      </w:r>
      <w:r w:rsidRPr="009B6CCF">
        <w:fldChar w:fldCharType="end"/>
      </w:r>
      <w:r w:rsidRPr="009B6CCF">
        <w:t xml:space="preserve">, apresenta-se o </w:t>
      </w:r>
      <w:r w:rsidRPr="009B6CCF">
        <w:rPr>
          <w:i/>
          <w:iCs/>
        </w:rPr>
        <w:t>JSON</w:t>
      </w:r>
      <w:r w:rsidRPr="009B6CCF">
        <w:t xml:space="preserve"> de retorno simplificado, no qual se notam informações estruturais relevantes, como o tipo de elemento ("</w:t>
      </w:r>
      <w:r w:rsidRPr="009B6CCF">
        <w:rPr>
          <w:i/>
          <w:iCs/>
        </w:rPr>
        <w:t>type</w:t>
      </w:r>
      <w:r w:rsidRPr="009B6CCF">
        <w:t>": "</w:t>
      </w:r>
      <w:r w:rsidRPr="009B6CCF">
        <w:rPr>
          <w:i/>
          <w:iCs/>
        </w:rPr>
        <w:t>way</w:t>
      </w:r>
      <w:r w:rsidRPr="009B6CCF">
        <w:t>"), as etiquetas de classificação ("</w:t>
      </w:r>
      <w:r w:rsidRPr="009B6CCF">
        <w:rPr>
          <w:i/>
          <w:iCs/>
        </w:rPr>
        <w:t>highway</w:t>
      </w:r>
      <w:r w:rsidRPr="009B6CCF">
        <w:t xml:space="preserve">") e </w:t>
      </w:r>
      <w:r w:rsidR="004C4BEE" w:rsidRPr="009B6CCF">
        <w:t xml:space="preserve">a </w:t>
      </w:r>
      <w:r w:rsidRPr="009B6CCF">
        <w:t>identificação ("</w:t>
      </w:r>
      <w:r w:rsidRPr="009B6CCF">
        <w:rPr>
          <w:i/>
          <w:iCs/>
        </w:rPr>
        <w:t>name</w:t>
      </w:r>
      <w:r w:rsidRPr="009B6CCF">
        <w:t xml:space="preserve">"). </w:t>
      </w:r>
    </w:p>
    <w:p w14:paraId="7FEC369B" w14:textId="107A7DEB" w:rsidR="00BD7AE1" w:rsidRPr="009B6CCF" w:rsidRDefault="007F633B" w:rsidP="00921E5C">
      <w:r w:rsidRPr="009B6CCF">
        <w:t>O componente principal dessa resposta é o atributo "</w:t>
      </w:r>
      <w:r w:rsidRPr="009B6CCF">
        <w:rPr>
          <w:i/>
          <w:iCs/>
        </w:rPr>
        <w:t>geometry</w:t>
      </w:r>
      <w:r w:rsidRPr="009B6CCF">
        <w:t>", que consiste em uma lista de pares de coordenadas organizados em ordem sequencial, representando o traçado linear da via.</w:t>
      </w:r>
    </w:p>
    <w:p w14:paraId="75048FB4" w14:textId="77777777" w:rsidR="007F633B" w:rsidRPr="009B6CCF" w:rsidRDefault="007F633B" w:rsidP="00921E5C"/>
    <w:p w14:paraId="30BDC186" w14:textId="1933D680" w:rsidR="00FE0909" w:rsidRPr="00BD4B6F" w:rsidRDefault="00FE0909" w:rsidP="00A6278E">
      <w:pPr>
        <w:pStyle w:val="Legenda"/>
        <w:rPr>
          <w:sz w:val="24"/>
          <w:szCs w:val="24"/>
        </w:rPr>
      </w:pPr>
      <w:bookmarkStart w:id="188" w:name="_Ref220334904"/>
      <w:r w:rsidRPr="00BD4B6F">
        <w:rPr>
          <w:sz w:val="24"/>
          <w:szCs w:val="24"/>
        </w:rPr>
        <w:t xml:space="preserve">Quadro </w:t>
      </w:r>
      <w:r w:rsidR="00F02416" w:rsidRPr="00BD4B6F">
        <w:rPr>
          <w:sz w:val="24"/>
          <w:szCs w:val="24"/>
        </w:rPr>
        <w:fldChar w:fldCharType="begin"/>
      </w:r>
      <w:r w:rsidR="00F02416" w:rsidRPr="00BD4B6F">
        <w:rPr>
          <w:sz w:val="24"/>
          <w:szCs w:val="24"/>
        </w:rPr>
        <w:instrText xml:space="preserve"> SEQ Quadro \* ARABIC </w:instrText>
      </w:r>
      <w:r w:rsidR="00F02416" w:rsidRPr="00BD4B6F">
        <w:rPr>
          <w:sz w:val="24"/>
          <w:szCs w:val="24"/>
        </w:rPr>
        <w:fldChar w:fldCharType="separate"/>
      </w:r>
      <w:r w:rsidR="00F02416" w:rsidRPr="00BD4B6F">
        <w:rPr>
          <w:noProof/>
          <w:sz w:val="24"/>
          <w:szCs w:val="24"/>
        </w:rPr>
        <w:t>37</w:t>
      </w:r>
      <w:r w:rsidR="00F02416" w:rsidRPr="00BD4B6F">
        <w:rPr>
          <w:noProof/>
          <w:sz w:val="24"/>
          <w:szCs w:val="24"/>
        </w:rPr>
        <w:fldChar w:fldCharType="end"/>
      </w:r>
      <w:bookmarkEnd w:id="188"/>
      <w:r w:rsidR="00BE729E" w:rsidRPr="00BD4B6F">
        <w:rPr>
          <w:sz w:val="24"/>
          <w:szCs w:val="24"/>
        </w:rPr>
        <w:t xml:space="preserve"> –</w:t>
      </w:r>
      <w:r w:rsidRPr="00BD4B6F">
        <w:rPr>
          <w:sz w:val="24"/>
          <w:szCs w:val="24"/>
        </w:rPr>
        <w:t xml:space="preserve"> </w:t>
      </w:r>
      <w:r w:rsidRPr="00BD4B6F">
        <w:rPr>
          <w:i/>
          <w:sz w:val="24"/>
          <w:szCs w:val="24"/>
        </w:rPr>
        <w:t>JSON</w:t>
      </w:r>
      <w:r w:rsidRPr="00BD4B6F">
        <w:rPr>
          <w:sz w:val="24"/>
          <w:szCs w:val="24"/>
        </w:rPr>
        <w:t xml:space="preserve"> simplificado</w:t>
      </w:r>
      <w:r w:rsidR="00CE3866" w:rsidRPr="00BD4B6F">
        <w:rPr>
          <w:sz w:val="24"/>
          <w:szCs w:val="24"/>
        </w:rPr>
        <w:t xml:space="preserve"> de retorno do </w:t>
      </w:r>
      <w:r w:rsidRPr="00BD4B6F">
        <w:rPr>
          <w:i/>
          <w:sz w:val="24"/>
          <w:szCs w:val="24"/>
        </w:rPr>
        <w:t>API Overpass</w:t>
      </w:r>
    </w:p>
    <w:tbl>
      <w:tblPr>
        <w:tblStyle w:val="Tabelacomgrade"/>
        <w:tblW w:w="0" w:type="auto"/>
        <w:tblLook w:val="04A0" w:firstRow="1" w:lastRow="0" w:firstColumn="1" w:lastColumn="0" w:noHBand="0" w:noVBand="1"/>
      </w:tblPr>
      <w:tblGrid>
        <w:gridCol w:w="9061"/>
      </w:tblGrid>
      <w:tr w:rsidR="00FE0909" w:rsidRPr="009B6CCF" w14:paraId="31BD8285" w14:textId="77777777" w:rsidTr="00926561">
        <w:tc>
          <w:tcPr>
            <w:tcW w:w="9061" w:type="dxa"/>
          </w:tcPr>
          <w:p w14:paraId="67F56C92" w14:textId="77777777" w:rsidR="00386BFC" w:rsidRPr="00BE07BA" w:rsidRDefault="00386BFC" w:rsidP="008346E2">
            <w:pPr>
              <w:pStyle w:val="Codigo"/>
              <w:ind w:left="29"/>
            </w:pPr>
          </w:p>
          <w:p w14:paraId="2D048078" w14:textId="61753169" w:rsidR="008346E2" w:rsidRPr="00BC73BE" w:rsidRDefault="008346E2" w:rsidP="008346E2">
            <w:pPr>
              <w:pStyle w:val="Codigo"/>
              <w:ind w:left="29"/>
              <w:rPr>
                <w:lang w:val="en-US"/>
              </w:rPr>
            </w:pPr>
            <w:r w:rsidRPr="00BC73BE">
              <w:rPr>
                <w:lang w:val="en-US"/>
              </w:rPr>
              <w:t>{</w:t>
            </w:r>
          </w:p>
          <w:p w14:paraId="20C1586F" w14:textId="77777777" w:rsidR="008346E2" w:rsidRPr="00BC73BE" w:rsidRDefault="008346E2" w:rsidP="008346E2">
            <w:pPr>
              <w:pStyle w:val="Codigo"/>
              <w:ind w:left="29"/>
              <w:rPr>
                <w:lang w:val="en-US"/>
              </w:rPr>
            </w:pPr>
            <w:r w:rsidRPr="00BC73BE">
              <w:rPr>
                <w:lang w:val="en-US"/>
              </w:rPr>
              <w:t>  "version": 0.6,</w:t>
            </w:r>
          </w:p>
          <w:p w14:paraId="346A4FD3" w14:textId="77777777" w:rsidR="008346E2" w:rsidRPr="00BC73BE" w:rsidRDefault="008346E2" w:rsidP="008346E2">
            <w:pPr>
              <w:pStyle w:val="Codigo"/>
              <w:ind w:left="29"/>
              <w:rPr>
                <w:lang w:val="en-US"/>
              </w:rPr>
            </w:pPr>
            <w:r w:rsidRPr="00BC73BE">
              <w:rPr>
                <w:lang w:val="en-US"/>
              </w:rPr>
              <w:t>  "generator": "Overpass API 0.7.62.10 2d4cfc48",</w:t>
            </w:r>
          </w:p>
          <w:p w14:paraId="6D851FA6" w14:textId="77777777" w:rsidR="008346E2" w:rsidRPr="00BC73BE" w:rsidRDefault="008346E2" w:rsidP="008346E2">
            <w:pPr>
              <w:pStyle w:val="Codigo"/>
              <w:ind w:left="29"/>
              <w:rPr>
                <w:lang w:val="en-US"/>
              </w:rPr>
            </w:pPr>
            <w:r w:rsidRPr="00BC73BE">
              <w:rPr>
                <w:lang w:val="en-US"/>
              </w:rPr>
              <w:t>  ...    </w:t>
            </w:r>
          </w:p>
          <w:p w14:paraId="271C26E1" w14:textId="77777777" w:rsidR="008346E2" w:rsidRPr="00BC73BE" w:rsidRDefault="008346E2" w:rsidP="008346E2">
            <w:pPr>
              <w:pStyle w:val="Codigo"/>
              <w:ind w:left="29"/>
              <w:rPr>
                <w:lang w:val="en-US"/>
              </w:rPr>
            </w:pPr>
            <w:r w:rsidRPr="00BC73BE">
              <w:rPr>
                <w:lang w:val="en-US"/>
              </w:rPr>
              <w:t>  "elements": [</w:t>
            </w:r>
          </w:p>
          <w:p w14:paraId="7E0C5E13" w14:textId="77777777" w:rsidR="008346E2" w:rsidRPr="00BC73BE" w:rsidRDefault="008346E2" w:rsidP="008346E2">
            <w:pPr>
              <w:pStyle w:val="Codigo"/>
              <w:ind w:left="29"/>
              <w:rPr>
                <w:lang w:val="en-US"/>
              </w:rPr>
            </w:pPr>
            <w:r w:rsidRPr="00BC73BE">
              <w:rPr>
                <w:lang w:val="en-US"/>
              </w:rPr>
              <w:t>    {</w:t>
            </w:r>
          </w:p>
          <w:p w14:paraId="3B820506" w14:textId="77777777" w:rsidR="008346E2" w:rsidRPr="00BC73BE" w:rsidRDefault="008346E2" w:rsidP="008346E2">
            <w:pPr>
              <w:pStyle w:val="Codigo"/>
              <w:ind w:left="29"/>
              <w:rPr>
                <w:lang w:val="en-US"/>
              </w:rPr>
            </w:pPr>
            <w:r w:rsidRPr="00BC73BE">
              <w:rPr>
                <w:lang w:val="en-US"/>
              </w:rPr>
              <w:t xml:space="preserve">      </w:t>
            </w:r>
            <w:r w:rsidRPr="00BC73BE">
              <w:rPr>
                <w:color w:val="385623" w:themeColor="accent6" w:themeShade="80"/>
                <w:lang w:val="en-US"/>
              </w:rPr>
              <w:t>"type": "way",</w:t>
            </w:r>
          </w:p>
          <w:p w14:paraId="0607966B" w14:textId="77777777" w:rsidR="008346E2" w:rsidRPr="00BC73BE" w:rsidRDefault="008346E2" w:rsidP="008346E2">
            <w:pPr>
              <w:pStyle w:val="Codigo"/>
              <w:ind w:left="29"/>
              <w:rPr>
                <w:lang w:val="en-US"/>
              </w:rPr>
            </w:pPr>
            <w:r w:rsidRPr="00BC73BE">
              <w:rPr>
                <w:lang w:val="en-US"/>
              </w:rPr>
              <w:t>      ...</w:t>
            </w:r>
          </w:p>
          <w:p w14:paraId="6C22352D" w14:textId="77777777" w:rsidR="008346E2" w:rsidRPr="00BC73BE" w:rsidRDefault="008346E2" w:rsidP="008346E2">
            <w:pPr>
              <w:pStyle w:val="Codigo"/>
              <w:ind w:left="29"/>
              <w:rPr>
                <w:color w:val="1F3864" w:themeColor="accent5" w:themeShade="80"/>
                <w:lang w:val="en-US"/>
              </w:rPr>
            </w:pPr>
            <w:r w:rsidRPr="00BC73BE">
              <w:rPr>
                <w:lang w:val="en-US"/>
              </w:rPr>
              <w:t xml:space="preserve">      </w:t>
            </w:r>
            <w:r w:rsidRPr="00BC73BE">
              <w:rPr>
                <w:color w:val="1F3864" w:themeColor="accent5" w:themeShade="80"/>
                <w:lang w:val="en-US"/>
              </w:rPr>
              <w:t>"geometry": [</w:t>
            </w:r>
          </w:p>
          <w:p w14:paraId="775EE2ED"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-25.6847714, "lon": -53.8024655 },</w:t>
            </w:r>
          </w:p>
          <w:p w14:paraId="0E348760"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-25.682931, "lon": -53.8019016 },</w:t>
            </w:r>
          </w:p>
          <w:p w14:paraId="103A294C"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-25.6828152, "lon": -53.8018661 },</w:t>
            </w:r>
          </w:p>
          <w:p w14:paraId="224EFDA9"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-25.6814349, "lon": -53.8014431 },</w:t>
            </w:r>
          </w:p>
          <w:p w14:paraId="4B6606F3"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-25.6803347, "lon": -53.801106 },</w:t>
            </w:r>
          </w:p>
          <w:p w14:paraId="242567DA"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-25.6801977, "lon": -53.801064 },</w:t>
            </w:r>
          </w:p>
          <w:p w14:paraId="4A0DEC4A"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-25.6788627, "lon": -53.8006549 },</w:t>
            </w:r>
          </w:p>
          <w:p w14:paraId="132EA169"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-25.677624, "lon": -53.8002786 }</w:t>
            </w:r>
          </w:p>
          <w:p w14:paraId="7EF2FA67" w14:textId="77777777" w:rsidR="008346E2" w:rsidRPr="00BC73BE" w:rsidRDefault="008346E2" w:rsidP="008346E2">
            <w:pPr>
              <w:pStyle w:val="Codigo"/>
              <w:ind w:left="29"/>
              <w:rPr>
                <w:lang w:val="en-US"/>
              </w:rPr>
            </w:pPr>
            <w:r w:rsidRPr="00BC73BE">
              <w:rPr>
                <w:color w:val="1F3864" w:themeColor="accent5" w:themeShade="80"/>
                <w:lang w:val="en-US"/>
              </w:rPr>
              <w:t>      ],</w:t>
            </w:r>
          </w:p>
          <w:p w14:paraId="4A7D49A3" w14:textId="77777777" w:rsidR="008346E2" w:rsidRPr="00BC73BE" w:rsidRDefault="008346E2" w:rsidP="008346E2">
            <w:pPr>
              <w:pStyle w:val="Codigo"/>
              <w:ind w:left="29"/>
              <w:rPr>
                <w:color w:val="806000" w:themeColor="accent4" w:themeShade="80"/>
                <w:lang w:val="en-US"/>
              </w:rPr>
            </w:pPr>
            <w:r w:rsidRPr="00BC73BE">
              <w:rPr>
                <w:color w:val="806000" w:themeColor="accent4" w:themeShade="80"/>
                <w:lang w:val="en-US"/>
              </w:rPr>
              <w:t>      "tags": {</w:t>
            </w:r>
          </w:p>
          <w:p w14:paraId="437ED4BF" w14:textId="77777777" w:rsidR="008346E2" w:rsidRPr="00BC73BE" w:rsidRDefault="008346E2" w:rsidP="008346E2">
            <w:pPr>
              <w:pStyle w:val="Codigo"/>
              <w:ind w:left="29"/>
              <w:rPr>
                <w:color w:val="806000" w:themeColor="accent4" w:themeShade="80"/>
                <w:lang w:val="en-US"/>
              </w:rPr>
            </w:pPr>
            <w:r w:rsidRPr="00BC73BE">
              <w:rPr>
                <w:color w:val="806000" w:themeColor="accent4" w:themeShade="80"/>
                <w:lang w:val="en-US"/>
              </w:rPr>
              <w:t>        "highway": "residential",</w:t>
            </w:r>
          </w:p>
          <w:p w14:paraId="73B477C1" w14:textId="77777777" w:rsidR="008346E2" w:rsidRPr="00DF581A" w:rsidRDefault="008346E2" w:rsidP="008346E2">
            <w:pPr>
              <w:pStyle w:val="Codigo"/>
              <w:ind w:left="29"/>
              <w:rPr>
                <w:color w:val="806000" w:themeColor="accent4" w:themeShade="80"/>
                <w:lang w:val="en-US"/>
              </w:rPr>
            </w:pPr>
            <w:r w:rsidRPr="00BC73BE">
              <w:rPr>
                <w:color w:val="806000" w:themeColor="accent4" w:themeShade="80"/>
                <w:lang w:val="en-US"/>
              </w:rPr>
              <w:lastRenderedPageBreak/>
              <w:t xml:space="preserve">        </w:t>
            </w:r>
            <w:r w:rsidRPr="00DF581A">
              <w:rPr>
                <w:color w:val="806000" w:themeColor="accent4" w:themeShade="80"/>
                <w:lang w:val="en-US"/>
              </w:rPr>
              <w:t>"name": "Rua Caramurus"</w:t>
            </w:r>
          </w:p>
          <w:p w14:paraId="6D63152E" w14:textId="77777777" w:rsidR="008346E2" w:rsidRPr="009B6CCF" w:rsidRDefault="008346E2" w:rsidP="008346E2">
            <w:pPr>
              <w:pStyle w:val="Codigo"/>
              <w:ind w:left="29"/>
              <w:rPr>
                <w:color w:val="806000" w:themeColor="accent4" w:themeShade="80"/>
              </w:rPr>
            </w:pPr>
            <w:r w:rsidRPr="00DF581A">
              <w:rPr>
                <w:color w:val="806000" w:themeColor="accent4" w:themeShade="80"/>
                <w:lang w:val="en-US"/>
              </w:rPr>
              <w:t xml:space="preserve">      </w:t>
            </w:r>
            <w:r w:rsidRPr="009B6CCF">
              <w:rPr>
                <w:color w:val="806000" w:themeColor="accent4" w:themeShade="80"/>
              </w:rPr>
              <w:t>}</w:t>
            </w:r>
          </w:p>
          <w:p w14:paraId="0D307F79" w14:textId="77777777" w:rsidR="008346E2" w:rsidRPr="009B6CCF" w:rsidRDefault="008346E2" w:rsidP="008346E2">
            <w:pPr>
              <w:pStyle w:val="Codigo"/>
              <w:ind w:left="29"/>
            </w:pPr>
            <w:r w:rsidRPr="009B6CCF">
              <w:t>    }</w:t>
            </w:r>
          </w:p>
          <w:p w14:paraId="1896FEE1" w14:textId="77777777" w:rsidR="008346E2" w:rsidRPr="009B6CCF" w:rsidRDefault="008346E2" w:rsidP="008346E2">
            <w:pPr>
              <w:pStyle w:val="Codigo"/>
              <w:ind w:left="29"/>
            </w:pPr>
            <w:r w:rsidRPr="009B6CCF">
              <w:t>  ]</w:t>
            </w:r>
          </w:p>
          <w:p w14:paraId="04F64A96" w14:textId="77777777" w:rsidR="00FE0909" w:rsidRDefault="008346E2" w:rsidP="00952BE2">
            <w:pPr>
              <w:pStyle w:val="Codigo"/>
              <w:ind w:left="29"/>
            </w:pPr>
            <w:r w:rsidRPr="009B6CCF">
              <w:t>}</w:t>
            </w:r>
          </w:p>
          <w:p w14:paraId="3555A591" w14:textId="3C11BF6A" w:rsidR="00386BFC" w:rsidRPr="009B6CCF" w:rsidRDefault="00386BFC" w:rsidP="00952BE2">
            <w:pPr>
              <w:pStyle w:val="Codigo"/>
              <w:ind w:left="29"/>
            </w:pPr>
          </w:p>
        </w:tc>
      </w:tr>
    </w:tbl>
    <w:p w14:paraId="4E44EFCC" w14:textId="4D26F207" w:rsidR="00FE0909" w:rsidRPr="009B6CCF" w:rsidRDefault="00FE0909" w:rsidP="00BD4B6F">
      <w:pPr>
        <w:pStyle w:val="Legenda"/>
      </w:pPr>
      <w:r w:rsidRPr="009B6CCF">
        <w:lastRenderedPageBreak/>
        <w:t xml:space="preserve">Elaboração: </w:t>
      </w:r>
      <w:r w:rsidR="00386BFC">
        <w:t>Autor</w:t>
      </w:r>
      <w:r w:rsidRPr="009B6CCF">
        <w:t xml:space="preserve"> (2026)</w:t>
      </w:r>
    </w:p>
    <w:p w14:paraId="13419E38" w14:textId="77777777" w:rsidR="00921E5C" w:rsidRPr="009B6CCF" w:rsidRDefault="00921E5C" w:rsidP="00E70EFF"/>
    <w:p w14:paraId="606ECA41" w14:textId="349880D2" w:rsidR="006332D5" w:rsidRPr="009B6CCF" w:rsidRDefault="008D37FC" w:rsidP="00EF7089">
      <w:pPr>
        <w:pStyle w:val="Ttulo4"/>
      </w:pPr>
      <w:r w:rsidRPr="009B6CCF">
        <w:t>Inclusão de pontos faltantes</w:t>
      </w:r>
    </w:p>
    <w:p w14:paraId="12D812F7" w14:textId="24E3B074" w:rsidR="00EB4AC0" w:rsidRDefault="00EB4AC0" w:rsidP="00EB4AC0">
      <w:r w:rsidRPr="009B6CCF">
        <w:t xml:space="preserve">A cobertura espacial da base de dados do OpenStreetMap (OSM) é abrangente; </w:t>
      </w:r>
      <w:r w:rsidR="00080D4D" w:rsidRPr="009B6CCF">
        <w:t>no entanto</w:t>
      </w:r>
      <w:r w:rsidRPr="009B6CCF">
        <w:t xml:space="preserve">, é comum a identificação de lacunas em áreas de expansão recente ou de menor densidade demográfica. Sendo o OSM um projeto colaborativo baseado em </w:t>
      </w:r>
      <w:r w:rsidRPr="009B6CCF">
        <w:rPr>
          <w:i/>
          <w:iCs/>
        </w:rPr>
        <w:t>crowdsourcing</w:t>
      </w:r>
      <w:r w:rsidRPr="009B6CCF">
        <w:t>, os usuários e instituições são incentivados a contribuir com a atualização da malha geográfica.</w:t>
      </w:r>
    </w:p>
    <w:p w14:paraId="3C2EC8C9" w14:textId="014569FF" w:rsidR="00BE6C8B" w:rsidRPr="009B6CCF" w:rsidRDefault="00EB4AC0" w:rsidP="00EB4AC0">
      <w:r w:rsidRPr="009B6CCF">
        <w:t xml:space="preserve">Nesse contexto, a administração municipal pode utilizar as ferramentas de edição da plataforma para complementar os dados faltantes, viabilizando a espacialização das quadras pelo </w:t>
      </w:r>
      <w:r w:rsidRPr="009B6CCF">
        <w:rPr>
          <w:i/>
          <w:iCs/>
        </w:rPr>
        <w:t>SuperCIATA</w:t>
      </w:r>
      <w:r w:rsidRPr="009B6CCF">
        <w:t>.</w:t>
      </w:r>
    </w:p>
    <w:p w14:paraId="76E3929D" w14:textId="77777777" w:rsidR="00A503F0" w:rsidRPr="009B6CCF" w:rsidRDefault="00A503F0" w:rsidP="00A503F0">
      <w:r w:rsidRPr="009B6CCF">
        <w:t xml:space="preserve">As contribuições para o </w:t>
      </w:r>
      <w:r w:rsidRPr="009B6CCF">
        <w:rPr>
          <w:i/>
          <w:iCs/>
        </w:rPr>
        <w:t>OpenStreetMap</w:t>
      </w:r>
      <w:r w:rsidRPr="009B6CCF">
        <w:t xml:space="preserve"> podem ser realizadas por diferentes perfis de usuários, desde cidadãos voluntários até técnicos da administração municipal, através de métodos distintos:</w:t>
      </w:r>
    </w:p>
    <w:p w14:paraId="2C0ACC6D" w14:textId="637D350D" w:rsidR="00A503F0" w:rsidRPr="00866A3A" w:rsidRDefault="00A503F0" w:rsidP="00EA3516">
      <w:pPr>
        <w:pStyle w:val="Tpico"/>
      </w:pPr>
      <w:r w:rsidRPr="00BD4B6F">
        <w:t>Edição Direta (</w:t>
      </w:r>
      <w:r w:rsidRPr="00DE7A7E">
        <w:rPr>
          <w:i/>
          <w:iCs/>
        </w:rPr>
        <w:t>Web e Desktop</w:t>
      </w:r>
      <w:r w:rsidRPr="00BD4B6F">
        <w:t>):</w:t>
      </w:r>
      <w:r w:rsidRPr="00866A3A">
        <w:t xml:space="preserve"> </w:t>
      </w:r>
      <w:r w:rsidR="00866A3A">
        <w:t>p</w:t>
      </w:r>
      <w:r w:rsidRPr="00866A3A">
        <w:t xml:space="preserve">ara correções pontuais ou pequenas áreas, o editor web iD é o mais intuitivo. Para levantamentos de campo mais densos </w:t>
      </w:r>
      <w:r w:rsidRPr="00EA3516">
        <w:t>ou</w:t>
      </w:r>
      <w:r w:rsidRPr="00866A3A">
        <w:t xml:space="preserve"> importação de vetores em escala, o editor </w:t>
      </w:r>
      <w:r w:rsidRPr="00DE7A7E">
        <w:rPr>
          <w:i/>
          <w:iCs/>
        </w:rPr>
        <w:t>desktop JOSM</w:t>
      </w:r>
      <w:r w:rsidRPr="00866A3A">
        <w:t xml:space="preserve"> é recomendado por permitir a manipulação de camadas (</w:t>
      </w:r>
      <w:r w:rsidRPr="00DE7A7E">
        <w:rPr>
          <w:i/>
          <w:iCs/>
        </w:rPr>
        <w:t>layers</w:t>
      </w:r>
      <w:r w:rsidRPr="00866A3A">
        <w:t>), validação de topologia e maior controle sobre os metadados.</w:t>
      </w:r>
    </w:p>
    <w:p w14:paraId="0624AEC6" w14:textId="55692829" w:rsidR="00A503F0" w:rsidRPr="00866A3A" w:rsidRDefault="00A503F0" w:rsidP="00EA3516">
      <w:pPr>
        <w:pStyle w:val="Tpico"/>
      </w:pPr>
      <w:r w:rsidRPr="00BD4B6F">
        <w:t>Levantamento de Campo</w:t>
      </w:r>
      <w:r w:rsidRPr="00BD4B6F">
        <w:rPr>
          <w:i/>
          <w:iCs/>
        </w:rPr>
        <w:t xml:space="preserve"> (Crowdsourcing)</w:t>
      </w:r>
      <w:r w:rsidRPr="00BD4B6F">
        <w:t>:</w:t>
      </w:r>
      <w:r w:rsidRPr="00866A3A">
        <w:t xml:space="preserve"> </w:t>
      </w:r>
      <w:r w:rsidR="00866A3A">
        <w:t xml:space="preserve">o </w:t>
      </w:r>
      <w:r w:rsidRPr="00866A3A">
        <w:t xml:space="preserve">uso de aplicativos móveis como o </w:t>
      </w:r>
      <w:r w:rsidRPr="00866A3A">
        <w:rPr>
          <w:i/>
          <w:iCs/>
        </w:rPr>
        <w:t>StreetComplete</w:t>
      </w:r>
      <w:r w:rsidRPr="00866A3A">
        <w:t xml:space="preserve"> ou </w:t>
      </w:r>
      <w:r w:rsidRPr="00866A3A">
        <w:rPr>
          <w:i/>
          <w:iCs/>
        </w:rPr>
        <w:t>OsmAnd</w:t>
      </w:r>
      <w:r w:rsidRPr="00866A3A">
        <w:t xml:space="preserve"> permite que técnicos em campo adicionem informações sobre logradouros (nomes, sentidos de via, número de faixas) de forma georreferenciada e em tempo real.</w:t>
      </w:r>
    </w:p>
    <w:p w14:paraId="6B04A921" w14:textId="71D51009" w:rsidR="00A503F0" w:rsidRPr="009B6CCF" w:rsidRDefault="00A503F0" w:rsidP="00EA3516">
      <w:pPr>
        <w:pStyle w:val="Tpico"/>
      </w:pPr>
      <w:r w:rsidRPr="00BD4B6F">
        <w:t>Importação de Dados em Larga Escala:</w:t>
      </w:r>
      <w:r w:rsidRPr="009B6CCF">
        <w:t xml:space="preserve"> </w:t>
      </w:r>
      <w:r w:rsidR="00866A3A">
        <w:t>q</w:t>
      </w:r>
      <w:r w:rsidRPr="009B6CCF">
        <w:t xml:space="preserve">uando a prefeitura possui bases vetoriais consolidadas, o processo envolve a criação de um "Plano de Importação" documentado na </w:t>
      </w:r>
      <w:r w:rsidRPr="001B068A">
        <w:rPr>
          <w:i/>
          <w:iCs/>
        </w:rPr>
        <w:t>wiki</w:t>
      </w:r>
      <w:r w:rsidRPr="009B6CCF">
        <w:t xml:space="preserve"> do OSM, conversão dos dados para o</w:t>
      </w:r>
      <w:r w:rsidR="00DE7A7E">
        <w:t xml:space="preserve">s </w:t>
      </w:r>
      <w:r w:rsidR="00DE7A7E">
        <w:lastRenderedPageBreak/>
        <w:t>f</w:t>
      </w:r>
      <w:r w:rsidRPr="009B6CCF">
        <w:t>ormato</w:t>
      </w:r>
      <w:r w:rsidR="00DE7A7E">
        <w:t>s</w:t>
      </w:r>
      <w:r w:rsidRPr="009B6CCF">
        <w:t xml:space="preserve"> .osm ou .geojson, e validação rigorosa da topologia para evitar duplicidade de vias ou desconexões na malha viária.</w:t>
      </w:r>
    </w:p>
    <w:p w14:paraId="62B6CEC7" w14:textId="58055A87" w:rsidR="00F93AD0" w:rsidRPr="009B6CCF" w:rsidRDefault="00F93AD0" w:rsidP="00EF7089">
      <w:pPr>
        <w:pStyle w:val="Ttulo4"/>
      </w:pPr>
      <w:r w:rsidRPr="009B6CCF">
        <w:t>Consolidação dos dados d</w:t>
      </w:r>
      <w:r w:rsidR="00270DFB" w:rsidRPr="009B6CCF">
        <w:t>e logradouros</w:t>
      </w:r>
    </w:p>
    <w:p w14:paraId="1CBF60DB" w14:textId="2C37B12B" w:rsidR="00FC202A" w:rsidRPr="009B6CCF" w:rsidRDefault="00FC202A" w:rsidP="00FC202A">
      <w:r w:rsidRPr="009B6CCF">
        <w:t xml:space="preserve">Uma consulta à API do </w:t>
      </w:r>
      <w:r w:rsidRPr="009B6CCF">
        <w:rPr>
          <w:i/>
          <w:iCs/>
        </w:rPr>
        <w:t>OpenStreetMap</w:t>
      </w:r>
      <w:r w:rsidRPr="009B6CCF">
        <w:t xml:space="preserve"> pode retornar múltiplos objetos JSON para um único logradouro. Essa fragmentação ocorre quando a via (</w:t>
      </w:r>
      <w:r w:rsidRPr="00866A3A">
        <w:rPr>
          <w:i/>
          <w:iCs/>
          <w:rPrChange w:id="189" w:author="Ednez Gomes Tavares" w:date="2026-04-10T14:55:00Z" w16du:dateUtc="2026-04-10T17:55:00Z">
            <w:rPr/>
          </w:rPrChange>
        </w:rPr>
        <w:t>way</w:t>
      </w:r>
      <w:r w:rsidRPr="009B6CCF">
        <w:t xml:space="preserve">) apresenta interrupções em seu traçado geométrico ou quando é composta por pistas de rolagem independentes (vias duplicadas). Por exemplo, uma busca genérica pela “Avenida Botucaris” em Capanema – utilizando o filtro </w:t>
      </w:r>
      <w:r w:rsidRPr="009B6CCF">
        <w:rPr>
          <w:i/>
          <w:iCs/>
        </w:rPr>
        <w:t>area[name="Capanema"]-&gt;.a; way(area.a)["name"~"Avenida Botucaris",i]</w:t>
      </w:r>
      <w:r w:rsidRPr="009B6CCF">
        <w:t xml:space="preserve"> – retorna oito segmentos distintos.</w:t>
      </w:r>
    </w:p>
    <w:p w14:paraId="1BF06226" w14:textId="60779033" w:rsidR="005F7DA6" w:rsidRPr="009B6CCF" w:rsidRDefault="00FC202A" w:rsidP="00FC202A">
      <w:r w:rsidRPr="009B6CCF">
        <w:t xml:space="preserve">Nesses casos, as geometrias do tipo </w:t>
      </w:r>
      <w:r w:rsidRPr="009B6CCF">
        <w:rPr>
          <w:i/>
          <w:iCs/>
        </w:rPr>
        <w:t>Linestring</w:t>
      </w:r>
      <w:r w:rsidRPr="009B6CCF">
        <w:t xml:space="preserve"> devem ser consolidadas (</w:t>
      </w:r>
      <w:r w:rsidRPr="009B6CCF">
        <w:rPr>
          <w:i/>
          <w:iCs/>
        </w:rPr>
        <w:t>merge</w:t>
      </w:r>
      <w:r w:rsidRPr="009B6CCF">
        <w:t>) para permitir a recuperação integral do traçado a partir da chave única SC_ID_LOGRADOURO. A estratégia de persistir essa consolidação diretamente no banco de dados torna as consultas mais eficientes, garante a integridade topográfica e aumenta a confiabilidade</w:t>
      </w:r>
      <w:r w:rsidR="002F0C77" w:rsidRPr="009B6CCF">
        <w:t>.</w:t>
      </w:r>
    </w:p>
    <w:p w14:paraId="744FEC63" w14:textId="014D9CB5" w:rsidR="003A1EFE" w:rsidRPr="009B6CCF" w:rsidRDefault="003A1EFE" w:rsidP="00EF7089">
      <w:pPr>
        <w:pStyle w:val="Ttulo4"/>
      </w:pPr>
      <w:r w:rsidRPr="009B6CCF">
        <w:t>Persistência dos</w:t>
      </w:r>
      <w:r w:rsidR="00E12E9A" w:rsidRPr="009B6CCF">
        <w:t xml:space="preserve"> dados do OSM</w:t>
      </w:r>
    </w:p>
    <w:p w14:paraId="3D643FE9" w14:textId="106D7A51" w:rsidR="00B23CA3" w:rsidRPr="009B6CCF" w:rsidRDefault="00464578" w:rsidP="00B23CA3">
      <w:r w:rsidRPr="009B6CCF">
        <w:t xml:space="preserve">No </w:t>
      </w:r>
      <w:r w:rsidRPr="009B6CCF">
        <w:rPr>
          <w:i/>
          <w:iCs/>
        </w:rPr>
        <w:t>SuperCIATA</w:t>
      </w:r>
      <w:r w:rsidRPr="009B6CCF">
        <w:t xml:space="preserve"> o</w:t>
      </w:r>
      <w:r w:rsidR="003648FE" w:rsidRPr="009B6CCF">
        <w:t>s dados obtidos são persistidos na tabela OSM_LOGRA</w:t>
      </w:r>
      <w:r w:rsidR="00F86F0D" w:rsidRPr="009B6CCF">
        <w:t>-</w:t>
      </w:r>
      <w:r w:rsidR="003648FE" w:rsidRPr="009B6CCF">
        <w:t>DOUROS</w:t>
      </w:r>
      <w:r w:rsidR="00E12E9A" w:rsidRPr="009B6CCF">
        <w:t xml:space="preserve"> </w:t>
      </w:r>
      <w:r w:rsidR="00DF499C" w:rsidRPr="009B6CCF">
        <w:t>(</w:t>
      </w:r>
      <w:r w:rsidR="00DF499C" w:rsidRPr="009B6CCF">
        <w:fldChar w:fldCharType="begin"/>
      </w:r>
      <w:r w:rsidR="00DF499C" w:rsidRPr="009B6CCF">
        <w:instrText xml:space="preserve"> REF _Ref221736825 \h </w:instrText>
      </w:r>
      <w:r w:rsidR="00DF499C" w:rsidRPr="009B6CCF">
        <w:fldChar w:fldCharType="separate"/>
      </w:r>
      <w:r w:rsidR="00F02416" w:rsidRPr="009B6CCF">
        <w:t xml:space="preserve">Quadro </w:t>
      </w:r>
      <w:r w:rsidR="00F02416">
        <w:rPr>
          <w:noProof/>
        </w:rPr>
        <w:t>38</w:t>
      </w:r>
      <w:r w:rsidR="00DF499C" w:rsidRPr="009B6CCF">
        <w:fldChar w:fldCharType="end"/>
      </w:r>
      <w:r w:rsidR="00DF499C" w:rsidRPr="009B6CCF">
        <w:t>)</w:t>
      </w:r>
      <w:r w:rsidR="003648FE" w:rsidRPr="009B6CCF">
        <w:t xml:space="preserve"> para permitir o processamento </w:t>
      </w:r>
      <w:r w:rsidR="003648FE" w:rsidRPr="009B6CCF">
        <w:rPr>
          <w:i/>
          <w:iCs/>
        </w:rPr>
        <w:t>offline</w:t>
      </w:r>
      <w:r w:rsidR="003648FE" w:rsidRPr="009B6CCF">
        <w:t xml:space="preserve">. A estratégia de consumo das informações do </w:t>
      </w:r>
      <w:r w:rsidR="003648FE" w:rsidRPr="009B6CCF">
        <w:rPr>
          <w:i/>
          <w:iCs/>
        </w:rPr>
        <w:t>OpenStreetMap</w:t>
      </w:r>
      <w:r w:rsidR="003648FE" w:rsidRPr="009B6CCF">
        <w:t xml:space="preserve"> difere das demais bases de dados por se tratar de um serviço </w:t>
      </w:r>
      <w:r w:rsidR="00EB09A7" w:rsidRPr="009B6CCF">
        <w:t>aberto</w:t>
      </w:r>
      <w:r w:rsidR="003648FE" w:rsidRPr="009B6CCF">
        <w:t xml:space="preserve"> com limites de requisição (</w:t>
      </w:r>
      <w:r w:rsidR="003648FE" w:rsidRPr="009B6CCF">
        <w:rPr>
          <w:i/>
          <w:iCs/>
        </w:rPr>
        <w:t>rate limiting</w:t>
      </w:r>
      <w:r w:rsidR="003648FE" w:rsidRPr="009B6CCF">
        <w:t xml:space="preserve">), o que exige maior controle para evitar falhas de conectividade. </w:t>
      </w:r>
      <w:r w:rsidR="00B23CA3" w:rsidRPr="009B6CCF">
        <w:t xml:space="preserve">Visando não sobrecarregar a infraestrutura da </w:t>
      </w:r>
      <w:r w:rsidR="00B23CA3" w:rsidRPr="009B6CCF">
        <w:rPr>
          <w:i/>
          <w:iCs/>
        </w:rPr>
        <w:t>API Overpass</w:t>
      </w:r>
      <w:r w:rsidR="00B23CA3" w:rsidRPr="009B6CCF">
        <w:t xml:space="preserve"> gentilmente oferecida e respeitar as políticas de uso da comunidade </w:t>
      </w:r>
      <w:r w:rsidR="00B23CA3" w:rsidRPr="009B6CCF">
        <w:rPr>
          <w:i/>
          <w:iCs/>
        </w:rPr>
        <w:t>OSM</w:t>
      </w:r>
      <w:r w:rsidR="00B23CA3" w:rsidRPr="009B6CCF">
        <w:t>, as consultas são realizadas de forma iterativa, com intervalos de espera (</w:t>
      </w:r>
      <w:r w:rsidR="00B23CA3" w:rsidRPr="009B6CCF">
        <w:rPr>
          <w:i/>
          <w:iCs/>
        </w:rPr>
        <w:t>delays</w:t>
      </w:r>
      <w:r w:rsidR="00B23CA3" w:rsidRPr="009B6CCF">
        <w:t>) programados e mecanismos para evitar a redundância de requisições para um mesmo logradouro.</w:t>
      </w:r>
    </w:p>
    <w:p w14:paraId="64ACDA81" w14:textId="77777777" w:rsidR="00D74C23" w:rsidRPr="009B6CCF" w:rsidRDefault="00D74C23" w:rsidP="00E70EFF"/>
    <w:p w14:paraId="0E6F822F" w14:textId="780EF03B" w:rsidR="00D74C23" w:rsidRPr="00DE7A7E" w:rsidRDefault="00D74C23" w:rsidP="00A6278E">
      <w:pPr>
        <w:pStyle w:val="Legenda"/>
        <w:rPr>
          <w:sz w:val="24"/>
          <w:szCs w:val="24"/>
        </w:rPr>
      </w:pPr>
      <w:bookmarkStart w:id="190" w:name="_Ref221736825"/>
      <w:r w:rsidRPr="00DE7A7E">
        <w:rPr>
          <w:sz w:val="24"/>
          <w:szCs w:val="24"/>
        </w:rPr>
        <w:t xml:space="preserve">Quadro </w:t>
      </w:r>
      <w:r w:rsidR="00F02416" w:rsidRPr="00DE7A7E">
        <w:rPr>
          <w:sz w:val="24"/>
          <w:szCs w:val="24"/>
        </w:rPr>
        <w:fldChar w:fldCharType="begin"/>
      </w:r>
      <w:r w:rsidR="00F02416" w:rsidRPr="00DE7A7E">
        <w:rPr>
          <w:sz w:val="24"/>
          <w:szCs w:val="24"/>
        </w:rPr>
        <w:instrText xml:space="preserve"> SEQ Quadro \* ARABIC </w:instrText>
      </w:r>
      <w:r w:rsidR="00F02416" w:rsidRPr="00DE7A7E">
        <w:rPr>
          <w:sz w:val="24"/>
          <w:szCs w:val="24"/>
        </w:rPr>
        <w:fldChar w:fldCharType="separate"/>
      </w:r>
      <w:r w:rsidR="00F02416" w:rsidRPr="00DE7A7E">
        <w:rPr>
          <w:noProof/>
          <w:sz w:val="24"/>
          <w:szCs w:val="24"/>
        </w:rPr>
        <w:t>38</w:t>
      </w:r>
      <w:r w:rsidR="00F02416" w:rsidRPr="00DE7A7E">
        <w:rPr>
          <w:noProof/>
          <w:sz w:val="24"/>
          <w:szCs w:val="24"/>
        </w:rPr>
        <w:fldChar w:fldCharType="end"/>
      </w:r>
      <w:bookmarkEnd w:id="190"/>
      <w:r w:rsidRPr="00DE7A7E">
        <w:rPr>
          <w:sz w:val="24"/>
          <w:szCs w:val="24"/>
        </w:rPr>
        <w:t xml:space="preserve"> – Estrutura da tabela OSM_LOGRADOUROS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74C23" w:rsidRPr="009B6CCF" w14:paraId="131CD265" w14:textId="77777777" w:rsidTr="00926561">
        <w:trPr>
          <w:jc w:val="center"/>
        </w:trPr>
        <w:tc>
          <w:tcPr>
            <w:tcW w:w="9061" w:type="dxa"/>
          </w:tcPr>
          <w:p w14:paraId="48D396BD" w14:textId="77777777" w:rsidR="00386BFC" w:rsidRDefault="00386BFC" w:rsidP="00386BFC">
            <w:pPr>
              <w:pStyle w:val="Codigo"/>
            </w:pPr>
          </w:p>
          <w:p w14:paraId="66E203B6" w14:textId="25124451" w:rsidR="00D74C23" w:rsidRPr="00386BFC" w:rsidRDefault="00D74C23" w:rsidP="00386BFC">
            <w:pPr>
              <w:pStyle w:val="Codigo"/>
            </w:pPr>
            <w:r w:rsidRPr="00DA123A">
              <w:rPr>
                <w:b/>
                <w:bCs/>
              </w:rPr>
              <w:t>Table:OSM_LOGRADOUROS</w:t>
            </w:r>
            <w:r w:rsidRPr="00DA123A">
              <w:rPr>
                <w:b/>
                <w:bCs/>
              </w:rPr>
              <w:br/>
            </w:r>
            <w:r w:rsidRPr="00386BFC">
              <w:br/>
            </w:r>
            <w:r w:rsidRPr="00DA123A">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2848"/>
              <w:gridCol w:w="2128"/>
            </w:tblGrid>
            <w:tr w:rsidR="00D74C23" w:rsidRPr="00386BFC" w14:paraId="4666EC91"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07B557A1" w14:textId="77777777" w:rsidR="00D74C23" w:rsidRPr="00386BFC" w:rsidRDefault="00D74C23" w:rsidP="00386BFC">
                  <w:pPr>
                    <w:pStyle w:val="Codigo"/>
                  </w:pPr>
                  <w:r w:rsidRPr="00386BFC">
                    <w:t>OSM_ID</w:t>
                  </w:r>
                </w:p>
              </w:tc>
              <w:tc>
                <w:tcPr>
                  <w:tcW w:w="0" w:type="auto"/>
                  <w:tcBorders>
                    <w:top w:val="nil"/>
                    <w:left w:val="nil"/>
                    <w:bottom w:val="nil"/>
                    <w:right w:val="nil"/>
                  </w:tcBorders>
                  <w:tcMar>
                    <w:top w:w="15" w:type="dxa"/>
                    <w:left w:w="225" w:type="dxa"/>
                    <w:bottom w:w="15" w:type="dxa"/>
                    <w:right w:w="15" w:type="dxa"/>
                  </w:tcMar>
                  <w:vAlign w:val="center"/>
                  <w:hideMark/>
                </w:tcPr>
                <w:p w14:paraId="52EF6E4A" w14:textId="77777777" w:rsidR="00D74C23" w:rsidRPr="00386BFC" w:rsidRDefault="00D74C23" w:rsidP="00386BFC">
                  <w:pPr>
                    <w:pStyle w:val="Codigo"/>
                  </w:pPr>
                  <w:r w:rsidRPr="00386BFC">
                    <w:t>bigint(20)</w:t>
                  </w:r>
                </w:p>
              </w:tc>
            </w:tr>
            <w:tr w:rsidR="00D74C23" w:rsidRPr="00386BFC" w14:paraId="722BB51A"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758E4ECA" w14:textId="77777777" w:rsidR="00D74C23" w:rsidRPr="00386BFC" w:rsidRDefault="00D74C23" w:rsidP="00386BFC">
                  <w:pPr>
                    <w:pStyle w:val="Codigo"/>
                  </w:pPr>
                  <w:r w:rsidRPr="00386BFC">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6F718C99" w14:textId="77777777" w:rsidR="00D74C23" w:rsidRPr="00386BFC" w:rsidRDefault="00D74C23" w:rsidP="00386BFC">
                  <w:pPr>
                    <w:pStyle w:val="Codigo"/>
                  </w:pPr>
                  <w:r w:rsidRPr="00386BFC">
                    <w:t>varchar(8)</w:t>
                  </w:r>
                </w:p>
              </w:tc>
            </w:tr>
            <w:tr w:rsidR="00D74C23" w:rsidRPr="00386BFC" w14:paraId="635B0652"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11CF9977" w14:textId="77777777" w:rsidR="00D74C23" w:rsidRPr="00386BFC" w:rsidRDefault="00D74C23" w:rsidP="00386BFC">
                  <w:pPr>
                    <w:pStyle w:val="Codigo"/>
                  </w:pPr>
                  <w:r w:rsidRPr="00386BFC">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643F16D0" w14:textId="77777777" w:rsidR="00D74C23" w:rsidRPr="00386BFC" w:rsidRDefault="00D74C23" w:rsidP="00386BFC">
                  <w:pPr>
                    <w:pStyle w:val="Codigo"/>
                  </w:pPr>
                  <w:r w:rsidRPr="00386BFC">
                    <w:t>varchar(255)</w:t>
                  </w:r>
                </w:p>
              </w:tc>
            </w:tr>
            <w:tr w:rsidR="00D74C23" w:rsidRPr="00386BFC" w14:paraId="0421FC86"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360E730C" w14:textId="77777777" w:rsidR="00D74C23" w:rsidRPr="00386BFC" w:rsidRDefault="00D74C23" w:rsidP="00386BFC">
                  <w:pPr>
                    <w:pStyle w:val="Codigo"/>
                  </w:pPr>
                  <w:r w:rsidRPr="00386BFC">
                    <w:t>OSM_NOM_LOGRADOURO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6360657B" w14:textId="77777777" w:rsidR="00D74C23" w:rsidRPr="00386BFC" w:rsidRDefault="00D74C23" w:rsidP="00386BFC">
                  <w:pPr>
                    <w:pStyle w:val="Codigo"/>
                  </w:pPr>
                  <w:r w:rsidRPr="00386BFC">
                    <w:t>varchar(255)</w:t>
                  </w:r>
                </w:p>
              </w:tc>
            </w:tr>
            <w:tr w:rsidR="00D74C23" w:rsidRPr="00386BFC" w14:paraId="6B265353"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26E1562E" w14:textId="77777777" w:rsidR="00D74C23" w:rsidRPr="00386BFC" w:rsidRDefault="00D74C23" w:rsidP="00386BFC">
                  <w:pPr>
                    <w:pStyle w:val="Codigo"/>
                  </w:pPr>
                  <w:r w:rsidRPr="00386BFC">
                    <w:t>GEOMETRIA</w:t>
                  </w:r>
                </w:p>
              </w:tc>
              <w:tc>
                <w:tcPr>
                  <w:tcW w:w="0" w:type="auto"/>
                  <w:tcBorders>
                    <w:top w:val="nil"/>
                    <w:left w:val="nil"/>
                    <w:bottom w:val="nil"/>
                    <w:right w:val="nil"/>
                  </w:tcBorders>
                  <w:tcMar>
                    <w:top w:w="15" w:type="dxa"/>
                    <w:left w:w="225" w:type="dxa"/>
                    <w:bottom w:w="15" w:type="dxa"/>
                    <w:right w:w="15" w:type="dxa"/>
                  </w:tcMar>
                  <w:vAlign w:val="center"/>
                  <w:hideMark/>
                </w:tcPr>
                <w:p w14:paraId="2DB3F0B6" w14:textId="77777777" w:rsidR="00D74C23" w:rsidRPr="00386BFC" w:rsidRDefault="00D74C23" w:rsidP="00386BFC">
                  <w:pPr>
                    <w:pStyle w:val="Codigo"/>
                  </w:pPr>
                  <w:r w:rsidRPr="00386BFC">
                    <w:t>linestring</w:t>
                  </w:r>
                </w:p>
              </w:tc>
            </w:tr>
            <w:tr w:rsidR="00386BFC" w:rsidRPr="00386BFC" w14:paraId="509AE5F8" w14:textId="77777777" w:rsidTr="00926561">
              <w:tc>
                <w:tcPr>
                  <w:tcW w:w="0" w:type="auto"/>
                  <w:tcBorders>
                    <w:top w:val="nil"/>
                    <w:left w:val="nil"/>
                    <w:bottom w:val="nil"/>
                    <w:right w:val="nil"/>
                  </w:tcBorders>
                  <w:tcMar>
                    <w:top w:w="15" w:type="dxa"/>
                    <w:left w:w="225" w:type="dxa"/>
                    <w:bottom w:w="15" w:type="dxa"/>
                    <w:right w:w="15" w:type="dxa"/>
                  </w:tcMar>
                  <w:vAlign w:val="center"/>
                </w:tcPr>
                <w:p w14:paraId="6051EA39" w14:textId="77777777" w:rsidR="00386BFC" w:rsidRPr="00386BFC" w:rsidRDefault="00386BFC" w:rsidP="00386BFC">
                  <w:pPr>
                    <w:pStyle w:val="Codigo"/>
                  </w:pPr>
                </w:p>
              </w:tc>
              <w:tc>
                <w:tcPr>
                  <w:tcW w:w="0" w:type="auto"/>
                  <w:tcBorders>
                    <w:top w:val="nil"/>
                    <w:left w:val="nil"/>
                    <w:bottom w:val="nil"/>
                    <w:right w:val="nil"/>
                  </w:tcBorders>
                  <w:tcMar>
                    <w:top w:w="15" w:type="dxa"/>
                    <w:left w:w="225" w:type="dxa"/>
                    <w:bottom w:w="15" w:type="dxa"/>
                    <w:right w:w="15" w:type="dxa"/>
                  </w:tcMar>
                  <w:vAlign w:val="center"/>
                </w:tcPr>
                <w:p w14:paraId="41937276" w14:textId="77777777" w:rsidR="00386BFC" w:rsidRPr="00386BFC" w:rsidRDefault="00386BFC" w:rsidP="00386BFC">
                  <w:pPr>
                    <w:pStyle w:val="Codigo"/>
                  </w:pPr>
                </w:p>
              </w:tc>
            </w:tr>
          </w:tbl>
          <w:p w14:paraId="385795DB" w14:textId="77777777" w:rsidR="00D74C23" w:rsidRPr="009B6CCF" w:rsidRDefault="00D74C23" w:rsidP="00926561">
            <w:pPr>
              <w:pStyle w:val="Codigo"/>
              <w:keepNext/>
            </w:pPr>
          </w:p>
        </w:tc>
      </w:tr>
    </w:tbl>
    <w:p w14:paraId="327A071C" w14:textId="31954BC2" w:rsidR="00D74C23" w:rsidRPr="009B6CCF" w:rsidRDefault="00D74C23" w:rsidP="00DE7A7E">
      <w:pPr>
        <w:pStyle w:val="Legenda"/>
      </w:pPr>
      <w:r w:rsidRPr="009B6CCF">
        <w:t xml:space="preserve">Elaboração: </w:t>
      </w:r>
      <w:r w:rsidR="00386BFC">
        <w:t>Autor</w:t>
      </w:r>
      <w:r w:rsidRPr="009B6CCF">
        <w:t xml:space="preserve"> (2026)</w:t>
      </w:r>
    </w:p>
    <w:p w14:paraId="28AA6223" w14:textId="77777777" w:rsidR="001355DC" w:rsidRPr="009B6CCF" w:rsidRDefault="001355DC" w:rsidP="00E70EFF"/>
    <w:p w14:paraId="55E57227" w14:textId="5BF4B9D1" w:rsidR="00CD760E" w:rsidRPr="009B6CCF" w:rsidRDefault="00502682" w:rsidP="00EF7089">
      <w:pPr>
        <w:pStyle w:val="Ttulo4"/>
      </w:pPr>
      <w:r w:rsidRPr="009B6CCF">
        <w:lastRenderedPageBreak/>
        <w:t>Criação de um índice para a GEOMETRIA</w:t>
      </w:r>
    </w:p>
    <w:p w14:paraId="2646B703" w14:textId="2D9C7ACD" w:rsidR="0015685B" w:rsidRPr="009B6CCF" w:rsidRDefault="006A742B" w:rsidP="0015685B">
      <w:r w:rsidRPr="009B6CCF">
        <w:t xml:space="preserve">Considerada uma regra </w:t>
      </w:r>
      <w:r w:rsidR="00250869" w:rsidRPr="009B6CCF">
        <w:t>otimização computacional</w:t>
      </w:r>
      <w:r w:rsidRPr="009B6CCF">
        <w:t>, a</w:t>
      </w:r>
      <w:r w:rsidR="0015685B" w:rsidRPr="009B6CCF">
        <w:t xml:space="preserve"> criação de índices para atributos geométricos é fundamental devido à complexidade dimensional dos dados espaciais</w:t>
      </w:r>
      <w:r w:rsidR="009648BF" w:rsidRPr="009B6CCF">
        <w:t xml:space="preserve"> </w:t>
      </w:r>
      <w:r w:rsidR="00AA2AA7" w:rsidRPr="009B6CCF">
        <w:fldChar w:fldCharType="begin"/>
      </w:r>
      <w:r w:rsidR="00B22216" w:rsidRPr="009B6CCF">
        <w:instrText xml:space="preserve"> ADDIN ZOTERO_ITEM CSL_CITATION {"citationID":"OHcvvQoq","properties":{"formattedCitation":"(Casanova {\\i{}et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rsidR="00AA2AA7" w:rsidRPr="009B6CCF">
        <w:fldChar w:fldCharType="separate"/>
      </w:r>
      <w:r w:rsidR="00AA2AA7" w:rsidRPr="009B6CCF">
        <w:rPr>
          <w:rFonts w:cs="Arial"/>
        </w:rPr>
        <w:t xml:space="preserve">(CASANOVA </w:t>
      </w:r>
      <w:r w:rsidR="00AA2AA7" w:rsidRPr="009B6CCF">
        <w:rPr>
          <w:rFonts w:cs="Arial"/>
          <w:i/>
          <w:iCs/>
        </w:rPr>
        <w:t>et al.</w:t>
      </w:r>
      <w:r w:rsidR="00AA2AA7" w:rsidRPr="009B6CCF">
        <w:rPr>
          <w:rFonts w:cs="Arial"/>
        </w:rPr>
        <w:t>, 2005)</w:t>
      </w:r>
      <w:r w:rsidR="00AA2AA7" w:rsidRPr="009B6CCF">
        <w:fldChar w:fldCharType="end"/>
      </w:r>
      <w:r w:rsidR="0015685B" w:rsidRPr="009B6CCF">
        <w:t>. Diferente de índices tradicionais (</w:t>
      </w:r>
      <w:r w:rsidR="0015685B" w:rsidRPr="009B6CCF">
        <w:rPr>
          <w:i/>
          <w:iCs/>
        </w:rPr>
        <w:t>B-Tree</w:t>
      </w:r>
      <w:r w:rsidR="0015685B" w:rsidRPr="009B6CCF">
        <w:t>), que ordenam dados alfanuméricos de forma linear, os índices espaciais organizam as geometrias com base em sua localização e extensão no espaço (coordenadas X e Y).</w:t>
      </w:r>
    </w:p>
    <w:p w14:paraId="30FE91E3" w14:textId="50C34E0C" w:rsidR="0015685B" w:rsidRPr="009B6CCF" w:rsidRDefault="000367D6" w:rsidP="0022652F">
      <w:r w:rsidRPr="009B6CCF">
        <w:t>Com a indexação, o</w:t>
      </w:r>
      <w:r w:rsidR="0015685B" w:rsidRPr="009B6CCF">
        <w:t xml:space="preserve">perações </w:t>
      </w:r>
      <w:r w:rsidR="00666A90" w:rsidRPr="009B6CCF">
        <w:t xml:space="preserve">de busca </w:t>
      </w:r>
      <w:r w:rsidR="00B40BA3" w:rsidRPr="009B6CCF">
        <w:t xml:space="preserve">como </w:t>
      </w:r>
      <w:r w:rsidR="0022652F" w:rsidRPr="009B6CCF">
        <w:rPr>
          <w:i/>
          <w:iCs/>
        </w:rPr>
        <w:t>ST_Within(A, B)</w:t>
      </w:r>
      <w:r w:rsidR="0022652F" w:rsidRPr="009B6CCF">
        <w:t xml:space="preserve"> (A está dentro de B?)</w:t>
      </w:r>
      <w:r w:rsidR="00CE146E" w:rsidRPr="009B6CCF">
        <w:t xml:space="preserve">, </w:t>
      </w:r>
      <w:r w:rsidR="00DA5D37" w:rsidRPr="009B6CCF">
        <w:rPr>
          <w:i/>
          <w:iCs/>
        </w:rPr>
        <w:t>ST_Intersects</w:t>
      </w:r>
      <w:r w:rsidR="005D5CF2" w:rsidRPr="009B6CCF">
        <w:rPr>
          <w:i/>
          <w:iCs/>
        </w:rPr>
        <w:t xml:space="preserve">(A, B) </w:t>
      </w:r>
      <w:r w:rsidR="00350BE5" w:rsidRPr="009B6CCF">
        <w:t xml:space="preserve">(A e B se tocam?) </w:t>
      </w:r>
      <w:r w:rsidR="00C71F1A" w:rsidRPr="009B6CCF">
        <w:t xml:space="preserve">e de cálculos </w:t>
      </w:r>
      <w:r w:rsidR="00C71F1A" w:rsidRPr="009B6CCF">
        <w:rPr>
          <w:i/>
          <w:iCs/>
        </w:rPr>
        <w:t>ST_Distance(A, B)</w:t>
      </w:r>
      <w:r w:rsidR="00C71F1A" w:rsidRPr="009B6CCF">
        <w:t xml:space="preserve">, </w:t>
      </w:r>
      <w:r w:rsidR="0015685B" w:rsidRPr="009B6CCF">
        <w:t>tornam-se exponencialmente mais rápidas, pois o índice organiza os dados em árvores hierárquicas, reduzindo o número de cálculos de ponto flutuante necessários.</w:t>
      </w:r>
    </w:p>
    <w:p w14:paraId="00074249" w14:textId="00B52A13" w:rsidR="002052EC" w:rsidRPr="009B6CCF" w:rsidRDefault="00CA2515" w:rsidP="0022652F">
      <w:r w:rsidRPr="009B6CCF">
        <w:t xml:space="preserve">A sintaxe para a definição de índices espaciais varia conforme o Sistema Gerenciador de Banco de Dados (SGBD) adotado, sendo uma funcionalidade vinculada à implementação do suporte a tipos de dados geográficos </w:t>
      </w:r>
      <w:r w:rsidR="00F96335" w:rsidRPr="009B6CCF">
        <w:t>(</w:t>
      </w:r>
      <w:r w:rsidR="00407878" w:rsidRPr="009B6CCF">
        <w:rPr>
          <w:i/>
          <w:iCs/>
        </w:rPr>
        <w:t>MySQL 5.7</w:t>
      </w:r>
      <w:r w:rsidR="00D211BF" w:rsidRPr="009B6CCF">
        <w:rPr>
          <w:i/>
          <w:iCs/>
        </w:rPr>
        <w:t>+</w:t>
      </w:r>
      <w:r w:rsidR="00BC370C" w:rsidRPr="009B6CCF">
        <w:rPr>
          <w:i/>
          <w:iCs/>
        </w:rPr>
        <w:t xml:space="preserve">, PostgreSQL + PostGIS, </w:t>
      </w:r>
      <w:r w:rsidR="00C01C57" w:rsidRPr="009B6CCF">
        <w:rPr>
          <w:i/>
          <w:iCs/>
        </w:rPr>
        <w:t>SQL Server 2008</w:t>
      </w:r>
      <w:r w:rsidR="00C01C57" w:rsidRPr="009B6CCF">
        <w:t>, e outros).</w:t>
      </w:r>
    </w:p>
    <w:p w14:paraId="2AE33763" w14:textId="281014C9" w:rsidR="00164D97" w:rsidRPr="009B6CCF" w:rsidRDefault="00F778DE" w:rsidP="00164D97">
      <w:r w:rsidRPr="009B6CCF">
        <w:t xml:space="preserve">Ainda que o </w:t>
      </w:r>
      <w:r w:rsidRPr="006B74B0">
        <w:rPr>
          <w:i/>
          <w:iCs/>
        </w:rPr>
        <w:t>SuperCIATA</w:t>
      </w:r>
      <w:r w:rsidRPr="009B6CCF">
        <w:t xml:space="preserve"> não utilize critérios de busca geográfica em sua lógica atual, a implementação do índice espacial é estratégica para a escalabilidade do projeto. </w:t>
      </w:r>
      <w:r w:rsidR="00C430E7" w:rsidRPr="009B6CCF">
        <w:t>Ela</w:t>
      </w:r>
      <w:r w:rsidRPr="009B6CCF">
        <w:t xml:space="preserve"> </w:t>
      </w:r>
      <w:r w:rsidR="00095BC5">
        <w:t xml:space="preserve">é </w:t>
      </w:r>
      <w:r w:rsidRPr="009B6CCF">
        <w:t>indispensável caso a base de dados seja integrada a sistemas de Cadastro Territorial Urbano (CTU) da administração municipal, permitindo consultas espaciais complexas com alto desempenho computacional.</w:t>
      </w:r>
    </w:p>
    <w:p w14:paraId="18772586" w14:textId="5CB8B449" w:rsidR="006D3D4B" w:rsidRPr="009B6CCF" w:rsidRDefault="00C26D22" w:rsidP="00093FBB">
      <w:pPr>
        <w:pStyle w:val="Ttulo3"/>
      </w:pPr>
      <w:bookmarkStart w:id="191" w:name="_Toc226643969"/>
      <w:r w:rsidRPr="009B6CCF">
        <w:t>O Domíni</w:t>
      </w:r>
      <w:r w:rsidR="00296CF1" w:rsidRPr="009B6CCF">
        <w:t xml:space="preserve">o </w:t>
      </w:r>
      <w:r w:rsidR="00296CF1" w:rsidRPr="009B6CCF">
        <w:rPr>
          <w:i/>
          <w:iCs/>
        </w:rPr>
        <w:t>SuperCIATA</w:t>
      </w:r>
      <w:r w:rsidR="00296CF1" w:rsidRPr="009B6CCF">
        <w:t xml:space="preserve"> - </w:t>
      </w:r>
      <w:r w:rsidR="00FA541D" w:rsidRPr="009B6CCF">
        <w:t>Integração</w:t>
      </w:r>
      <w:r w:rsidR="006D3D4B" w:rsidRPr="009B6CCF">
        <w:t xml:space="preserve"> CNEFE e CIATA</w:t>
      </w:r>
      <w:bookmarkEnd w:id="191"/>
    </w:p>
    <w:p w14:paraId="354FCC76" w14:textId="5E5C8BD1" w:rsidR="000970E2" w:rsidRPr="009B6CCF" w:rsidRDefault="000E1934" w:rsidP="006D3D4B">
      <w:r w:rsidRPr="009B6CCF">
        <w:t xml:space="preserve">Como discutido anteriormente nesse trabalho, o CNEFE e o CIATA operam sobre domínios de dados distintos, o que resulta na ausência de uma chave primária comum entre as bases. Enquanto o IBGE estrutura sua base de dados espacialmente por meio de setores censitários e faces de quadra, a Prefeitura utiliza </w:t>
      </w:r>
      <w:r w:rsidR="004C49BD" w:rsidRPr="009B6CCF">
        <w:t>uma</w:t>
      </w:r>
      <w:r w:rsidRPr="009B6CCF">
        <w:t xml:space="preserve"> inscrição imobiliária como identificador principal.</w:t>
      </w:r>
    </w:p>
    <w:p w14:paraId="23BD022E" w14:textId="6AE3841A" w:rsidR="00CE14A7" w:rsidRPr="009B6CCF" w:rsidRDefault="00BE69CA" w:rsidP="006D3D4B">
      <w:r w:rsidRPr="009B6CCF">
        <w:t xml:space="preserve">A integração proposta rompe com a dependência de bases cartográficas vetoriais municipais, frequentemente inexistentes ou desatualizadas. Enquanto o CNEFE fornece os dados geográficos e a localização espacial das faces de quadra, o CIATA atua como o provedor de parâmetros dimensionais. </w:t>
      </w:r>
    </w:p>
    <w:p w14:paraId="1E489A03" w14:textId="0FC56B96" w:rsidR="006D3D4B" w:rsidRPr="009B6CCF" w:rsidRDefault="00BE69CA" w:rsidP="006D3D4B">
      <w:r w:rsidRPr="009B6CCF">
        <w:t xml:space="preserve">Através do atributo SC_ID_QUADRA, o sistema realiza um pareamento lógico: a geografia do IBGE é preenchida pelas medidas lineares de testada e profundidade extraídas do cadastro tributário. O resultado é a geração de um modelo </w:t>
      </w:r>
      <w:r w:rsidRPr="009B6CCF">
        <w:lastRenderedPageBreak/>
        <w:t>digital de quadra onde a geometria é uma função direta dos dados de campo do CIATA, ancorada na malha censitária nacional.</w:t>
      </w:r>
      <w:r w:rsidR="006D3D4B" w:rsidRPr="009B6CCF">
        <w:t xml:space="preserve"> </w:t>
      </w:r>
    </w:p>
    <w:p w14:paraId="5E9089E1" w14:textId="293FAE2B" w:rsidR="00205321" w:rsidRPr="009B6CCF" w:rsidRDefault="00205321" w:rsidP="006D3D4B">
      <w:r w:rsidRPr="009B6CCF">
        <w:t xml:space="preserve">O fluxo de harmonização desses domínios inicia-se com a definição da chave SC_ID_LOGRADOURO, expande-se para a estruturação da tabela CI_FACES e </w:t>
      </w:r>
      <w:r w:rsidR="00D6772B" w:rsidRPr="009B6CCF">
        <w:t>termina</w:t>
      </w:r>
      <w:r w:rsidRPr="009B6CCF">
        <w:t xml:space="preserve"> na consolidação do atributo SC_ID_QUADRA</w:t>
      </w:r>
      <w:r w:rsidR="0059057E" w:rsidRPr="009B6CCF">
        <w:t xml:space="preserve"> (ver </w:t>
      </w:r>
      <w:r w:rsidR="0059057E" w:rsidRPr="009B6CCF">
        <w:fldChar w:fldCharType="begin"/>
      </w:r>
      <w:r w:rsidR="0059057E" w:rsidRPr="009B6CCF">
        <w:instrText xml:space="preserve"> REF _Ref220526723 \h </w:instrText>
      </w:r>
      <w:r w:rsidR="0059057E" w:rsidRPr="009B6CCF">
        <w:fldChar w:fldCharType="separate"/>
      </w:r>
      <w:r w:rsidR="00F02416" w:rsidRPr="009B6CCF">
        <w:t xml:space="preserve">Figura </w:t>
      </w:r>
      <w:r w:rsidR="00F02416">
        <w:rPr>
          <w:noProof/>
        </w:rPr>
        <w:t>8</w:t>
      </w:r>
      <w:r w:rsidR="0059057E" w:rsidRPr="009B6CCF">
        <w:fldChar w:fldCharType="end"/>
      </w:r>
      <w:r w:rsidR="0059057E" w:rsidRPr="009B6CCF">
        <w:t>)</w:t>
      </w:r>
      <w:r w:rsidRPr="009B6CCF">
        <w:t>. Este percurso metodológico reflete a transição da granularidade do logradouro isolado para a complexidade da face de quadra, finalizando na integração sistêmica d</w:t>
      </w:r>
      <w:r w:rsidR="00D6772B" w:rsidRPr="009B6CCF">
        <w:t>a quadra urbana</w:t>
      </w:r>
      <w:r w:rsidRPr="009B6CCF">
        <w:t>.</w:t>
      </w:r>
    </w:p>
    <w:p w14:paraId="22ED35FD" w14:textId="77777777" w:rsidR="00FE632B" w:rsidRPr="009B6CCF" w:rsidRDefault="00FE632B" w:rsidP="006D3D4B"/>
    <w:p w14:paraId="4767DE0B" w14:textId="466A1533" w:rsidR="00EE7171" w:rsidRPr="00DE7A7E" w:rsidRDefault="00EE7171" w:rsidP="00A6278E">
      <w:pPr>
        <w:pStyle w:val="Legenda"/>
        <w:rPr>
          <w:sz w:val="24"/>
          <w:szCs w:val="24"/>
        </w:rPr>
      </w:pPr>
      <w:bookmarkStart w:id="192" w:name="_Ref220526723"/>
      <w:bookmarkStart w:id="193" w:name="_Toc226883897"/>
      <w:r w:rsidRPr="00DE7A7E">
        <w:rPr>
          <w:sz w:val="24"/>
          <w:szCs w:val="24"/>
        </w:rPr>
        <w:t xml:space="preserve">Figura </w:t>
      </w:r>
      <w:r w:rsidR="00F02416" w:rsidRPr="00DE7A7E">
        <w:rPr>
          <w:sz w:val="24"/>
          <w:szCs w:val="24"/>
        </w:rPr>
        <w:fldChar w:fldCharType="begin"/>
      </w:r>
      <w:r w:rsidR="00F02416" w:rsidRPr="00DE7A7E">
        <w:rPr>
          <w:sz w:val="24"/>
          <w:szCs w:val="24"/>
        </w:rPr>
        <w:instrText xml:space="preserve"> SEQ Figura \* ARABIC </w:instrText>
      </w:r>
      <w:r w:rsidR="00F02416" w:rsidRPr="00DE7A7E">
        <w:rPr>
          <w:sz w:val="24"/>
          <w:szCs w:val="24"/>
        </w:rPr>
        <w:fldChar w:fldCharType="separate"/>
      </w:r>
      <w:r w:rsidR="00F02416" w:rsidRPr="00DE7A7E">
        <w:rPr>
          <w:noProof/>
          <w:sz w:val="24"/>
          <w:szCs w:val="24"/>
        </w:rPr>
        <w:t>8</w:t>
      </w:r>
      <w:r w:rsidR="00F02416" w:rsidRPr="00DE7A7E">
        <w:rPr>
          <w:noProof/>
          <w:sz w:val="24"/>
          <w:szCs w:val="24"/>
        </w:rPr>
        <w:fldChar w:fldCharType="end"/>
      </w:r>
      <w:bookmarkEnd w:id="192"/>
      <w:r w:rsidR="00DA223D" w:rsidRPr="00DE7A7E">
        <w:rPr>
          <w:sz w:val="24"/>
          <w:szCs w:val="24"/>
        </w:rPr>
        <w:t xml:space="preserve"> –</w:t>
      </w:r>
      <w:r w:rsidRPr="00DE7A7E">
        <w:rPr>
          <w:sz w:val="24"/>
          <w:szCs w:val="24"/>
        </w:rPr>
        <w:t xml:space="preserve"> </w:t>
      </w:r>
      <w:r w:rsidR="006658D5" w:rsidRPr="00DE7A7E">
        <w:rPr>
          <w:sz w:val="24"/>
          <w:szCs w:val="24"/>
        </w:rPr>
        <w:t xml:space="preserve">Fluxo de </w:t>
      </w:r>
      <w:r w:rsidR="0059057E" w:rsidRPr="00DE7A7E">
        <w:rPr>
          <w:sz w:val="24"/>
          <w:szCs w:val="24"/>
        </w:rPr>
        <w:t>integração CI_ e CN_</w:t>
      </w:r>
      <w:bookmarkEnd w:id="193"/>
    </w:p>
    <w:tbl>
      <w:tblPr>
        <w:tblStyle w:val="Tabelacomgrade"/>
        <w:tblW w:w="0" w:type="auto"/>
        <w:jc w:val="center"/>
        <w:tblLook w:val="04A0" w:firstRow="1" w:lastRow="0" w:firstColumn="1" w:lastColumn="0" w:noHBand="0" w:noVBand="1"/>
      </w:tblPr>
      <w:tblGrid>
        <w:gridCol w:w="9061"/>
      </w:tblGrid>
      <w:tr w:rsidR="00EE7171" w:rsidRPr="009B6CCF" w14:paraId="7922C460" w14:textId="77777777" w:rsidTr="00776C63">
        <w:trPr>
          <w:jc w:val="center"/>
        </w:trPr>
        <w:tc>
          <w:tcPr>
            <w:tcW w:w="9061" w:type="dxa"/>
          </w:tcPr>
          <w:p w14:paraId="76BE2F20" w14:textId="2928E7C4" w:rsidR="00EE7171" w:rsidRPr="009B6CCF" w:rsidRDefault="00EE7171" w:rsidP="00776C63">
            <w:pPr>
              <w:keepNext/>
              <w:widowControl w:val="0"/>
              <w:ind w:firstLine="0"/>
              <w:jc w:val="center"/>
            </w:pPr>
            <w:r w:rsidRPr="009B6CCF">
              <w:rPr>
                <w:noProof/>
                <w:lang w:eastAsia="pt-BR"/>
              </w:rPr>
              <w:drawing>
                <wp:inline distT="0" distB="0" distL="0" distR="0" wp14:anchorId="21501D3A" wp14:editId="54F2B9E3">
                  <wp:extent cx="5295900" cy="3533775"/>
                  <wp:effectExtent l="0" t="0" r="0" b="9525"/>
                  <wp:docPr id="15639036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03661" name="Imagem 1"/>
                          <pic:cNvPicPr/>
                        </pic:nvPicPr>
                        <pic:blipFill>
                          <a:blip r:embed="rId26">
                            <a:extLst>
                              <a:ext uri="{28A0092B-C50C-407E-A947-70E740481C1C}">
                                <a14:useLocalDpi xmlns:a14="http://schemas.microsoft.com/office/drawing/2010/main" val="0"/>
                              </a:ext>
                            </a:extLst>
                          </a:blip>
                          <a:stretch>
                            <a:fillRect/>
                          </a:stretch>
                        </pic:blipFill>
                        <pic:spPr>
                          <a:xfrm>
                            <a:off x="0" y="0"/>
                            <a:ext cx="5295900" cy="3533775"/>
                          </a:xfrm>
                          <a:prstGeom prst="rect">
                            <a:avLst/>
                          </a:prstGeom>
                        </pic:spPr>
                      </pic:pic>
                    </a:graphicData>
                  </a:graphic>
                </wp:inline>
              </w:drawing>
            </w:r>
          </w:p>
        </w:tc>
      </w:tr>
    </w:tbl>
    <w:p w14:paraId="45D48A7D" w14:textId="1471D722" w:rsidR="00EE7171" w:rsidRPr="009B6CCF" w:rsidRDefault="00EE7171" w:rsidP="00DE7A7E">
      <w:pPr>
        <w:pStyle w:val="Legenda"/>
      </w:pPr>
      <w:r w:rsidRPr="009B6CCF">
        <w:t xml:space="preserve">Elaboração: </w:t>
      </w:r>
      <w:r w:rsidR="00386BFC">
        <w:t>Autor</w:t>
      </w:r>
      <w:r w:rsidRPr="009B6CCF">
        <w:t xml:space="preserve"> (2026)</w:t>
      </w:r>
    </w:p>
    <w:p w14:paraId="46B58B2A" w14:textId="77777777" w:rsidR="00DD19E0" w:rsidRPr="009B6CCF" w:rsidRDefault="00DD19E0" w:rsidP="006D3D4B"/>
    <w:p w14:paraId="758D44E1" w14:textId="1D62D281" w:rsidR="001C1A4E" w:rsidRPr="009B6CCF" w:rsidRDefault="000E48BE" w:rsidP="00EF7089">
      <w:pPr>
        <w:pStyle w:val="Ttulo4"/>
      </w:pPr>
      <w:r w:rsidRPr="001A4DF7">
        <w:t>Tabela SC_QUADRAS</w:t>
      </w:r>
    </w:p>
    <w:p w14:paraId="583DFF7A" w14:textId="357150BB" w:rsidR="000E48BE" w:rsidRPr="009B6CCF" w:rsidRDefault="000E48BE" w:rsidP="000E48BE">
      <w:r w:rsidRPr="009B6CCF">
        <w:t xml:space="preserve">Embora a integridade dos dados possa ser assegurada por meio de junções biunívocas </w:t>
      </w:r>
      <w:r w:rsidR="00457BD6" w:rsidRPr="009B6CCF">
        <w:t>(</w:t>
      </w:r>
      <w:r w:rsidR="001F017C" w:rsidRPr="009B6CCF">
        <w:t>relação 1..1 bidirecional)</w:t>
      </w:r>
      <w:r w:rsidR="00457BD6" w:rsidRPr="009B6CCF">
        <w:t xml:space="preserve"> </w:t>
      </w:r>
      <w:r w:rsidRPr="009B6CCF">
        <w:t xml:space="preserve">suportadas pela álgebra relacional, optou-se pela criação de um novo domínio </w:t>
      </w:r>
      <w:r w:rsidR="004B32A8" w:rsidRPr="009B6CCF">
        <w:t xml:space="preserve">identificado pelo prefixo SC_ e </w:t>
      </w:r>
      <w:r w:rsidRPr="009B6CCF">
        <w:t>estruturado na tabela SC_QUADRAS. Esta decisão de projeto visa otimizar o processamento computacional e prover a agilidade necessária para a renderização da interface visual, consolidando informações fragmentadas num único objeto de referência.</w:t>
      </w:r>
      <w:r w:rsidR="00AA791B" w:rsidRPr="009B6CCF">
        <w:t xml:space="preserve"> A lista de atributos dessa </w:t>
      </w:r>
      <w:r w:rsidR="00AA791B" w:rsidRPr="009B6CCF">
        <w:lastRenderedPageBreak/>
        <w:t xml:space="preserve">nova tabela é mostrada no </w:t>
      </w:r>
      <w:r w:rsidR="007669E9" w:rsidRPr="009B6CCF">
        <w:fldChar w:fldCharType="begin"/>
      </w:r>
      <w:r w:rsidR="007669E9" w:rsidRPr="009B6CCF">
        <w:instrText xml:space="preserve"> REF _Ref220564167 \h </w:instrText>
      </w:r>
      <w:r w:rsidR="007669E9" w:rsidRPr="009B6CCF">
        <w:fldChar w:fldCharType="separate"/>
      </w:r>
      <w:r w:rsidR="00F02416" w:rsidRPr="009B6CCF">
        <w:t xml:space="preserve">Quadro </w:t>
      </w:r>
      <w:r w:rsidR="00F02416">
        <w:rPr>
          <w:noProof/>
        </w:rPr>
        <w:t>39</w:t>
      </w:r>
      <w:r w:rsidR="007669E9" w:rsidRPr="009B6CCF">
        <w:fldChar w:fldCharType="end"/>
      </w:r>
      <w:r w:rsidR="0001130B" w:rsidRPr="009B6CCF">
        <w:t xml:space="preserve"> e consiste basicamente </w:t>
      </w:r>
      <w:r w:rsidR="00EB2B58" w:rsidRPr="009B6CCF">
        <w:t>em</w:t>
      </w:r>
      <w:r w:rsidR="0001130B" w:rsidRPr="009B6CCF">
        <w:t xml:space="preserve"> uma </w:t>
      </w:r>
      <w:r w:rsidR="00551FC5" w:rsidRPr="009B6CCF">
        <w:t>cópia de atributos de CI_QUADRAS e CN_QUADRAS.</w:t>
      </w:r>
    </w:p>
    <w:p w14:paraId="5C2B0B6B" w14:textId="77777777" w:rsidR="00C46C9E" w:rsidRPr="009B6CCF" w:rsidRDefault="00C46C9E" w:rsidP="000E48BE"/>
    <w:p w14:paraId="25743ED2" w14:textId="7FF864A5" w:rsidR="00C46C9E" w:rsidRPr="00DE7A7E" w:rsidRDefault="00C46C9E" w:rsidP="00A6278E">
      <w:pPr>
        <w:pStyle w:val="Legenda"/>
        <w:rPr>
          <w:sz w:val="24"/>
          <w:szCs w:val="24"/>
        </w:rPr>
      </w:pPr>
      <w:bookmarkStart w:id="194" w:name="_Ref220564167"/>
      <w:r w:rsidRPr="00DE7A7E">
        <w:rPr>
          <w:sz w:val="24"/>
          <w:szCs w:val="24"/>
        </w:rPr>
        <w:t xml:space="preserve">Quadro </w:t>
      </w:r>
      <w:r w:rsidR="00F02416" w:rsidRPr="00DE7A7E">
        <w:rPr>
          <w:sz w:val="24"/>
          <w:szCs w:val="24"/>
        </w:rPr>
        <w:fldChar w:fldCharType="begin"/>
      </w:r>
      <w:r w:rsidR="00F02416" w:rsidRPr="00DE7A7E">
        <w:rPr>
          <w:sz w:val="24"/>
          <w:szCs w:val="24"/>
        </w:rPr>
        <w:instrText xml:space="preserve"> SEQ Quadro \* ARABIC </w:instrText>
      </w:r>
      <w:r w:rsidR="00F02416" w:rsidRPr="00DE7A7E">
        <w:rPr>
          <w:sz w:val="24"/>
          <w:szCs w:val="24"/>
        </w:rPr>
        <w:fldChar w:fldCharType="separate"/>
      </w:r>
      <w:r w:rsidR="00F02416" w:rsidRPr="00DE7A7E">
        <w:rPr>
          <w:noProof/>
          <w:sz w:val="24"/>
          <w:szCs w:val="24"/>
        </w:rPr>
        <w:t>39</w:t>
      </w:r>
      <w:r w:rsidR="00F02416" w:rsidRPr="00DE7A7E">
        <w:rPr>
          <w:noProof/>
          <w:sz w:val="24"/>
          <w:szCs w:val="24"/>
        </w:rPr>
        <w:fldChar w:fldCharType="end"/>
      </w:r>
      <w:bookmarkEnd w:id="194"/>
      <w:r w:rsidRPr="00DE7A7E">
        <w:rPr>
          <w:sz w:val="24"/>
          <w:szCs w:val="24"/>
        </w:rPr>
        <w:t xml:space="preserve"> </w:t>
      </w:r>
      <w:r w:rsidR="00DA223D" w:rsidRPr="00DE7A7E">
        <w:rPr>
          <w:sz w:val="24"/>
          <w:szCs w:val="24"/>
        </w:rPr>
        <w:t xml:space="preserve">– </w:t>
      </w:r>
      <w:r w:rsidRPr="00DE7A7E">
        <w:rPr>
          <w:sz w:val="24"/>
          <w:szCs w:val="24"/>
        </w:rPr>
        <w:t xml:space="preserve">Lista de atributos da tabela </w:t>
      </w:r>
      <w:r w:rsidR="00D57F5A" w:rsidRPr="00DE7A7E">
        <w:rPr>
          <w:sz w:val="24"/>
          <w:szCs w:val="24"/>
        </w:rPr>
        <w:t>SC</w:t>
      </w:r>
      <w:r w:rsidRPr="00DE7A7E">
        <w:rPr>
          <w:sz w:val="24"/>
          <w:szCs w:val="24"/>
        </w:rPr>
        <w:t>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C46C9E" w:rsidRPr="009B6CCF" w14:paraId="455F0814" w14:textId="77777777" w:rsidTr="00926561">
        <w:trPr>
          <w:jc w:val="center"/>
        </w:trPr>
        <w:tc>
          <w:tcPr>
            <w:tcW w:w="9061" w:type="dxa"/>
          </w:tcPr>
          <w:p w14:paraId="4A1D21BF" w14:textId="77777777" w:rsidR="00386BFC" w:rsidRDefault="00386BFC" w:rsidP="003C76FA">
            <w:pPr>
              <w:pStyle w:val="Codigo"/>
              <w:keepNext/>
            </w:pPr>
          </w:p>
          <w:p w14:paraId="5A0E8A2E" w14:textId="46B9346D" w:rsidR="003C76FA" w:rsidRPr="003E149E" w:rsidRDefault="003C76FA" w:rsidP="003C76FA">
            <w:pPr>
              <w:pStyle w:val="Codigo"/>
              <w:keepNext/>
              <w:rPr>
                <w:b/>
                <w:bCs/>
              </w:rPr>
            </w:pPr>
            <w:r w:rsidRPr="003E149E">
              <w:rPr>
                <w:b/>
                <w:bCs/>
              </w:rPr>
              <w:t>Table:SC_QUADRAS</w:t>
            </w:r>
            <w:r w:rsidRPr="003E149E">
              <w:rPr>
                <w:b/>
                <w:bCs/>
              </w:rPr>
              <w:br/>
            </w:r>
            <w:r w:rsidRPr="003E149E">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2248"/>
              <w:gridCol w:w="2128"/>
            </w:tblGrid>
            <w:tr w:rsidR="003C76FA" w:rsidRPr="009B6CCF" w14:paraId="258ED1AD" w14:textId="77777777">
              <w:tc>
                <w:tcPr>
                  <w:tcW w:w="0" w:type="auto"/>
                  <w:tcBorders>
                    <w:top w:val="nil"/>
                    <w:left w:val="nil"/>
                    <w:bottom w:val="nil"/>
                    <w:right w:val="nil"/>
                  </w:tcBorders>
                  <w:tcMar>
                    <w:top w:w="15" w:type="dxa"/>
                    <w:left w:w="225" w:type="dxa"/>
                    <w:bottom w:w="15" w:type="dxa"/>
                    <w:right w:w="15" w:type="dxa"/>
                  </w:tcMar>
                  <w:vAlign w:val="center"/>
                  <w:hideMark/>
                </w:tcPr>
                <w:p w14:paraId="7AD7DFCC" w14:textId="77777777" w:rsidR="003C76FA" w:rsidRPr="009B6CCF" w:rsidRDefault="003C76FA" w:rsidP="003C76FA">
                  <w:pPr>
                    <w:pStyle w:val="Codigo"/>
                    <w:keepNext/>
                  </w:pPr>
                  <w:r w:rsidRPr="009B6CCF">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46B19430" w14:textId="77777777" w:rsidR="003C76FA" w:rsidRPr="009B6CCF" w:rsidRDefault="003C76FA" w:rsidP="003C76FA">
                  <w:pPr>
                    <w:pStyle w:val="Codigo"/>
                    <w:keepNext/>
                  </w:pPr>
                  <w:r w:rsidRPr="009B6CCF">
                    <w:t>varchar(250)</w:t>
                  </w:r>
                </w:p>
              </w:tc>
            </w:tr>
            <w:tr w:rsidR="003C76FA" w:rsidRPr="009B6CCF" w14:paraId="38F5C68D" w14:textId="77777777">
              <w:tc>
                <w:tcPr>
                  <w:tcW w:w="0" w:type="auto"/>
                  <w:tcBorders>
                    <w:top w:val="nil"/>
                    <w:left w:val="nil"/>
                    <w:bottom w:val="nil"/>
                    <w:right w:val="nil"/>
                  </w:tcBorders>
                  <w:tcMar>
                    <w:top w:w="15" w:type="dxa"/>
                    <w:left w:w="225" w:type="dxa"/>
                    <w:bottom w:w="15" w:type="dxa"/>
                    <w:right w:w="15" w:type="dxa"/>
                  </w:tcMar>
                  <w:vAlign w:val="center"/>
                  <w:hideMark/>
                </w:tcPr>
                <w:p w14:paraId="730EA453" w14:textId="77777777" w:rsidR="003C76FA" w:rsidRPr="009B6CCF" w:rsidRDefault="003C76FA" w:rsidP="003C76FA">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13C2F320" w14:textId="77777777" w:rsidR="003C76FA" w:rsidRPr="009B6CCF" w:rsidRDefault="003C76FA" w:rsidP="003C76FA">
                  <w:pPr>
                    <w:pStyle w:val="Codigo"/>
                    <w:keepNext/>
                  </w:pPr>
                  <w:r w:rsidRPr="009B6CCF">
                    <w:t>varchar(7)</w:t>
                  </w:r>
                </w:p>
              </w:tc>
            </w:tr>
            <w:tr w:rsidR="003C76FA" w:rsidRPr="009B6CCF" w14:paraId="08F64B54" w14:textId="77777777">
              <w:tc>
                <w:tcPr>
                  <w:tcW w:w="0" w:type="auto"/>
                  <w:tcBorders>
                    <w:top w:val="nil"/>
                    <w:left w:val="nil"/>
                    <w:bottom w:val="nil"/>
                    <w:right w:val="nil"/>
                  </w:tcBorders>
                  <w:tcMar>
                    <w:top w:w="15" w:type="dxa"/>
                    <w:left w:w="225" w:type="dxa"/>
                    <w:bottom w:w="15" w:type="dxa"/>
                    <w:right w:w="15" w:type="dxa"/>
                  </w:tcMar>
                  <w:vAlign w:val="center"/>
                  <w:hideMark/>
                </w:tcPr>
                <w:p w14:paraId="47CEE457" w14:textId="77777777" w:rsidR="003C76FA" w:rsidRPr="009B6CCF" w:rsidRDefault="003C76FA" w:rsidP="003C76FA">
                  <w:pPr>
                    <w:pStyle w:val="Codigo"/>
                    <w:keepNext/>
                  </w:pPr>
                  <w:r w:rsidRPr="009B6CCF">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671AC4A1" w14:textId="77777777" w:rsidR="003C76FA" w:rsidRPr="009B6CCF" w:rsidRDefault="003C76FA" w:rsidP="003C76FA">
                  <w:pPr>
                    <w:pStyle w:val="Codigo"/>
                    <w:keepNext/>
                  </w:pPr>
                  <w:r w:rsidRPr="009B6CCF">
                    <w:t>varchar(50)</w:t>
                  </w:r>
                </w:p>
              </w:tc>
            </w:tr>
            <w:tr w:rsidR="003C76FA" w:rsidRPr="009B6CCF" w14:paraId="72C701B5" w14:textId="77777777">
              <w:tc>
                <w:tcPr>
                  <w:tcW w:w="0" w:type="auto"/>
                  <w:tcBorders>
                    <w:top w:val="nil"/>
                    <w:left w:val="nil"/>
                    <w:bottom w:val="nil"/>
                    <w:right w:val="nil"/>
                  </w:tcBorders>
                  <w:tcMar>
                    <w:top w:w="15" w:type="dxa"/>
                    <w:left w:w="225" w:type="dxa"/>
                    <w:bottom w:w="15" w:type="dxa"/>
                    <w:right w:w="15" w:type="dxa"/>
                  </w:tcMar>
                  <w:vAlign w:val="center"/>
                  <w:hideMark/>
                </w:tcPr>
                <w:p w14:paraId="6BB48C23" w14:textId="77777777" w:rsidR="003C76FA" w:rsidRPr="009B6CCF" w:rsidRDefault="003C76FA" w:rsidP="003C76FA">
                  <w:pPr>
                    <w:pStyle w:val="Codigo"/>
                    <w:keepNext/>
                  </w:pPr>
                  <w:r w:rsidRPr="009B6CCF">
                    <w:t>CN_ID_QUADRA</w:t>
                  </w:r>
                </w:p>
              </w:tc>
              <w:tc>
                <w:tcPr>
                  <w:tcW w:w="0" w:type="auto"/>
                  <w:tcBorders>
                    <w:top w:val="nil"/>
                    <w:left w:val="nil"/>
                    <w:bottom w:val="nil"/>
                    <w:right w:val="nil"/>
                  </w:tcBorders>
                  <w:tcMar>
                    <w:top w:w="15" w:type="dxa"/>
                    <w:left w:w="225" w:type="dxa"/>
                    <w:bottom w:w="15" w:type="dxa"/>
                    <w:right w:w="15" w:type="dxa"/>
                  </w:tcMar>
                  <w:vAlign w:val="center"/>
                  <w:hideMark/>
                </w:tcPr>
                <w:p w14:paraId="08710484" w14:textId="77777777" w:rsidR="003C76FA" w:rsidRPr="009B6CCF" w:rsidRDefault="003C76FA" w:rsidP="003C76FA">
                  <w:pPr>
                    <w:pStyle w:val="Codigo"/>
                    <w:keepNext/>
                  </w:pPr>
                  <w:r w:rsidRPr="009B6CCF">
                    <w:t>varchar(19)</w:t>
                  </w:r>
                </w:p>
              </w:tc>
            </w:tr>
            <w:tr w:rsidR="003C76FA" w:rsidRPr="009B6CCF" w14:paraId="6CF89E6A" w14:textId="77777777">
              <w:tc>
                <w:tcPr>
                  <w:tcW w:w="0" w:type="auto"/>
                  <w:tcBorders>
                    <w:top w:val="nil"/>
                    <w:left w:val="nil"/>
                    <w:bottom w:val="nil"/>
                    <w:right w:val="nil"/>
                  </w:tcBorders>
                  <w:tcMar>
                    <w:top w:w="15" w:type="dxa"/>
                    <w:left w:w="225" w:type="dxa"/>
                    <w:bottom w:w="15" w:type="dxa"/>
                    <w:right w:w="15" w:type="dxa"/>
                  </w:tcMar>
                  <w:vAlign w:val="center"/>
                  <w:hideMark/>
                </w:tcPr>
                <w:p w14:paraId="01AD2353" w14:textId="77777777" w:rsidR="003C76FA" w:rsidRPr="009B6CCF" w:rsidRDefault="003C76FA" w:rsidP="003C76FA">
                  <w:pPr>
                    <w:pStyle w:val="Codigo"/>
                    <w:keepNext/>
                  </w:pPr>
                  <w:r w:rsidRPr="009B6CCF">
                    <w:t>CENTROIDE</w:t>
                  </w:r>
                </w:p>
              </w:tc>
              <w:tc>
                <w:tcPr>
                  <w:tcW w:w="0" w:type="auto"/>
                  <w:tcBorders>
                    <w:top w:val="nil"/>
                    <w:left w:val="nil"/>
                    <w:bottom w:val="nil"/>
                    <w:right w:val="nil"/>
                  </w:tcBorders>
                  <w:tcMar>
                    <w:top w:w="15" w:type="dxa"/>
                    <w:left w:w="225" w:type="dxa"/>
                    <w:bottom w:w="15" w:type="dxa"/>
                    <w:right w:w="15" w:type="dxa"/>
                  </w:tcMar>
                  <w:vAlign w:val="center"/>
                  <w:hideMark/>
                </w:tcPr>
                <w:p w14:paraId="6A30CB6A" w14:textId="77777777" w:rsidR="003C76FA" w:rsidRPr="009B6CCF" w:rsidRDefault="003C76FA" w:rsidP="003C76FA">
                  <w:pPr>
                    <w:pStyle w:val="Codigo"/>
                    <w:keepNext/>
                  </w:pPr>
                  <w:r w:rsidRPr="009B6CCF">
                    <w:t>point</w:t>
                  </w:r>
                </w:p>
              </w:tc>
            </w:tr>
            <w:tr w:rsidR="00386BFC" w:rsidRPr="009B6CCF" w14:paraId="7EFBFEB1" w14:textId="77777777">
              <w:tc>
                <w:tcPr>
                  <w:tcW w:w="0" w:type="auto"/>
                  <w:tcBorders>
                    <w:top w:val="nil"/>
                    <w:left w:val="nil"/>
                    <w:bottom w:val="nil"/>
                    <w:right w:val="nil"/>
                  </w:tcBorders>
                  <w:tcMar>
                    <w:top w:w="15" w:type="dxa"/>
                    <w:left w:w="225" w:type="dxa"/>
                    <w:bottom w:w="15" w:type="dxa"/>
                    <w:right w:w="15" w:type="dxa"/>
                  </w:tcMar>
                  <w:vAlign w:val="center"/>
                </w:tcPr>
                <w:p w14:paraId="3B2DF384" w14:textId="77777777" w:rsidR="00386BFC" w:rsidRPr="009B6CCF" w:rsidRDefault="00386BFC" w:rsidP="003C76FA">
                  <w:pPr>
                    <w:pStyle w:val="Codigo"/>
                    <w:keepNext/>
                  </w:pPr>
                </w:p>
              </w:tc>
              <w:tc>
                <w:tcPr>
                  <w:tcW w:w="0" w:type="auto"/>
                  <w:tcBorders>
                    <w:top w:val="nil"/>
                    <w:left w:val="nil"/>
                    <w:bottom w:val="nil"/>
                    <w:right w:val="nil"/>
                  </w:tcBorders>
                  <w:tcMar>
                    <w:top w:w="15" w:type="dxa"/>
                    <w:left w:w="225" w:type="dxa"/>
                    <w:bottom w:w="15" w:type="dxa"/>
                    <w:right w:w="15" w:type="dxa"/>
                  </w:tcMar>
                  <w:vAlign w:val="center"/>
                </w:tcPr>
                <w:p w14:paraId="6CE3ECB0" w14:textId="77777777" w:rsidR="00386BFC" w:rsidRPr="009B6CCF" w:rsidRDefault="00386BFC" w:rsidP="003C76FA">
                  <w:pPr>
                    <w:pStyle w:val="Codigo"/>
                    <w:keepNext/>
                  </w:pPr>
                </w:p>
              </w:tc>
            </w:tr>
          </w:tbl>
          <w:p w14:paraId="24C56FCE" w14:textId="77777777" w:rsidR="00C46C9E" w:rsidRPr="009B6CCF" w:rsidRDefault="00C46C9E" w:rsidP="00926561">
            <w:pPr>
              <w:pStyle w:val="Codigo"/>
              <w:keepNext/>
            </w:pPr>
          </w:p>
        </w:tc>
      </w:tr>
    </w:tbl>
    <w:p w14:paraId="69C5C3BA" w14:textId="7E56C2D5" w:rsidR="00C46C9E" w:rsidRPr="009B6CCF" w:rsidRDefault="00C46C9E" w:rsidP="00DE7A7E">
      <w:pPr>
        <w:pStyle w:val="Legenda"/>
      </w:pPr>
      <w:r w:rsidRPr="009B6CCF">
        <w:t xml:space="preserve">Elaboração: </w:t>
      </w:r>
      <w:r w:rsidR="00386BFC">
        <w:t>Autor</w:t>
      </w:r>
      <w:r w:rsidRPr="009B6CCF">
        <w:t xml:space="preserve"> (2026)</w:t>
      </w:r>
    </w:p>
    <w:p w14:paraId="3CE62975" w14:textId="1BC81CA7" w:rsidR="003651C7" w:rsidRPr="009B6CCF" w:rsidRDefault="003651C7" w:rsidP="000E48BE"/>
    <w:p w14:paraId="3862A285" w14:textId="414A9BDD" w:rsidR="00BB3E33" w:rsidRPr="009B6CCF" w:rsidRDefault="00934AE4" w:rsidP="000E48BE">
      <w:r w:rsidRPr="009B6CCF">
        <w:t>Para povoar SC_QUADRAS se executa u</w:t>
      </w:r>
      <w:r w:rsidR="0023215C" w:rsidRPr="009B6CCF">
        <w:t xml:space="preserve">ma consulta </w:t>
      </w:r>
      <w:r w:rsidR="0023215C" w:rsidRPr="009B6CCF">
        <w:rPr>
          <w:i/>
          <w:iCs/>
        </w:rPr>
        <w:t>SQL</w:t>
      </w:r>
      <w:r w:rsidR="0023215C" w:rsidRPr="009B6CCF">
        <w:t xml:space="preserve"> que faz a junção (</w:t>
      </w:r>
      <w:r w:rsidR="0023215C" w:rsidRPr="009B6CCF">
        <w:rPr>
          <w:i/>
          <w:iCs/>
        </w:rPr>
        <w:t>join</w:t>
      </w:r>
      <w:r w:rsidR="0023215C" w:rsidRPr="009B6CCF">
        <w:t xml:space="preserve">) </w:t>
      </w:r>
      <w:r w:rsidR="00DE1C20" w:rsidRPr="009B6CCF">
        <w:t>usando o atributo SC_ID_QUADRA</w:t>
      </w:r>
      <w:r w:rsidR="003713FD" w:rsidRPr="009B6CCF">
        <w:t xml:space="preserve"> </w:t>
      </w:r>
      <w:r w:rsidR="00DE1C20" w:rsidRPr="009B6CCF">
        <w:t xml:space="preserve">e distribui os valores </w:t>
      </w:r>
      <w:r w:rsidR="00ED3D9A" w:rsidRPr="009B6CCF">
        <w:t xml:space="preserve">conforme </w:t>
      </w:r>
      <w:r w:rsidR="003516AC" w:rsidRPr="009B6CCF">
        <w:t xml:space="preserve">se verifica no </w:t>
      </w:r>
      <w:r w:rsidR="0015778F" w:rsidRPr="009B6CCF">
        <w:fldChar w:fldCharType="begin"/>
      </w:r>
      <w:r w:rsidR="0015778F" w:rsidRPr="009B6CCF">
        <w:instrText xml:space="preserve"> REF _Ref220565008 \h </w:instrText>
      </w:r>
      <w:r w:rsidR="0015778F" w:rsidRPr="009B6CCF">
        <w:fldChar w:fldCharType="separate"/>
      </w:r>
      <w:r w:rsidR="00F02416" w:rsidRPr="009B6CCF">
        <w:t xml:space="preserve">Quadro </w:t>
      </w:r>
      <w:r w:rsidR="00F02416">
        <w:rPr>
          <w:noProof/>
        </w:rPr>
        <w:t>40</w:t>
      </w:r>
      <w:r w:rsidR="0015778F" w:rsidRPr="009B6CCF">
        <w:fldChar w:fldCharType="end"/>
      </w:r>
      <w:r w:rsidR="0015778F" w:rsidRPr="009B6CCF">
        <w:t>.</w:t>
      </w:r>
    </w:p>
    <w:p w14:paraId="09C09489" w14:textId="77777777" w:rsidR="0084229C" w:rsidRPr="009B6CCF" w:rsidRDefault="0084229C" w:rsidP="000E48BE"/>
    <w:p w14:paraId="17727DB0" w14:textId="488C344F" w:rsidR="00AC7FF5" w:rsidRPr="00DE7A7E" w:rsidRDefault="00AC7FF5" w:rsidP="00A6278E">
      <w:pPr>
        <w:pStyle w:val="Legenda"/>
        <w:rPr>
          <w:sz w:val="24"/>
          <w:szCs w:val="24"/>
        </w:rPr>
      </w:pPr>
      <w:bookmarkStart w:id="195" w:name="_Ref220565008"/>
      <w:r w:rsidRPr="00DE7A7E">
        <w:rPr>
          <w:sz w:val="24"/>
          <w:szCs w:val="24"/>
        </w:rPr>
        <w:t xml:space="preserve">Quadro </w:t>
      </w:r>
      <w:r w:rsidR="00F02416" w:rsidRPr="00DE7A7E">
        <w:rPr>
          <w:sz w:val="24"/>
          <w:szCs w:val="24"/>
        </w:rPr>
        <w:fldChar w:fldCharType="begin"/>
      </w:r>
      <w:r w:rsidR="00F02416" w:rsidRPr="00DE7A7E">
        <w:rPr>
          <w:sz w:val="24"/>
          <w:szCs w:val="24"/>
        </w:rPr>
        <w:instrText xml:space="preserve"> SEQ Quadro \* ARABIC </w:instrText>
      </w:r>
      <w:r w:rsidR="00F02416" w:rsidRPr="00DE7A7E">
        <w:rPr>
          <w:sz w:val="24"/>
          <w:szCs w:val="24"/>
        </w:rPr>
        <w:fldChar w:fldCharType="separate"/>
      </w:r>
      <w:r w:rsidR="00F02416" w:rsidRPr="00DE7A7E">
        <w:rPr>
          <w:noProof/>
          <w:sz w:val="24"/>
          <w:szCs w:val="24"/>
        </w:rPr>
        <w:t>40</w:t>
      </w:r>
      <w:r w:rsidR="00F02416" w:rsidRPr="00DE7A7E">
        <w:rPr>
          <w:noProof/>
          <w:sz w:val="24"/>
          <w:szCs w:val="24"/>
        </w:rPr>
        <w:fldChar w:fldCharType="end"/>
      </w:r>
      <w:bookmarkEnd w:id="195"/>
      <w:r w:rsidRPr="00DE7A7E">
        <w:rPr>
          <w:sz w:val="24"/>
          <w:szCs w:val="24"/>
        </w:rPr>
        <w:t xml:space="preserve"> </w:t>
      </w:r>
      <w:r w:rsidR="00741CC4" w:rsidRPr="00DE7A7E">
        <w:rPr>
          <w:sz w:val="24"/>
          <w:szCs w:val="24"/>
        </w:rPr>
        <w:t xml:space="preserve">– </w:t>
      </w:r>
      <w:r w:rsidR="00D57F5A" w:rsidRPr="00DE7A7E">
        <w:rPr>
          <w:sz w:val="24"/>
          <w:szCs w:val="24"/>
        </w:rPr>
        <w:t>Povoamento</w:t>
      </w:r>
      <w:r w:rsidRPr="00DE7A7E">
        <w:rPr>
          <w:sz w:val="24"/>
          <w:szCs w:val="24"/>
        </w:rPr>
        <w:t xml:space="preserve"> </w:t>
      </w:r>
      <w:r w:rsidR="00F436A5" w:rsidRPr="00DE7A7E">
        <w:rPr>
          <w:sz w:val="24"/>
          <w:szCs w:val="24"/>
        </w:rPr>
        <w:t xml:space="preserve">de </w:t>
      </w:r>
      <w:r w:rsidR="00D57F5A" w:rsidRPr="00DE7A7E">
        <w:rPr>
          <w:sz w:val="24"/>
          <w:szCs w:val="24"/>
        </w:rPr>
        <w:t>SC</w:t>
      </w:r>
      <w:r w:rsidRPr="00DE7A7E">
        <w:rPr>
          <w:sz w:val="24"/>
          <w:szCs w:val="24"/>
        </w:rPr>
        <w:t>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AC7FF5" w:rsidRPr="009B6CCF" w14:paraId="595D8CB6" w14:textId="77777777" w:rsidTr="00926561">
        <w:trPr>
          <w:jc w:val="center"/>
        </w:trPr>
        <w:tc>
          <w:tcPr>
            <w:tcW w:w="9061" w:type="dxa"/>
          </w:tcPr>
          <w:p w14:paraId="50DB8118" w14:textId="77777777" w:rsidR="00386BFC" w:rsidRDefault="00386BFC" w:rsidP="00FE1C14">
            <w:pPr>
              <w:pStyle w:val="Codigo"/>
              <w:keepNext/>
            </w:pPr>
          </w:p>
          <w:p w14:paraId="5C953165" w14:textId="27ED2CC6" w:rsidR="00FE1C14" w:rsidRPr="009B6CCF" w:rsidRDefault="00FE1C14" w:rsidP="00FE1C14">
            <w:pPr>
              <w:pStyle w:val="Codigo"/>
              <w:keepNext/>
            </w:pPr>
            <w:r w:rsidRPr="009B6CCF">
              <w:t>INSERT INTO SC_QUADRAS (</w:t>
            </w:r>
          </w:p>
          <w:p w14:paraId="6294CB4A" w14:textId="77777777" w:rsidR="00FE1C14" w:rsidRPr="009B6CCF" w:rsidRDefault="00FE1C14" w:rsidP="00FE1C14">
            <w:pPr>
              <w:pStyle w:val="Codigo"/>
              <w:keepNext/>
            </w:pPr>
            <w:r w:rsidRPr="009B6CCF">
              <w:t xml:space="preserve">    SC_ID_QUADRA,</w:t>
            </w:r>
          </w:p>
          <w:p w14:paraId="0147C515" w14:textId="77777777" w:rsidR="00FE1C14" w:rsidRPr="009B6CCF" w:rsidRDefault="00FE1C14" w:rsidP="00FE1C14">
            <w:pPr>
              <w:pStyle w:val="Codigo"/>
              <w:keepNext/>
            </w:pPr>
            <w:r w:rsidRPr="009B6CCF">
              <w:t xml:space="preserve">    COD_MUNICIPIO,</w:t>
            </w:r>
          </w:p>
          <w:p w14:paraId="39605906" w14:textId="77777777" w:rsidR="00FE1C14" w:rsidRPr="009B6CCF" w:rsidRDefault="00FE1C14" w:rsidP="00FE1C14">
            <w:pPr>
              <w:pStyle w:val="Codigo"/>
              <w:keepNext/>
            </w:pPr>
            <w:r w:rsidRPr="009B6CCF">
              <w:t xml:space="preserve">    CI_ID_QUADRA,</w:t>
            </w:r>
          </w:p>
          <w:p w14:paraId="4043FCF8" w14:textId="77777777" w:rsidR="00FE1C14" w:rsidRPr="009B6CCF" w:rsidRDefault="00FE1C14" w:rsidP="00FE1C14">
            <w:pPr>
              <w:pStyle w:val="Codigo"/>
              <w:keepNext/>
            </w:pPr>
            <w:r w:rsidRPr="009B6CCF">
              <w:t xml:space="preserve">    CN_ID_QUADRA,</w:t>
            </w:r>
          </w:p>
          <w:p w14:paraId="11F5C41D" w14:textId="77777777" w:rsidR="00FE1C14" w:rsidRPr="009B6CCF" w:rsidRDefault="00FE1C14" w:rsidP="00FE1C14">
            <w:pPr>
              <w:pStyle w:val="Codigo"/>
              <w:keepNext/>
            </w:pPr>
            <w:r w:rsidRPr="009B6CCF">
              <w:t xml:space="preserve">    CENTROIDE</w:t>
            </w:r>
          </w:p>
          <w:p w14:paraId="1C7144E2" w14:textId="77777777" w:rsidR="00FE1C14" w:rsidRPr="009B6CCF" w:rsidRDefault="00FE1C14" w:rsidP="00FE1C14">
            <w:pPr>
              <w:pStyle w:val="Codigo"/>
              <w:keepNext/>
            </w:pPr>
            <w:r w:rsidRPr="009B6CCF">
              <w:t>)</w:t>
            </w:r>
          </w:p>
          <w:p w14:paraId="406C5C5B" w14:textId="77777777" w:rsidR="00FE1C14" w:rsidRPr="009B6CCF" w:rsidRDefault="00FE1C14" w:rsidP="00FE1C14">
            <w:pPr>
              <w:pStyle w:val="Codigo"/>
              <w:keepNext/>
            </w:pPr>
            <w:r w:rsidRPr="009B6CCF">
              <w:t xml:space="preserve">SELECT </w:t>
            </w:r>
          </w:p>
          <w:p w14:paraId="181FE920" w14:textId="77777777" w:rsidR="00FE1C14" w:rsidRPr="009B6CCF" w:rsidRDefault="00FE1C14" w:rsidP="00FE1C14">
            <w:pPr>
              <w:pStyle w:val="Codigo"/>
              <w:keepNext/>
            </w:pPr>
            <w:r w:rsidRPr="009B6CCF">
              <w:t xml:space="preserve">    cn.SC_ID_QUADRA,</w:t>
            </w:r>
          </w:p>
          <w:p w14:paraId="1B3F30D7" w14:textId="77777777" w:rsidR="00FE1C14" w:rsidRPr="009B6CCF" w:rsidRDefault="00FE1C14" w:rsidP="00FE1C14">
            <w:pPr>
              <w:pStyle w:val="Codigo"/>
              <w:keepNext/>
            </w:pPr>
            <w:r w:rsidRPr="009B6CCF">
              <w:t xml:space="preserve">    cn.COD_MUNICIPIO,</w:t>
            </w:r>
          </w:p>
          <w:p w14:paraId="62417521" w14:textId="77777777" w:rsidR="00FE1C14" w:rsidRPr="009B6CCF" w:rsidRDefault="00FE1C14" w:rsidP="00FE1C14">
            <w:pPr>
              <w:pStyle w:val="Codigo"/>
              <w:keepNext/>
            </w:pPr>
            <w:r w:rsidRPr="009B6CCF">
              <w:t xml:space="preserve">    ci.ID_QUADRA AS CI_ID_QUADRA,</w:t>
            </w:r>
          </w:p>
          <w:p w14:paraId="043768B4" w14:textId="77777777" w:rsidR="00FE1C14" w:rsidRPr="009B6CCF" w:rsidRDefault="00FE1C14" w:rsidP="00FE1C14">
            <w:pPr>
              <w:pStyle w:val="Codigo"/>
              <w:keepNext/>
            </w:pPr>
            <w:r w:rsidRPr="009B6CCF">
              <w:t xml:space="preserve">    cn.ID_QUADRA AS CN_ID_QUADRA,</w:t>
            </w:r>
          </w:p>
          <w:p w14:paraId="2D7642A8" w14:textId="77777777" w:rsidR="00FE1C14" w:rsidRPr="009B6CCF" w:rsidRDefault="00FE1C14" w:rsidP="00FE1C14">
            <w:pPr>
              <w:pStyle w:val="Codigo"/>
              <w:keepNext/>
            </w:pPr>
            <w:r w:rsidRPr="009B6CCF">
              <w:t xml:space="preserve">    cn.CENTROIDE</w:t>
            </w:r>
          </w:p>
          <w:p w14:paraId="2CE7E72C" w14:textId="77777777" w:rsidR="00FE1C14" w:rsidRPr="009B6CCF" w:rsidRDefault="00FE1C14" w:rsidP="00FE1C14">
            <w:pPr>
              <w:pStyle w:val="Codigo"/>
              <w:keepNext/>
            </w:pPr>
            <w:r w:rsidRPr="009B6CCF">
              <w:t>FROM CN_QUADRAS cn</w:t>
            </w:r>
          </w:p>
          <w:p w14:paraId="579C490B" w14:textId="77777777" w:rsidR="00FE1C14" w:rsidRPr="009B6CCF" w:rsidRDefault="00FE1C14" w:rsidP="00FE1C14">
            <w:pPr>
              <w:pStyle w:val="Codigo"/>
              <w:keepNext/>
            </w:pPr>
            <w:r w:rsidRPr="009B6CCF">
              <w:t xml:space="preserve">INNER JOIN CI_QUADRAS ci </w:t>
            </w:r>
          </w:p>
          <w:p w14:paraId="21AAFE78" w14:textId="77777777" w:rsidR="00FE1C14" w:rsidRPr="009B6CCF" w:rsidRDefault="00FE1C14" w:rsidP="00FE1C14">
            <w:pPr>
              <w:pStyle w:val="Codigo"/>
              <w:keepNext/>
            </w:pPr>
            <w:r w:rsidRPr="009B6CCF">
              <w:t xml:space="preserve">    ON cn.SC_ID_QUADRA = ci.SC_ID_QUADRA </w:t>
            </w:r>
          </w:p>
          <w:p w14:paraId="17B8CF16" w14:textId="77777777" w:rsidR="00AC7FF5" w:rsidRDefault="00FE1C14" w:rsidP="00FE1C14">
            <w:pPr>
              <w:pStyle w:val="Codigo"/>
              <w:keepNext/>
            </w:pPr>
            <w:r w:rsidRPr="009B6CCF">
              <w:t xml:space="preserve">    AND cn.COD_MUNICIPIO = ci.COD_MUNICIPIO;</w:t>
            </w:r>
          </w:p>
          <w:p w14:paraId="1DEE486F" w14:textId="37F10268" w:rsidR="00386BFC" w:rsidRPr="009B6CCF" w:rsidRDefault="00386BFC" w:rsidP="00FE1C14">
            <w:pPr>
              <w:pStyle w:val="Codigo"/>
              <w:keepNext/>
            </w:pPr>
          </w:p>
        </w:tc>
      </w:tr>
    </w:tbl>
    <w:p w14:paraId="74EBF968" w14:textId="0506CE8A" w:rsidR="00AC7FF5" w:rsidRPr="009B6CCF" w:rsidRDefault="00AC7FF5" w:rsidP="00DE7A7E">
      <w:pPr>
        <w:pStyle w:val="Legenda"/>
      </w:pPr>
      <w:r w:rsidRPr="009B6CCF">
        <w:t xml:space="preserve">Elaboração: </w:t>
      </w:r>
      <w:r w:rsidR="00386BFC">
        <w:t>Autor</w:t>
      </w:r>
      <w:r w:rsidRPr="009B6CCF">
        <w:t xml:space="preserve"> (2026)</w:t>
      </w:r>
    </w:p>
    <w:p w14:paraId="1EF4266A" w14:textId="77777777" w:rsidR="00AC7FF5" w:rsidRPr="009B6CCF" w:rsidRDefault="00AC7FF5" w:rsidP="000E48BE"/>
    <w:p w14:paraId="7FE0AB1B" w14:textId="168544D2" w:rsidR="00392AAA" w:rsidRPr="009B6CCF" w:rsidRDefault="00392AAA" w:rsidP="00EF7089">
      <w:pPr>
        <w:pStyle w:val="Ttulo4"/>
      </w:pPr>
      <w:r w:rsidRPr="001A4DF7">
        <w:t>Tabela SC_FACES</w:t>
      </w:r>
    </w:p>
    <w:p w14:paraId="75EE9BDC" w14:textId="6A2E223F" w:rsidR="00145B0E" w:rsidRPr="009B6CCF" w:rsidRDefault="00145B0E" w:rsidP="00145B0E">
      <w:r w:rsidRPr="009B6CCF">
        <w:t>Com a definição da correspondência entre as quadras, viabiliza-se a extração de atributos para SC_FACES. Essa entidade é responsável por estabelecer a interoperabilidade entre as bases, conectando os atributos espaciais das faces de quadra do CNEFE aos dados cadastrais do CIATA.</w:t>
      </w:r>
    </w:p>
    <w:p w14:paraId="348F4D75" w14:textId="10D98FBC" w:rsidR="004D7770" w:rsidRDefault="004D7770" w:rsidP="00145B0E">
      <w:pPr>
        <w:rPr>
          <w:ins w:id="196" w:author="Ednez Gomes Tavares" w:date="2026-04-10T15:05:00Z" w16du:dateUtc="2026-04-10T18:05:00Z"/>
        </w:rPr>
      </w:pPr>
      <w:r w:rsidRPr="009B6CCF">
        <w:lastRenderedPageBreak/>
        <w:t xml:space="preserve">O ciclo de vida da construção desta tabela compreende três etapas distintas: primeiramente, a definição estrutural conforme os atributos elencados no </w:t>
      </w:r>
      <w:r w:rsidR="006E2E8B" w:rsidRPr="009B6CCF">
        <w:fldChar w:fldCharType="begin"/>
      </w:r>
      <w:r w:rsidR="006E2E8B" w:rsidRPr="009B6CCF">
        <w:instrText xml:space="preserve"> REF _Ref221173132 \h </w:instrText>
      </w:r>
      <w:r w:rsidR="006E2E8B" w:rsidRPr="009B6CCF">
        <w:fldChar w:fldCharType="separate"/>
      </w:r>
      <w:r w:rsidR="00F02416" w:rsidRPr="009B6CCF">
        <w:t xml:space="preserve">Quadro </w:t>
      </w:r>
      <w:r w:rsidR="00F02416">
        <w:rPr>
          <w:noProof/>
        </w:rPr>
        <w:t>41</w:t>
      </w:r>
      <w:r w:rsidR="006E2E8B" w:rsidRPr="009B6CCF">
        <w:fldChar w:fldCharType="end"/>
      </w:r>
      <w:r w:rsidRPr="009B6CCF">
        <w:t>; em seguida, o povoamento por meio da junção de dados das entidades SC_QUADRAS e CN_FACES (</w:t>
      </w:r>
      <w:r w:rsidR="004951AB" w:rsidRPr="009B6CCF">
        <w:fldChar w:fldCharType="begin"/>
      </w:r>
      <w:r w:rsidR="004951AB" w:rsidRPr="009B6CCF">
        <w:instrText xml:space="preserve"> REF _Ref221173274 \h  \* MERGEFORMAT </w:instrText>
      </w:r>
      <w:r w:rsidR="004951AB" w:rsidRPr="009B6CCF">
        <w:fldChar w:fldCharType="separate"/>
      </w:r>
      <w:r w:rsidR="00F02416" w:rsidRPr="009B6CCF">
        <w:t xml:space="preserve">Quadro </w:t>
      </w:r>
      <w:r w:rsidR="00F02416">
        <w:t>42</w:t>
      </w:r>
      <w:r w:rsidR="004951AB" w:rsidRPr="009B6CCF">
        <w:fldChar w:fldCharType="end"/>
      </w:r>
      <w:r w:rsidRPr="009B6CCF">
        <w:t>); e, por fim, o processo de enriquecimento e consolidação com dados oriundos de CI_FACES</w:t>
      </w:r>
      <w:r w:rsidR="004761D2" w:rsidRPr="009B6CCF">
        <w:t xml:space="preserve"> (</w:t>
      </w:r>
      <w:r w:rsidR="005851C4" w:rsidRPr="009B6CCF">
        <w:fldChar w:fldCharType="begin"/>
      </w:r>
      <w:r w:rsidR="005851C4" w:rsidRPr="009B6CCF">
        <w:instrText xml:space="preserve"> REF _Ref221174525 \h </w:instrText>
      </w:r>
      <w:r w:rsidR="005851C4" w:rsidRPr="009B6CCF">
        <w:fldChar w:fldCharType="separate"/>
      </w:r>
      <w:r w:rsidR="00F02416" w:rsidRPr="009B6CCF">
        <w:t xml:space="preserve">Quadro </w:t>
      </w:r>
      <w:r w:rsidR="00F02416">
        <w:rPr>
          <w:noProof/>
        </w:rPr>
        <w:t>43</w:t>
      </w:r>
      <w:r w:rsidR="005851C4" w:rsidRPr="009B6CCF">
        <w:fldChar w:fldCharType="end"/>
      </w:r>
      <w:r w:rsidR="004761D2" w:rsidRPr="009B6CCF">
        <w:t>)</w:t>
      </w:r>
      <w:r w:rsidRPr="009B6CCF">
        <w:t>.</w:t>
      </w:r>
    </w:p>
    <w:p w14:paraId="7E0D497C" w14:textId="77777777" w:rsidR="001A269A" w:rsidRPr="009B6CCF" w:rsidRDefault="001A269A" w:rsidP="00145B0E"/>
    <w:p w14:paraId="6078D624" w14:textId="4BB92417" w:rsidR="00A32005" w:rsidRPr="00DE7A7E" w:rsidRDefault="00A32005" w:rsidP="00A6278E">
      <w:pPr>
        <w:pStyle w:val="Legenda"/>
        <w:rPr>
          <w:sz w:val="24"/>
          <w:szCs w:val="24"/>
        </w:rPr>
      </w:pPr>
      <w:bookmarkStart w:id="197" w:name="_Ref221173132"/>
      <w:r w:rsidRPr="00DE7A7E">
        <w:rPr>
          <w:sz w:val="24"/>
          <w:szCs w:val="24"/>
        </w:rPr>
        <w:t xml:space="preserve">Quadro </w:t>
      </w:r>
      <w:r w:rsidR="00F02416" w:rsidRPr="00DE7A7E">
        <w:rPr>
          <w:sz w:val="24"/>
          <w:szCs w:val="24"/>
        </w:rPr>
        <w:fldChar w:fldCharType="begin"/>
      </w:r>
      <w:r w:rsidR="00F02416" w:rsidRPr="00DE7A7E">
        <w:rPr>
          <w:sz w:val="24"/>
          <w:szCs w:val="24"/>
        </w:rPr>
        <w:instrText xml:space="preserve"> SEQ Quadro \* ARABIC </w:instrText>
      </w:r>
      <w:r w:rsidR="00F02416" w:rsidRPr="00DE7A7E">
        <w:rPr>
          <w:sz w:val="24"/>
          <w:szCs w:val="24"/>
        </w:rPr>
        <w:fldChar w:fldCharType="separate"/>
      </w:r>
      <w:r w:rsidR="00F02416" w:rsidRPr="00DE7A7E">
        <w:rPr>
          <w:noProof/>
          <w:sz w:val="24"/>
          <w:szCs w:val="24"/>
        </w:rPr>
        <w:t>41</w:t>
      </w:r>
      <w:r w:rsidR="00F02416" w:rsidRPr="00DE7A7E">
        <w:rPr>
          <w:noProof/>
          <w:sz w:val="24"/>
          <w:szCs w:val="24"/>
        </w:rPr>
        <w:fldChar w:fldCharType="end"/>
      </w:r>
      <w:bookmarkEnd w:id="197"/>
      <w:r w:rsidRPr="00DE7A7E">
        <w:rPr>
          <w:sz w:val="24"/>
          <w:szCs w:val="24"/>
        </w:rPr>
        <w:t xml:space="preserve"> – Estrutura da tabela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A32005" w:rsidRPr="009B6CCF" w14:paraId="685C869B" w14:textId="77777777" w:rsidTr="00926561">
        <w:trPr>
          <w:jc w:val="center"/>
        </w:trPr>
        <w:tc>
          <w:tcPr>
            <w:tcW w:w="9061" w:type="dxa"/>
          </w:tcPr>
          <w:p w14:paraId="4EE87F0A" w14:textId="77777777" w:rsidR="00386BFC" w:rsidRDefault="00386BFC" w:rsidP="00386BFC">
            <w:pPr>
              <w:pStyle w:val="Codigo"/>
            </w:pPr>
          </w:p>
          <w:p w14:paraId="41F9FE71" w14:textId="77777777" w:rsidR="003E149E" w:rsidRDefault="000B336F" w:rsidP="00386BFC">
            <w:pPr>
              <w:pStyle w:val="Codigo"/>
              <w:rPr>
                <w:b/>
                <w:bCs/>
              </w:rPr>
            </w:pPr>
            <w:r w:rsidRPr="003E149E">
              <w:rPr>
                <w:b/>
                <w:bCs/>
              </w:rPr>
              <w:t>Table:SC_FACES</w:t>
            </w:r>
          </w:p>
          <w:p w14:paraId="13D436B0" w14:textId="2EA31F13" w:rsidR="000B336F" w:rsidRPr="003E149E" w:rsidRDefault="000B336F" w:rsidP="00386BFC">
            <w:pPr>
              <w:pStyle w:val="Codigo"/>
              <w:rPr>
                <w:b/>
                <w:bCs/>
              </w:rPr>
            </w:pPr>
            <w:r w:rsidRPr="003E149E">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0B336F" w:rsidRPr="009B6CCF" w14:paraId="5F33D1B8" w14:textId="77777777">
              <w:tc>
                <w:tcPr>
                  <w:tcW w:w="0" w:type="auto"/>
                  <w:tcBorders>
                    <w:top w:val="nil"/>
                    <w:left w:val="nil"/>
                    <w:bottom w:val="nil"/>
                    <w:right w:val="nil"/>
                  </w:tcBorders>
                  <w:tcMar>
                    <w:top w:w="15" w:type="dxa"/>
                    <w:left w:w="225" w:type="dxa"/>
                    <w:bottom w:w="15" w:type="dxa"/>
                    <w:right w:w="15" w:type="dxa"/>
                  </w:tcMar>
                  <w:vAlign w:val="center"/>
                  <w:hideMark/>
                </w:tcPr>
                <w:p w14:paraId="4F42C6EB" w14:textId="77777777" w:rsidR="000B336F" w:rsidRPr="009B6CCF" w:rsidRDefault="000B336F" w:rsidP="000B336F">
                  <w:pPr>
                    <w:pStyle w:val="Codigo"/>
                    <w:keepNext/>
                  </w:pPr>
                  <w:r w:rsidRPr="009B6CCF">
                    <w:t>SC_ID_FACE</w:t>
                  </w:r>
                </w:p>
              </w:tc>
              <w:tc>
                <w:tcPr>
                  <w:tcW w:w="0" w:type="auto"/>
                  <w:tcBorders>
                    <w:top w:val="nil"/>
                    <w:left w:val="nil"/>
                    <w:bottom w:val="nil"/>
                    <w:right w:val="nil"/>
                  </w:tcBorders>
                  <w:tcMar>
                    <w:top w:w="15" w:type="dxa"/>
                    <w:left w:w="225" w:type="dxa"/>
                    <w:bottom w:w="15" w:type="dxa"/>
                    <w:right w:w="15" w:type="dxa"/>
                  </w:tcMar>
                  <w:vAlign w:val="center"/>
                  <w:hideMark/>
                </w:tcPr>
                <w:p w14:paraId="4FD5FC10" w14:textId="77777777" w:rsidR="000B336F" w:rsidRPr="009B6CCF" w:rsidRDefault="000B336F" w:rsidP="000B336F">
                  <w:pPr>
                    <w:pStyle w:val="Codigo"/>
                    <w:keepNext/>
                  </w:pPr>
                  <w:r w:rsidRPr="009B6CCF">
                    <w:t>varchar(258)</w:t>
                  </w:r>
                </w:p>
              </w:tc>
            </w:tr>
            <w:tr w:rsidR="000B336F" w:rsidRPr="009B6CCF" w14:paraId="63150E49" w14:textId="77777777">
              <w:tc>
                <w:tcPr>
                  <w:tcW w:w="0" w:type="auto"/>
                  <w:tcBorders>
                    <w:top w:val="nil"/>
                    <w:left w:val="nil"/>
                    <w:bottom w:val="nil"/>
                    <w:right w:val="nil"/>
                  </w:tcBorders>
                  <w:tcMar>
                    <w:top w:w="15" w:type="dxa"/>
                    <w:left w:w="225" w:type="dxa"/>
                    <w:bottom w:w="15" w:type="dxa"/>
                    <w:right w:w="15" w:type="dxa"/>
                  </w:tcMar>
                  <w:vAlign w:val="center"/>
                  <w:hideMark/>
                </w:tcPr>
                <w:p w14:paraId="62016CDD" w14:textId="77777777" w:rsidR="000B336F" w:rsidRPr="009B6CCF" w:rsidRDefault="000B336F" w:rsidP="000B336F">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6BBA3F23" w14:textId="77777777" w:rsidR="000B336F" w:rsidRPr="009B6CCF" w:rsidRDefault="000B336F" w:rsidP="000B336F">
                  <w:pPr>
                    <w:pStyle w:val="Codigo"/>
                    <w:keepNext/>
                  </w:pPr>
                  <w:r w:rsidRPr="009B6CCF">
                    <w:t>varchar(7)</w:t>
                  </w:r>
                </w:p>
              </w:tc>
            </w:tr>
            <w:tr w:rsidR="000B336F" w:rsidRPr="009B6CCF" w14:paraId="4EF3D1F5" w14:textId="77777777">
              <w:tc>
                <w:tcPr>
                  <w:tcW w:w="0" w:type="auto"/>
                  <w:tcBorders>
                    <w:top w:val="nil"/>
                    <w:left w:val="nil"/>
                    <w:bottom w:val="nil"/>
                    <w:right w:val="nil"/>
                  </w:tcBorders>
                  <w:tcMar>
                    <w:top w:w="15" w:type="dxa"/>
                    <w:left w:w="225" w:type="dxa"/>
                    <w:bottom w:w="15" w:type="dxa"/>
                    <w:right w:w="15" w:type="dxa"/>
                  </w:tcMar>
                  <w:vAlign w:val="center"/>
                  <w:hideMark/>
                </w:tcPr>
                <w:p w14:paraId="39D1E800" w14:textId="77777777" w:rsidR="000B336F" w:rsidRPr="009B6CCF" w:rsidRDefault="000B336F" w:rsidP="000B336F">
                  <w:pPr>
                    <w:pStyle w:val="Codigo"/>
                    <w:keepNext/>
                  </w:pPr>
                  <w:r w:rsidRPr="009B6CCF">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44BE2DE7" w14:textId="77777777" w:rsidR="000B336F" w:rsidRPr="009B6CCF" w:rsidRDefault="000B336F" w:rsidP="000B336F">
                  <w:pPr>
                    <w:pStyle w:val="Codigo"/>
                    <w:keepNext/>
                  </w:pPr>
                  <w:r w:rsidRPr="009B6CCF">
                    <w:t>varchar(250)</w:t>
                  </w:r>
                </w:p>
              </w:tc>
            </w:tr>
            <w:tr w:rsidR="000B336F" w:rsidRPr="009B6CCF" w14:paraId="38B2E2B6" w14:textId="77777777">
              <w:tc>
                <w:tcPr>
                  <w:tcW w:w="0" w:type="auto"/>
                  <w:tcBorders>
                    <w:top w:val="nil"/>
                    <w:left w:val="nil"/>
                    <w:bottom w:val="nil"/>
                    <w:right w:val="nil"/>
                  </w:tcBorders>
                  <w:tcMar>
                    <w:top w:w="15" w:type="dxa"/>
                    <w:left w:w="225" w:type="dxa"/>
                    <w:bottom w:w="15" w:type="dxa"/>
                    <w:right w:w="15" w:type="dxa"/>
                  </w:tcMar>
                  <w:vAlign w:val="center"/>
                  <w:hideMark/>
                </w:tcPr>
                <w:p w14:paraId="7ACA7213" w14:textId="77777777" w:rsidR="000B336F" w:rsidRPr="009B6CCF" w:rsidRDefault="000B336F" w:rsidP="000B336F">
                  <w:pPr>
                    <w:pStyle w:val="Codigo"/>
                    <w:keepNext/>
                  </w:pPr>
                  <w:r w:rsidRPr="009B6CCF">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43874D72" w14:textId="77777777" w:rsidR="000B336F" w:rsidRPr="009B6CCF" w:rsidRDefault="000B336F" w:rsidP="000B336F">
                  <w:pPr>
                    <w:pStyle w:val="Codigo"/>
                    <w:keepNext/>
                  </w:pPr>
                  <w:r w:rsidRPr="009B6CCF">
                    <w:t>varchar(8)</w:t>
                  </w:r>
                </w:p>
              </w:tc>
            </w:tr>
            <w:tr w:rsidR="000B336F" w:rsidRPr="009B6CCF" w14:paraId="3CA25DDE" w14:textId="77777777">
              <w:tc>
                <w:tcPr>
                  <w:tcW w:w="0" w:type="auto"/>
                  <w:tcBorders>
                    <w:top w:val="nil"/>
                    <w:left w:val="nil"/>
                    <w:bottom w:val="nil"/>
                    <w:right w:val="nil"/>
                  </w:tcBorders>
                  <w:tcMar>
                    <w:top w:w="15" w:type="dxa"/>
                    <w:left w:w="225" w:type="dxa"/>
                    <w:bottom w:w="15" w:type="dxa"/>
                    <w:right w:w="15" w:type="dxa"/>
                  </w:tcMar>
                  <w:vAlign w:val="center"/>
                  <w:hideMark/>
                </w:tcPr>
                <w:p w14:paraId="41B020DB" w14:textId="77777777" w:rsidR="000B336F" w:rsidRPr="009B6CCF" w:rsidRDefault="000B336F" w:rsidP="000B336F">
                  <w:pPr>
                    <w:pStyle w:val="Codigo"/>
                    <w:keepNext/>
                  </w:pPr>
                  <w:r w:rsidRPr="009B6CCF">
                    <w:t>CN_ID_FACE</w:t>
                  </w:r>
                </w:p>
              </w:tc>
              <w:tc>
                <w:tcPr>
                  <w:tcW w:w="0" w:type="auto"/>
                  <w:tcBorders>
                    <w:top w:val="nil"/>
                    <w:left w:val="nil"/>
                    <w:bottom w:val="nil"/>
                    <w:right w:val="nil"/>
                  </w:tcBorders>
                  <w:tcMar>
                    <w:top w:w="15" w:type="dxa"/>
                    <w:left w:w="225" w:type="dxa"/>
                    <w:bottom w:w="15" w:type="dxa"/>
                    <w:right w:w="15" w:type="dxa"/>
                  </w:tcMar>
                  <w:vAlign w:val="center"/>
                  <w:hideMark/>
                </w:tcPr>
                <w:p w14:paraId="1CE94901" w14:textId="77777777" w:rsidR="000B336F" w:rsidRPr="009B6CCF" w:rsidRDefault="000B336F" w:rsidP="000B336F">
                  <w:pPr>
                    <w:pStyle w:val="Codigo"/>
                    <w:keepNext/>
                  </w:pPr>
                  <w:r w:rsidRPr="009B6CCF">
                    <w:t>varchar(22)</w:t>
                  </w:r>
                </w:p>
              </w:tc>
            </w:tr>
            <w:tr w:rsidR="000B336F" w:rsidRPr="009B6CCF" w14:paraId="73C5FB29" w14:textId="77777777">
              <w:tc>
                <w:tcPr>
                  <w:tcW w:w="0" w:type="auto"/>
                  <w:tcBorders>
                    <w:top w:val="nil"/>
                    <w:left w:val="nil"/>
                    <w:bottom w:val="nil"/>
                    <w:right w:val="nil"/>
                  </w:tcBorders>
                  <w:tcMar>
                    <w:top w:w="15" w:type="dxa"/>
                    <w:left w:w="225" w:type="dxa"/>
                    <w:bottom w:w="15" w:type="dxa"/>
                    <w:right w:w="15" w:type="dxa"/>
                  </w:tcMar>
                  <w:vAlign w:val="center"/>
                  <w:hideMark/>
                </w:tcPr>
                <w:p w14:paraId="3BF7D176" w14:textId="77777777" w:rsidR="000B336F" w:rsidRPr="009B6CCF" w:rsidRDefault="000B336F" w:rsidP="000B336F">
                  <w:pPr>
                    <w:pStyle w:val="Codigo"/>
                    <w:keepNext/>
                  </w:pPr>
                  <w:r w:rsidRPr="009B6CCF">
                    <w:t>CENTROIDE</w:t>
                  </w:r>
                </w:p>
              </w:tc>
              <w:tc>
                <w:tcPr>
                  <w:tcW w:w="0" w:type="auto"/>
                  <w:tcBorders>
                    <w:top w:val="nil"/>
                    <w:left w:val="nil"/>
                    <w:bottom w:val="nil"/>
                    <w:right w:val="nil"/>
                  </w:tcBorders>
                  <w:tcMar>
                    <w:top w:w="15" w:type="dxa"/>
                    <w:left w:w="225" w:type="dxa"/>
                    <w:bottom w:w="15" w:type="dxa"/>
                    <w:right w:w="15" w:type="dxa"/>
                  </w:tcMar>
                  <w:vAlign w:val="center"/>
                  <w:hideMark/>
                </w:tcPr>
                <w:p w14:paraId="2D2B5E1B" w14:textId="77777777" w:rsidR="000B336F" w:rsidRPr="009B6CCF" w:rsidRDefault="000B336F" w:rsidP="000B336F">
                  <w:pPr>
                    <w:pStyle w:val="Codigo"/>
                    <w:keepNext/>
                  </w:pPr>
                  <w:r w:rsidRPr="009B6CCF">
                    <w:t>point</w:t>
                  </w:r>
                </w:p>
              </w:tc>
            </w:tr>
            <w:tr w:rsidR="000B336F" w:rsidRPr="009B6CCF" w14:paraId="5E67F8F9" w14:textId="77777777">
              <w:tc>
                <w:tcPr>
                  <w:tcW w:w="0" w:type="auto"/>
                  <w:tcBorders>
                    <w:top w:val="nil"/>
                    <w:left w:val="nil"/>
                    <w:bottom w:val="nil"/>
                    <w:right w:val="nil"/>
                  </w:tcBorders>
                  <w:tcMar>
                    <w:top w:w="15" w:type="dxa"/>
                    <w:left w:w="225" w:type="dxa"/>
                    <w:bottom w:w="15" w:type="dxa"/>
                    <w:right w:w="15" w:type="dxa"/>
                  </w:tcMar>
                  <w:vAlign w:val="center"/>
                  <w:hideMark/>
                </w:tcPr>
                <w:p w14:paraId="0D414D6F" w14:textId="77777777" w:rsidR="000B336F" w:rsidRPr="009B6CCF" w:rsidRDefault="000B336F" w:rsidP="000B336F">
                  <w:pPr>
                    <w:pStyle w:val="Codigo"/>
                    <w:keepNext/>
                  </w:pPr>
                  <w:r w:rsidRPr="009B6CCF">
                    <w:t>ORDEM_FACE</w:t>
                  </w:r>
                </w:p>
              </w:tc>
              <w:tc>
                <w:tcPr>
                  <w:tcW w:w="0" w:type="auto"/>
                  <w:tcBorders>
                    <w:top w:val="nil"/>
                    <w:left w:val="nil"/>
                    <w:bottom w:val="nil"/>
                    <w:right w:val="nil"/>
                  </w:tcBorders>
                  <w:tcMar>
                    <w:top w:w="15" w:type="dxa"/>
                    <w:left w:w="225" w:type="dxa"/>
                    <w:bottom w:w="15" w:type="dxa"/>
                    <w:right w:w="15" w:type="dxa"/>
                  </w:tcMar>
                  <w:vAlign w:val="center"/>
                  <w:hideMark/>
                </w:tcPr>
                <w:p w14:paraId="1D44406B" w14:textId="77777777" w:rsidR="000B336F" w:rsidRPr="009B6CCF" w:rsidRDefault="000B336F" w:rsidP="000B336F">
                  <w:pPr>
                    <w:pStyle w:val="Codigo"/>
                    <w:keepNext/>
                  </w:pPr>
                  <w:r w:rsidRPr="009B6CCF">
                    <w:t>int(11)</w:t>
                  </w:r>
                </w:p>
              </w:tc>
            </w:tr>
            <w:tr w:rsidR="000B336F" w:rsidRPr="009B6CCF" w14:paraId="004B9838" w14:textId="77777777">
              <w:tc>
                <w:tcPr>
                  <w:tcW w:w="0" w:type="auto"/>
                  <w:tcBorders>
                    <w:top w:val="nil"/>
                    <w:left w:val="nil"/>
                    <w:bottom w:val="nil"/>
                    <w:right w:val="nil"/>
                  </w:tcBorders>
                  <w:tcMar>
                    <w:top w:w="15" w:type="dxa"/>
                    <w:left w:w="225" w:type="dxa"/>
                    <w:bottom w:w="15" w:type="dxa"/>
                    <w:right w:w="15" w:type="dxa"/>
                  </w:tcMar>
                  <w:vAlign w:val="center"/>
                  <w:hideMark/>
                </w:tcPr>
                <w:p w14:paraId="55C759D3" w14:textId="77777777" w:rsidR="000B336F" w:rsidRPr="009B6CCF" w:rsidRDefault="000B336F" w:rsidP="000B336F">
                  <w:pPr>
                    <w:pStyle w:val="Codigo"/>
                    <w:keepNext/>
                  </w:pPr>
                  <w:r w:rsidRPr="009B6CCF">
                    <w:t>CI_ID_FACE</w:t>
                  </w:r>
                </w:p>
              </w:tc>
              <w:tc>
                <w:tcPr>
                  <w:tcW w:w="0" w:type="auto"/>
                  <w:tcBorders>
                    <w:top w:val="nil"/>
                    <w:left w:val="nil"/>
                    <w:bottom w:val="nil"/>
                    <w:right w:val="nil"/>
                  </w:tcBorders>
                  <w:tcMar>
                    <w:top w:w="15" w:type="dxa"/>
                    <w:left w:w="225" w:type="dxa"/>
                    <w:bottom w:w="15" w:type="dxa"/>
                    <w:right w:w="15" w:type="dxa"/>
                  </w:tcMar>
                  <w:vAlign w:val="center"/>
                  <w:hideMark/>
                </w:tcPr>
                <w:p w14:paraId="5BCDC6AC" w14:textId="77777777" w:rsidR="000B336F" w:rsidRPr="009B6CCF" w:rsidRDefault="000B336F" w:rsidP="000B336F">
                  <w:pPr>
                    <w:pStyle w:val="Codigo"/>
                    <w:keepNext/>
                  </w:pPr>
                  <w:r w:rsidRPr="009B6CCF">
                    <w:t>varchar(65)</w:t>
                  </w:r>
                </w:p>
              </w:tc>
            </w:tr>
            <w:tr w:rsidR="000B336F" w:rsidRPr="009B6CCF" w14:paraId="449A4473" w14:textId="77777777">
              <w:tc>
                <w:tcPr>
                  <w:tcW w:w="0" w:type="auto"/>
                  <w:tcBorders>
                    <w:top w:val="nil"/>
                    <w:left w:val="nil"/>
                    <w:bottom w:val="nil"/>
                    <w:right w:val="nil"/>
                  </w:tcBorders>
                  <w:tcMar>
                    <w:top w:w="15" w:type="dxa"/>
                    <w:left w:w="225" w:type="dxa"/>
                    <w:bottom w:w="15" w:type="dxa"/>
                    <w:right w:w="15" w:type="dxa"/>
                  </w:tcMar>
                  <w:vAlign w:val="center"/>
                  <w:hideMark/>
                </w:tcPr>
                <w:p w14:paraId="6F1B46C0" w14:textId="77777777" w:rsidR="000B336F" w:rsidRPr="009B6CCF" w:rsidRDefault="000B336F" w:rsidP="000B336F">
                  <w:pPr>
                    <w:pStyle w:val="Codigo"/>
                    <w:keepNext/>
                  </w:pPr>
                  <w:r w:rsidRPr="009B6CCF">
                    <w:t>DIM_FACE</w:t>
                  </w:r>
                </w:p>
              </w:tc>
              <w:tc>
                <w:tcPr>
                  <w:tcW w:w="0" w:type="auto"/>
                  <w:tcBorders>
                    <w:top w:val="nil"/>
                    <w:left w:val="nil"/>
                    <w:bottom w:val="nil"/>
                    <w:right w:val="nil"/>
                  </w:tcBorders>
                  <w:tcMar>
                    <w:top w:w="15" w:type="dxa"/>
                    <w:left w:w="225" w:type="dxa"/>
                    <w:bottom w:w="15" w:type="dxa"/>
                    <w:right w:w="15" w:type="dxa"/>
                  </w:tcMar>
                  <w:vAlign w:val="center"/>
                  <w:hideMark/>
                </w:tcPr>
                <w:p w14:paraId="04762C9D" w14:textId="77777777" w:rsidR="000B336F" w:rsidRPr="009B6CCF" w:rsidRDefault="000B336F" w:rsidP="000B336F">
                  <w:pPr>
                    <w:pStyle w:val="Codigo"/>
                    <w:keepNext/>
                  </w:pPr>
                  <w:r w:rsidRPr="009B6CCF">
                    <w:t>float</w:t>
                  </w:r>
                </w:p>
              </w:tc>
            </w:tr>
            <w:tr w:rsidR="000B336F" w:rsidRPr="009B6CCF" w14:paraId="1F31E9F3" w14:textId="77777777">
              <w:tc>
                <w:tcPr>
                  <w:tcW w:w="0" w:type="auto"/>
                  <w:tcBorders>
                    <w:top w:val="nil"/>
                    <w:left w:val="nil"/>
                    <w:bottom w:val="nil"/>
                    <w:right w:val="nil"/>
                  </w:tcBorders>
                  <w:tcMar>
                    <w:top w:w="15" w:type="dxa"/>
                    <w:left w:w="225" w:type="dxa"/>
                    <w:bottom w:w="15" w:type="dxa"/>
                    <w:right w:w="15" w:type="dxa"/>
                  </w:tcMar>
                  <w:vAlign w:val="center"/>
                  <w:hideMark/>
                </w:tcPr>
                <w:p w14:paraId="6D40B934" w14:textId="77777777" w:rsidR="000B336F" w:rsidRPr="009B6CCF" w:rsidRDefault="000B336F" w:rsidP="000B336F">
                  <w:pPr>
                    <w:pStyle w:val="Codigo"/>
                    <w:keepNext/>
                  </w:pPr>
                  <w:r w:rsidRPr="009B6CCF">
                    <w:t>QTD_LOTES</w:t>
                  </w:r>
                </w:p>
              </w:tc>
              <w:tc>
                <w:tcPr>
                  <w:tcW w:w="0" w:type="auto"/>
                  <w:tcBorders>
                    <w:top w:val="nil"/>
                    <w:left w:val="nil"/>
                    <w:bottom w:val="nil"/>
                    <w:right w:val="nil"/>
                  </w:tcBorders>
                  <w:tcMar>
                    <w:top w:w="15" w:type="dxa"/>
                    <w:left w:w="225" w:type="dxa"/>
                    <w:bottom w:w="15" w:type="dxa"/>
                    <w:right w:w="15" w:type="dxa"/>
                  </w:tcMar>
                  <w:vAlign w:val="center"/>
                  <w:hideMark/>
                </w:tcPr>
                <w:p w14:paraId="670E0064" w14:textId="77777777" w:rsidR="000B336F" w:rsidRPr="009B6CCF" w:rsidRDefault="000B336F" w:rsidP="000B336F">
                  <w:pPr>
                    <w:pStyle w:val="Codigo"/>
                    <w:keepNext/>
                  </w:pPr>
                  <w:r w:rsidRPr="009B6CCF">
                    <w:t>int(11)</w:t>
                  </w:r>
                </w:p>
              </w:tc>
            </w:tr>
            <w:tr w:rsidR="00386BFC" w:rsidRPr="009B6CCF" w14:paraId="3F7A5183" w14:textId="77777777">
              <w:tc>
                <w:tcPr>
                  <w:tcW w:w="0" w:type="auto"/>
                  <w:tcBorders>
                    <w:top w:val="nil"/>
                    <w:left w:val="nil"/>
                    <w:bottom w:val="nil"/>
                    <w:right w:val="nil"/>
                  </w:tcBorders>
                  <w:tcMar>
                    <w:top w:w="15" w:type="dxa"/>
                    <w:left w:w="225" w:type="dxa"/>
                    <w:bottom w:w="15" w:type="dxa"/>
                    <w:right w:w="15" w:type="dxa"/>
                  </w:tcMar>
                  <w:vAlign w:val="center"/>
                </w:tcPr>
                <w:p w14:paraId="56B45A44" w14:textId="77777777" w:rsidR="00386BFC" w:rsidRPr="009B6CCF" w:rsidRDefault="00386BFC" w:rsidP="000B336F">
                  <w:pPr>
                    <w:pStyle w:val="Codigo"/>
                    <w:keepNext/>
                  </w:pPr>
                </w:p>
              </w:tc>
              <w:tc>
                <w:tcPr>
                  <w:tcW w:w="0" w:type="auto"/>
                  <w:tcBorders>
                    <w:top w:val="nil"/>
                    <w:left w:val="nil"/>
                    <w:bottom w:val="nil"/>
                    <w:right w:val="nil"/>
                  </w:tcBorders>
                  <w:tcMar>
                    <w:top w:w="15" w:type="dxa"/>
                    <w:left w:w="225" w:type="dxa"/>
                    <w:bottom w:w="15" w:type="dxa"/>
                    <w:right w:w="15" w:type="dxa"/>
                  </w:tcMar>
                  <w:vAlign w:val="center"/>
                </w:tcPr>
                <w:p w14:paraId="5FF7C62B" w14:textId="77777777" w:rsidR="00386BFC" w:rsidRPr="009B6CCF" w:rsidRDefault="00386BFC" w:rsidP="000B336F">
                  <w:pPr>
                    <w:pStyle w:val="Codigo"/>
                    <w:keepNext/>
                  </w:pPr>
                </w:p>
              </w:tc>
            </w:tr>
          </w:tbl>
          <w:p w14:paraId="333DE3E5" w14:textId="7D2D94D0" w:rsidR="00A32005" w:rsidRPr="009B6CCF" w:rsidRDefault="00A32005" w:rsidP="00926561">
            <w:pPr>
              <w:pStyle w:val="Codigo"/>
              <w:keepNext/>
            </w:pPr>
          </w:p>
        </w:tc>
      </w:tr>
    </w:tbl>
    <w:p w14:paraId="40A4CDE9" w14:textId="5146ED12" w:rsidR="00A32005" w:rsidRPr="009B6CCF" w:rsidRDefault="00A32005" w:rsidP="00DE7A7E">
      <w:pPr>
        <w:pStyle w:val="Legenda"/>
      </w:pPr>
      <w:r w:rsidRPr="009B6CCF">
        <w:t xml:space="preserve">Elaboração: </w:t>
      </w:r>
      <w:r w:rsidR="00386BFC">
        <w:t>Autor</w:t>
      </w:r>
      <w:r w:rsidRPr="009B6CCF">
        <w:t xml:space="preserve"> (2026)</w:t>
      </w:r>
    </w:p>
    <w:p w14:paraId="0D7C492D" w14:textId="77777777" w:rsidR="00A32005" w:rsidRPr="009B6CCF" w:rsidRDefault="00A32005" w:rsidP="00A32005"/>
    <w:p w14:paraId="21F91676" w14:textId="13176D24" w:rsidR="00C53CE4" w:rsidRPr="00DE7A7E" w:rsidRDefault="00C53CE4" w:rsidP="00A6278E">
      <w:pPr>
        <w:pStyle w:val="Legenda"/>
        <w:rPr>
          <w:sz w:val="24"/>
          <w:szCs w:val="24"/>
        </w:rPr>
      </w:pPr>
      <w:bookmarkStart w:id="198" w:name="_Ref221173274"/>
      <w:r w:rsidRPr="00DE7A7E">
        <w:rPr>
          <w:sz w:val="24"/>
          <w:szCs w:val="24"/>
        </w:rPr>
        <w:t xml:space="preserve">Quadro </w:t>
      </w:r>
      <w:r w:rsidR="00F02416" w:rsidRPr="00DE7A7E">
        <w:rPr>
          <w:sz w:val="24"/>
          <w:szCs w:val="24"/>
        </w:rPr>
        <w:fldChar w:fldCharType="begin"/>
      </w:r>
      <w:r w:rsidR="00F02416" w:rsidRPr="00DE7A7E">
        <w:rPr>
          <w:sz w:val="24"/>
          <w:szCs w:val="24"/>
        </w:rPr>
        <w:instrText xml:space="preserve"> SEQ Quadro \* ARABIC </w:instrText>
      </w:r>
      <w:r w:rsidR="00F02416" w:rsidRPr="00DE7A7E">
        <w:rPr>
          <w:sz w:val="24"/>
          <w:szCs w:val="24"/>
        </w:rPr>
        <w:fldChar w:fldCharType="separate"/>
      </w:r>
      <w:r w:rsidR="00F02416" w:rsidRPr="00DE7A7E">
        <w:rPr>
          <w:noProof/>
          <w:sz w:val="24"/>
          <w:szCs w:val="24"/>
        </w:rPr>
        <w:t>42</w:t>
      </w:r>
      <w:r w:rsidR="00F02416" w:rsidRPr="00DE7A7E">
        <w:rPr>
          <w:noProof/>
          <w:sz w:val="24"/>
          <w:szCs w:val="24"/>
        </w:rPr>
        <w:fldChar w:fldCharType="end"/>
      </w:r>
      <w:bookmarkEnd w:id="198"/>
      <w:r w:rsidRPr="00DE7A7E">
        <w:rPr>
          <w:sz w:val="24"/>
          <w:szCs w:val="24"/>
        </w:rPr>
        <w:t xml:space="preserve"> </w:t>
      </w:r>
      <w:r w:rsidR="00741CC4" w:rsidRPr="00DE7A7E">
        <w:rPr>
          <w:sz w:val="24"/>
          <w:szCs w:val="24"/>
        </w:rPr>
        <w:t>–</w:t>
      </w:r>
      <w:r w:rsidRPr="00DE7A7E">
        <w:rPr>
          <w:sz w:val="24"/>
          <w:szCs w:val="24"/>
        </w:rPr>
        <w:t xml:space="preserve"> Povoamento de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C53CE4" w:rsidRPr="002F357F" w14:paraId="751CF594" w14:textId="77777777" w:rsidTr="00926561">
        <w:trPr>
          <w:jc w:val="center"/>
        </w:trPr>
        <w:tc>
          <w:tcPr>
            <w:tcW w:w="9061" w:type="dxa"/>
          </w:tcPr>
          <w:p w14:paraId="31BF5E0A" w14:textId="77777777" w:rsidR="00386BFC" w:rsidRDefault="00386BFC" w:rsidP="000358C4">
            <w:pPr>
              <w:pStyle w:val="Codigo"/>
              <w:keepNext/>
            </w:pPr>
          </w:p>
          <w:p w14:paraId="1CC5C380" w14:textId="1F1CDFB8" w:rsidR="000358C4" w:rsidRPr="009B6CCF" w:rsidRDefault="000358C4" w:rsidP="000358C4">
            <w:pPr>
              <w:pStyle w:val="Codigo"/>
              <w:keepNext/>
            </w:pPr>
            <w:r w:rsidRPr="009B6CCF">
              <w:t>-- Povoamento de SC_FACES com SC_QUADRAS e CN_FACES</w:t>
            </w:r>
          </w:p>
          <w:p w14:paraId="69E9CDE1" w14:textId="77777777" w:rsidR="000358C4" w:rsidRPr="00BC73BE" w:rsidRDefault="000358C4" w:rsidP="000358C4">
            <w:pPr>
              <w:pStyle w:val="Codigo"/>
              <w:keepNext/>
              <w:rPr>
                <w:lang w:val="en-US"/>
              </w:rPr>
            </w:pPr>
            <w:r w:rsidRPr="00BC73BE">
              <w:rPr>
                <w:lang w:val="en-US"/>
              </w:rPr>
              <w:t>INSERT INTO SC_FACES (</w:t>
            </w:r>
          </w:p>
          <w:p w14:paraId="498C1C69" w14:textId="77777777" w:rsidR="000358C4" w:rsidRPr="00BC73BE" w:rsidRDefault="000358C4" w:rsidP="000358C4">
            <w:pPr>
              <w:pStyle w:val="Codigo"/>
              <w:keepNext/>
              <w:rPr>
                <w:lang w:val="en-US"/>
              </w:rPr>
            </w:pPr>
            <w:r w:rsidRPr="00BC73BE">
              <w:rPr>
                <w:lang w:val="en-US"/>
              </w:rPr>
              <w:t xml:space="preserve">    SC_ID_FACE,</w:t>
            </w:r>
          </w:p>
          <w:p w14:paraId="1F2AC2A9" w14:textId="77777777" w:rsidR="000358C4" w:rsidRPr="009B6CCF" w:rsidRDefault="000358C4" w:rsidP="000358C4">
            <w:pPr>
              <w:pStyle w:val="Codigo"/>
              <w:keepNext/>
            </w:pPr>
            <w:r w:rsidRPr="00BC73BE">
              <w:rPr>
                <w:lang w:val="en-US"/>
              </w:rPr>
              <w:t xml:space="preserve">    </w:t>
            </w:r>
            <w:r w:rsidRPr="009B6CCF">
              <w:t>COD_MUNICIPIO,</w:t>
            </w:r>
          </w:p>
          <w:p w14:paraId="467A910E" w14:textId="77777777" w:rsidR="000358C4" w:rsidRPr="009B6CCF" w:rsidRDefault="000358C4" w:rsidP="000358C4">
            <w:pPr>
              <w:pStyle w:val="Codigo"/>
              <w:keepNext/>
            </w:pPr>
            <w:r w:rsidRPr="009B6CCF">
              <w:t xml:space="preserve">    SC_ID_QUADRA,</w:t>
            </w:r>
          </w:p>
          <w:p w14:paraId="671BA0BF" w14:textId="77777777" w:rsidR="000358C4" w:rsidRPr="009B6CCF" w:rsidRDefault="000358C4" w:rsidP="000358C4">
            <w:pPr>
              <w:pStyle w:val="Codigo"/>
              <w:keepNext/>
            </w:pPr>
            <w:r w:rsidRPr="009B6CCF">
              <w:t xml:space="preserve">    SC_ID_LOGRADOURO,</w:t>
            </w:r>
          </w:p>
          <w:p w14:paraId="29F2B759" w14:textId="77777777" w:rsidR="000358C4" w:rsidRPr="009B6CCF" w:rsidRDefault="000358C4" w:rsidP="000358C4">
            <w:pPr>
              <w:pStyle w:val="Codigo"/>
              <w:keepNext/>
            </w:pPr>
            <w:r w:rsidRPr="009B6CCF">
              <w:t xml:space="preserve">    CN_ID_FACE,</w:t>
            </w:r>
          </w:p>
          <w:p w14:paraId="5F70A3C0" w14:textId="77777777" w:rsidR="000358C4" w:rsidRPr="009B6CCF" w:rsidRDefault="000358C4" w:rsidP="000358C4">
            <w:pPr>
              <w:pStyle w:val="Codigo"/>
              <w:keepNext/>
            </w:pPr>
            <w:r w:rsidRPr="009B6CCF">
              <w:t xml:space="preserve">    CENTROIDE,</w:t>
            </w:r>
          </w:p>
          <w:p w14:paraId="7F46F575" w14:textId="77777777" w:rsidR="000358C4" w:rsidRPr="009B6CCF" w:rsidRDefault="000358C4" w:rsidP="000358C4">
            <w:pPr>
              <w:pStyle w:val="Codigo"/>
              <w:keepNext/>
            </w:pPr>
            <w:r w:rsidRPr="009B6CCF">
              <w:t xml:space="preserve">    ORDEM_FACE</w:t>
            </w:r>
          </w:p>
          <w:p w14:paraId="60437B3E" w14:textId="77777777" w:rsidR="000358C4" w:rsidRPr="009B6CCF" w:rsidRDefault="000358C4" w:rsidP="000358C4">
            <w:pPr>
              <w:pStyle w:val="Codigo"/>
              <w:keepNext/>
            </w:pPr>
            <w:r w:rsidRPr="009B6CCF">
              <w:t>)</w:t>
            </w:r>
          </w:p>
          <w:p w14:paraId="17DBEF8A" w14:textId="77777777" w:rsidR="000358C4" w:rsidRPr="009B6CCF" w:rsidRDefault="000358C4" w:rsidP="000358C4">
            <w:pPr>
              <w:pStyle w:val="Codigo"/>
              <w:keepNext/>
            </w:pPr>
            <w:r w:rsidRPr="009B6CCF">
              <w:t xml:space="preserve">SELECT </w:t>
            </w:r>
          </w:p>
          <w:p w14:paraId="6B8137D4" w14:textId="77777777" w:rsidR="000358C4" w:rsidRPr="009B6CCF" w:rsidRDefault="000358C4" w:rsidP="000358C4">
            <w:pPr>
              <w:pStyle w:val="Codigo"/>
              <w:keepNext/>
            </w:pPr>
            <w:r w:rsidRPr="009B6CCF">
              <w:t xml:space="preserve">    -- Chave Primária: ID da Quadra concatenado ao ID do Logradouro</w:t>
            </w:r>
          </w:p>
          <w:p w14:paraId="5747B0C8" w14:textId="77777777" w:rsidR="000358C4" w:rsidRPr="009B6CCF" w:rsidRDefault="000358C4" w:rsidP="000358C4">
            <w:pPr>
              <w:pStyle w:val="Codigo"/>
              <w:keepNext/>
            </w:pPr>
            <w:r w:rsidRPr="009B6CCF">
              <w:t xml:space="preserve">    CONCAT(Q.SC_ID_QUADRA, ';', CN.SC_ID_LOGRADOURO) AS SC_ID_FACE,</w:t>
            </w:r>
          </w:p>
          <w:p w14:paraId="7455D0BB" w14:textId="77777777" w:rsidR="000358C4" w:rsidRPr="009B6CCF" w:rsidRDefault="000358C4" w:rsidP="000358C4">
            <w:pPr>
              <w:pStyle w:val="Codigo"/>
              <w:keepNext/>
            </w:pPr>
            <w:r w:rsidRPr="009B6CCF">
              <w:t xml:space="preserve">    Q.COD_MUNICIPIO,</w:t>
            </w:r>
          </w:p>
          <w:p w14:paraId="1B357B3D" w14:textId="77777777" w:rsidR="000358C4" w:rsidRPr="009B6CCF" w:rsidRDefault="000358C4" w:rsidP="000358C4">
            <w:pPr>
              <w:pStyle w:val="Codigo"/>
              <w:keepNext/>
            </w:pPr>
            <w:r w:rsidRPr="009B6CCF">
              <w:t xml:space="preserve">    Q.SC_ID_QUADRA,</w:t>
            </w:r>
          </w:p>
          <w:p w14:paraId="6DC59CD0" w14:textId="77777777" w:rsidR="000358C4" w:rsidRPr="009B6CCF" w:rsidRDefault="000358C4" w:rsidP="000358C4">
            <w:pPr>
              <w:pStyle w:val="Codigo"/>
              <w:keepNext/>
            </w:pPr>
            <w:r w:rsidRPr="009B6CCF">
              <w:t xml:space="preserve">    CN.SC_ID_LOGRADOURO,</w:t>
            </w:r>
          </w:p>
          <w:p w14:paraId="511DC69B" w14:textId="77777777" w:rsidR="000358C4" w:rsidRPr="009B6CCF" w:rsidRDefault="000358C4" w:rsidP="000358C4">
            <w:pPr>
              <w:pStyle w:val="Codigo"/>
              <w:keepNext/>
            </w:pPr>
            <w:r w:rsidRPr="009B6CCF">
              <w:t xml:space="preserve">    CN.ID_FACE,</w:t>
            </w:r>
          </w:p>
          <w:p w14:paraId="7E5909A3" w14:textId="77777777" w:rsidR="000358C4" w:rsidRPr="00BC16CD" w:rsidRDefault="000358C4" w:rsidP="000358C4">
            <w:pPr>
              <w:pStyle w:val="Codigo"/>
              <w:keepNext/>
            </w:pPr>
            <w:r w:rsidRPr="009B6CCF">
              <w:t xml:space="preserve">    </w:t>
            </w:r>
            <w:r w:rsidRPr="00BC16CD">
              <w:t>CN.CENTROIDE,</w:t>
            </w:r>
          </w:p>
          <w:p w14:paraId="38D3B08B" w14:textId="77777777" w:rsidR="000358C4" w:rsidRPr="00BC16CD" w:rsidRDefault="000358C4" w:rsidP="000358C4">
            <w:pPr>
              <w:pStyle w:val="Codigo"/>
              <w:keepNext/>
            </w:pPr>
            <w:r w:rsidRPr="00BC16CD">
              <w:t xml:space="preserve">    CN.NR_ORDEM</w:t>
            </w:r>
          </w:p>
          <w:p w14:paraId="2C28A7ED" w14:textId="77777777" w:rsidR="000358C4" w:rsidRPr="00BC73BE" w:rsidRDefault="000358C4" w:rsidP="000358C4">
            <w:pPr>
              <w:pStyle w:val="Codigo"/>
              <w:keepNext/>
              <w:rPr>
                <w:b/>
                <w:bCs/>
                <w:color w:val="385623" w:themeColor="accent6" w:themeShade="80"/>
                <w:lang w:val="en-US"/>
              </w:rPr>
            </w:pPr>
            <w:r w:rsidRPr="00BC73BE">
              <w:rPr>
                <w:b/>
                <w:bCs/>
                <w:color w:val="385623" w:themeColor="accent6" w:themeShade="80"/>
                <w:lang w:val="en-US"/>
              </w:rPr>
              <w:t>FROM CN_FACES CN</w:t>
            </w:r>
          </w:p>
          <w:p w14:paraId="2EBF0A5D" w14:textId="77777777" w:rsidR="000358C4" w:rsidRPr="00BC73BE" w:rsidRDefault="000358C4" w:rsidP="000358C4">
            <w:pPr>
              <w:pStyle w:val="Codigo"/>
              <w:keepNext/>
              <w:rPr>
                <w:b/>
                <w:bCs/>
                <w:color w:val="385623" w:themeColor="accent6" w:themeShade="80"/>
                <w:lang w:val="en-US"/>
              </w:rPr>
            </w:pPr>
            <w:r w:rsidRPr="00BC73BE">
              <w:rPr>
                <w:b/>
                <w:bCs/>
                <w:color w:val="385623" w:themeColor="accent6" w:themeShade="80"/>
                <w:lang w:val="en-US"/>
              </w:rPr>
              <w:t xml:space="preserve">INNER JOIN SC_QUADRAS Q </w:t>
            </w:r>
          </w:p>
          <w:p w14:paraId="71FD4E66" w14:textId="77777777" w:rsidR="000358C4" w:rsidRPr="009B6CCF" w:rsidRDefault="000358C4" w:rsidP="000358C4">
            <w:pPr>
              <w:pStyle w:val="Codigo"/>
              <w:keepNext/>
            </w:pPr>
            <w:r w:rsidRPr="00BC73BE">
              <w:rPr>
                <w:lang w:val="en-US"/>
              </w:rPr>
              <w:t xml:space="preserve">    </w:t>
            </w:r>
            <w:r w:rsidRPr="009B6CCF">
              <w:t xml:space="preserve">ON CN.ID_QUADRA = Q.CN_ID_QUADRA </w:t>
            </w:r>
          </w:p>
          <w:p w14:paraId="118B1121" w14:textId="77777777" w:rsidR="00450C7A" w:rsidRDefault="000358C4" w:rsidP="000358C4">
            <w:pPr>
              <w:pStyle w:val="Codigo"/>
              <w:keepNext/>
              <w:rPr>
                <w:lang w:val="es-ES"/>
              </w:rPr>
            </w:pPr>
            <w:r w:rsidRPr="009B6CCF">
              <w:t xml:space="preserve">    </w:t>
            </w:r>
            <w:r w:rsidRPr="00BC73BE">
              <w:rPr>
                <w:lang w:val="es-ES"/>
              </w:rPr>
              <w:t>AND CN.COD_MUNICIPIO = Q.COD_MUNICIPIO;</w:t>
            </w:r>
          </w:p>
          <w:p w14:paraId="5D0A744F" w14:textId="1DB59D3D" w:rsidR="00386BFC" w:rsidRPr="00BC73BE" w:rsidRDefault="00386BFC" w:rsidP="000358C4">
            <w:pPr>
              <w:pStyle w:val="Codigo"/>
              <w:keepNext/>
              <w:rPr>
                <w:lang w:val="es-ES"/>
              </w:rPr>
            </w:pPr>
          </w:p>
        </w:tc>
      </w:tr>
    </w:tbl>
    <w:p w14:paraId="73062AC5" w14:textId="1F27D8A7" w:rsidR="00C53CE4" w:rsidRPr="009B6CCF" w:rsidRDefault="00C53CE4" w:rsidP="00DE7A7E">
      <w:pPr>
        <w:pStyle w:val="Legenda"/>
      </w:pPr>
      <w:r w:rsidRPr="009B6CCF">
        <w:t xml:space="preserve">Elaboração: </w:t>
      </w:r>
      <w:r w:rsidR="003F61E6">
        <w:t>Autor</w:t>
      </w:r>
      <w:r w:rsidRPr="009B6CCF">
        <w:t xml:space="preserve"> (2026)</w:t>
      </w:r>
    </w:p>
    <w:p w14:paraId="4EA3B915" w14:textId="77777777" w:rsidR="00C53CE4" w:rsidRPr="009B6CCF" w:rsidRDefault="00C53CE4" w:rsidP="00C53CE4"/>
    <w:p w14:paraId="63ED9961" w14:textId="744F2D39" w:rsidR="004761D2" w:rsidRPr="00DE7A7E" w:rsidRDefault="004761D2" w:rsidP="00A6278E">
      <w:pPr>
        <w:pStyle w:val="Legenda"/>
        <w:rPr>
          <w:sz w:val="24"/>
          <w:szCs w:val="24"/>
        </w:rPr>
      </w:pPr>
      <w:bookmarkStart w:id="199" w:name="_Ref221174525"/>
      <w:r w:rsidRPr="00DE7A7E">
        <w:rPr>
          <w:sz w:val="24"/>
          <w:szCs w:val="24"/>
        </w:rPr>
        <w:lastRenderedPageBreak/>
        <w:t xml:space="preserve">Quadro </w:t>
      </w:r>
      <w:r w:rsidR="00F02416" w:rsidRPr="00DE7A7E">
        <w:fldChar w:fldCharType="begin"/>
      </w:r>
      <w:r w:rsidR="00F02416" w:rsidRPr="00DE7A7E">
        <w:rPr>
          <w:sz w:val="24"/>
          <w:szCs w:val="24"/>
        </w:rPr>
        <w:instrText xml:space="preserve"> SEQ Quadro \* ARABIC </w:instrText>
      </w:r>
      <w:r w:rsidR="00F02416" w:rsidRPr="00DE7A7E">
        <w:rPr>
          <w:noProof/>
        </w:rPr>
        <w:fldChar w:fldCharType="separate"/>
      </w:r>
      <w:r w:rsidR="00F02416" w:rsidRPr="00DE7A7E">
        <w:rPr>
          <w:noProof/>
          <w:sz w:val="24"/>
          <w:szCs w:val="24"/>
        </w:rPr>
        <w:t>43</w:t>
      </w:r>
      <w:r w:rsidR="00F02416" w:rsidRPr="00DE7A7E">
        <w:rPr>
          <w:noProof/>
        </w:rPr>
        <w:fldChar w:fldCharType="end"/>
      </w:r>
      <w:bookmarkEnd w:id="199"/>
      <w:r w:rsidRPr="00DE7A7E">
        <w:rPr>
          <w:sz w:val="24"/>
          <w:szCs w:val="24"/>
        </w:rPr>
        <w:t xml:space="preserve"> </w:t>
      </w:r>
      <w:r w:rsidR="00DD2FCC" w:rsidRPr="00DE7A7E">
        <w:rPr>
          <w:sz w:val="24"/>
          <w:szCs w:val="24"/>
        </w:rPr>
        <w:t>–</w:t>
      </w:r>
      <w:r w:rsidRPr="00DE7A7E">
        <w:rPr>
          <w:sz w:val="24"/>
          <w:szCs w:val="24"/>
        </w:rPr>
        <w:t xml:space="preserve"> Enriquecimento de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4761D2" w:rsidRPr="002F357F" w14:paraId="13835256" w14:textId="77777777" w:rsidTr="00926561">
        <w:trPr>
          <w:jc w:val="center"/>
        </w:trPr>
        <w:tc>
          <w:tcPr>
            <w:tcW w:w="9061" w:type="dxa"/>
          </w:tcPr>
          <w:p w14:paraId="7A48EBF3" w14:textId="77777777" w:rsidR="00386BFC" w:rsidRDefault="00386BFC" w:rsidP="001063B5">
            <w:pPr>
              <w:pStyle w:val="Codigo"/>
              <w:keepNext/>
            </w:pPr>
          </w:p>
          <w:p w14:paraId="309EF9EA" w14:textId="4CD3F41D" w:rsidR="001063B5" w:rsidRPr="009B6CCF" w:rsidRDefault="001063B5" w:rsidP="001063B5">
            <w:pPr>
              <w:pStyle w:val="Codigo"/>
              <w:keepNext/>
            </w:pPr>
            <w:r w:rsidRPr="009B6CCF">
              <w:t>-- Enriquecimento de SC_FACES com CI_FACES</w:t>
            </w:r>
          </w:p>
          <w:p w14:paraId="5DE66670" w14:textId="77777777" w:rsidR="001063B5" w:rsidRPr="00BC73BE" w:rsidRDefault="001063B5" w:rsidP="001063B5">
            <w:pPr>
              <w:pStyle w:val="Codigo"/>
              <w:keepNext/>
              <w:rPr>
                <w:b/>
                <w:bCs/>
                <w:color w:val="385623" w:themeColor="accent6" w:themeShade="80"/>
                <w:lang w:val="en-US"/>
              </w:rPr>
            </w:pPr>
            <w:r w:rsidRPr="00BC73BE">
              <w:rPr>
                <w:lang w:val="en-US"/>
              </w:rPr>
              <w:t xml:space="preserve">UPDATE </w:t>
            </w:r>
            <w:r w:rsidRPr="00BC73BE">
              <w:rPr>
                <w:b/>
                <w:bCs/>
                <w:color w:val="385623" w:themeColor="accent6" w:themeShade="80"/>
                <w:lang w:val="en-US"/>
              </w:rPr>
              <w:t>SC_FACES SC</w:t>
            </w:r>
          </w:p>
          <w:p w14:paraId="6AF4CE1F" w14:textId="77777777" w:rsidR="001063B5" w:rsidRPr="00BC73BE" w:rsidRDefault="001063B5" w:rsidP="001063B5">
            <w:pPr>
              <w:pStyle w:val="Codigo"/>
              <w:keepNext/>
              <w:rPr>
                <w:b/>
                <w:bCs/>
                <w:color w:val="385623" w:themeColor="accent6" w:themeShade="80"/>
                <w:lang w:val="en-US"/>
              </w:rPr>
            </w:pPr>
            <w:r w:rsidRPr="00BC73BE">
              <w:rPr>
                <w:b/>
                <w:bCs/>
                <w:color w:val="385623" w:themeColor="accent6" w:themeShade="80"/>
                <w:lang w:val="en-US"/>
              </w:rPr>
              <w:t xml:space="preserve">INNER JOIN SC_QUADRAS Q </w:t>
            </w:r>
          </w:p>
          <w:p w14:paraId="4C9469A1" w14:textId="77777777" w:rsidR="001063B5" w:rsidRPr="00BC73BE" w:rsidRDefault="001063B5" w:rsidP="001063B5">
            <w:pPr>
              <w:pStyle w:val="Codigo"/>
              <w:keepNext/>
              <w:rPr>
                <w:lang w:val="en-US"/>
              </w:rPr>
            </w:pPr>
            <w:r w:rsidRPr="00BC73BE">
              <w:rPr>
                <w:lang w:val="en-US"/>
              </w:rPr>
              <w:tab/>
              <w:t>ON SC.SC_ID_QUADRA = Q.SC_ID_QUADRA</w:t>
            </w:r>
          </w:p>
          <w:p w14:paraId="74A534C1" w14:textId="77777777" w:rsidR="001063B5" w:rsidRPr="00BC73BE" w:rsidRDefault="001063B5" w:rsidP="001063B5">
            <w:pPr>
              <w:pStyle w:val="Codigo"/>
              <w:keepNext/>
              <w:rPr>
                <w:b/>
                <w:bCs/>
                <w:color w:val="385623" w:themeColor="accent6" w:themeShade="80"/>
                <w:lang w:val="en-US"/>
              </w:rPr>
            </w:pPr>
            <w:r w:rsidRPr="00BC73BE">
              <w:rPr>
                <w:b/>
                <w:bCs/>
                <w:color w:val="385623" w:themeColor="accent6" w:themeShade="80"/>
                <w:lang w:val="en-US"/>
              </w:rPr>
              <w:t xml:space="preserve">INNER JOIN CI_FACES CI </w:t>
            </w:r>
          </w:p>
          <w:p w14:paraId="00E5C634" w14:textId="77777777" w:rsidR="001063B5" w:rsidRPr="00BC73BE" w:rsidRDefault="001063B5" w:rsidP="001063B5">
            <w:pPr>
              <w:pStyle w:val="Codigo"/>
              <w:keepNext/>
              <w:rPr>
                <w:lang w:val="es-ES"/>
              </w:rPr>
            </w:pPr>
            <w:r w:rsidRPr="00BC73BE">
              <w:rPr>
                <w:lang w:val="en-US"/>
              </w:rPr>
              <w:tab/>
            </w:r>
            <w:r w:rsidRPr="00BC73BE">
              <w:rPr>
                <w:lang w:val="es-ES"/>
              </w:rPr>
              <w:t xml:space="preserve">ON CI.COD_MUNICIPIO = SC.COD_MUNICIPIO </w:t>
            </w:r>
          </w:p>
          <w:p w14:paraId="09F1768F" w14:textId="77777777" w:rsidR="001063B5" w:rsidRPr="009B6CCF" w:rsidRDefault="001063B5" w:rsidP="001063B5">
            <w:pPr>
              <w:pStyle w:val="Codigo"/>
              <w:keepNext/>
            </w:pPr>
            <w:r w:rsidRPr="00BC73BE">
              <w:rPr>
                <w:lang w:val="es-ES"/>
              </w:rPr>
              <w:tab/>
            </w:r>
            <w:r w:rsidRPr="009B6CCF">
              <w:t>AND CI.SC_ID_LOGRADOURO = SC.SC_ID_LOGRADOURO</w:t>
            </w:r>
          </w:p>
          <w:p w14:paraId="0F5E123D" w14:textId="77777777" w:rsidR="001063B5" w:rsidRPr="009B6CCF" w:rsidRDefault="001063B5" w:rsidP="001063B5">
            <w:pPr>
              <w:pStyle w:val="Codigo"/>
              <w:keepNext/>
            </w:pPr>
            <w:r w:rsidRPr="009B6CCF">
              <w:tab/>
              <w:t>AND CI.ID_QUADRA = Q.CI_ID_QUADRA -- Crucial para garantir a face na quadra correta</w:t>
            </w:r>
          </w:p>
          <w:p w14:paraId="26EE5550" w14:textId="77777777" w:rsidR="001063B5" w:rsidRPr="00BC73BE" w:rsidRDefault="001063B5" w:rsidP="001063B5">
            <w:pPr>
              <w:pStyle w:val="Codigo"/>
              <w:keepNext/>
              <w:rPr>
                <w:lang w:val="en-US"/>
              </w:rPr>
            </w:pPr>
            <w:r w:rsidRPr="00BC73BE">
              <w:rPr>
                <w:lang w:val="en-US"/>
              </w:rPr>
              <w:t xml:space="preserve">SET </w:t>
            </w:r>
          </w:p>
          <w:p w14:paraId="204BA12A" w14:textId="77777777" w:rsidR="001063B5" w:rsidRPr="00BC73BE" w:rsidRDefault="001063B5" w:rsidP="001063B5">
            <w:pPr>
              <w:pStyle w:val="Codigo"/>
              <w:keepNext/>
              <w:rPr>
                <w:lang w:val="en-US"/>
              </w:rPr>
            </w:pPr>
            <w:r w:rsidRPr="00BC73BE">
              <w:rPr>
                <w:lang w:val="en-US"/>
              </w:rPr>
              <w:t xml:space="preserve">    SC.DIM_FACE = CI.DIM_FACE,</w:t>
            </w:r>
          </w:p>
          <w:p w14:paraId="107281D8" w14:textId="77777777" w:rsidR="001063B5" w:rsidRPr="00BC73BE" w:rsidRDefault="001063B5" w:rsidP="001063B5">
            <w:pPr>
              <w:pStyle w:val="Codigo"/>
              <w:keepNext/>
              <w:rPr>
                <w:lang w:val="en-US"/>
              </w:rPr>
            </w:pPr>
            <w:r w:rsidRPr="00BC73BE">
              <w:rPr>
                <w:lang w:val="en-US"/>
              </w:rPr>
              <w:t xml:space="preserve">    SC.QTD_LOTES = CI.QTD_LOTES,</w:t>
            </w:r>
          </w:p>
          <w:p w14:paraId="0020DEEA" w14:textId="77777777" w:rsidR="004761D2" w:rsidRDefault="001063B5" w:rsidP="001063B5">
            <w:pPr>
              <w:pStyle w:val="Codigo"/>
              <w:keepNext/>
              <w:rPr>
                <w:lang w:val="en-US"/>
              </w:rPr>
            </w:pPr>
            <w:r w:rsidRPr="00BC73BE">
              <w:rPr>
                <w:lang w:val="en-US"/>
              </w:rPr>
              <w:t xml:space="preserve">    SC.CI_ID_FACE = CI.ID_FACE;</w:t>
            </w:r>
          </w:p>
          <w:p w14:paraId="49170764" w14:textId="13EBF26F" w:rsidR="00386BFC" w:rsidRPr="00BC73BE" w:rsidRDefault="00386BFC" w:rsidP="001063B5">
            <w:pPr>
              <w:pStyle w:val="Codigo"/>
              <w:keepNext/>
              <w:rPr>
                <w:lang w:val="en-US"/>
              </w:rPr>
            </w:pPr>
          </w:p>
        </w:tc>
      </w:tr>
    </w:tbl>
    <w:p w14:paraId="2FFA59E7" w14:textId="56CB3598" w:rsidR="004761D2" w:rsidRPr="009B6CCF" w:rsidRDefault="004761D2" w:rsidP="00DE7A7E">
      <w:pPr>
        <w:pStyle w:val="Legenda"/>
      </w:pPr>
      <w:r w:rsidRPr="009B6CCF">
        <w:t xml:space="preserve">Elaboração: </w:t>
      </w:r>
      <w:r w:rsidR="00386BFC">
        <w:t>Autor</w:t>
      </w:r>
      <w:r w:rsidRPr="009B6CCF">
        <w:t xml:space="preserve"> (2026)</w:t>
      </w:r>
    </w:p>
    <w:p w14:paraId="3257B049" w14:textId="77777777" w:rsidR="004761D2" w:rsidRPr="009B6CCF" w:rsidRDefault="004761D2" w:rsidP="004761D2"/>
    <w:p w14:paraId="7E99780B" w14:textId="1CFBD251" w:rsidR="00597214" w:rsidRPr="009B6CCF" w:rsidRDefault="004B4102" w:rsidP="00C53CE4">
      <w:r w:rsidRPr="009B6CCF">
        <w:t>Apesar de existirem</w:t>
      </w:r>
      <w:r w:rsidR="00047193" w:rsidRPr="009B6CCF">
        <w:t xml:space="preserve"> métodos de maior abstração para a geração da entidade SC_FACES — que podem conferir maior sofisticação técnica ao processo de engenharia de dados —, optou-se por uma implementação baseada em </w:t>
      </w:r>
      <w:r w:rsidR="00047193" w:rsidRPr="009B6CCF">
        <w:rPr>
          <w:i/>
          <w:iCs/>
        </w:rPr>
        <w:t>SQL ANSI</w:t>
      </w:r>
      <w:r w:rsidR="00047193" w:rsidRPr="009B6CCF">
        <w:t xml:space="preserve">. Esta escolha justifica-se pela portabilidade entre diferentes </w:t>
      </w:r>
      <w:r w:rsidR="00C95674" w:rsidRPr="009B6CCF">
        <w:t>S</w:t>
      </w:r>
      <w:r w:rsidR="00047193" w:rsidRPr="009B6CCF">
        <w:t xml:space="preserve">istemas de </w:t>
      </w:r>
      <w:r w:rsidR="00C95674" w:rsidRPr="009B6CCF">
        <w:t>G</w:t>
      </w:r>
      <w:r w:rsidR="00047193" w:rsidRPr="009B6CCF">
        <w:t xml:space="preserve">erenciamento de </w:t>
      </w:r>
      <w:r w:rsidR="00C95674" w:rsidRPr="009B6CCF">
        <w:t>B</w:t>
      </w:r>
      <w:r w:rsidR="00047193" w:rsidRPr="009B6CCF">
        <w:t xml:space="preserve">ancos de </w:t>
      </w:r>
      <w:r w:rsidR="001C3840" w:rsidRPr="009B6CCF">
        <w:t>D</w:t>
      </w:r>
      <w:r w:rsidR="00047193" w:rsidRPr="009B6CCF">
        <w:t xml:space="preserve">ados (SGBDs) e pela clareza pedagógica na demonstração da </w:t>
      </w:r>
      <w:r w:rsidR="004761D2" w:rsidRPr="009B6CCF">
        <w:t>origem</w:t>
      </w:r>
      <w:r w:rsidR="00047193" w:rsidRPr="009B6CCF">
        <w:t xml:space="preserve"> dos dados.</w:t>
      </w:r>
    </w:p>
    <w:p w14:paraId="459239B8" w14:textId="52E113C8" w:rsidR="00C7486C" w:rsidRPr="001A4DF7" w:rsidRDefault="000C5868" w:rsidP="00EF7089">
      <w:pPr>
        <w:pStyle w:val="Ttulo4"/>
      </w:pPr>
      <w:r w:rsidRPr="001A4DF7">
        <w:t>Visualização da Quadra no SuperCIATA</w:t>
      </w:r>
    </w:p>
    <w:p w14:paraId="7C83430B" w14:textId="1A7A07F0" w:rsidR="00784164" w:rsidRPr="009B6CCF" w:rsidRDefault="00784164" w:rsidP="00784164">
      <w:r w:rsidRPr="009B6CCF">
        <w:t xml:space="preserve">A despeito do estágio intermediário da modelagem de dados, a estrutura desenvolvida até </w:t>
      </w:r>
      <w:r w:rsidR="001C3840" w:rsidRPr="009B6CCF">
        <w:t xml:space="preserve">a presente fase </w:t>
      </w:r>
      <w:r w:rsidRPr="009B6CCF">
        <w:t>viabiliza a representação geoespacial de uma quadra, cujas dimensões são derivadas dos registros do CTU/CIATA. A ancoragem espacial do polígono é realizada por meio do centroide de uma de suas faces, garantindo o posicionamento relativo da unidade no mapa.</w:t>
      </w:r>
    </w:p>
    <w:p w14:paraId="4599D360" w14:textId="533144A8" w:rsidR="00784164" w:rsidRPr="009B6CCF" w:rsidRDefault="00784164" w:rsidP="00784164">
      <w:r w:rsidRPr="009B6CCF">
        <w:t>Esta etapa de visualização atua como um instrumento de diagnóstico precoce, permitindo a identificação de inconsistências latentes na base de dados do CTU</w:t>
      </w:r>
      <w:r w:rsidR="00C00EB9" w:rsidRPr="009B6CCF">
        <w:t>/CIATA</w:t>
      </w:r>
      <w:r w:rsidRPr="009B6CCF">
        <w:t>. Adicionalmente, a representação gráfica estabelece um referencial técnico que subsidia o planejamento e a execução de diligências de campo e vistorias técnicas.</w:t>
      </w:r>
    </w:p>
    <w:p w14:paraId="24294225" w14:textId="096857F0" w:rsidR="00784164" w:rsidRPr="009B6CCF" w:rsidRDefault="00784164" w:rsidP="00784164">
      <w:r w:rsidRPr="009B6CCF">
        <w:t>Sob a ótica da engenharia de software, esta funcionalidade caracteriza o sistema como um Produto Mínimo Viável (</w:t>
      </w:r>
      <w:r w:rsidR="00524051" w:rsidRPr="00184D7F">
        <w:rPr>
          <w:i/>
          <w:iCs/>
        </w:rPr>
        <w:t>Minimum Viable Product</w:t>
      </w:r>
      <w:r w:rsidR="00524051" w:rsidRPr="00524051">
        <w:t xml:space="preserve"> </w:t>
      </w:r>
      <w:r w:rsidR="00524051">
        <w:t xml:space="preserve">– </w:t>
      </w:r>
      <w:r w:rsidRPr="00184D7F">
        <w:t>MVP</w:t>
      </w:r>
      <w:r w:rsidRPr="009B6CCF">
        <w:t xml:space="preserve">). O conceito de </w:t>
      </w:r>
      <w:r w:rsidRPr="00184D7F">
        <w:t>MVP</w:t>
      </w:r>
      <w:r w:rsidRPr="009B6CCF">
        <w:t xml:space="preserve"> pressupõe a entrega de uma versão simplificada, porém funcional, que permita validar as hipóteses centrais da pesquisa </w:t>
      </w:r>
      <w:r w:rsidR="00184D7F">
        <w:t>–</w:t>
      </w:r>
      <w:r w:rsidRPr="009B6CCF">
        <w:t xml:space="preserve"> neste caso, a viabilidade técnica da interoperabilidade entre as bases de dados CNEFE e CIATA.</w:t>
      </w:r>
    </w:p>
    <w:p w14:paraId="4DCC79B2" w14:textId="0B2B3EF1" w:rsidR="001A56F6" w:rsidRPr="009B6CCF" w:rsidRDefault="00784164" w:rsidP="00784164">
      <w:r w:rsidRPr="009B6CCF">
        <w:lastRenderedPageBreak/>
        <w:t>A adoção desta abordagem metodológica possibilita o teste da lógica de reconstrução geométrica antes da implementação completa da malha urbana. Assim, o MVP funciona não apenas como uma prova de conceito, mas como um filtro de qualidade, assegurando que o motor de geoprocessamento responda corretamente</w:t>
      </w:r>
      <w:r w:rsidR="00913180" w:rsidRPr="009B6CCF">
        <w:t xml:space="preserve"> </w:t>
      </w:r>
      <w:r w:rsidRPr="009B6CCF">
        <w:t xml:space="preserve">aos atributos </w:t>
      </w:r>
      <w:r w:rsidR="00913180" w:rsidRPr="009B6CCF">
        <w:t>dimensionais</w:t>
      </w:r>
      <w:r w:rsidRPr="009B6CCF">
        <w:t xml:space="preserve"> e espaciais antes da escala de produção.</w:t>
      </w:r>
    </w:p>
    <w:p w14:paraId="1D2627BC" w14:textId="1D4E683B" w:rsidR="00492D6E" w:rsidRPr="009B6CCF" w:rsidRDefault="00913180" w:rsidP="00927BFE">
      <w:pPr>
        <w:suppressAutoHyphens/>
      </w:pPr>
      <w:commentRangeStart w:id="200"/>
      <w:commentRangeStart w:id="201"/>
      <w:r w:rsidRPr="009B6CCF">
        <w:t xml:space="preserve">Na </w:t>
      </w:r>
      <w:r w:rsidR="007948E7" w:rsidRPr="009B6CCF">
        <w:fldChar w:fldCharType="begin"/>
      </w:r>
      <w:r w:rsidR="007948E7" w:rsidRPr="009B6CCF">
        <w:instrText xml:space="preserve"> REF _Ref221176531 \h </w:instrText>
      </w:r>
      <w:r w:rsidR="007948E7" w:rsidRPr="009B6CCF">
        <w:fldChar w:fldCharType="separate"/>
      </w:r>
      <w:r w:rsidR="00F02416" w:rsidRPr="009B6CCF">
        <w:t xml:space="preserve">Figura </w:t>
      </w:r>
      <w:r w:rsidR="00F02416">
        <w:rPr>
          <w:noProof/>
        </w:rPr>
        <w:t>9</w:t>
      </w:r>
      <w:r w:rsidR="007948E7" w:rsidRPr="009B6CCF">
        <w:fldChar w:fldCharType="end"/>
      </w:r>
      <w:r w:rsidR="007948E7" w:rsidRPr="009B6CCF">
        <w:t xml:space="preserve"> </w:t>
      </w:r>
      <w:r w:rsidR="00492D6E" w:rsidRPr="009B6CCF">
        <w:t xml:space="preserve">é apresentada a representação geoespacial da quadra 01.03.002.3.0054, localizada no município de Capanema-PR. A geometria projetada reproduz as dimensões de 100 </w:t>
      </w:r>
      <w:r w:rsidR="00CB6B61" w:rsidRPr="009B6CCF">
        <w:t xml:space="preserve">x </w:t>
      </w:r>
      <w:r w:rsidR="00492D6E" w:rsidRPr="009B6CCF">
        <w:t>110</w:t>
      </w:r>
      <w:r w:rsidR="00CB6B61" w:rsidRPr="009B6CCF">
        <w:t xml:space="preserve"> x</w:t>
      </w:r>
      <w:r w:rsidR="00492D6E" w:rsidRPr="009B6CCF">
        <w:t xml:space="preserve"> 100</w:t>
      </w:r>
      <w:r w:rsidR="00CB6B61" w:rsidRPr="009B6CCF">
        <w:t xml:space="preserve"> x</w:t>
      </w:r>
      <w:r w:rsidR="00492D6E" w:rsidRPr="009B6CCF">
        <w:t xml:space="preserve"> 110 metros, conforme os registros do CTU/CIATA. A ancoragem espacial do polígono foi estabelecida a partir do centr</w:t>
      </w:r>
      <w:r w:rsidR="00927BFE" w:rsidRPr="009B6CCF">
        <w:t>o</w:t>
      </w:r>
      <w:r w:rsidR="00492D6E" w:rsidRPr="009B6CCF">
        <w:t xml:space="preserve">ide da face correspondente à Avenida Paraná, cujas coordenadas geográficas são </w:t>
      </w:r>
      <w:r w:rsidR="00927BFE" w:rsidRPr="009B6CCF">
        <w:br/>
        <w:t>-</w:t>
      </w:r>
      <w:r w:rsidR="00492D6E" w:rsidRPr="009B6CCF">
        <w:t>25.68023275 de latitude e -53.80173725 de longitude.</w:t>
      </w:r>
      <w:commentRangeEnd w:id="200"/>
      <w:r w:rsidR="00A81D57" w:rsidRPr="009B6CCF">
        <w:rPr>
          <w:rStyle w:val="Refdecomentrio"/>
          <w:sz w:val="24"/>
          <w:szCs w:val="22"/>
        </w:rPr>
        <w:commentReference w:id="200"/>
      </w:r>
      <w:commentRangeEnd w:id="201"/>
      <w:r w:rsidR="004C43AE" w:rsidRPr="009B6CCF">
        <w:rPr>
          <w:rStyle w:val="Refdecomentrio"/>
          <w:sz w:val="24"/>
          <w:szCs w:val="22"/>
        </w:rPr>
        <w:commentReference w:id="201"/>
      </w:r>
    </w:p>
    <w:p w14:paraId="59452781" w14:textId="5BCF2286" w:rsidR="00B717F8" w:rsidRPr="009B6CCF" w:rsidRDefault="00B717F8" w:rsidP="00B717F8"/>
    <w:p w14:paraId="53ABC71F" w14:textId="785425D5" w:rsidR="00204888" w:rsidRPr="009B6CCF" w:rsidRDefault="00204888" w:rsidP="00A6278E">
      <w:pPr>
        <w:pStyle w:val="Legenda"/>
      </w:pPr>
      <w:bookmarkStart w:id="202" w:name="_Ref221176531"/>
      <w:bookmarkStart w:id="203" w:name="_Toc226883898"/>
      <w:r w:rsidRPr="00207904">
        <w:rPr>
          <w:sz w:val="24"/>
          <w:szCs w:val="24"/>
        </w:rPr>
        <w:t xml:space="preserve">Figura </w:t>
      </w:r>
      <w:r w:rsidR="00F02416" w:rsidRPr="00207904">
        <w:rPr>
          <w:sz w:val="24"/>
          <w:szCs w:val="24"/>
        </w:rPr>
        <w:fldChar w:fldCharType="begin"/>
      </w:r>
      <w:r w:rsidR="00F02416" w:rsidRPr="00207904">
        <w:rPr>
          <w:sz w:val="24"/>
          <w:szCs w:val="24"/>
        </w:rPr>
        <w:instrText xml:space="preserve"> SEQ Figura \* ARABIC </w:instrText>
      </w:r>
      <w:r w:rsidR="00F02416" w:rsidRPr="00207904">
        <w:rPr>
          <w:sz w:val="24"/>
          <w:szCs w:val="24"/>
        </w:rPr>
        <w:fldChar w:fldCharType="separate"/>
      </w:r>
      <w:r w:rsidR="00F02416" w:rsidRPr="00207904">
        <w:rPr>
          <w:noProof/>
          <w:sz w:val="24"/>
          <w:szCs w:val="24"/>
        </w:rPr>
        <w:t>9</w:t>
      </w:r>
      <w:r w:rsidR="00F02416" w:rsidRPr="00207904">
        <w:rPr>
          <w:noProof/>
          <w:sz w:val="24"/>
          <w:szCs w:val="24"/>
        </w:rPr>
        <w:fldChar w:fldCharType="end"/>
      </w:r>
      <w:bookmarkEnd w:id="202"/>
      <w:r w:rsidR="00AE2933" w:rsidRPr="00207904">
        <w:rPr>
          <w:sz w:val="24"/>
          <w:szCs w:val="24"/>
        </w:rPr>
        <w:t xml:space="preserve"> </w:t>
      </w:r>
      <w:commentRangeStart w:id="204"/>
      <w:commentRangeStart w:id="205"/>
      <w:commentRangeStart w:id="206"/>
      <w:commentRangeStart w:id="207"/>
      <w:r w:rsidR="00AE2933" w:rsidRPr="00207904">
        <w:rPr>
          <w:sz w:val="24"/>
          <w:szCs w:val="24"/>
        </w:rPr>
        <w:t>–</w:t>
      </w:r>
      <w:r w:rsidRPr="00207904">
        <w:rPr>
          <w:sz w:val="24"/>
          <w:szCs w:val="24"/>
        </w:rPr>
        <w:t xml:space="preserve"> </w:t>
      </w:r>
      <w:r w:rsidR="00603B5B" w:rsidRPr="00207904">
        <w:rPr>
          <w:sz w:val="24"/>
          <w:szCs w:val="24"/>
        </w:rPr>
        <w:t>Resultado in</w:t>
      </w:r>
      <w:r w:rsidR="00E009EF" w:rsidRPr="00207904">
        <w:rPr>
          <w:sz w:val="24"/>
          <w:szCs w:val="24"/>
        </w:rPr>
        <w:t>icial</w:t>
      </w:r>
      <w:r w:rsidR="00603B5B" w:rsidRPr="00207904">
        <w:rPr>
          <w:sz w:val="24"/>
          <w:szCs w:val="24"/>
        </w:rPr>
        <w:t xml:space="preserve"> obtido</w:t>
      </w:r>
      <w:r w:rsidR="00E009EF" w:rsidRPr="00207904">
        <w:rPr>
          <w:sz w:val="24"/>
          <w:szCs w:val="24"/>
        </w:rPr>
        <w:t xml:space="preserve"> com os dados </w:t>
      </w:r>
      <w:r w:rsidR="009B08CD" w:rsidRPr="00207904">
        <w:rPr>
          <w:sz w:val="24"/>
          <w:szCs w:val="24"/>
        </w:rPr>
        <w:t>do</w:t>
      </w:r>
      <w:r w:rsidR="00603B5B" w:rsidRPr="00207904">
        <w:rPr>
          <w:sz w:val="24"/>
          <w:szCs w:val="24"/>
        </w:rPr>
        <w:t xml:space="preserve"> </w:t>
      </w:r>
      <w:r w:rsidR="007026D1" w:rsidRPr="00207904">
        <w:rPr>
          <w:sz w:val="24"/>
          <w:szCs w:val="24"/>
        </w:rPr>
        <w:t>CNEFE</w:t>
      </w:r>
      <w:r w:rsidR="004F7B79" w:rsidRPr="00207904">
        <w:rPr>
          <w:sz w:val="24"/>
          <w:szCs w:val="24"/>
        </w:rPr>
        <w:t xml:space="preserve"> </w:t>
      </w:r>
      <w:r w:rsidR="009B08CD" w:rsidRPr="00207904">
        <w:rPr>
          <w:sz w:val="24"/>
          <w:szCs w:val="24"/>
        </w:rPr>
        <w:t>e</w:t>
      </w:r>
      <w:r w:rsidR="007026D1" w:rsidRPr="00207904">
        <w:rPr>
          <w:sz w:val="24"/>
          <w:szCs w:val="24"/>
        </w:rPr>
        <w:t xml:space="preserve"> CTU/CIATA</w:t>
      </w:r>
      <w:bookmarkEnd w:id="203"/>
      <w:commentRangeEnd w:id="206"/>
      <w:r w:rsidR="00A81D57" w:rsidRPr="009B6CCF">
        <w:rPr>
          <w:rStyle w:val="Refdecomentrio"/>
          <w:sz w:val="20"/>
          <w:szCs w:val="20"/>
        </w:rPr>
        <w:commentReference w:id="206"/>
      </w:r>
      <w:commentRangeEnd w:id="207"/>
      <w:r w:rsidR="003A66C3" w:rsidRPr="009B6CCF">
        <w:rPr>
          <w:rStyle w:val="Refdecomentrio"/>
          <w:sz w:val="20"/>
          <w:szCs w:val="20"/>
        </w:rPr>
        <w:commentReference w:id="207"/>
      </w:r>
      <w:commentRangeEnd w:id="204"/>
      <w:r w:rsidR="00A81D57" w:rsidRPr="009B6CCF">
        <w:rPr>
          <w:rStyle w:val="Refdecomentrio"/>
          <w:sz w:val="20"/>
          <w:szCs w:val="20"/>
        </w:rPr>
        <w:commentReference w:id="204"/>
      </w:r>
      <w:commentRangeEnd w:id="205"/>
      <w:r w:rsidR="004F7B79" w:rsidRPr="009B6CCF">
        <w:rPr>
          <w:rStyle w:val="Refdecomentrio"/>
          <w:sz w:val="20"/>
          <w:szCs w:val="20"/>
        </w:rPr>
        <w:commentReference w:id="205"/>
      </w:r>
    </w:p>
    <w:tbl>
      <w:tblPr>
        <w:tblStyle w:val="Tabelacomgrade"/>
        <w:tblW w:w="0" w:type="auto"/>
        <w:jc w:val="center"/>
        <w:tblLook w:val="04A0" w:firstRow="1" w:lastRow="0" w:firstColumn="1" w:lastColumn="0" w:noHBand="0" w:noVBand="1"/>
      </w:tblPr>
      <w:tblGrid>
        <w:gridCol w:w="9061"/>
      </w:tblGrid>
      <w:tr w:rsidR="00204888" w:rsidRPr="009B6CCF" w14:paraId="07520AA3" w14:textId="77777777" w:rsidTr="001E062A">
        <w:trPr>
          <w:jc w:val="center"/>
        </w:trPr>
        <w:tc>
          <w:tcPr>
            <w:tcW w:w="9061" w:type="dxa"/>
          </w:tcPr>
          <w:p w14:paraId="0002D27F" w14:textId="4A237B59" w:rsidR="00204888" w:rsidRPr="009B6CCF" w:rsidRDefault="00533A64" w:rsidP="00D4618D">
            <w:pPr>
              <w:keepNext/>
              <w:widowControl w:val="0"/>
              <w:ind w:left="-113" w:firstLine="0"/>
              <w:jc w:val="center"/>
            </w:pPr>
            <w:r w:rsidRPr="009B6CCF">
              <w:rPr>
                <w:noProof/>
                <w:lang w:eastAsia="pt-BR"/>
              </w:rPr>
              <w:drawing>
                <wp:inline distT="0" distB="0" distL="0" distR="0" wp14:anchorId="4E3FD5A8" wp14:editId="1893E139">
                  <wp:extent cx="5760085" cy="2974351"/>
                  <wp:effectExtent l="0" t="0" r="0" b="0"/>
                  <wp:docPr id="13166369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36900" name="Imagem 1"/>
                          <pic:cNvPicPr/>
                        </pic:nvPicPr>
                        <pic:blipFill>
                          <a:blip r:embed="rId27">
                            <a:extLst>
                              <a:ext uri="{28A0092B-C50C-407E-A947-70E740481C1C}">
                                <a14:useLocalDpi xmlns:a14="http://schemas.microsoft.com/office/drawing/2010/main" val="0"/>
                              </a:ext>
                            </a:extLst>
                          </a:blip>
                          <a:stretch>
                            <a:fillRect/>
                          </a:stretch>
                        </pic:blipFill>
                        <pic:spPr>
                          <a:xfrm>
                            <a:off x="0" y="0"/>
                            <a:ext cx="5760085" cy="2974351"/>
                          </a:xfrm>
                          <a:prstGeom prst="rect">
                            <a:avLst/>
                          </a:prstGeom>
                        </pic:spPr>
                      </pic:pic>
                    </a:graphicData>
                  </a:graphic>
                </wp:inline>
              </w:drawing>
            </w:r>
          </w:p>
        </w:tc>
      </w:tr>
    </w:tbl>
    <w:p w14:paraId="716EC10A" w14:textId="3894F2E5" w:rsidR="00204888" w:rsidRPr="009B6CCF" w:rsidRDefault="00204888" w:rsidP="00207904">
      <w:pPr>
        <w:pStyle w:val="Legenda"/>
      </w:pPr>
      <w:r w:rsidRPr="009B6CCF">
        <w:t xml:space="preserve">Elaboração: </w:t>
      </w:r>
      <w:r w:rsidR="00386BFC">
        <w:t>Autor</w:t>
      </w:r>
      <w:r w:rsidRPr="009B6CCF">
        <w:t xml:space="preserve"> (2026)</w:t>
      </w:r>
    </w:p>
    <w:p w14:paraId="09A451BE" w14:textId="77777777" w:rsidR="00392AAA" w:rsidRPr="009B6CCF" w:rsidRDefault="00392AAA" w:rsidP="000E48BE"/>
    <w:p w14:paraId="79A6F325" w14:textId="654B9FBB" w:rsidR="005A2B9D" w:rsidRPr="009B6CCF" w:rsidRDefault="009061BB" w:rsidP="00093FBB">
      <w:pPr>
        <w:pStyle w:val="Ttulo3"/>
        <w:rPr>
          <w:i/>
          <w:iCs/>
        </w:rPr>
      </w:pPr>
      <w:bookmarkStart w:id="208" w:name="_Toc226643970"/>
      <w:r w:rsidRPr="009B6CCF">
        <w:t xml:space="preserve">O Domínio OSM: </w:t>
      </w:r>
      <w:r w:rsidR="0067390C" w:rsidRPr="009B6CCF">
        <w:t>Ajuste d</w:t>
      </w:r>
      <w:r w:rsidR="00642CB8" w:rsidRPr="009B6CCF">
        <w:t xml:space="preserve">as </w:t>
      </w:r>
      <w:r w:rsidR="003F62DA" w:rsidRPr="009B6CCF">
        <w:t xml:space="preserve">Quadras </w:t>
      </w:r>
      <w:r w:rsidR="003F62DA" w:rsidRPr="009B6CCF">
        <w:rPr>
          <w:i/>
          <w:iCs/>
        </w:rPr>
        <w:t>SuperCIATA</w:t>
      </w:r>
      <w:bookmarkEnd w:id="208"/>
    </w:p>
    <w:p w14:paraId="34A0731C" w14:textId="392BA8FF" w:rsidR="00F33AB6" w:rsidRPr="009B6CCF" w:rsidRDefault="004C3186" w:rsidP="00947FEB">
      <w:r w:rsidRPr="009B6CCF">
        <w:t>Após a criação e o povoamento da tabela OSM_LOGRADOUROS</w:t>
      </w:r>
      <w:r w:rsidR="00BE07BA">
        <w:t xml:space="preserve"> numa etapa anterior</w:t>
      </w:r>
      <w:r w:rsidRPr="009B6CCF">
        <w:t xml:space="preserve">, torna-se possível aplicar as transformações de rotação e translação na geometria da quadra. Esse processo é realizado com base nas coordenadas do logradouro de referência, recuperadas mediante uma consulta SQL à base de dados </w:t>
      </w:r>
      <w:r w:rsidR="007374A8" w:rsidRPr="009B6CCF">
        <w:t>(</w:t>
      </w:r>
      <w:r w:rsidR="007374A8" w:rsidRPr="009B6CCF">
        <w:fldChar w:fldCharType="begin"/>
      </w:r>
      <w:r w:rsidR="007374A8" w:rsidRPr="009B6CCF">
        <w:instrText xml:space="preserve"> REF _Ref221804219 \h </w:instrText>
      </w:r>
      <w:r w:rsidR="007374A8" w:rsidRPr="009B6CCF">
        <w:fldChar w:fldCharType="separate"/>
      </w:r>
      <w:r w:rsidR="00F02416" w:rsidRPr="009B6CCF">
        <w:t xml:space="preserve">Quadro </w:t>
      </w:r>
      <w:r w:rsidR="00F02416">
        <w:rPr>
          <w:noProof/>
        </w:rPr>
        <w:t>44</w:t>
      </w:r>
      <w:r w:rsidR="007374A8" w:rsidRPr="009B6CCF">
        <w:fldChar w:fldCharType="end"/>
      </w:r>
      <w:r w:rsidR="007374A8" w:rsidRPr="009B6CCF">
        <w:t>)</w:t>
      </w:r>
      <w:r w:rsidR="007717D0" w:rsidRPr="009B6CCF">
        <w:t>.</w:t>
      </w:r>
    </w:p>
    <w:p w14:paraId="32997C91" w14:textId="77777777" w:rsidR="00913AF8" w:rsidRPr="009B6CCF" w:rsidRDefault="00913AF8" w:rsidP="00947FEB"/>
    <w:p w14:paraId="194D8491" w14:textId="76B5D86A" w:rsidR="00163FE5" w:rsidRPr="00207904" w:rsidRDefault="00163FE5" w:rsidP="00A6278E">
      <w:pPr>
        <w:pStyle w:val="Legenda"/>
        <w:rPr>
          <w:sz w:val="24"/>
          <w:szCs w:val="24"/>
        </w:rPr>
      </w:pPr>
      <w:bookmarkStart w:id="209" w:name="_Ref221804219"/>
      <w:r w:rsidRPr="00207904">
        <w:rPr>
          <w:sz w:val="24"/>
          <w:szCs w:val="24"/>
        </w:rPr>
        <w:lastRenderedPageBreak/>
        <w:t xml:space="preserve">Quadro </w:t>
      </w:r>
      <w:r w:rsidR="00F02416" w:rsidRPr="00207904">
        <w:rPr>
          <w:sz w:val="24"/>
          <w:szCs w:val="24"/>
        </w:rPr>
        <w:fldChar w:fldCharType="begin"/>
      </w:r>
      <w:r w:rsidR="00F02416" w:rsidRPr="00207904">
        <w:rPr>
          <w:sz w:val="24"/>
          <w:szCs w:val="24"/>
        </w:rPr>
        <w:instrText xml:space="preserve"> SEQ Quadro \* ARABIC </w:instrText>
      </w:r>
      <w:r w:rsidR="00F02416" w:rsidRPr="00207904">
        <w:rPr>
          <w:sz w:val="24"/>
          <w:szCs w:val="24"/>
        </w:rPr>
        <w:fldChar w:fldCharType="separate"/>
      </w:r>
      <w:r w:rsidR="00F02416" w:rsidRPr="00207904">
        <w:rPr>
          <w:noProof/>
          <w:sz w:val="24"/>
          <w:szCs w:val="24"/>
        </w:rPr>
        <w:t>44</w:t>
      </w:r>
      <w:r w:rsidR="00F02416" w:rsidRPr="00207904">
        <w:rPr>
          <w:noProof/>
          <w:sz w:val="24"/>
          <w:szCs w:val="24"/>
        </w:rPr>
        <w:fldChar w:fldCharType="end"/>
      </w:r>
      <w:bookmarkEnd w:id="209"/>
      <w:r w:rsidRPr="00207904">
        <w:rPr>
          <w:sz w:val="24"/>
          <w:szCs w:val="24"/>
        </w:rPr>
        <w:t xml:space="preserve"> – </w:t>
      </w:r>
      <w:r w:rsidR="00722A79" w:rsidRPr="00207904">
        <w:rPr>
          <w:sz w:val="24"/>
          <w:szCs w:val="24"/>
        </w:rPr>
        <w:t>Consulta à tabela OSM_</w:t>
      </w:r>
      <w:r w:rsidR="00B61682" w:rsidRPr="00207904">
        <w:rPr>
          <w:sz w:val="24"/>
          <w:szCs w:val="24"/>
        </w:rPr>
        <w:t>LOGRADOUROS</w:t>
      </w:r>
    </w:p>
    <w:tbl>
      <w:tblPr>
        <w:tblStyle w:val="Tabelacomgrade"/>
        <w:tblW w:w="0" w:type="auto"/>
        <w:tblLook w:val="04A0" w:firstRow="1" w:lastRow="0" w:firstColumn="1" w:lastColumn="0" w:noHBand="0" w:noVBand="1"/>
      </w:tblPr>
      <w:tblGrid>
        <w:gridCol w:w="9061"/>
      </w:tblGrid>
      <w:tr w:rsidR="00163FE5" w:rsidRPr="002F357F" w14:paraId="299D9C06" w14:textId="77777777" w:rsidTr="00926561">
        <w:tc>
          <w:tcPr>
            <w:tcW w:w="9061" w:type="dxa"/>
          </w:tcPr>
          <w:p w14:paraId="5EE600C0" w14:textId="77777777" w:rsidR="00386BFC" w:rsidRDefault="00386BFC" w:rsidP="00C669C4">
            <w:pPr>
              <w:pStyle w:val="Codigo"/>
              <w:rPr>
                <w:b/>
                <w:bCs/>
              </w:rPr>
            </w:pPr>
          </w:p>
          <w:p w14:paraId="51E0BF6F" w14:textId="6C3C4312" w:rsidR="007374A8" w:rsidRPr="009B6CCF" w:rsidRDefault="007374A8" w:rsidP="00C669C4">
            <w:pPr>
              <w:pStyle w:val="Codigo"/>
              <w:rPr>
                <w:b/>
                <w:bCs/>
              </w:rPr>
            </w:pPr>
            <w:r w:rsidRPr="009B6CCF">
              <w:rPr>
                <w:b/>
                <w:bCs/>
              </w:rPr>
              <w:t>-- MySQL/MariaDB 10.2</w:t>
            </w:r>
          </w:p>
          <w:p w14:paraId="606C86CC" w14:textId="53CBF0C6" w:rsidR="00C669C4" w:rsidRPr="009B6CCF" w:rsidRDefault="00C669C4" w:rsidP="00C669C4">
            <w:pPr>
              <w:pStyle w:val="Codigo"/>
            </w:pPr>
            <w:r w:rsidRPr="009B6CCF">
              <w:t xml:space="preserve">SELECT </w:t>
            </w:r>
          </w:p>
          <w:p w14:paraId="3E7C35BF" w14:textId="77777777" w:rsidR="00C669C4" w:rsidRPr="009B6CCF" w:rsidRDefault="00C669C4" w:rsidP="00C669C4">
            <w:pPr>
              <w:pStyle w:val="Codigo"/>
            </w:pPr>
            <w:r w:rsidRPr="009B6CCF">
              <w:t xml:space="preserve">    SC_ID_LOGRADOURO,</w:t>
            </w:r>
          </w:p>
          <w:p w14:paraId="3E26C0F8" w14:textId="77777777" w:rsidR="00C669C4" w:rsidRPr="009B6CCF" w:rsidRDefault="00C669C4" w:rsidP="00C669C4">
            <w:pPr>
              <w:pStyle w:val="Codigo"/>
            </w:pPr>
            <w:r w:rsidRPr="009B6CCF">
              <w:t xml:space="preserve">    NOM_LOGRADOURO,</w:t>
            </w:r>
          </w:p>
          <w:p w14:paraId="6FC5C91A" w14:textId="77777777" w:rsidR="00C669C4" w:rsidRPr="009B6CCF" w:rsidRDefault="00C669C4" w:rsidP="00C669C4">
            <w:pPr>
              <w:pStyle w:val="Codigo"/>
            </w:pPr>
            <w:r w:rsidRPr="009B6CCF">
              <w:t xml:space="preserve">    ST_AsText(GEOMETRIA) AS wkt_geometria</w:t>
            </w:r>
          </w:p>
          <w:p w14:paraId="11C0D093" w14:textId="77777777" w:rsidR="00C669C4" w:rsidRPr="009B6CCF" w:rsidRDefault="00C669C4" w:rsidP="00C669C4">
            <w:pPr>
              <w:pStyle w:val="Codigo"/>
            </w:pPr>
            <w:r w:rsidRPr="009B6CCF">
              <w:t>FROM OSM_LOGRADOUROS</w:t>
            </w:r>
          </w:p>
          <w:p w14:paraId="7766B60B" w14:textId="77777777" w:rsidR="00163FE5" w:rsidRDefault="00C669C4" w:rsidP="00C669C4">
            <w:pPr>
              <w:pStyle w:val="Codigo"/>
              <w:rPr>
                <w:lang w:val="en-US"/>
              </w:rPr>
            </w:pPr>
            <w:r w:rsidRPr="00BC73BE">
              <w:rPr>
                <w:lang w:val="en-US"/>
              </w:rPr>
              <w:t>WHERE SC_ID_LOGRADOURO = '5C81EDF2';</w:t>
            </w:r>
          </w:p>
          <w:p w14:paraId="5644D49E" w14:textId="2D0E610F" w:rsidR="00386BFC" w:rsidRPr="00BC73BE" w:rsidRDefault="00386BFC" w:rsidP="00C669C4">
            <w:pPr>
              <w:pStyle w:val="Codigo"/>
              <w:rPr>
                <w:lang w:val="en-US"/>
              </w:rPr>
            </w:pPr>
          </w:p>
        </w:tc>
      </w:tr>
    </w:tbl>
    <w:p w14:paraId="1E7757DE" w14:textId="00220179" w:rsidR="00163FE5" w:rsidRPr="009B6CCF" w:rsidRDefault="00163FE5" w:rsidP="00207904">
      <w:pPr>
        <w:pStyle w:val="Legenda"/>
      </w:pPr>
      <w:r w:rsidRPr="009B6CCF">
        <w:t xml:space="preserve">Elaboração: </w:t>
      </w:r>
      <w:r w:rsidR="00386BFC">
        <w:t>Autor</w:t>
      </w:r>
      <w:r w:rsidRPr="009B6CCF">
        <w:t xml:space="preserve"> (2026)</w:t>
      </w:r>
    </w:p>
    <w:p w14:paraId="43792356" w14:textId="77777777" w:rsidR="00163FE5" w:rsidRPr="009B6CCF" w:rsidRDefault="00163FE5" w:rsidP="00947FEB"/>
    <w:p w14:paraId="45E0A3C7" w14:textId="77777777" w:rsidR="004D5DB7" w:rsidRPr="001A4DF7" w:rsidRDefault="004D5DB7" w:rsidP="00EF7089">
      <w:pPr>
        <w:pStyle w:val="Ttulo4"/>
      </w:pPr>
      <w:r w:rsidRPr="001A4DF7">
        <w:t>Seleção dos vértices</w:t>
      </w:r>
    </w:p>
    <w:p w14:paraId="55F7ECCC" w14:textId="055F2689" w:rsidR="004D5DB7" w:rsidRPr="009B6CCF" w:rsidRDefault="004D5DB7" w:rsidP="004D5DB7">
      <w:r w:rsidRPr="009B6CCF">
        <w:t xml:space="preserve">A seleção dos vértices impacta diretamente a acurácia do ajuste, visto que a consulta via </w:t>
      </w:r>
      <w:r w:rsidRPr="009B6CCF">
        <w:rPr>
          <w:i/>
          <w:iCs/>
        </w:rPr>
        <w:t>OverpassQL</w:t>
      </w:r>
      <w:r w:rsidRPr="009B6CCF">
        <w:t xml:space="preserve"> retorna </w:t>
      </w:r>
      <w:r w:rsidR="00C9055C" w:rsidRPr="009B6CCF">
        <w:t xml:space="preserve">várias </w:t>
      </w:r>
      <w:r w:rsidRPr="009B6CCF">
        <w:t>geometria</w:t>
      </w:r>
      <w:r w:rsidR="00C9055C" w:rsidRPr="009B6CCF">
        <w:t>s</w:t>
      </w:r>
      <w:r w:rsidRPr="009B6CCF">
        <w:t xml:space="preserve"> </w:t>
      </w:r>
      <w:r w:rsidR="00C9055C" w:rsidRPr="009B6CCF">
        <w:t>para cada vi</w:t>
      </w:r>
      <w:r w:rsidR="006C5C92" w:rsidRPr="009B6CCF">
        <w:t>a</w:t>
      </w:r>
      <w:r w:rsidR="00C9055C" w:rsidRPr="009B6CCF">
        <w:t xml:space="preserve"> (</w:t>
      </w:r>
      <w:r w:rsidRPr="009B6CCF">
        <w:t>logradouro</w:t>
      </w:r>
      <w:r w:rsidR="00C9055C" w:rsidRPr="009B6CCF">
        <w:t>)</w:t>
      </w:r>
      <w:r w:rsidR="006C5C92" w:rsidRPr="009B6CCF">
        <w:t xml:space="preserve"> e cada geometria é composta por </w:t>
      </w:r>
      <w:r w:rsidR="00A06403" w:rsidRPr="009B6CCF">
        <w:t>vários pontos (</w:t>
      </w:r>
      <w:r w:rsidR="00B87F74" w:rsidRPr="009B6CCF">
        <w:rPr>
          <w:i/>
          <w:iCs/>
        </w:rPr>
        <w:t>Linestring</w:t>
      </w:r>
      <w:r w:rsidR="00A06403" w:rsidRPr="009B6CCF">
        <w:t>)</w:t>
      </w:r>
      <w:r w:rsidRPr="009B6CCF">
        <w:t xml:space="preserve">. Para uma boa representação é fundamental selecionar dois pontos adjacentes ao centroide da face de quadra, posicionados em lados opostos, garantindo assim que o vetor calculado reflita a </w:t>
      </w:r>
      <w:r w:rsidR="00B87F74" w:rsidRPr="009B6CCF">
        <w:t xml:space="preserve">posição e a </w:t>
      </w:r>
      <w:r w:rsidRPr="009B6CCF">
        <w:t xml:space="preserve">inclinação local da via. </w:t>
      </w:r>
    </w:p>
    <w:p w14:paraId="62D7ACDB" w14:textId="52ED63F6" w:rsidR="00B22155" w:rsidRPr="009B6CCF" w:rsidRDefault="00B22155" w:rsidP="00B22155">
      <w:r w:rsidRPr="009B6CCF">
        <w:t xml:space="preserve">A metodologia de reconstrução geométrica das quadras baseia-se em um algoritmo </w:t>
      </w:r>
      <w:r w:rsidR="00A436B2" w:rsidRPr="009B6CCF">
        <w:t>de otimização por proximidade</w:t>
      </w:r>
      <w:r w:rsidR="00B22216" w:rsidRPr="009B6CCF">
        <w:t xml:space="preserve"> </w:t>
      </w:r>
      <w:r w:rsidR="00B22216" w:rsidRPr="009B6CCF">
        <w:fldChar w:fldCharType="begin"/>
      </w:r>
      <w:r w:rsidR="009C4898" w:rsidRPr="009B6CCF">
        <w:instrText xml:space="preserve"> ADDIN ZOTERO_ITEM CSL_CITATION {"citationID":"B2A14SJg","properties":{"formattedCitation":"(Casanova {\\i{}et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rsidR="00B22216" w:rsidRPr="009B6CCF">
        <w:fldChar w:fldCharType="separate"/>
      </w:r>
      <w:r w:rsidR="00B22216" w:rsidRPr="009B6CCF">
        <w:rPr>
          <w:rFonts w:cs="Arial"/>
        </w:rPr>
        <w:t>(</w:t>
      </w:r>
      <w:r w:rsidR="00103679" w:rsidRPr="009B6CCF">
        <w:rPr>
          <w:rFonts w:cs="Arial"/>
        </w:rPr>
        <w:t>CASANOVA</w:t>
      </w:r>
      <w:r w:rsidR="00B22216" w:rsidRPr="009B6CCF">
        <w:rPr>
          <w:rFonts w:cs="Arial"/>
        </w:rPr>
        <w:t xml:space="preserve"> </w:t>
      </w:r>
      <w:r w:rsidR="00B22216" w:rsidRPr="009B6CCF">
        <w:rPr>
          <w:rFonts w:cs="Arial"/>
          <w:i/>
          <w:iCs/>
        </w:rPr>
        <w:t>et al.</w:t>
      </w:r>
      <w:r w:rsidR="00B22216" w:rsidRPr="009B6CCF">
        <w:rPr>
          <w:rFonts w:cs="Arial"/>
        </w:rPr>
        <w:t>, 2005)</w:t>
      </w:r>
      <w:r w:rsidR="00B22216" w:rsidRPr="009B6CCF">
        <w:fldChar w:fldCharType="end"/>
      </w:r>
      <w:r w:rsidRPr="009B6CCF">
        <w:t>.</w:t>
      </w:r>
    </w:p>
    <w:p w14:paraId="2E693D1A" w14:textId="6FB175F3" w:rsidR="00B22155" w:rsidRPr="009B6CCF" w:rsidRDefault="003B3F05" w:rsidP="00B22155">
      <w:r w:rsidRPr="009B6CCF">
        <w:t>Com as geometrias dos logradouros devidamente consolidadas no banco de dados, realiza-se a filtragem espacial das vias (</w:t>
      </w:r>
      <w:r w:rsidRPr="009B6CCF">
        <w:rPr>
          <w:i/>
          <w:iCs/>
        </w:rPr>
        <w:t>Line</w:t>
      </w:r>
      <w:r w:rsidR="007D5F7B" w:rsidRPr="009B6CCF">
        <w:rPr>
          <w:i/>
          <w:iCs/>
        </w:rPr>
        <w:t>s</w:t>
      </w:r>
      <w:r w:rsidRPr="009B6CCF">
        <w:rPr>
          <w:i/>
          <w:iCs/>
        </w:rPr>
        <w:t>trings</w:t>
      </w:r>
      <w:r w:rsidRPr="009B6CCF">
        <w:t>) para mitigar erros de processamento em larga escala. Essa abordagem evita ambiguidades em vias extensas que se interceptam em múltiplos pontos da malha urbana, restringindo a análise ao escopo geográfico imediato da quadra.</w:t>
      </w:r>
    </w:p>
    <w:p w14:paraId="2ECD9A80" w14:textId="18D45A1E" w:rsidR="00B22155" w:rsidRPr="009B6CCF" w:rsidRDefault="003804EF" w:rsidP="00BC0600">
      <w:pPr>
        <w:rPr>
          <w:highlight w:val="yellow"/>
        </w:rPr>
      </w:pPr>
      <w:r w:rsidRPr="009B6CCF">
        <w:t xml:space="preserve">Em seguida </w:t>
      </w:r>
      <w:r w:rsidR="009920F3" w:rsidRPr="009B6CCF">
        <w:t>o</w:t>
      </w:r>
      <w:r w:rsidR="00B22155" w:rsidRPr="009B6CCF">
        <w:t xml:space="preserve"> algoritmo compara todos os pontos </w:t>
      </w:r>
      <w:r w:rsidR="009920F3" w:rsidRPr="009B6CCF">
        <w:t>dos logradouros adjacentes</w:t>
      </w:r>
      <w:r w:rsidR="0062551C" w:rsidRPr="009B6CCF">
        <w:t xml:space="preserve"> </w:t>
      </w:r>
      <w:r w:rsidR="001D4C5D" w:rsidRPr="009B6CCF">
        <w:t>à</w:t>
      </w:r>
      <w:r w:rsidR="0062551C" w:rsidRPr="009B6CCF">
        <w:t xml:space="preserve"> procura de </w:t>
      </w:r>
      <w:r w:rsidR="00BC0600" w:rsidRPr="009B6CCF">
        <w:t xml:space="preserve">pontos coincidentes </w:t>
      </w:r>
      <w:r w:rsidR="00D16D78" w:rsidRPr="009B6CCF">
        <w:t xml:space="preserve">– </w:t>
      </w:r>
      <w:r w:rsidR="00BC0600" w:rsidRPr="009B6CCF">
        <w:t xml:space="preserve">ou com a </w:t>
      </w:r>
      <w:r w:rsidR="00B22155" w:rsidRPr="009B6CCF">
        <w:t>menor distância euclidiana entre si. Esse</w:t>
      </w:r>
      <w:r w:rsidR="009E3E5E" w:rsidRPr="009B6CCF">
        <w:t>s</w:t>
      </w:r>
      <w:r w:rsidR="00B22155" w:rsidRPr="009B6CCF">
        <w:t xml:space="preserve"> ponto</w:t>
      </w:r>
      <w:r w:rsidR="009E3E5E" w:rsidRPr="009B6CCF">
        <w:t>s</w:t>
      </w:r>
      <w:r w:rsidR="00B22155" w:rsidRPr="009B6CCF">
        <w:t xml:space="preserve"> de "quase interseção" </w:t>
      </w:r>
      <w:r w:rsidR="009E3E5E" w:rsidRPr="009B6CCF">
        <w:t>são</w:t>
      </w:r>
      <w:r w:rsidR="00B22155" w:rsidRPr="009B6CCF">
        <w:t xml:space="preserve"> candidato</w:t>
      </w:r>
      <w:r w:rsidR="009E3E5E" w:rsidRPr="009B6CCF">
        <w:t xml:space="preserve">s </w:t>
      </w:r>
      <w:r w:rsidR="00B22155" w:rsidRPr="009B6CCF">
        <w:t>a vértice da esquina.</w:t>
      </w:r>
    </w:p>
    <w:p w14:paraId="407F4BE4" w14:textId="4F629E1A" w:rsidR="00B22155" w:rsidRPr="009B6CCF" w:rsidRDefault="00B22155" w:rsidP="00DD4BB3">
      <w:pPr>
        <w:rPr>
          <w:highlight w:val="yellow"/>
        </w:rPr>
      </w:pPr>
      <w:r w:rsidRPr="009B6CCF">
        <w:t>Em situações complexas, como avenidas de pista dupla ou cruzamentos em "X", podem surgir múltiplos pontos de proximidade máxima.</w:t>
      </w:r>
      <w:r w:rsidR="00824E6B" w:rsidRPr="009B6CCF">
        <w:t xml:space="preserve"> </w:t>
      </w:r>
      <w:r w:rsidR="005D7409" w:rsidRPr="009B6CCF">
        <w:t xml:space="preserve">Nesse caso, </w:t>
      </w:r>
      <w:r w:rsidR="00F71969" w:rsidRPr="009B6CCF">
        <w:t xml:space="preserve">para </w:t>
      </w:r>
      <w:r w:rsidRPr="009B6CCF">
        <w:t>cada candidato a vértice, o algoritmo calcula a distância média em relação aos centroides das duas faces envolvidas.</w:t>
      </w:r>
      <w:r w:rsidR="00DD4BB3" w:rsidRPr="009B6CCF">
        <w:t xml:space="preserve"> </w:t>
      </w:r>
      <w:r w:rsidRPr="009B6CCF">
        <w:t>O ponto que possuir a menor distância combinada em relação aos centroides das faces é selecionado.</w:t>
      </w:r>
    </w:p>
    <w:p w14:paraId="2BB438D5" w14:textId="411A5CF8" w:rsidR="00472421" w:rsidRPr="009B6CCF" w:rsidRDefault="004D5DB7" w:rsidP="00472421">
      <w:r w:rsidRPr="009B6CCF">
        <w:t xml:space="preserve">Uma busca exaustiva no </w:t>
      </w:r>
      <w:r w:rsidRPr="009B6CCF">
        <w:rPr>
          <w:i/>
        </w:rPr>
        <w:t>array</w:t>
      </w:r>
      <w:r w:rsidRPr="009B6CCF">
        <w:t xml:space="preserve"> de vértices do logradouro é uma forma simples de obter os pares de coordenadas necessários, como mostrado no código </w:t>
      </w:r>
      <w:r w:rsidRPr="009B6CCF">
        <w:rPr>
          <w:i/>
        </w:rPr>
        <w:t>JavaScript</w:t>
      </w:r>
      <w:r w:rsidRPr="009B6CCF">
        <w:t xml:space="preserve"> do</w:t>
      </w:r>
      <w:r w:rsidR="00472421" w:rsidRPr="009B6CCF">
        <w:t xml:space="preserve"> </w:t>
      </w:r>
      <w:r w:rsidR="00472421" w:rsidRPr="009B6CCF">
        <w:fldChar w:fldCharType="begin"/>
      </w:r>
      <w:r w:rsidR="00472421" w:rsidRPr="009B6CCF">
        <w:instrText xml:space="preserve"> REF _Ref222380255 \h </w:instrText>
      </w:r>
      <w:r w:rsidR="00472421" w:rsidRPr="009B6CCF">
        <w:fldChar w:fldCharType="separate"/>
      </w:r>
      <w:r w:rsidR="00F02416" w:rsidRPr="009B6CCF">
        <w:t xml:space="preserve">Quadro </w:t>
      </w:r>
      <w:r w:rsidR="00F02416">
        <w:rPr>
          <w:noProof/>
        </w:rPr>
        <w:t>45</w:t>
      </w:r>
      <w:r w:rsidR="00472421" w:rsidRPr="009B6CCF">
        <w:fldChar w:fldCharType="end"/>
      </w:r>
      <w:r w:rsidR="00902AB5" w:rsidRPr="009B6CCF">
        <w:t>.</w:t>
      </w:r>
    </w:p>
    <w:p w14:paraId="55383278" w14:textId="1D64F9F1" w:rsidR="004D5DB7" w:rsidRPr="009B6CCF" w:rsidRDefault="004D5DB7" w:rsidP="00902AB5">
      <w:r w:rsidRPr="009B6CCF">
        <w:t xml:space="preserve"> </w:t>
      </w:r>
      <w:bookmarkStart w:id="210" w:name="_Ref220227549"/>
    </w:p>
    <w:p w14:paraId="23F1A56C" w14:textId="5399DF0D" w:rsidR="004D5DB7" w:rsidRPr="00207904" w:rsidRDefault="004D5DB7" w:rsidP="00A6278E">
      <w:pPr>
        <w:pStyle w:val="Legenda"/>
        <w:rPr>
          <w:sz w:val="24"/>
          <w:szCs w:val="24"/>
        </w:rPr>
      </w:pPr>
      <w:bookmarkStart w:id="211" w:name="_Ref222380255"/>
      <w:r w:rsidRPr="00207904">
        <w:rPr>
          <w:sz w:val="24"/>
          <w:szCs w:val="24"/>
        </w:rPr>
        <w:lastRenderedPageBreak/>
        <w:t xml:space="preserve">Quadro </w:t>
      </w:r>
      <w:r w:rsidR="00F02416" w:rsidRPr="00207904">
        <w:fldChar w:fldCharType="begin"/>
      </w:r>
      <w:r w:rsidR="00F02416" w:rsidRPr="00207904">
        <w:rPr>
          <w:sz w:val="24"/>
          <w:szCs w:val="24"/>
        </w:rPr>
        <w:instrText xml:space="preserve"> SEQ Quadro \* ARABIC </w:instrText>
      </w:r>
      <w:r w:rsidR="00F02416" w:rsidRPr="00207904">
        <w:rPr>
          <w:noProof/>
        </w:rPr>
        <w:fldChar w:fldCharType="separate"/>
      </w:r>
      <w:r w:rsidR="00F02416" w:rsidRPr="00207904">
        <w:rPr>
          <w:noProof/>
          <w:sz w:val="24"/>
          <w:szCs w:val="24"/>
        </w:rPr>
        <w:t>45</w:t>
      </w:r>
      <w:r w:rsidR="00F02416" w:rsidRPr="00207904">
        <w:rPr>
          <w:noProof/>
        </w:rPr>
        <w:fldChar w:fldCharType="end"/>
      </w:r>
      <w:bookmarkEnd w:id="210"/>
      <w:bookmarkEnd w:id="211"/>
      <w:r w:rsidRPr="00207904">
        <w:rPr>
          <w:sz w:val="24"/>
          <w:szCs w:val="24"/>
        </w:rPr>
        <w:t xml:space="preserve"> – Função </w:t>
      </w:r>
      <w:r w:rsidR="00594072" w:rsidRPr="00207904">
        <w:rPr>
          <w:sz w:val="24"/>
          <w:szCs w:val="24"/>
        </w:rPr>
        <w:t xml:space="preserve">selecionarPontosReferencia </w:t>
      </w:r>
      <w:r w:rsidRPr="00207904">
        <w:rPr>
          <w:sz w:val="24"/>
          <w:szCs w:val="24"/>
        </w:rPr>
        <w:t xml:space="preserve">() em </w:t>
      </w:r>
      <w:r w:rsidRPr="00207904">
        <w:rPr>
          <w:i/>
          <w:sz w:val="24"/>
          <w:szCs w:val="24"/>
        </w:rPr>
        <w:t>Javascript</w:t>
      </w:r>
    </w:p>
    <w:tbl>
      <w:tblPr>
        <w:tblStyle w:val="Tabelacomgrade"/>
        <w:tblW w:w="0" w:type="auto"/>
        <w:tblLook w:val="04A0" w:firstRow="1" w:lastRow="0" w:firstColumn="1" w:lastColumn="0" w:noHBand="0" w:noVBand="1"/>
      </w:tblPr>
      <w:tblGrid>
        <w:gridCol w:w="9061"/>
      </w:tblGrid>
      <w:tr w:rsidR="004D5DB7" w:rsidRPr="009B6CCF" w14:paraId="23F5BF5C" w14:textId="77777777" w:rsidTr="00926561">
        <w:tc>
          <w:tcPr>
            <w:tcW w:w="9061" w:type="dxa"/>
          </w:tcPr>
          <w:p w14:paraId="74E8566E" w14:textId="77777777" w:rsidR="00CB21BB" w:rsidRPr="0078497C" w:rsidRDefault="00CB21BB" w:rsidP="00926561">
            <w:pPr>
              <w:pStyle w:val="Codigo"/>
              <w:ind w:left="29"/>
              <w:jc w:val="left"/>
            </w:pPr>
          </w:p>
          <w:p w14:paraId="112BF097" w14:textId="77777777" w:rsidR="00985C6B" w:rsidRPr="00985C6B" w:rsidRDefault="00985C6B" w:rsidP="00985C6B">
            <w:pPr>
              <w:pStyle w:val="Codigo"/>
              <w:ind w:left="29"/>
              <w:jc w:val="left"/>
            </w:pPr>
            <w:r w:rsidRPr="00985C6B">
              <w:t>function selecionarPontosReferencia(centroide, listaIds, baseDadosOSM) {</w:t>
            </w:r>
          </w:p>
          <w:p w14:paraId="5DB98920" w14:textId="77777777" w:rsidR="00985C6B" w:rsidRPr="00985C6B" w:rsidRDefault="00985C6B" w:rsidP="00985C6B">
            <w:pPr>
              <w:pStyle w:val="Codigo"/>
              <w:ind w:left="29"/>
              <w:jc w:val="left"/>
            </w:pPr>
            <w:r w:rsidRPr="00985C6B">
              <w:t xml:space="preserve">    let candidatos = [];</w:t>
            </w:r>
          </w:p>
          <w:p w14:paraId="31CE7A46" w14:textId="77777777" w:rsidR="00985C6B" w:rsidRPr="00985C6B" w:rsidRDefault="00985C6B" w:rsidP="00985C6B">
            <w:pPr>
              <w:pStyle w:val="Codigo"/>
              <w:ind w:left="29"/>
              <w:jc w:val="left"/>
            </w:pPr>
            <w:r w:rsidRPr="00985C6B">
              <w:t xml:space="preserve">    const pontosVistos = new Map();</w:t>
            </w:r>
          </w:p>
          <w:p w14:paraId="5935AD9D" w14:textId="77777777" w:rsidR="00985C6B" w:rsidRPr="00985C6B" w:rsidRDefault="00985C6B" w:rsidP="00985C6B">
            <w:pPr>
              <w:pStyle w:val="Codigo"/>
              <w:ind w:left="29"/>
              <w:jc w:val="left"/>
            </w:pPr>
          </w:p>
          <w:p w14:paraId="7B52463C" w14:textId="77777777" w:rsidR="00985C6B" w:rsidRPr="00985C6B" w:rsidRDefault="00985C6B" w:rsidP="00985C6B">
            <w:pPr>
              <w:pStyle w:val="Codigo"/>
              <w:ind w:left="29"/>
              <w:jc w:val="left"/>
            </w:pPr>
            <w:r w:rsidRPr="00985C6B">
              <w:t xml:space="preserve">    // 1. Coleta todos os vértices dos logradouros da lista</w:t>
            </w:r>
          </w:p>
          <w:p w14:paraId="1E5D62B6" w14:textId="77777777" w:rsidR="00985C6B" w:rsidRPr="00985C6B" w:rsidRDefault="00985C6B" w:rsidP="00985C6B">
            <w:pPr>
              <w:pStyle w:val="Codigo"/>
              <w:ind w:left="29"/>
              <w:jc w:val="left"/>
            </w:pPr>
            <w:r w:rsidRPr="00985C6B">
              <w:t xml:space="preserve">    listaIds.forEach(id =&gt; {</w:t>
            </w:r>
          </w:p>
          <w:p w14:paraId="7FA09DC8" w14:textId="77777777" w:rsidR="00985C6B" w:rsidRPr="00985C6B" w:rsidRDefault="00985C6B" w:rsidP="00985C6B">
            <w:pPr>
              <w:pStyle w:val="Codigo"/>
              <w:ind w:left="29"/>
              <w:jc w:val="left"/>
            </w:pPr>
            <w:r w:rsidRPr="00985C6B">
              <w:t xml:space="preserve">        const pontosDaRua = baseDadosOSM[id];</w:t>
            </w:r>
          </w:p>
          <w:p w14:paraId="4FD1EE4D" w14:textId="77777777" w:rsidR="00985C6B" w:rsidRPr="00985C6B" w:rsidRDefault="00985C6B" w:rsidP="00985C6B">
            <w:pPr>
              <w:pStyle w:val="Codigo"/>
              <w:ind w:left="29"/>
              <w:jc w:val="left"/>
            </w:pPr>
            <w:r w:rsidRPr="00985C6B">
              <w:t xml:space="preserve">        if (pontosDaRua) {</w:t>
            </w:r>
          </w:p>
          <w:p w14:paraId="43AFE87F" w14:textId="77777777" w:rsidR="00985C6B" w:rsidRPr="00985C6B" w:rsidRDefault="00985C6B" w:rsidP="00985C6B">
            <w:pPr>
              <w:pStyle w:val="Codigo"/>
              <w:ind w:left="29"/>
              <w:jc w:val="left"/>
            </w:pPr>
            <w:r w:rsidRPr="00985C6B">
              <w:t xml:space="preserve">            pontosDaRua.forEach(ponto =&gt; {</w:t>
            </w:r>
          </w:p>
          <w:p w14:paraId="4E7738E3" w14:textId="77777777" w:rsidR="00985C6B" w:rsidRPr="002F357F" w:rsidRDefault="00985C6B" w:rsidP="00985C6B">
            <w:pPr>
              <w:pStyle w:val="Codigo"/>
              <w:ind w:left="29"/>
              <w:jc w:val="left"/>
            </w:pPr>
            <w:r w:rsidRPr="00985C6B">
              <w:t xml:space="preserve">                </w:t>
            </w:r>
            <w:r w:rsidRPr="002F357F">
              <w:t>const key = `${ponto.x},${ponto.y}`;</w:t>
            </w:r>
          </w:p>
          <w:p w14:paraId="4ECE33C1" w14:textId="77777777" w:rsidR="00985C6B" w:rsidRPr="00985C6B" w:rsidRDefault="00985C6B" w:rsidP="00985C6B">
            <w:pPr>
              <w:pStyle w:val="Codigo"/>
              <w:ind w:left="29"/>
              <w:jc w:val="left"/>
              <w:rPr>
                <w:lang w:val="en-US"/>
              </w:rPr>
            </w:pPr>
            <w:r w:rsidRPr="002F357F">
              <w:t xml:space="preserve">                </w:t>
            </w:r>
            <w:r w:rsidRPr="00985C6B">
              <w:rPr>
                <w:lang w:val="en-US"/>
              </w:rPr>
              <w:t>if (!pontosVistos.has(key)) {</w:t>
            </w:r>
          </w:p>
          <w:p w14:paraId="57A46467" w14:textId="77777777" w:rsidR="00985C6B" w:rsidRPr="00985C6B" w:rsidRDefault="00985C6B" w:rsidP="00985C6B">
            <w:pPr>
              <w:pStyle w:val="Codigo"/>
              <w:ind w:left="29"/>
              <w:jc w:val="left"/>
              <w:rPr>
                <w:lang w:val="en-US"/>
              </w:rPr>
            </w:pPr>
            <w:r w:rsidRPr="00985C6B">
              <w:rPr>
                <w:lang w:val="en-US"/>
              </w:rPr>
              <w:t xml:space="preserve">                    pontosVistos.set(key, { ...ponto, ruas: new Set() });</w:t>
            </w:r>
          </w:p>
          <w:p w14:paraId="58ACB5D5" w14:textId="77777777" w:rsidR="00985C6B" w:rsidRPr="00985C6B" w:rsidRDefault="00985C6B" w:rsidP="00985C6B">
            <w:pPr>
              <w:pStyle w:val="Codigo"/>
              <w:ind w:left="29"/>
              <w:jc w:val="left"/>
              <w:rPr>
                <w:lang w:val="en-US"/>
              </w:rPr>
            </w:pPr>
            <w:r w:rsidRPr="00985C6B">
              <w:rPr>
                <w:lang w:val="en-US"/>
              </w:rPr>
              <w:t xml:space="preserve">                }</w:t>
            </w:r>
          </w:p>
          <w:p w14:paraId="74C8943A" w14:textId="77777777" w:rsidR="00985C6B" w:rsidRPr="00985C6B" w:rsidRDefault="00985C6B" w:rsidP="00985C6B">
            <w:pPr>
              <w:pStyle w:val="Codigo"/>
              <w:ind w:left="29"/>
              <w:jc w:val="left"/>
              <w:rPr>
                <w:lang w:val="en-US"/>
              </w:rPr>
            </w:pPr>
            <w:r w:rsidRPr="00985C6B">
              <w:rPr>
                <w:lang w:val="en-US"/>
              </w:rPr>
              <w:t xml:space="preserve">                pontosVistos.get(key).ruas.add(id);</w:t>
            </w:r>
          </w:p>
          <w:p w14:paraId="4DEB6BD5" w14:textId="77777777" w:rsidR="00985C6B" w:rsidRPr="002F357F" w:rsidRDefault="00985C6B" w:rsidP="00985C6B">
            <w:pPr>
              <w:pStyle w:val="Codigo"/>
              <w:ind w:left="29"/>
              <w:jc w:val="left"/>
            </w:pPr>
            <w:r w:rsidRPr="00985C6B">
              <w:rPr>
                <w:lang w:val="en-US"/>
              </w:rPr>
              <w:t xml:space="preserve">            </w:t>
            </w:r>
            <w:r w:rsidRPr="002F357F">
              <w:t>});</w:t>
            </w:r>
          </w:p>
          <w:p w14:paraId="5B94A078" w14:textId="77777777" w:rsidR="00985C6B" w:rsidRPr="00985C6B" w:rsidRDefault="00985C6B" w:rsidP="00985C6B">
            <w:pPr>
              <w:pStyle w:val="Codigo"/>
              <w:ind w:left="29"/>
              <w:jc w:val="left"/>
            </w:pPr>
            <w:r w:rsidRPr="002F357F">
              <w:t xml:space="preserve">        </w:t>
            </w:r>
            <w:r w:rsidRPr="00985C6B">
              <w:t>}</w:t>
            </w:r>
          </w:p>
          <w:p w14:paraId="6FDD107B" w14:textId="77777777" w:rsidR="00985C6B" w:rsidRPr="00985C6B" w:rsidRDefault="00985C6B" w:rsidP="00985C6B">
            <w:pPr>
              <w:pStyle w:val="Codigo"/>
              <w:ind w:left="29"/>
              <w:jc w:val="left"/>
            </w:pPr>
            <w:r w:rsidRPr="00985C6B">
              <w:t xml:space="preserve">    });</w:t>
            </w:r>
          </w:p>
          <w:p w14:paraId="0ECE2650" w14:textId="77777777" w:rsidR="00985C6B" w:rsidRPr="00985C6B" w:rsidRDefault="00985C6B" w:rsidP="00985C6B">
            <w:pPr>
              <w:pStyle w:val="Codigo"/>
              <w:ind w:left="29"/>
              <w:jc w:val="left"/>
            </w:pPr>
          </w:p>
          <w:p w14:paraId="15A086A2" w14:textId="77777777" w:rsidR="00985C6B" w:rsidRPr="00985C6B" w:rsidRDefault="00985C6B" w:rsidP="00985C6B">
            <w:pPr>
              <w:pStyle w:val="Codigo"/>
              <w:ind w:left="29"/>
              <w:jc w:val="left"/>
            </w:pPr>
            <w:r w:rsidRPr="00985C6B">
              <w:t xml:space="preserve">    // 2. Calcula distâncias e define prioridades</w:t>
            </w:r>
          </w:p>
          <w:p w14:paraId="4A59B7D6" w14:textId="77777777" w:rsidR="00985C6B" w:rsidRPr="00985C6B" w:rsidRDefault="00985C6B" w:rsidP="00985C6B">
            <w:pPr>
              <w:pStyle w:val="Codigo"/>
              <w:ind w:left="29"/>
              <w:jc w:val="left"/>
            </w:pPr>
            <w:r w:rsidRPr="00985C6B">
              <w:t xml:space="preserve">    pontosVistos.forEach((dadosPonto) =&gt; {</w:t>
            </w:r>
          </w:p>
          <w:p w14:paraId="6EEE756A" w14:textId="77777777" w:rsidR="00985C6B" w:rsidRPr="00D81FBC" w:rsidRDefault="00985C6B" w:rsidP="00985C6B">
            <w:pPr>
              <w:pStyle w:val="Codigo"/>
              <w:ind w:left="29"/>
              <w:jc w:val="left"/>
            </w:pPr>
            <w:r w:rsidRPr="00985C6B">
              <w:t xml:space="preserve">        </w:t>
            </w:r>
            <w:r w:rsidRPr="00D81FBC">
              <w:t>// Distância Euclidiana (Pitágoras)</w:t>
            </w:r>
          </w:p>
          <w:p w14:paraId="4D1B5A32" w14:textId="77777777" w:rsidR="00985C6B" w:rsidRPr="00D81FBC" w:rsidRDefault="00985C6B" w:rsidP="00985C6B">
            <w:pPr>
              <w:pStyle w:val="Codigo"/>
              <w:ind w:left="29"/>
              <w:jc w:val="left"/>
            </w:pPr>
            <w:r w:rsidRPr="00D81FBC">
              <w:t xml:space="preserve">        const dist = Math.sqrt(</w:t>
            </w:r>
          </w:p>
          <w:p w14:paraId="2D5FFF37" w14:textId="77777777" w:rsidR="00985C6B" w:rsidRPr="00D81FBC" w:rsidRDefault="00985C6B" w:rsidP="00985C6B">
            <w:pPr>
              <w:pStyle w:val="Codigo"/>
              <w:ind w:left="29"/>
              <w:jc w:val="left"/>
            </w:pPr>
            <w:r w:rsidRPr="00D81FBC">
              <w:t xml:space="preserve">            Math.pow(dadosPonto.x - centroide.x, 2) + </w:t>
            </w:r>
          </w:p>
          <w:p w14:paraId="56CEACA8" w14:textId="77777777" w:rsidR="00985C6B" w:rsidRPr="00985C6B" w:rsidRDefault="00985C6B" w:rsidP="00985C6B">
            <w:pPr>
              <w:pStyle w:val="Codigo"/>
              <w:ind w:left="29"/>
              <w:jc w:val="left"/>
            </w:pPr>
            <w:r w:rsidRPr="00D81FBC">
              <w:t xml:space="preserve">            </w:t>
            </w:r>
            <w:r w:rsidRPr="00985C6B">
              <w:t>Math.pow(dadosPonto.y - centroide.y, 2)</w:t>
            </w:r>
          </w:p>
          <w:p w14:paraId="51C29467" w14:textId="77777777" w:rsidR="00985C6B" w:rsidRPr="00985C6B" w:rsidRDefault="00985C6B" w:rsidP="00985C6B">
            <w:pPr>
              <w:pStyle w:val="Codigo"/>
              <w:ind w:left="29"/>
              <w:jc w:val="left"/>
            </w:pPr>
            <w:r w:rsidRPr="00985C6B">
              <w:t xml:space="preserve">        );</w:t>
            </w:r>
          </w:p>
          <w:p w14:paraId="30C4186C" w14:textId="77777777" w:rsidR="00985C6B" w:rsidRPr="00985C6B" w:rsidRDefault="00985C6B" w:rsidP="00985C6B">
            <w:pPr>
              <w:pStyle w:val="Codigo"/>
              <w:ind w:left="29"/>
              <w:jc w:val="left"/>
            </w:pPr>
          </w:p>
          <w:p w14:paraId="6DE9BB60" w14:textId="61DAF270" w:rsidR="00985C6B" w:rsidRPr="00985C6B" w:rsidRDefault="00985C6B" w:rsidP="00985C6B">
            <w:pPr>
              <w:pStyle w:val="Codigo"/>
              <w:ind w:left="29"/>
              <w:jc w:val="left"/>
            </w:pPr>
            <w:r w:rsidRPr="00985C6B">
              <w:t xml:space="preserve">        // HEURÍSTICA: Se for uma interseção (mais de 1 rua), </w:t>
            </w:r>
            <w:r w:rsidR="00D11B1C">
              <w:t>atribui-se</w:t>
            </w:r>
            <w:r w:rsidRPr="00985C6B">
              <w:t xml:space="preserve"> um "bônus" de proximidade</w:t>
            </w:r>
          </w:p>
          <w:p w14:paraId="3AC65167" w14:textId="77777777" w:rsidR="00985C6B" w:rsidRPr="00985C6B" w:rsidRDefault="00985C6B" w:rsidP="00985C6B">
            <w:pPr>
              <w:pStyle w:val="Codigo"/>
              <w:ind w:left="29"/>
              <w:jc w:val="left"/>
            </w:pPr>
            <w:r w:rsidRPr="00985C6B">
              <w:t xml:space="preserve">        // Isso faz com que o algoritmo prefira a esquina, mesmo que ela esteja um pouco mais longe</w:t>
            </w:r>
          </w:p>
          <w:p w14:paraId="652DBC40" w14:textId="77777777" w:rsidR="00985C6B" w:rsidRPr="00985C6B" w:rsidRDefault="00985C6B" w:rsidP="00985C6B">
            <w:pPr>
              <w:pStyle w:val="Codigo"/>
              <w:ind w:left="29"/>
              <w:jc w:val="left"/>
              <w:rPr>
                <w:lang w:val="en-US"/>
              </w:rPr>
            </w:pPr>
            <w:r w:rsidRPr="00985C6B">
              <w:t xml:space="preserve">        </w:t>
            </w:r>
            <w:r w:rsidRPr="00985C6B">
              <w:rPr>
                <w:lang w:val="en-US"/>
              </w:rPr>
              <w:t>const pesoIntersecao = dadosPonto.ruas.size &gt; 1 ? 0.8 : 1.0;</w:t>
            </w:r>
          </w:p>
          <w:p w14:paraId="269BC94E" w14:textId="77777777" w:rsidR="00985C6B" w:rsidRPr="00985C6B" w:rsidRDefault="00985C6B" w:rsidP="00985C6B">
            <w:pPr>
              <w:pStyle w:val="Codigo"/>
              <w:ind w:left="29"/>
              <w:jc w:val="left"/>
              <w:rPr>
                <w:lang w:val="en-US"/>
              </w:rPr>
            </w:pPr>
            <w:r w:rsidRPr="00985C6B">
              <w:rPr>
                <w:lang w:val="en-US"/>
              </w:rPr>
              <w:t xml:space="preserve">        const score = dist * pesoIntersecao;</w:t>
            </w:r>
          </w:p>
          <w:p w14:paraId="418677F3" w14:textId="77777777" w:rsidR="00985C6B" w:rsidRPr="00985C6B" w:rsidRDefault="00985C6B" w:rsidP="00985C6B">
            <w:pPr>
              <w:pStyle w:val="Codigo"/>
              <w:ind w:left="29"/>
              <w:jc w:val="left"/>
              <w:rPr>
                <w:lang w:val="en-US"/>
              </w:rPr>
            </w:pPr>
          </w:p>
          <w:p w14:paraId="5EB46B1C" w14:textId="77777777" w:rsidR="00985C6B" w:rsidRPr="00985C6B" w:rsidRDefault="00985C6B" w:rsidP="00985C6B">
            <w:pPr>
              <w:pStyle w:val="Codigo"/>
              <w:ind w:left="29"/>
              <w:jc w:val="left"/>
            </w:pPr>
            <w:r w:rsidRPr="00985C6B">
              <w:rPr>
                <w:lang w:val="en-US"/>
              </w:rPr>
              <w:t xml:space="preserve">        </w:t>
            </w:r>
            <w:r w:rsidRPr="00985C6B">
              <w:t>candidatos.push({</w:t>
            </w:r>
          </w:p>
          <w:p w14:paraId="4A7DF61A" w14:textId="77777777" w:rsidR="00985C6B" w:rsidRPr="00985C6B" w:rsidRDefault="00985C6B" w:rsidP="00985C6B">
            <w:pPr>
              <w:pStyle w:val="Codigo"/>
              <w:ind w:left="29"/>
              <w:jc w:val="left"/>
            </w:pPr>
            <w:r w:rsidRPr="00985C6B">
              <w:t xml:space="preserve">            ...dadosPonto,</w:t>
            </w:r>
          </w:p>
          <w:p w14:paraId="5D57109F" w14:textId="77777777" w:rsidR="00985C6B" w:rsidRPr="00985C6B" w:rsidRDefault="00985C6B" w:rsidP="00985C6B">
            <w:pPr>
              <w:pStyle w:val="Codigo"/>
              <w:ind w:left="29"/>
              <w:jc w:val="left"/>
            </w:pPr>
            <w:r w:rsidRPr="00985C6B">
              <w:t xml:space="preserve">            distanciaReal: dist,</w:t>
            </w:r>
          </w:p>
          <w:p w14:paraId="7025810B" w14:textId="77777777" w:rsidR="00985C6B" w:rsidRPr="00985C6B" w:rsidRDefault="00985C6B" w:rsidP="00985C6B">
            <w:pPr>
              <w:pStyle w:val="Codigo"/>
              <w:ind w:left="29"/>
              <w:jc w:val="left"/>
            </w:pPr>
            <w:r w:rsidRPr="00985C6B">
              <w:t xml:space="preserve">            score: score,</w:t>
            </w:r>
          </w:p>
          <w:p w14:paraId="69D488AA" w14:textId="77777777" w:rsidR="00985C6B" w:rsidRPr="00985C6B" w:rsidRDefault="00985C6B" w:rsidP="00985C6B">
            <w:pPr>
              <w:pStyle w:val="Codigo"/>
              <w:ind w:left="29"/>
              <w:jc w:val="left"/>
            </w:pPr>
            <w:r w:rsidRPr="00985C6B">
              <w:t xml:space="preserve">            isEsquina: dadosPonto.ruas.size &gt; 1</w:t>
            </w:r>
          </w:p>
          <w:p w14:paraId="198BE3C3" w14:textId="77777777" w:rsidR="00985C6B" w:rsidRPr="00985C6B" w:rsidRDefault="00985C6B" w:rsidP="00985C6B">
            <w:pPr>
              <w:pStyle w:val="Codigo"/>
              <w:ind w:left="29"/>
              <w:jc w:val="left"/>
            </w:pPr>
            <w:r w:rsidRPr="00985C6B">
              <w:t xml:space="preserve">        });</w:t>
            </w:r>
          </w:p>
          <w:p w14:paraId="26AD68F0" w14:textId="77777777" w:rsidR="00985C6B" w:rsidRPr="00985C6B" w:rsidRDefault="00985C6B" w:rsidP="00985C6B">
            <w:pPr>
              <w:pStyle w:val="Codigo"/>
              <w:ind w:left="29"/>
              <w:jc w:val="left"/>
            </w:pPr>
            <w:r w:rsidRPr="00985C6B">
              <w:t xml:space="preserve">    });</w:t>
            </w:r>
          </w:p>
          <w:p w14:paraId="659F8265" w14:textId="77777777" w:rsidR="00985C6B" w:rsidRPr="00985C6B" w:rsidRDefault="00985C6B" w:rsidP="00985C6B">
            <w:pPr>
              <w:pStyle w:val="Codigo"/>
              <w:ind w:left="29"/>
              <w:jc w:val="left"/>
            </w:pPr>
          </w:p>
          <w:p w14:paraId="335A5A46" w14:textId="77777777" w:rsidR="00985C6B" w:rsidRPr="00985C6B" w:rsidRDefault="00985C6B" w:rsidP="00985C6B">
            <w:pPr>
              <w:pStyle w:val="Codigo"/>
              <w:ind w:left="29"/>
              <w:jc w:val="left"/>
            </w:pPr>
            <w:r w:rsidRPr="00985C6B">
              <w:t xml:space="preserve">    // 3. Ordena pelo score (prioridade + distância) e pega os 2 melhores</w:t>
            </w:r>
          </w:p>
          <w:p w14:paraId="2C45F364" w14:textId="77777777" w:rsidR="00985C6B" w:rsidRPr="00985C6B" w:rsidRDefault="00985C6B" w:rsidP="00985C6B">
            <w:pPr>
              <w:pStyle w:val="Codigo"/>
              <w:ind w:left="29"/>
              <w:jc w:val="left"/>
              <w:rPr>
                <w:lang w:val="en-US"/>
              </w:rPr>
            </w:pPr>
            <w:r w:rsidRPr="00985C6B">
              <w:t xml:space="preserve">    </w:t>
            </w:r>
            <w:r w:rsidRPr="00985C6B">
              <w:rPr>
                <w:lang w:val="en-US"/>
              </w:rPr>
              <w:t>return candidatos</w:t>
            </w:r>
          </w:p>
          <w:p w14:paraId="12971381" w14:textId="77777777" w:rsidR="00985C6B" w:rsidRPr="00985C6B" w:rsidRDefault="00985C6B" w:rsidP="00985C6B">
            <w:pPr>
              <w:pStyle w:val="Codigo"/>
              <w:ind w:left="29"/>
              <w:jc w:val="left"/>
              <w:rPr>
                <w:lang w:val="en-US"/>
              </w:rPr>
            </w:pPr>
            <w:r w:rsidRPr="00985C6B">
              <w:rPr>
                <w:lang w:val="en-US"/>
              </w:rPr>
              <w:t xml:space="preserve">        .sort((a, b) =&gt; a.score - b.score)</w:t>
            </w:r>
          </w:p>
          <w:p w14:paraId="48D3FCFA" w14:textId="77777777" w:rsidR="00985C6B" w:rsidRPr="00985C6B" w:rsidRDefault="00985C6B" w:rsidP="00985C6B">
            <w:pPr>
              <w:pStyle w:val="Codigo"/>
              <w:ind w:left="29"/>
              <w:jc w:val="left"/>
              <w:rPr>
                <w:lang w:val="en-US"/>
              </w:rPr>
            </w:pPr>
            <w:r w:rsidRPr="00985C6B">
              <w:rPr>
                <w:lang w:val="en-US"/>
              </w:rPr>
              <w:t xml:space="preserve">        .slice(0, 2)</w:t>
            </w:r>
          </w:p>
          <w:p w14:paraId="079CD6BE" w14:textId="77777777" w:rsidR="00985C6B" w:rsidRPr="00985C6B" w:rsidRDefault="00985C6B" w:rsidP="00985C6B">
            <w:pPr>
              <w:pStyle w:val="Codigo"/>
              <w:ind w:left="29"/>
              <w:jc w:val="left"/>
              <w:rPr>
                <w:lang w:val="en-US"/>
              </w:rPr>
            </w:pPr>
            <w:r w:rsidRPr="00985C6B">
              <w:rPr>
                <w:lang w:val="en-US"/>
              </w:rPr>
              <w:t xml:space="preserve">        .map(p =&gt; ({</w:t>
            </w:r>
          </w:p>
          <w:p w14:paraId="26E6FB49" w14:textId="77777777" w:rsidR="00985C6B" w:rsidRPr="00985C6B" w:rsidRDefault="00985C6B" w:rsidP="00985C6B">
            <w:pPr>
              <w:pStyle w:val="Codigo"/>
              <w:ind w:left="29"/>
              <w:jc w:val="left"/>
              <w:rPr>
                <w:lang w:val="en-US"/>
              </w:rPr>
            </w:pPr>
            <w:r w:rsidRPr="00985C6B">
              <w:rPr>
                <w:lang w:val="en-US"/>
              </w:rPr>
              <w:t xml:space="preserve">            x: p.x,</w:t>
            </w:r>
          </w:p>
          <w:p w14:paraId="0642E535" w14:textId="77777777" w:rsidR="00985C6B" w:rsidRPr="00985C6B" w:rsidRDefault="00985C6B" w:rsidP="00985C6B">
            <w:pPr>
              <w:pStyle w:val="Codigo"/>
              <w:ind w:left="29"/>
              <w:jc w:val="left"/>
              <w:rPr>
                <w:lang w:val="es-ES"/>
              </w:rPr>
            </w:pPr>
            <w:r w:rsidRPr="00985C6B">
              <w:rPr>
                <w:lang w:val="en-US"/>
              </w:rPr>
              <w:t xml:space="preserve">            </w:t>
            </w:r>
            <w:r w:rsidRPr="00985C6B">
              <w:rPr>
                <w:lang w:val="es-ES"/>
              </w:rPr>
              <w:t>y: p.y,</w:t>
            </w:r>
          </w:p>
          <w:p w14:paraId="4F5FD2E2" w14:textId="77777777" w:rsidR="00985C6B" w:rsidRPr="002F357F" w:rsidRDefault="00985C6B" w:rsidP="00985C6B">
            <w:pPr>
              <w:pStyle w:val="Codigo"/>
              <w:ind w:left="29"/>
              <w:jc w:val="left"/>
              <w:rPr>
                <w:lang w:val="es-ES"/>
              </w:rPr>
            </w:pPr>
            <w:r w:rsidRPr="00985C6B">
              <w:rPr>
                <w:lang w:val="es-ES"/>
              </w:rPr>
              <w:t xml:space="preserve">            </w:t>
            </w:r>
            <w:r w:rsidRPr="002F357F">
              <w:rPr>
                <w:lang w:val="es-ES"/>
              </w:rPr>
              <w:t>distancia: p.distanciaReal.toFixed(6),</w:t>
            </w:r>
          </w:p>
          <w:p w14:paraId="2A29FD85" w14:textId="77777777" w:rsidR="00985C6B" w:rsidRPr="00985C6B" w:rsidRDefault="00985C6B" w:rsidP="00985C6B">
            <w:pPr>
              <w:pStyle w:val="Codigo"/>
              <w:ind w:left="29"/>
              <w:jc w:val="left"/>
            </w:pPr>
            <w:r w:rsidRPr="002F357F">
              <w:rPr>
                <w:lang w:val="es-ES"/>
              </w:rPr>
              <w:t xml:space="preserve">            </w:t>
            </w:r>
            <w:r w:rsidRPr="00985C6B">
              <w:t>tipo: p.isEsquina ? "ESQUINA" : "VERTICE_LINHA"</w:t>
            </w:r>
          </w:p>
          <w:p w14:paraId="27EFB3DB" w14:textId="77777777" w:rsidR="00985C6B" w:rsidRPr="00985C6B" w:rsidRDefault="00985C6B" w:rsidP="00985C6B">
            <w:pPr>
              <w:pStyle w:val="Codigo"/>
              <w:ind w:left="29"/>
              <w:jc w:val="left"/>
              <w:rPr>
                <w:lang w:val="en-US"/>
              </w:rPr>
            </w:pPr>
            <w:r w:rsidRPr="00985C6B">
              <w:t xml:space="preserve">        </w:t>
            </w:r>
            <w:r w:rsidRPr="00985C6B">
              <w:rPr>
                <w:lang w:val="en-US"/>
              </w:rPr>
              <w:t>}));</w:t>
            </w:r>
          </w:p>
          <w:p w14:paraId="4F79E1D5" w14:textId="31D3988C" w:rsidR="004D5DB7" w:rsidRDefault="00985C6B" w:rsidP="00985C6B">
            <w:pPr>
              <w:pStyle w:val="Codigo"/>
              <w:ind w:left="29"/>
              <w:jc w:val="left"/>
            </w:pPr>
            <w:r w:rsidRPr="00985C6B">
              <w:rPr>
                <w:lang w:val="en-US"/>
              </w:rPr>
              <w:t>}</w:t>
            </w:r>
            <w:r w:rsidR="004D5DB7" w:rsidRPr="009B6CCF">
              <w:t>}</w:t>
            </w:r>
          </w:p>
          <w:p w14:paraId="6851C4BF" w14:textId="77777777" w:rsidR="00CB21BB" w:rsidRPr="009B6CCF" w:rsidRDefault="00CB21BB" w:rsidP="00926561">
            <w:pPr>
              <w:pStyle w:val="Codigo"/>
              <w:ind w:left="29"/>
              <w:jc w:val="left"/>
            </w:pPr>
          </w:p>
        </w:tc>
      </w:tr>
    </w:tbl>
    <w:p w14:paraId="25BAFC72" w14:textId="55167027" w:rsidR="004D5DB7" w:rsidRPr="009B6CCF" w:rsidRDefault="004D5DB7" w:rsidP="00207904">
      <w:pPr>
        <w:pStyle w:val="Legenda"/>
      </w:pPr>
      <w:r w:rsidRPr="009B6CCF">
        <w:t xml:space="preserve">Elaboração: </w:t>
      </w:r>
      <w:r w:rsidR="0078497C">
        <w:t>Autor</w:t>
      </w:r>
      <w:r w:rsidRPr="009B6CCF">
        <w:t xml:space="preserve"> (2026)</w:t>
      </w:r>
    </w:p>
    <w:p w14:paraId="11737AF5" w14:textId="77777777" w:rsidR="004D5DB7" w:rsidRPr="009B6CCF" w:rsidRDefault="004D5DB7" w:rsidP="004D5DB7"/>
    <w:p w14:paraId="1640BECE" w14:textId="08C6D9D3" w:rsidR="004D5DB7" w:rsidRDefault="004D5DB7" w:rsidP="004D5DB7">
      <w:r w:rsidRPr="009B6CCF">
        <w:lastRenderedPageBreak/>
        <w:t xml:space="preserve">Essa função percorre todos os elementos do </w:t>
      </w:r>
      <w:r w:rsidRPr="009B6CCF">
        <w:rPr>
          <w:i/>
          <w:iCs/>
        </w:rPr>
        <w:t>array</w:t>
      </w:r>
      <w:r w:rsidRPr="009B6CCF">
        <w:t xml:space="preserve"> </w:t>
      </w:r>
      <w:r w:rsidRPr="009B6CCF">
        <w:rPr>
          <w:i/>
          <w:iCs/>
        </w:rPr>
        <w:t>vertices</w:t>
      </w:r>
      <w:r w:rsidRPr="009B6CCF">
        <w:t xml:space="preserve"> (</w:t>
      </w:r>
      <w:r w:rsidRPr="009B6CCF">
        <w:rPr>
          <w:i/>
          <w:iCs/>
        </w:rPr>
        <w:t>array</w:t>
      </w:r>
      <w:r w:rsidRPr="009B6CCF">
        <w:t xml:space="preserve"> de objetos {lat, lon}) buscando o par de coordenadas que apresenta a menor distância em relação ao centroide (</w:t>
      </w:r>
      <w:r w:rsidRPr="009B6CCF">
        <w:rPr>
          <w:i/>
          <w:iCs/>
        </w:rPr>
        <w:t>array</w:t>
      </w:r>
      <w:r w:rsidRPr="009B6CCF">
        <w:t xml:space="preserve"> [lat, lng]</w:t>
      </w:r>
      <w:r w:rsidR="00AE2933" w:rsidRPr="009B6CCF">
        <w:t>)</w:t>
      </w:r>
      <w:r w:rsidRPr="009B6CCF">
        <w:t xml:space="preserve"> do centroide da face.</w:t>
      </w:r>
    </w:p>
    <w:p w14:paraId="05842C6D" w14:textId="4DEBA7C1" w:rsidR="00355C5C" w:rsidRPr="009B6CCF" w:rsidRDefault="001E0486" w:rsidP="004D5DB7">
      <w:r w:rsidRPr="001E0486">
        <w:t>Alguns bancos de dados suportam funções geográficas nativas mais eficazes</w:t>
      </w:r>
      <w:r w:rsidR="00DA5737">
        <w:t xml:space="preserve">, que permitem </w:t>
      </w:r>
      <w:r w:rsidR="00A54C8B">
        <w:t>a solução a partir de uma única instrução SQL</w:t>
      </w:r>
      <w:r w:rsidRPr="001E0486">
        <w:t xml:space="preserve">; contudo, optou-se por uma implementação mais </w:t>
      </w:r>
      <w:r w:rsidR="00A54C8B">
        <w:t>universal</w:t>
      </w:r>
      <w:r w:rsidRPr="001E0486">
        <w:t xml:space="preserve"> e de fácil integração.</w:t>
      </w:r>
    </w:p>
    <w:p w14:paraId="62473C25" w14:textId="77777777" w:rsidR="00937E9F" w:rsidRPr="009B6CCF" w:rsidRDefault="00937E9F" w:rsidP="00EF7089">
      <w:pPr>
        <w:pStyle w:val="Ttulo4"/>
      </w:pPr>
      <w:r w:rsidRPr="001A4DF7">
        <w:t>Orientação da quadra pelo azimute da via</w:t>
      </w:r>
    </w:p>
    <w:p w14:paraId="6B0EE219" w14:textId="36E6DFCF" w:rsidR="004D5DB7" w:rsidRPr="009B6CCF" w:rsidRDefault="0090274A" w:rsidP="004D5DB7">
      <w:r w:rsidRPr="0090274A">
        <w:t>A representação visual dos objetos rotacionados é fundamental para evidenciar possíveis discrepâncias de orientação espacial. Além disso, essa visualização permite que eventuais ajustes manuais sejam realizados</w:t>
      </w:r>
      <w:r w:rsidR="004D5DB7" w:rsidRPr="009B6CCF">
        <w:rPr>
          <w:rStyle w:val="Refdenotaderodap"/>
        </w:rPr>
        <w:footnoteReference w:id="19"/>
      </w:r>
      <w:r w:rsidR="004D5DB7" w:rsidRPr="009B6CCF">
        <w:t xml:space="preserve">, </w:t>
      </w:r>
      <w:r w:rsidRPr="0090274A">
        <w:t>garantindo que as fachadas dos lotes sejam projetadas em conformidade com o alinhamento real do logradouro. Essa validação gráfica atua como uma camada de integridade, assegurando que o modelo digital reflita a morfologia urbana de forma consistente.</w:t>
      </w:r>
    </w:p>
    <w:p w14:paraId="6635E192" w14:textId="27AD8BF1" w:rsidR="00AB245D" w:rsidRPr="009B6CCF" w:rsidRDefault="00CC7BC0" w:rsidP="00AB245D">
      <w:pPr>
        <w:rPr>
          <w:rFonts w:eastAsiaTheme="minorEastAsia"/>
        </w:rPr>
      </w:pPr>
      <w:r w:rsidRPr="00CC7BC0">
        <w:t xml:space="preserve">Para obter a verossimilhança necessária à correta visualização, o ajuste da orientação da quadra é realizado a partir do azimute de uma de suas faces. Utiliza-se a função matemática do arco-tangente de dois parâmetros </w:t>
      </w:r>
      <w:r w:rsidR="00AB245D" w:rsidRPr="009B6CCF">
        <w:rPr>
          <w:i/>
          <w:iCs/>
        </w:rPr>
        <w:t>(</w:t>
      </w:r>
      <w:r w:rsidR="00AB245D" w:rsidRPr="009B6CCF">
        <w:rPr>
          <w:rFonts w:ascii="Cambria Math" w:eastAsiaTheme="minorEastAsia" w:hAnsi="Cambria Math"/>
          <w:i/>
          <w:iCs/>
        </w:rPr>
        <w:t xml:space="preserve">atan2 </w:t>
      </w:r>
      <w:r w:rsidR="00AB245D" w:rsidRPr="009B6CCF">
        <w:rPr>
          <w:rFonts w:eastAsiaTheme="minorEastAsia"/>
          <w:i/>
          <w:iCs/>
        </w:rPr>
        <w:t>)</w:t>
      </w:r>
      <w:r w:rsidR="00AB245D" w:rsidRPr="009B6CCF">
        <w:t xml:space="preserve"> </w:t>
      </w:r>
      <w:r w:rsidR="000771BE" w:rsidRPr="000771BE">
        <w:t xml:space="preserve">para determinar o ângulo de direção (azimute) entre dois pontos consecutivos da via extraídos do </w:t>
      </w:r>
      <w:r w:rsidR="000771BE" w:rsidRPr="000771BE">
        <w:rPr>
          <w:i/>
          <w:iCs/>
        </w:rPr>
        <w:t>OpenStreetMap</w:t>
      </w:r>
      <w:r w:rsidR="000771BE" w:rsidRPr="000771BE">
        <w:t xml:space="preserve"> (OSM). A fórmula de cálculo é apresentada no</w:t>
      </w:r>
      <w:r w:rsidR="000771BE">
        <w:t xml:space="preserve"> </w:t>
      </w:r>
      <w:r w:rsidR="00AB245D" w:rsidRPr="009B6CCF">
        <w:fldChar w:fldCharType="begin"/>
      </w:r>
      <w:r w:rsidR="00AB245D" w:rsidRPr="009B6CCF">
        <w:instrText xml:space="preserve"> REF _Ref220343052 \h </w:instrText>
      </w:r>
      <w:r w:rsidR="00AB245D" w:rsidRPr="009B6CCF">
        <w:fldChar w:fldCharType="separate"/>
      </w:r>
      <w:r w:rsidR="00F02416" w:rsidRPr="009B6CCF">
        <w:t xml:space="preserve">Quadro </w:t>
      </w:r>
      <w:r w:rsidR="00F02416">
        <w:rPr>
          <w:noProof/>
        </w:rPr>
        <w:t>46</w:t>
      </w:r>
      <w:r w:rsidR="00AB245D" w:rsidRPr="009B6CCF">
        <w:fldChar w:fldCharType="end"/>
      </w:r>
      <w:r w:rsidR="00A65E17" w:rsidRPr="009B6CCF">
        <w:t>.</w:t>
      </w:r>
    </w:p>
    <w:p w14:paraId="5CBDB4F7" w14:textId="4092092F" w:rsidR="00AB245D" w:rsidRPr="009B6CCF" w:rsidRDefault="00AB245D" w:rsidP="00AB245D"/>
    <w:p w14:paraId="74D45114" w14:textId="321C9CBE" w:rsidR="00AB245D" w:rsidRPr="009B6CCF" w:rsidRDefault="00AB245D" w:rsidP="00A6278E">
      <w:pPr>
        <w:pStyle w:val="Legenda"/>
      </w:pPr>
      <w:bookmarkStart w:id="212" w:name="_Ref220343052"/>
      <w:r w:rsidRPr="009B6CCF">
        <w:lastRenderedPageBreak/>
        <w:t xml:space="preserve">Quadro </w:t>
      </w:r>
      <w:r w:rsidR="00F02416">
        <w:fldChar w:fldCharType="begin"/>
      </w:r>
      <w:r w:rsidR="00F02416">
        <w:instrText xml:space="preserve"> SEQ Quadro \* ARABIC </w:instrText>
      </w:r>
      <w:r w:rsidR="00F02416">
        <w:fldChar w:fldCharType="separate"/>
      </w:r>
      <w:r w:rsidR="00F02416">
        <w:rPr>
          <w:noProof/>
        </w:rPr>
        <w:t>46</w:t>
      </w:r>
      <w:r w:rsidR="00F02416">
        <w:rPr>
          <w:noProof/>
        </w:rPr>
        <w:fldChar w:fldCharType="end"/>
      </w:r>
      <w:bookmarkEnd w:id="212"/>
      <w:r w:rsidRPr="009B6CCF">
        <w:t xml:space="preserve"> – Fórmula de azimute para pequenas distâncias</w:t>
      </w:r>
    </w:p>
    <w:tbl>
      <w:tblPr>
        <w:tblStyle w:val="Tabelacomgrade"/>
        <w:tblW w:w="0" w:type="auto"/>
        <w:tblLook w:val="04A0" w:firstRow="1" w:lastRow="0" w:firstColumn="1" w:lastColumn="0" w:noHBand="0" w:noVBand="1"/>
      </w:tblPr>
      <w:tblGrid>
        <w:gridCol w:w="9061"/>
      </w:tblGrid>
      <w:tr w:rsidR="00AB245D" w:rsidRPr="009B6CCF" w14:paraId="5D94242A" w14:textId="77777777" w:rsidTr="00926561">
        <w:tc>
          <w:tcPr>
            <w:tcW w:w="9061" w:type="dxa"/>
          </w:tcPr>
          <w:p w14:paraId="103754F2" w14:textId="77777777" w:rsidR="00AB245D" w:rsidRPr="009B6CCF" w:rsidRDefault="00AB245D" w:rsidP="00926561">
            <w:pPr>
              <w:keepNext/>
              <w:widowControl w:val="0"/>
              <w:ind w:firstLine="0"/>
              <w:rPr>
                <w:rFonts w:eastAsiaTheme="minorEastAsia"/>
              </w:rPr>
            </w:pPr>
          </w:p>
          <w:p w14:paraId="35C271F3" w14:textId="77777777" w:rsidR="00AB245D" w:rsidRPr="009B6CCF" w:rsidRDefault="00AB245D" w:rsidP="0015731C">
            <w:pPr>
              <w:keepNext/>
              <w:widowControl w:val="0"/>
              <w:ind w:firstLine="0"/>
              <w:jc w:val="center"/>
              <w:rPr>
                <w:rFonts w:eastAsiaTheme="minorEastAsia"/>
                <w:sz w:val="40"/>
                <w:szCs w:val="36"/>
              </w:rPr>
            </w:pPr>
            <m:oMathPara>
              <m:oMath>
                <m:r>
                  <w:rPr>
                    <w:rFonts w:ascii="Cambria Math" w:eastAsiaTheme="minorEastAsia" w:hAnsi="Cambria Math"/>
                    <w:sz w:val="40"/>
                    <w:szCs w:val="36"/>
                  </w:rPr>
                  <m:t>Azimute=atan2</m:t>
                </m:r>
                <m:d>
                  <m:dPr>
                    <m:ctrlPr>
                      <w:rPr>
                        <w:rFonts w:ascii="Cambria Math" w:eastAsiaTheme="minorEastAsia" w:hAnsi="Cambria Math"/>
                        <w:i/>
                        <w:sz w:val="40"/>
                        <w:szCs w:val="36"/>
                      </w:rPr>
                    </m:ctrlPr>
                  </m:dPr>
                  <m:e>
                    <m:r>
                      <m:rPr>
                        <m:sty m:val="bi"/>
                      </m:rPr>
                      <w:rPr>
                        <w:rFonts w:ascii="Cambria Math" w:eastAsiaTheme="minorEastAsia" w:hAnsi="Cambria Math"/>
                        <w:color w:val="385623" w:themeColor="accent6" w:themeShade="80"/>
                        <w:sz w:val="40"/>
                        <w:szCs w:val="36"/>
                      </w:rPr>
                      <m:t>y</m:t>
                    </m:r>
                    <m:r>
                      <w:rPr>
                        <w:rFonts w:ascii="Cambria Math" w:eastAsiaTheme="minorEastAsia" w:hAnsi="Cambria Math"/>
                        <w:sz w:val="40"/>
                        <w:szCs w:val="36"/>
                      </w:rPr>
                      <m:t>,</m:t>
                    </m:r>
                    <m:r>
                      <m:rPr>
                        <m:sty m:val="bi"/>
                      </m:rPr>
                      <w:rPr>
                        <w:rFonts w:ascii="Cambria Math" w:eastAsiaTheme="minorEastAsia" w:hAnsi="Cambria Math"/>
                        <w:color w:val="806000" w:themeColor="accent4" w:themeShade="80"/>
                        <w:sz w:val="40"/>
                        <w:szCs w:val="36"/>
                      </w:rPr>
                      <m:t>x</m:t>
                    </m:r>
                  </m:e>
                </m:d>
              </m:oMath>
            </m:oMathPara>
          </w:p>
          <w:p w14:paraId="7173C469" w14:textId="77777777" w:rsidR="00A65E17" w:rsidRPr="009B6CCF" w:rsidRDefault="00A65E17" w:rsidP="0015731C">
            <w:pPr>
              <w:keepNext/>
              <w:widowControl w:val="0"/>
              <w:ind w:firstLine="0"/>
              <w:jc w:val="center"/>
              <w:rPr>
                <w:rFonts w:eastAsiaTheme="minorEastAsia"/>
                <w:sz w:val="32"/>
                <w:szCs w:val="28"/>
              </w:rPr>
            </w:pPr>
          </w:p>
          <w:p w14:paraId="503C8B45" w14:textId="381565F1" w:rsidR="00711AF1" w:rsidRPr="009B6CCF" w:rsidRDefault="00A65E17" w:rsidP="00AD28D7">
            <w:pPr>
              <w:pStyle w:val="Citao"/>
              <w:ind w:left="450"/>
              <w:jc w:val="left"/>
            </w:pPr>
            <w:r w:rsidRPr="009B6CCF">
              <w:t>Onde:</w:t>
            </w:r>
          </w:p>
          <w:p w14:paraId="3D771FE0" w14:textId="0045FF90" w:rsidR="00711AF1" w:rsidRPr="009B6CCF" w:rsidRDefault="00711AF1" w:rsidP="00AD28D7">
            <w:pPr>
              <w:pStyle w:val="Citao"/>
              <w:ind w:left="450"/>
              <w:jc w:val="left"/>
            </w:pPr>
            <m:oMath>
              <m:r>
                <m:rPr>
                  <m:sty m:val="bi"/>
                </m:rPr>
                <w:rPr>
                  <w:rFonts w:ascii="Cambria Math" w:hAnsi="Cambria Math"/>
                  <w:color w:val="385623" w:themeColor="accent6" w:themeShade="80"/>
                  <w:sz w:val="32"/>
                  <w:szCs w:val="32"/>
                </w:rPr>
                <m:t>y</m:t>
              </m:r>
            </m:oMath>
            <w:r w:rsidRPr="009B6CCF">
              <w:t xml:space="preserve">: é o deslocamento no eixo Leste-Oeste (Longitude), que representa a diferença de longitude corrigida pelo cosseno da latitude média </w:t>
            </w:r>
            <m:oMath>
              <m:sSub>
                <m:sSubPr>
                  <m:ctrlPr>
                    <w:rPr>
                      <w:rFonts w:ascii="Cambria Math" w:hAnsi="Cambria Math"/>
                      <w:i/>
                    </w:rPr>
                  </m:ctrlPr>
                </m:sSubPr>
                <m:e>
                  <m:r>
                    <w:rPr>
                      <w:rFonts w:ascii="Cambria Math" w:hAnsi="Cambria Math"/>
                    </w:rPr>
                    <m:t>ϕ</m:t>
                  </m:r>
                </m:e>
                <m:sub>
                  <m:r>
                    <w:rPr>
                      <w:rFonts w:ascii="Cambria Math" w:hAnsi="Cambria Math"/>
                    </w:rPr>
                    <m:t>m</m:t>
                  </m:r>
                </m:sub>
              </m:sSub>
            </m:oMath>
            <w:r w:rsidRPr="009B6CCF">
              <w:t xml:space="preserve"> para converter graus em uma distância linear proporcional.</w:t>
            </w:r>
          </w:p>
          <w:p w14:paraId="1E0E9903" w14:textId="77777777" w:rsidR="00711AF1" w:rsidRPr="009B6CCF" w:rsidRDefault="00711AF1" w:rsidP="00AD28D7">
            <w:pPr>
              <w:pStyle w:val="PargrafodaLista"/>
              <w:ind w:left="450"/>
              <w:jc w:val="center"/>
              <w:rPr>
                <w:sz w:val="32"/>
                <w:szCs w:val="28"/>
              </w:rPr>
            </w:pPr>
            <m:oMathPara>
              <m:oMath>
                <m:r>
                  <m:rPr>
                    <m:sty m:val="bi"/>
                  </m:rPr>
                  <w:rPr>
                    <w:rFonts w:ascii="Cambria Math" w:hAnsi="Cambria Math"/>
                    <w:color w:val="385623" w:themeColor="accent6" w:themeShade="80"/>
                    <w:sz w:val="32"/>
                    <w:szCs w:val="28"/>
                  </w:rPr>
                  <m:t>y</m:t>
                </m:r>
                <m:r>
                  <w:rPr>
                    <w:rFonts w:ascii="Cambria Math" w:hAnsi="Cambria Math"/>
                    <w:sz w:val="32"/>
                    <w:szCs w:val="28"/>
                  </w:rPr>
                  <m:t>=</m:t>
                </m:r>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λ</m:t>
                        </m:r>
                      </m:e>
                      <m:sub>
                        <m:r>
                          <w:rPr>
                            <w:rFonts w:ascii="Cambria Math" w:hAnsi="Cambria Math"/>
                            <w:sz w:val="32"/>
                            <w:szCs w:val="28"/>
                          </w:rPr>
                          <m:t>2</m:t>
                        </m:r>
                      </m:sub>
                    </m:sSub>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λ</m:t>
                        </m:r>
                      </m:e>
                      <m:sub>
                        <m:r>
                          <w:rPr>
                            <w:rFonts w:ascii="Cambria Math" w:hAnsi="Cambria Math"/>
                            <w:sz w:val="32"/>
                            <w:szCs w:val="28"/>
                          </w:rPr>
                          <m:t>1</m:t>
                        </m:r>
                      </m:sub>
                    </m:sSub>
                  </m:e>
                </m:d>
                <m:r>
                  <m:rPr>
                    <m:sty m:val="p"/>
                  </m:rPr>
                  <w:rPr>
                    <w:rFonts w:ascii="Cambria Math" w:hAnsi="Cambria Math"/>
                    <w:sz w:val="32"/>
                    <w:szCs w:val="28"/>
                  </w:rPr>
                  <m:t>⋅</m:t>
                </m:r>
                <m:func>
                  <m:funcPr>
                    <m:ctrlPr>
                      <w:rPr>
                        <w:rFonts w:ascii="Cambria Math" w:hAnsi="Cambria Math"/>
                        <w:sz w:val="32"/>
                        <w:szCs w:val="28"/>
                      </w:rPr>
                    </m:ctrlPr>
                  </m:funcPr>
                  <m:fName>
                    <m:r>
                      <m:rPr>
                        <m:sty m:val="p"/>
                      </m:rPr>
                      <w:rPr>
                        <w:rFonts w:ascii="Cambria Math" w:hAnsi="Cambria Math"/>
                        <w:sz w:val="32"/>
                        <w:szCs w:val="28"/>
                      </w:rPr>
                      <m:t>cos</m:t>
                    </m:r>
                    <m:ctrlPr>
                      <w:rPr>
                        <w:rFonts w:ascii="Cambria Math" w:hAnsi="Cambria Math"/>
                        <w:i/>
                        <w:sz w:val="32"/>
                        <w:szCs w:val="28"/>
                      </w:rPr>
                    </m:ctrlPr>
                  </m:fName>
                  <m:e>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m</m:t>
                            </m:r>
                          </m:sub>
                        </m:sSub>
                      </m:e>
                    </m:d>
                  </m:e>
                </m:func>
              </m:oMath>
            </m:oMathPara>
          </w:p>
          <w:p w14:paraId="3110CA41" w14:textId="77777777" w:rsidR="00711AF1" w:rsidRPr="009B6CCF" w:rsidRDefault="00711AF1" w:rsidP="00AD28D7">
            <w:pPr>
              <w:keepNext/>
              <w:widowControl w:val="0"/>
              <w:ind w:left="450" w:firstLine="0"/>
              <w:jc w:val="center"/>
              <w:rPr>
                <w:rFonts w:eastAsiaTheme="minorEastAsia"/>
              </w:rPr>
            </w:pPr>
          </w:p>
          <w:p w14:paraId="6C2BE1FF" w14:textId="77777777" w:rsidR="00711AF1" w:rsidRPr="009B6CCF" w:rsidRDefault="00711AF1" w:rsidP="00AD28D7">
            <w:pPr>
              <w:pStyle w:val="Citao"/>
              <w:ind w:left="450"/>
              <w:jc w:val="left"/>
            </w:pPr>
            <m:oMath>
              <m:r>
                <m:rPr>
                  <m:sty m:val="bi"/>
                </m:rPr>
                <w:rPr>
                  <w:rFonts w:ascii="Cambria Math" w:hAnsi="Cambria Math"/>
                  <w:color w:val="806000" w:themeColor="accent4" w:themeShade="80"/>
                  <w:sz w:val="32"/>
                  <w:szCs w:val="32"/>
                </w:rPr>
                <m:t>x</m:t>
              </m:r>
            </m:oMath>
            <w:r w:rsidRPr="009B6CCF">
              <w:rPr>
                <w:b/>
                <w:bCs/>
              </w:rPr>
              <w:t>:</w:t>
            </w:r>
            <w:r w:rsidRPr="009B6CCF">
              <w:t xml:space="preserve"> é o deslocamento no eixo Norte-Sul (Latitude), que representa a diferença direta de latitude, pois a distância entre paralelos é constante.</w:t>
            </w:r>
          </w:p>
          <w:p w14:paraId="3390DEB9" w14:textId="52C74E65" w:rsidR="00711AF1" w:rsidRPr="009B6CCF" w:rsidRDefault="00711AF1" w:rsidP="00AD28D7">
            <w:pPr>
              <w:pStyle w:val="PargrafodaLista"/>
              <w:ind w:left="450"/>
              <w:jc w:val="center"/>
              <w:rPr>
                <w:rFonts w:eastAsiaTheme="minorEastAsia"/>
                <w:sz w:val="32"/>
                <w:szCs w:val="28"/>
              </w:rPr>
            </w:pPr>
            <m:oMathPara>
              <m:oMath>
                <m:r>
                  <m:rPr>
                    <m:sty m:val="bi"/>
                  </m:rPr>
                  <w:rPr>
                    <w:rFonts w:ascii="Cambria Math" w:hAnsi="Cambria Math"/>
                    <w:color w:val="806000" w:themeColor="accent4" w:themeShade="80"/>
                    <w:sz w:val="32"/>
                    <w:szCs w:val="28"/>
                  </w:rPr>
                  <m:t>x</m:t>
                </m:r>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2</m:t>
                    </m:r>
                  </m:sub>
                </m:sSub>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1</m:t>
                    </m:r>
                  </m:sub>
                </m:sSub>
              </m:oMath>
            </m:oMathPara>
          </w:p>
          <w:p w14:paraId="7F9A4D4B" w14:textId="77777777" w:rsidR="00AB245D" w:rsidRPr="009B6CCF" w:rsidRDefault="00AB245D" w:rsidP="00926561">
            <w:pPr>
              <w:keepNext/>
              <w:widowControl w:val="0"/>
              <w:ind w:right="590" w:firstLine="0"/>
              <w:rPr>
                <w:rFonts w:eastAsiaTheme="minorEastAsia"/>
              </w:rPr>
            </w:pPr>
          </w:p>
        </w:tc>
      </w:tr>
    </w:tbl>
    <w:p w14:paraId="173C4B15" w14:textId="1FC7AA5B" w:rsidR="00AB245D" w:rsidRPr="009B6CCF" w:rsidRDefault="00AB245D" w:rsidP="00207904">
      <w:pPr>
        <w:pStyle w:val="Legenda"/>
      </w:pPr>
      <w:r w:rsidRPr="009B6CCF">
        <w:t xml:space="preserve">Fonte: </w:t>
      </w:r>
      <w:commentRangeStart w:id="213"/>
      <w:r w:rsidRPr="009B6CCF">
        <w:fldChar w:fldCharType="begin"/>
      </w:r>
      <w:r w:rsidRPr="009B6CCF">
        <w:instrText xml:space="preserve"> ADDIN ZOTERO_ITEM CSL_CITATION {"citationID":"lEFKwEhY","properties":{"formattedCitation":"(Tuler; Saraiva, 2014)","plainCitation":"(Tuler; Saraiva, 2014)","dontUpdate":true,"noteIndex":0},"citationItems":[{"id":328,"uris":["http://zotero.org/users/15531986/items/PBPMTZH6"],"itemData":{"id":328,"type":"book","ISBN":"978-85-8260-124-2","publisher":"Bookman Editora","publisher-place":"Porto Alegre","title":"Fundamentos de Topografia","author":[{"family":"Tuler","given":"Marcelo de Carvalho"},{"family":"Saraiva","given":"Sérgio Alberto"}],"issued":{"date-parts":[["2014"]]}}}],"schema":"https://github.com/citation-style-language/schema/raw/master/csl-citation.json"} </w:instrText>
      </w:r>
      <w:r w:rsidRPr="009B6CCF">
        <w:fldChar w:fldCharType="separate"/>
      </w:r>
      <w:r w:rsidRPr="009B6CCF">
        <w:rPr>
          <w:rFonts w:cs="Arial"/>
        </w:rPr>
        <w:t>TULER; SARAIVA</w:t>
      </w:r>
      <w:r w:rsidR="00004CCF">
        <w:rPr>
          <w:rFonts w:cs="Arial"/>
        </w:rPr>
        <w:t xml:space="preserve"> (</w:t>
      </w:r>
      <w:r w:rsidRPr="009B6CCF">
        <w:rPr>
          <w:rFonts w:cs="Arial"/>
        </w:rPr>
        <w:t>2014</w:t>
      </w:r>
      <w:r w:rsidRPr="009B6CCF">
        <w:fldChar w:fldCharType="end"/>
      </w:r>
      <w:r w:rsidR="00004CCF">
        <w:t>)</w:t>
      </w:r>
      <w:r w:rsidRPr="009B6CCF">
        <w:t xml:space="preserve">; </w:t>
      </w:r>
      <w:commentRangeEnd w:id="213"/>
      <w:r w:rsidR="00BA6157" w:rsidRPr="009B6CCF">
        <w:rPr>
          <w:rStyle w:val="Refdecomentrio"/>
          <w:sz w:val="20"/>
          <w:szCs w:val="20"/>
        </w:rPr>
        <w:commentReference w:id="213"/>
      </w:r>
    </w:p>
    <w:p w14:paraId="7F1926B6" w14:textId="77777777" w:rsidR="00AB245D" w:rsidRPr="009B6CCF" w:rsidRDefault="00AB245D" w:rsidP="00AB245D"/>
    <w:p w14:paraId="02EF1C44" w14:textId="0C8735FF" w:rsidR="00AB245D" w:rsidRPr="009B6CCF" w:rsidRDefault="00AB245D" w:rsidP="00AB245D">
      <w:r w:rsidRPr="009B6CCF">
        <w:t xml:space="preserve">O </w:t>
      </w:r>
      <w:r w:rsidRPr="009B6CCF">
        <w:fldChar w:fldCharType="begin"/>
      </w:r>
      <w:r w:rsidRPr="009B6CCF">
        <w:instrText xml:space="preserve"> REF _Ref220263027 \h </w:instrText>
      </w:r>
      <w:r w:rsidRPr="009B6CCF">
        <w:fldChar w:fldCharType="separate"/>
      </w:r>
      <w:r w:rsidR="00F02416" w:rsidRPr="009B6CCF">
        <w:t xml:space="preserve">Quadro </w:t>
      </w:r>
      <w:r w:rsidR="00F02416">
        <w:rPr>
          <w:noProof/>
        </w:rPr>
        <w:t>47</w:t>
      </w:r>
      <w:r w:rsidRPr="009B6CCF">
        <w:fldChar w:fldCharType="end"/>
      </w:r>
      <w:r w:rsidRPr="009B6CCF">
        <w:t xml:space="preserve"> apresenta uma implementação em </w:t>
      </w:r>
      <w:r w:rsidRPr="009B6CCF">
        <w:rPr>
          <w:i/>
          <w:iCs/>
        </w:rPr>
        <w:t>JavaScript</w:t>
      </w:r>
      <w:r w:rsidRPr="009B6CCF">
        <w:t xml:space="preserve"> da função para o cálculo do azimute geodésico entre dois pares de coordenadas. Ressalta-se que pode ser necessário aplicar transformações trigonométricas para compatibilizar o azimute calculado com os referenciais de orientação e rotação utilizados pelas bibliotecas de visualização geoespacial.</w:t>
      </w:r>
    </w:p>
    <w:p w14:paraId="2A1C11D4" w14:textId="77777777" w:rsidR="00AB245D" w:rsidRPr="009B6CCF" w:rsidRDefault="00AB245D" w:rsidP="00AB245D"/>
    <w:p w14:paraId="11E4C38B" w14:textId="084318CF" w:rsidR="00AB245D" w:rsidRPr="00BA6157" w:rsidRDefault="00AB245D" w:rsidP="00A6278E">
      <w:pPr>
        <w:pStyle w:val="Legenda"/>
        <w:rPr>
          <w:sz w:val="24"/>
          <w:szCs w:val="24"/>
        </w:rPr>
      </w:pPr>
      <w:bookmarkStart w:id="214" w:name="_Ref220263027"/>
      <w:r w:rsidRPr="00BA6157">
        <w:rPr>
          <w:sz w:val="24"/>
          <w:szCs w:val="24"/>
        </w:rPr>
        <w:lastRenderedPageBreak/>
        <w:t xml:space="preserve">Quadro </w:t>
      </w:r>
      <w:r w:rsidR="00F02416" w:rsidRPr="00BA6157">
        <w:rPr>
          <w:sz w:val="24"/>
          <w:szCs w:val="24"/>
        </w:rPr>
        <w:fldChar w:fldCharType="begin"/>
      </w:r>
      <w:r w:rsidR="00F02416" w:rsidRPr="00BA6157">
        <w:rPr>
          <w:sz w:val="24"/>
          <w:szCs w:val="24"/>
        </w:rPr>
        <w:instrText xml:space="preserve"> SEQ Quadro \* ARABIC </w:instrText>
      </w:r>
      <w:r w:rsidR="00F02416" w:rsidRPr="00BA6157">
        <w:rPr>
          <w:sz w:val="24"/>
          <w:szCs w:val="24"/>
        </w:rPr>
        <w:fldChar w:fldCharType="separate"/>
      </w:r>
      <w:r w:rsidR="00F02416" w:rsidRPr="00BA6157">
        <w:rPr>
          <w:noProof/>
          <w:sz w:val="24"/>
          <w:szCs w:val="24"/>
        </w:rPr>
        <w:t>47</w:t>
      </w:r>
      <w:r w:rsidR="00F02416" w:rsidRPr="00BA6157">
        <w:rPr>
          <w:noProof/>
          <w:sz w:val="24"/>
          <w:szCs w:val="24"/>
        </w:rPr>
        <w:fldChar w:fldCharType="end"/>
      </w:r>
      <w:bookmarkEnd w:id="214"/>
      <w:r w:rsidRPr="00BA6157">
        <w:rPr>
          <w:sz w:val="24"/>
          <w:szCs w:val="24"/>
        </w:rPr>
        <w:t xml:space="preserve"> – Função calculaAzimute() em </w:t>
      </w:r>
      <w:r w:rsidRPr="00BA6157">
        <w:rPr>
          <w:i/>
          <w:sz w:val="24"/>
          <w:szCs w:val="24"/>
        </w:rPr>
        <w:t>Javascript</w:t>
      </w:r>
    </w:p>
    <w:tbl>
      <w:tblPr>
        <w:tblStyle w:val="Tabelacomgrade"/>
        <w:tblW w:w="0" w:type="auto"/>
        <w:tblLook w:val="04A0" w:firstRow="1" w:lastRow="0" w:firstColumn="1" w:lastColumn="0" w:noHBand="0" w:noVBand="1"/>
      </w:tblPr>
      <w:tblGrid>
        <w:gridCol w:w="9061"/>
      </w:tblGrid>
      <w:tr w:rsidR="00AB245D" w:rsidRPr="009B6CCF" w14:paraId="18FDC45C" w14:textId="77777777" w:rsidTr="00926561">
        <w:tc>
          <w:tcPr>
            <w:tcW w:w="9061" w:type="dxa"/>
          </w:tcPr>
          <w:p w14:paraId="102E6798" w14:textId="77777777" w:rsidR="00AB245D" w:rsidRPr="009B6CCF" w:rsidRDefault="00AB245D" w:rsidP="00926561">
            <w:pPr>
              <w:pStyle w:val="Codigo"/>
              <w:keepNext/>
              <w:widowControl w:val="0"/>
              <w:ind w:left="28"/>
              <w:jc w:val="left"/>
            </w:pPr>
            <w:r w:rsidRPr="009B6CCF">
              <w:t>/**</w:t>
            </w:r>
          </w:p>
          <w:p w14:paraId="5F48D941" w14:textId="77777777" w:rsidR="00AB245D" w:rsidRPr="009B6CCF" w:rsidRDefault="00AB245D" w:rsidP="00926561">
            <w:pPr>
              <w:pStyle w:val="Codigo"/>
              <w:keepNext/>
              <w:widowControl w:val="0"/>
              <w:ind w:left="28"/>
              <w:jc w:val="left"/>
            </w:pPr>
            <w:r w:rsidRPr="009B6CCF">
              <w:t xml:space="preserve"> * Calcula o azimute entre dois pontos para distâncias curtas (até 1-2km)</w:t>
            </w:r>
          </w:p>
          <w:p w14:paraId="08C384CF" w14:textId="77777777" w:rsidR="00AB245D" w:rsidRPr="009B6CCF" w:rsidRDefault="00AB245D" w:rsidP="00926561">
            <w:pPr>
              <w:pStyle w:val="Codigo"/>
              <w:keepNext/>
              <w:widowControl w:val="0"/>
              <w:ind w:left="28"/>
              <w:jc w:val="left"/>
            </w:pPr>
            <w:r w:rsidRPr="009B6CCF">
              <w:t xml:space="preserve"> * @param {number} lat1 - Latitude do ponto inicial</w:t>
            </w:r>
          </w:p>
          <w:p w14:paraId="4FCAA5C8" w14:textId="77777777" w:rsidR="00AB245D" w:rsidRPr="009B6CCF" w:rsidRDefault="00AB245D" w:rsidP="00926561">
            <w:pPr>
              <w:pStyle w:val="Codigo"/>
              <w:keepNext/>
              <w:widowControl w:val="0"/>
              <w:ind w:left="28"/>
              <w:jc w:val="left"/>
            </w:pPr>
            <w:r w:rsidRPr="009B6CCF">
              <w:t xml:space="preserve"> * @param {number} lon1 - Longitude do ponto inicial</w:t>
            </w:r>
          </w:p>
          <w:p w14:paraId="2C46C66B" w14:textId="77777777" w:rsidR="00AB245D" w:rsidRPr="009B6CCF" w:rsidRDefault="00AB245D" w:rsidP="00926561">
            <w:pPr>
              <w:pStyle w:val="Codigo"/>
              <w:keepNext/>
              <w:widowControl w:val="0"/>
              <w:ind w:left="28"/>
              <w:jc w:val="left"/>
            </w:pPr>
            <w:r w:rsidRPr="009B6CCF">
              <w:t xml:space="preserve"> * @param {number} lat2 - Latitude do ponto final</w:t>
            </w:r>
          </w:p>
          <w:p w14:paraId="3236CBC4" w14:textId="77777777" w:rsidR="00AB245D" w:rsidRPr="009B6CCF" w:rsidRDefault="00AB245D" w:rsidP="00926561">
            <w:pPr>
              <w:pStyle w:val="Codigo"/>
              <w:keepNext/>
              <w:widowControl w:val="0"/>
              <w:ind w:left="28"/>
              <w:jc w:val="left"/>
            </w:pPr>
            <w:r w:rsidRPr="009B6CCF">
              <w:t xml:space="preserve"> * @param {number} lon2 - Longitude do ponto final</w:t>
            </w:r>
          </w:p>
          <w:p w14:paraId="7B33F052" w14:textId="77777777" w:rsidR="00AB245D" w:rsidRPr="009B6CCF" w:rsidRDefault="00AB245D" w:rsidP="00926561">
            <w:pPr>
              <w:pStyle w:val="Codigo"/>
              <w:keepNext/>
              <w:widowControl w:val="0"/>
              <w:ind w:left="28"/>
              <w:jc w:val="left"/>
            </w:pPr>
            <w:r w:rsidRPr="009B6CCF">
              <w:t xml:space="preserve"> * @returns {number} Azimute em graus (0° a 360°)</w:t>
            </w:r>
          </w:p>
          <w:p w14:paraId="12977CFE" w14:textId="77777777" w:rsidR="00AB245D" w:rsidRPr="00BC73BE" w:rsidRDefault="00AB245D" w:rsidP="00926561">
            <w:pPr>
              <w:pStyle w:val="Codigo"/>
              <w:keepNext/>
              <w:widowControl w:val="0"/>
              <w:ind w:left="28"/>
              <w:jc w:val="left"/>
              <w:rPr>
                <w:lang w:val="en-US"/>
              </w:rPr>
            </w:pPr>
            <w:r w:rsidRPr="009B6CCF">
              <w:t xml:space="preserve"> </w:t>
            </w:r>
            <w:r w:rsidRPr="00BC73BE">
              <w:rPr>
                <w:lang w:val="en-US"/>
              </w:rPr>
              <w:t>*/</w:t>
            </w:r>
          </w:p>
          <w:p w14:paraId="58A2D1D9" w14:textId="77777777" w:rsidR="00AB245D" w:rsidRPr="00BC73BE" w:rsidRDefault="00AB245D" w:rsidP="00926561">
            <w:pPr>
              <w:pStyle w:val="Codigo"/>
              <w:keepNext/>
              <w:widowControl w:val="0"/>
              <w:ind w:left="28"/>
              <w:jc w:val="left"/>
              <w:rPr>
                <w:lang w:val="en-US"/>
              </w:rPr>
            </w:pPr>
            <w:r w:rsidRPr="00BC73BE">
              <w:rPr>
                <w:lang w:val="en-US"/>
              </w:rPr>
              <w:t>function calculaAzimute(lat1, lon1, lat2, lon2) {</w:t>
            </w:r>
          </w:p>
          <w:p w14:paraId="795946CC" w14:textId="77777777" w:rsidR="00AB245D" w:rsidRPr="00BC73BE" w:rsidRDefault="00AB245D" w:rsidP="00926561">
            <w:pPr>
              <w:pStyle w:val="Codigo"/>
              <w:keepNext/>
              <w:widowControl w:val="0"/>
              <w:ind w:left="28"/>
              <w:jc w:val="left"/>
              <w:rPr>
                <w:lang w:val="en-US"/>
              </w:rPr>
            </w:pPr>
            <w:r w:rsidRPr="00BC73BE">
              <w:rPr>
                <w:lang w:val="en-US"/>
              </w:rPr>
              <w:t xml:space="preserve">    const dLat = lat2 - lat1;</w:t>
            </w:r>
          </w:p>
          <w:p w14:paraId="70FDFF8F" w14:textId="77777777" w:rsidR="00AB245D" w:rsidRPr="00BC73BE" w:rsidRDefault="00AB245D" w:rsidP="00926561">
            <w:pPr>
              <w:pStyle w:val="Codigo"/>
              <w:keepNext/>
              <w:widowControl w:val="0"/>
              <w:ind w:left="28"/>
              <w:jc w:val="left"/>
              <w:rPr>
                <w:lang w:val="en-US"/>
              </w:rPr>
            </w:pPr>
            <w:r w:rsidRPr="00BC73BE">
              <w:rPr>
                <w:lang w:val="en-US"/>
              </w:rPr>
              <w:t xml:space="preserve">    const dLon = lon2 - lon1;</w:t>
            </w:r>
          </w:p>
          <w:p w14:paraId="5B42101A" w14:textId="77777777" w:rsidR="00AB245D" w:rsidRPr="00BC73BE" w:rsidRDefault="00AB245D" w:rsidP="00926561">
            <w:pPr>
              <w:pStyle w:val="Codigo"/>
              <w:keepNext/>
              <w:widowControl w:val="0"/>
              <w:ind w:left="28"/>
              <w:jc w:val="left"/>
              <w:rPr>
                <w:lang w:val="en-US"/>
              </w:rPr>
            </w:pPr>
          </w:p>
          <w:p w14:paraId="107098BB" w14:textId="77777777" w:rsidR="00AB245D" w:rsidRPr="009B6CCF" w:rsidRDefault="00AB245D" w:rsidP="00926561">
            <w:pPr>
              <w:pStyle w:val="Codigo"/>
              <w:keepNext/>
              <w:widowControl w:val="0"/>
              <w:ind w:left="28"/>
              <w:jc w:val="left"/>
            </w:pPr>
            <w:r w:rsidRPr="00BC73BE">
              <w:rPr>
                <w:lang w:val="en-US"/>
              </w:rPr>
              <w:t xml:space="preserve">    </w:t>
            </w:r>
            <w:r w:rsidRPr="009B6CCF">
              <w:t>// Cálculo da latitude média para correção de distorção longitudinal</w:t>
            </w:r>
          </w:p>
          <w:p w14:paraId="4A9FE4E5" w14:textId="77777777" w:rsidR="00AB245D" w:rsidRPr="00BC73BE" w:rsidRDefault="00AB245D" w:rsidP="00926561">
            <w:pPr>
              <w:pStyle w:val="Codigo"/>
              <w:keepNext/>
              <w:widowControl w:val="0"/>
              <w:ind w:left="28"/>
              <w:jc w:val="left"/>
              <w:rPr>
                <w:lang w:val="en-US"/>
              </w:rPr>
            </w:pPr>
            <w:r w:rsidRPr="009B6CCF">
              <w:t xml:space="preserve">    </w:t>
            </w:r>
            <w:r w:rsidRPr="00BC73BE">
              <w:rPr>
                <w:lang w:val="en-US"/>
              </w:rPr>
              <w:t>const latMediaRad = ((lat1 + lat2) / 2) * (Math.PI / 180);</w:t>
            </w:r>
          </w:p>
          <w:p w14:paraId="731D1069" w14:textId="77777777" w:rsidR="00AB245D" w:rsidRPr="00BC73BE" w:rsidRDefault="00AB245D" w:rsidP="00926561">
            <w:pPr>
              <w:pStyle w:val="Codigo"/>
              <w:keepNext/>
              <w:widowControl w:val="0"/>
              <w:ind w:left="28"/>
              <w:jc w:val="left"/>
              <w:rPr>
                <w:lang w:val="en-US"/>
              </w:rPr>
            </w:pPr>
          </w:p>
          <w:p w14:paraId="3D0B8993" w14:textId="77777777" w:rsidR="00AB245D" w:rsidRPr="009B6CCF" w:rsidRDefault="00AB245D" w:rsidP="00926561">
            <w:pPr>
              <w:pStyle w:val="Codigo"/>
              <w:keepNext/>
              <w:widowControl w:val="0"/>
              <w:ind w:left="28"/>
              <w:jc w:val="left"/>
            </w:pPr>
            <w:r w:rsidRPr="00BC73BE">
              <w:rPr>
                <w:lang w:val="en-US"/>
              </w:rPr>
              <w:t xml:space="preserve">    </w:t>
            </w:r>
            <w:r w:rsidRPr="009B6CCF">
              <w:t>// Componentes do vetor (x = Norte/Sul, y = Leste/Oeste corrigido)</w:t>
            </w:r>
          </w:p>
          <w:p w14:paraId="7EA9A8EF" w14:textId="77777777" w:rsidR="00AB245D" w:rsidRPr="00BC73BE" w:rsidRDefault="00AB245D" w:rsidP="00926561">
            <w:pPr>
              <w:pStyle w:val="Codigo"/>
              <w:keepNext/>
              <w:widowControl w:val="0"/>
              <w:ind w:left="28"/>
              <w:jc w:val="left"/>
              <w:rPr>
                <w:lang w:val="es-ES"/>
              </w:rPr>
            </w:pPr>
            <w:r w:rsidRPr="009B6CCF">
              <w:t xml:space="preserve">    </w:t>
            </w:r>
            <w:r w:rsidRPr="00BC73BE">
              <w:rPr>
                <w:lang w:val="es-ES"/>
              </w:rPr>
              <w:t>const y = dLon * Math.cos(latMediaRad);</w:t>
            </w:r>
          </w:p>
          <w:p w14:paraId="4DC2E58A" w14:textId="77777777" w:rsidR="00AB245D" w:rsidRPr="009B6CCF" w:rsidRDefault="00AB245D" w:rsidP="00926561">
            <w:pPr>
              <w:pStyle w:val="Codigo"/>
              <w:keepNext/>
              <w:widowControl w:val="0"/>
              <w:ind w:left="28"/>
              <w:jc w:val="left"/>
            </w:pPr>
            <w:r w:rsidRPr="00BC73BE">
              <w:rPr>
                <w:lang w:val="es-ES"/>
              </w:rPr>
              <w:t xml:space="preserve">    </w:t>
            </w:r>
            <w:r w:rsidRPr="009B6CCF">
              <w:t>const x = dLat;</w:t>
            </w:r>
          </w:p>
          <w:p w14:paraId="48ECBDC4" w14:textId="77777777" w:rsidR="00AB245D" w:rsidRPr="009B6CCF" w:rsidRDefault="00AB245D" w:rsidP="00926561">
            <w:pPr>
              <w:pStyle w:val="Codigo"/>
              <w:keepNext/>
              <w:widowControl w:val="0"/>
              <w:ind w:left="28"/>
              <w:jc w:val="left"/>
            </w:pPr>
          </w:p>
          <w:p w14:paraId="3D38F1DA" w14:textId="77777777" w:rsidR="00AB245D" w:rsidRPr="009B6CCF" w:rsidRDefault="00AB245D" w:rsidP="00926561">
            <w:pPr>
              <w:pStyle w:val="Codigo"/>
              <w:keepNext/>
              <w:widowControl w:val="0"/>
              <w:ind w:left="28"/>
              <w:jc w:val="left"/>
            </w:pPr>
            <w:r w:rsidRPr="009B6CCF">
              <w:t xml:space="preserve">    // Arco tangente de dois argumentos para obter o ângulo em radianos</w:t>
            </w:r>
          </w:p>
          <w:p w14:paraId="4CA31661" w14:textId="77777777" w:rsidR="00AB245D" w:rsidRPr="00BC73BE" w:rsidRDefault="00AB245D" w:rsidP="00926561">
            <w:pPr>
              <w:pStyle w:val="Codigo"/>
              <w:keepNext/>
              <w:widowControl w:val="0"/>
              <w:ind w:left="28"/>
              <w:jc w:val="left"/>
              <w:rPr>
                <w:lang w:val="es-ES"/>
              </w:rPr>
            </w:pPr>
            <w:r w:rsidRPr="009B6CCF">
              <w:t xml:space="preserve">    </w:t>
            </w:r>
            <w:r w:rsidRPr="00BC73BE">
              <w:rPr>
                <w:lang w:val="es-ES"/>
              </w:rPr>
              <w:t>const rad = Math.atan2(y, x);</w:t>
            </w:r>
          </w:p>
          <w:p w14:paraId="279E6D71" w14:textId="77777777" w:rsidR="00AB245D" w:rsidRPr="00BC73BE" w:rsidRDefault="00AB245D" w:rsidP="00926561">
            <w:pPr>
              <w:pStyle w:val="Codigo"/>
              <w:keepNext/>
              <w:widowControl w:val="0"/>
              <w:ind w:left="28"/>
              <w:jc w:val="left"/>
              <w:rPr>
                <w:lang w:val="es-ES"/>
              </w:rPr>
            </w:pPr>
          </w:p>
          <w:p w14:paraId="03D9589A" w14:textId="77777777" w:rsidR="00AB245D" w:rsidRPr="009B6CCF" w:rsidRDefault="00AB245D" w:rsidP="00926561">
            <w:pPr>
              <w:pStyle w:val="Codigo"/>
              <w:keepNext/>
              <w:widowControl w:val="0"/>
              <w:ind w:left="28"/>
              <w:jc w:val="left"/>
            </w:pPr>
            <w:r w:rsidRPr="00BC73BE">
              <w:rPr>
                <w:lang w:val="es-ES"/>
              </w:rPr>
              <w:t xml:space="preserve">    </w:t>
            </w:r>
            <w:r w:rsidRPr="009B6CCF">
              <w:t>// Conversão para graus e normalização para o sistema 0-360°</w:t>
            </w:r>
          </w:p>
          <w:p w14:paraId="4428C989" w14:textId="77777777" w:rsidR="00AB245D" w:rsidRPr="009B6CCF" w:rsidRDefault="00AB245D" w:rsidP="00926561">
            <w:pPr>
              <w:pStyle w:val="Codigo"/>
              <w:keepNext/>
              <w:widowControl w:val="0"/>
              <w:ind w:left="28"/>
              <w:jc w:val="left"/>
            </w:pPr>
            <w:r w:rsidRPr="009B6CCF">
              <w:t xml:space="preserve">    // (Onde 0° é Norte, 90° é Leste, 180° é Sul e 270° é Oeste)</w:t>
            </w:r>
          </w:p>
          <w:p w14:paraId="6BC87272" w14:textId="77777777" w:rsidR="00AB245D" w:rsidRPr="00BC73BE" w:rsidRDefault="00AB245D" w:rsidP="00926561">
            <w:pPr>
              <w:pStyle w:val="Codigo"/>
              <w:keepNext/>
              <w:widowControl w:val="0"/>
              <w:ind w:left="28"/>
              <w:jc w:val="left"/>
              <w:rPr>
                <w:lang w:val="en-US"/>
              </w:rPr>
            </w:pPr>
            <w:r w:rsidRPr="009B6CCF">
              <w:t xml:space="preserve">    </w:t>
            </w:r>
            <w:r w:rsidRPr="00BC73BE">
              <w:rPr>
                <w:lang w:val="en-US"/>
              </w:rPr>
              <w:t>const azimute = (rad * 180 / Math.PI + 360) % 360;</w:t>
            </w:r>
          </w:p>
          <w:p w14:paraId="03DB6BEA" w14:textId="77777777" w:rsidR="00AB245D" w:rsidRPr="00BC73BE" w:rsidRDefault="00AB245D" w:rsidP="00926561">
            <w:pPr>
              <w:pStyle w:val="Codigo"/>
              <w:keepNext/>
              <w:widowControl w:val="0"/>
              <w:ind w:left="28"/>
              <w:jc w:val="left"/>
              <w:rPr>
                <w:lang w:val="en-US"/>
              </w:rPr>
            </w:pPr>
          </w:p>
          <w:p w14:paraId="13C7A416" w14:textId="77777777" w:rsidR="00AB245D" w:rsidRPr="009B6CCF" w:rsidRDefault="00AB245D" w:rsidP="00926561">
            <w:pPr>
              <w:pStyle w:val="Codigo"/>
              <w:keepNext/>
              <w:widowControl w:val="0"/>
              <w:ind w:left="28"/>
              <w:jc w:val="left"/>
            </w:pPr>
            <w:r w:rsidRPr="00BC73BE">
              <w:rPr>
                <w:lang w:val="en-US"/>
              </w:rPr>
              <w:t xml:space="preserve">    </w:t>
            </w:r>
            <w:r w:rsidRPr="009B6CCF">
              <w:t>return azimute;</w:t>
            </w:r>
          </w:p>
          <w:p w14:paraId="6CEE9CAF" w14:textId="77777777" w:rsidR="00AB245D" w:rsidRPr="009B6CCF" w:rsidRDefault="00AB245D" w:rsidP="00926561">
            <w:pPr>
              <w:pStyle w:val="Codigo"/>
              <w:keepNext/>
              <w:widowControl w:val="0"/>
              <w:ind w:left="28"/>
              <w:jc w:val="left"/>
            </w:pPr>
            <w:r w:rsidRPr="009B6CCF">
              <w:t>}</w:t>
            </w:r>
          </w:p>
        </w:tc>
      </w:tr>
    </w:tbl>
    <w:p w14:paraId="5A62CEB8" w14:textId="7136481C" w:rsidR="00AB245D" w:rsidRPr="009B6CCF" w:rsidRDefault="00AB245D" w:rsidP="00BA6157">
      <w:pPr>
        <w:pStyle w:val="Legenda"/>
      </w:pPr>
      <w:r w:rsidRPr="009B6CCF">
        <w:t xml:space="preserve">Elaboração: </w:t>
      </w:r>
      <w:r w:rsidR="002A10BF">
        <w:t>Autor</w:t>
      </w:r>
      <w:r w:rsidRPr="009B6CCF">
        <w:t xml:space="preserve"> (2026)</w:t>
      </w:r>
    </w:p>
    <w:p w14:paraId="72FEA655" w14:textId="77777777" w:rsidR="00AB245D" w:rsidRPr="009B6CCF" w:rsidRDefault="00AB245D" w:rsidP="004D5DB7"/>
    <w:p w14:paraId="3504C1FC" w14:textId="672BA39E" w:rsidR="004D5DB7" w:rsidRPr="009B6CCF" w:rsidRDefault="004D5DB7" w:rsidP="004D5DB7">
      <w:r w:rsidRPr="009B6CCF">
        <w:t xml:space="preserve">Para a representação gráfica do ajuste de orientação, utiliza-se a propriedade </w:t>
      </w:r>
      <w:r w:rsidRPr="009B6CCF">
        <w:rPr>
          <w:i/>
          <w:iCs/>
        </w:rPr>
        <w:t>CSS transform: rotate(n deg)</w:t>
      </w:r>
      <w:r w:rsidRPr="009B6CCF">
        <w:t xml:space="preserve">. Como o azimute calculado pelo </w:t>
      </w:r>
      <w:r w:rsidRPr="009B6CCF">
        <w:rPr>
          <w:i/>
          <w:iCs/>
        </w:rPr>
        <w:t>SuperCIATA</w:t>
      </w:r>
      <w:r w:rsidRPr="009B6CCF">
        <w:t xml:space="preserve"> segue a convenção geodésica (onde 0° é o Norte), a aplicação direta desse valor no elemento gráfico do </w:t>
      </w:r>
      <w:r w:rsidRPr="009B6CCF">
        <w:rPr>
          <w:i/>
          <w:iCs/>
        </w:rPr>
        <w:t>Leaflet</w:t>
      </w:r>
      <w:r w:rsidRPr="009B6CCF">
        <w:t xml:space="preserve"> alinha a </w:t>
      </w:r>
      <w:r w:rsidR="00F832A6" w:rsidRPr="009B6CCF">
        <w:t>face</w:t>
      </w:r>
      <w:r w:rsidRPr="009B6CCF">
        <w:t xml:space="preserve"> do quadrilátero com o eixo real do logradouro. O ponto de ancoragem da rotação (</w:t>
      </w:r>
      <w:r w:rsidRPr="009B6CCF">
        <w:rPr>
          <w:i/>
          <w:iCs/>
        </w:rPr>
        <w:t>transform-origin</w:t>
      </w:r>
      <w:r w:rsidRPr="009B6CCF">
        <w:t>) é definido como o centroide da face de quadra, garantindo que o polígono gire sobre seu próprio eixo sem deslocamento espacial.</w:t>
      </w:r>
    </w:p>
    <w:p w14:paraId="12929F6A" w14:textId="660656AB" w:rsidR="004D5DB7" w:rsidRPr="00BA6157" w:rsidRDefault="004D5DB7" w:rsidP="00A6278E">
      <w:pPr>
        <w:pStyle w:val="Legenda"/>
        <w:rPr>
          <w:sz w:val="24"/>
          <w:szCs w:val="24"/>
        </w:rPr>
      </w:pPr>
      <w:bookmarkStart w:id="215" w:name="_Toc226883899"/>
      <w:r w:rsidRPr="00BA6157">
        <w:rPr>
          <w:sz w:val="24"/>
          <w:szCs w:val="24"/>
        </w:rPr>
        <w:lastRenderedPageBreak/>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F02416" w:rsidRPr="00BA6157">
        <w:rPr>
          <w:noProof/>
          <w:sz w:val="24"/>
          <w:szCs w:val="24"/>
        </w:rPr>
        <w:t>10</w:t>
      </w:r>
      <w:r w:rsidR="00F02416" w:rsidRPr="00BA6157">
        <w:rPr>
          <w:noProof/>
          <w:sz w:val="24"/>
          <w:szCs w:val="24"/>
        </w:rPr>
        <w:fldChar w:fldCharType="end"/>
      </w:r>
      <w:r w:rsidR="00DD2FCC" w:rsidRPr="00BA6157">
        <w:rPr>
          <w:sz w:val="24"/>
          <w:szCs w:val="24"/>
        </w:rPr>
        <w:t xml:space="preserve"> –</w:t>
      </w:r>
      <w:r w:rsidRPr="00BA6157">
        <w:rPr>
          <w:sz w:val="24"/>
          <w:szCs w:val="24"/>
        </w:rPr>
        <w:t xml:space="preserve"> Ajuste de ângulo da Rua Caramurus com </w:t>
      </w:r>
      <w:r w:rsidRPr="00BA6157">
        <w:rPr>
          <w:i/>
          <w:sz w:val="24"/>
          <w:szCs w:val="24"/>
        </w:rPr>
        <w:t>OSM</w:t>
      </w:r>
      <w:bookmarkEnd w:id="215"/>
    </w:p>
    <w:tbl>
      <w:tblPr>
        <w:tblStyle w:val="Tabelacomgrade"/>
        <w:tblW w:w="0" w:type="auto"/>
        <w:tblLook w:val="04A0" w:firstRow="1" w:lastRow="0" w:firstColumn="1" w:lastColumn="0" w:noHBand="0" w:noVBand="1"/>
      </w:tblPr>
      <w:tblGrid>
        <w:gridCol w:w="9061"/>
      </w:tblGrid>
      <w:tr w:rsidR="004D5DB7" w:rsidRPr="009B6CCF" w14:paraId="2A7C12F8" w14:textId="77777777" w:rsidTr="00926561">
        <w:tc>
          <w:tcPr>
            <w:tcW w:w="9061" w:type="dxa"/>
          </w:tcPr>
          <w:p w14:paraId="1DFA6832" w14:textId="77777777" w:rsidR="004D5DB7" w:rsidRPr="009B6CCF" w:rsidRDefault="004D5DB7" w:rsidP="00926561">
            <w:pPr>
              <w:keepNext/>
              <w:widowControl w:val="0"/>
              <w:ind w:firstLine="0"/>
            </w:pPr>
            <w:r w:rsidRPr="009B6CCF">
              <w:rPr>
                <w:noProof/>
                <w:lang w:eastAsia="pt-BR"/>
              </w:rPr>
              <w:drawing>
                <wp:inline distT="0" distB="0" distL="0" distR="0" wp14:anchorId="46CD71AF" wp14:editId="1439421A">
                  <wp:extent cx="5759591" cy="3239770"/>
                  <wp:effectExtent l="0" t="0" r="0" b="0"/>
                  <wp:docPr id="1218788812"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88812" name="Imagem 1" descr="Texto&#10;&#10;O conteúdo gerado por IA pode estar incorre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59591" cy="3239770"/>
                          </a:xfrm>
                          <a:prstGeom prst="rect">
                            <a:avLst/>
                          </a:prstGeom>
                        </pic:spPr>
                      </pic:pic>
                    </a:graphicData>
                  </a:graphic>
                </wp:inline>
              </w:drawing>
            </w:r>
          </w:p>
        </w:tc>
      </w:tr>
    </w:tbl>
    <w:p w14:paraId="74F06E89" w14:textId="4DA3BFA6" w:rsidR="004D5DB7" w:rsidRPr="009B6CCF" w:rsidRDefault="004D5DB7" w:rsidP="00BA6157">
      <w:pPr>
        <w:pStyle w:val="Legenda"/>
      </w:pPr>
      <w:r w:rsidRPr="009B6CCF">
        <w:t xml:space="preserve">Elaboração: </w:t>
      </w:r>
      <w:r w:rsidR="002A10BF">
        <w:t xml:space="preserve">Autor </w:t>
      </w:r>
      <w:r w:rsidRPr="009B6CCF">
        <w:t>(2026)</w:t>
      </w:r>
    </w:p>
    <w:p w14:paraId="4EF270DD" w14:textId="77777777" w:rsidR="004D5DB7" w:rsidRPr="009B6CCF" w:rsidRDefault="004D5DB7" w:rsidP="00947FEB"/>
    <w:p w14:paraId="5F20CE9C" w14:textId="32D4D802" w:rsidR="00A023D7" w:rsidRPr="009B6CCF" w:rsidRDefault="00A023D7" w:rsidP="00947FEB">
      <w:r w:rsidRPr="009B6CCF">
        <w:t xml:space="preserve">Como resultado da aplicação do azimute, obtém-se um polígono rotacionado cujo alinhamento coincide com o ângulo do logradouro de referência. A </w:t>
      </w:r>
      <w:r w:rsidRPr="009B6CCF">
        <w:fldChar w:fldCharType="begin"/>
      </w:r>
      <w:r w:rsidRPr="009B6CCF">
        <w:instrText xml:space="preserve"> REF _Ref221782119 \h </w:instrText>
      </w:r>
      <w:r w:rsidRPr="009B6CCF">
        <w:fldChar w:fldCharType="separate"/>
      </w:r>
      <w:r w:rsidR="00F02416" w:rsidRPr="009B6CCF">
        <w:t xml:space="preserve">Figura </w:t>
      </w:r>
      <w:r w:rsidR="00F02416">
        <w:rPr>
          <w:noProof/>
        </w:rPr>
        <w:t>11</w:t>
      </w:r>
      <w:r w:rsidRPr="009B6CCF">
        <w:fldChar w:fldCharType="end"/>
      </w:r>
      <w:r w:rsidRPr="009B6CCF">
        <w:t xml:space="preserve"> ilustra a nova orientação da quadra 01.03.002.3.0054, enquanto a sua versão original, sem o ajuste de rotação, pode ser observada na </w:t>
      </w:r>
      <w:r w:rsidR="00D81EB8">
        <w:fldChar w:fldCharType="begin"/>
      </w:r>
      <w:r w:rsidR="00D81EB8">
        <w:instrText xml:space="preserve"> REF _Ref221176531 \h </w:instrText>
      </w:r>
      <w:r w:rsidR="00D81EB8">
        <w:fldChar w:fldCharType="separate"/>
      </w:r>
      <w:r w:rsidR="00F02416" w:rsidRPr="009B6CCF">
        <w:t xml:space="preserve">Figura </w:t>
      </w:r>
      <w:r w:rsidR="00F02416">
        <w:rPr>
          <w:noProof/>
        </w:rPr>
        <w:t>9</w:t>
      </w:r>
      <w:r w:rsidR="00D81EB8">
        <w:fldChar w:fldCharType="end"/>
      </w:r>
      <w:r w:rsidR="00D81EB8">
        <w:t xml:space="preserve"> </w:t>
      </w:r>
      <w:r w:rsidRPr="009B6CCF">
        <w:t>para fins comparativos.</w:t>
      </w:r>
    </w:p>
    <w:p w14:paraId="1CB519B9" w14:textId="1A9713A1" w:rsidR="00610A2A" w:rsidRPr="00BA6157" w:rsidRDefault="00610A2A" w:rsidP="00A6278E">
      <w:pPr>
        <w:pStyle w:val="Legenda"/>
        <w:rPr>
          <w:sz w:val="24"/>
          <w:szCs w:val="24"/>
        </w:rPr>
      </w:pPr>
      <w:bookmarkStart w:id="216" w:name="_Ref221782119"/>
      <w:bookmarkStart w:id="217" w:name="_Toc226883900"/>
      <w:r w:rsidRPr="00BA6157">
        <w:rPr>
          <w:sz w:val="24"/>
          <w:szCs w:val="24"/>
        </w:rPr>
        <w:lastRenderedPageBreak/>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F02416" w:rsidRPr="00BA6157">
        <w:rPr>
          <w:noProof/>
          <w:sz w:val="24"/>
          <w:szCs w:val="24"/>
        </w:rPr>
        <w:t>11</w:t>
      </w:r>
      <w:r w:rsidR="00F02416" w:rsidRPr="00BA6157">
        <w:rPr>
          <w:noProof/>
          <w:sz w:val="24"/>
          <w:szCs w:val="24"/>
        </w:rPr>
        <w:fldChar w:fldCharType="end"/>
      </w:r>
      <w:bookmarkEnd w:id="216"/>
      <w:r w:rsidRPr="00BA6157">
        <w:rPr>
          <w:sz w:val="24"/>
          <w:szCs w:val="24"/>
        </w:rPr>
        <w:t xml:space="preserve"> – </w:t>
      </w:r>
      <w:r w:rsidR="00C10A67" w:rsidRPr="00BA6157">
        <w:rPr>
          <w:sz w:val="24"/>
          <w:szCs w:val="24"/>
        </w:rPr>
        <w:t xml:space="preserve">Quadra 01.03.002.3.0054 </w:t>
      </w:r>
      <w:r w:rsidR="00116049" w:rsidRPr="00BA6157">
        <w:rPr>
          <w:sz w:val="24"/>
          <w:szCs w:val="24"/>
        </w:rPr>
        <w:t xml:space="preserve">rotacionada com </w:t>
      </w:r>
      <w:r w:rsidRPr="00BA6157">
        <w:rPr>
          <w:i/>
          <w:sz w:val="24"/>
          <w:szCs w:val="24"/>
        </w:rPr>
        <w:t>OSM</w:t>
      </w:r>
      <w:bookmarkEnd w:id="217"/>
    </w:p>
    <w:tbl>
      <w:tblPr>
        <w:tblStyle w:val="Tabelacomgrade"/>
        <w:tblW w:w="0" w:type="auto"/>
        <w:tblLook w:val="04A0" w:firstRow="1" w:lastRow="0" w:firstColumn="1" w:lastColumn="0" w:noHBand="0" w:noVBand="1"/>
      </w:tblPr>
      <w:tblGrid>
        <w:gridCol w:w="9061"/>
      </w:tblGrid>
      <w:tr w:rsidR="00610A2A" w:rsidRPr="009B6CCF" w14:paraId="61CDF6D8" w14:textId="77777777" w:rsidTr="00926561">
        <w:tc>
          <w:tcPr>
            <w:tcW w:w="9061" w:type="dxa"/>
          </w:tcPr>
          <w:p w14:paraId="6AA89E4E" w14:textId="6CE3C6E4" w:rsidR="00610A2A" w:rsidRPr="009B6CCF" w:rsidRDefault="003151D0" w:rsidP="00926561">
            <w:pPr>
              <w:keepNext/>
              <w:widowControl w:val="0"/>
              <w:ind w:firstLine="0"/>
            </w:pPr>
            <w:r w:rsidRPr="009B6CCF">
              <w:rPr>
                <w:noProof/>
                <w:lang w:eastAsia="pt-BR"/>
              </w:rPr>
              <w:drawing>
                <wp:inline distT="0" distB="0" distL="0" distR="0" wp14:anchorId="7951FA88" wp14:editId="11258EE0">
                  <wp:extent cx="5760085" cy="4303395"/>
                  <wp:effectExtent l="0" t="0" r="0" b="1905"/>
                  <wp:docPr id="936953631" name="Imagem 3" descr="Interface gráfica do 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53631" name="Imagem 3" descr="Interface gráfica do usuário"/>
                          <pic:cNvPicPr/>
                        </pic:nvPicPr>
                        <pic:blipFill>
                          <a:blip r:embed="rId29">
                            <a:extLst>
                              <a:ext uri="{28A0092B-C50C-407E-A947-70E740481C1C}">
                                <a14:useLocalDpi xmlns:a14="http://schemas.microsoft.com/office/drawing/2010/main" val="0"/>
                              </a:ext>
                            </a:extLst>
                          </a:blip>
                          <a:stretch>
                            <a:fillRect/>
                          </a:stretch>
                        </pic:blipFill>
                        <pic:spPr>
                          <a:xfrm>
                            <a:off x="0" y="0"/>
                            <a:ext cx="5760085" cy="4303395"/>
                          </a:xfrm>
                          <a:prstGeom prst="rect">
                            <a:avLst/>
                          </a:prstGeom>
                        </pic:spPr>
                      </pic:pic>
                    </a:graphicData>
                  </a:graphic>
                </wp:inline>
              </w:drawing>
            </w:r>
          </w:p>
        </w:tc>
      </w:tr>
    </w:tbl>
    <w:p w14:paraId="35839483" w14:textId="178A8E3B" w:rsidR="00610A2A" w:rsidRDefault="00610A2A" w:rsidP="00BA6157">
      <w:pPr>
        <w:pStyle w:val="Legenda"/>
      </w:pPr>
      <w:r w:rsidRPr="009B6CCF">
        <w:t xml:space="preserve">Elaboração: </w:t>
      </w:r>
      <w:r w:rsidR="003F61E6">
        <w:t>Autor</w:t>
      </w:r>
      <w:r w:rsidRPr="009B6CCF">
        <w:t xml:space="preserve"> (2026)</w:t>
      </w:r>
    </w:p>
    <w:p w14:paraId="21AE9A37" w14:textId="77777777" w:rsidR="00A77619" w:rsidRPr="00A77619" w:rsidRDefault="00A77619" w:rsidP="00A77619"/>
    <w:p w14:paraId="6CD5BFED" w14:textId="2D8E2B47" w:rsidR="00B92848" w:rsidRPr="001A4DF7" w:rsidRDefault="00D06BA5" w:rsidP="00EF7089">
      <w:pPr>
        <w:pStyle w:val="Ttulo4"/>
      </w:pPr>
      <w:r w:rsidRPr="001A4DF7">
        <w:t>Translação da quadra para o centroide calculado (OSM)</w:t>
      </w:r>
    </w:p>
    <w:p w14:paraId="72118392" w14:textId="2EAA2253" w:rsidR="00C72079" w:rsidRPr="009B6CCF" w:rsidRDefault="003C706F" w:rsidP="00A73A6A">
      <w:r w:rsidRPr="009B6CCF">
        <w:t xml:space="preserve">Após o ajuste da orientação, o algoritmo executa a translação da geometria para sua posição definitiva. Este processo fundamenta-se no cálculo do centroide dos pontos mais próximos (vizinhos) ao centroide original </w:t>
      </w:r>
      <w:r w:rsidR="00E86330" w:rsidRPr="009B6CCF">
        <w:t xml:space="preserve">das faces </w:t>
      </w:r>
      <w:r w:rsidRPr="009B6CCF">
        <w:t xml:space="preserve">da quadra, obtidos a partir da malha viária do </w:t>
      </w:r>
      <w:r w:rsidRPr="009B6CCF">
        <w:rPr>
          <w:i/>
          <w:iCs/>
        </w:rPr>
        <w:t>OpenStreetMap</w:t>
      </w:r>
      <w:r w:rsidRPr="009B6CCF">
        <w:t xml:space="preserve">. </w:t>
      </w:r>
    </w:p>
    <w:p w14:paraId="06C23AD7" w14:textId="57C97FFF" w:rsidR="00A73A6A" w:rsidRPr="009B6CCF" w:rsidRDefault="003C706F" w:rsidP="00A73A6A">
      <w:r w:rsidRPr="009B6CCF">
        <w:t xml:space="preserve">Ao estabelecer esse novo ponto de referência, é possível determinar o vetor de deslocamento necessário para alinhar a quadra ao contexto geográfico </w:t>
      </w:r>
      <w:r w:rsidR="007D3246" w:rsidRPr="009B6CCF">
        <w:t>do OSM</w:t>
      </w:r>
      <w:r w:rsidRPr="009B6CCF">
        <w:t xml:space="preserve">. A </w:t>
      </w:r>
      <w:r w:rsidR="00C5616E" w:rsidRPr="009B6CCF">
        <w:fldChar w:fldCharType="begin"/>
      </w:r>
      <w:r w:rsidR="00C5616E" w:rsidRPr="009B6CCF">
        <w:instrText xml:space="preserve"> REF _Ref223080638 \h </w:instrText>
      </w:r>
      <w:r w:rsidR="00C5616E" w:rsidRPr="009B6CCF">
        <w:fldChar w:fldCharType="separate"/>
      </w:r>
      <w:r w:rsidR="00F02416" w:rsidRPr="009B6CCF">
        <w:t xml:space="preserve">Figura </w:t>
      </w:r>
      <w:r w:rsidR="00F02416">
        <w:rPr>
          <w:noProof/>
        </w:rPr>
        <w:t>12</w:t>
      </w:r>
      <w:r w:rsidR="00C5616E" w:rsidRPr="009B6CCF">
        <w:fldChar w:fldCharType="end"/>
      </w:r>
      <w:r w:rsidR="00C5616E" w:rsidRPr="009B6CCF">
        <w:t xml:space="preserve"> </w:t>
      </w:r>
      <w:r w:rsidRPr="009B6CCF">
        <w:t xml:space="preserve">ilustra o deslocamento vetorial aplicado à quadra 01.03.002.3.0054, resultando na correção do </w:t>
      </w:r>
      <w:r w:rsidRPr="009B6CCF">
        <w:rPr>
          <w:i/>
          <w:iCs/>
        </w:rPr>
        <w:t>offset</w:t>
      </w:r>
      <w:r w:rsidRPr="009B6CCF">
        <w:t xml:space="preserve"> posicional observado anteriormente na</w:t>
      </w:r>
      <w:r w:rsidR="003B79F6" w:rsidRPr="009B6CCF">
        <w:t xml:space="preserve"> </w:t>
      </w:r>
      <w:r w:rsidR="000B5ACE" w:rsidRPr="009B6CCF">
        <w:fldChar w:fldCharType="begin"/>
      </w:r>
      <w:r w:rsidR="000B5ACE" w:rsidRPr="009B6CCF">
        <w:instrText xml:space="preserve"> REF _Ref221782119 \h </w:instrText>
      </w:r>
      <w:r w:rsidR="000B5ACE" w:rsidRPr="009B6CCF">
        <w:fldChar w:fldCharType="separate"/>
      </w:r>
      <w:r w:rsidR="00F02416" w:rsidRPr="009B6CCF">
        <w:t xml:space="preserve">Figura </w:t>
      </w:r>
      <w:r w:rsidR="00F02416">
        <w:rPr>
          <w:noProof/>
        </w:rPr>
        <w:t>11</w:t>
      </w:r>
      <w:r w:rsidR="000B5ACE" w:rsidRPr="009B6CCF">
        <w:fldChar w:fldCharType="end"/>
      </w:r>
      <w:r w:rsidRPr="009B6CCF">
        <w:t>.</w:t>
      </w:r>
      <w:r w:rsidR="003C209D" w:rsidRPr="009B6CCF">
        <w:t xml:space="preserve"> </w:t>
      </w:r>
      <w:r w:rsidR="00AC0872" w:rsidRPr="009B6CCF">
        <w:t>Ressalta-se</w:t>
      </w:r>
      <w:r w:rsidR="00775840" w:rsidRPr="009B6CCF">
        <w:t xml:space="preserve"> que, embora </w:t>
      </w:r>
      <w:r w:rsidR="00545CBC" w:rsidRPr="009B6CCF">
        <w:t>seja um</w:t>
      </w:r>
      <w:r w:rsidR="00775840" w:rsidRPr="009B6CCF">
        <w:t xml:space="preserve"> deslocamento </w:t>
      </w:r>
      <w:r w:rsidR="00D14C2B" w:rsidRPr="009B6CCF">
        <w:t>pequeno</w:t>
      </w:r>
      <w:r w:rsidR="00775840" w:rsidRPr="009B6CCF">
        <w:t xml:space="preserve">, a aplicação da translação </w:t>
      </w:r>
      <w:r w:rsidR="00CF599C" w:rsidRPr="009B6CCF">
        <w:t xml:space="preserve">pode </w:t>
      </w:r>
      <w:r w:rsidR="00787062" w:rsidRPr="009B6CCF">
        <w:t>melhor</w:t>
      </w:r>
      <w:r w:rsidR="00742AE3" w:rsidRPr="009B6CCF">
        <w:t>ar</w:t>
      </w:r>
      <w:r w:rsidR="002E33DD" w:rsidRPr="009B6CCF">
        <w:t xml:space="preserve"> </w:t>
      </w:r>
      <w:r w:rsidR="0093471A" w:rsidRPr="009B6CCF">
        <w:t>significativamente</w:t>
      </w:r>
      <w:r w:rsidR="00775840" w:rsidRPr="009B6CCF">
        <w:t xml:space="preserve"> a acurácia posicional da quadra.</w:t>
      </w:r>
    </w:p>
    <w:p w14:paraId="57BDA20D" w14:textId="77777777" w:rsidR="00DB313B" w:rsidRPr="009B6CCF" w:rsidRDefault="00DB313B" w:rsidP="00DB313B"/>
    <w:p w14:paraId="28212A1F" w14:textId="2F73E152" w:rsidR="00CF5BD9" w:rsidRPr="00BA6157" w:rsidRDefault="00CF5BD9" w:rsidP="00A6278E">
      <w:pPr>
        <w:pStyle w:val="Legenda"/>
        <w:rPr>
          <w:sz w:val="24"/>
          <w:szCs w:val="24"/>
        </w:rPr>
      </w:pPr>
      <w:bookmarkStart w:id="218" w:name="_Ref223080638"/>
      <w:bookmarkStart w:id="219" w:name="_Toc226883901"/>
      <w:r w:rsidRPr="00BA6157">
        <w:rPr>
          <w:sz w:val="24"/>
          <w:szCs w:val="24"/>
        </w:rPr>
        <w:lastRenderedPageBreak/>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F02416" w:rsidRPr="00BA6157">
        <w:rPr>
          <w:noProof/>
          <w:sz w:val="24"/>
          <w:szCs w:val="24"/>
        </w:rPr>
        <w:t>12</w:t>
      </w:r>
      <w:r w:rsidR="00F02416" w:rsidRPr="00BA6157">
        <w:rPr>
          <w:noProof/>
          <w:sz w:val="24"/>
          <w:szCs w:val="24"/>
        </w:rPr>
        <w:fldChar w:fldCharType="end"/>
      </w:r>
      <w:bookmarkEnd w:id="218"/>
      <w:r w:rsidRPr="00BA6157">
        <w:rPr>
          <w:sz w:val="24"/>
          <w:szCs w:val="24"/>
        </w:rPr>
        <w:t xml:space="preserve"> – Quadra 01.03.002.3.0054 após os processos de rotação e translação.</w:t>
      </w:r>
      <w:bookmarkEnd w:id="219"/>
    </w:p>
    <w:tbl>
      <w:tblPr>
        <w:tblStyle w:val="Tabelacomgrade"/>
        <w:tblW w:w="0" w:type="auto"/>
        <w:jc w:val="center"/>
        <w:tblLook w:val="04A0" w:firstRow="1" w:lastRow="0" w:firstColumn="1" w:lastColumn="0" w:noHBand="0" w:noVBand="1"/>
      </w:tblPr>
      <w:tblGrid>
        <w:gridCol w:w="9061"/>
      </w:tblGrid>
      <w:tr w:rsidR="00CF5BD9" w:rsidRPr="009B6CCF" w14:paraId="5B6EE9D8" w14:textId="77777777" w:rsidTr="00D02D81">
        <w:trPr>
          <w:jc w:val="center"/>
        </w:trPr>
        <w:tc>
          <w:tcPr>
            <w:tcW w:w="9061" w:type="dxa"/>
          </w:tcPr>
          <w:p w14:paraId="1B59B484" w14:textId="210E9B27" w:rsidR="00CF5BD9" w:rsidRPr="009B6CCF" w:rsidRDefault="00431FC1" w:rsidP="001B2054">
            <w:pPr>
              <w:keepNext/>
              <w:widowControl w:val="0"/>
              <w:ind w:firstLine="0"/>
              <w:jc w:val="center"/>
            </w:pPr>
            <w:r w:rsidRPr="009B6CCF">
              <w:rPr>
                <w:noProof/>
                <w:lang w:eastAsia="pt-BR"/>
              </w:rPr>
              <w:drawing>
                <wp:inline distT="0" distB="0" distL="0" distR="0" wp14:anchorId="4862F89D" wp14:editId="4E374B99">
                  <wp:extent cx="5731241" cy="4300220"/>
                  <wp:effectExtent l="0" t="0" r="3175" b="5080"/>
                  <wp:docPr id="41491854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18544" name="Imagem 2"/>
                          <pic:cNvPicPr/>
                        </pic:nvPicPr>
                        <pic:blipFill>
                          <a:blip r:embed="rId30">
                            <a:extLst>
                              <a:ext uri="{28A0092B-C50C-407E-A947-70E740481C1C}">
                                <a14:useLocalDpi xmlns:a14="http://schemas.microsoft.com/office/drawing/2010/main" val="0"/>
                              </a:ext>
                            </a:extLst>
                          </a:blip>
                          <a:stretch>
                            <a:fillRect/>
                          </a:stretch>
                        </pic:blipFill>
                        <pic:spPr>
                          <a:xfrm>
                            <a:off x="0" y="0"/>
                            <a:ext cx="5731241" cy="4300220"/>
                          </a:xfrm>
                          <a:prstGeom prst="rect">
                            <a:avLst/>
                          </a:prstGeom>
                        </pic:spPr>
                      </pic:pic>
                    </a:graphicData>
                  </a:graphic>
                </wp:inline>
              </w:drawing>
            </w:r>
          </w:p>
        </w:tc>
      </w:tr>
    </w:tbl>
    <w:p w14:paraId="490DDEA8" w14:textId="1526BACA" w:rsidR="00CF5BD9" w:rsidRPr="009B6CCF" w:rsidRDefault="00CF5BD9" w:rsidP="00BA6157">
      <w:pPr>
        <w:pStyle w:val="Legenda"/>
      </w:pPr>
      <w:r w:rsidRPr="009B6CCF">
        <w:t xml:space="preserve">Elaboração: </w:t>
      </w:r>
      <w:r w:rsidR="002C30DA">
        <w:t>Autor</w:t>
      </w:r>
      <w:r w:rsidRPr="009B6CCF">
        <w:t xml:space="preserve"> (2026)</w:t>
      </w:r>
    </w:p>
    <w:p w14:paraId="0CAE6CDD" w14:textId="77777777" w:rsidR="000B5ACE" w:rsidRPr="009B6CCF" w:rsidRDefault="000B5ACE" w:rsidP="00A73A6A"/>
    <w:p w14:paraId="716087C5" w14:textId="77777777" w:rsidR="0007171B" w:rsidRPr="009B6CCF" w:rsidRDefault="0007171B">
      <w:pPr>
        <w:rPr>
          <w:rFonts w:eastAsiaTheme="majorEastAsia" w:cstheme="majorBidi"/>
          <w:b/>
          <w:szCs w:val="24"/>
        </w:rPr>
      </w:pPr>
      <w:r w:rsidRPr="009B6CCF">
        <w:br w:type="page"/>
      </w:r>
    </w:p>
    <w:p w14:paraId="7B9400D5" w14:textId="059084C1" w:rsidR="006D3D4B" w:rsidRDefault="00111C25" w:rsidP="00093FBB">
      <w:pPr>
        <w:pStyle w:val="Ttulo3"/>
      </w:pPr>
      <w:bookmarkStart w:id="220" w:name="_Toc226643971"/>
      <w:r>
        <w:lastRenderedPageBreak/>
        <w:t>Distribuição d</w:t>
      </w:r>
      <w:r w:rsidR="00505798">
        <w:t>os lotes n</w:t>
      </w:r>
      <w:r>
        <w:t xml:space="preserve">as </w:t>
      </w:r>
      <w:commentRangeStart w:id="221"/>
      <w:r w:rsidR="006D3D4B" w:rsidRPr="009B6CCF">
        <w:t>quadras</w:t>
      </w:r>
      <w:bookmarkEnd w:id="220"/>
      <w:commentRangeEnd w:id="221"/>
      <w:r w:rsidR="00002447">
        <w:rPr>
          <w:rStyle w:val="Refdecomentrio"/>
          <w:sz w:val="24"/>
          <w:szCs w:val="24"/>
        </w:rPr>
        <w:commentReference w:id="221"/>
      </w:r>
    </w:p>
    <w:p w14:paraId="70B0A51D" w14:textId="295A39F3" w:rsidR="000F4D72" w:rsidRDefault="008B63C2" w:rsidP="000F4D72">
      <w:r>
        <w:t xml:space="preserve">Com a definição das </w:t>
      </w:r>
      <w:r w:rsidR="00447D6B">
        <w:t xml:space="preserve">faces de quadra torna-se possível a distribuição dos lotes a partir dos dados da tabela CI_LOTES. </w:t>
      </w:r>
      <w:r w:rsidR="007074CB">
        <w:t xml:space="preserve">Para essa operação é necessária a criação de uma nova tabela </w:t>
      </w:r>
      <w:r w:rsidR="0037427D">
        <w:t>denominada</w:t>
      </w:r>
      <w:r w:rsidR="007074CB">
        <w:t xml:space="preserve"> SC_</w:t>
      </w:r>
      <w:r w:rsidR="0037427D">
        <w:t xml:space="preserve">PARCELAS contendo </w:t>
      </w:r>
      <w:r w:rsidR="00061D87">
        <w:t>o</w:t>
      </w:r>
      <w:r w:rsidR="007A76F3">
        <w:t>s</w:t>
      </w:r>
      <w:r w:rsidR="00061D87">
        <w:t xml:space="preserve"> </w:t>
      </w:r>
      <w:r w:rsidR="007A76F3">
        <w:t xml:space="preserve">dados </w:t>
      </w:r>
      <w:r w:rsidR="00061D87">
        <w:t>do lote e a face</w:t>
      </w:r>
      <w:r w:rsidR="007A76F3">
        <w:t xml:space="preserve"> criada </w:t>
      </w:r>
      <w:r w:rsidR="003755BD">
        <w:t xml:space="preserve">na etapa </w:t>
      </w:r>
      <w:r w:rsidR="000F4603">
        <w:fldChar w:fldCharType="begin"/>
      </w:r>
      <w:r w:rsidR="000F4603">
        <w:instrText xml:space="preserve"> REF _Ref225071508 \r \h </w:instrText>
      </w:r>
      <w:r w:rsidR="000F4603">
        <w:fldChar w:fldCharType="separate"/>
      </w:r>
      <w:r w:rsidR="00F02416">
        <w:t>3.3.4</w:t>
      </w:r>
      <w:r w:rsidR="000F4603">
        <w:fldChar w:fldCharType="end"/>
      </w:r>
      <w:r w:rsidR="000F4603">
        <w:t xml:space="preserve"> - </w:t>
      </w:r>
      <w:r w:rsidR="0015723E">
        <w:fldChar w:fldCharType="begin"/>
      </w:r>
      <w:r w:rsidR="0015723E">
        <w:instrText xml:space="preserve"> REF _Ref225071508 \h </w:instrText>
      </w:r>
      <w:r w:rsidR="0015723E">
        <w:fldChar w:fldCharType="separate"/>
      </w:r>
      <w:r w:rsidR="00F02416" w:rsidRPr="009B6CCF">
        <w:t xml:space="preserve">Obtenção e tratamento dos dados do Cadastro Territorial Urbano </w:t>
      </w:r>
      <w:r w:rsidR="00F02416">
        <w:t>–</w:t>
      </w:r>
      <w:r w:rsidR="00F02416" w:rsidRPr="009B6CCF">
        <w:t xml:space="preserve"> CTU</w:t>
      </w:r>
      <w:r w:rsidR="00F02416">
        <w:t>/CIATA</w:t>
      </w:r>
      <w:r w:rsidR="0015723E">
        <w:fldChar w:fldCharType="end"/>
      </w:r>
      <w:r w:rsidR="0037427D">
        <w:t>.</w:t>
      </w:r>
    </w:p>
    <w:p w14:paraId="1B7994F3" w14:textId="3978E053" w:rsidR="000E6099" w:rsidRDefault="00C51D34" w:rsidP="000F4D72">
      <w:r>
        <w:t xml:space="preserve">A distribuição inicia com </w:t>
      </w:r>
      <w:r w:rsidR="00554D2F">
        <w:t>os lotes de esquina, caracterizados pela presença do atributo NOM_LOGRADOUR</w:t>
      </w:r>
      <w:r w:rsidR="003C70DB">
        <w:t>O</w:t>
      </w:r>
      <w:r w:rsidR="00554D2F">
        <w:t>_ADJACENTE</w:t>
      </w:r>
      <w:r w:rsidR="003C70DB">
        <w:t>. Isso garante um posicionamento preciso</w:t>
      </w:r>
      <w:r w:rsidR="00190CEE">
        <w:t xml:space="preserve"> das extremidades já que a numeração do endereço</w:t>
      </w:r>
      <w:r w:rsidR="005A4077">
        <w:t>, em muitos casos,</w:t>
      </w:r>
      <w:r w:rsidR="00190CEE">
        <w:t xml:space="preserve"> não </w:t>
      </w:r>
      <w:r w:rsidR="005A4077">
        <w:t>é confiável.</w:t>
      </w:r>
      <w:r w:rsidR="0095623D">
        <w:t xml:space="preserve"> Os outros lotes são distribuídos na face </w:t>
      </w:r>
      <w:r w:rsidR="00F02380">
        <w:t>usando a numeração</w:t>
      </w:r>
      <w:r w:rsidR="00E1676B">
        <w:t>, se existente,</w:t>
      </w:r>
      <w:r w:rsidR="00F02380">
        <w:t xml:space="preserve"> ou o posicionamento relativo do CNEFE</w:t>
      </w:r>
      <w:r w:rsidR="00E1676B">
        <w:t>, quando houver coincidência de endereços.</w:t>
      </w:r>
      <w:r w:rsidR="00E20909">
        <w:t xml:space="preserve"> </w:t>
      </w:r>
      <w:r w:rsidR="002350B9">
        <w:t>Caso</w:t>
      </w:r>
      <w:r w:rsidR="00FC51A8">
        <w:t xml:space="preserve"> nenhum </w:t>
      </w:r>
      <w:r w:rsidR="00D80D33">
        <w:t xml:space="preserve">dos </w:t>
      </w:r>
      <w:r w:rsidR="00FC51A8">
        <w:t xml:space="preserve">dois métodos se </w:t>
      </w:r>
      <w:r w:rsidR="00D80D33">
        <w:t>mostr</w:t>
      </w:r>
      <w:r w:rsidR="002350B9">
        <w:t>e</w:t>
      </w:r>
      <w:r w:rsidR="00D80D33">
        <w:t xml:space="preserve"> eficiente, a posição será determinada por interpolação aritmética e, s</w:t>
      </w:r>
      <w:r w:rsidR="00E20909">
        <w:t xml:space="preserve">e </w:t>
      </w:r>
      <w:r w:rsidR="00D80D33">
        <w:t xml:space="preserve">ainda assim </w:t>
      </w:r>
      <w:r w:rsidR="00E20909">
        <w:t>não for possível determinar a posição do</w:t>
      </w:r>
      <w:r w:rsidR="009965AD">
        <w:t>s</w:t>
      </w:r>
      <w:r w:rsidR="00E20909">
        <w:t xml:space="preserve"> lotes ele</w:t>
      </w:r>
      <w:r w:rsidR="009965AD">
        <w:t>s</w:t>
      </w:r>
      <w:r w:rsidR="00E20909">
        <w:t xml:space="preserve"> aparecer</w:t>
      </w:r>
      <w:r w:rsidR="009965AD">
        <w:t xml:space="preserve">ão no final da face de quadra, marcados </w:t>
      </w:r>
      <w:r w:rsidR="0083726E">
        <w:t>para atualização manual.</w:t>
      </w:r>
      <w:r w:rsidR="00E20909">
        <w:t xml:space="preserve"> </w:t>
      </w:r>
    </w:p>
    <w:p w14:paraId="6FABFD04" w14:textId="644C87F1" w:rsidR="00647616" w:rsidRDefault="00302561" w:rsidP="00647616">
      <w:r>
        <w:t xml:space="preserve">Uma vez definida a ordem dos lotes, </w:t>
      </w:r>
      <w:r w:rsidR="009F6509">
        <w:t xml:space="preserve">uma função Javascript </w:t>
      </w:r>
      <w:r>
        <w:t>d</w:t>
      </w:r>
      <w:r w:rsidR="008D306D">
        <w:t xml:space="preserve">o aplicativo </w:t>
      </w:r>
      <w:r w:rsidR="008D306D" w:rsidRPr="008D306D">
        <w:rPr>
          <w:i/>
          <w:iCs/>
        </w:rPr>
        <w:t>SuperCIATA</w:t>
      </w:r>
      <w:r w:rsidR="008D306D">
        <w:t xml:space="preserve"> calcula o deslocamento (offset) representado pela </w:t>
      </w:r>
      <w:r w:rsidR="00422BD2">
        <w:t xml:space="preserve">dimensão da testada na linha formada pela face e define </w:t>
      </w:r>
      <w:r w:rsidR="00C340D4">
        <w:t>a posição aproximada do próximo vértice</w:t>
      </w:r>
      <w:r w:rsidR="00075038">
        <w:t xml:space="preserve">. Em seguida </w:t>
      </w:r>
      <w:r w:rsidR="004B3320">
        <w:t xml:space="preserve">define a nova aresta ortogonal </w:t>
      </w:r>
      <w:r w:rsidR="00E57ABF">
        <w:t>e os vértices seguintes até encontrar o ponto inicial.</w:t>
      </w:r>
    </w:p>
    <w:p w14:paraId="45785221" w14:textId="5C7394DA" w:rsidR="004C3436" w:rsidRDefault="004C3436" w:rsidP="007620EF">
      <w:pPr>
        <w:pStyle w:val="Ttulo3"/>
      </w:pPr>
      <w:bookmarkStart w:id="222" w:name="_Toc226643972"/>
      <w:r>
        <w:t>Avaliação dos resultados</w:t>
      </w:r>
      <w:bookmarkEnd w:id="222"/>
    </w:p>
    <w:p w14:paraId="6E178633" w14:textId="19A0B624" w:rsidR="00D5659B" w:rsidRPr="009B6CCF" w:rsidRDefault="00D5659B" w:rsidP="00D5659B">
      <w:r w:rsidRPr="009B6CCF">
        <w:t>A avaliação dos resultados obtidos pela metodologia proposta norteia-se por três eixos fundamentais:</w:t>
      </w:r>
    </w:p>
    <w:p w14:paraId="17843DE7" w14:textId="5A1E86C4" w:rsidR="00D5659B" w:rsidRPr="00355215" w:rsidRDefault="00D5659B" w:rsidP="00EA3516">
      <w:pPr>
        <w:pStyle w:val="Tpico"/>
      </w:pPr>
      <w:commentRangeStart w:id="223"/>
      <w:r w:rsidRPr="00355215">
        <w:t>Eficácia da integração (correlação) entre as bases CTU/CIATA e CNEFE;</w:t>
      </w:r>
    </w:p>
    <w:p w14:paraId="474785A2" w14:textId="6024FF8B" w:rsidR="00D5659B" w:rsidRPr="00355215" w:rsidRDefault="00D5659B" w:rsidP="00EA3516">
      <w:pPr>
        <w:pStyle w:val="Tpico"/>
      </w:pPr>
      <w:r w:rsidRPr="00355215">
        <w:t>Acurácia dos objetos geográficos;</w:t>
      </w:r>
    </w:p>
    <w:p w14:paraId="1DDE72F7" w14:textId="058755C3" w:rsidR="00D5659B" w:rsidRPr="00355215" w:rsidRDefault="00D5659B" w:rsidP="00EA3516">
      <w:pPr>
        <w:pStyle w:val="Tpico"/>
      </w:pPr>
      <w:r w:rsidRPr="00355215">
        <w:t>Aplicabilidade e utilidade da geolocalização para a gestão municipal.</w:t>
      </w:r>
      <w:commentRangeEnd w:id="223"/>
      <w:r w:rsidR="00002447" w:rsidRPr="00355215">
        <w:rPr>
          <w:rStyle w:val="Refdecomentrio"/>
          <w:sz w:val="24"/>
          <w:szCs w:val="22"/>
        </w:rPr>
        <w:commentReference w:id="223"/>
      </w:r>
    </w:p>
    <w:p w14:paraId="7DBE6091" w14:textId="4C3D8DA2" w:rsidR="00CF16BC" w:rsidRDefault="00CF16BC" w:rsidP="00CF16BC">
      <w:r>
        <w:t>A avaliação da eficácia da integração entre as bases CTU/CIATA e CNEFE fundamenta-se na capacidade de processamento autônomo do algoritmo frente à</w:t>
      </w:r>
      <w:r w:rsidR="00A62A6C">
        <w:t>s</w:t>
      </w:r>
      <w:r>
        <w:t xml:space="preserve"> </w:t>
      </w:r>
      <w:r w:rsidR="00A62A6C">
        <w:t xml:space="preserve">diferenças </w:t>
      </w:r>
      <w:r>
        <w:t xml:space="preserve">dos dados de entrada. O método consiste em mensurar o "afunilamento" dos registros, partindo do universo total de quadras e identificando o percentual de unidades que atingem uma correspondência positiva automatizada. A métrica principal ignora o sucesso individual de cada parcela e foca na robustez da lógica de </w:t>
      </w:r>
      <w:r>
        <w:lastRenderedPageBreak/>
        <w:t xml:space="preserve">pareamento do </w:t>
      </w:r>
      <w:r w:rsidRPr="00E84FA1">
        <w:rPr>
          <w:i/>
          <w:iCs/>
        </w:rPr>
        <w:t>SuperCIATA</w:t>
      </w:r>
      <w:r>
        <w:t xml:space="preserve">, validando em que medida o algoritmo reduz a necessidade de intervenção humana em cenários de </w:t>
      </w:r>
      <w:r w:rsidR="000E187C">
        <w:t>distribuição</w:t>
      </w:r>
      <w:r>
        <w:t xml:space="preserve"> urbana </w:t>
      </w:r>
      <w:r w:rsidR="00722E94">
        <w:t>típica</w:t>
      </w:r>
      <w:r>
        <w:t>.</w:t>
      </w:r>
    </w:p>
    <w:p w14:paraId="0B27D3A9" w14:textId="62D3B992" w:rsidR="00D07BF2" w:rsidRDefault="00CF16BC" w:rsidP="00CF16BC">
      <w:r>
        <w:t>Para a acurácia dos objetos geográficos, a metodologia aplica conceitos de estatística espacial para validar a precisão posicional das geometrias geradas</w:t>
      </w:r>
      <w:r w:rsidR="0033245B">
        <w:t xml:space="preserve"> </w:t>
      </w:r>
      <w:r w:rsidR="003B28D7">
        <w:fldChar w:fldCharType="begin"/>
      </w:r>
      <w:r w:rsidR="00952EF5">
        <w:instrText xml:space="preserve"> ADDIN ZOTERO_ITEM CSL_CITATION {"citationID":"XfJG8S25","properties":{"formattedCitation":"(Brasil. Ex\\uc0\\u233{}rcito. Diretoria de Servi\\uc0\\u231{}o Geogr\\uc0\\u225{}fico, 2016)","plainCitation":"(Brasil. Exército. Diretoria de Serviço Geográfico, 2016)","dontUpdate":true,"noteIndex":0},"citationItems":[{"id":367,"uris":["http://zotero.org/users/15531986/items/9NM362MQ"],"itemData":{"id":367,"type":"book","edition":"2ª Edição","publisher":"Diretoria de Serviço Geográfico","publisher-place":"Brasília, DF","title":"Norma da Especificação Técnica para Aquisição de Dados Geoespaciais Vetoriais de Defesa da Força Terrestre (ET-ADGV Defesa F Ter)","author":[{"literal":"DGE. Exército. Brasil."}],"issued":{"date-parts":[["2016"]]}}}],"schema":"https://github.com/citation-style-language/schema/raw/master/csl-citation.json"} </w:instrText>
      </w:r>
      <w:r w:rsidR="003B28D7">
        <w:fldChar w:fldCharType="separate"/>
      </w:r>
      <w:r w:rsidR="003B28D7" w:rsidRPr="003B28D7">
        <w:rPr>
          <w:rFonts w:cs="Arial"/>
        </w:rPr>
        <w:t>(D</w:t>
      </w:r>
      <w:r w:rsidR="0033245B">
        <w:rPr>
          <w:rFonts w:cs="Arial"/>
        </w:rPr>
        <w:t>SG</w:t>
      </w:r>
      <w:r w:rsidR="003B28D7" w:rsidRPr="003B28D7">
        <w:rPr>
          <w:rFonts w:cs="Arial"/>
        </w:rPr>
        <w:t>, 2016)</w:t>
      </w:r>
      <w:r w:rsidR="003B28D7">
        <w:fldChar w:fldCharType="end"/>
      </w:r>
      <w:r>
        <w:t xml:space="preserve">. O procedimento utiliza o </w:t>
      </w:r>
      <w:r w:rsidR="00A23968">
        <w:t>Erro Médio</w:t>
      </w:r>
      <w:r w:rsidR="003F2AF2">
        <w:t xml:space="preserve"> (</w:t>
      </w:r>
      <m:oMath>
        <m:r>
          <w:rPr>
            <w:rFonts w:ascii="Cambria Math" w:hAnsi="Cambria Math"/>
          </w:rPr>
          <m:t>EM</m:t>
        </m:r>
      </m:oMath>
      <w:r w:rsidR="003F2AF2">
        <w:t>)</w:t>
      </w:r>
      <w:r w:rsidR="00A23968">
        <w:t xml:space="preserve">, o </w:t>
      </w:r>
      <w:r>
        <w:t>Erro Médio Quadrático (</w:t>
      </w:r>
      <m:oMath>
        <m:r>
          <w:rPr>
            <w:rFonts w:ascii="Cambria Math" w:hAnsi="Cambria Math"/>
          </w:rPr>
          <m:t>EMQ</m:t>
        </m:r>
      </m:oMath>
      <w:r>
        <w:t>) e a sua respectiva Raiz (</w:t>
      </w:r>
      <m:oMath>
        <m:r>
          <w:rPr>
            <w:rFonts w:ascii="Cambria Math" w:hAnsi="Cambria Math"/>
          </w:rPr>
          <m:t>REMQ</m:t>
        </m:r>
      </m:oMath>
      <w:r>
        <w:t xml:space="preserve">) para quantificar as discrepâncias entre os vértices das quadras produzidas e os dados de referência (SIGWEB). </w:t>
      </w:r>
    </w:p>
    <w:p w14:paraId="3E4945CA" w14:textId="791565D7" w:rsidR="00EB54FF" w:rsidRDefault="006340C0" w:rsidP="006340C0">
      <w:r w:rsidRPr="008E1637">
        <w:rPr>
          <w:b/>
          <w:bCs/>
        </w:rPr>
        <w:t xml:space="preserve">Erro Médio </w:t>
      </w:r>
      <w:r w:rsidR="000839B1" w:rsidRPr="008E1637">
        <w:rPr>
          <w:b/>
          <w:bCs/>
        </w:rPr>
        <w:t>(</w:t>
      </w:r>
      <m:oMath>
        <m:r>
          <w:rPr>
            <w:rFonts w:ascii="Cambria Math" w:hAnsi="Cambria Math"/>
          </w:rPr>
          <m:t>EM</m:t>
        </m:r>
      </m:oMath>
      <w:r w:rsidR="000839B1">
        <w:rPr>
          <w:b/>
          <w:bCs/>
        </w:rPr>
        <w:t xml:space="preserve">) </w:t>
      </w:r>
      <w:r w:rsidR="000839B1" w:rsidRPr="008748AD">
        <w:t>-</w:t>
      </w:r>
      <w:r w:rsidR="000839B1">
        <w:rPr>
          <w:b/>
          <w:bCs/>
        </w:rPr>
        <w:t xml:space="preserve"> </w:t>
      </w:r>
      <w:r w:rsidRPr="006340C0">
        <w:t xml:space="preserve">também chamado de Tendência ou </w:t>
      </w:r>
      <w:r w:rsidRPr="006340C0">
        <w:rPr>
          <w:i/>
          <w:iCs/>
        </w:rPr>
        <w:t>Bias</w:t>
      </w:r>
      <w:r w:rsidRPr="006340C0">
        <w:t xml:space="preserve"> é a média aritmética das discrepâncias entre os valores medidos e os valores de referência. Ele indica se o algoritmo tem uma tendência sistemática de deslocar os pontos para uma determinada direção</w:t>
      </w:r>
      <w:r w:rsidR="000839B1">
        <w:t>.</w:t>
      </w:r>
    </w:p>
    <w:p w14:paraId="1DDD51DB" w14:textId="20DD6B4B" w:rsidR="00CE5204" w:rsidRPr="006340C0" w:rsidRDefault="009960D0" w:rsidP="006340C0">
      <m:oMathPara>
        <m:oMath>
          <m:r>
            <w:rPr>
              <w:rFonts w:ascii="Cambria Math" w:hAnsi="Cambria Math"/>
            </w:rPr>
            <m:t>EM=</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estimado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referência</m:t>
                      </m:r>
                    </m:sub>
                  </m:sSub>
                </m:e>
              </m:d>
              <m:ctrlPr>
                <w:rPr>
                  <w:rFonts w:ascii="Cambria Math" w:hAnsi="Cambria Math"/>
                  <w:i/>
                </w:rPr>
              </m:ctrlPr>
            </m:e>
          </m:nary>
        </m:oMath>
      </m:oMathPara>
    </w:p>
    <w:p w14:paraId="0AC5D6A3" w14:textId="77777777" w:rsidR="009960D0" w:rsidRDefault="009960D0" w:rsidP="006340C0">
      <w:pPr>
        <w:rPr>
          <w:ins w:id="224" w:author="Ednez Gomes Tavares" w:date="2026-04-10T15:25:00Z" w16du:dateUtc="2026-04-10T18:25:00Z"/>
          <w:b/>
          <w:bCs/>
        </w:rPr>
      </w:pPr>
    </w:p>
    <w:p w14:paraId="5CEA9372" w14:textId="77777777" w:rsidR="00EB54FF" w:rsidRDefault="00EB54FF" w:rsidP="006340C0">
      <w:pPr>
        <w:rPr>
          <w:b/>
          <w:bCs/>
        </w:rPr>
      </w:pPr>
    </w:p>
    <w:p w14:paraId="53AE8E07" w14:textId="6D9512C4" w:rsidR="001866F6" w:rsidRPr="006340C0" w:rsidRDefault="006340C0" w:rsidP="006340C0">
      <w:r w:rsidRPr="006340C0">
        <w:rPr>
          <w:b/>
          <w:bCs/>
        </w:rPr>
        <w:t>Erro Médio Quadrático (</w:t>
      </w:r>
      <m:oMath>
        <m:r>
          <m:rPr>
            <m:sty m:val="bi"/>
          </m:rPr>
          <w:rPr>
            <w:rFonts w:ascii="Cambria Math" w:hAnsi="Cambria Math"/>
          </w:rPr>
          <m:t>EMQ</m:t>
        </m:r>
      </m:oMath>
      <w:r w:rsidRPr="006340C0">
        <w:rPr>
          <w:b/>
          <w:bCs/>
        </w:rPr>
        <w:t>)</w:t>
      </w:r>
      <w:r w:rsidR="008748AD" w:rsidRPr="00942B0F">
        <w:rPr>
          <w:b/>
          <w:bCs/>
        </w:rPr>
        <w:t xml:space="preserve"> </w:t>
      </w:r>
      <w:r w:rsidRPr="006340C0">
        <w:rPr>
          <w:b/>
          <w:bCs/>
        </w:rPr>
        <w:t xml:space="preserve">ou </w:t>
      </w:r>
      <w:r w:rsidRPr="006340C0">
        <w:rPr>
          <w:b/>
          <w:bCs/>
          <w:i/>
          <w:iCs/>
        </w:rPr>
        <w:t>Mean Square Error</w:t>
      </w:r>
      <w:r w:rsidRPr="006340C0">
        <w:rPr>
          <w:b/>
          <w:bCs/>
        </w:rPr>
        <w:t xml:space="preserve"> </w:t>
      </w:r>
      <w:r w:rsidR="00942B0F" w:rsidRPr="00942B0F">
        <w:rPr>
          <w:b/>
          <w:bCs/>
        </w:rPr>
        <w:t>(</w:t>
      </w:r>
      <w:r w:rsidRPr="006340C0">
        <w:rPr>
          <w:b/>
          <w:bCs/>
          <w:i/>
          <w:iCs/>
        </w:rPr>
        <w:t>MSE</w:t>
      </w:r>
      <w:r w:rsidRPr="006340C0">
        <w:rPr>
          <w:b/>
          <w:bCs/>
        </w:rPr>
        <w:t>)</w:t>
      </w:r>
      <w:r w:rsidRPr="006340C0">
        <w:t xml:space="preserve"> </w:t>
      </w:r>
      <w:r w:rsidR="00942B0F">
        <w:t xml:space="preserve">- </w:t>
      </w:r>
      <w:r w:rsidRPr="006340C0">
        <w:t>mede a variância dos erros. Ao elevar a discrepância ao quadrado, ele penaliza severamente os erros grandes (</w:t>
      </w:r>
      <w:r w:rsidRPr="006340C0">
        <w:rPr>
          <w:i/>
          <w:iCs/>
        </w:rPr>
        <w:t>outliers</w:t>
      </w:r>
      <w:r w:rsidRPr="006340C0">
        <w:t>). É uma medida de aderência global do modelo.</w:t>
      </w:r>
    </w:p>
    <w:p w14:paraId="0DDB4B7D" w14:textId="11003C08" w:rsidR="009960D0" w:rsidRPr="001B36C6" w:rsidRDefault="009960D0" w:rsidP="006340C0">
      <w:pPr>
        <w:rPr>
          <w:rFonts w:eastAsiaTheme="minorEastAsia"/>
        </w:rPr>
      </w:pPr>
      <m:oMathPara>
        <m:oMathParaPr>
          <m:jc m:val="center"/>
        </m:oMathParaPr>
        <m:oMath>
          <m:r>
            <w:rPr>
              <w:rFonts w:ascii="Cambria Math" w:hAnsi="Cambria Math"/>
            </w:rPr>
            <m:t>EMQ=</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estimado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referência</m:t>
                          </m:r>
                        </m:sub>
                      </m:sSub>
                    </m:e>
                  </m:d>
                </m:e>
                <m:sup>
                  <m:r>
                    <w:rPr>
                      <w:rFonts w:ascii="Cambria Math" w:hAnsi="Cambria Math"/>
                    </w:rPr>
                    <m:t>2</m:t>
                  </m:r>
                </m:sup>
              </m:sSup>
              <m:ctrlPr>
                <w:rPr>
                  <w:rFonts w:ascii="Cambria Math" w:hAnsi="Cambria Math"/>
                  <w:i/>
                </w:rPr>
              </m:ctrlPr>
            </m:e>
          </m:nary>
        </m:oMath>
      </m:oMathPara>
    </w:p>
    <w:p w14:paraId="15D33A08" w14:textId="510BCBB5" w:rsidR="009960D0" w:rsidDel="001866F6" w:rsidRDefault="009960D0" w:rsidP="006340C0">
      <w:pPr>
        <w:rPr>
          <w:del w:id="225" w:author="Ednez Gomes Tavares" w:date="2026-04-10T15:32:00Z" w16du:dateUtc="2026-04-10T18:32:00Z"/>
          <w:b/>
          <w:bCs/>
        </w:rPr>
      </w:pPr>
    </w:p>
    <w:p w14:paraId="7DF22F76" w14:textId="77777777" w:rsidR="001866F6" w:rsidRDefault="001866F6" w:rsidP="006340C0">
      <w:pPr>
        <w:rPr>
          <w:b/>
          <w:bCs/>
        </w:rPr>
      </w:pPr>
    </w:p>
    <w:p w14:paraId="72A3C402" w14:textId="24E36EEA" w:rsidR="001866F6" w:rsidRDefault="001866F6" w:rsidP="006340C0">
      <w:r>
        <w:t>Expressão</w:t>
      </w:r>
      <w:r w:rsidRPr="008F6A4C">
        <w:t xml:space="preserve"> que </w:t>
      </w:r>
      <w:r w:rsidR="0090039E">
        <w:t xml:space="preserve">se diferencia da anterior, sobretudo, pela forma como </w:t>
      </w:r>
      <w:r w:rsidR="0090039E" w:rsidRPr="0090039E">
        <w:t xml:space="preserve">trata os erros e pelo tipo de informação que fornece. </w:t>
      </w:r>
      <w:r w:rsidR="0090039E">
        <w:t>Nesta, o</w:t>
      </w:r>
      <w:r w:rsidR="0090039E" w:rsidRPr="0090039E">
        <w:t xml:space="preserve"> EM considera as diferenças entre valores estimados e observados mantendo seus sinais, o que permite identificar o viés das estimativas, mas pode levar ao cancelamento entre erros positivos e negativos. Em contraste, o EMQ eleva essas diferenças ao quadrado, eliminando o efeito de cancelamento e atribuindo maior peso a erros de maior magnitude. Dessa forma, enquanto o EM é mais adequado para avaliar a tendência (superestimação ou subestimação), o EMQ é mais indicado para mensurar a magnitude global dos erros, sendo mais sensível a discrepâncias elevadas entre valores estimados e de referência.</w:t>
      </w:r>
    </w:p>
    <w:p w14:paraId="41619A50" w14:textId="77777777" w:rsidR="001866F6" w:rsidRPr="001866F6" w:rsidRDefault="001866F6" w:rsidP="006340C0">
      <w:pPr>
        <w:rPr>
          <w:rPrChange w:id="226" w:author="Ednez Gomes Tavares" w:date="2026-04-10T15:36:00Z" w16du:dateUtc="2026-04-10T18:36:00Z">
            <w:rPr>
              <w:b/>
              <w:bCs/>
            </w:rPr>
          </w:rPrChange>
        </w:rPr>
      </w:pPr>
    </w:p>
    <w:p w14:paraId="00C76CBA" w14:textId="77E80932" w:rsidR="0090039E" w:rsidRDefault="006340C0" w:rsidP="006340C0">
      <w:r w:rsidRPr="004461C7">
        <w:rPr>
          <w:b/>
          <w:bCs/>
        </w:rPr>
        <w:lastRenderedPageBreak/>
        <w:t>Raiz do Erro Médio Quadrático (</w:t>
      </w:r>
      <m:oMath>
        <m:r>
          <m:rPr>
            <m:sty m:val="bi"/>
          </m:rPr>
          <w:rPr>
            <w:rFonts w:ascii="Cambria Math" w:hAnsi="Cambria Math"/>
          </w:rPr>
          <m:t>REMQ</m:t>
        </m:r>
      </m:oMath>
      <w:r w:rsidR="00D54BC5" w:rsidRPr="00D54BC5">
        <w:rPr>
          <w:b/>
          <w:bCs/>
        </w:rPr>
        <w:t>)</w:t>
      </w:r>
      <w:r w:rsidRPr="004461C7">
        <w:rPr>
          <w:b/>
          <w:bCs/>
        </w:rPr>
        <w:t xml:space="preserve"> ou </w:t>
      </w:r>
      <w:r w:rsidR="006738CC" w:rsidRPr="006340C0">
        <w:rPr>
          <w:b/>
          <w:bCs/>
          <w:i/>
          <w:iCs/>
        </w:rPr>
        <w:t>Root Mean Square Error</w:t>
      </w:r>
      <w:r w:rsidR="006738CC" w:rsidRPr="004461C7">
        <w:rPr>
          <w:b/>
          <w:bCs/>
          <w:i/>
          <w:iCs/>
        </w:rPr>
        <w:t xml:space="preserve"> </w:t>
      </w:r>
      <w:r w:rsidR="006738CC" w:rsidRPr="006738CC">
        <w:rPr>
          <w:b/>
          <w:bCs/>
        </w:rPr>
        <w:t>(</w:t>
      </w:r>
      <w:r w:rsidRPr="004461C7">
        <w:rPr>
          <w:b/>
          <w:bCs/>
          <w:i/>
          <w:iCs/>
        </w:rPr>
        <w:t>RMSE</w:t>
      </w:r>
      <w:r w:rsidRPr="004461C7">
        <w:rPr>
          <w:b/>
          <w:bCs/>
        </w:rPr>
        <w:t>)</w:t>
      </w:r>
      <w:r w:rsidR="004461C7">
        <w:rPr>
          <w:b/>
          <w:bCs/>
        </w:rPr>
        <w:t xml:space="preserve"> </w:t>
      </w:r>
      <w:r w:rsidR="004461C7">
        <w:t xml:space="preserve">- </w:t>
      </w:r>
      <w:r w:rsidRPr="006340C0">
        <w:t>traz o valor de volta para a unidade linear (metros), facilitando a interpretação da acurácia posicional.</w:t>
      </w:r>
    </w:p>
    <w:p w14:paraId="21B6CC01" w14:textId="30E19446" w:rsidR="00FA335A" w:rsidRPr="006340C0" w:rsidRDefault="007A6AC4" w:rsidP="006340C0">
      <m:oMathPara>
        <m:oMathParaPr>
          <m:jc m:val="center"/>
        </m:oMathParaPr>
        <m:oMath>
          <m:r>
            <w:rPr>
              <w:rFonts w:ascii="Cambria Math" w:hAnsi="Cambria Math"/>
            </w:rPr>
            <m:t>REMQ=</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Sup>
                    <m:sSubSupPr>
                      <m:ctrlPr>
                        <w:rPr>
                          <w:rFonts w:ascii="Cambria Math" w:hAnsi="Cambria Math"/>
                          <w:i/>
                        </w:rPr>
                      </m:ctrlPr>
                    </m:sSubSupPr>
                    <m:e>
                      <m:r>
                        <m:rPr>
                          <m:sty m:val="p"/>
                        </m:rPr>
                        <w:rPr>
                          <w:rFonts w:ascii="Cambria Math" w:hAnsi="Cambria Math"/>
                        </w:rPr>
                        <m:t>Δ</m:t>
                      </m:r>
                    </m:e>
                    <m:sub>
                      <m:r>
                        <w:rPr>
                          <w:rFonts w:ascii="Cambria Math" w:hAnsi="Cambria Math"/>
                        </w:rPr>
                        <m:t>i</m:t>
                      </m:r>
                    </m:sub>
                    <m:sup>
                      <m:r>
                        <w:rPr>
                          <w:rFonts w:ascii="Cambria Math" w:hAnsi="Cambria Math"/>
                        </w:rPr>
                        <m:t>2</m:t>
                      </m:r>
                    </m:sup>
                  </m:sSubSup>
                  <m:ctrlPr>
                    <w:rPr>
                      <w:rFonts w:ascii="Cambria Math" w:hAnsi="Cambria Math"/>
                      <w:i/>
                    </w:rPr>
                  </m:ctrlPr>
                </m:e>
              </m:nary>
            </m:e>
          </m:rad>
        </m:oMath>
      </m:oMathPara>
    </w:p>
    <w:p w14:paraId="33A31A9E" w14:textId="1BB5CC23" w:rsidR="006340C0" w:rsidRPr="00555ACB" w:rsidRDefault="006340C0" w:rsidP="001B36C6">
      <w:pPr>
        <w:pStyle w:val="referncia"/>
        <w:jc w:val="center"/>
      </w:pPr>
      <w:r w:rsidRPr="00555ACB">
        <w:t xml:space="preserve">Onde </w:t>
      </w:r>
      <m:oMath>
        <m:sSub>
          <m:sSubPr>
            <m:ctrlPr>
              <w:rPr>
                <w:rFonts w:ascii="Cambria Math" w:hAnsi="Cambria Math"/>
                <w:i/>
                <w:sz w:val="24"/>
                <w:szCs w:val="24"/>
              </w:rPr>
            </m:ctrlPr>
          </m:sSubPr>
          <m:e>
            <m:r>
              <m:rPr>
                <m:sty m:val="p"/>
              </m:rPr>
              <w:rPr>
                <w:rFonts w:ascii="Cambria Math" w:hAnsi="Cambria Math"/>
              </w:rPr>
              <m:t>Δ</m:t>
            </m:r>
            <m:ctrlPr>
              <w:rPr>
                <w:rFonts w:ascii="Cambria Math" w:hAnsi="Cambria Math"/>
                <w:sz w:val="24"/>
                <w:szCs w:val="24"/>
              </w:rPr>
            </m:ctrlPr>
          </m:e>
          <m:sub>
            <m:r>
              <w:rPr>
                <w:rFonts w:ascii="Cambria Math" w:hAnsi="Cambria Math"/>
              </w:rPr>
              <m:t>i</m:t>
            </m:r>
          </m:sub>
        </m:sSub>
      </m:oMath>
      <w:r w:rsidRPr="00555ACB">
        <w:t xml:space="preserve"> é a distância euclidiana entre o ponto do </w:t>
      </w:r>
      <w:r w:rsidRPr="00555ACB">
        <w:rPr>
          <w:i/>
          <w:iCs/>
        </w:rPr>
        <w:t>SuperCIATA</w:t>
      </w:r>
      <w:r w:rsidRPr="00555ACB">
        <w:t xml:space="preserve"> e o ponto real.</w:t>
      </w:r>
    </w:p>
    <w:p w14:paraId="7BC69204" w14:textId="77777777" w:rsidR="00581E64" w:rsidRPr="006340C0" w:rsidRDefault="00581E64" w:rsidP="006340C0"/>
    <w:p w14:paraId="027D010C" w14:textId="4C238EBD" w:rsidR="00CF16BC" w:rsidRDefault="00CF16BC" w:rsidP="00CF16BC">
      <w:r>
        <w:t xml:space="preserve">Para contextualização técnica, os resultados são confrontados com os parâmetros do Padrão de Exatidão Cartográfica (PEC) e fundamentados na perspectiva de </w:t>
      </w:r>
      <w:r w:rsidR="00C84FA4">
        <w:fldChar w:fldCharType="begin"/>
      </w:r>
      <w:r w:rsidR="00EC5D1E">
        <w:instrText xml:space="preserve"> ADDIN ZOTERO_ITEM CSL_CITATION {"citationID":"aUdcMVBe","properties":{"formattedCitation":"(Erba,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C84FA4">
        <w:fldChar w:fldCharType="separate"/>
      </w:r>
      <w:r w:rsidR="00EB7BA8" w:rsidRPr="00EB7BA8">
        <w:rPr>
          <w:rFonts w:cs="Arial"/>
        </w:rPr>
        <w:t>Erba</w:t>
      </w:r>
      <w:r w:rsidR="00EB7BA8">
        <w:rPr>
          <w:rFonts w:cs="Arial"/>
        </w:rPr>
        <w:t xml:space="preserve"> (</w:t>
      </w:r>
      <w:r w:rsidR="00EB7BA8" w:rsidRPr="00EB7BA8">
        <w:rPr>
          <w:rFonts w:cs="Arial"/>
        </w:rPr>
        <w:t>2007)</w:t>
      </w:r>
      <w:r w:rsidR="00C84FA4">
        <w:fldChar w:fldCharType="end"/>
      </w:r>
      <w:r>
        <w:t>. Esta abordagem permite verificar se a precisão obtida é compatível com as escalas cartográficas de planejamento municipal, priorizando a verossimilhança e a correção topológica necessária para a gestão territorial em detrimento do rigor centimétrico de levantamentos geodésicos.</w:t>
      </w:r>
    </w:p>
    <w:p w14:paraId="41EDA562" w14:textId="7FCE64FB" w:rsidR="00324BDD" w:rsidRPr="009B6CCF" w:rsidRDefault="00CF16BC" w:rsidP="008C773C">
      <w:r>
        <w:t xml:space="preserve">Por fim, a aplicabilidade e utilidade da geolocalização para a gestão municipal é avaliada sob uma ótica qualitativa e institucional, centrada nos princípios do Cadastro Territorial Multifinalitário (CTM). O método consiste em analisar o potencial dos objetos geográficos como "chaves de integração" capazes de interoperar dados tributários, logradouros do </w:t>
      </w:r>
      <w:r w:rsidRPr="0001002F">
        <w:rPr>
          <w:i/>
          <w:iCs/>
        </w:rPr>
        <w:t>OpenStreetMap</w:t>
      </w:r>
      <w:r>
        <w:t xml:space="preserve"> e registros censitários do CNEFE. A avaliação foca na viabilidade técnica de utilizar esses dados para subsidiar tomadas de decisão estratégicas, como o planejamento de infraestrutura e a atualização de plantas genéricas de valores, validando se a metodologia </w:t>
      </w:r>
      <w:r w:rsidRPr="002B1441">
        <w:rPr>
          <w:i/>
          <w:iCs/>
        </w:rPr>
        <w:t>Fit-For-Purpose</w:t>
      </w:r>
      <w:r>
        <w:t xml:space="preserve"> adotada provê o suporte necessário para uma visão sistêmica e dinâmica do território urbano.</w:t>
      </w:r>
    </w:p>
    <w:p w14:paraId="4D0096DD" w14:textId="74A7B10B" w:rsidR="00B726CE" w:rsidRDefault="002A0874" w:rsidP="0082536B">
      <w:pPr>
        <w:pStyle w:val="Ttulo3"/>
      </w:pPr>
      <w:bookmarkStart w:id="227" w:name="_Toc226643973"/>
      <w:r w:rsidRPr="002A0874">
        <w:t>Operacionalização na Plataforma SuperCIATA</w:t>
      </w:r>
      <w:bookmarkEnd w:id="227"/>
    </w:p>
    <w:p w14:paraId="41B360AF" w14:textId="1ABAD2E2" w:rsidR="0082536B" w:rsidRDefault="00E05189" w:rsidP="0082536B">
      <w:r w:rsidRPr="00E05189">
        <w:t xml:space="preserve">A utilização da plataforma </w:t>
      </w:r>
      <w:r w:rsidRPr="00E05189">
        <w:rPr>
          <w:i/>
          <w:iCs/>
        </w:rPr>
        <w:t>SuperCIATA</w:t>
      </w:r>
      <w:r w:rsidRPr="00E05189">
        <w:t xml:space="preserve"> otimiza o fluxo metodológico ao automatizar as etapas de processamento de dados. A interface foi projetada para permitir que todas as fases da metodologia sejam executadas em ambiente </w:t>
      </w:r>
      <w:r w:rsidRPr="00E05189">
        <w:rPr>
          <w:i/>
          <w:iCs/>
        </w:rPr>
        <w:t>web</w:t>
      </w:r>
      <w:r w:rsidR="002A0874">
        <w:t>.</w:t>
      </w:r>
      <w:r w:rsidR="006202FA">
        <w:t xml:space="preserve"> </w:t>
      </w:r>
      <w:r w:rsidR="002A0874">
        <w:t xml:space="preserve">A </w:t>
      </w:r>
      <w:r w:rsidR="008B0A09">
        <w:fldChar w:fldCharType="begin"/>
      </w:r>
      <w:r w:rsidR="008B0A09">
        <w:instrText xml:space="preserve"> REF _Ref226575887 \h </w:instrText>
      </w:r>
      <w:r w:rsidR="008B0A09">
        <w:fldChar w:fldCharType="separate"/>
      </w:r>
      <w:r w:rsidR="00F02416" w:rsidRPr="009B6CCF">
        <w:t xml:space="preserve">Figura </w:t>
      </w:r>
      <w:r w:rsidR="00F02416">
        <w:rPr>
          <w:noProof/>
        </w:rPr>
        <w:t>13</w:t>
      </w:r>
      <w:r w:rsidR="008B0A09">
        <w:fldChar w:fldCharType="end"/>
      </w:r>
      <w:r w:rsidR="002A0874">
        <w:t xml:space="preserve"> </w:t>
      </w:r>
      <w:r w:rsidR="002A0874" w:rsidRPr="002A0874">
        <w:t>ilustra a interface principal do sistema.</w:t>
      </w:r>
    </w:p>
    <w:p w14:paraId="33D2B4A7" w14:textId="77777777" w:rsidR="006202FA" w:rsidRDefault="006202FA" w:rsidP="0082536B"/>
    <w:p w14:paraId="03350ED0" w14:textId="1BEF82A0" w:rsidR="006202FA" w:rsidRPr="00BA6157" w:rsidRDefault="006202FA" w:rsidP="006202FA">
      <w:pPr>
        <w:pStyle w:val="Legenda"/>
        <w:rPr>
          <w:sz w:val="24"/>
          <w:szCs w:val="24"/>
        </w:rPr>
      </w:pPr>
      <w:bookmarkStart w:id="228" w:name="_Ref226575887"/>
      <w:bookmarkStart w:id="229" w:name="_Toc226883902"/>
      <w:r w:rsidRPr="00BA6157">
        <w:rPr>
          <w:sz w:val="24"/>
          <w:szCs w:val="24"/>
        </w:rPr>
        <w:lastRenderedPageBreak/>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F02416" w:rsidRPr="00BA6157">
        <w:rPr>
          <w:noProof/>
          <w:sz w:val="24"/>
          <w:szCs w:val="24"/>
        </w:rPr>
        <w:t>13</w:t>
      </w:r>
      <w:r w:rsidR="00F02416" w:rsidRPr="00BA6157">
        <w:rPr>
          <w:noProof/>
          <w:sz w:val="24"/>
          <w:szCs w:val="24"/>
        </w:rPr>
        <w:fldChar w:fldCharType="end"/>
      </w:r>
      <w:bookmarkEnd w:id="228"/>
      <w:r w:rsidRPr="00BA6157">
        <w:rPr>
          <w:sz w:val="24"/>
          <w:szCs w:val="24"/>
        </w:rPr>
        <w:t xml:space="preserve"> – </w:t>
      </w:r>
      <w:r w:rsidR="00AE3CD2" w:rsidRPr="00BA6157">
        <w:rPr>
          <w:sz w:val="24"/>
          <w:szCs w:val="24"/>
        </w:rPr>
        <w:t xml:space="preserve">Tela inicial da plataforma </w:t>
      </w:r>
      <w:r w:rsidR="00AE3CD2" w:rsidRPr="00BA6157">
        <w:rPr>
          <w:i/>
          <w:iCs w:val="0"/>
          <w:sz w:val="24"/>
          <w:szCs w:val="24"/>
        </w:rPr>
        <w:t>SuperCIATA</w:t>
      </w:r>
      <w:bookmarkEnd w:id="229"/>
    </w:p>
    <w:tbl>
      <w:tblPr>
        <w:tblStyle w:val="Tabelacomgrade"/>
        <w:tblW w:w="0" w:type="auto"/>
        <w:jc w:val="center"/>
        <w:tblLook w:val="04A0" w:firstRow="1" w:lastRow="0" w:firstColumn="1" w:lastColumn="0" w:noHBand="0" w:noVBand="1"/>
      </w:tblPr>
      <w:tblGrid>
        <w:gridCol w:w="9061"/>
      </w:tblGrid>
      <w:tr w:rsidR="006202FA" w:rsidRPr="009B6CCF" w14:paraId="20F37CD7" w14:textId="77777777" w:rsidTr="00C34E1C">
        <w:trPr>
          <w:jc w:val="center"/>
        </w:trPr>
        <w:tc>
          <w:tcPr>
            <w:tcW w:w="9061" w:type="dxa"/>
          </w:tcPr>
          <w:p w14:paraId="2586017A" w14:textId="77777777" w:rsidR="006202FA" w:rsidRPr="009B6CCF" w:rsidRDefault="006202FA" w:rsidP="00C34E1C">
            <w:pPr>
              <w:keepNext/>
              <w:widowControl w:val="0"/>
              <w:ind w:firstLine="0"/>
              <w:jc w:val="center"/>
            </w:pPr>
            <w:r w:rsidRPr="009B6CCF">
              <w:rPr>
                <w:noProof/>
                <w:lang w:eastAsia="pt-BR"/>
              </w:rPr>
              <w:drawing>
                <wp:inline distT="0" distB="0" distL="0" distR="0" wp14:anchorId="4945058C" wp14:editId="632C5453">
                  <wp:extent cx="5731241" cy="3224212"/>
                  <wp:effectExtent l="0" t="0" r="3175" b="0"/>
                  <wp:docPr id="65926138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61389" name="Imagem 2"/>
                          <pic:cNvPicPr/>
                        </pic:nvPicPr>
                        <pic:blipFill>
                          <a:blip r:embed="rId31">
                            <a:extLst>
                              <a:ext uri="{28A0092B-C50C-407E-A947-70E740481C1C}">
                                <a14:useLocalDpi xmlns:a14="http://schemas.microsoft.com/office/drawing/2010/main" val="0"/>
                              </a:ext>
                            </a:extLst>
                          </a:blip>
                          <a:stretch>
                            <a:fillRect/>
                          </a:stretch>
                        </pic:blipFill>
                        <pic:spPr>
                          <a:xfrm>
                            <a:off x="0" y="0"/>
                            <a:ext cx="5731241" cy="3224212"/>
                          </a:xfrm>
                          <a:prstGeom prst="rect">
                            <a:avLst/>
                          </a:prstGeom>
                        </pic:spPr>
                      </pic:pic>
                    </a:graphicData>
                  </a:graphic>
                </wp:inline>
              </w:drawing>
            </w:r>
          </w:p>
        </w:tc>
      </w:tr>
    </w:tbl>
    <w:p w14:paraId="38091494" w14:textId="77777777" w:rsidR="006202FA" w:rsidRPr="009B6CCF" w:rsidRDefault="006202FA" w:rsidP="00BA6157">
      <w:pPr>
        <w:pStyle w:val="Legenda"/>
      </w:pPr>
      <w:r w:rsidRPr="009B6CCF">
        <w:t xml:space="preserve">Elaboração: </w:t>
      </w:r>
      <w:r>
        <w:t>Autor</w:t>
      </w:r>
      <w:r w:rsidRPr="009B6CCF">
        <w:t xml:space="preserve"> (2026)</w:t>
      </w:r>
    </w:p>
    <w:p w14:paraId="4F674EC0" w14:textId="77777777" w:rsidR="006202FA" w:rsidRDefault="006202FA" w:rsidP="006202FA"/>
    <w:p w14:paraId="3502A9ED" w14:textId="3C72C190" w:rsidR="003C09A6" w:rsidRDefault="004B5A04" w:rsidP="0082536B">
      <w:r>
        <w:t xml:space="preserve">O </w:t>
      </w:r>
      <w:r w:rsidR="00B15E46" w:rsidRPr="00B15E46">
        <w:t xml:space="preserve">fluxo operacional inicia-se com a seleção do município de interesse, seguido pelo </w:t>
      </w:r>
      <w:r w:rsidR="00B15E46" w:rsidRPr="00B15E46">
        <w:rPr>
          <w:i/>
          <w:iCs/>
        </w:rPr>
        <w:t>upload</w:t>
      </w:r>
      <w:r w:rsidR="00B15E46" w:rsidRPr="00B15E46">
        <w:t xml:space="preserve"> dos arquivos em formato CSV contendo as bases do </w:t>
      </w:r>
      <w:r w:rsidR="00B15E46" w:rsidRPr="00BA6157">
        <w:t>CNEFE</w:t>
      </w:r>
      <w:r w:rsidR="00B15E46" w:rsidRPr="00871447">
        <w:t xml:space="preserve"> e do </w:t>
      </w:r>
      <w:r w:rsidR="00B15E46" w:rsidRPr="00BA6157">
        <w:t>CTU/CIATA</w:t>
      </w:r>
      <w:r w:rsidR="00B15E46" w:rsidRPr="00B15E46">
        <w:t xml:space="preserve">. Por meio da interface de importação </w:t>
      </w:r>
      <w:r w:rsidR="00263D67">
        <w:t>(</w:t>
      </w:r>
      <w:r w:rsidR="00263D67">
        <w:fldChar w:fldCharType="begin"/>
      </w:r>
      <w:r w:rsidR="00263D67">
        <w:instrText xml:space="preserve"> REF _Ref226574828 \h </w:instrText>
      </w:r>
      <w:r w:rsidR="00263D67">
        <w:fldChar w:fldCharType="separate"/>
      </w:r>
      <w:r w:rsidR="00F02416" w:rsidRPr="009B6CCF">
        <w:t xml:space="preserve">Figura </w:t>
      </w:r>
      <w:r w:rsidR="00F02416">
        <w:rPr>
          <w:noProof/>
        </w:rPr>
        <w:t>14</w:t>
      </w:r>
      <w:r w:rsidR="00263D67">
        <w:fldChar w:fldCharType="end"/>
      </w:r>
      <w:r w:rsidR="00263D67">
        <w:t>)</w:t>
      </w:r>
      <w:r w:rsidR="00B15E46" w:rsidRPr="00B15E46">
        <w:t>, os dados são persistidos no banco de dados relacional através do comando "CARREGAR ZIP". Ao acionar a rotina de processamento, o sistema executa automaticamente a criação e o povoamento das tabelas intermediárias necessárias para a integração dos domínios.</w:t>
      </w:r>
      <w:r w:rsidR="002F65C0">
        <w:t xml:space="preserve"> </w:t>
      </w:r>
    </w:p>
    <w:p w14:paraId="6376515E" w14:textId="77777777" w:rsidR="002A0514" w:rsidRDefault="002A0514" w:rsidP="0082536B"/>
    <w:p w14:paraId="61FD2372" w14:textId="1CFF47AC" w:rsidR="0082536B" w:rsidRPr="00BA6157" w:rsidRDefault="0082536B" w:rsidP="0082536B">
      <w:pPr>
        <w:pStyle w:val="Legenda"/>
        <w:rPr>
          <w:sz w:val="24"/>
          <w:szCs w:val="24"/>
        </w:rPr>
      </w:pPr>
      <w:bookmarkStart w:id="230" w:name="_Ref226574828"/>
      <w:bookmarkStart w:id="231" w:name="_Toc226883903"/>
      <w:r w:rsidRPr="00BA6157">
        <w:rPr>
          <w:sz w:val="24"/>
          <w:szCs w:val="24"/>
        </w:rPr>
        <w:lastRenderedPageBreak/>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F02416" w:rsidRPr="00BA6157">
        <w:rPr>
          <w:noProof/>
          <w:sz w:val="24"/>
          <w:szCs w:val="24"/>
        </w:rPr>
        <w:t>14</w:t>
      </w:r>
      <w:r w:rsidR="00F02416" w:rsidRPr="00BA6157">
        <w:rPr>
          <w:noProof/>
          <w:sz w:val="24"/>
          <w:szCs w:val="24"/>
        </w:rPr>
        <w:fldChar w:fldCharType="end"/>
      </w:r>
      <w:bookmarkEnd w:id="230"/>
      <w:r w:rsidRPr="00BA6157">
        <w:rPr>
          <w:sz w:val="24"/>
          <w:szCs w:val="24"/>
        </w:rPr>
        <w:t xml:space="preserve"> – </w:t>
      </w:r>
      <w:r w:rsidR="00AE3CD2" w:rsidRPr="00BA6157">
        <w:rPr>
          <w:sz w:val="24"/>
          <w:szCs w:val="24"/>
        </w:rPr>
        <w:t>Interface de importação das bases de dados</w:t>
      </w:r>
      <w:bookmarkEnd w:id="231"/>
    </w:p>
    <w:tbl>
      <w:tblPr>
        <w:tblStyle w:val="Tabelacomgrade"/>
        <w:tblW w:w="0" w:type="auto"/>
        <w:jc w:val="center"/>
        <w:tblLook w:val="04A0" w:firstRow="1" w:lastRow="0" w:firstColumn="1" w:lastColumn="0" w:noHBand="0" w:noVBand="1"/>
      </w:tblPr>
      <w:tblGrid>
        <w:gridCol w:w="9061"/>
      </w:tblGrid>
      <w:tr w:rsidR="0082536B" w:rsidRPr="009B6CCF" w14:paraId="5AF8A461" w14:textId="77777777" w:rsidTr="00F96C1C">
        <w:trPr>
          <w:jc w:val="center"/>
        </w:trPr>
        <w:tc>
          <w:tcPr>
            <w:tcW w:w="9061" w:type="dxa"/>
          </w:tcPr>
          <w:p w14:paraId="4745C739" w14:textId="77777777" w:rsidR="0082536B" w:rsidRPr="009B6CCF" w:rsidRDefault="0082536B" w:rsidP="00F96C1C">
            <w:pPr>
              <w:keepNext/>
              <w:widowControl w:val="0"/>
              <w:ind w:firstLine="0"/>
              <w:jc w:val="center"/>
            </w:pPr>
            <w:r w:rsidRPr="009B6CCF">
              <w:rPr>
                <w:noProof/>
                <w:lang w:eastAsia="pt-BR"/>
              </w:rPr>
              <w:drawing>
                <wp:inline distT="0" distB="0" distL="0" distR="0" wp14:anchorId="63291C16" wp14:editId="28E45C97">
                  <wp:extent cx="5731241" cy="3234462"/>
                  <wp:effectExtent l="0" t="0" r="3175" b="4445"/>
                  <wp:docPr id="87726956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69566" name="Imagem 2"/>
                          <pic:cNvPicPr/>
                        </pic:nvPicPr>
                        <pic:blipFill>
                          <a:blip r:embed="rId32">
                            <a:extLst>
                              <a:ext uri="{28A0092B-C50C-407E-A947-70E740481C1C}">
                                <a14:useLocalDpi xmlns:a14="http://schemas.microsoft.com/office/drawing/2010/main" val="0"/>
                              </a:ext>
                            </a:extLst>
                          </a:blip>
                          <a:stretch>
                            <a:fillRect/>
                          </a:stretch>
                        </pic:blipFill>
                        <pic:spPr>
                          <a:xfrm>
                            <a:off x="0" y="0"/>
                            <a:ext cx="5731241" cy="3234462"/>
                          </a:xfrm>
                          <a:prstGeom prst="rect">
                            <a:avLst/>
                          </a:prstGeom>
                        </pic:spPr>
                      </pic:pic>
                    </a:graphicData>
                  </a:graphic>
                </wp:inline>
              </w:drawing>
            </w:r>
          </w:p>
        </w:tc>
      </w:tr>
    </w:tbl>
    <w:p w14:paraId="0FC712CE" w14:textId="77777777" w:rsidR="0082536B" w:rsidRPr="009B6CCF" w:rsidRDefault="0082536B" w:rsidP="00BA6157">
      <w:pPr>
        <w:pStyle w:val="Legenda"/>
      </w:pPr>
      <w:r w:rsidRPr="009B6CCF">
        <w:t xml:space="preserve">Elaboração: </w:t>
      </w:r>
      <w:r>
        <w:t>Autor</w:t>
      </w:r>
      <w:r w:rsidRPr="009B6CCF">
        <w:t xml:space="preserve"> (2026)</w:t>
      </w:r>
    </w:p>
    <w:p w14:paraId="43CE132D" w14:textId="77777777" w:rsidR="00F20037" w:rsidRDefault="00F20037" w:rsidP="0082536B"/>
    <w:p w14:paraId="7B7EE177" w14:textId="0351B4C2" w:rsidR="001C3040" w:rsidRDefault="00BF4A3E" w:rsidP="0082536B">
      <w:r w:rsidRPr="00BF4A3E">
        <w:t xml:space="preserve">Dada a criticidade da integridade toponímica para a identificação das quadras, a plataforma disponibiliza um módulo específico para a </w:t>
      </w:r>
      <w:r w:rsidRPr="00DC38C4">
        <w:t>vinculação assistida de logradouros</w:t>
      </w:r>
      <w:r w:rsidRPr="00BF4A3E">
        <w:t xml:space="preserve"> </w:t>
      </w:r>
      <w:r>
        <w:t>(</w:t>
      </w:r>
      <w:r>
        <w:fldChar w:fldCharType="begin"/>
      </w:r>
      <w:r>
        <w:instrText xml:space="preserve"> REF _Ref226574922 \h </w:instrText>
      </w:r>
      <w:r>
        <w:fldChar w:fldCharType="separate"/>
      </w:r>
      <w:r w:rsidR="00F02416" w:rsidRPr="009B6CCF">
        <w:t xml:space="preserve">Figura </w:t>
      </w:r>
      <w:r w:rsidR="00F02416">
        <w:rPr>
          <w:noProof/>
        </w:rPr>
        <w:t>15</w:t>
      </w:r>
      <w:r>
        <w:fldChar w:fldCharType="end"/>
      </w:r>
      <w:r>
        <w:t>)</w:t>
      </w:r>
      <w:r w:rsidRPr="00BF4A3E">
        <w:t xml:space="preserve">. Esta funcionalidade permite estabelecer associações manuais nos casos em que a divergência sintática impede o reconhecimento automático pelo algoritmo. Adicionalmente, o módulo permite o enriquecimento da base, possibilitando a inserção de registros viários nos casos de ausência de correspondência nativa no CNEFE. </w:t>
      </w:r>
    </w:p>
    <w:p w14:paraId="3A5CAA00" w14:textId="77777777" w:rsidR="0055168B" w:rsidRDefault="0055168B" w:rsidP="0082536B"/>
    <w:p w14:paraId="57B0B788" w14:textId="5FD010C1" w:rsidR="0055168B" w:rsidRPr="009B6CCF" w:rsidRDefault="0055168B" w:rsidP="0055168B">
      <w:pPr>
        <w:pStyle w:val="Legenda"/>
      </w:pPr>
      <w:bookmarkStart w:id="232" w:name="_Ref226574922"/>
      <w:bookmarkStart w:id="233" w:name="_Toc226883904"/>
      <w:r w:rsidRPr="00BA6157">
        <w:rPr>
          <w:sz w:val="24"/>
          <w:szCs w:val="24"/>
        </w:rPr>
        <w:lastRenderedPageBreak/>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F02416" w:rsidRPr="00BA6157">
        <w:rPr>
          <w:noProof/>
          <w:sz w:val="24"/>
          <w:szCs w:val="24"/>
        </w:rPr>
        <w:t>15</w:t>
      </w:r>
      <w:r w:rsidR="00F02416" w:rsidRPr="00BA6157">
        <w:rPr>
          <w:noProof/>
          <w:sz w:val="24"/>
          <w:szCs w:val="24"/>
        </w:rPr>
        <w:fldChar w:fldCharType="end"/>
      </w:r>
      <w:bookmarkEnd w:id="232"/>
      <w:r w:rsidRPr="00BA6157">
        <w:rPr>
          <w:sz w:val="24"/>
          <w:szCs w:val="24"/>
        </w:rPr>
        <w:t xml:space="preserve"> – </w:t>
      </w:r>
      <w:r w:rsidR="002064CC" w:rsidRPr="00BA6157">
        <w:rPr>
          <w:sz w:val="24"/>
          <w:szCs w:val="24"/>
        </w:rPr>
        <w:t>Módulo de vinculação assistida de logradouros (CIATA x CNEFE)</w:t>
      </w:r>
      <w:bookmarkEnd w:id="233"/>
    </w:p>
    <w:tbl>
      <w:tblPr>
        <w:tblStyle w:val="Tabelacomgrade"/>
        <w:tblW w:w="0" w:type="auto"/>
        <w:jc w:val="center"/>
        <w:tblLook w:val="04A0" w:firstRow="1" w:lastRow="0" w:firstColumn="1" w:lastColumn="0" w:noHBand="0" w:noVBand="1"/>
      </w:tblPr>
      <w:tblGrid>
        <w:gridCol w:w="9061"/>
      </w:tblGrid>
      <w:tr w:rsidR="0055168B" w:rsidRPr="009B6CCF" w14:paraId="3EF35E7D" w14:textId="77777777" w:rsidTr="00C34E1C">
        <w:trPr>
          <w:jc w:val="center"/>
        </w:trPr>
        <w:tc>
          <w:tcPr>
            <w:tcW w:w="9061" w:type="dxa"/>
          </w:tcPr>
          <w:p w14:paraId="317DB772" w14:textId="77777777" w:rsidR="0055168B" w:rsidRPr="009B6CCF" w:rsidRDefault="0055168B" w:rsidP="00C34E1C">
            <w:pPr>
              <w:keepNext/>
              <w:widowControl w:val="0"/>
              <w:ind w:firstLine="0"/>
              <w:jc w:val="center"/>
            </w:pPr>
            <w:r w:rsidRPr="009B6CCF">
              <w:rPr>
                <w:noProof/>
                <w:lang w:eastAsia="pt-BR"/>
              </w:rPr>
              <w:drawing>
                <wp:inline distT="0" distB="0" distL="0" distR="0" wp14:anchorId="55B6E709" wp14:editId="64CA1FD4">
                  <wp:extent cx="5562349" cy="4300220"/>
                  <wp:effectExtent l="0" t="0" r="635" b="5080"/>
                  <wp:docPr id="67688029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80299" name="Imagem 2"/>
                          <pic:cNvPicPr/>
                        </pic:nvPicPr>
                        <pic:blipFill>
                          <a:blip r:embed="rId33">
                            <a:extLst>
                              <a:ext uri="{28A0092B-C50C-407E-A947-70E740481C1C}">
                                <a14:useLocalDpi xmlns:a14="http://schemas.microsoft.com/office/drawing/2010/main" val="0"/>
                              </a:ext>
                            </a:extLst>
                          </a:blip>
                          <a:stretch>
                            <a:fillRect/>
                          </a:stretch>
                        </pic:blipFill>
                        <pic:spPr>
                          <a:xfrm>
                            <a:off x="0" y="0"/>
                            <a:ext cx="5562349" cy="4300220"/>
                          </a:xfrm>
                          <a:prstGeom prst="rect">
                            <a:avLst/>
                          </a:prstGeom>
                        </pic:spPr>
                      </pic:pic>
                    </a:graphicData>
                  </a:graphic>
                </wp:inline>
              </w:drawing>
            </w:r>
          </w:p>
        </w:tc>
      </w:tr>
    </w:tbl>
    <w:p w14:paraId="197CC598" w14:textId="77777777" w:rsidR="0055168B" w:rsidRPr="009B6CCF" w:rsidRDefault="0055168B" w:rsidP="00BA6157">
      <w:pPr>
        <w:pStyle w:val="Legenda"/>
      </w:pPr>
      <w:r w:rsidRPr="009B6CCF">
        <w:t xml:space="preserve">Elaboração: </w:t>
      </w:r>
      <w:r>
        <w:t>Autor</w:t>
      </w:r>
      <w:r w:rsidRPr="009B6CCF">
        <w:t xml:space="preserve"> (2026)</w:t>
      </w:r>
    </w:p>
    <w:p w14:paraId="62B50613" w14:textId="77777777" w:rsidR="0055168B" w:rsidRDefault="0055168B" w:rsidP="0055168B"/>
    <w:p w14:paraId="0B10BC1D" w14:textId="4678B5C6" w:rsidR="002A0514" w:rsidRPr="0082536B" w:rsidRDefault="001B4751" w:rsidP="0082536B">
      <w:r>
        <w:t>U</w:t>
      </w:r>
      <w:r w:rsidR="00DC38C4" w:rsidRPr="00DC38C4">
        <w:t xml:space="preserve">ma vez estabelecida a vinculação, o sistema habilita a geração de relatórios tabulares de integração. Para a representação geoespacial e a geração de geometrias, a metodologia consome dados do </w:t>
      </w:r>
      <w:r w:rsidR="00DC38C4" w:rsidRPr="00DC38C4">
        <w:rPr>
          <w:i/>
          <w:iCs/>
        </w:rPr>
        <w:t>OpenStreetMap</w:t>
      </w:r>
      <w:r w:rsidR="00DC38C4" w:rsidRPr="00DC38C4">
        <w:t xml:space="preserve"> (OSM). Devido ao volume de requisições e à latência intrínseca das consultas via API, esta etapa requer um processamento mais intensivo. A interface de interação com o OSM, que apresenta características específicas de filtragem e tratamento de objetos </w:t>
      </w:r>
      <w:r w:rsidR="00DC38C4" w:rsidRPr="00DC38C4">
        <w:rPr>
          <w:i/>
          <w:iCs/>
        </w:rPr>
        <w:t>LineString</w:t>
      </w:r>
      <w:r w:rsidR="00DC38C4" w:rsidRPr="00DC38C4">
        <w:t xml:space="preserve">, é </w:t>
      </w:r>
      <w:r w:rsidR="005C7AFA">
        <w:t>apresentada</w:t>
      </w:r>
      <w:r w:rsidR="00DC38C4" w:rsidRPr="00DC38C4">
        <w:t xml:space="preserve"> na </w:t>
      </w:r>
      <w:r w:rsidR="009418EA">
        <w:fldChar w:fldCharType="begin"/>
      </w:r>
      <w:r w:rsidR="009418EA">
        <w:instrText xml:space="preserve"> REF _Ref226644001 \h </w:instrText>
      </w:r>
      <w:r w:rsidR="009418EA">
        <w:fldChar w:fldCharType="separate"/>
      </w:r>
      <w:r w:rsidR="009418EA" w:rsidRPr="009B6CCF">
        <w:t xml:space="preserve">Figura </w:t>
      </w:r>
      <w:r w:rsidR="009418EA">
        <w:rPr>
          <w:noProof/>
        </w:rPr>
        <w:t>16</w:t>
      </w:r>
      <w:r w:rsidR="009418EA">
        <w:fldChar w:fldCharType="end"/>
      </w:r>
      <w:r w:rsidR="009418EA">
        <w:t xml:space="preserve"> </w:t>
      </w:r>
      <w:r w:rsidR="00DC38C4" w:rsidRPr="00DC38C4">
        <w:t>e discutida na seção</w:t>
      </w:r>
      <w:r w:rsidR="003F4359">
        <w:t xml:space="preserve"> </w:t>
      </w:r>
      <w:r>
        <w:fldChar w:fldCharType="begin"/>
      </w:r>
      <w:r>
        <w:instrText xml:space="preserve"> REF _Ref226577416 \r \h </w:instrText>
      </w:r>
      <w:r>
        <w:fldChar w:fldCharType="separate"/>
      </w:r>
      <w:r w:rsidR="00F02416">
        <w:t>3.3.5</w:t>
      </w:r>
      <w:r>
        <w:fldChar w:fldCharType="end"/>
      </w:r>
      <w:r w:rsidR="00DC38C4" w:rsidRPr="00DC38C4">
        <w:t>.</w:t>
      </w:r>
    </w:p>
    <w:p w14:paraId="48748B90" w14:textId="33499BC6" w:rsidR="002A0514" w:rsidRDefault="002A0514" w:rsidP="00647A7F"/>
    <w:p w14:paraId="75C9DCB1" w14:textId="5E45EC77" w:rsidR="0085270D" w:rsidRPr="00BA6157" w:rsidRDefault="0085270D" w:rsidP="0085270D">
      <w:pPr>
        <w:pStyle w:val="Legenda"/>
        <w:rPr>
          <w:sz w:val="24"/>
          <w:szCs w:val="24"/>
        </w:rPr>
      </w:pPr>
      <w:bookmarkStart w:id="234" w:name="_Ref226644001"/>
      <w:bookmarkStart w:id="235" w:name="_Toc226883905"/>
      <w:r w:rsidRPr="00BA6157">
        <w:rPr>
          <w:sz w:val="24"/>
          <w:szCs w:val="24"/>
        </w:rPr>
        <w:lastRenderedPageBreak/>
        <w:t xml:space="preserve">Figura </w:t>
      </w:r>
      <w:r w:rsidRPr="00BA6157">
        <w:rPr>
          <w:sz w:val="24"/>
          <w:szCs w:val="24"/>
        </w:rPr>
        <w:fldChar w:fldCharType="begin"/>
      </w:r>
      <w:r w:rsidRPr="00BA6157">
        <w:rPr>
          <w:sz w:val="24"/>
          <w:szCs w:val="24"/>
        </w:rPr>
        <w:instrText xml:space="preserve"> SEQ Figura \* ARABIC </w:instrText>
      </w:r>
      <w:r w:rsidRPr="00BA6157">
        <w:rPr>
          <w:sz w:val="24"/>
          <w:szCs w:val="24"/>
        </w:rPr>
        <w:fldChar w:fldCharType="separate"/>
      </w:r>
      <w:r w:rsidR="00F02416" w:rsidRPr="00BA6157">
        <w:rPr>
          <w:noProof/>
          <w:sz w:val="24"/>
          <w:szCs w:val="24"/>
        </w:rPr>
        <w:t>16</w:t>
      </w:r>
      <w:r w:rsidRPr="00BA6157">
        <w:rPr>
          <w:noProof/>
          <w:sz w:val="24"/>
          <w:szCs w:val="24"/>
        </w:rPr>
        <w:fldChar w:fldCharType="end"/>
      </w:r>
      <w:bookmarkEnd w:id="234"/>
      <w:r w:rsidRPr="00BA6157">
        <w:rPr>
          <w:sz w:val="24"/>
          <w:szCs w:val="24"/>
        </w:rPr>
        <w:t xml:space="preserve"> – Módulo de </w:t>
      </w:r>
      <w:r w:rsidR="003066E1" w:rsidRPr="00BA6157">
        <w:rPr>
          <w:sz w:val="24"/>
          <w:szCs w:val="24"/>
        </w:rPr>
        <w:t xml:space="preserve">consulta ao </w:t>
      </w:r>
      <w:r w:rsidR="003066E1" w:rsidRPr="00BA6157">
        <w:rPr>
          <w:i/>
          <w:iCs w:val="0"/>
          <w:sz w:val="24"/>
          <w:szCs w:val="24"/>
        </w:rPr>
        <w:t>OpenStreetMap</w:t>
      </w:r>
      <w:bookmarkEnd w:id="235"/>
    </w:p>
    <w:tbl>
      <w:tblPr>
        <w:tblStyle w:val="Tabelacomgrade"/>
        <w:tblW w:w="0" w:type="auto"/>
        <w:jc w:val="center"/>
        <w:tblLook w:val="04A0" w:firstRow="1" w:lastRow="0" w:firstColumn="1" w:lastColumn="0" w:noHBand="0" w:noVBand="1"/>
      </w:tblPr>
      <w:tblGrid>
        <w:gridCol w:w="9061"/>
      </w:tblGrid>
      <w:tr w:rsidR="0085270D" w:rsidRPr="009B6CCF" w14:paraId="7B4427E3" w14:textId="77777777" w:rsidTr="00D07488">
        <w:trPr>
          <w:jc w:val="center"/>
        </w:trPr>
        <w:tc>
          <w:tcPr>
            <w:tcW w:w="9061" w:type="dxa"/>
          </w:tcPr>
          <w:p w14:paraId="5C246504" w14:textId="77777777" w:rsidR="0085270D" w:rsidRPr="009B6CCF" w:rsidRDefault="0085270D" w:rsidP="00D07488">
            <w:pPr>
              <w:keepNext/>
              <w:widowControl w:val="0"/>
              <w:ind w:firstLine="0"/>
              <w:jc w:val="center"/>
            </w:pPr>
            <w:r w:rsidRPr="009B6CCF">
              <w:rPr>
                <w:noProof/>
                <w:lang w:eastAsia="pt-BR"/>
              </w:rPr>
              <w:drawing>
                <wp:inline distT="0" distB="0" distL="0" distR="0" wp14:anchorId="254945AA" wp14:editId="724CB7F9">
                  <wp:extent cx="5562349" cy="3916068"/>
                  <wp:effectExtent l="0" t="0" r="635" b="8255"/>
                  <wp:docPr id="158507942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79427" name="Imagem 2"/>
                          <pic:cNvPicPr/>
                        </pic:nvPicPr>
                        <pic:blipFill>
                          <a:blip r:embed="rId34">
                            <a:extLst>
                              <a:ext uri="{28A0092B-C50C-407E-A947-70E740481C1C}">
                                <a14:useLocalDpi xmlns:a14="http://schemas.microsoft.com/office/drawing/2010/main" val="0"/>
                              </a:ext>
                            </a:extLst>
                          </a:blip>
                          <a:stretch>
                            <a:fillRect/>
                          </a:stretch>
                        </pic:blipFill>
                        <pic:spPr>
                          <a:xfrm>
                            <a:off x="0" y="0"/>
                            <a:ext cx="5562349" cy="3916068"/>
                          </a:xfrm>
                          <a:prstGeom prst="rect">
                            <a:avLst/>
                          </a:prstGeom>
                        </pic:spPr>
                      </pic:pic>
                    </a:graphicData>
                  </a:graphic>
                </wp:inline>
              </w:drawing>
            </w:r>
          </w:p>
        </w:tc>
      </w:tr>
    </w:tbl>
    <w:p w14:paraId="00BB1CB7" w14:textId="77777777" w:rsidR="0085270D" w:rsidRPr="009B6CCF" w:rsidRDefault="0085270D" w:rsidP="00BA6157">
      <w:pPr>
        <w:pStyle w:val="Legenda"/>
      </w:pPr>
      <w:r w:rsidRPr="009B6CCF">
        <w:t xml:space="preserve">Elaboração: </w:t>
      </w:r>
      <w:r>
        <w:t>Autor</w:t>
      </w:r>
      <w:r w:rsidRPr="009B6CCF">
        <w:t xml:space="preserve"> (2026)</w:t>
      </w:r>
    </w:p>
    <w:p w14:paraId="7EE01671" w14:textId="77777777" w:rsidR="0085270D" w:rsidRPr="00203986" w:rsidRDefault="0085270D" w:rsidP="00647A7F"/>
    <w:p w14:paraId="0E4D33B1" w14:textId="77777777" w:rsidR="00250B16" w:rsidRDefault="001928A3" w:rsidP="009B6CCF">
      <w:pPr>
        <w:pStyle w:val="Ttulo1"/>
      </w:pPr>
      <w:bookmarkStart w:id="236" w:name="_Toc226643974"/>
      <w:r w:rsidRPr="009B6CCF">
        <w:lastRenderedPageBreak/>
        <w:t>APRESENTAÇÃO E ANÁLISE DOS RESULTADOS</w:t>
      </w:r>
      <w:bookmarkEnd w:id="236"/>
    </w:p>
    <w:p w14:paraId="5CE9D993" w14:textId="77777777" w:rsidR="00BD7504" w:rsidRPr="009B6CCF" w:rsidRDefault="00BD7504" w:rsidP="00EF7089">
      <w:pPr>
        <w:pStyle w:val="Ttulo2"/>
      </w:pPr>
      <w:bookmarkStart w:id="237" w:name="_Toc226643975"/>
      <w:r w:rsidRPr="009B6CCF">
        <w:t>Presença do CIATA nos cadastros imobiliários</w:t>
      </w:r>
      <w:bookmarkEnd w:id="237"/>
    </w:p>
    <w:p w14:paraId="2F7BDE01" w14:textId="019A957C" w:rsidR="00BD7504" w:rsidRDefault="006F1FAA" w:rsidP="00BD7504">
      <w:r w:rsidRPr="006F1FAA">
        <w:t xml:space="preserve">Os dados consolidados pela triangulação de métodos revelam a persistência do modelo CIATA como a estrutura fundamental da gestão territorial na amostra investigada. A </w:t>
      </w:r>
      <w:r w:rsidR="003F2A14">
        <w:fldChar w:fldCharType="begin"/>
      </w:r>
      <w:r w:rsidR="003F2A14">
        <w:instrText xml:space="preserve"> REF _Ref226230893 \h </w:instrText>
      </w:r>
      <w:r w:rsidR="003F2A14">
        <w:fldChar w:fldCharType="separate"/>
      </w:r>
      <w:r w:rsidR="00F02416" w:rsidRPr="009B6CCF">
        <w:t xml:space="preserve">Tabela </w:t>
      </w:r>
      <w:r w:rsidR="00F02416">
        <w:rPr>
          <w:noProof/>
        </w:rPr>
        <w:t>1</w:t>
      </w:r>
      <w:r w:rsidR="003F2A14">
        <w:fldChar w:fldCharType="end"/>
      </w:r>
      <w:r w:rsidR="008B5806">
        <w:t xml:space="preserve"> </w:t>
      </w:r>
      <w:r w:rsidRPr="006F1FAA">
        <w:t>sintetiza o alcance do padrão Setor-Quadra-Lote nas diferentes frentes de pesquisa.</w:t>
      </w:r>
      <w:r w:rsidR="00BD7504" w:rsidRPr="009B6CCF">
        <w:t xml:space="preserve"> </w:t>
      </w:r>
    </w:p>
    <w:p w14:paraId="583E33B6" w14:textId="77777777" w:rsidR="006F1FAA" w:rsidRPr="009B6CCF" w:rsidRDefault="006F1FAA" w:rsidP="00BD7504"/>
    <w:p w14:paraId="3E00A3BB" w14:textId="4E739546" w:rsidR="00BD7504" w:rsidRPr="00BA6157" w:rsidRDefault="00BD7504" w:rsidP="00BD7504">
      <w:pPr>
        <w:pStyle w:val="Legenda"/>
        <w:rPr>
          <w:sz w:val="24"/>
          <w:szCs w:val="24"/>
        </w:rPr>
      </w:pPr>
      <w:bookmarkStart w:id="238" w:name="_Ref226230893"/>
      <w:bookmarkStart w:id="239" w:name="_Toc226643937"/>
      <w:r w:rsidRPr="00BA6157">
        <w:rPr>
          <w:sz w:val="24"/>
          <w:szCs w:val="24"/>
        </w:rPr>
        <w:t xml:space="preserve">Tabela </w:t>
      </w:r>
      <w:r w:rsidR="00F02416" w:rsidRPr="00BA6157">
        <w:rPr>
          <w:sz w:val="24"/>
          <w:szCs w:val="24"/>
        </w:rPr>
        <w:fldChar w:fldCharType="begin"/>
      </w:r>
      <w:r w:rsidR="00F02416" w:rsidRPr="00BA6157">
        <w:rPr>
          <w:sz w:val="24"/>
          <w:szCs w:val="24"/>
        </w:rPr>
        <w:instrText xml:space="preserve"> SEQ Tabela \* ARABIC </w:instrText>
      </w:r>
      <w:r w:rsidR="00F02416" w:rsidRPr="00BA6157">
        <w:rPr>
          <w:sz w:val="24"/>
          <w:szCs w:val="24"/>
        </w:rPr>
        <w:fldChar w:fldCharType="separate"/>
      </w:r>
      <w:r w:rsidR="00F02416" w:rsidRPr="00BA6157">
        <w:rPr>
          <w:noProof/>
          <w:sz w:val="24"/>
          <w:szCs w:val="24"/>
        </w:rPr>
        <w:t>1</w:t>
      </w:r>
      <w:r w:rsidR="00F02416" w:rsidRPr="00BA6157">
        <w:rPr>
          <w:noProof/>
          <w:sz w:val="24"/>
          <w:szCs w:val="24"/>
        </w:rPr>
        <w:fldChar w:fldCharType="end"/>
      </w:r>
      <w:bookmarkEnd w:id="238"/>
      <w:r w:rsidRPr="00BA6157">
        <w:rPr>
          <w:sz w:val="24"/>
          <w:szCs w:val="24"/>
        </w:rPr>
        <w:t xml:space="preserve"> – Resultados das pesquisas de aderência ao CIATA</w:t>
      </w:r>
      <w:bookmarkEnd w:id="239"/>
    </w:p>
    <w:tbl>
      <w:tblPr>
        <w:tblStyle w:val="TabeladeGrade4-nfase11"/>
        <w:tblW w:w="7540" w:type="dxa"/>
        <w:tblLayout w:type="fixed"/>
        <w:tblLook w:val="04A0" w:firstRow="1" w:lastRow="0" w:firstColumn="1" w:lastColumn="0" w:noHBand="0" w:noVBand="1"/>
      </w:tblPr>
      <w:tblGrid>
        <w:gridCol w:w="2405"/>
        <w:gridCol w:w="1580"/>
        <w:gridCol w:w="1539"/>
        <w:gridCol w:w="2016"/>
      </w:tblGrid>
      <w:tr w:rsidR="008C4DF2" w:rsidRPr="009B6CCF" w14:paraId="142D633C" w14:textId="77777777" w:rsidTr="003B07E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39960ED5" w14:textId="7B7CFC2B" w:rsidR="008C4DF2" w:rsidRPr="009B6CCF" w:rsidRDefault="008C4DF2" w:rsidP="002E4667">
            <w:pPr>
              <w:ind w:firstLine="0"/>
              <w:jc w:val="left"/>
              <w:rPr>
                <w:rFonts w:eastAsia="Times New Roman" w:cs="Arial"/>
                <w:szCs w:val="24"/>
                <w:lang w:eastAsia="pt-BR"/>
              </w:rPr>
            </w:pPr>
            <w:r>
              <w:rPr>
                <w:rFonts w:eastAsia="Times New Roman" w:cs="Arial"/>
                <w:szCs w:val="24"/>
                <w:lang w:eastAsia="pt-BR"/>
              </w:rPr>
              <w:t>Método</w:t>
            </w:r>
            <w:r w:rsidR="00BB73A6">
              <w:rPr>
                <w:rFonts w:eastAsia="Times New Roman" w:cs="Arial"/>
                <w:szCs w:val="24"/>
                <w:lang w:eastAsia="pt-BR"/>
              </w:rPr>
              <w:t xml:space="preserve"> de investigação</w:t>
            </w:r>
          </w:p>
        </w:tc>
        <w:tc>
          <w:tcPr>
            <w:tcW w:w="1580" w:type="dxa"/>
            <w:noWrap/>
            <w:hideMark/>
          </w:tcPr>
          <w:p w14:paraId="4CC3C94F" w14:textId="483B8C0A" w:rsidR="008C4DF2" w:rsidRPr="009B6CCF" w:rsidRDefault="008C4DF2" w:rsidP="002E4667">
            <w:pPr>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Pr>
                <w:rFonts w:eastAsia="Times New Roman" w:cs="Arial"/>
                <w:szCs w:val="24"/>
                <w:lang w:eastAsia="pt-BR"/>
              </w:rPr>
              <w:t>Amostra</w:t>
            </w:r>
          </w:p>
        </w:tc>
        <w:tc>
          <w:tcPr>
            <w:tcW w:w="1539" w:type="dxa"/>
            <w:noWrap/>
            <w:hideMark/>
          </w:tcPr>
          <w:p w14:paraId="434579CE" w14:textId="77777777" w:rsidR="008C4DF2" w:rsidRPr="009B6CCF" w:rsidRDefault="008C4DF2" w:rsidP="002E4667">
            <w:pPr>
              <w:ind w:firstLine="0"/>
              <w:cnfStyle w:val="100000000000" w:firstRow="1" w:lastRow="0" w:firstColumn="0" w:lastColumn="0" w:oddVBand="0" w:evenVBand="0" w:oddHBand="0" w:evenHBand="0" w:firstRowFirstColumn="0" w:firstRowLastColumn="0" w:lastRowFirstColumn="0" w:lastRowLastColumn="0"/>
              <w:rPr>
                <w:rFonts w:eastAsia="Times New Roman" w:cs="Arial"/>
                <w:b w:val="0"/>
                <w:bCs w:val="0"/>
                <w:szCs w:val="24"/>
                <w:lang w:eastAsia="pt-BR"/>
              </w:rPr>
            </w:pPr>
            <w:r w:rsidRPr="009B6CCF">
              <w:rPr>
                <w:rFonts w:eastAsia="Times New Roman" w:cs="Arial"/>
                <w:szCs w:val="24"/>
                <w:lang w:eastAsia="pt-BR"/>
              </w:rPr>
              <w:t>Padrão CIATA</w:t>
            </w:r>
          </w:p>
        </w:tc>
        <w:tc>
          <w:tcPr>
            <w:tcW w:w="2016" w:type="dxa"/>
          </w:tcPr>
          <w:p w14:paraId="677F27F9" w14:textId="7B43CEF3" w:rsidR="008C4DF2" w:rsidRPr="009B6CCF" w:rsidRDefault="00A02CFC" w:rsidP="002E4667">
            <w:pPr>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A02CFC">
              <w:rPr>
                <w:rFonts w:eastAsia="Times New Roman" w:cs="Arial"/>
                <w:szCs w:val="24"/>
                <w:lang w:eastAsia="pt-BR"/>
              </w:rPr>
              <w:t>Presença de Georref</w:t>
            </w:r>
            <w:r w:rsidR="00C561C5">
              <w:rPr>
                <w:rFonts w:eastAsia="Times New Roman" w:cs="Arial"/>
                <w:szCs w:val="24"/>
                <w:lang w:eastAsia="pt-BR"/>
              </w:rPr>
              <w:t>er</w:t>
            </w:r>
            <w:r w:rsidR="003B07EA">
              <w:rPr>
                <w:rFonts w:eastAsia="Times New Roman" w:cs="Arial"/>
                <w:szCs w:val="24"/>
                <w:lang w:eastAsia="pt-BR"/>
              </w:rPr>
              <w:t>ê</w:t>
            </w:r>
            <w:r w:rsidR="00C561C5">
              <w:rPr>
                <w:rFonts w:eastAsia="Times New Roman" w:cs="Arial"/>
                <w:szCs w:val="24"/>
                <w:lang w:eastAsia="pt-BR"/>
              </w:rPr>
              <w:t>ncia</w:t>
            </w:r>
            <w:r w:rsidRPr="00A02CFC">
              <w:rPr>
                <w:rFonts w:eastAsia="Times New Roman" w:cs="Arial"/>
                <w:szCs w:val="24"/>
                <w:lang w:eastAsia="pt-BR"/>
              </w:rPr>
              <w:t xml:space="preserve"> </w:t>
            </w:r>
          </w:p>
        </w:tc>
      </w:tr>
      <w:tr w:rsidR="008C4DF2" w:rsidRPr="009B6CCF" w14:paraId="5A5E4456" w14:textId="77777777" w:rsidTr="003B07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C44BE3A" w14:textId="77777777" w:rsidR="008C4DF2" w:rsidRPr="00BD7FBF" w:rsidRDefault="008C4DF2" w:rsidP="008C4DF2">
            <w:pPr>
              <w:ind w:firstLine="0"/>
              <w:jc w:val="left"/>
              <w:rPr>
                <w:rFonts w:eastAsia="Times New Roman" w:cs="Arial"/>
                <w:b w:val="0"/>
                <w:bCs w:val="0"/>
                <w:szCs w:val="24"/>
                <w:lang w:eastAsia="pt-BR"/>
              </w:rPr>
            </w:pPr>
            <w:r w:rsidRPr="00BD7FBF">
              <w:rPr>
                <w:rFonts w:eastAsia="Times New Roman" w:cs="Arial"/>
                <w:b w:val="0"/>
                <w:bCs w:val="0"/>
                <w:szCs w:val="24"/>
                <w:lang w:eastAsia="pt-BR"/>
              </w:rPr>
              <w:t>Pesquisa Prefeituras</w:t>
            </w:r>
          </w:p>
        </w:tc>
        <w:tc>
          <w:tcPr>
            <w:tcW w:w="1580" w:type="dxa"/>
            <w:noWrap/>
            <w:hideMark/>
          </w:tcPr>
          <w:p w14:paraId="64429135" w14:textId="77777777" w:rsidR="008C4DF2" w:rsidRPr="009B6CCF" w:rsidRDefault="008C4DF2"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13</w:t>
            </w:r>
          </w:p>
        </w:tc>
        <w:tc>
          <w:tcPr>
            <w:tcW w:w="1539" w:type="dxa"/>
            <w:noWrap/>
            <w:hideMark/>
          </w:tcPr>
          <w:p w14:paraId="35EC58F7" w14:textId="4F798B78" w:rsidR="008C4DF2" w:rsidRPr="009B6CCF" w:rsidRDefault="008C4DF2"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100%</w:t>
            </w:r>
          </w:p>
        </w:tc>
        <w:tc>
          <w:tcPr>
            <w:tcW w:w="2016" w:type="dxa"/>
            <w:noWrap/>
          </w:tcPr>
          <w:p w14:paraId="471DB965" w14:textId="352CBD26" w:rsidR="008C4DF2" w:rsidRPr="009B6CCF" w:rsidRDefault="00A02CFC"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Pr>
                <w:rFonts w:eastAsia="Times New Roman" w:cs="Arial"/>
                <w:color w:val="000000"/>
                <w:szCs w:val="24"/>
                <w:lang w:eastAsia="pt-BR"/>
              </w:rPr>
              <w:t>15%</w:t>
            </w:r>
          </w:p>
        </w:tc>
      </w:tr>
      <w:tr w:rsidR="008C4DF2" w:rsidRPr="009B6CCF" w14:paraId="7951D843" w14:textId="77777777" w:rsidTr="003B07EA">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6D707F9D" w14:textId="77777777" w:rsidR="008C4DF2" w:rsidRPr="00BD7FBF" w:rsidRDefault="008C4DF2" w:rsidP="008C4DF2">
            <w:pPr>
              <w:ind w:firstLine="0"/>
              <w:jc w:val="left"/>
              <w:rPr>
                <w:rFonts w:eastAsia="Times New Roman" w:cs="Arial"/>
                <w:b w:val="0"/>
                <w:bCs w:val="0"/>
                <w:szCs w:val="24"/>
                <w:lang w:eastAsia="pt-BR"/>
              </w:rPr>
            </w:pPr>
            <w:r w:rsidRPr="00BD7FBF">
              <w:rPr>
                <w:rFonts w:eastAsia="Times New Roman" w:cs="Arial"/>
                <w:b w:val="0"/>
                <w:bCs w:val="0"/>
                <w:szCs w:val="24"/>
                <w:lang w:eastAsia="pt-BR"/>
              </w:rPr>
              <w:t>Imagens de carnês</w:t>
            </w:r>
          </w:p>
        </w:tc>
        <w:tc>
          <w:tcPr>
            <w:tcW w:w="1580" w:type="dxa"/>
            <w:noWrap/>
            <w:hideMark/>
          </w:tcPr>
          <w:p w14:paraId="0FDCAB37" w14:textId="77777777" w:rsidR="008C4DF2" w:rsidRPr="009B6CCF" w:rsidRDefault="008C4DF2"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57</w:t>
            </w:r>
          </w:p>
        </w:tc>
        <w:tc>
          <w:tcPr>
            <w:tcW w:w="1539" w:type="dxa"/>
            <w:noWrap/>
            <w:hideMark/>
          </w:tcPr>
          <w:p w14:paraId="61A3496D" w14:textId="62F5B5B9" w:rsidR="008C4DF2" w:rsidRPr="009B6CCF" w:rsidRDefault="008C4DF2"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100%</w:t>
            </w:r>
          </w:p>
        </w:tc>
        <w:tc>
          <w:tcPr>
            <w:tcW w:w="2016" w:type="dxa"/>
            <w:noWrap/>
          </w:tcPr>
          <w:p w14:paraId="5044C54C" w14:textId="70ED619E" w:rsidR="008C4DF2" w:rsidRPr="009B6CCF" w:rsidRDefault="00A02CFC"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Pr>
                <w:rFonts w:eastAsia="Times New Roman" w:cs="Arial"/>
                <w:color w:val="000000"/>
                <w:szCs w:val="24"/>
                <w:lang w:eastAsia="pt-BR"/>
              </w:rPr>
              <w:t>n/a</w:t>
            </w:r>
          </w:p>
        </w:tc>
      </w:tr>
      <w:tr w:rsidR="008C4DF2" w:rsidRPr="009B6CCF" w14:paraId="624759AC" w14:textId="77777777" w:rsidTr="003B07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53E27282" w14:textId="32834F31" w:rsidR="008C4DF2" w:rsidRPr="00BD7FBF" w:rsidRDefault="00B96C8D" w:rsidP="008C4DF2">
            <w:pPr>
              <w:ind w:firstLine="0"/>
              <w:jc w:val="left"/>
              <w:rPr>
                <w:rFonts w:eastAsia="Times New Roman" w:cs="Arial"/>
                <w:b w:val="0"/>
                <w:bCs w:val="0"/>
                <w:szCs w:val="24"/>
                <w:lang w:eastAsia="pt-BR"/>
              </w:rPr>
            </w:pPr>
            <w:r>
              <w:rPr>
                <w:rFonts w:eastAsia="Times New Roman" w:cs="Arial"/>
                <w:b w:val="0"/>
                <w:bCs w:val="0"/>
                <w:szCs w:val="24"/>
                <w:lang w:eastAsia="pt-BR"/>
              </w:rPr>
              <w:t>SINTER/</w:t>
            </w:r>
            <w:r w:rsidR="008C4DF2" w:rsidRPr="00BD7FBF">
              <w:rPr>
                <w:rFonts w:eastAsia="Times New Roman" w:cs="Arial"/>
                <w:b w:val="0"/>
                <w:bCs w:val="0"/>
                <w:szCs w:val="24"/>
                <w:lang w:eastAsia="pt-BR"/>
              </w:rPr>
              <w:t>CadUrb</w:t>
            </w:r>
          </w:p>
        </w:tc>
        <w:tc>
          <w:tcPr>
            <w:tcW w:w="1580" w:type="dxa"/>
            <w:noWrap/>
            <w:hideMark/>
          </w:tcPr>
          <w:p w14:paraId="314FBBEB" w14:textId="77777777" w:rsidR="008C4DF2" w:rsidRPr="009B6CCF" w:rsidRDefault="008C4DF2"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9</w:t>
            </w:r>
          </w:p>
        </w:tc>
        <w:tc>
          <w:tcPr>
            <w:tcW w:w="1539" w:type="dxa"/>
            <w:noWrap/>
            <w:hideMark/>
          </w:tcPr>
          <w:p w14:paraId="567F166A" w14:textId="26299F81" w:rsidR="008C4DF2" w:rsidRPr="009B6CCF" w:rsidRDefault="008C4DF2"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67%</w:t>
            </w:r>
          </w:p>
        </w:tc>
        <w:tc>
          <w:tcPr>
            <w:tcW w:w="2016" w:type="dxa"/>
            <w:noWrap/>
          </w:tcPr>
          <w:p w14:paraId="648BCD14" w14:textId="7F4BDA38" w:rsidR="008C4DF2" w:rsidRPr="009B6CCF" w:rsidRDefault="00FD5BF3"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Pr>
                <w:rFonts w:eastAsia="Times New Roman" w:cs="Arial"/>
                <w:color w:val="000000"/>
                <w:szCs w:val="24"/>
                <w:lang w:eastAsia="pt-BR"/>
              </w:rPr>
              <w:t>100%</w:t>
            </w:r>
          </w:p>
        </w:tc>
      </w:tr>
      <w:tr w:rsidR="008C4DF2" w:rsidRPr="009B6CCF" w14:paraId="6D1BC821" w14:textId="77777777" w:rsidTr="003B07EA">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6647FA6B" w14:textId="77777777" w:rsidR="008C4DF2" w:rsidRPr="00BD7FBF" w:rsidRDefault="008C4DF2" w:rsidP="008C4DF2">
            <w:pPr>
              <w:ind w:firstLine="0"/>
              <w:jc w:val="left"/>
              <w:rPr>
                <w:rFonts w:eastAsia="Times New Roman" w:cs="Arial"/>
                <w:b w:val="0"/>
                <w:bCs w:val="0"/>
                <w:szCs w:val="24"/>
                <w:lang w:eastAsia="pt-BR"/>
              </w:rPr>
            </w:pPr>
            <w:r w:rsidRPr="00BD7FBF">
              <w:rPr>
                <w:rFonts w:eastAsia="Times New Roman" w:cs="Arial"/>
                <w:b w:val="0"/>
                <w:bCs w:val="0"/>
                <w:szCs w:val="24"/>
                <w:lang w:eastAsia="pt-BR"/>
              </w:rPr>
              <w:t xml:space="preserve">Google </w:t>
            </w:r>
          </w:p>
        </w:tc>
        <w:tc>
          <w:tcPr>
            <w:tcW w:w="1580" w:type="dxa"/>
            <w:noWrap/>
            <w:hideMark/>
          </w:tcPr>
          <w:p w14:paraId="725EBA07" w14:textId="77777777" w:rsidR="008C4DF2" w:rsidRPr="009B6CCF" w:rsidRDefault="008C4DF2"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5570</w:t>
            </w:r>
          </w:p>
        </w:tc>
        <w:tc>
          <w:tcPr>
            <w:tcW w:w="1539" w:type="dxa"/>
            <w:noWrap/>
            <w:hideMark/>
          </w:tcPr>
          <w:p w14:paraId="7364116B" w14:textId="0AC0E5FA" w:rsidR="008C4DF2" w:rsidRPr="009B6CCF" w:rsidRDefault="008C4DF2"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53%</w:t>
            </w:r>
          </w:p>
        </w:tc>
        <w:tc>
          <w:tcPr>
            <w:tcW w:w="2016" w:type="dxa"/>
            <w:noWrap/>
          </w:tcPr>
          <w:p w14:paraId="60FD365F" w14:textId="74737061" w:rsidR="008C4DF2" w:rsidRPr="009B6CCF" w:rsidRDefault="00FD5BF3"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Pr>
                <w:rFonts w:eastAsia="Times New Roman" w:cs="Arial"/>
                <w:color w:val="000000"/>
                <w:szCs w:val="24"/>
                <w:lang w:eastAsia="pt-BR"/>
              </w:rPr>
              <w:t>n/a</w:t>
            </w:r>
          </w:p>
        </w:tc>
      </w:tr>
    </w:tbl>
    <w:p w14:paraId="5DD99039" w14:textId="4BA7026C" w:rsidR="00BD7504" w:rsidRPr="009B6CCF" w:rsidRDefault="00BD7504" w:rsidP="00BA6157">
      <w:pPr>
        <w:pStyle w:val="Legenda"/>
      </w:pPr>
      <w:r w:rsidRPr="009B6CCF">
        <w:t xml:space="preserve">Elaboração: </w:t>
      </w:r>
      <w:r>
        <w:t>Autor</w:t>
      </w:r>
      <w:r w:rsidRPr="009B6CCF">
        <w:t xml:space="preserve"> (2025)</w:t>
      </w:r>
      <w:ins w:id="240" w:author="Ednez Gomes Tavares" w:date="2026-04-10T15:50:00Z" w16du:dateUtc="2026-04-10T18:50:00Z">
        <w:r w:rsidR="005E1B41">
          <w:t xml:space="preserve"> </w:t>
        </w:r>
      </w:ins>
    </w:p>
    <w:p w14:paraId="7E7ECCD2" w14:textId="77777777" w:rsidR="00BD7504" w:rsidRPr="009B6CCF" w:rsidRDefault="00BD7504" w:rsidP="00BD7504"/>
    <w:p w14:paraId="618486A1" w14:textId="24E0CDD2" w:rsidR="00BD7504" w:rsidRPr="009B6CCF" w:rsidRDefault="00161DAD" w:rsidP="00BD7504">
      <w:r w:rsidRPr="00161DAD">
        <w:t>A partir dessa análise verificou-se que 38% dos municípios investigados (5 de 13) adotam sistemas que replicam integralmente o modelo do projeto CIATA, preservando inclusive suas deficiências estruturais mais relevantes. Tal configuração inviabiliza, na prática, a oferta de serviços eletrônicos básicos à população, a exemplo da emissão on-line de carnês de IPTU.</w:t>
      </w:r>
      <w:commentRangeStart w:id="241"/>
    </w:p>
    <w:p w14:paraId="342DAF85" w14:textId="48C17CE6" w:rsidR="00BD7504" w:rsidRDefault="00BD7504" w:rsidP="00BD7504">
      <w:r w:rsidRPr="009B6CCF">
        <w:t xml:space="preserve">Observou-se </w:t>
      </w:r>
      <w:r w:rsidR="00E45160">
        <w:t xml:space="preserve">também </w:t>
      </w:r>
      <w:r w:rsidRPr="009B6CCF">
        <w:t>uma correlação direta entre a obsolescência sistêmica e a ausência de indexação digital: municípios com processos puramente analógicos resultaram em retornos negativos na API de busca. Por conseguinte, os resultados positivos obtidos via GPSE devem ser interpretados como um limite inferior da realidade nacional, indicando um provável subdimensionamento da presença do padrão CIATA devido à exclusão digital de parcelas das administrações municipais.</w:t>
      </w:r>
      <w:commentRangeEnd w:id="241"/>
      <w:r w:rsidR="00161DAD">
        <w:rPr>
          <w:rStyle w:val="Refdecomentrio"/>
          <w:sz w:val="24"/>
          <w:szCs w:val="22"/>
        </w:rPr>
        <w:commentReference w:id="241"/>
      </w:r>
    </w:p>
    <w:p w14:paraId="47B6AD5C" w14:textId="77777777" w:rsidR="00A4699C" w:rsidRPr="009B6CCF" w:rsidRDefault="00A4699C" w:rsidP="002D729A">
      <w:pPr>
        <w:pStyle w:val="Ttulo2"/>
      </w:pPr>
      <w:bookmarkStart w:id="242" w:name="_Toc226643976"/>
      <w:r w:rsidRPr="009B6CCF">
        <w:t xml:space="preserve">Integração de Bases via </w:t>
      </w:r>
      <w:r w:rsidRPr="006B74B0">
        <w:rPr>
          <w:i/>
          <w:iCs/>
        </w:rPr>
        <w:t>SuperCIATA</w:t>
      </w:r>
      <w:bookmarkEnd w:id="242"/>
    </w:p>
    <w:p w14:paraId="3600D399" w14:textId="724540FB" w:rsidR="00E27630" w:rsidRPr="009B6CCF" w:rsidRDefault="008554B9" w:rsidP="00E27630">
      <w:r w:rsidRPr="008554B9">
        <w:t>O processo de integração revelou as potencialidades e, também, os desafios inerentes à heterogeneidade dos dados cadastrais originais. Inconsistências na padronização de logradouros</w:t>
      </w:r>
      <w:r>
        <w:t xml:space="preserve">, </w:t>
      </w:r>
      <w:r w:rsidRPr="008554B9">
        <w:t>como grafias divergentes entre o CNEFE e o CTU/CIATA, variações na granularidade das informações e ausências de registros em lotes vagos e áreas não edificadas figuraram entre os principais obstáculos identificados. Tais ocorrências reforçam a necessidade de etapas robustas de pré-</w:t>
      </w:r>
      <w:r w:rsidRPr="008554B9">
        <w:lastRenderedPageBreak/>
        <w:t>processamento e saneamento cadastral como condição para a ampliação da cobertura de automação, tendo em vista que, do universo de 460 quadras analisadas, apenas 33,2% apresentaram maturidade cadastral suficiente para o processamento direto pela metodologia proposta</w:t>
      </w:r>
    </w:p>
    <w:p w14:paraId="69755489" w14:textId="7030DCF3" w:rsidR="00FE4217" w:rsidRDefault="00841023" w:rsidP="00D94718">
      <w:pPr>
        <w:pStyle w:val="Ttulo3"/>
      </w:pPr>
      <w:bookmarkStart w:id="243" w:name="_Toc226643977"/>
      <w:r w:rsidRPr="00841023">
        <w:t xml:space="preserve">Especificidades e Desafios da Base </w:t>
      </w:r>
      <w:commentRangeStart w:id="244"/>
      <w:r w:rsidR="002A339A" w:rsidRPr="009B6CCF">
        <w:t>do CTU/CIATA</w:t>
      </w:r>
      <w:bookmarkEnd w:id="243"/>
      <w:commentRangeEnd w:id="244"/>
      <w:r w:rsidR="008554B9">
        <w:rPr>
          <w:rStyle w:val="Refdecomentrio"/>
          <w:sz w:val="24"/>
          <w:szCs w:val="24"/>
        </w:rPr>
        <w:commentReference w:id="244"/>
      </w:r>
    </w:p>
    <w:p w14:paraId="0F0B00B2" w14:textId="4023F90E" w:rsidR="00603125" w:rsidRDefault="00603125" w:rsidP="00603125">
      <w:r>
        <w:t xml:space="preserve">O desempenho do algoritmo na identificação das quadras é influenciado pela diversidade morfológica do tecido urbano e pela estrutura dos registros cadastrais preexistentes. A </w:t>
      </w:r>
      <w:r>
        <w:fldChar w:fldCharType="begin"/>
      </w:r>
      <w:r>
        <w:instrText xml:space="preserve"> REF _Ref224756970 \h </w:instrText>
      </w:r>
      <w:r>
        <w:fldChar w:fldCharType="separate"/>
      </w:r>
      <w:r w:rsidR="00F02416" w:rsidRPr="009B6CCF">
        <w:t xml:space="preserve">Figura </w:t>
      </w:r>
      <w:r w:rsidR="00F02416">
        <w:rPr>
          <w:noProof/>
        </w:rPr>
        <w:t>17</w:t>
      </w:r>
      <w:r>
        <w:fldChar w:fldCharType="end"/>
      </w:r>
      <w:r w:rsidRPr="00F43EEF">
        <w:rPr>
          <w:color w:val="FF0000"/>
        </w:rPr>
        <w:t xml:space="preserve"> </w:t>
      </w:r>
      <w:r>
        <w:t>apresenta a malha urbana do núcleo principal de Capanema (PR), categorizada segundo o nível de automação alcançado: em verde, destacam-se as quadras com processamento automatizado concluído; em vermelho, as instâncias que, devido à alta complexidade morfológica, foram sinalizadas para validação ou intervenção assistida.</w:t>
      </w:r>
    </w:p>
    <w:p w14:paraId="287E26BD" w14:textId="77777777" w:rsidR="00594A61" w:rsidRPr="009B6CCF" w:rsidRDefault="00594A61" w:rsidP="00313F82"/>
    <w:p w14:paraId="529F2F93" w14:textId="404ED2F1" w:rsidR="00A21BD2" w:rsidRPr="00BA6157" w:rsidRDefault="00A21BD2" w:rsidP="00A6278E">
      <w:pPr>
        <w:pStyle w:val="Legenda"/>
        <w:rPr>
          <w:sz w:val="24"/>
          <w:szCs w:val="24"/>
        </w:rPr>
      </w:pPr>
      <w:bookmarkStart w:id="245" w:name="_Ref224756970"/>
      <w:bookmarkStart w:id="246" w:name="_Toc226883906"/>
      <w:commentRangeStart w:id="247"/>
      <w:r w:rsidRPr="00BA6157">
        <w:rPr>
          <w:sz w:val="24"/>
          <w:szCs w:val="24"/>
        </w:rPr>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F02416" w:rsidRPr="00BA6157">
        <w:rPr>
          <w:noProof/>
          <w:sz w:val="24"/>
          <w:szCs w:val="24"/>
        </w:rPr>
        <w:t>17</w:t>
      </w:r>
      <w:r w:rsidR="00F02416" w:rsidRPr="00BA6157">
        <w:rPr>
          <w:noProof/>
          <w:sz w:val="24"/>
          <w:szCs w:val="24"/>
        </w:rPr>
        <w:fldChar w:fldCharType="end"/>
      </w:r>
      <w:bookmarkEnd w:id="245"/>
      <w:commentRangeEnd w:id="247"/>
      <w:r w:rsidR="00002447" w:rsidRPr="00BA6157">
        <w:rPr>
          <w:rStyle w:val="Refdecomentrio"/>
          <w:sz w:val="24"/>
          <w:szCs w:val="24"/>
        </w:rPr>
        <w:commentReference w:id="247"/>
      </w:r>
      <w:r w:rsidRPr="00BA6157">
        <w:rPr>
          <w:sz w:val="24"/>
          <w:szCs w:val="24"/>
        </w:rPr>
        <w:t xml:space="preserve"> – Total de quadras no CTU/CIATA</w:t>
      </w:r>
      <w:bookmarkEnd w:id="246"/>
    </w:p>
    <w:tbl>
      <w:tblPr>
        <w:tblStyle w:val="Tabelacomgrade"/>
        <w:tblW w:w="0" w:type="auto"/>
        <w:jc w:val="center"/>
        <w:tblLook w:val="04A0" w:firstRow="1" w:lastRow="0" w:firstColumn="1" w:lastColumn="0" w:noHBand="0" w:noVBand="1"/>
      </w:tblPr>
      <w:tblGrid>
        <w:gridCol w:w="9061"/>
      </w:tblGrid>
      <w:tr w:rsidR="00A21BD2" w:rsidRPr="009B6CCF" w14:paraId="1D96D501" w14:textId="77777777" w:rsidTr="00926561">
        <w:trPr>
          <w:jc w:val="center"/>
        </w:trPr>
        <w:tc>
          <w:tcPr>
            <w:tcW w:w="9061" w:type="dxa"/>
          </w:tcPr>
          <w:p w14:paraId="3FF10D45" w14:textId="77777777" w:rsidR="00A21BD2" w:rsidRPr="009B6CCF" w:rsidRDefault="00A21BD2" w:rsidP="00926561">
            <w:pPr>
              <w:keepNext/>
              <w:widowControl w:val="0"/>
              <w:ind w:left="-109" w:firstLine="0"/>
              <w:jc w:val="center"/>
            </w:pPr>
            <w:r w:rsidRPr="009B6CCF">
              <w:rPr>
                <w:noProof/>
                <w:lang w:eastAsia="pt-BR"/>
              </w:rPr>
              <w:drawing>
                <wp:inline distT="0" distB="0" distL="0" distR="0" wp14:anchorId="595D1489" wp14:editId="62E9A48F">
                  <wp:extent cx="5752893" cy="4321861"/>
                  <wp:effectExtent l="0" t="0" r="635" b="2540"/>
                  <wp:docPr id="3438054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27719" name="Imagem 1"/>
                          <pic:cNvPicPr/>
                        </pic:nvPicPr>
                        <pic:blipFill>
                          <a:blip r:embed="rId35">
                            <a:extLst>
                              <a:ext uri="{28A0092B-C50C-407E-A947-70E740481C1C}">
                                <a14:useLocalDpi xmlns:a14="http://schemas.microsoft.com/office/drawing/2010/main" val="0"/>
                              </a:ext>
                            </a:extLst>
                          </a:blip>
                          <a:stretch>
                            <a:fillRect/>
                          </a:stretch>
                        </pic:blipFill>
                        <pic:spPr>
                          <a:xfrm>
                            <a:off x="0" y="0"/>
                            <a:ext cx="5752893" cy="4321861"/>
                          </a:xfrm>
                          <a:prstGeom prst="rect">
                            <a:avLst/>
                          </a:prstGeom>
                        </pic:spPr>
                      </pic:pic>
                    </a:graphicData>
                  </a:graphic>
                </wp:inline>
              </w:drawing>
            </w:r>
          </w:p>
        </w:tc>
      </w:tr>
    </w:tbl>
    <w:p w14:paraId="3E763F09" w14:textId="3511AC74" w:rsidR="00A21BD2" w:rsidRPr="009B6CCF" w:rsidRDefault="00A21BD2" w:rsidP="00BA6157">
      <w:pPr>
        <w:pStyle w:val="Legenda"/>
      </w:pPr>
      <w:r w:rsidRPr="009B6CCF">
        <w:t xml:space="preserve">Fonte: </w:t>
      </w:r>
      <w:r w:rsidRPr="009B6CCF">
        <w:fldChar w:fldCharType="begin"/>
      </w:r>
      <w:r w:rsidR="006C5394" w:rsidRPr="009B6CCF">
        <w:instrText xml:space="preserve"> ADDIN ZOTERO_ITEM CSL_CITATION {"citationID":"U5SXaLe3","properties":{"formattedCitation":"(SIGWEB-Capanema,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D81FBC">
        <w:t>Autor</w:t>
      </w:r>
      <w:r w:rsidRPr="009B6CCF">
        <w:t>(2026)</w:t>
      </w:r>
    </w:p>
    <w:p w14:paraId="2ADF4678" w14:textId="77777777" w:rsidR="00A21BD2" w:rsidRPr="009B6CCF" w:rsidRDefault="00A21BD2" w:rsidP="00313F82"/>
    <w:p w14:paraId="44AB64E9" w14:textId="77777777" w:rsidR="00705784" w:rsidRPr="000A5ABF" w:rsidRDefault="00705784" w:rsidP="00705784">
      <w:r>
        <w:t xml:space="preserve">Do universo de 460 quadras registradas no Cadastro Territorial Urbano (CTU/CIATA), 153 apresentaram conformidade morfológica para o processamento </w:t>
      </w:r>
      <w:r>
        <w:lastRenderedPageBreak/>
        <w:t xml:space="preserve">direto via metodologia </w:t>
      </w:r>
      <w:r w:rsidRPr="003E2E20">
        <w:rPr>
          <w:i/>
          <w:iCs/>
        </w:rPr>
        <w:t>SuperCIATA</w:t>
      </w:r>
      <w:r>
        <w:t>, o que representa 33,2% de automação imediata da malha urbana.</w:t>
      </w:r>
    </w:p>
    <w:p w14:paraId="39F51C85" w14:textId="2BC45902" w:rsidR="00313F82" w:rsidRPr="009B6CCF" w:rsidRDefault="00313F82" w:rsidP="00313F82">
      <w:r w:rsidRPr="009B6CCF">
        <w:t>Os principais fatores de impedimento à integração automática foram:</w:t>
      </w:r>
    </w:p>
    <w:p w14:paraId="634A9554" w14:textId="12109382" w:rsidR="00A21BD2" w:rsidRPr="009B6CCF" w:rsidRDefault="006D2FAC" w:rsidP="00EA3516">
      <w:pPr>
        <w:pStyle w:val="Tpico"/>
      </w:pPr>
      <w:r>
        <w:t>a</w:t>
      </w:r>
      <w:r w:rsidR="00A21BD2" w:rsidRPr="009B6CCF">
        <w:t>usência de delimitação física por logradouros consolidados;</w:t>
      </w:r>
    </w:p>
    <w:p w14:paraId="6ACD35A1" w14:textId="20F78BF7" w:rsidR="00A21BD2" w:rsidRPr="009B6CCF" w:rsidRDefault="006D2FAC" w:rsidP="00EA3516">
      <w:pPr>
        <w:pStyle w:val="Tpico"/>
      </w:pPr>
      <w:r>
        <w:t>d</w:t>
      </w:r>
      <w:r w:rsidR="00A21BD2" w:rsidRPr="009B6CCF">
        <w:t>elimitação por vias sem denominação oficial ou com grafias divergentes entre as bases;</w:t>
      </w:r>
    </w:p>
    <w:p w14:paraId="5BE3ABAD" w14:textId="0E930DC2" w:rsidR="00A21BD2" w:rsidRPr="009B6CCF" w:rsidRDefault="006D2FAC" w:rsidP="00EA3516">
      <w:pPr>
        <w:pStyle w:val="Tpico"/>
      </w:pPr>
      <w:r>
        <w:t>i</w:t>
      </w:r>
      <w:r w:rsidR="00A21BD2" w:rsidRPr="009B6CCF">
        <w:t xml:space="preserve">nexistência de </w:t>
      </w:r>
      <w:r w:rsidR="00FA2E52" w:rsidRPr="009B6CCF">
        <w:t xml:space="preserve">endereço de </w:t>
      </w:r>
      <w:r w:rsidR="00AD4C45" w:rsidRPr="009B6CCF">
        <w:t xml:space="preserve">pelo menos uma </w:t>
      </w:r>
      <w:r w:rsidR="00CF5F40" w:rsidRPr="009B6CCF">
        <w:t>unidade imobiliária</w:t>
      </w:r>
      <w:r w:rsidR="00A21BD2" w:rsidRPr="009B6CCF">
        <w:t xml:space="preserve"> cadastrado nas faces de quadra;</w:t>
      </w:r>
    </w:p>
    <w:p w14:paraId="0C16E64A" w14:textId="3A8394AF" w:rsidR="00A21BD2" w:rsidRPr="009B6CCF" w:rsidRDefault="006D2FAC" w:rsidP="00EA3516">
      <w:pPr>
        <w:pStyle w:val="Tpico"/>
      </w:pPr>
      <w:r>
        <w:t>q</w:t>
      </w:r>
      <w:r w:rsidR="00A21BD2" w:rsidRPr="009B6CCF">
        <w:t>uadras registradas no CTU/CIATA que ainda não possuem ocupação ou infraestrutura (vazios urbanos);</w:t>
      </w:r>
    </w:p>
    <w:p w14:paraId="658D6A1D" w14:textId="0B754DED" w:rsidR="00A21BD2" w:rsidRPr="009B6CCF" w:rsidRDefault="00C03748" w:rsidP="00EA3516">
      <w:pPr>
        <w:pStyle w:val="Tpico"/>
      </w:pPr>
      <w:r>
        <w:t>á</w:t>
      </w:r>
      <w:r w:rsidR="00A21BD2" w:rsidRPr="009B6CCF">
        <w:t>reas em estágio de regularização fundiária, com geometria ainda não consolidada no sistema oficial.</w:t>
      </w:r>
    </w:p>
    <w:p w14:paraId="1215F5E4" w14:textId="11748878" w:rsidR="00A21BD2" w:rsidRDefault="00A21BD2" w:rsidP="00A21BD2">
      <w:pPr>
        <w:rPr>
          <w:ins w:id="248" w:author="Ednez Gomes Tavares" w:date="2026-04-10T16:06:00Z" w16du:dateUtc="2026-04-10T19:06:00Z"/>
        </w:rPr>
      </w:pPr>
      <w:r w:rsidRPr="009B6CCF">
        <w:t xml:space="preserve">A </w:t>
      </w:r>
      <w:r w:rsidR="00B6673C" w:rsidRPr="009B6CCF">
        <w:fldChar w:fldCharType="begin"/>
      </w:r>
      <w:r w:rsidR="00B6673C" w:rsidRPr="009B6CCF">
        <w:instrText xml:space="preserve"> REF _Ref223426237 \h </w:instrText>
      </w:r>
      <w:r w:rsidR="00B6673C" w:rsidRPr="009B6CCF">
        <w:fldChar w:fldCharType="separate"/>
      </w:r>
      <w:r w:rsidR="00F02416" w:rsidRPr="009B6CCF">
        <w:t xml:space="preserve">Figura </w:t>
      </w:r>
      <w:r w:rsidR="00F02416">
        <w:rPr>
          <w:noProof/>
        </w:rPr>
        <w:t>18</w:t>
      </w:r>
      <w:r w:rsidR="00B6673C" w:rsidRPr="009B6CCF">
        <w:fldChar w:fldCharType="end"/>
      </w:r>
      <w:r w:rsidR="00B6673C" w:rsidRPr="009B6CCF">
        <w:t xml:space="preserve"> </w:t>
      </w:r>
      <w:r w:rsidRPr="009B6CCF">
        <w:t>detalha exemplos de quadras não reconhecidas, destacando-se o impacto da ausência de logradouros nomeados (</w:t>
      </w:r>
      <w:r w:rsidR="00B667F1" w:rsidRPr="009B6CCF">
        <w:t xml:space="preserve">quadras </w:t>
      </w:r>
      <w:r w:rsidRPr="009B6CCF">
        <w:t>em vermelho) como barreira à correlação lógica.</w:t>
      </w:r>
    </w:p>
    <w:p w14:paraId="339A7B5B" w14:textId="77777777" w:rsidR="006D2FAC" w:rsidRPr="009B6CCF" w:rsidRDefault="006D2FAC" w:rsidP="00A21BD2"/>
    <w:p w14:paraId="54858F0E" w14:textId="668DC517" w:rsidR="004C6B2C" w:rsidRPr="00C03748" w:rsidRDefault="004C6B2C" w:rsidP="00A6278E">
      <w:pPr>
        <w:pStyle w:val="Legenda"/>
        <w:rPr>
          <w:sz w:val="24"/>
          <w:szCs w:val="24"/>
        </w:rPr>
      </w:pPr>
      <w:bookmarkStart w:id="249" w:name="_Ref223426237"/>
      <w:bookmarkStart w:id="250" w:name="_Toc226883907"/>
      <w:r w:rsidRPr="00C03748">
        <w:rPr>
          <w:sz w:val="24"/>
          <w:szCs w:val="24"/>
        </w:rPr>
        <w:lastRenderedPageBreak/>
        <w:t xml:space="preserve">Figura </w:t>
      </w:r>
      <w:r w:rsidR="00F02416" w:rsidRPr="00C03748">
        <w:rPr>
          <w:sz w:val="24"/>
          <w:szCs w:val="24"/>
        </w:rPr>
        <w:fldChar w:fldCharType="begin"/>
      </w:r>
      <w:r w:rsidR="00F02416" w:rsidRPr="00C03748">
        <w:rPr>
          <w:sz w:val="24"/>
          <w:szCs w:val="24"/>
        </w:rPr>
        <w:instrText xml:space="preserve"> SEQ Figura \* ARABIC </w:instrText>
      </w:r>
      <w:r w:rsidR="00F02416" w:rsidRPr="00C03748">
        <w:rPr>
          <w:sz w:val="24"/>
          <w:szCs w:val="24"/>
        </w:rPr>
        <w:fldChar w:fldCharType="separate"/>
      </w:r>
      <w:r w:rsidR="00F02416" w:rsidRPr="00C03748">
        <w:rPr>
          <w:noProof/>
          <w:sz w:val="24"/>
          <w:szCs w:val="24"/>
        </w:rPr>
        <w:t>18</w:t>
      </w:r>
      <w:r w:rsidR="00F02416" w:rsidRPr="00C03748">
        <w:rPr>
          <w:noProof/>
          <w:sz w:val="24"/>
          <w:szCs w:val="24"/>
        </w:rPr>
        <w:fldChar w:fldCharType="end"/>
      </w:r>
      <w:bookmarkEnd w:id="249"/>
      <w:r w:rsidRPr="00C03748">
        <w:rPr>
          <w:sz w:val="24"/>
          <w:szCs w:val="24"/>
        </w:rPr>
        <w:t xml:space="preserve"> – Exemplo de quadras não </w:t>
      </w:r>
      <w:r w:rsidR="00BD1EBE" w:rsidRPr="00C03748">
        <w:rPr>
          <w:sz w:val="24"/>
          <w:szCs w:val="24"/>
        </w:rPr>
        <w:t>reconhecidas</w:t>
      </w:r>
      <w:r w:rsidRPr="00C03748">
        <w:rPr>
          <w:sz w:val="24"/>
          <w:szCs w:val="24"/>
        </w:rPr>
        <w:t xml:space="preserve"> pelo </w:t>
      </w:r>
      <w:r w:rsidRPr="00C03748">
        <w:rPr>
          <w:i/>
          <w:sz w:val="24"/>
          <w:szCs w:val="24"/>
        </w:rPr>
        <w:t>SuperCIATA</w:t>
      </w:r>
      <w:bookmarkEnd w:id="250"/>
    </w:p>
    <w:tbl>
      <w:tblPr>
        <w:tblStyle w:val="Tabelacomgrade"/>
        <w:tblW w:w="0" w:type="auto"/>
        <w:jc w:val="center"/>
        <w:tblLook w:val="04A0" w:firstRow="1" w:lastRow="0" w:firstColumn="1" w:lastColumn="0" w:noHBand="0" w:noVBand="1"/>
      </w:tblPr>
      <w:tblGrid>
        <w:gridCol w:w="9061"/>
      </w:tblGrid>
      <w:tr w:rsidR="004C6B2C" w:rsidRPr="009B6CCF" w14:paraId="528FA906" w14:textId="77777777" w:rsidTr="00926561">
        <w:trPr>
          <w:jc w:val="center"/>
        </w:trPr>
        <w:tc>
          <w:tcPr>
            <w:tcW w:w="9061" w:type="dxa"/>
          </w:tcPr>
          <w:p w14:paraId="22CDF729" w14:textId="77777777" w:rsidR="004C6B2C" w:rsidRPr="009B6CCF" w:rsidRDefault="004C6B2C" w:rsidP="00926561">
            <w:pPr>
              <w:keepNext/>
              <w:widowControl w:val="0"/>
              <w:ind w:left="-109" w:firstLine="0"/>
              <w:jc w:val="center"/>
            </w:pPr>
            <w:r w:rsidRPr="009B6CCF">
              <w:rPr>
                <w:noProof/>
                <w:lang w:eastAsia="pt-BR"/>
              </w:rPr>
              <w:drawing>
                <wp:inline distT="0" distB="0" distL="0" distR="0" wp14:anchorId="74BAEFDD" wp14:editId="1A6054BF">
                  <wp:extent cx="5760085" cy="4327263"/>
                  <wp:effectExtent l="0" t="0" r="0" b="0"/>
                  <wp:docPr id="20343289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28959" name="Imagem 1"/>
                          <pic:cNvPicPr/>
                        </pic:nvPicPr>
                        <pic:blipFill>
                          <a:blip r:embed="rId36">
                            <a:extLst>
                              <a:ext uri="{28A0092B-C50C-407E-A947-70E740481C1C}">
                                <a14:useLocalDpi xmlns:a14="http://schemas.microsoft.com/office/drawing/2010/main" val="0"/>
                              </a:ext>
                            </a:extLst>
                          </a:blip>
                          <a:stretch>
                            <a:fillRect/>
                          </a:stretch>
                        </pic:blipFill>
                        <pic:spPr>
                          <a:xfrm>
                            <a:off x="0" y="0"/>
                            <a:ext cx="5760085" cy="4327263"/>
                          </a:xfrm>
                          <a:prstGeom prst="rect">
                            <a:avLst/>
                          </a:prstGeom>
                        </pic:spPr>
                      </pic:pic>
                    </a:graphicData>
                  </a:graphic>
                </wp:inline>
              </w:drawing>
            </w:r>
          </w:p>
        </w:tc>
      </w:tr>
    </w:tbl>
    <w:p w14:paraId="3EA3F846" w14:textId="6847AB10" w:rsidR="003C4B5A" w:rsidRPr="009B6CCF" w:rsidRDefault="003C4B5A" w:rsidP="00C03748">
      <w:pPr>
        <w:pStyle w:val="Legenda"/>
      </w:pPr>
      <w:r w:rsidRPr="009B6CCF">
        <w:t xml:space="preserve">Fonte: </w:t>
      </w:r>
      <w:r w:rsidRPr="009B6CCF">
        <w:fldChar w:fldCharType="begin"/>
      </w:r>
      <w:r w:rsidR="006C5394" w:rsidRPr="009B6CCF">
        <w:instrText xml:space="preserve"> ADDIN ZOTERO_ITEM CSL_CITATION {"citationID":"XnzKrQo8","properties":{"formattedCitation":"(SIGWEB-Capanema,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D81FBC">
        <w:t>Autor</w:t>
      </w:r>
      <w:r w:rsidRPr="009B6CCF">
        <w:t xml:space="preserve"> (2026)</w:t>
      </w:r>
    </w:p>
    <w:p w14:paraId="7843E71E" w14:textId="77777777" w:rsidR="002F568C" w:rsidRPr="009B6CCF" w:rsidRDefault="002F568C" w:rsidP="005D1422"/>
    <w:p w14:paraId="2C01BE2F" w14:textId="643CDB04" w:rsidR="007333E9" w:rsidRPr="009B6CCF" w:rsidRDefault="00A24D71" w:rsidP="00926561">
      <w:pPr>
        <w:pStyle w:val="Ttulo3"/>
      </w:pPr>
      <w:bookmarkStart w:id="251" w:name="_Toc226643978"/>
      <w:r w:rsidRPr="00A24D71">
        <w:t>Especificidades e Desafios da Integração com a Base CNEFE (IBGE</w:t>
      </w:r>
      <w:commentRangeStart w:id="252"/>
      <w:r w:rsidR="007333E9" w:rsidRPr="009B6CCF">
        <w:t>)</w:t>
      </w:r>
      <w:bookmarkEnd w:id="251"/>
      <w:commentRangeEnd w:id="252"/>
      <w:r w:rsidR="00002447" w:rsidRPr="009B6CCF">
        <w:rPr>
          <w:rStyle w:val="Refdecomentrio"/>
          <w:sz w:val="24"/>
          <w:szCs w:val="24"/>
        </w:rPr>
        <w:commentReference w:id="252"/>
      </w:r>
    </w:p>
    <w:p w14:paraId="0A8ACF73" w14:textId="0D27F6BC" w:rsidR="00AF79B9" w:rsidRPr="009B6CCF" w:rsidRDefault="00AF79B9" w:rsidP="00AF79B9">
      <w:r w:rsidRPr="009B6CCF">
        <w:t>Embora o Cadastro Nacional de Endereços para Fins Estatísticos (CNEFE) constitua a base de dados de endereçamento mais abrangente do país, sua aplicação</w:t>
      </w:r>
      <w:r w:rsidR="00087F00" w:rsidRPr="009B6CCF">
        <w:t xml:space="preserve"> no </w:t>
      </w:r>
      <w:r w:rsidR="00087F00" w:rsidRPr="009B6CCF">
        <w:rPr>
          <w:i/>
          <w:iCs/>
        </w:rPr>
        <w:t>SuperCIATA</w:t>
      </w:r>
      <w:r w:rsidRPr="009B6CCF">
        <w:t xml:space="preserve"> apresenta restrições específicas:</w:t>
      </w:r>
    </w:p>
    <w:p w14:paraId="2825F658" w14:textId="6B003E18" w:rsidR="002B357C" w:rsidRPr="006D2FAC" w:rsidRDefault="002B357C" w:rsidP="00EA3516">
      <w:pPr>
        <w:pStyle w:val="Tpico"/>
      </w:pPr>
      <w:r w:rsidRPr="00C03748">
        <w:t xml:space="preserve">Ausência </w:t>
      </w:r>
      <w:r w:rsidR="009609E8" w:rsidRPr="00C03748">
        <w:t xml:space="preserve">de pontos de </w:t>
      </w:r>
      <w:r w:rsidR="0095752F" w:rsidRPr="00C03748">
        <w:t>á</w:t>
      </w:r>
      <w:r w:rsidRPr="00C03748">
        <w:t xml:space="preserve">reas </w:t>
      </w:r>
      <w:r w:rsidR="00AF79B9" w:rsidRPr="00C03748">
        <w:t xml:space="preserve">não </w:t>
      </w:r>
      <w:r w:rsidR="00E64EE5" w:rsidRPr="00C03748">
        <w:t>e</w:t>
      </w:r>
      <w:r w:rsidR="00AF79B9" w:rsidRPr="00C03748">
        <w:t>dificadas</w:t>
      </w:r>
      <w:r w:rsidR="00AF79B9" w:rsidRPr="006D2FAC">
        <w:t xml:space="preserve"> –</w:t>
      </w:r>
      <w:r w:rsidRPr="006D2FAC">
        <w:t xml:space="preserve"> Por se tratar de um cadastro voltado ao censo demográfico, o CNEFE não coleta dados sobre lotes vagos ou áreas sem edificações consolidadas, o que gera lacunas na malha cadastral urbana.</w:t>
      </w:r>
    </w:p>
    <w:p w14:paraId="63B74C29" w14:textId="633DC0A8" w:rsidR="002B357C" w:rsidRPr="006D2FAC" w:rsidRDefault="002B357C" w:rsidP="00EA3516">
      <w:pPr>
        <w:pStyle w:val="Tpico"/>
      </w:pPr>
      <w:r w:rsidRPr="00C03748">
        <w:t xml:space="preserve">Baixa </w:t>
      </w:r>
      <w:r w:rsidR="00E64EE5" w:rsidRPr="00C03748">
        <w:t>p</w:t>
      </w:r>
      <w:r w:rsidRPr="00C03748">
        <w:t xml:space="preserve">eriodicidade de </w:t>
      </w:r>
      <w:r w:rsidR="00E64EE5" w:rsidRPr="00C03748">
        <w:t>a</w:t>
      </w:r>
      <w:r w:rsidRPr="00C03748">
        <w:t>tualização</w:t>
      </w:r>
      <w:r w:rsidR="00217858" w:rsidRPr="006D2FAC">
        <w:t xml:space="preserve"> –</w:t>
      </w:r>
      <w:r w:rsidRPr="006D2FAC">
        <w:t xml:space="preserve"> O intervalo entre as grandes coletas censitárias compromete a detecção de novos parcelamentos de solo e expansões urbanas recentes, limitando a eficácia do algoritmo em áreas de crescimento acelerado.</w:t>
      </w:r>
    </w:p>
    <w:p w14:paraId="4C52FD87" w14:textId="63A1B6B1" w:rsidR="00CD3E7F" w:rsidRPr="009B6CCF" w:rsidRDefault="002B357C" w:rsidP="00EA3516">
      <w:pPr>
        <w:pStyle w:val="Tpico"/>
      </w:pPr>
      <w:r w:rsidRPr="00C03748">
        <w:t xml:space="preserve">Inconsistências de </w:t>
      </w:r>
      <w:r w:rsidR="00E64EE5" w:rsidRPr="00C03748">
        <w:t>t</w:t>
      </w:r>
      <w:r w:rsidRPr="00C03748">
        <w:t>oponímia</w:t>
      </w:r>
      <w:r w:rsidR="00CD3E7F" w:rsidRPr="006D2FAC">
        <w:t xml:space="preserve"> –</w:t>
      </w:r>
      <w:r w:rsidRPr="006D2FAC">
        <w:t xml:space="preserve"> Foram identificadas divergências</w:t>
      </w:r>
      <w:r w:rsidR="00415807" w:rsidRPr="006D2FAC">
        <w:t xml:space="preserve"> e duplicidades</w:t>
      </w:r>
      <w:r w:rsidRPr="006D2FAC">
        <w:t xml:space="preserve"> entre as denominações de logradouros registradas pelo </w:t>
      </w:r>
      <w:r w:rsidRPr="006D2FAC">
        <w:lastRenderedPageBreak/>
        <w:t xml:space="preserve">IBGE e aquelas utilizadas pela administração municipal, </w:t>
      </w:r>
      <w:r w:rsidR="006D14DA" w:rsidRPr="006D2FAC">
        <w:t>que exigem</w:t>
      </w:r>
      <w:r w:rsidRPr="006D2FAC">
        <w:t xml:space="preserve"> etapas adicionais de normalização de </w:t>
      </w:r>
      <w:r w:rsidRPr="006D2FAC">
        <w:rPr>
          <w:i/>
          <w:iCs/>
        </w:rPr>
        <w:t>strings</w:t>
      </w:r>
      <w:r w:rsidRPr="006D2FAC">
        <w:t xml:space="preserve"> para evitar falhas na correlação.</w:t>
      </w:r>
    </w:p>
    <w:p w14:paraId="7A556F3A" w14:textId="4F2EC2B6" w:rsidR="0062798C" w:rsidRPr="009B6CCF" w:rsidRDefault="00C96BAB" w:rsidP="0062798C">
      <w:pPr>
        <w:pStyle w:val="Ttulo3"/>
      </w:pPr>
      <w:bookmarkStart w:id="253" w:name="_Toc226643979"/>
      <w:r w:rsidRPr="009B6CCF">
        <w:t xml:space="preserve">Resultados da </w:t>
      </w:r>
      <w:r w:rsidR="00CB7847" w:rsidRPr="009B6CCF">
        <w:t>c</w:t>
      </w:r>
      <w:r w:rsidR="0062798C" w:rsidRPr="009B6CCF">
        <w:t>orrespondência de quadras entre CNEFE e CTU/CIATA</w:t>
      </w:r>
      <w:bookmarkEnd w:id="253"/>
    </w:p>
    <w:p w14:paraId="09088279" w14:textId="77777777" w:rsidR="006F609E" w:rsidRPr="009B6CCF" w:rsidRDefault="0095427E" w:rsidP="00DE1FE1">
      <w:r w:rsidRPr="009B6CCF">
        <w:t xml:space="preserve">Apesar das limitações intrínsecas às bases de dados de entrada anteriormente discutidas – que </w:t>
      </w:r>
      <w:r w:rsidR="00785CD3" w:rsidRPr="009B6CCF">
        <w:t>devem ser mitigadas principalme</w:t>
      </w:r>
      <w:r w:rsidR="00FC402B" w:rsidRPr="009B6CCF">
        <w:t>nte pelo sane</w:t>
      </w:r>
      <w:r w:rsidR="009F6F09" w:rsidRPr="009B6CCF">
        <w:t>a</w:t>
      </w:r>
      <w:r w:rsidR="00FC402B" w:rsidRPr="009B6CCF">
        <w:t>m</w:t>
      </w:r>
      <w:r w:rsidR="009F6F09" w:rsidRPr="009B6CCF">
        <w:t>e</w:t>
      </w:r>
      <w:r w:rsidR="00FC402B" w:rsidRPr="009B6CCF">
        <w:t>nto do Cadastro Territorial Urbano</w:t>
      </w:r>
      <w:r w:rsidR="009F6F09" w:rsidRPr="009B6CCF">
        <w:t xml:space="preserve"> </w:t>
      </w:r>
      <w:r w:rsidRPr="009B6CCF">
        <w:t>– a aplicação da metodologia permitiu identificar um</w:t>
      </w:r>
      <w:r w:rsidR="0033081F" w:rsidRPr="009B6CCF">
        <w:t>a parcela significativa de qua</w:t>
      </w:r>
      <w:r w:rsidR="000179CC" w:rsidRPr="009B6CCF">
        <w:t xml:space="preserve">dras morfologicamente </w:t>
      </w:r>
      <w:r w:rsidR="00EC5482" w:rsidRPr="009B6CCF">
        <w:t>padronizadas</w:t>
      </w:r>
      <w:r w:rsidRPr="009B6CCF">
        <w:t>.</w:t>
      </w:r>
    </w:p>
    <w:p w14:paraId="0961DA48" w14:textId="17F0E2FC" w:rsidR="00DE1FE1" w:rsidRPr="009B6CCF" w:rsidRDefault="006F609E" w:rsidP="00DE1FE1">
      <w:r w:rsidRPr="009B6CCF">
        <w:t xml:space="preserve">O </w:t>
      </w:r>
      <w:r w:rsidR="005D34B1" w:rsidRPr="009B6CCF">
        <w:fldChar w:fldCharType="begin"/>
      </w:r>
      <w:r w:rsidR="005D34B1" w:rsidRPr="009B6CCF">
        <w:instrText xml:space="preserve"> REF _Ref223554110 \h </w:instrText>
      </w:r>
      <w:r w:rsidR="005D34B1" w:rsidRPr="009B6CCF">
        <w:fldChar w:fldCharType="separate"/>
      </w:r>
      <w:r w:rsidR="00F02416" w:rsidRPr="009B6CCF">
        <w:t xml:space="preserve">Quadro </w:t>
      </w:r>
      <w:r w:rsidR="00F02416">
        <w:rPr>
          <w:noProof/>
        </w:rPr>
        <w:t>48</w:t>
      </w:r>
      <w:r w:rsidR="005D34B1" w:rsidRPr="009B6CCF">
        <w:fldChar w:fldCharType="end"/>
      </w:r>
      <w:r w:rsidRPr="009B6CCF">
        <w:t xml:space="preserve"> sintetiza </w:t>
      </w:r>
      <w:r w:rsidR="00794B73" w:rsidRPr="009B6CCF">
        <w:t>os resultados do</w:t>
      </w:r>
      <w:r w:rsidRPr="009B6CCF">
        <w:t xml:space="preserve"> processamento, demonstrando o afunilamento dos dados desde o universo inicial até a obtenção das unidades territoriais que apresentaram correspondência positiva.</w:t>
      </w:r>
      <w:r w:rsidR="0095427E" w:rsidRPr="009B6CCF">
        <w:t xml:space="preserve"> </w:t>
      </w:r>
    </w:p>
    <w:p w14:paraId="3CD1BD4F" w14:textId="77777777" w:rsidR="005E0142" w:rsidRPr="009B6CCF" w:rsidRDefault="005E0142" w:rsidP="00DE1FE1"/>
    <w:p w14:paraId="111ED6F5" w14:textId="7715A4FF" w:rsidR="00DE1FE1" w:rsidRPr="00C03748" w:rsidRDefault="00DE1FE1" w:rsidP="00A6278E">
      <w:pPr>
        <w:pStyle w:val="Legenda"/>
        <w:rPr>
          <w:sz w:val="24"/>
          <w:szCs w:val="24"/>
        </w:rPr>
      </w:pPr>
      <w:bookmarkStart w:id="254" w:name="_Ref223554110"/>
      <w:r w:rsidRPr="00C03748">
        <w:rPr>
          <w:sz w:val="24"/>
          <w:szCs w:val="24"/>
        </w:rPr>
        <w:t xml:space="preserve">Quadro </w:t>
      </w:r>
      <w:r w:rsidR="00F02416" w:rsidRPr="00C03748">
        <w:rPr>
          <w:sz w:val="24"/>
          <w:szCs w:val="24"/>
        </w:rPr>
        <w:fldChar w:fldCharType="begin"/>
      </w:r>
      <w:r w:rsidR="00F02416" w:rsidRPr="00C03748">
        <w:rPr>
          <w:sz w:val="24"/>
          <w:szCs w:val="24"/>
        </w:rPr>
        <w:instrText xml:space="preserve"> SEQ Quadro \* ARABIC </w:instrText>
      </w:r>
      <w:r w:rsidR="00F02416" w:rsidRPr="00C03748">
        <w:rPr>
          <w:sz w:val="24"/>
          <w:szCs w:val="24"/>
        </w:rPr>
        <w:fldChar w:fldCharType="separate"/>
      </w:r>
      <w:r w:rsidR="00F02416" w:rsidRPr="00C03748">
        <w:rPr>
          <w:noProof/>
          <w:sz w:val="24"/>
          <w:szCs w:val="24"/>
        </w:rPr>
        <w:t>48</w:t>
      </w:r>
      <w:r w:rsidR="00F02416" w:rsidRPr="00C03748">
        <w:rPr>
          <w:noProof/>
          <w:sz w:val="24"/>
          <w:szCs w:val="24"/>
        </w:rPr>
        <w:fldChar w:fldCharType="end"/>
      </w:r>
      <w:bookmarkEnd w:id="254"/>
      <w:r w:rsidRPr="00C03748">
        <w:rPr>
          <w:sz w:val="24"/>
          <w:szCs w:val="24"/>
        </w:rPr>
        <w:t xml:space="preserve"> -- Quant</w:t>
      </w:r>
      <w:r w:rsidR="00A21499" w:rsidRPr="00C03748">
        <w:rPr>
          <w:sz w:val="24"/>
          <w:szCs w:val="24"/>
        </w:rPr>
        <w:t>ita</w:t>
      </w:r>
      <w:r w:rsidRPr="00C03748">
        <w:rPr>
          <w:sz w:val="24"/>
          <w:szCs w:val="24"/>
        </w:rPr>
        <w:t>tivo de quadras por tipo</w:t>
      </w:r>
    </w:p>
    <w:tbl>
      <w:tblPr>
        <w:tblStyle w:val="TabeladeGrade4-nfase11"/>
        <w:tblW w:w="0" w:type="auto"/>
        <w:tblLook w:val="04A0" w:firstRow="1" w:lastRow="0" w:firstColumn="1" w:lastColumn="0" w:noHBand="0" w:noVBand="1"/>
      </w:tblPr>
      <w:tblGrid>
        <w:gridCol w:w="5098"/>
        <w:gridCol w:w="3963"/>
      </w:tblGrid>
      <w:tr w:rsidR="00C237B1" w:rsidRPr="009B6CCF" w14:paraId="55CC9486" w14:textId="77777777" w:rsidTr="004E31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565D461A" w14:textId="1AC8A070" w:rsidR="00C237B1" w:rsidRPr="009B6CCF" w:rsidRDefault="00C237B1" w:rsidP="00A61534">
            <w:pPr>
              <w:keepNext/>
              <w:keepLines/>
              <w:widowControl w:val="0"/>
              <w:ind w:firstLine="0"/>
            </w:pPr>
            <w:r w:rsidRPr="009B6CCF">
              <w:t>Tipo de Quadra</w:t>
            </w:r>
          </w:p>
        </w:tc>
        <w:tc>
          <w:tcPr>
            <w:tcW w:w="3963" w:type="dxa"/>
          </w:tcPr>
          <w:p w14:paraId="535743B0" w14:textId="13DE4E24" w:rsidR="00C237B1" w:rsidRPr="009B6CCF" w:rsidRDefault="006768DB" w:rsidP="00A61534">
            <w:pPr>
              <w:keepNext/>
              <w:keepLines/>
              <w:widowControl w:val="0"/>
              <w:ind w:firstLine="0"/>
              <w:cnfStyle w:val="100000000000" w:firstRow="1" w:lastRow="0" w:firstColumn="0" w:lastColumn="0" w:oddVBand="0" w:evenVBand="0" w:oddHBand="0" w:evenHBand="0" w:firstRowFirstColumn="0" w:firstRowLastColumn="0" w:lastRowFirstColumn="0" w:lastRowLastColumn="0"/>
            </w:pPr>
            <w:r w:rsidRPr="009B6CCF">
              <w:t>Quantidade</w:t>
            </w:r>
          </w:p>
        </w:tc>
      </w:tr>
      <w:tr w:rsidR="00BC27CA" w:rsidRPr="009B6CCF" w14:paraId="3034CF5F"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4BDC862C" w14:textId="746C0CD9" w:rsidR="00BC27CA" w:rsidRPr="00A61534" w:rsidRDefault="00BC27CA" w:rsidP="00DE1FE1">
            <w:pPr>
              <w:keepNext/>
              <w:keepLines/>
              <w:widowControl w:val="0"/>
              <w:ind w:firstLine="0"/>
              <w:rPr>
                <w:b w:val="0"/>
                <w:bCs w:val="0"/>
              </w:rPr>
            </w:pPr>
            <w:r w:rsidRPr="00A61534">
              <w:rPr>
                <w:b w:val="0"/>
                <w:bCs w:val="0"/>
              </w:rPr>
              <w:t>CTU/CIATA</w:t>
            </w:r>
          </w:p>
        </w:tc>
        <w:tc>
          <w:tcPr>
            <w:tcW w:w="3963" w:type="dxa"/>
          </w:tcPr>
          <w:p w14:paraId="661434A7" w14:textId="77777777" w:rsidR="00BC27CA" w:rsidRPr="009B6CCF" w:rsidRDefault="00BC27CA" w:rsidP="00D55263">
            <w:pPr>
              <w:keepNext/>
              <w:keepLines/>
              <w:widowControl w:val="0"/>
              <w:ind w:firstLine="0"/>
              <w:cnfStyle w:val="000000100000" w:firstRow="0" w:lastRow="0" w:firstColumn="0" w:lastColumn="0" w:oddVBand="0" w:evenVBand="0" w:oddHBand="1" w:evenHBand="0" w:firstRowFirstColumn="0" w:firstRowLastColumn="0" w:lastRowFirstColumn="0" w:lastRowLastColumn="0"/>
            </w:pPr>
            <w:r w:rsidRPr="009B6CCF">
              <w:t>460</w:t>
            </w:r>
          </w:p>
        </w:tc>
      </w:tr>
      <w:tr w:rsidR="00BC27CA" w:rsidRPr="009B6CCF" w14:paraId="6E1A0FB0" w14:textId="77777777" w:rsidTr="004E31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75044E25" w14:textId="254C909B" w:rsidR="00BC27CA" w:rsidRPr="00A61534" w:rsidRDefault="00C237B1" w:rsidP="00DE1FE1">
            <w:pPr>
              <w:keepNext/>
              <w:keepLines/>
              <w:widowControl w:val="0"/>
              <w:ind w:firstLine="0"/>
              <w:rPr>
                <w:b w:val="0"/>
                <w:bCs w:val="0"/>
              </w:rPr>
            </w:pPr>
            <w:r w:rsidRPr="00A61534">
              <w:rPr>
                <w:b w:val="0"/>
                <w:bCs w:val="0"/>
              </w:rPr>
              <w:t>V</w:t>
            </w:r>
            <w:r w:rsidR="00BC27CA" w:rsidRPr="00A61534">
              <w:rPr>
                <w:b w:val="0"/>
                <w:bCs w:val="0"/>
              </w:rPr>
              <w:t xml:space="preserve">álidas no </w:t>
            </w:r>
            <w:r w:rsidR="0059490D" w:rsidRPr="00A61534">
              <w:rPr>
                <w:b w:val="0"/>
                <w:bCs w:val="0"/>
                <w:i/>
                <w:iCs/>
              </w:rPr>
              <w:t>SuperCIATA</w:t>
            </w:r>
            <w:r w:rsidR="0059490D" w:rsidRPr="00A61534">
              <w:rPr>
                <w:b w:val="0"/>
                <w:bCs w:val="0"/>
              </w:rPr>
              <w:t>.</w:t>
            </w:r>
            <w:r w:rsidR="00BC27CA" w:rsidRPr="00A61534">
              <w:rPr>
                <w:b w:val="0"/>
                <w:bCs w:val="0"/>
              </w:rPr>
              <w:t>CI_QUADRAS</w:t>
            </w:r>
          </w:p>
        </w:tc>
        <w:tc>
          <w:tcPr>
            <w:tcW w:w="3963" w:type="dxa"/>
          </w:tcPr>
          <w:p w14:paraId="4136CB17" w14:textId="77777777" w:rsidR="00BC27CA" w:rsidRPr="009B6CCF" w:rsidRDefault="00BC27CA" w:rsidP="00D55263">
            <w:pPr>
              <w:keepNext/>
              <w:keepLines/>
              <w:widowControl w:val="0"/>
              <w:ind w:firstLine="0"/>
              <w:cnfStyle w:val="000000010000" w:firstRow="0" w:lastRow="0" w:firstColumn="0" w:lastColumn="0" w:oddVBand="0" w:evenVBand="0" w:oddHBand="0" w:evenHBand="1" w:firstRowFirstColumn="0" w:firstRowLastColumn="0" w:lastRowFirstColumn="0" w:lastRowLastColumn="0"/>
            </w:pPr>
            <w:r w:rsidRPr="009B6CCF">
              <w:t>153</w:t>
            </w:r>
          </w:p>
        </w:tc>
      </w:tr>
      <w:tr w:rsidR="00BC27CA" w:rsidRPr="009B6CCF" w14:paraId="2D8D0F8F"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78D8C713" w14:textId="73E248EF" w:rsidR="00BC27CA" w:rsidRPr="00A61534" w:rsidRDefault="00BC27CA" w:rsidP="00DE1FE1">
            <w:pPr>
              <w:keepNext/>
              <w:keepLines/>
              <w:widowControl w:val="0"/>
              <w:ind w:firstLine="0"/>
              <w:rPr>
                <w:b w:val="0"/>
                <w:bCs w:val="0"/>
              </w:rPr>
            </w:pPr>
            <w:r w:rsidRPr="00A61534">
              <w:rPr>
                <w:b w:val="0"/>
                <w:bCs w:val="0"/>
              </w:rPr>
              <w:t>CNEFE</w:t>
            </w:r>
          </w:p>
        </w:tc>
        <w:tc>
          <w:tcPr>
            <w:tcW w:w="3963" w:type="dxa"/>
          </w:tcPr>
          <w:p w14:paraId="2F5A12B9" w14:textId="77777777" w:rsidR="00BC27CA" w:rsidRPr="009B6CCF" w:rsidRDefault="00BC27CA" w:rsidP="00D55263">
            <w:pPr>
              <w:keepNext/>
              <w:keepLines/>
              <w:widowControl w:val="0"/>
              <w:ind w:firstLine="0"/>
              <w:cnfStyle w:val="000000100000" w:firstRow="0" w:lastRow="0" w:firstColumn="0" w:lastColumn="0" w:oddVBand="0" w:evenVBand="0" w:oddHBand="1" w:evenHBand="0" w:firstRowFirstColumn="0" w:firstRowLastColumn="0" w:lastRowFirstColumn="0" w:lastRowLastColumn="0"/>
            </w:pPr>
            <w:r w:rsidRPr="009B6CCF">
              <w:t>368</w:t>
            </w:r>
          </w:p>
        </w:tc>
      </w:tr>
      <w:tr w:rsidR="00BC27CA" w:rsidRPr="009B6CCF" w14:paraId="27DBC857" w14:textId="77777777" w:rsidTr="004E31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179ABE50" w14:textId="13C35119" w:rsidR="00BC27CA" w:rsidRPr="00A61534" w:rsidRDefault="00C237B1" w:rsidP="00DE1FE1">
            <w:pPr>
              <w:keepNext/>
              <w:keepLines/>
              <w:widowControl w:val="0"/>
              <w:ind w:firstLine="0"/>
              <w:rPr>
                <w:b w:val="0"/>
                <w:bCs w:val="0"/>
              </w:rPr>
            </w:pPr>
            <w:r w:rsidRPr="00A61534">
              <w:rPr>
                <w:b w:val="0"/>
                <w:bCs w:val="0"/>
              </w:rPr>
              <w:t>V</w:t>
            </w:r>
            <w:r w:rsidR="00BC27CA" w:rsidRPr="00A61534">
              <w:rPr>
                <w:b w:val="0"/>
                <w:bCs w:val="0"/>
              </w:rPr>
              <w:t xml:space="preserve">álidas </w:t>
            </w:r>
            <w:r w:rsidRPr="00A61534">
              <w:rPr>
                <w:b w:val="0"/>
                <w:bCs w:val="0"/>
              </w:rPr>
              <w:t>n</w:t>
            </w:r>
            <w:r w:rsidR="00BC27CA" w:rsidRPr="00A61534">
              <w:rPr>
                <w:b w:val="0"/>
                <w:bCs w:val="0"/>
              </w:rPr>
              <w:t xml:space="preserve">o </w:t>
            </w:r>
            <w:r w:rsidR="0059490D" w:rsidRPr="00A61534">
              <w:rPr>
                <w:b w:val="0"/>
                <w:bCs w:val="0"/>
                <w:i/>
                <w:iCs/>
              </w:rPr>
              <w:t>SuperCIATA</w:t>
            </w:r>
            <w:r w:rsidR="00FB2545" w:rsidRPr="00A61534">
              <w:rPr>
                <w:b w:val="0"/>
                <w:bCs w:val="0"/>
              </w:rPr>
              <w:t>.</w:t>
            </w:r>
            <w:r w:rsidR="00BC27CA" w:rsidRPr="00A61534">
              <w:rPr>
                <w:b w:val="0"/>
                <w:bCs w:val="0"/>
              </w:rPr>
              <w:t>CN</w:t>
            </w:r>
            <w:r w:rsidR="00FB2545" w:rsidRPr="00A61534">
              <w:rPr>
                <w:b w:val="0"/>
                <w:bCs w:val="0"/>
              </w:rPr>
              <w:t>_QUADRAS</w:t>
            </w:r>
          </w:p>
        </w:tc>
        <w:tc>
          <w:tcPr>
            <w:tcW w:w="3963" w:type="dxa"/>
          </w:tcPr>
          <w:p w14:paraId="2683C2FA" w14:textId="77777777" w:rsidR="00BC27CA" w:rsidRPr="009B6CCF" w:rsidRDefault="00BC27CA" w:rsidP="00D55263">
            <w:pPr>
              <w:keepNext/>
              <w:keepLines/>
              <w:widowControl w:val="0"/>
              <w:ind w:firstLine="0"/>
              <w:cnfStyle w:val="000000010000" w:firstRow="0" w:lastRow="0" w:firstColumn="0" w:lastColumn="0" w:oddVBand="0" w:evenVBand="0" w:oddHBand="0" w:evenHBand="1" w:firstRowFirstColumn="0" w:firstRowLastColumn="0" w:lastRowFirstColumn="0" w:lastRowLastColumn="0"/>
            </w:pPr>
            <w:r w:rsidRPr="009B6CCF">
              <w:t>185</w:t>
            </w:r>
          </w:p>
        </w:tc>
      </w:tr>
      <w:tr w:rsidR="00BC27CA" w:rsidRPr="009B6CCF" w14:paraId="62D9829D"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35A16B14" w14:textId="2902F731" w:rsidR="00BC27CA" w:rsidRPr="00A61534" w:rsidRDefault="00BC27CA" w:rsidP="00DE1FE1">
            <w:pPr>
              <w:keepNext/>
              <w:keepLines/>
              <w:widowControl w:val="0"/>
              <w:ind w:firstLine="0"/>
              <w:rPr>
                <w:b w:val="0"/>
                <w:bCs w:val="0"/>
              </w:rPr>
            </w:pPr>
            <w:r w:rsidRPr="00A61534">
              <w:rPr>
                <w:b w:val="0"/>
                <w:bCs w:val="0"/>
              </w:rPr>
              <w:t xml:space="preserve">Correspondentes no </w:t>
            </w:r>
            <w:r w:rsidRPr="00A61534">
              <w:rPr>
                <w:b w:val="0"/>
                <w:bCs w:val="0"/>
                <w:i/>
                <w:iCs/>
              </w:rPr>
              <w:t>SuperCIATA</w:t>
            </w:r>
          </w:p>
        </w:tc>
        <w:tc>
          <w:tcPr>
            <w:tcW w:w="3963" w:type="dxa"/>
          </w:tcPr>
          <w:p w14:paraId="0C959DF5" w14:textId="77777777" w:rsidR="00BC27CA" w:rsidRPr="009B6CCF" w:rsidRDefault="00BC27CA" w:rsidP="00D55263">
            <w:pPr>
              <w:keepNext/>
              <w:keepLines/>
              <w:widowControl w:val="0"/>
              <w:ind w:firstLine="0"/>
              <w:cnfStyle w:val="000000100000" w:firstRow="0" w:lastRow="0" w:firstColumn="0" w:lastColumn="0" w:oddVBand="0" w:evenVBand="0" w:oddHBand="1" w:evenHBand="0" w:firstRowFirstColumn="0" w:firstRowLastColumn="0" w:lastRowFirstColumn="0" w:lastRowLastColumn="0"/>
            </w:pPr>
            <w:r w:rsidRPr="009B6CCF">
              <w:t>84</w:t>
            </w:r>
          </w:p>
        </w:tc>
      </w:tr>
    </w:tbl>
    <w:p w14:paraId="51194213" w14:textId="4C3E246A" w:rsidR="00DE1FE1" w:rsidRPr="009B6CCF" w:rsidRDefault="00DE1FE1" w:rsidP="00C03748">
      <w:pPr>
        <w:pStyle w:val="Legenda"/>
      </w:pPr>
      <w:r w:rsidRPr="009B6CCF">
        <w:t xml:space="preserve">Fonte: </w:t>
      </w:r>
      <w:r w:rsidRPr="009B6CCF">
        <w:fldChar w:fldCharType="begin"/>
      </w:r>
      <w:r w:rsidR="006C5394" w:rsidRPr="009B6CCF">
        <w:instrText xml:space="preserve"> ADDIN ZOTERO_ITEM CSL_CITATION {"citationID":"SyeCeCzG","properties":{"formattedCitation":"(SIGWEB-Capanema,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DC21D4">
        <w:t>Autor</w:t>
      </w:r>
      <w:r w:rsidRPr="009B6CCF">
        <w:t xml:space="preserve"> (2026)</w:t>
      </w:r>
    </w:p>
    <w:p w14:paraId="54A6E8E5" w14:textId="77777777" w:rsidR="00DE1FE1" w:rsidRPr="009B6CCF" w:rsidRDefault="00DE1FE1" w:rsidP="0062798C"/>
    <w:p w14:paraId="5A1F8BB6" w14:textId="58D05D60" w:rsidR="00824AA8" w:rsidRPr="009B6CCF" w:rsidRDefault="00824AA8" w:rsidP="0062798C">
      <w:r w:rsidRPr="009B6CCF">
        <w:t xml:space="preserve">As quadras destacadas em azul na </w:t>
      </w:r>
      <w:r w:rsidRPr="009B6CCF">
        <w:fldChar w:fldCharType="begin"/>
      </w:r>
      <w:r w:rsidRPr="009B6CCF">
        <w:instrText xml:space="preserve"> REF _Ref223428224 \h </w:instrText>
      </w:r>
      <w:r w:rsidRPr="009B6CCF">
        <w:fldChar w:fldCharType="separate"/>
      </w:r>
      <w:r w:rsidR="00F02416" w:rsidRPr="009B6CCF">
        <w:t xml:space="preserve">Figura </w:t>
      </w:r>
      <w:r w:rsidR="00F02416">
        <w:rPr>
          <w:noProof/>
        </w:rPr>
        <w:t>19</w:t>
      </w:r>
      <w:r w:rsidRPr="009B6CCF">
        <w:fldChar w:fldCharType="end"/>
      </w:r>
      <w:r w:rsidRPr="009B6CCF">
        <w:t xml:space="preserve"> representam as 84 instâncias que obtiveram êxito na correlação automática pelo algoritmo </w:t>
      </w:r>
      <w:r w:rsidRPr="006B74B0">
        <w:rPr>
          <w:i/>
          <w:iCs/>
        </w:rPr>
        <w:t>SuperCIATA</w:t>
      </w:r>
      <w:r w:rsidRPr="009B6CCF">
        <w:t>. Este resultado materializa o objetivo central da pesquisa: a identificação e geolocalização automatizada de unidades originárias de domínios distintos (CI_ e CN_), validando a eficácia da metodologia para o estrato da malha urbana que possui maturidade cadastral, mesmo diante das dificuldades impostas pelas bases originais.</w:t>
      </w:r>
    </w:p>
    <w:p w14:paraId="2CEEB59B" w14:textId="77777777" w:rsidR="00A21499" w:rsidRPr="009B6CCF" w:rsidRDefault="00A21499" w:rsidP="0062798C"/>
    <w:p w14:paraId="6FAD8C61" w14:textId="51C58739" w:rsidR="00576503" w:rsidRPr="00C03748" w:rsidRDefault="00576503" w:rsidP="00A6278E">
      <w:pPr>
        <w:pStyle w:val="Legenda"/>
        <w:rPr>
          <w:sz w:val="24"/>
          <w:szCs w:val="24"/>
        </w:rPr>
      </w:pPr>
      <w:bookmarkStart w:id="255" w:name="_Ref223428224"/>
      <w:bookmarkStart w:id="256" w:name="_Toc226883908"/>
      <w:commentRangeStart w:id="257"/>
      <w:r w:rsidRPr="00C03748">
        <w:rPr>
          <w:sz w:val="24"/>
          <w:szCs w:val="24"/>
        </w:rPr>
        <w:lastRenderedPageBreak/>
        <w:t xml:space="preserve">Figura </w:t>
      </w:r>
      <w:r w:rsidR="00F02416" w:rsidRPr="00C03748">
        <w:rPr>
          <w:sz w:val="24"/>
          <w:szCs w:val="24"/>
        </w:rPr>
        <w:fldChar w:fldCharType="begin"/>
      </w:r>
      <w:r w:rsidR="00F02416" w:rsidRPr="00C03748">
        <w:rPr>
          <w:sz w:val="24"/>
          <w:szCs w:val="24"/>
        </w:rPr>
        <w:instrText xml:space="preserve"> SEQ Figura \* ARABIC </w:instrText>
      </w:r>
      <w:r w:rsidR="00F02416" w:rsidRPr="00C03748">
        <w:rPr>
          <w:sz w:val="24"/>
          <w:szCs w:val="24"/>
        </w:rPr>
        <w:fldChar w:fldCharType="separate"/>
      </w:r>
      <w:r w:rsidR="00F02416" w:rsidRPr="00C03748">
        <w:rPr>
          <w:noProof/>
          <w:sz w:val="24"/>
          <w:szCs w:val="24"/>
        </w:rPr>
        <w:t>19</w:t>
      </w:r>
      <w:r w:rsidR="00F02416" w:rsidRPr="00C03748">
        <w:rPr>
          <w:noProof/>
          <w:sz w:val="24"/>
          <w:szCs w:val="24"/>
        </w:rPr>
        <w:fldChar w:fldCharType="end"/>
      </w:r>
      <w:bookmarkEnd w:id="255"/>
      <w:r w:rsidRPr="00C03748">
        <w:rPr>
          <w:sz w:val="24"/>
          <w:szCs w:val="24"/>
        </w:rPr>
        <w:t xml:space="preserve"> – </w:t>
      </w:r>
      <w:r w:rsidR="009B02D9" w:rsidRPr="00C03748">
        <w:rPr>
          <w:sz w:val="24"/>
          <w:szCs w:val="24"/>
        </w:rPr>
        <w:t xml:space="preserve">Quadras </w:t>
      </w:r>
      <w:r w:rsidR="00127278" w:rsidRPr="00C03748">
        <w:rPr>
          <w:sz w:val="24"/>
          <w:szCs w:val="24"/>
        </w:rPr>
        <w:t>classificadas</w:t>
      </w:r>
      <w:bookmarkEnd w:id="256"/>
      <w:commentRangeEnd w:id="257"/>
      <w:r w:rsidR="00002447" w:rsidRPr="00C03748">
        <w:rPr>
          <w:rStyle w:val="Refdecomentrio"/>
          <w:sz w:val="24"/>
          <w:szCs w:val="24"/>
        </w:rPr>
        <w:commentReference w:id="257"/>
      </w:r>
    </w:p>
    <w:tbl>
      <w:tblPr>
        <w:tblStyle w:val="Tabelacomgrade"/>
        <w:tblW w:w="0" w:type="auto"/>
        <w:jc w:val="center"/>
        <w:tblLook w:val="04A0" w:firstRow="1" w:lastRow="0" w:firstColumn="1" w:lastColumn="0" w:noHBand="0" w:noVBand="1"/>
      </w:tblPr>
      <w:tblGrid>
        <w:gridCol w:w="9061"/>
      </w:tblGrid>
      <w:tr w:rsidR="00576503" w:rsidRPr="009B6CCF" w14:paraId="4AE5F652" w14:textId="77777777" w:rsidTr="00926561">
        <w:trPr>
          <w:jc w:val="center"/>
        </w:trPr>
        <w:tc>
          <w:tcPr>
            <w:tcW w:w="9061" w:type="dxa"/>
          </w:tcPr>
          <w:p w14:paraId="6FEF503C" w14:textId="798489CD" w:rsidR="00576503" w:rsidRPr="009B6CCF" w:rsidRDefault="00A33B5A" w:rsidP="00A33B5A">
            <w:pPr>
              <w:keepNext/>
              <w:widowControl w:val="0"/>
              <w:ind w:left="-109" w:firstLine="0"/>
              <w:jc w:val="center"/>
            </w:pPr>
            <w:r w:rsidRPr="009B6CCF">
              <w:rPr>
                <w:noProof/>
                <w:lang w:eastAsia="pt-BR"/>
              </w:rPr>
              <w:drawing>
                <wp:inline distT="0" distB="0" distL="0" distR="0" wp14:anchorId="6CA7732F" wp14:editId="37FACEED">
                  <wp:extent cx="5760085" cy="4327263"/>
                  <wp:effectExtent l="0" t="0" r="0" b="0"/>
                  <wp:docPr id="12471700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70050" name="Imagem 1"/>
                          <pic:cNvPicPr/>
                        </pic:nvPicPr>
                        <pic:blipFill>
                          <a:blip r:embed="rId37">
                            <a:extLst>
                              <a:ext uri="{28A0092B-C50C-407E-A947-70E740481C1C}">
                                <a14:useLocalDpi xmlns:a14="http://schemas.microsoft.com/office/drawing/2010/main" val="0"/>
                              </a:ext>
                            </a:extLst>
                          </a:blip>
                          <a:stretch>
                            <a:fillRect/>
                          </a:stretch>
                        </pic:blipFill>
                        <pic:spPr>
                          <a:xfrm>
                            <a:off x="0" y="0"/>
                            <a:ext cx="5760085" cy="4327263"/>
                          </a:xfrm>
                          <a:prstGeom prst="rect">
                            <a:avLst/>
                          </a:prstGeom>
                        </pic:spPr>
                      </pic:pic>
                    </a:graphicData>
                  </a:graphic>
                </wp:inline>
              </w:drawing>
            </w:r>
          </w:p>
        </w:tc>
      </w:tr>
    </w:tbl>
    <w:p w14:paraId="7327909C" w14:textId="216ECAC0" w:rsidR="00576503" w:rsidRPr="009B6CCF" w:rsidRDefault="00576503" w:rsidP="00C03748">
      <w:pPr>
        <w:pStyle w:val="Legenda"/>
      </w:pPr>
      <w:r w:rsidRPr="009B6CCF">
        <w:t xml:space="preserve">Elaboração: </w:t>
      </w:r>
      <w:r w:rsidR="005C08C9">
        <w:t>Autor</w:t>
      </w:r>
      <w:r w:rsidRPr="009B6CCF">
        <w:t xml:space="preserve"> (2026)</w:t>
      </w:r>
    </w:p>
    <w:p w14:paraId="3FBB9B6C" w14:textId="77777777" w:rsidR="00925B50" w:rsidRPr="009B6CCF" w:rsidRDefault="00925B50" w:rsidP="0062798C"/>
    <w:p w14:paraId="20CB74AE" w14:textId="77777777" w:rsidR="001C494D" w:rsidRPr="009B6CCF" w:rsidRDefault="001C494D">
      <w:r w:rsidRPr="009B6CCF">
        <w:br w:type="page"/>
      </w:r>
    </w:p>
    <w:p w14:paraId="31EE6616" w14:textId="77777777" w:rsidR="00655CFD" w:rsidRPr="009B6CCF" w:rsidRDefault="00655CFD" w:rsidP="0062798C"/>
    <w:p w14:paraId="048DCF2C" w14:textId="2275136E" w:rsidR="00FE4217" w:rsidRPr="009B6CCF" w:rsidRDefault="00DC721C" w:rsidP="002D729A">
      <w:pPr>
        <w:pStyle w:val="Ttulo2"/>
      </w:pPr>
      <w:bookmarkStart w:id="258" w:name="_Toc226643980"/>
      <w:r w:rsidRPr="009B6CCF">
        <w:t>Acurácia dos objetos geográficos</w:t>
      </w:r>
      <w:bookmarkEnd w:id="258"/>
      <w:r w:rsidRPr="009B6CCF">
        <w:t xml:space="preserve"> </w:t>
      </w:r>
    </w:p>
    <w:p w14:paraId="408B6673" w14:textId="206156D5" w:rsidR="00161798" w:rsidRDefault="00DC27DE" w:rsidP="00161798">
      <w:r>
        <w:t>Após</w:t>
      </w:r>
      <w:r w:rsidR="00161798" w:rsidRPr="009B6CCF">
        <w:t xml:space="preserve"> a identificação lógica das 84 quadras, </w:t>
      </w:r>
      <w:r w:rsidR="003100EF">
        <w:t xml:space="preserve">foram selecionadas </w:t>
      </w:r>
      <w:r w:rsidR="004E13D1">
        <w:t>16</w:t>
      </w:r>
      <w:r w:rsidR="00CD3738">
        <w:t xml:space="preserve"> amostras para a </w:t>
      </w:r>
      <w:r w:rsidR="00161798" w:rsidRPr="009B6CCF">
        <w:t xml:space="preserve">validação geométrica. Nesta etapa, </w:t>
      </w:r>
      <w:r w:rsidR="00FC0874" w:rsidRPr="009B6CCF">
        <w:t>avalia-se</w:t>
      </w:r>
      <w:r w:rsidR="00161798" w:rsidRPr="009B6CCF">
        <w:t xml:space="preserve"> o deslocamento espacial entre as coordenadas dos vértices ajustados e </w:t>
      </w:r>
      <w:r w:rsidR="00A35EFD">
        <w:t>a</w:t>
      </w:r>
      <w:r w:rsidR="00CE4D81">
        <w:t>s d</w:t>
      </w:r>
      <w:r w:rsidR="00161798" w:rsidRPr="009B6CCF">
        <w:t>a base oficial</w:t>
      </w:r>
      <w:r w:rsidR="001D79EF" w:rsidRPr="009B6CCF">
        <w:t xml:space="preserve"> </w:t>
      </w:r>
      <w:r w:rsidR="00161798" w:rsidRPr="009B6CCF">
        <w:t xml:space="preserve">a fim de verificar </w:t>
      </w:r>
      <w:r w:rsidR="00457E78" w:rsidRPr="009B6CCF">
        <w:t>qual</w:t>
      </w:r>
      <w:r w:rsidR="00161798" w:rsidRPr="009B6CCF">
        <w:t xml:space="preserve"> a precisão alcançada </w:t>
      </w:r>
      <w:r w:rsidR="00457E78" w:rsidRPr="009B6CCF">
        <w:t>pela metodologia</w:t>
      </w:r>
      <w:r w:rsidR="00161798" w:rsidRPr="009B6CCF">
        <w:t>.</w:t>
      </w:r>
    </w:p>
    <w:p w14:paraId="3D34AA94" w14:textId="1C5D6336" w:rsidR="005B3396" w:rsidRDefault="005B3396" w:rsidP="00161798">
      <w:r w:rsidRPr="005B3396">
        <w:t xml:space="preserve">O </w:t>
      </w:r>
      <w:r>
        <w:fldChar w:fldCharType="begin"/>
      </w:r>
      <w:r>
        <w:instrText xml:space="preserve"> REF _Ref223789210 \h </w:instrText>
      </w:r>
      <w:r>
        <w:fldChar w:fldCharType="separate"/>
      </w:r>
      <w:r w:rsidR="00F02416" w:rsidRPr="009B6CCF">
        <w:t xml:space="preserve">Quadro </w:t>
      </w:r>
      <w:r w:rsidR="00F02416">
        <w:rPr>
          <w:noProof/>
        </w:rPr>
        <w:t>49</w:t>
      </w:r>
      <w:r>
        <w:fldChar w:fldCharType="end"/>
      </w:r>
      <w:r w:rsidRPr="005B3396">
        <w:t xml:space="preserve"> detalha os erros calculados para cada uma das quadras que compuseram a amostra.</w:t>
      </w:r>
    </w:p>
    <w:p w14:paraId="00E89EBF" w14:textId="77777777" w:rsidR="00224D1C" w:rsidRDefault="00224D1C" w:rsidP="00161798"/>
    <w:p w14:paraId="0E5B2773" w14:textId="7F573C1A" w:rsidR="00604BE3" w:rsidRPr="00C03748" w:rsidRDefault="00604BE3" w:rsidP="00604BE3">
      <w:pPr>
        <w:pStyle w:val="Legenda"/>
        <w:rPr>
          <w:sz w:val="24"/>
          <w:szCs w:val="24"/>
        </w:rPr>
      </w:pPr>
      <w:bookmarkStart w:id="259" w:name="_Ref223789210"/>
      <w:r w:rsidRPr="00C03748">
        <w:rPr>
          <w:sz w:val="24"/>
          <w:szCs w:val="24"/>
        </w:rPr>
        <w:t xml:space="preserve">Quadro </w:t>
      </w:r>
      <w:r w:rsidR="00F02416" w:rsidRPr="00C03748">
        <w:rPr>
          <w:sz w:val="24"/>
          <w:szCs w:val="24"/>
        </w:rPr>
        <w:fldChar w:fldCharType="begin"/>
      </w:r>
      <w:r w:rsidR="00F02416" w:rsidRPr="00C03748">
        <w:rPr>
          <w:sz w:val="24"/>
          <w:szCs w:val="24"/>
        </w:rPr>
        <w:instrText xml:space="preserve"> SEQ Quadro \* ARABIC </w:instrText>
      </w:r>
      <w:r w:rsidR="00F02416" w:rsidRPr="00C03748">
        <w:rPr>
          <w:sz w:val="24"/>
          <w:szCs w:val="24"/>
        </w:rPr>
        <w:fldChar w:fldCharType="separate"/>
      </w:r>
      <w:r w:rsidR="00F02416" w:rsidRPr="00C03748">
        <w:rPr>
          <w:noProof/>
          <w:sz w:val="24"/>
          <w:szCs w:val="24"/>
        </w:rPr>
        <w:t>49</w:t>
      </w:r>
      <w:r w:rsidR="00F02416" w:rsidRPr="00C03748">
        <w:rPr>
          <w:noProof/>
          <w:sz w:val="24"/>
          <w:szCs w:val="24"/>
        </w:rPr>
        <w:fldChar w:fldCharType="end"/>
      </w:r>
      <w:bookmarkEnd w:id="259"/>
      <w:r w:rsidRPr="00C03748">
        <w:rPr>
          <w:sz w:val="24"/>
          <w:szCs w:val="24"/>
        </w:rPr>
        <w:t xml:space="preserve"> – </w:t>
      </w:r>
      <w:commentRangeStart w:id="260"/>
      <w:r w:rsidR="00D90524" w:rsidRPr="00C03748">
        <w:rPr>
          <w:sz w:val="24"/>
          <w:szCs w:val="24"/>
        </w:rPr>
        <w:t>Erros</w:t>
      </w:r>
      <w:r w:rsidRPr="00C03748">
        <w:rPr>
          <w:sz w:val="24"/>
          <w:szCs w:val="24"/>
        </w:rPr>
        <w:t xml:space="preserve"> </w:t>
      </w:r>
      <w:r w:rsidR="00D014E2" w:rsidRPr="00C03748">
        <w:rPr>
          <w:sz w:val="24"/>
          <w:szCs w:val="24"/>
        </w:rPr>
        <w:t xml:space="preserve">de localização </w:t>
      </w:r>
      <w:r w:rsidRPr="00C03748">
        <w:rPr>
          <w:sz w:val="24"/>
          <w:szCs w:val="24"/>
        </w:rPr>
        <w:t>dos vértices</w:t>
      </w:r>
      <w:r w:rsidR="00D014E2" w:rsidRPr="00C03748">
        <w:rPr>
          <w:sz w:val="24"/>
          <w:szCs w:val="24"/>
        </w:rPr>
        <w:t xml:space="preserve"> </w:t>
      </w:r>
      <w:r w:rsidR="005A0C52" w:rsidRPr="00C03748">
        <w:rPr>
          <w:sz w:val="24"/>
          <w:szCs w:val="24"/>
        </w:rPr>
        <w:t>das quadras estudadas</w:t>
      </w:r>
      <w:commentRangeEnd w:id="260"/>
      <w:r w:rsidR="00002447" w:rsidRPr="00C03748">
        <w:rPr>
          <w:rStyle w:val="Refdecomentrio"/>
          <w:sz w:val="24"/>
          <w:szCs w:val="24"/>
        </w:rPr>
        <w:commentReference w:id="260"/>
      </w:r>
    </w:p>
    <w:tbl>
      <w:tblPr>
        <w:tblStyle w:val="TabeladeGrade5Escura-nfase11"/>
        <w:tblW w:w="5003" w:type="pct"/>
        <w:jc w:val="center"/>
        <w:tblLook w:val="04A0" w:firstRow="1" w:lastRow="0" w:firstColumn="1" w:lastColumn="0" w:noHBand="0" w:noVBand="1"/>
      </w:tblPr>
      <w:tblGrid>
        <w:gridCol w:w="3798"/>
        <w:gridCol w:w="1910"/>
        <w:gridCol w:w="1799"/>
        <w:gridCol w:w="1559"/>
      </w:tblGrid>
      <w:tr w:rsidR="00E02147" w:rsidRPr="009B6CCF" w14:paraId="7C2725AA" w14:textId="77777777" w:rsidTr="00325768">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260CD5DF" w14:textId="5C142DA8" w:rsidR="00E02147" w:rsidRPr="003B7499" w:rsidRDefault="00E02147" w:rsidP="00926561">
            <w:pPr>
              <w:ind w:firstLine="0"/>
              <w:jc w:val="center"/>
              <w:rPr>
                <w:rFonts w:eastAsia="Times New Roman" w:cs="Arial"/>
                <w:szCs w:val="24"/>
                <w:lang w:eastAsia="pt-BR"/>
              </w:rPr>
            </w:pPr>
            <w:r w:rsidRPr="003B7499">
              <w:rPr>
                <w:rFonts w:eastAsia="Times New Roman" w:cs="Arial"/>
                <w:szCs w:val="24"/>
                <w:lang w:eastAsia="pt-BR"/>
              </w:rPr>
              <w:t>RELATÓRIO DE ACURÁCIA GEOGRÁFICA</w:t>
            </w:r>
            <w:r w:rsidR="00CC01A5" w:rsidRPr="003B7499">
              <w:rPr>
                <w:rFonts w:eastAsia="Times New Roman" w:cs="Arial"/>
                <w:szCs w:val="24"/>
                <w:lang w:eastAsia="pt-BR"/>
              </w:rPr>
              <w:t xml:space="preserve"> DAS QUADRAS</w:t>
            </w:r>
          </w:p>
          <w:p w14:paraId="19A57932" w14:textId="77777777" w:rsidR="00E02147" w:rsidRPr="009B6CCF" w:rsidRDefault="00E02147" w:rsidP="00926561">
            <w:pPr>
              <w:ind w:firstLine="0"/>
              <w:jc w:val="center"/>
              <w:rPr>
                <w:rFonts w:eastAsia="Times New Roman" w:cs="Arial"/>
                <w:b w:val="0"/>
                <w:bCs w:val="0"/>
                <w:sz w:val="20"/>
                <w:szCs w:val="20"/>
                <w:lang w:eastAsia="pt-BR"/>
              </w:rPr>
            </w:pPr>
            <w:r w:rsidRPr="003B7499">
              <w:rPr>
                <w:rFonts w:eastAsia="Times New Roman" w:cs="Arial"/>
                <w:szCs w:val="24"/>
                <w:lang w:eastAsia="pt-BR"/>
              </w:rPr>
              <w:t xml:space="preserve">Ref: GEO Prefeitura </w:t>
            </w:r>
            <w:r w:rsidRPr="003B7499">
              <w:rPr>
                <w:rFonts w:eastAsia="Times New Roman" w:cs="Arial"/>
                <w:szCs w:val="24"/>
                <w:lang w:eastAsia="pt-BR"/>
              </w:rPr>
              <w:tab/>
              <w:t xml:space="preserve"> Alvo: SuperCIATA</w:t>
            </w:r>
          </w:p>
        </w:tc>
      </w:tr>
      <w:tr w:rsidR="00CC01A5" w:rsidRPr="009B6CCF" w14:paraId="4B8E1540" w14:textId="77777777" w:rsidTr="004E13D1">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noWrap/>
            <w:vAlign w:val="center"/>
            <w:hideMark/>
          </w:tcPr>
          <w:p w14:paraId="04DCD4EF" w14:textId="4E5A3468" w:rsidR="008516FC" w:rsidRPr="00C977DE" w:rsidRDefault="008516FC" w:rsidP="008516FC">
            <w:pPr>
              <w:ind w:firstLine="0"/>
              <w:jc w:val="center"/>
              <w:rPr>
                <w:rFonts w:eastAsia="Times New Roman" w:cs="Arial"/>
                <w:b w:val="0"/>
                <w:bCs w:val="0"/>
                <w:lang w:eastAsia="pt-BR"/>
              </w:rPr>
            </w:pPr>
            <w:r w:rsidRPr="00C977DE">
              <w:t>Q</w:t>
            </w:r>
            <w:r w:rsidR="00C977DE" w:rsidRPr="00C977DE">
              <w:t>uadra</w:t>
            </w:r>
          </w:p>
        </w:tc>
        <w:tc>
          <w:tcPr>
            <w:tcW w:w="1053" w:type="pct"/>
            <w:shd w:val="clear" w:color="auto" w:fill="5B9BD5" w:themeFill="accent1"/>
            <w:noWrap/>
            <w:vAlign w:val="center"/>
            <w:hideMark/>
          </w:tcPr>
          <w:p w14:paraId="26E19723" w14:textId="51BA7D33" w:rsidR="008516FC" w:rsidRPr="00C977DE" w:rsidRDefault="008516FC" w:rsidP="008516FC">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Erro Médio</w:t>
            </w:r>
            <w:r w:rsidR="00767B94">
              <w:rPr>
                <w:b/>
                <w:bCs/>
                <w:color w:val="FFFFFF" w:themeColor="background1"/>
              </w:rPr>
              <w:t xml:space="preserve"> (m)</w:t>
            </w:r>
          </w:p>
        </w:tc>
        <w:tc>
          <w:tcPr>
            <w:tcW w:w="992" w:type="pct"/>
            <w:shd w:val="clear" w:color="auto" w:fill="5B9BD5" w:themeFill="accent1"/>
            <w:noWrap/>
            <w:vAlign w:val="center"/>
            <w:hideMark/>
          </w:tcPr>
          <w:p w14:paraId="376FEA0A" w14:textId="21DD7DC3" w:rsidR="008516FC" w:rsidRPr="00C977DE" w:rsidRDefault="008516FC" w:rsidP="008516FC">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E</w:t>
            </w:r>
            <w:r w:rsidR="00C2693D">
              <w:rPr>
                <w:b/>
                <w:bCs/>
                <w:color w:val="FFFFFF" w:themeColor="background1"/>
              </w:rPr>
              <w:t>MQ</w:t>
            </w:r>
          </w:p>
        </w:tc>
        <w:tc>
          <w:tcPr>
            <w:tcW w:w="860" w:type="pct"/>
            <w:shd w:val="clear" w:color="auto" w:fill="5B9BD5" w:themeFill="accent1"/>
            <w:noWrap/>
            <w:vAlign w:val="center"/>
          </w:tcPr>
          <w:p w14:paraId="5B7250AE" w14:textId="3126B7FF" w:rsidR="008516FC" w:rsidRPr="00C977DE" w:rsidRDefault="008516FC" w:rsidP="008516FC">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RE</w:t>
            </w:r>
            <w:r w:rsidR="0036601B">
              <w:rPr>
                <w:b/>
                <w:bCs/>
                <w:color w:val="FFFFFF" w:themeColor="background1"/>
              </w:rPr>
              <w:t>MQ</w:t>
            </w:r>
            <w:r w:rsidR="00767B94">
              <w:rPr>
                <w:b/>
                <w:bCs/>
                <w:color w:val="FFFFFF" w:themeColor="background1"/>
              </w:rPr>
              <w:t xml:space="preserve"> (m)</w:t>
            </w:r>
          </w:p>
        </w:tc>
      </w:tr>
      <w:tr w:rsidR="00847FE8" w:rsidRPr="009B6CCF" w14:paraId="208D101C"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49FB5EFB" w14:textId="7F2AA679"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01.04.004.1.0029</w:t>
            </w:r>
          </w:p>
        </w:tc>
        <w:tc>
          <w:tcPr>
            <w:tcW w:w="1053" w:type="pct"/>
            <w:noWrap/>
            <w:vAlign w:val="center"/>
          </w:tcPr>
          <w:p w14:paraId="4B778C8A" w14:textId="41E638BF"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0,986</w:t>
            </w:r>
          </w:p>
        </w:tc>
        <w:tc>
          <w:tcPr>
            <w:tcW w:w="992" w:type="pct"/>
            <w:noWrap/>
            <w:vAlign w:val="center"/>
          </w:tcPr>
          <w:p w14:paraId="44575D4E" w14:textId="1F6A01E8"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1,007</w:t>
            </w:r>
          </w:p>
        </w:tc>
        <w:tc>
          <w:tcPr>
            <w:tcW w:w="860" w:type="pct"/>
            <w:noWrap/>
            <w:vAlign w:val="center"/>
          </w:tcPr>
          <w:p w14:paraId="66A344A3" w14:textId="35E1276E"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1,004</w:t>
            </w:r>
          </w:p>
        </w:tc>
      </w:tr>
      <w:tr w:rsidR="00847FE8" w:rsidRPr="009B6CCF" w14:paraId="320219AD"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EAFD56A" w14:textId="6EED36B0"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01.02.001.0.0018</w:t>
            </w:r>
          </w:p>
        </w:tc>
        <w:tc>
          <w:tcPr>
            <w:tcW w:w="1053" w:type="pct"/>
            <w:noWrap/>
            <w:vAlign w:val="center"/>
          </w:tcPr>
          <w:p w14:paraId="1A9B3C25" w14:textId="505683EF"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0,988</w:t>
            </w:r>
          </w:p>
        </w:tc>
        <w:tc>
          <w:tcPr>
            <w:tcW w:w="992" w:type="pct"/>
            <w:noWrap/>
            <w:vAlign w:val="center"/>
          </w:tcPr>
          <w:p w14:paraId="505F1BDA" w14:textId="67CA64DD"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0,992</w:t>
            </w:r>
          </w:p>
        </w:tc>
        <w:tc>
          <w:tcPr>
            <w:tcW w:w="860" w:type="pct"/>
            <w:noWrap/>
            <w:vAlign w:val="center"/>
          </w:tcPr>
          <w:p w14:paraId="6BBC4DD0" w14:textId="55E37BAE"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0,996</w:t>
            </w:r>
          </w:p>
        </w:tc>
      </w:tr>
      <w:tr w:rsidR="00847FE8" w:rsidRPr="009B6CCF" w14:paraId="291217AD"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159FD818" w14:textId="680776A8"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01.02.001.0.0020</w:t>
            </w:r>
          </w:p>
        </w:tc>
        <w:tc>
          <w:tcPr>
            <w:tcW w:w="1053" w:type="pct"/>
            <w:noWrap/>
            <w:vAlign w:val="center"/>
          </w:tcPr>
          <w:p w14:paraId="3031C6D1" w14:textId="5A5FC834"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1,326</w:t>
            </w:r>
          </w:p>
        </w:tc>
        <w:tc>
          <w:tcPr>
            <w:tcW w:w="992" w:type="pct"/>
            <w:noWrap/>
            <w:vAlign w:val="center"/>
          </w:tcPr>
          <w:p w14:paraId="00A51F50" w14:textId="67F606E2"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1,775</w:t>
            </w:r>
          </w:p>
        </w:tc>
        <w:tc>
          <w:tcPr>
            <w:tcW w:w="860" w:type="pct"/>
            <w:noWrap/>
            <w:vAlign w:val="center"/>
          </w:tcPr>
          <w:p w14:paraId="59AEFC4E" w14:textId="2AE5B27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1,332</w:t>
            </w:r>
          </w:p>
        </w:tc>
      </w:tr>
      <w:tr w:rsidR="00847FE8" w:rsidRPr="009B6CCF" w14:paraId="491A5A1F"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362316E6" w14:textId="7139E915"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01.03.002.3.0054</w:t>
            </w:r>
          </w:p>
        </w:tc>
        <w:tc>
          <w:tcPr>
            <w:tcW w:w="1053" w:type="pct"/>
            <w:noWrap/>
            <w:vAlign w:val="center"/>
          </w:tcPr>
          <w:p w14:paraId="7B32413B" w14:textId="54CE5612"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1,577</w:t>
            </w:r>
          </w:p>
        </w:tc>
        <w:tc>
          <w:tcPr>
            <w:tcW w:w="992" w:type="pct"/>
            <w:noWrap/>
            <w:vAlign w:val="center"/>
          </w:tcPr>
          <w:p w14:paraId="51FD5FCE" w14:textId="57C5F1D8"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2,555</w:t>
            </w:r>
          </w:p>
        </w:tc>
        <w:tc>
          <w:tcPr>
            <w:tcW w:w="860" w:type="pct"/>
            <w:noWrap/>
            <w:vAlign w:val="center"/>
          </w:tcPr>
          <w:p w14:paraId="005146EB" w14:textId="0E6C4B05"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1,598</w:t>
            </w:r>
          </w:p>
        </w:tc>
      </w:tr>
      <w:tr w:rsidR="00847FE8" w:rsidRPr="009B6CCF" w14:paraId="28842A3E"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13002C4F" w14:textId="29D194A7"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01.06.004.1.0018</w:t>
            </w:r>
          </w:p>
        </w:tc>
        <w:tc>
          <w:tcPr>
            <w:tcW w:w="1053" w:type="pct"/>
            <w:noWrap/>
            <w:vAlign w:val="center"/>
          </w:tcPr>
          <w:p w14:paraId="08B09AC9" w14:textId="0FC385A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1,666</w:t>
            </w:r>
          </w:p>
        </w:tc>
        <w:tc>
          <w:tcPr>
            <w:tcW w:w="992" w:type="pct"/>
            <w:noWrap/>
            <w:vAlign w:val="center"/>
          </w:tcPr>
          <w:p w14:paraId="7A2EBA74" w14:textId="6673088D"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2,801</w:t>
            </w:r>
          </w:p>
        </w:tc>
        <w:tc>
          <w:tcPr>
            <w:tcW w:w="860" w:type="pct"/>
            <w:noWrap/>
            <w:vAlign w:val="center"/>
          </w:tcPr>
          <w:p w14:paraId="6DB3DF23" w14:textId="5AED7FED"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1,674</w:t>
            </w:r>
          </w:p>
        </w:tc>
      </w:tr>
      <w:tr w:rsidR="00847FE8" w:rsidRPr="009B6CCF" w14:paraId="7DE58425"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71554EFB" w14:textId="279DF3E9"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01.04.004.1.0017</w:t>
            </w:r>
          </w:p>
        </w:tc>
        <w:tc>
          <w:tcPr>
            <w:tcW w:w="1053" w:type="pct"/>
            <w:noWrap/>
            <w:vAlign w:val="center"/>
          </w:tcPr>
          <w:p w14:paraId="70C3F7CE" w14:textId="149B0124"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1,836</w:t>
            </w:r>
          </w:p>
        </w:tc>
        <w:tc>
          <w:tcPr>
            <w:tcW w:w="992" w:type="pct"/>
            <w:noWrap/>
            <w:vAlign w:val="center"/>
          </w:tcPr>
          <w:p w14:paraId="29068728" w14:textId="7B5CA9C6"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3,580</w:t>
            </w:r>
          </w:p>
        </w:tc>
        <w:tc>
          <w:tcPr>
            <w:tcW w:w="860" w:type="pct"/>
            <w:noWrap/>
            <w:vAlign w:val="center"/>
          </w:tcPr>
          <w:p w14:paraId="7A7BE3F7" w14:textId="29EDDF1E"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1,892</w:t>
            </w:r>
          </w:p>
        </w:tc>
      </w:tr>
      <w:tr w:rsidR="00847FE8" w:rsidRPr="009B6CCF" w14:paraId="083E2C72"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90B84BD" w14:textId="6CF31E95"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01.03.002.0.0034</w:t>
            </w:r>
          </w:p>
        </w:tc>
        <w:tc>
          <w:tcPr>
            <w:tcW w:w="1053" w:type="pct"/>
            <w:noWrap/>
            <w:vAlign w:val="center"/>
          </w:tcPr>
          <w:p w14:paraId="79F025E4" w14:textId="1B9B6CCE"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2,190</w:t>
            </w:r>
          </w:p>
        </w:tc>
        <w:tc>
          <w:tcPr>
            <w:tcW w:w="992" w:type="pct"/>
            <w:noWrap/>
            <w:vAlign w:val="center"/>
          </w:tcPr>
          <w:p w14:paraId="0CEA96DD" w14:textId="7142C5E5"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5,181</w:t>
            </w:r>
          </w:p>
        </w:tc>
        <w:tc>
          <w:tcPr>
            <w:tcW w:w="860" w:type="pct"/>
            <w:noWrap/>
            <w:vAlign w:val="center"/>
          </w:tcPr>
          <w:p w14:paraId="1EAA59A7" w14:textId="34EDF157"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2,276</w:t>
            </w:r>
          </w:p>
        </w:tc>
      </w:tr>
      <w:tr w:rsidR="00847FE8" w:rsidRPr="009B6CCF" w14:paraId="564556AD"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43BBD8C" w14:textId="50DA5AE9"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01.04.004.0.0036</w:t>
            </w:r>
          </w:p>
        </w:tc>
        <w:tc>
          <w:tcPr>
            <w:tcW w:w="1053" w:type="pct"/>
            <w:noWrap/>
            <w:vAlign w:val="center"/>
          </w:tcPr>
          <w:p w14:paraId="12E37D2D" w14:textId="66FBB5A9"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2,255</w:t>
            </w:r>
          </w:p>
        </w:tc>
        <w:tc>
          <w:tcPr>
            <w:tcW w:w="992" w:type="pct"/>
            <w:noWrap/>
            <w:vAlign w:val="center"/>
          </w:tcPr>
          <w:p w14:paraId="3C45EE9B" w14:textId="5E3D6175"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5,137</w:t>
            </w:r>
          </w:p>
        </w:tc>
        <w:tc>
          <w:tcPr>
            <w:tcW w:w="860" w:type="pct"/>
            <w:noWrap/>
            <w:vAlign w:val="center"/>
          </w:tcPr>
          <w:p w14:paraId="61DF802E" w14:textId="2946790F"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2,267</w:t>
            </w:r>
          </w:p>
        </w:tc>
      </w:tr>
      <w:tr w:rsidR="00847FE8" w:rsidRPr="009B6CCF" w14:paraId="3A8130D2"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24D223A0" w14:textId="62BD8C85"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01.06.004.1.0023</w:t>
            </w:r>
          </w:p>
        </w:tc>
        <w:tc>
          <w:tcPr>
            <w:tcW w:w="1053" w:type="pct"/>
            <w:noWrap/>
            <w:vAlign w:val="center"/>
          </w:tcPr>
          <w:p w14:paraId="2CAD6FC4" w14:textId="423E7D26"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2,336</w:t>
            </w:r>
          </w:p>
        </w:tc>
        <w:tc>
          <w:tcPr>
            <w:tcW w:w="992" w:type="pct"/>
            <w:noWrap/>
            <w:vAlign w:val="center"/>
          </w:tcPr>
          <w:p w14:paraId="14A5865A" w14:textId="17424D9F"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5,875</w:t>
            </w:r>
          </w:p>
        </w:tc>
        <w:tc>
          <w:tcPr>
            <w:tcW w:w="860" w:type="pct"/>
            <w:noWrap/>
            <w:vAlign w:val="center"/>
          </w:tcPr>
          <w:p w14:paraId="2D1FDD80" w14:textId="0BCDFB87"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2,424</w:t>
            </w:r>
          </w:p>
        </w:tc>
      </w:tr>
      <w:tr w:rsidR="00847FE8" w:rsidRPr="009B6CCF" w14:paraId="2194B928"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093AC069" w14:textId="73D09BDE"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01.05.004.1.0019</w:t>
            </w:r>
          </w:p>
        </w:tc>
        <w:tc>
          <w:tcPr>
            <w:tcW w:w="1053" w:type="pct"/>
            <w:noWrap/>
            <w:vAlign w:val="center"/>
          </w:tcPr>
          <w:p w14:paraId="2DF420A3" w14:textId="6D69F9AB"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2,442</w:t>
            </w:r>
          </w:p>
        </w:tc>
        <w:tc>
          <w:tcPr>
            <w:tcW w:w="992" w:type="pct"/>
            <w:noWrap/>
            <w:vAlign w:val="center"/>
          </w:tcPr>
          <w:p w14:paraId="0994D24D" w14:textId="1B6A36D6"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5,971</w:t>
            </w:r>
          </w:p>
        </w:tc>
        <w:tc>
          <w:tcPr>
            <w:tcW w:w="860" w:type="pct"/>
            <w:noWrap/>
            <w:vAlign w:val="center"/>
          </w:tcPr>
          <w:p w14:paraId="2D549995" w14:textId="5C4EB0B1"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2,444</w:t>
            </w:r>
          </w:p>
        </w:tc>
      </w:tr>
      <w:tr w:rsidR="00847FE8" w:rsidRPr="009B6CCF" w14:paraId="237E57DB"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18FE6B5" w14:textId="3501881A"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01.03.001.2.0048</w:t>
            </w:r>
          </w:p>
        </w:tc>
        <w:tc>
          <w:tcPr>
            <w:tcW w:w="1053" w:type="pct"/>
            <w:noWrap/>
            <w:vAlign w:val="center"/>
          </w:tcPr>
          <w:p w14:paraId="689289EA" w14:textId="216E2C5C"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2,537</w:t>
            </w:r>
          </w:p>
        </w:tc>
        <w:tc>
          <w:tcPr>
            <w:tcW w:w="992" w:type="pct"/>
            <w:noWrap/>
            <w:vAlign w:val="center"/>
          </w:tcPr>
          <w:p w14:paraId="58C1BFE1" w14:textId="513D8729"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7,575</w:t>
            </w:r>
          </w:p>
        </w:tc>
        <w:tc>
          <w:tcPr>
            <w:tcW w:w="860" w:type="pct"/>
            <w:noWrap/>
            <w:vAlign w:val="center"/>
          </w:tcPr>
          <w:p w14:paraId="1BEB0DD5" w14:textId="3055F323"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2,752</w:t>
            </w:r>
          </w:p>
        </w:tc>
      </w:tr>
      <w:tr w:rsidR="00847FE8" w:rsidRPr="009B6CCF" w14:paraId="53B21EC0"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40FD3E3B" w14:textId="51CC22ED"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01.03.001.0.0046</w:t>
            </w:r>
          </w:p>
        </w:tc>
        <w:tc>
          <w:tcPr>
            <w:tcW w:w="1053" w:type="pct"/>
            <w:noWrap/>
            <w:vAlign w:val="center"/>
          </w:tcPr>
          <w:p w14:paraId="4E4936D3" w14:textId="76923C9D"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2,849</w:t>
            </w:r>
          </w:p>
        </w:tc>
        <w:tc>
          <w:tcPr>
            <w:tcW w:w="992" w:type="pct"/>
            <w:noWrap/>
            <w:vAlign w:val="center"/>
          </w:tcPr>
          <w:p w14:paraId="69C90AE0" w14:textId="3659DEB8"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8,162</w:t>
            </w:r>
          </w:p>
        </w:tc>
        <w:tc>
          <w:tcPr>
            <w:tcW w:w="860" w:type="pct"/>
            <w:noWrap/>
            <w:vAlign w:val="center"/>
          </w:tcPr>
          <w:p w14:paraId="60B3257D" w14:textId="1E738AD9"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2,857</w:t>
            </w:r>
          </w:p>
        </w:tc>
      </w:tr>
      <w:tr w:rsidR="00847FE8" w:rsidRPr="009B6CCF" w14:paraId="5CDC2543"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891E22A" w14:textId="5C04FF28"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01.02.002.0.0033</w:t>
            </w:r>
          </w:p>
        </w:tc>
        <w:tc>
          <w:tcPr>
            <w:tcW w:w="1053" w:type="pct"/>
            <w:noWrap/>
            <w:vAlign w:val="center"/>
          </w:tcPr>
          <w:p w14:paraId="3F9E5EF1" w14:textId="6DFC1FA3"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3,043</w:t>
            </w:r>
          </w:p>
        </w:tc>
        <w:tc>
          <w:tcPr>
            <w:tcW w:w="992" w:type="pct"/>
            <w:noWrap/>
            <w:vAlign w:val="center"/>
          </w:tcPr>
          <w:p w14:paraId="39AD1CCB" w14:textId="24E5E8C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9,821</w:t>
            </w:r>
          </w:p>
        </w:tc>
        <w:tc>
          <w:tcPr>
            <w:tcW w:w="860" w:type="pct"/>
            <w:noWrap/>
            <w:vAlign w:val="center"/>
          </w:tcPr>
          <w:p w14:paraId="41365809" w14:textId="77EBAC6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3,134</w:t>
            </w:r>
          </w:p>
        </w:tc>
      </w:tr>
      <w:tr w:rsidR="00847FE8" w:rsidRPr="009B6CCF" w14:paraId="5EB80B4C"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048E6CEF" w14:textId="0571C6AE"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01.03.002.3.0053</w:t>
            </w:r>
          </w:p>
        </w:tc>
        <w:tc>
          <w:tcPr>
            <w:tcW w:w="1053" w:type="pct"/>
            <w:noWrap/>
            <w:vAlign w:val="center"/>
          </w:tcPr>
          <w:p w14:paraId="66F5CE62" w14:textId="38BEFA23"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3,850</w:t>
            </w:r>
          </w:p>
        </w:tc>
        <w:tc>
          <w:tcPr>
            <w:tcW w:w="992" w:type="pct"/>
            <w:noWrap/>
            <w:vAlign w:val="center"/>
          </w:tcPr>
          <w:p w14:paraId="7EFB8354" w14:textId="31592BD0"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14,906</w:t>
            </w:r>
          </w:p>
        </w:tc>
        <w:tc>
          <w:tcPr>
            <w:tcW w:w="860" w:type="pct"/>
            <w:noWrap/>
            <w:vAlign w:val="center"/>
          </w:tcPr>
          <w:p w14:paraId="11EA25C7" w14:textId="2A18A66C"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3,861</w:t>
            </w:r>
          </w:p>
        </w:tc>
      </w:tr>
      <w:tr w:rsidR="00847FE8" w:rsidRPr="009B6CCF" w14:paraId="3C0C246C"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39A57E64" w14:textId="5A4DEE71"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01.01.004.0.0047</w:t>
            </w:r>
          </w:p>
        </w:tc>
        <w:tc>
          <w:tcPr>
            <w:tcW w:w="1053" w:type="pct"/>
            <w:noWrap/>
            <w:vAlign w:val="center"/>
          </w:tcPr>
          <w:p w14:paraId="1CEE85FE" w14:textId="6234C6E5"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4,863</w:t>
            </w:r>
          </w:p>
        </w:tc>
        <w:tc>
          <w:tcPr>
            <w:tcW w:w="992" w:type="pct"/>
            <w:noWrap/>
            <w:vAlign w:val="center"/>
          </w:tcPr>
          <w:p w14:paraId="05971594" w14:textId="4ADEEF29"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23,657</w:t>
            </w:r>
          </w:p>
        </w:tc>
        <w:tc>
          <w:tcPr>
            <w:tcW w:w="860" w:type="pct"/>
            <w:noWrap/>
            <w:vAlign w:val="center"/>
          </w:tcPr>
          <w:p w14:paraId="10237A01" w14:textId="71D5BB43"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4,864</w:t>
            </w:r>
          </w:p>
        </w:tc>
      </w:tr>
      <w:tr w:rsidR="00847FE8" w:rsidRPr="009B6CCF" w14:paraId="633DC8C0"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59651CD" w14:textId="0C1DBACD"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01.03.002.3.0065</w:t>
            </w:r>
          </w:p>
        </w:tc>
        <w:tc>
          <w:tcPr>
            <w:tcW w:w="1053" w:type="pct"/>
            <w:noWrap/>
            <w:vAlign w:val="center"/>
          </w:tcPr>
          <w:p w14:paraId="02CD1498" w14:textId="29B2ABBB"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8,510</w:t>
            </w:r>
          </w:p>
        </w:tc>
        <w:tc>
          <w:tcPr>
            <w:tcW w:w="992" w:type="pct"/>
            <w:noWrap/>
            <w:vAlign w:val="center"/>
          </w:tcPr>
          <w:p w14:paraId="109BCD02" w14:textId="44E400C2"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72,456</w:t>
            </w:r>
          </w:p>
        </w:tc>
        <w:tc>
          <w:tcPr>
            <w:tcW w:w="860" w:type="pct"/>
            <w:noWrap/>
            <w:vAlign w:val="center"/>
          </w:tcPr>
          <w:p w14:paraId="44148BA3" w14:textId="1B37C9EE"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8,512</w:t>
            </w:r>
          </w:p>
        </w:tc>
      </w:tr>
    </w:tbl>
    <w:p w14:paraId="307C8D91" w14:textId="721E0F46" w:rsidR="00604BE3" w:rsidRPr="009B6CCF" w:rsidRDefault="00604BE3" w:rsidP="00C03748">
      <w:pPr>
        <w:pStyle w:val="Legenda"/>
      </w:pPr>
      <w:r w:rsidRPr="009B6CCF">
        <w:t xml:space="preserve">Fonte: </w:t>
      </w:r>
      <w:r w:rsidRPr="009B6CCF">
        <w:fldChar w:fldCharType="begin"/>
      </w:r>
      <w:r w:rsidRPr="009B6CCF">
        <w:instrText xml:space="preserve"> ADDIN ZOTERO_ITEM CSL_CITATION {"citationID":"P957K9j3","properties":{"formattedCitation":"(SIGWEB-Capanema,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w:t>
      </w:r>
      <w:r w:rsidR="008965A9">
        <w:t>–</w:t>
      </w:r>
      <w:r w:rsidRPr="009B6CCF">
        <w:t xml:space="preserve"> Elaboração: </w:t>
      </w:r>
      <w:r w:rsidR="005C08C9">
        <w:t>Autor</w:t>
      </w:r>
      <w:r w:rsidRPr="009B6CCF">
        <w:t xml:space="preserve"> (2026)</w:t>
      </w:r>
    </w:p>
    <w:p w14:paraId="4CDE7C80" w14:textId="77777777" w:rsidR="00604BE3" w:rsidRDefault="00604BE3" w:rsidP="00161798"/>
    <w:p w14:paraId="6926E582" w14:textId="4B548012" w:rsidR="00E61B05" w:rsidRDefault="00FA64E7" w:rsidP="003B7499">
      <w:commentRangeStart w:id="261"/>
      <w:r w:rsidRPr="00FA64E7">
        <w:t xml:space="preserve">Com </w:t>
      </w:r>
      <w:r w:rsidR="00045CD3">
        <w:t>93,8</w:t>
      </w:r>
      <w:r w:rsidRPr="00FA64E7">
        <w:t xml:space="preserve">% das amostras apresentando erro posicional inferior a 5 metros, os resultados da geolocalização enquadram-se na Classe </w:t>
      </w:r>
      <w:r w:rsidR="00045CD3">
        <w:t>B</w:t>
      </w:r>
      <w:r w:rsidRPr="00FA64E7">
        <w:t xml:space="preserve"> da escala 1:10.000</w:t>
      </w:r>
      <w:del w:id="262" w:author="Ednez Gomes Tavares" w:date="2026-04-10T16:12:00Z" w16du:dateUtc="2026-04-10T19:12:00Z">
        <w:r w:rsidR="004879A3" w:rsidDel="009C1451">
          <w:delText xml:space="preserve"> </w:delText>
        </w:r>
      </w:del>
      <w:r w:rsidRPr="00FA64E7">
        <w:t>, conforme os parâmetros do Padrão de Exatidão Cartográfica (PEC).</w:t>
      </w:r>
      <w:commentRangeEnd w:id="261"/>
      <w:r w:rsidR="00002447" w:rsidRPr="00FA64E7">
        <w:rPr>
          <w:rStyle w:val="Refdecomentrio"/>
          <w:sz w:val="24"/>
          <w:szCs w:val="22"/>
        </w:rPr>
        <w:commentReference w:id="261"/>
      </w:r>
      <w:r w:rsidRPr="00FA64E7">
        <w:t xml:space="preserve"> Embora este </w:t>
      </w:r>
      <w:r w:rsidRPr="00FA64E7">
        <w:lastRenderedPageBreak/>
        <w:t xml:space="preserve">índice não </w:t>
      </w:r>
      <w:r w:rsidR="00540AFC">
        <w:t xml:space="preserve">seja adequado </w:t>
      </w:r>
      <w:r w:rsidR="00AE68D1">
        <w:t xml:space="preserve">para </w:t>
      </w:r>
      <w:r w:rsidRPr="00FA64E7">
        <w:t>atividades que exijam alta precisão métrica ou rigor cadastral para registro imobiliário, o desempenho assemelha-se à acurácia obtida em cartografia analógica (mapas impressos) na mesma escala. Tal resultado valida a utilidade da metodologia para aplicações de planejamento macro, onde a visão sistêmica do território precede a necessidade de detalhamento centimétrico.</w:t>
      </w:r>
    </w:p>
    <w:p w14:paraId="2FE27E7D" w14:textId="77777777" w:rsidR="00CC4339" w:rsidRDefault="00CC4339" w:rsidP="003B7499"/>
    <w:p w14:paraId="22E04BBE" w14:textId="3DD03521" w:rsidR="00BE2212" w:rsidRPr="00C03748" w:rsidRDefault="003750EA" w:rsidP="003750EA">
      <w:pPr>
        <w:pStyle w:val="Legenda"/>
        <w:rPr>
          <w:sz w:val="24"/>
          <w:szCs w:val="24"/>
        </w:rPr>
      </w:pPr>
      <w:r w:rsidRPr="00C03748">
        <w:rPr>
          <w:sz w:val="24"/>
          <w:szCs w:val="24"/>
        </w:rPr>
        <w:t xml:space="preserve">Quadro </w:t>
      </w:r>
      <w:r w:rsidR="00F02416" w:rsidRPr="00C03748">
        <w:rPr>
          <w:sz w:val="24"/>
          <w:szCs w:val="24"/>
        </w:rPr>
        <w:fldChar w:fldCharType="begin"/>
      </w:r>
      <w:r w:rsidR="00F02416" w:rsidRPr="00C03748">
        <w:rPr>
          <w:sz w:val="24"/>
          <w:szCs w:val="24"/>
        </w:rPr>
        <w:instrText xml:space="preserve"> SEQ Quadro \* ARABIC </w:instrText>
      </w:r>
      <w:r w:rsidR="00F02416" w:rsidRPr="00C03748">
        <w:rPr>
          <w:sz w:val="24"/>
          <w:szCs w:val="24"/>
        </w:rPr>
        <w:fldChar w:fldCharType="separate"/>
      </w:r>
      <w:r w:rsidR="00F02416" w:rsidRPr="00C03748">
        <w:rPr>
          <w:noProof/>
          <w:sz w:val="24"/>
          <w:szCs w:val="24"/>
        </w:rPr>
        <w:t>50</w:t>
      </w:r>
      <w:r w:rsidR="00F02416" w:rsidRPr="00C03748">
        <w:rPr>
          <w:noProof/>
          <w:sz w:val="24"/>
          <w:szCs w:val="24"/>
        </w:rPr>
        <w:fldChar w:fldCharType="end"/>
      </w:r>
      <w:r w:rsidRPr="00C03748">
        <w:rPr>
          <w:sz w:val="24"/>
          <w:szCs w:val="24"/>
        </w:rPr>
        <w:t xml:space="preserve"> </w:t>
      </w:r>
      <w:r w:rsidR="00BE2212" w:rsidRPr="00C03748">
        <w:rPr>
          <w:sz w:val="24"/>
          <w:szCs w:val="24"/>
        </w:rPr>
        <w:t xml:space="preserve">– </w:t>
      </w:r>
      <w:r w:rsidR="00B85324" w:rsidRPr="00C03748">
        <w:rPr>
          <w:sz w:val="24"/>
          <w:szCs w:val="24"/>
        </w:rPr>
        <w:t>Tabela prática do Padrão de Exatidão Cartográfica - PEC</w:t>
      </w:r>
    </w:p>
    <w:tbl>
      <w:tblPr>
        <w:tblStyle w:val="TabeladeGrade5Escura-nfase11"/>
        <w:tblW w:w="9067" w:type="dxa"/>
        <w:tblLayout w:type="fixed"/>
        <w:tblLook w:val="04A0" w:firstRow="1" w:lastRow="0" w:firstColumn="1" w:lastColumn="0" w:noHBand="0" w:noVBand="1"/>
      </w:tblPr>
      <w:tblGrid>
        <w:gridCol w:w="1813"/>
        <w:gridCol w:w="1813"/>
        <w:gridCol w:w="1814"/>
        <w:gridCol w:w="1813"/>
        <w:gridCol w:w="1814"/>
      </w:tblGrid>
      <w:tr w:rsidR="008F62EC" w14:paraId="542EDDE9" w14:textId="77777777" w:rsidTr="009265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7" w:type="dxa"/>
            <w:gridSpan w:val="5"/>
            <w:vAlign w:val="center"/>
          </w:tcPr>
          <w:p w14:paraId="5880B3A3" w14:textId="4C1165E8" w:rsidR="008F62EC" w:rsidRDefault="008965A9" w:rsidP="008F62EC">
            <w:pPr>
              <w:ind w:firstLine="0"/>
              <w:jc w:val="center"/>
            </w:pPr>
            <w:r>
              <w:t>Tabela prática d</w:t>
            </w:r>
            <w:r w:rsidR="00BE2212">
              <w:t xml:space="preserve">o </w:t>
            </w:r>
            <w:r w:rsidR="00BE2212" w:rsidRPr="00BE2212">
              <w:t>Padrão de Exatidão Cartográfica</w:t>
            </w:r>
            <w:r w:rsidR="00BE2212">
              <w:t xml:space="preserve"> - PEC</w:t>
            </w:r>
          </w:p>
        </w:tc>
      </w:tr>
      <w:tr w:rsidR="00DD796F" w14:paraId="2BFC7B18" w14:textId="77777777" w:rsidTr="00496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dxa"/>
            <w:vAlign w:val="center"/>
          </w:tcPr>
          <w:p w14:paraId="25041A60" w14:textId="5BBA1E64" w:rsidR="00DD796F" w:rsidRDefault="00DD796F" w:rsidP="00924C90">
            <w:pPr>
              <w:ind w:firstLine="0"/>
              <w:jc w:val="center"/>
            </w:pPr>
            <w:r w:rsidRPr="00065DC6">
              <w:t>Escala</w:t>
            </w:r>
          </w:p>
        </w:tc>
        <w:tc>
          <w:tcPr>
            <w:tcW w:w="1813" w:type="dxa"/>
            <w:shd w:val="clear" w:color="auto" w:fill="5B9BD5" w:themeFill="accent1"/>
            <w:vAlign w:val="center"/>
          </w:tcPr>
          <w:p w14:paraId="59E8DE95" w14:textId="77777777" w:rsidR="00F91EAC"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Classe A</w:t>
            </w:r>
          </w:p>
          <w:p w14:paraId="2974897A" w14:textId="41D8B705"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(Erro &lt;)</w:t>
            </w:r>
          </w:p>
        </w:tc>
        <w:tc>
          <w:tcPr>
            <w:tcW w:w="1814" w:type="dxa"/>
            <w:shd w:val="clear" w:color="auto" w:fill="5B9BD5" w:themeFill="accent1"/>
            <w:vAlign w:val="center"/>
          </w:tcPr>
          <w:p w14:paraId="595A551D" w14:textId="77777777" w:rsidR="00F91EAC"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Classe B</w:t>
            </w:r>
          </w:p>
          <w:p w14:paraId="76CAD46D" w14:textId="31F21D80"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(Erro &lt;)</w:t>
            </w:r>
          </w:p>
        </w:tc>
        <w:tc>
          <w:tcPr>
            <w:tcW w:w="1813" w:type="dxa"/>
            <w:shd w:val="clear" w:color="auto" w:fill="5B9BD5" w:themeFill="accent1"/>
            <w:vAlign w:val="center"/>
          </w:tcPr>
          <w:p w14:paraId="5E4441E5" w14:textId="5C002D71"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Classe</w:t>
            </w:r>
            <w:r w:rsidR="00F91EAC">
              <w:rPr>
                <w:b/>
                <w:bCs/>
                <w:color w:val="FFFFFF" w:themeColor="background1"/>
              </w:rPr>
              <w:br/>
            </w:r>
            <w:r w:rsidRPr="00DD796F">
              <w:rPr>
                <w:b/>
                <w:bCs/>
                <w:color w:val="FFFFFF" w:themeColor="background1"/>
              </w:rPr>
              <w:t xml:space="preserve"> C (Erro &lt;)</w:t>
            </w:r>
          </w:p>
        </w:tc>
        <w:tc>
          <w:tcPr>
            <w:tcW w:w="1814" w:type="dxa"/>
            <w:shd w:val="clear" w:color="auto" w:fill="5B9BD5" w:themeFill="accent1"/>
            <w:vAlign w:val="center"/>
          </w:tcPr>
          <w:p w14:paraId="7BA0E865" w14:textId="43D621AD"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Aplicação Comum</w:t>
            </w:r>
          </w:p>
        </w:tc>
      </w:tr>
      <w:tr w:rsidR="00B23089" w14:paraId="09DB06AC" w14:textId="77777777" w:rsidTr="00496BFC">
        <w:tc>
          <w:tcPr>
            <w:cnfStyle w:val="001000000000" w:firstRow="0" w:lastRow="0" w:firstColumn="1" w:lastColumn="0" w:oddVBand="0" w:evenVBand="0" w:oddHBand="0" w:evenHBand="0" w:firstRowFirstColumn="0" w:firstRowLastColumn="0" w:lastRowFirstColumn="0" w:lastRowLastColumn="0"/>
            <w:tcW w:w="1813" w:type="dxa"/>
            <w:vAlign w:val="center"/>
          </w:tcPr>
          <w:p w14:paraId="100B186B" w14:textId="26FB2BE7" w:rsidR="00B23089" w:rsidRPr="00AB5A68" w:rsidRDefault="00B23089" w:rsidP="00924C90">
            <w:pPr>
              <w:ind w:firstLine="0"/>
              <w:jc w:val="center"/>
              <w:rPr>
                <w:sz w:val="20"/>
                <w:szCs w:val="20"/>
              </w:rPr>
            </w:pPr>
            <w:r w:rsidRPr="00AB5A68">
              <w:rPr>
                <w:sz w:val="20"/>
                <w:szCs w:val="20"/>
              </w:rPr>
              <w:t>1:1.000</w:t>
            </w:r>
          </w:p>
        </w:tc>
        <w:tc>
          <w:tcPr>
            <w:tcW w:w="1813" w:type="dxa"/>
            <w:vAlign w:val="center"/>
          </w:tcPr>
          <w:p w14:paraId="14B48C67" w14:textId="11407111"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0,</w:t>
            </w:r>
            <w:r w:rsidR="00E01250" w:rsidRPr="00AB5A68">
              <w:rPr>
                <w:sz w:val="20"/>
                <w:szCs w:val="20"/>
              </w:rPr>
              <w:t>30</w:t>
            </w:r>
            <w:r w:rsidRPr="00AB5A68">
              <w:rPr>
                <w:sz w:val="20"/>
                <w:szCs w:val="20"/>
              </w:rPr>
              <w:t xml:space="preserve"> m</w:t>
            </w:r>
          </w:p>
        </w:tc>
        <w:tc>
          <w:tcPr>
            <w:tcW w:w="1814" w:type="dxa"/>
            <w:vAlign w:val="center"/>
          </w:tcPr>
          <w:p w14:paraId="6D7B027D" w14:textId="251D7878"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0,50 m</w:t>
            </w:r>
          </w:p>
        </w:tc>
        <w:tc>
          <w:tcPr>
            <w:tcW w:w="1813" w:type="dxa"/>
            <w:vAlign w:val="center"/>
          </w:tcPr>
          <w:p w14:paraId="231B62A8" w14:textId="21AB6977"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0,</w:t>
            </w:r>
            <w:r w:rsidR="00AD4CAF" w:rsidRPr="00AB5A68">
              <w:rPr>
                <w:sz w:val="20"/>
                <w:szCs w:val="20"/>
              </w:rPr>
              <w:t>6</w:t>
            </w:r>
            <w:r w:rsidRPr="00AB5A68">
              <w:rPr>
                <w:sz w:val="20"/>
                <w:szCs w:val="20"/>
              </w:rPr>
              <w:t>0 m</w:t>
            </w:r>
          </w:p>
        </w:tc>
        <w:tc>
          <w:tcPr>
            <w:tcW w:w="1814" w:type="dxa"/>
            <w:vAlign w:val="center"/>
          </w:tcPr>
          <w:p w14:paraId="6CA49A93" w14:textId="0A0F7C57"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Engenharia e IPTU</w:t>
            </w:r>
          </w:p>
        </w:tc>
      </w:tr>
      <w:tr w:rsidR="00B23089" w14:paraId="29071147" w14:textId="77777777" w:rsidTr="00496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dxa"/>
            <w:vAlign w:val="center"/>
          </w:tcPr>
          <w:p w14:paraId="329B9D8C" w14:textId="0F21C50A" w:rsidR="00B23089" w:rsidRPr="00AB5A68" w:rsidRDefault="00B23089" w:rsidP="00924C90">
            <w:pPr>
              <w:ind w:firstLine="0"/>
              <w:jc w:val="center"/>
              <w:rPr>
                <w:sz w:val="20"/>
                <w:szCs w:val="20"/>
              </w:rPr>
            </w:pPr>
            <w:r w:rsidRPr="00AB5A68">
              <w:rPr>
                <w:sz w:val="20"/>
                <w:szCs w:val="20"/>
              </w:rPr>
              <w:t>1:5.000</w:t>
            </w:r>
          </w:p>
        </w:tc>
        <w:tc>
          <w:tcPr>
            <w:tcW w:w="1813" w:type="dxa"/>
            <w:vAlign w:val="center"/>
          </w:tcPr>
          <w:p w14:paraId="16F7CC05" w14:textId="5A554DDE" w:rsidR="00B23089" w:rsidRPr="00AB5A68" w:rsidRDefault="00B23089"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1,</w:t>
            </w:r>
            <w:r w:rsidR="00F558C1" w:rsidRPr="00AB5A68">
              <w:rPr>
                <w:sz w:val="20"/>
                <w:szCs w:val="20"/>
              </w:rPr>
              <w:t>50</w:t>
            </w:r>
            <w:r w:rsidRPr="00AB5A68">
              <w:rPr>
                <w:sz w:val="20"/>
                <w:szCs w:val="20"/>
              </w:rPr>
              <w:t xml:space="preserve"> m</w:t>
            </w:r>
          </w:p>
        </w:tc>
        <w:tc>
          <w:tcPr>
            <w:tcW w:w="1814" w:type="dxa"/>
            <w:vAlign w:val="center"/>
          </w:tcPr>
          <w:p w14:paraId="3B5A8C38" w14:textId="55A09944" w:rsidR="00B23089" w:rsidRPr="00AB5A68" w:rsidRDefault="00B23089"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2,50 m</w:t>
            </w:r>
          </w:p>
        </w:tc>
        <w:tc>
          <w:tcPr>
            <w:tcW w:w="1813" w:type="dxa"/>
            <w:vAlign w:val="center"/>
          </w:tcPr>
          <w:p w14:paraId="1BC22739" w14:textId="4B575388" w:rsidR="00B23089" w:rsidRPr="00AB5A68" w:rsidRDefault="00FB1D3A"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3</w:t>
            </w:r>
            <w:r w:rsidR="00B23089" w:rsidRPr="00AB5A68">
              <w:rPr>
                <w:sz w:val="20"/>
                <w:szCs w:val="20"/>
              </w:rPr>
              <w:t>,00 m</w:t>
            </w:r>
          </w:p>
        </w:tc>
        <w:tc>
          <w:tcPr>
            <w:tcW w:w="1814" w:type="dxa"/>
            <w:vAlign w:val="center"/>
          </w:tcPr>
          <w:p w14:paraId="0267783F" w14:textId="52037DEA" w:rsidR="00B23089" w:rsidRPr="00AB5A68" w:rsidRDefault="00B23089"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Cadastro Urbano Geral</w:t>
            </w:r>
          </w:p>
        </w:tc>
      </w:tr>
      <w:tr w:rsidR="00B23089" w14:paraId="7AFBAABC" w14:textId="77777777" w:rsidTr="00496BFC">
        <w:tc>
          <w:tcPr>
            <w:cnfStyle w:val="001000000000" w:firstRow="0" w:lastRow="0" w:firstColumn="1" w:lastColumn="0" w:oddVBand="0" w:evenVBand="0" w:oddHBand="0" w:evenHBand="0" w:firstRowFirstColumn="0" w:firstRowLastColumn="0" w:lastRowFirstColumn="0" w:lastRowLastColumn="0"/>
            <w:tcW w:w="1813" w:type="dxa"/>
            <w:vAlign w:val="center"/>
          </w:tcPr>
          <w:p w14:paraId="0F2EA88A" w14:textId="6B026C7F" w:rsidR="00B23089" w:rsidRPr="00AB5A68" w:rsidRDefault="00B23089" w:rsidP="00924C90">
            <w:pPr>
              <w:ind w:firstLine="0"/>
              <w:jc w:val="center"/>
              <w:rPr>
                <w:sz w:val="20"/>
                <w:szCs w:val="20"/>
              </w:rPr>
            </w:pPr>
            <w:r w:rsidRPr="00AB5A68">
              <w:rPr>
                <w:sz w:val="20"/>
                <w:szCs w:val="20"/>
              </w:rPr>
              <w:t>1:10.000</w:t>
            </w:r>
          </w:p>
        </w:tc>
        <w:tc>
          <w:tcPr>
            <w:tcW w:w="1813" w:type="dxa"/>
            <w:vAlign w:val="center"/>
          </w:tcPr>
          <w:p w14:paraId="0C045E26" w14:textId="599483B5" w:rsidR="00B23089" w:rsidRPr="00AB5A68" w:rsidRDefault="00F558C1"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3,</w:t>
            </w:r>
            <w:r w:rsidR="00AD4CAF" w:rsidRPr="00AB5A68">
              <w:rPr>
                <w:sz w:val="20"/>
                <w:szCs w:val="20"/>
              </w:rPr>
              <w:t>00</w:t>
            </w:r>
            <w:r w:rsidR="00B23089" w:rsidRPr="00AB5A68">
              <w:rPr>
                <w:sz w:val="20"/>
                <w:szCs w:val="20"/>
              </w:rPr>
              <w:t xml:space="preserve"> m</w:t>
            </w:r>
          </w:p>
        </w:tc>
        <w:tc>
          <w:tcPr>
            <w:tcW w:w="1814" w:type="dxa"/>
            <w:vAlign w:val="center"/>
          </w:tcPr>
          <w:p w14:paraId="1E9C8B22" w14:textId="16F4AD5C"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5,00 m</w:t>
            </w:r>
          </w:p>
        </w:tc>
        <w:tc>
          <w:tcPr>
            <w:tcW w:w="1813" w:type="dxa"/>
            <w:vAlign w:val="center"/>
          </w:tcPr>
          <w:p w14:paraId="76925B15" w14:textId="4BFBF3FD" w:rsidR="00B23089" w:rsidRPr="00AB5A68" w:rsidRDefault="00AD4CAF"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6</w:t>
            </w:r>
            <w:r w:rsidR="00B23089" w:rsidRPr="00AB5A68">
              <w:rPr>
                <w:sz w:val="20"/>
                <w:szCs w:val="20"/>
              </w:rPr>
              <w:t>,00 m</w:t>
            </w:r>
          </w:p>
        </w:tc>
        <w:tc>
          <w:tcPr>
            <w:tcW w:w="1814" w:type="dxa"/>
            <w:vAlign w:val="center"/>
          </w:tcPr>
          <w:p w14:paraId="67BD3C9F" w14:textId="1F924427"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Planejamento Municipal</w:t>
            </w:r>
          </w:p>
        </w:tc>
      </w:tr>
    </w:tbl>
    <w:p w14:paraId="683E377E" w14:textId="0F03AD6E" w:rsidR="00B85324" w:rsidRPr="009B6CCF" w:rsidRDefault="00B85324" w:rsidP="00C03748">
      <w:pPr>
        <w:pStyle w:val="Legenda"/>
      </w:pPr>
      <w:r w:rsidRPr="009B6CCF">
        <w:t>Fonte</w:t>
      </w:r>
      <w:r w:rsidR="00C14DF9">
        <w:t xml:space="preserve"> </w:t>
      </w:r>
      <w:r w:rsidR="00C14DF9">
        <w:fldChar w:fldCharType="begin"/>
      </w:r>
      <w:r w:rsidR="00C14DF9">
        <w:instrText xml:space="preserve"> ADDIN ZOTERO_ITEM CSL_CITATION {"citationID":"ljnc4X1o","properties":{"formattedCitation":"(BRASIL, 1984)","plainCitation":"(BRASIL, 1984)","noteIndex":0},"citationItems":[{"id":345,"uris":["http://zotero.org/users/15531986/items/JVKABAZB"],"itemData":{"id":345,"type":"book","publisher-place":"Brasília, DF","title":"Decreto nº 89.817, de 20 de junho de 1984. Estabelece as Instruções Reguladoras das Normas Técnicas da Cartografia Nacional","URL":"http://www.planalto.gov.br/ccivil_03/decreto/1980-1989/d89817.htm","author":[{"literal":"BRASIL"}],"issued":{"date-parts":[["1984"]]}}}],"schema":"https://github.com/citation-style-language/schema/raw/master/csl-citation.json"} </w:instrText>
      </w:r>
      <w:r w:rsidR="00C14DF9">
        <w:fldChar w:fldCharType="separate"/>
      </w:r>
      <w:r w:rsidR="00C14DF9" w:rsidRPr="00C14DF9">
        <w:rPr>
          <w:rFonts w:cs="Arial"/>
        </w:rPr>
        <w:t>(BRASIL, 1984)</w:t>
      </w:r>
      <w:r w:rsidR="00C14DF9">
        <w:fldChar w:fldCharType="end"/>
      </w:r>
      <w:r w:rsidRPr="009B6CCF">
        <w:t xml:space="preserve"> </w:t>
      </w:r>
      <w:r>
        <w:t>–</w:t>
      </w:r>
      <w:r w:rsidRPr="009B6CCF">
        <w:t xml:space="preserve"> Elaboração: </w:t>
      </w:r>
      <w:r w:rsidR="00E27E0C">
        <w:t>Autor</w:t>
      </w:r>
      <w:r w:rsidRPr="009B6CCF">
        <w:t xml:space="preserve"> (2026)</w:t>
      </w:r>
    </w:p>
    <w:p w14:paraId="75D38B94" w14:textId="77777777" w:rsidR="00CC4339" w:rsidRDefault="00CC4339" w:rsidP="003B7499"/>
    <w:p w14:paraId="0B4F78D3" w14:textId="3142BF51" w:rsidR="003B7499" w:rsidRDefault="00EA6B9D" w:rsidP="006C67D1">
      <w:pPr>
        <w:ind w:left="28"/>
      </w:pPr>
      <w:r w:rsidRPr="00EA6B9D">
        <w:t>O resumo estatístico agregado dos 6</w:t>
      </w:r>
      <w:r w:rsidR="00271DF6">
        <w:t>4</w:t>
      </w:r>
      <w:r w:rsidRPr="00EA6B9D">
        <w:t xml:space="preserve"> vértices que compõem essas quadras é apresentado no </w:t>
      </w:r>
      <w:r w:rsidR="003B7499" w:rsidRPr="009B6CCF">
        <w:fldChar w:fldCharType="begin"/>
      </w:r>
      <w:r w:rsidR="003B7499" w:rsidRPr="009B6CCF">
        <w:instrText xml:space="preserve"> REF _Ref223617976 \h </w:instrText>
      </w:r>
      <w:r w:rsidR="003B7499" w:rsidRPr="009B6CCF">
        <w:fldChar w:fldCharType="separate"/>
      </w:r>
      <w:r w:rsidR="00F02416" w:rsidRPr="009B6CCF">
        <w:t xml:space="preserve">Quadro </w:t>
      </w:r>
      <w:r w:rsidR="00F02416">
        <w:rPr>
          <w:noProof/>
        </w:rPr>
        <w:t>51</w:t>
      </w:r>
      <w:r w:rsidR="003B7499" w:rsidRPr="009B6CCF">
        <w:fldChar w:fldCharType="end"/>
      </w:r>
      <w:r w:rsidRPr="00EA6B9D">
        <w:t xml:space="preserve">. A tabela completa, contendo os dados individuais de cada vértice, encontra-se disponível no </w:t>
      </w:r>
      <w:r w:rsidR="003B7499" w:rsidRPr="009B6CCF">
        <w:fldChar w:fldCharType="begin"/>
      </w:r>
      <w:r w:rsidR="003B7499" w:rsidRPr="009B6CCF">
        <w:instrText xml:space="preserve"> REF _Ref223618666 \h </w:instrText>
      </w:r>
      <w:r w:rsidR="003B7499" w:rsidRPr="009B6CCF">
        <w:fldChar w:fldCharType="separate"/>
      </w:r>
      <w:r w:rsidR="00F02416" w:rsidRPr="009B6CCF">
        <w:t xml:space="preserve">Anexo </w:t>
      </w:r>
      <w:r w:rsidR="00F02416">
        <w:rPr>
          <w:noProof/>
        </w:rPr>
        <w:t>3</w:t>
      </w:r>
      <w:r w:rsidR="003B7499" w:rsidRPr="009B6CCF">
        <w:fldChar w:fldCharType="end"/>
      </w:r>
      <w:r w:rsidR="003B7499" w:rsidRPr="009B6CCF">
        <w:t>.</w:t>
      </w:r>
    </w:p>
    <w:p w14:paraId="5A32BB31" w14:textId="77777777" w:rsidR="00D55F5C" w:rsidRPr="009B6CCF" w:rsidRDefault="00D55F5C" w:rsidP="00161798"/>
    <w:p w14:paraId="2EF6DB76" w14:textId="1EA27455" w:rsidR="008574A7" w:rsidRPr="00C03748" w:rsidRDefault="008574A7" w:rsidP="00A6278E">
      <w:pPr>
        <w:pStyle w:val="Legenda"/>
        <w:rPr>
          <w:sz w:val="24"/>
          <w:szCs w:val="24"/>
        </w:rPr>
      </w:pPr>
      <w:bookmarkStart w:id="263" w:name="_Ref223617976"/>
      <w:r w:rsidRPr="00C03748">
        <w:rPr>
          <w:sz w:val="24"/>
          <w:szCs w:val="24"/>
        </w:rPr>
        <w:t xml:space="preserve">Quadro </w:t>
      </w:r>
      <w:r w:rsidR="00F02416" w:rsidRPr="00C03748">
        <w:rPr>
          <w:sz w:val="24"/>
          <w:szCs w:val="24"/>
        </w:rPr>
        <w:fldChar w:fldCharType="begin"/>
      </w:r>
      <w:r w:rsidR="00F02416" w:rsidRPr="00C03748">
        <w:rPr>
          <w:sz w:val="24"/>
          <w:szCs w:val="24"/>
        </w:rPr>
        <w:instrText xml:space="preserve"> SEQ Quadro \* ARABIC </w:instrText>
      </w:r>
      <w:r w:rsidR="00F02416" w:rsidRPr="00C03748">
        <w:rPr>
          <w:sz w:val="24"/>
          <w:szCs w:val="24"/>
        </w:rPr>
        <w:fldChar w:fldCharType="separate"/>
      </w:r>
      <w:r w:rsidR="00F02416" w:rsidRPr="00C03748">
        <w:rPr>
          <w:noProof/>
          <w:sz w:val="24"/>
          <w:szCs w:val="24"/>
        </w:rPr>
        <w:t>51</w:t>
      </w:r>
      <w:r w:rsidR="00F02416" w:rsidRPr="00C03748">
        <w:rPr>
          <w:noProof/>
          <w:sz w:val="24"/>
          <w:szCs w:val="24"/>
        </w:rPr>
        <w:fldChar w:fldCharType="end"/>
      </w:r>
      <w:bookmarkEnd w:id="263"/>
      <w:r w:rsidRPr="00C03748">
        <w:rPr>
          <w:sz w:val="24"/>
          <w:szCs w:val="24"/>
        </w:rPr>
        <w:t xml:space="preserve"> – Resumo estatístico </w:t>
      </w:r>
      <w:r w:rsidR="00D55F5C" w:rsidRPr="00C03748">
        <w:rPr>
          <w:sz w:val="24"/>
          <w:szCs w:val="24"/>
        </w:rPr>
        <w:t xml:space="preserve">dos erros </w:t>
      </w:r>
      <w:r w:rsidR="00A97063" w:rsidRPr="00C03748">
        <w:rPr>
          <w:sz w:val="24"/>
          <w:szCs w:val="24"/>
        </w:rPr>
        <w:t>de localização dos vértices</w:t>
      </w:r>
    </w:p>
    <w:tbl>
      <w:tblPr>
        <w:tblStyle w:val="TabeladeGrade4-nfase11"/>
        <w:tblW w:w="4067" w:type="pct"/>
        <w:tblLook w:val="04A0" w:firstRow="1" w:lastRow="0" w:firstColumn="1" w:lastColumn="0" w:noHBand="0" w:noVBand="1"/>
      </w:tblPr>
      <w:tblGrid>
        <w:gridCol w:w="4338"/>
        <w:gridCol w:w="3032"/>
      </w:tblGrid>
      <w:tr w:rsidR="002B6937" w:rsidRPr="00C977DE" w14:paraId="28A0DFBC" w14:textId="77777777" w:rsidTr="00AB5A68">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hideMark/>
          </w:tcPr>
          <w:p w14:paraId="3C86DF0F" w14:textId="1D648014" w:rsidR="002B6937" w:rsidRPr="00C977DE" w:rsidRDefault="002B6937" w:rsidP="002B6937">
            <w:pPr>
              <w:ind w:firstLine="0"/>
              <w:rPr>
                <w:rFonts w:eastAsia="Times New Roman" w:cs="Arial"/>
                <w:b w:val="0"/>
                <w:bCs w:val="0"/>
                <w:lang w:eastAsia="pt-BR"/>
              </w:rPr>
            </w:pPr>
            <w:r w:rsidRPr="009B6CCF">
              <w:t>Atributo</w:t>
            </w:r>
          </w:p>
        </w:tc>
        <w:tc>
          <w:tcPr>
            <w:tcW w:w="2057" w:type="pct"/>
            <w:noWrap/>
            <w:hideMark/>
          </w:tcPr>
          <w:p w14:paraId="1D28285B" w14:textId="0D9CD313" w:rsidR="002B6937" w:rsidRPr="00C977DE" w:rsidRDefault="002B6937" w:rsidP="002B6937">
            <w:pPr>
              <w:ind w:firstLine="0"/>
              <w:cnfStyle w:val="100000000000" w:firstRow="1" w:lastRow="0" w:firstColumn="0" w:lastColumn="0" w:oddVBand="0" w:evenVBand="0" w:oddHBand="0" w:evenHBand="0" w:firstRowFirstColumn="0" w:firstRowLastColumn="0" w:lastRowFirstColumn="0" w:lastRowLastColumn="0"/>
              <w:rPr>
                <w:b w:val="0"/>
                <w:bCs w:val="0"/>
              </w:rPr>
            </w:pPr>
            <w:r w:rsidRPr="009B6CCF">
              <w:t>Quantidade</w:t>
            </w:r>
          </w:p>
        </w:tc>
      </w:tr>
      <w:tr w:rsidR="00CB71F8" w:rsidRPr="00CC64F9" w14:paraId="5ADC9F85" w14:textId="77777777" w:rsidTr="00AB5A6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3EB3FD5F" w14:textId="54D0051B" w:rsidR="00CB71F8" w:rsidRPr="00E06E1A" w:rsidRDefault="00CB71F8" w:rsidP="00CB71F8">
            <w:pPr>
              <w:keepNext/>
              <w:keepLines/>
              <w:widowControl w:val="0"/>
              <w:tabs>
                <w:tab w:val="decimal" w:pos="855"/>
              </w:tabs>
              <w:ind w:firstLine="0"/>
              <w:rPr>
                <w:b w:val="0"/>
                <w:bCs w:val="0"/>
              </w:rPr>
            </w:pPr>
            <w:r w:rsidRPr="00E06E1A">
              <w:rPr>
                <w:b w:val="0"/>
                <w:bCs w:val="0"/>
              </w:rPr>
              <w:t>Amostras</w:t>
            </w:r>
          </w:p>
        </w:tc>
        <w:tc>
          <w:tcPr>
            <w:tcW w:w="2057" w:type="pct"/>
            <w:noWrap/>
          </w:tcPr>
          <w:p w14:paraId="1A0C09B2" w14:textId="5322E609" w:rsidR="00CB71F8" w:rsidRPr="00E06E1A" w:rsidRDefault="007C3704"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t>64</w:t>
            </w:r>
          </w:p>
        </w:tc>
      </w:tr>
      <w:tr w:rsidR="00CB71F8" w:rsidRPr="00CC64F9" w14:paraId="52D11618" w14:textId="77777777" w:rsidTr="00AB5A68">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5CE09173" w14:textId="40EC2FEC" w:rsidR="00CB71F8" w:rsidRPr="00E06E1A" w:rsidRDefault="00CB71F8" w:rsidP="00CB71F8">
            <w:pPr>
              <w:keepNext/>
              <w:keepLines/>
              <w:widowControl w:val="0"/>
              <w:tabs>
                <w:tab w:val="decimal" w:pos="855"/>
              </w:tabs>
              <w:ind w:firstLine="0"/>
              <w:rPr>
                <w:b w:val="0"/>
                <w:bCs w:val="0"/>
              </w:rPr>
            </w:pPr>
            <w:r w:rsidRPr="00E06E1A">
              <w:rPr>
                <w:b w:val="0"/>
                <w:bCs w:val="0"/>
              </w:rPr>
              <w:t>Erro Máximo</w:t>
            </w:r>
            <w:r>
              <w:rPr>
                <w:b w:val="0"/>
                <w:bCs w:val="0"/>
              </w:rPr>
              <w:t xml:space="preserve"> </w:t>
            </w:r>
            <w:r w:rsidRPr="00E06E1A">
              <w:rPr>
                <w:b w:val="0"/>
                <w:bCs w:val="0"/>
              </w:rPr>
              <w:t>(m)</w:t>
            </w:r>
          </w:p>
        </w:tc>
        <w:tc>
          <w:tcPr>
            <w:tcW w:w="2057" w:type="pct"/>
            <w:noWrap/>
          </w:tcPr>
          <w:p w14:paraId="2E38C457" w14:textId="2F33147D" w:rsidR="00CB71F8" w:rsidRPr="00E06E1A" w:rsidRDefault="00C56A8A" w:rsidP="00CB71F8">
            <w:pPr>
              <w:keepNext/>
              <w:keepLines/>
              <w:widowControl w:val="0"/>
              <w:tabs>
                <w:tab w:val="decimal" w:pos="855"/>
              </w:tabs>
              <w:ind w:firstLine="0"/>
              <w:cnfStyle w:val="000000010000" w:firstRow="0" w:lastRow="0" w:firstColumn="0" w:lastColumn="0" w:oddVBand="0" w:evenVBand="0" w:oddHBand="0" w:evenHBand="1" w:firstRowFirstColumn="0" w:firstRowLastColumn="0" w:lastRowFirstColumn="0" w:lastRowLastColumn="0"/>
            </w:pPr>
            <w:r w:rsidRPr="00C56A8A">
              <w:t>8,779</w:t>
            </w:r>
          </w:p>
        </w:tc>
      </w:tr>
      <w:tr w:rsidR="00CB71F8" w:rsidRPr="00CC64F9" w14:paraId="3E2C1D2D" w14:textId="77777777" w:rsidTr="00AB5A6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3A49846A" w14:textId="3FF74C99" w:rsidR="00CB71F8" w:rsidRPr="00E06E1A" w:rsidRDefault="00CB71F8" w:rsidP="00CB71F8">
            <w:pPr>
              <w:keepNext/>
              <w:keepLines/>
              <w:widowControl w:val="0"/>
              <w:tabs>
                <w:tab w:val="decimal" w:pos="855"/>
              </w:tabs>
              <w:ind w:firstLine="0"/>
              <w:rPr>
                <w:b w:val="0"/>
                <w:bCs w:val="0"/>
              </w:rPr>
            </w:pPr>
            <w:r w:rsidRPr="00E06E1A">
              <w:rPr>
                <w:b w:val="0"/>
                <w:bCs w:val="0"/>
              </w:rPr>
              <w:t>Erro Mínimo</w:t>
            </w:r>
            <w:r>
              <w:rPr>
                <w:b w:val="0"/>
                <w:bCs w:val="0"/>
              </w:rPr>
              <w:t xml:space="preserve"> </w:t>
            </w:r>
            <w:r w:rsidRPr="00E06E1A">
              <w:rPr>
                <w:b w:val="0"/>
                <w:bCs w:val="0"/>
              </w:rPr>
              <w:t>(m)</w:t>
            </w:r>
          </w:p>
        </w:tc>
        <w:tc>
          <w:tcPr>
            <w:tcW w:w="2057" w:type="pct"/>
            <w:noWrap/>
          </w:tcPr>
          <w:p w14:paraId="3169AD5A" w14:textId="770AAC92" w:rsidR="00CB71F8" w:rsidRPr="00E06E1A" w:rsidRDefault="00C56A8A"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rsidRPr="00C56A8A">
              <w:t>0,742</w:t>
            </w:r>
          </w:p>
        </w:tc>
      </w:tr>
      <w:tr w:rsidR="00CB71F8" w:rsidRPr="00CC64F9" w14:paraId="040F6F9A" w14:textId="77777777" w:rsidTr="00AB5A68">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3D682C20" w14:textId="0D425796" w:rsidR="00CB71F8" w:rsidRPr="00E06E1A" w:rsidRDefault="00CB71F8" w:rsidP="00CB71F8">
            <w:pPr>
              <w:keepNext/>
              <w:keepLines/>
              <w:widowControl w:val="0"/>
              <w:tabs>
                <w:tab w:val="decimal" w:pos="855"/>
              </w:tabs>
              <w:ind w:firstLine="0"/>
              <w:rPr>
                <w:b w:val="0"/>
                <w:bCs w:val="0"/>
              </w:rPr>
            </w:pPr>
            <w:r w:rsidRPr="00E06E1A">
              <w:rPr>
                <w:b w:val="0"/>
                <w:bCs w:val="0"/>
              </w:rPr>
              <w:t>Erro Médio</w:t>
            </w:r>
            <w:r>
              <w:rPr>
                <w:b w:val="0"/>
                <w:bCs w:val="0"/>
              </w:rPr>
              <w:t xml:space="preserve"> </w:t>
            </w:r>
            <w:r w:rsidRPr="00E06E1A">
              <w:rPr>
                <w:b w:val="0"/>
                <w:bCs w:val="0"/>
              </w:rPr>
              <w:t>(m)</w:t>
            </w:r>
          </w:p>
        </w:tc>
        <w:tc>
          <w:tcPr>
            <w:tcW w:w="2057" w:type="pct"/>
            <w:noWrap/>
          </w:tcPr>
          <w:p w14:paraId="6071AD3A" w14:textId="38A8A99A" w:rsidR="00CB71F8" w:rsidRPr="00E06E1A" w:rsidRDefault="007C3704" w:rsidP="00CB71F8">
            <w:pPr>
              <w:keepNext/>
              <w:keepLines/>
              <w:widowControl w:val="0"/>
              <w:tabs>
                <w:tab w:val="decimal" w:pos="855"/>
              </w:tabs>
              <w:ind w:firstLine="0"/>
              <w:cnfStyle w:val="000000010000" w:firstRow="0" w:lastRow="0" w:firstColumn="0" w:lastColumn="0" w:oddVBand="0" w:evenVBand="0" w:oddHBand="0" w:evenHBand="1" w:firstRowFirstColumn="0" w:firstRowLastColumn="0" w:lastRowFirstColumn="0" w:lastRowLastColumn="0"/>
            </w:pPr>
            <w:r>
              <w:t>2,703</w:t>
            </w:r>
          </w:p>
        </w:tc>
      </w:tr>
      <w:tr w:rsidR="00CB71F8" w:rsidRPr="00CC64F9" w14:paraId="381416C9" w14:textId="77777777" w:rsidTr="00AB5A6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5F391F24" w14:textId="657A33CC" w:rsidR="00CB71F8" w:rsidRPr="00E06E1A" w:rsidRDefault="00CB71F8" w:rsidP="00CB71F8">
            <w:pPr>
              <w:keepNext/>
              <w:keepLines/>
              <w:widowControl w:val="0"/>
              <w:tabs>
                <w:tab w:val="decimal" w:pos="0"/>
              </w:tabs>
              <w:ind w:firstLine="0"/>
              <w:rPr>
                <w:b w:val="0"/>
                <w:bCs w:val="0"/>
              </w:rPr>
            </w:pPr>
            <w:r>
              <w:rPr>
                <w:b w:val="0"/>
                <w:bCs w:val="0"/>
              </w:rPr>
              <w:t>E</w:t>
            </w:r>
            <w:r w:rsidR="0042714E">
              <w:rPr>
                <w:b w:val="0"/>
                <w:bCs w:val="0"/>
              </w:rPr>
              <w:t>MQ</w:t>
            </w:r>
          </w:p>
        </w:tc>
        <w:tc>
          <w:tcPr>
            <w:tcW w:w="2057" w:type="pct"/>
            <w:noWrap/>
          </w:tcPr>
          <w:p w14:paraId="2D6C8AC3" w14:textId="7FB6D918" w:rsidR="00CB71F8" w:rsidRPr="00E06E1A" w:rsidRDefault="0042714E"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rsidRPr="0042714E">
              <w:t>10,716</w:t>
            </w:r>
          </w:p>
        </w:tc>
      </w:tr>
      <w:tr w:rsidR="00CB71F8" w:rsidRPr="00CC64F9" w14:paraId="2733323F" w14:textId="77777777" w:rsidTr="00AB5A68">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75BADC7B" w14:textId="685BCF2D" w:rsidR="00CB71F8" w:rsidRPr="00E06E1A" w:rsidRDefault="00CB71F8" w:rsidP="00CB71F8">
            <w:pPr>
              <w:keepNext/>
              <w:keepLines/>
              <w:widowControl w:val="0"/>
              <w:tabs>
                <w:tab w:val="decimal" w:pos="855"/>
              </w:tabs>
              <w:ind w:firstLine="0"/>
              <w:rPr>
                <w:b w:val="0"/>
                <w:bCs w:val="0"/>
              </w:rPr>
            </w:pPr>
            <w:r w:rsidRPr="00E06E1A">
              <w:rPr>
                <w:b w:val="0"/>
                <w:bCs w:val="0"/>
              </w:rPr>
              <w:t>R</w:t>
            </w:r>
            <w:r w:rsidR="0042714E">
              <w:rPr>
                <w:b w:val="0"/>
                <w:bCs w:val="0"/>
              </w:rPr>
              <w:t>EMQ</w:t>
            </w:r>
            <w:r>
              <w:rPr>
                <w:b w:val="0"/>
                <w:bCs w:val="0"/>
              </w:rPr>
              <w:t xml:space="preserve"> </w:t>
            </w:r>
            <w:r w:rsidRPr="00E06E1A">
              <w:rPr>
                <w:b w:val="0"/>
                <w:bCs w:val="0"/>
              </w:rPr>
              <w:t>(m)</w:t>
            </w:r>
          </w:p>
        </w:tc>
        <w:tc>
          <w:tcPr>
            <w:tcW w:w="2057" w:type="pct"/>
            <w:noWrap/>
          </w:tcPr>
          <w:p w14:paraId="1CA9551E" w14:textId="30CCC2DB" w:rsidR="00CB71F8" w:rsidRPr="00E06E1A" w:rsidRDefault="004948DC" w:rsidP="00CB71F8">
            <w:pPr>
              <w:keepNext/>
              <w:keepLines/>
              <w:widowControl w:val="0"/>
              <w:tabs>
                <w:tab w:val="decimal" w:pos="855"/>
              </w:tabs>
              <w:ind w:firstLine="0"/>
              <w:cnfStyle w:val="000000010000" w:firstRow="0" w:lastRow="0" w:firstColumn="0" w:lastColumn="0" w:oddVBand="0" w:evenVBand="0" w:oddHBand="0" w:evenHBand="1" w:firstRowFirstColumn="0" w:firstRowLastColumn="0" w:lastRowFirstColumn="0" w:lastRowLastColumn="0"/>
            </w:pPr>
            <w:r w:rsidRPr="004948DC">
              <w:t>3,273</w:t>
            </w:r>
          </w:p>
        </w:tc>
      </w:tr>
    </w:tbl>
    <w:p w14:paraId="34BC72A4" w14:textId="77777777" w:rsidR="002B6937" w:rsidRDefault="002B6937" w:rsidP="00A6278E">
      <w:pPr>
        <w:pStyle w:val="Legenda"/>
      </w:pPr>
    </w:p>
    <w:p w14:paraId="40994B66" w14:textId="45099016" w:rsidR="008574A7" w:rsidRPr="009B6CCF" w:rsidRDefault="008574A7" w:rsidP="00C03748">
      <w:pPr>
        <w:pStyle w:val="Legenda"/>
      </w:pPr>
      <w:r w:rsidRPr="009B6CCF">
        <w:t xml:space="preserve">Fonte: </w:t>
      </w:r>
      <w:r w:rsidRPr="009B6CCF">
        <w:fldChar w:fldCharType="begin"/>
      </w:r>
      <w:r w:rsidR="00C14DF9">
        <w:instrText xml:space="preserve"> ADDIN ZOTERO_ITEM CSL_CITATION {"citationID":"hwIDLlhE","properties":{"formattedCitation":"(SIGWEB-Capanema,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9E459B">
        <w:t>Autor</w:t>
      </w:r>
      <w:r w:rsidRPr="009B6CCF">
        <w:t xml:space="preserve"> (2026)</w:t>
      </w:r>
      <w:ins w:id="264" w:author="Ednez Gomes Tavares" w:date="2026-04-10T16:14:00Z" w16du:dateUtc="2026-04-10T19:14:00Z">
        <w:r w:rsidR="009C1451">
          <w:t xml:space="preserve">  </w:t>
        </w:r>
      </w:ins>
    </w:p>
    <w:p w14:paraId="3F05A68A" w14:textId="77777777" w:rsidR="008574A7" w:rsidRPr="009B6CCF" w:rsidRDefault="008574A7" w:rsidP="00161798"/>
    <w:p w14:paraId="101E1DF8" w14:textId="6B3EAE2C" w:rsidR="00D1128B" w:rsidRDefault="00BE59AC" w:rsidP="002F3081">
      <w:r w:rsidRPr="009B6CCF">
        <w:t>A análise da acurácia revelou uma amplitude residual significativa</w:t>
      </w:r>
      <w:r w:rsidR="00A83733" w:rsidRPr="009B6CCF">
        <w:t xml:space="preserve"> (</w:t>
      </w:r>
      <w:r w:rsidR="00A83733" w:rsidRPr="009B6CCF">
        <w:fldChar w:fldCharType="begin"/>
      </w:r>
      <w:r w:rsidR="00A83733" w:rsidRPr="009B6CCF">
        <w:instrText xml:space="preserve"> REF _Ref223632096 \h </w:instrText>
      </w:r>
      <w:r w:rsidR="00A83733" w:rsidRPr="009B6CCF">
        <w:fldChar w:fldCharType="separate"/>
      </w:r>
      <w:r w:rsidR="00F02416" w:rsidRPr="009B6CCF">
        <w:t xml:space="preserve">Figura </w:t>
      </w:r>
      <w:r w:rsidR="00F02416">
        <w:rPr>
          <w:noProof/>
        </w:rPr>
        <w:t>20</w:t>
      </w:r>
      <w:r w:rsidR="00A83733" w:rsidRPr="009B6CCF">
        <w:fldChar w:fldCharType="end"/>
      </w:r>
      <w:r w:rsidR="00A83733" w:rsidRPr="009B6CCF">
        <w:t>)</w:t>
      </w:r>
      <w:r w:rsidRPr="009B6CCF">
        <w:t xml:space="preserve">, </w:t>
      </w:r>
      <w:r w:rsidR="00C91AC7" w:rsidRPr="009B6CCF">
        <w:t>percebida</w:t>
      </w:r>
      <w:r w:rsidRPr="009B6CCF">
        <w:t xml:space="preserve"> pelo Erro Máximo de 8,779 m (quadra 01.03.002.3.0065) e pelo Erro Mínimo de 0,506 m (quadra 01.05.004.1.0019). A seleção dessas unidades para uma análise pormenorizada justifica-se pela necessidade de diagnosticar se as discrepâncias </w:t>
      </w:r>
      <w:r w:rsidR="0082148B" w:rsidRPr="009B6CCF">
        <w:t>se originam dos dados</w:t>
      </w:r>
      <w:r w:rsidRPr="009B6CCF">
        <w:t xml:space="preserve"> </w:t>
      </w:r>
      <w:r w:rsidR="0082148B" w:rsidRPr="009B6CCF">
        <w:t>d</w:t>
      </w:r>
      <w:r w:rsidR="00105D98" w:rsidRPr="009B6CCF">
        <w:t xml:space="preserve">as bases utilizadas ou </w:t>
      </w:r>
      <w:r w:rsidR="0082148B" w:rsidRPr="009B6CCF">
        <w:t>se existe uma falha metodol</w:t>
      </w:r>
      <w:r w:rsidR="002107EB" w:rsidRPr="009B6CCF">
        <w:t>ógica</w:t>
      </w:r>
      <w:r w:rsidRPr="009B6CCF">
        <w:t>.</w:t>
      </w:r>
    </w:p>
    <w:p w14:paraId="3F46AF46" w14:textId="77777777" w:rsidR="003B7499" w:rsidRPr="009B6CCF" w:rsidRDefault="003B7499" w:rsidP="002F3081"/>
    <w:p w14:paraId="5CDE1329" w14:textId="0AF841C3" w:rsidR="00704579" w:rsidRPr="00C03748" w:rsidRDefault="00704579" w:rsidP="00704579">
      <w:pPr>
        <w:pStyle w:val="Legenda"/>
        <w:rPr>
          <w:sz w:val="24"/>
          <w:szCs w:val="24"/>
        </w:rPr>
      </w:pPr>
      <w:bookmarkStart w:id="265" w:name="_Ref223632096"/>
      <w:bookmarkStart w:id="266" w:name="_Toc226883909"/>
      <w:r w:rsidRPr="00C03748">
        <w:rPr>
          <w:sz w:val="24"/>
          <w:szCs w:val="24"/>
        </w:rPr>
        <w:t xml:space="preserve">Figura </w:t>
      </w:r>
      <w:r w:rsidR="00F02416" w:rsidRPr="00C03748">
        <w:rPr>
          <w:sz w:val="24"/>
          <w:szCs w:val="24"/>
        </w:rPr>
        <w:fldChar w:fldCharType="begin"/>
      </w:r>
      <w:r w:rsidR="00F02416" w:rsidRPr="00C03748">
        <w:rPr>
          <w:sz w:val="24"/>
          <w:szCs w:val="24"/>
        </w:rPr>
        <w:instrText xml:space="preserve"> SEQ Figura \* ARABIC </w:instrText>
      </w:r>
      <w:r w:rsidR="00F02416" w:rsidRPr="00C03748">
        <w:rPr>
          <w:sz w:val="24"/>
          <w:szCs w:val="24"/>
        </w:rPr>
        <w:fldChar w:fldCharType="separate"/>
      </w:r>
      <w:r w:rsidR="00F02416" w:rsidRPr="00C03748">
        <w:rPr>
          <w:noProof/>
          <w:sz w:val="24"/>
          <w:szCs w:val="24"/>
        </w:rPr>
        <w:t>20</w:t>
      </w:r>
      <w:r w:rsidR="00F02416" w:rsidRPr="00C03748">
        <w:rPr>
          <w:noProof/>
          <w:sz w:val="24"/>
          <w:szCs w:val="24"/>
        </w:rPr>
        <w:fldChar w:fldCharType="end"/>
      </w:r>
      <w:bookmarkEnd w:id="265"/>
      <w:r w:rsidRPr="00C03748">
        <w:rPr>
          <w:sz w:val="24"/>
          <w:szCs w:val="24"/>
        </w:rPr>
        <w:t xml:space="preserve"> – </w:t>
      </w:r>
      <w:r w:rsidR="00084377" w:rsidRPr="00C03748">
        <w:rPr>
          <w:sz w:val="24"/>
          <w:szCs w:val="24"/>
        </w:rPr>
        <w:t>Gráfico</w:t>
      </w:r>
      <w:r w:rsidR="0055793D" w:rsidRPr="00C03748">
        <w:rPr>
          <w:sz w:val="24"/>
          <w:szCs w:val="24"/>
        </w:rPr>
        <w:t xml:space="preserve"> de </w:t>
      </w:r>
      <w:r w:rsidR="002C3E81" w:rsidRPr="00C03748">
        <w:rPr>
          <w:sz w:val="24"/>
          <w:szCs w:val="24"/>
        </w:rPr>
        <w:t xml:space="preserve">Erros Posicionais </w:t>
      </w:r>
      <w:r w:rsidR="00084377" w:rsidRPr="00C03748">
        <w:rPr>
          <w:sz w:val="24"/>
          <w:szCs w:val="24"/>
        </w:rPr>
        <w:t xml:space="preserve">das Quadras </w:t>
      </w:r>
      <w:r w:rsidR="002C3E81" w:rsidRPr="00C03748">
        <w:rPr>
          <w:sz w:val="24"/>
          <w:szCs w:val="24"/>
        </w:rPr>
        <w:t>- Capanema/PR</w:t>
      </w:r>
      <w:bookmarkEnd w:id="266"/>
    </w:p>
    <w:tbl>
      <w:tblPr>
        <w:tblStyle w:val="Tabelacomgrade"/>
        <w:tblW w:w="0" w:type="auto"/>
        <w:jc w:val="center"/>
        <w:tblLook w:val="04A0" w:firstRow="1" w:lastRow="0" w:firstColumn="1" w:lastColumn="0" w:noHBand="0" w:noVBand="1"/>
      </w:tblPr>
      <w:tblGrid>
        <w:gridCol w:w="9061"/>
      </w:tblGrid>
      <w:tr w:rsidR="00704579" w:rsidRPr="009B6CCF" w14:paraId="4F801F73" w14:textId="77777777" w:rsidTr="00926561">
        <w:trPr>
          <w:jc w:val="center"/>
        </w:trPr>
        <w:tc>
          <w:tcPr>
            <w:tcW w:w="9061" w:type="dxa"/>
          </w:tcPr>
          <w:p w14:paraId="4E91EEB9" w14:textId="77777777" w:rsidR="00704579" w:rsidRPr="009B6CCF" w:rsidRDefault="00704579" w:rsidP="00926561">
            <w:pPr>
              <w:keepNext/>
              <w:widowControl w:val="0"/>
              <w:ind w:left="-109" w:firstLine="0"/>
              <w:jc w:val="center"/>
            </w:pPr>
            <w:r w:rsidRPr="009B6CCF">
              <w:rPr>
                <w:noProof/>
                <w:lang w:eastAsia="pt-BR"/>
              </w:rPr>
              <w:drawing>
                <wp:inline distT="0" distB="0" distL="0" distR="0" wp14:anchorId="103B309B" wp14:editId="592F1418">
                  <wp:extent cx="5760085" cy="3840056"/>
                  <wp:effectExtent l="0" t="0" r="0" b="8255"/>
                  <wp:docPr id="8688593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59379" name="Imagem 1"/>
                          <pic:cNvPicPr/>
                        </pic:nvPicPr>
                        <pic:blipFill>
                          <a:blip r:embed="rId38">
                            <a:extLst>
                              <a:ext uri="{28A0092B-C50C-407E-A947-70E740481C1C}">
                                <a14:useLocalDpi xmlns:a14="http://schemas.microsoft.com/office/drawing/2010/main" val="0"/>
                              </a:ext>
                            </a:extLst>
                          </a:blip>
                          <a:stretch>
                            <a:fillRect/>
                          </a:stretch>
                        </pic:blipFill>
                        <pic:spPr>
                          <a:xfrm>
                            <a:off x="0" y="0"/>
                            <a:ext cx="5760085" cy="3840056"/>
                          </a:xfrm>
                          <a:prstGeom prst="rect">
                            <a:avLst/>
                          </a:prstGeom>
                        </pic:spPr>
                      </pic:pic>
                    </a:graphicData>
                  </a:graphic>
                </wp:inline>
              </w:drawing>
            </w:r>
          </w:p>
        </w:tc>
      </w:tr>
    </w:tbl>
    <w:p w14:paraId="01435C5E" w14:textId="4611352C" w:rsidR="00704579" w:rsidRPr="009B6CCF" w:rsidRDefault="00704579" w:rsidP="00C03748">
      <w:pPr>
        <w:pStyle w:val="Legenda"/>
      </w:pPr>
      <w:r w:rsidRPr="009B6CCF">
        <w:t xml:space="preserve">Elaboração: </w:t>
      </w:r>
      <w:r w:rsidR="00010BF6">
        <w:t>Autor</w:t>
      </w:r>
      <w:r w:rsidRPr="009B6CCF">
        <w:t xml:space="preserve"> (2026)</w:t>
      </w:r>
      <w:r w:rsidR="00927EBA" w:rsidRPr="009B6CCF">
        <w:t xml:space="preserve">; Biblioteca </w:t>
      </w:r>
      <w:r w:rsidR="00D7639B" w:rsidRPr="009B6CCF">
        <w:t>Plotly.js</w:t>
      </w:r>
    </w:p>
    <w:p w14:paraId="074E2B41" w14:textId="77777777" w:rsidR="00704579" w:rsidRPr="009B6CCF" w:rsidRDefault="00704579" w:rsidP="002F3081"/>
    <w:p w14:paraId="1FE13A90" w14:textId="5C4A8058" w:rsidR="00A700A9" w:rsidRDefault="0042668C" w:rsidP="002F3081">
      <w:r w:rsidRPr="009B6CCF">
        <w:t xml:space="preserve">Os dados detalhados da quadra 01.03.002.3.0065, apresentados na </w:t>
      </w:r>
      <w:r w:rsidR="009C1239" w:rsidRPr="009B6CCF">
        <w:fldChar w:fldCharType="begin"/>
      </w:r>
      <w:r w:rsidR="009C1239" w:rsidRPr="009B6CCF">
        <w:instrText xml:space="preserve"> REF _Ref222304998 \h </w:instrText>
      </w:r>
      <w:r w:rsidR="009C1239" w:rsidRPr="009B6CCF">
        <w:fldChar w:fldCharType="separate"/>
      </w:r>
      <w:r w:rsidR="00F02416" w:rsidRPr="009B6CCF">
        <w:t xml:space="preserve">Tabela </w:t>
      </w:r>
      <w:r w:rsidR="00F02416">
        <w:rPr>
          <w:noProof/>
        </w:rPr>
        <w:t>2</w:t>
      </w:r>
      <w:r w:rsidR="009C1239" w:rsidRPr="009B6CCF">
        <w:fldChar w:fldCharType="end"/>
      </w:r>
      <w:r w:rsidRPr="009B6CCF">
        <w:t>,</w:t>
      </w:r>
      <w:r w:rsidR="009C1239" w:rsidRPr="009B6CCF">
        <w:t xml:space="preserve"> </w:t>
      </w:r>
      <w:r w:rsidR="00913D61" w:rsidRPr="009B6CCF">
        <w:t xml:space="preserve">quantificam os valores que se comportam como </w:t>
      </w:r>
      <w:r w:rsidR="00913D61" w:rsidRPr="009B6CCF">
        <w:rPr>
          <w:i/>
          <w:iCs/>
        </w:rPr>
        <w:t>outliers</w:t>
      </w:r>
      <w:r w:rsidR="00913D61" w:rsidRPr="009B6CCF">
        <w:t xml:space="preserve">. Discrepâncias desta magnitude são comuns em quadras não ortogonais, com perímetros curvilíneos ou erros de georreferenciamento de origem. Contudo, tal erro é atípico para uma quadra com geometria de quadrilátero regular, cujos logradouros são consolidados e possuem pontos de controle disponíveis no </w:t>
      </w:r>
      <w:r w:rsidR="00913D61" w:rsidRPr="009B6CCF">
        <w:rPr>
          <w:i/>
          <w:iCs/>
        </w:rPr>
        <w:t>OpenStreetMap</w:t>
      </w:r>
      <w:r w:rsidR="00913D61" w:rsidRPr="009B6CCF">
        <w:t xml:space="preserve"> (OSM).</w:t>
      </w:r>
    </w:p>
    <w:p w14:paraId="448D5362" w14:textId="77777777" w:rsidR="00FD22EA" w:rsidRPr="009B6CCF" w:rsidRDefault="00FD22EA" w:rsidP="002F3081"/>
    <w:p w14:paraId="29117C52" w14:textId="2BBCBAF4" w:rsidR="00951328" w:rsidRPr="00C03748" w:rsidRDefault="00951328" w:rsidP="006C5C40">
      <w:pPr>
        <w:pStyle w:val="Legenda"/>
        <w:pageBreakBefore/>
        <w:rPr>
          <w:sz w:val="24"/>
          <w:szCs w:val="24"/>
        </w:rPr>
      </w:pPr>
      <w:bookmarkStart w:id="267" w:name="_Ref222304998"/>
      <w:bookmarkStart w:id="268" w:name="_Toc226643938"/>
      <w:r w:rsidRPr="00C03748">
        <w:rPr>
          <w:sz w:val="24"/>
          <w:szCs w:val="24"/>
        </w:rPr>
        <w:lastRenderedPageBreak/>
        <w:t xml:space="preserve">Tabela </w:t>
      </w:r>
      <w:r w:rsidR="00F02416" w:rsidRPr="00C03748">
        <w:rPr>
          <w:sz w:val="24"/>
          <w:szCs w:val="24"/>
        </w:rPr>
        <w:fldChar w:fldCharType="begin"/>
      </w:r>
      <w:r w:rsidR="00F02416" w:rsidRPr="00C03748">
        <w:rPr>
          <w:sz w:val="24"/>
          <w:szCs w:val="24"/>
        </w:rPr>
        <w:instrText xml:space="preserve"> SEQ Tabela \* ARABIC </w:instrText>
      </w:r>
      <w:r w:rsidR="00F02416" w:rsidRPr="00C03748">
        <w:rPr>
          <w:sz w:val="24"/>
          <w:szCs w:val="24"/>
        </w:rPr>
        <w:fldChar w:fldCharType="separate"/>
      </w:r>
      <w:r w:rsidR="00F02416" w:rsidRPr="00C03748">
        <w:rPr>
          <w:noProof/>
          <w:sz w:val="24"/>
          <w:szCs w:val="24"/>
        </w:rPr>
        <w:t>2</w:t>
      </w:r>
      <w:r w:rsidR="00F02416" w:rsidRPr="00C03748">
        <w:rPr>
          <w:noProof/>
          <w:sz w:val="24"/>
          <w:szCs w:val="24"/>
        </w:rPr>
        <w:fldChar w:fldCharType="end"/>
      </w:r>
      <w:bookmarkEnd w:id="267"/>
      <w:r w:rsidRPr="00C03748">
        <w:rPr>
          <w:sz w:val="24"/>
          <w:szCs w:val="24"/>
        </w:rPr>
        <w:t xml:space="preserve"> - Relatório de Acurácia – Quadra 01.03.002.3.0065 - </w:t>
      </w:r>
      <w:r w:rsidRPr="00C03748">
        <w:rPr>
          <w:i/>
          <w:iCs w:val="0"/>
          <w:sz w:val="24"/>
          <w:szCs w:val="24"/>
        </w:rPr>
        <w:t>Outlier</w:t>
      </w:r>
      <w:bookmarkEnd w:id="268"/>
    </w:p>
    <w:tbl>
      <w:tblPr>
        <w:tblStyle w:val="TabeladeGrade5Escura-nfase11"/>
        <w:tblW w:w="5000" w:type="pct"/>
        <w:jc w:val="center"/>
        <w:tblLook w:val="04A0" w:firstRow="1" w:lastRow="0" w:firstColumn="1" w:lastColumn="0" w:noHBand="0" w:noVBand="1"/>
      </w:tblPr>
      <w:tblGrid>
        <w:gridCol w:w="901"/>
        <w:gridCol w:w="1451"/>
        <w:gridCol w:w="1451"/>
        <w:gridCol w:w="1453"/>
        <w:gridCol w:w="1452"/>
        <w:gridCol w:w="1296"/>
        <w:gridCol w:w="835"/>
        <w:gridCol w:w="222"/>
      </w:tblGrid>
      <w:tr w:rsidR="00543C4F" w:rsidRPr="009B6CCF" w14:paraId="507DDF1C" w14:textId="67ADBFA0" w:rsidTr="005B65B8">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4877" w:type="pct"/>
            <w:gridSpan w:val="7"/>
            <w:vAlign w:val="center"/>
          </w:tcPr>
          <w:p w14:paraId="0A8F3EC2" w14:textId="77777777" w:rsidR="00543C4F" w:rsidRPr="009B6CCF" w:rsidRDefault="00543C4F"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RELATÓRIO DE ACURÁCIA GEOGRÁFICA</w:t>
            </w:r>
          </w:p>
          <w:p w14:paraId="34674104" w14:textId="77777777" w:rsidR="00543C4F" w:rsidRPr="009B6CCF" w:rsidRDefault="00543C4F"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QUADRA: 01.03.002.3.0065</w:t>
            </w:r>
          </w:p>
          <w:p w14:paraId="0F9D5BE8" w14:textId="381E99D6" w:rsidR="00543C4F" w:rsidRPr="009B6CCF" w:rsidRDefault="00543C4F"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 xml:space="preserve">Ref: GEO Prefeitura </w:t>
            </w:r>
            <w:r w:rsidRPr="009B6CCF">
              <w:rPr>
                <w:rFonts w:eastAsia="Times New Roman" w:cs="Arial"/>
                <w:b w:val="0"/>
                <w:bCs w:val="0"/>
                <w:sz w:val="20"/>
                <w:szCs w:val="20"/>
                <w:lang w:eastAsia="pt-BR"/>
              </w:rPr>
              <w:tab/>
              <w:t xml:space="preserve"> Alvo: SuperCIATA</w:t>
            </w:r>
          </w:p>
        </w:tc>
        <w:tc>
          <w:tcPr>
            <w:tcW w:w="123" w:type="pct"/>
            <w:shd w:val="clear" w:color="auto" w:fill="auto"/>
          </w:tcPr>
          <w:p w14:paraId="22DB93A6" w14:textId="77777777" w:rsidR="00543C4F" w:rsidRPr="009B6CCF" w:rsidRDefault="00543C4F" w:rsidP="0092656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20"/>
                <w:szCs w:val="20"/>
                <w:lang w:eastAsia="pt-BR"/>
              </w:rPr>
            </w:pPr>
          </w:p>
        </w:tc>
      </w:tr>
      <w:tr w:rsidR="005B65B8" w:rsidRPr="009B6CCF" w14:paraId="659D58C6" w14:textId="66EA5043"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07E5086C" w14:textId="77777777" w:rsidR="00F52CB4" w:rsidRPr="009B6CCF" w:rsidRDefault="00F52CB4" w:rsidP="00F52CB4">
            <w:pPr>
              <w:ind w:firstLine="0"/>
              <w:jc w:val="center"/>
              <w:rPr>
                <w:rFonts w:eastAsia="Times New Roman" w:cs="Arial"/>
                <w:b w:val="0"/>
                <w:bCs w:val="0"/>
                <w:sz w:val="22"/>
                <w:szCs w:val="20"/>
                <w:lang w:eastAsia="pt-BR"/>
              </w:rPr>
            </w:pPr>
            <w:r w:rsidRPr="009B6CCF">
              <w:rPr>
                <w:b w:val="0"/>
                <w:bCs w:val="0"/>
                <w:sz w:val="22"/>
                <w:szCs w:val="20"/>
              </w:rPr>
              <w:t xml:space="preserve">Vértice </w:t>
            </w:r>
          </w:p>
        </w:tc>
        <w:tc>
          <w:tcPr>
            <w:tcW w:w="801" w:type="pct"/>
            <w:shd w:val="clear" w:color="auto" w:fill="5B9BD5" w:themeFill="accent1"/>
            <w:noWrap/>
            <w:vAlign w:val="center"/>
            <w:hideMark/>
          </w:tcPr>
          <w:p w14:paraId="7880C324" w14:textId="75DE6255"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 Latitude</w:t>
            </w:r>
            <w:r w:rsidRPr="009B6CCF">
              <w:rPr>
                <w:color w:val="FFFFFF" w:themeColor="background1"/>
                <w:sz w:val="22"/>
                <w:szCs w:val="20"/>
              </w:rPr>
              <w:br/>
              <w:t>SIGWEB</w:t>
            </w:r>
          </w:p>
        </w:tc>
        <w:tc>
          <w:tcPr>
            <w:tcW w:w="801" w:type="pct"/>
            <w:shd w:val="clear" w:color="auto" w:fill="5B9BD5" w:themeFill="accent1"/>
            <w:noWrap/>
            <w:vAlign w:val="center"/>
            <w:hideMark/>
          </w:tcPr>
          <w:p w14:paraId="7ECB26D9" w14:textId="27F208C3"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Longitude</w:t>
            </w:r>
            <w:r w:rsidRPr="009B6CCF">
              <w:rPr>
                <w:color w:val="FFFFFF" w:themeColor="background1"/>
                <w:sz w:val="22"/>
                <w:szCs w:val="20"/>
              </w:rPr>
              <w:br/>
              <w:t>SIGWEB</w:t>
            </w:r>
          </w:p>
        </w:tc>
        <w:tc>
          <w:tcPr>
            <w:tcW w:w="802" w:type="pct"/>
            <w:shd w:val="clear" w:color="auto" w:fill="5B9BD5" w:themeFill="accent1"/>
            <w:noWrap/>
            <w:vAlign w:val="center"/>
          </w:tcPr>
          <w:p w14:paraId="529E4CE4" w14:textId="5F258F95"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 Latitude</w:t>
            </w:r>
            <w:r w:rsidRPr="009B6CCF">
              <w:rPr>
                <w:color w:val="FFFFFF" w:themeColor="background1"/>
                <w:sz w:val="22"/>
                <w:szCs w:val="20"/>
              </w:rPr>
              <w:br/>
              <w:t>SuperCIATA</w:t>
            </w:r>
          </w:p>
        </w:tc>
        <w:tc>
          <w:tcPr>
            <w:tcW w:w="801" w:type="pct"/>
            <w:shd w:val="clear" w:color="auto" w:fill="5B9BD5" w:themeFill="accent1"/>
            <w:noWrap/>
            <w:vAlign w:val="center"/>
          </w:tcPr>
          <w:p w14:paraId="1DF89CA0" w14:textId="6C9F1D97"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Longitude</w:t>
            </w:r>
            <w:r w:rsidRPr="009B6CCF">
              <w:rPr>
                <w:color w:val="FFFFFF" w:themeColor="background1"/>
                <w:sz w:val="22"/>
                <w:szCs w:val="20"/>
              </w:rPr>
              <w:br/>
              <w:t>SuperCIATA</w:t>
            </w:r>
          </w:p>
        </w:tc>
        <w:tc>
          <w:tcPr>
            <w:tcW w:w="715" w:type="pct"/>
            <w:shd w:val="clear" w:color="auto" w:fill="5B9BD5" w:themeFill="accent1"/>
            <w:vAlign w:val="center"/>
          </w:tcPr>
          <w:p w14:paraId="356A4859" w14:textId="112FCF61"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Distância </w:t>
            </w:r>
            <w:r w:rsidRPr="009B6CCF">
              <w:rPr>
                <w:color w:val="FFFFFF" w:themeColor="background1"/>
                <w:sz w:val="22"/>
                <w:szCs w:val="20"/>
              </w:rPr>
              <w:br/>
              <w:t>(m)</w:t>
            </w:r>
          </w:p>
        </w:tc>
        <w:tc>
          <w:tcPr>
            <w:tcW w:w="460" w:type="pct"/>
            <w:shd w:val="clear" w:color="auto" w:fill="5B9BD5" w:themeFill="accent1"/>
            <w:vAlign w:val="center"/>
          </w:tcPr>
          <w:p w14:paraId="4616148C" w14:textId="3BB3213F"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009B6CCF">
              <w:rPr>
                <w:color w:val="FFFFFF" w:themeColor="background1"/>
              </w:rPr>
              <w:t xml:space="preserve">EQ </w:t>
            </w:r>
          </w:p>
        </w:tc>
        <w:tc>
          <w:tcPr>
            <w:tcW w:w="123" w:type="pct"/>
            <w:shd w:val="clear" w:color="auto" w:fill="auto"/>
          </w:tcPr>
          <w:p w14:paraId="581F2283" w14:textId="77777777"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3F6DCB" w:rsidRPr="009B6CCF" w14:paraId="6C1BA695" w14:textId="49AA99A9" w:rsidTr="003F6DCB">
        <w:trPr>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60639C0A" w14:textId="77777777" w:rsidR="003F6DCB" w:rsidRPr="009B6CCF" w:rsidRDefault="003F6DCB" w:rsidP="003F6DCB">
            <w:pPr>
              <w:pStyle w:val="Legenda"/>
              <w:rPr>
                <w:rFonts w:eastAsia="Times New Roman" w:cs="Arial"/>
                <w:b w:val="0"/>
                <w:bCs w:val="0"/>
                <w:lang w:eastAsia="pt-BR"/>
              </w:rPr>
            </w:pPr>
            <w:r w:rsidRPr="009B6CCF">
              <w:rPr>
                <w:b w:val="0"/>
                <w:bCs w:val="0"/>
              </w:rPr>
              <w:t>V1</w:t>
            </w:r>
          </w:p>
        </w:tc>
        <w:tc>
          <w:tcPr>
            <w:tcW w:w="801" w:type="pct"/>
            <w:noWrap/>
            <w:vAlign w:val="center"/>
          </w:tcPr>
          <w:p w14:paraId="68660BFD" w14:textId="775A2DE9"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-25,68085871</w:t>
            </w:r>
          </w:p>
        </w:tc>
        <w:tc>
          <w:tcPr>
            <w:tcW w:w="801" w:type="pct"/>
            <w:noWrap/>
            <w:vAlign w:val="center"/>
          </w:tcPr>
          <w:p w14:paraId="2DE6D961" w14:textId="1DA7D98E"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-53,80414398</w:t>
            </w:r>
          </w:p>
        </w:tc>
        <w:tc>
          <w:tcPr>
            <w:tcW w:w="802" w:type="pct"/>
            <w:noWrap/>
            <w:vAlign w:val="center"/>
          </w:tcPr>
          <w:p w14:paraId="0C2E2A5E" w14:textId="588E3FED"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-25,68078665</w:t>
            </w:r>
          </w:p>
        </w:tc>
        <w:tc>
          <w:tcPr>
            <w:tcW w:w="801" w:type="pct"/>
            <w:noWrap/>
            <w:vAlign w:val="center"/>
          </w:tcPr>
          <w:p w14:paraId="621C209A" w14:textId="2D763BC3"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-53,8041632</w:t>
            </w:r>
          </w:p>
        </w:tc>
        <w:tc>
          <w:tcPr>
            <w:tcW w:w="715" w:type="pct"/>
            <w:vAlign w:val="center"/>
          </w:tcPr>
          <w:p w14:paraId="5C910ABE" w14:textId="3208ECB5"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color w:val="000000"/>
              </w:rPr>
              <w:t>8,240</w:t>
            </w:r>
          </w:p>
        </w:tc>
        <w:tc>
          <w:tcPr>
            <w:tcW w:w="460" w:type="pct"/>
            <w:vAlign w:val="center"/>
          </w:tcPr>
          <w:p w14:paraId="30D5B32D" w14:textId="4ACF12CA"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color w:val="000000"/>
              </w:rPr>
            </w:pPr>
            <w:r w:rsidRPr="009B6CCF">
              <w:rPr>
                <w:rFonts w:cs="Arial"/>
                <w:color w:val="000000"/>
              </w:rPr>
              <w:t>67,909</w:t>
            </w:r>
          </w:p>
        </w:tc>
        <w:tc>
          <w:tcPr>
            <w:tcW w:w="123" w:type="pct"/>
            <w:shd w:val="clear" w:color="auto" w:fill="auto"/>
          </w:tcPr>
          <w:p w14:paraId="11478377" w14:textId="7777777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pPr>
          </w:p>
        </w:tc>
      </w:tr>
      <w:tr w:rsidR="003F6DCB" w:rsidRPr="009B6CCF" w14:paraId="20E5CBA6" w14:textId="5134EC97"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7BD29EE2" w14:textId="77777777" w:rsidR="003F6DCB" w:rsidRPr="009B6CCF" w:rsidRDefault="003F6DCB" w:rsidP="003F6DCB">
            <w:pPr>
              <w:pStyle w:val="Legenda"/>
              <w:rPr>
                <w:rFonts w:eastAsia="Times New Roman" w:cs="Arial"/>
                <w:b w:val="0"/>
                <w:bCs w:val="0"/>
                <w:lang w:eastAsia="pt-BR"/>
              </w:rPr>
            </w:pPr>
            <w:r w:rsidRPr="009B6CCF">
              <w:rPr>
                <w:b w:val="0"/>
                <w:bCs w:val="0"/>
              </w:rPr>
              <w:t>V2</w:t>
            </w:r>
          </w:p>
        </w:tc>
        <w:tc>
          <w:tcPr>
            <w:tcW w:w="801" w:type="pct"/>
            <w:noWrap/>
            <w:vAlign w:val="center"/>
          </w:tcPr>
          <w:p w14:paraId="5A262E93" w14:textId="71CE0ACE"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-25,68119406</w:t>
            </w:r>
          </w:p>
        </w:tc>
        <w:tc>
          <w:tcPr>
            <w:tcW w:w="801" w:type="pct"/>
            <w:noWrap/>
            <w:vAlign w:val="center"/>
          </w:tcPr>
          <w:p w14:paraId="05D59B97" w14:textId="1BF6FF71"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-53,80280021</w:t>
            </w:r>
          </w:p>
        </w:tc>
        <w:tc>
          <w:tcPr>
            <w:tcW w:w="802" w:type="pct"/>
            <w:noWrap/>
            <w:vAlign w:val="center"/>
          </w:tcPr>
          <w:p w14:paraId="6EBEAFB1" w14:textId="378C3FCF"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-25,68111855</w:t>
            </w:r>
          </w:p>
        </w:tc>
        <w:tc>
          <w:tcPr>
            <w:tcW w:w="801" w:type="pct"/>
            <w:noWrap/>
            <w:vAlign w:val="center"/>
          </w:tcPr>
          <w:p w14:paraId="24671037" w14:textId="34C18CF3"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-53,80281998</w:t>
            </w:r>
          </w:p>
        </w:tc>
        <w:tc>
          <w:tcPr>
            <w:tcW w:w="715" w:type="pct"/>
            <w:vAlign w:val="center"/>
          </w:tcPr>
          <w:p w14:paraId="2D70EDA2" w14:textId="05109AFD"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color w:val="000000"/>
              </w:rPr>
              <w:t>8,627</w:t>
            </w:r>
          </w:p>
        </w:tc>
        <w:tc>
          <w:tcPr>
            <w:tcW w:w="460" w:type="pct"/>
            <w:vAlign w:val="center"/>
          </w:tcPr>
          <w:p w14:paraId="76652E39" w14:textId="691699F3"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rPr>
              <w:t>74,431</w:t>
            </w:r>
          </w:p>
        </w:tc>
        <w:tc>
          <w:tcPr>
            <w:tcW w:w="123" w:type="pct"/>
            <w:shd w:val="clear" w:color="auto" w:fill="auto"/>
          </w:tcPr>
          <w:p w14:paraId="22AB4AF4" w14:textId="77777777"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pPr>
          </w:p>
        </w:tc>
      </w:tr>
      <w:tr w:rsidR="003F6DCB" w:rsidRPr="009B6CCF" w14:paraId="304111AE" w14:textId="627EED36" w:rsidTr="003F6DCB">
        <w:trPr>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2AC26597" w14:textId="77777777" w:rsidR="003F6DCB" w:rsidRPr="009B6CCF" w:rsidRDefault="003F6DCB" w:rsidP="003F6DCB">
            <w:pPr>
              <w:pStyle w:val="Legenda"/>
              <w:rPr>
                <w:rFonts w:eastAsia="Times New Roman" w:cs="Arial"/>
                <w:b w:val="0"/>
                <w:bCs w:val="0"/>
                <w:lang w:eastAsia="pt-BR"/>
              </w:rPr>
            </w:pPr>
            <w:r w:rsidRPr="009B6CCF">
              <w:rPr>
                <w:b w:val="0"/>
                <w:bCs w:val="0"/>
              </w:rPr>
              <w:t>V3</w:t>
            </w:r>
          </w:p>
        </w:tc>
        <w:tc>
          <w:tcPr>
            <w:tcW w:w="801" w:type="pct"/>
            <w:noWrap/>
            <w:vAlign w:val="center"/>
          </w:tcPr>
          <w:p w14:paraId="7EC013DD" w14:textId="6812B2E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-25,68241173</w:t>
            </w:r>
          </w:p>
        </w:tc>
        <w:tc>
          <w:tcPr>
            <w:tcW w:w="801" w:type="pct"/>
            <w:noWrap/>
            <w:vAlign w:val="center"/>
          </w:tcPr>
          <w:p w14:paraId="29C70677" w14:textId="6BAEF760"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-53,80317029</w:t>
            </w:r>
          </w:p>
        </w:tc>
        <w:tc>
          <w:tcPr>
            <w:tcW w:w="802" w:type="pct"/>
            <w:noWrap/>
            <w:vAlign w:val="center"/>
          </w:tcPr>
          <w:p w14:paraId="534FBC66" w14:textId="22AAEE7C"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-25,6823348</w:t>
            </w:r>
          </w:p>
        </w:tc>
        <w:tc>
          <w:tcPr>
            <w:tcW w:w="801" w:type="pct"/>
            <w:noWrap/>
            <w:vAlign w:val="center"/>
          </w:tcPr>
          <w:p w14:paraId="34FB8599" w14:textId="0F00607B"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-53,80319</w:t>
            </w:r>
          </w:p>
        </w:tc>
        <w:tc>
          <w:tcPr>
            <w:tcW w:w="715" w:type="pct"/>
            <w:vAlign w:val="center"/>
          </w:tcPr>
          <w:p w14:paraId="63BAAE8B" w14:textId="231CE86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color w:val="000000"/>
              </w:rPr>
              <w:t>8,778</w:t>
            </w:r>
          </w:p>
        </w:tc>
        <w:tc>
          <w:tcPr>
            <w:tcW w:w="460" w:type="pct"/>
            <w:vAlign w:val="center"/>
          </w:tcPr>
          <w:p w14:paraId="3A5F1792" w14:textId="270C8B31"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77,068</w:t>
            </w:r>
          </w:p>
        </w:tc>
        <w:tc>
          <w:tcPr>
            <w:tcW w:w="123" w:type="pct"/>
            <w:shd w:val="clear" w:color="auto" w:fill="auto"/>
          </w:tcPr>
          <w:p w14:paraId="6D18058B" w14:textId="7777777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pPr>
          </w:p>
        </w:tc>
      </w:tr>
      <w:tr w:rsidR="003F6DCB" w:rsidRPr="009B6CCF" w14:paraId="40D69CE4" w14:textId="0E3424CC"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4B50048C" w14:textId="77777777" w:rsidR="003F6DCB" w:rsidRPr="009B6CCF" w:rsidRDefault="003F6DCB" w:rsidP="003F6DCB">
            <w:pPr>
              <w:pStyle w:val="Legenda"/>
              <w:rPr>
                <w:rFonts w:eastAsia="Times New Roman" w:cs="Arial"/>
                <w:b w:val="0"/>
                <w:bCs w:val="0"/>
                <w:lang w:eastAsia="pt-BR"/>
              </w:rPr>
            </w:pPr>
            <w:r w:rsidRPr="009B6CCF">
              <w:rPr>
                <w:b w:val="0"/>
                <w:bCs w:val="0"/>
              </w:rPr>
              <w:t>V4</w:t>
            </w:r>
          </w:p>
        </w:tc>
        <w:tc>
          <w:tcPr>
            <w:tcW w:w="801" w:type="pct"/>
            <w:noWrap/>
            <w:vAlign w:val="center"/>
          </w:tcPr>
          <w:p w14:paraId="57CB3B83" w14:textId="5B65E769"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-25,68207637</w:t>
            </w:r>
          </w:p>
        </w:tc>
        <w:tc>
          <w:tcPr>
            <w:tcW w:w="801" w:type="pct"/>
            <w:noWrap/>
            <w:vAlign w:val="center"/>
          </w:tcPr>
          <w:p w14:paraId="2AB6E376" w14:textId="04DD491F"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-53,80451408</w:t>
            </w:r>
          </w:p>
        </w:tc>
        <w:tc>
          <w:tcPr>
            <w:tcW w:w="802" w:type="pct"/>
            <w:noWrap/>
            <w:vAlign w:val="center"/>
          </w:tcPr>
          <w:p w14:paraId="4540FBA9" w14:textId="17499EA5"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-25,6820029</w:t>
            </w:r>
          </w:p>
        </w:tc>
        <w:tc>
          <w:tcPr>
            <w:tcW w:w="801" w:type="pct"/>
            <w:noWrap/>
            <w:vAlign w:val="center"/>
          </w:tcPr>
          <w:p w14:paraId="69035B68" w14:textId="43C1D19D"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-53,80453322</w:t>
            </w:r>
          </w:p>
        </w:tc>
        <w:tc>
          <w:tcPr>
            <w:tcW w:w="715" w:type="pct"/>
            <w:vAlign w:val="center"/>
          </w:tcPr>
          <w:p w14:paraId="3D3B9127" w14:textId="27448D20"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color w:val="000000"/>
              </w:rPr>
              <w:t>8,391</w:t>
            </w:r>
          </w:p>
        </w:tc>
        <w:tc>
          <w:tcPr>
            <w:tcW w:w="460" w:type="pct"/>
            <w:vAlign w:val="center"/>
          </w:tcPr>
          <w:p w14:paraId="01744BF4" w14:textId="0BE6D28E"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rPr>
              <w:t>70,414</w:t>
            </w:r>
          </w:p>
        </w:tc>
        <w:tc>
          <w:tcPr>
            <w:tcW w:w="123" w:type="pct"/>
            <w:shd w:val="clear" w:color="auto" w:fill="auto"/>
          </w:tcPr>
          <w:p w14:paraId="659278B3" w14:textId="77777777"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pPr>
          </w:p>
        </w:tc>
      </w:tr>
      <w:tr w:rsidR="005A1738" w:rsidRPr="009B6CCF" w14:paraId="32C57EA0" w14:textId="797B7B36" w:rsidTr="00A42FD3">
        <w:trPr>
          <w:trHeight w:val="405"/>
          <w:jc w:val="center"/>
        </w:trPr>
        <w:tc>
          <w:tcPr>
            <w:cnfStyle w:val="001000000000" w:firstRow="0" w:lastRow="0" w:firstColumn="1" w:lastColumn="0" w:oddVBand="0" w:evenVBand="0" w:oddHBand="0" w:evenHBand="0" w:firstRowFirstColumn="0" w:firstRowLastColumn="0" w:lastRowFirstColumn="0" w:lastRowLastColumn="0"/>
            <w:tcW w:w="2099" w:type="pct"/>
            <w:gridSpan w:val="3"/>
            <w:noWrap/>
            <w:vAlign w:val="center"/>
          </w:tcPr>
          <w:p w14:paraId="044DB731" w14:textId="77777777" w:rsidR="005A1738" w:rsidRPr="009B6CCF" w:rsidRDefault="005A1738" w:rsidP="005A1738">
            <w:pPr>
              <w:pStyle w:val="Legenda"/>
              <w:rPr>
                <w:b w:val="0"/>
                <w:bCs w:val="0"/>
              </w:rPr>
            </w:pPr>
            <w:r w:rsidRPr="009B6CCF">
              <w:rPr>
                <w:b w:val="0"/>
                <w:bCs w:val="0"/>
              </w:rPr>
              <w:t>Erro Médio Quadrático (EMQ):</w:t>
            </w:r>
          </w:p>
        </w:tc>
        <w:tc>
          <w:tcPr>
            <w:tcW w:w="2779" w:type="pct"/>
            <w:gridSpan w:val="4"/>
            <w:noWrap/>
            <w:vAlign w:val="center"/>
          </w:tcPr>
          <w:p w14:paraId="1132C52D" w14:textId="7F1A3919" w:rsidR="005A1738" w:rsidRPr="009B6CCF" w:rsidRDefault="005A1738" w:rsidP="005A1738">
            <w:pPr>
              <w:pStyle w:val="Legenda"/>
              <w:jc w:val="left"/>
              <w:cnfStyle w:val="000000000000" w:firstRow="0" w:lastRow="0" w:firstColumn="0" w:lastColumn="0" w:oddVBand="0" w:evenVBand="0" w:oddHBand="0" w:evenHBand="0" w:firstRowFirstColumn="0" w:firstRowLastColumn="0" w:lastRowFirstColumn="0" w:lastRowLastColumn="0"/>
              <w:rPr>
                <w:sz w:val="24"/>
                <w:szCs w:val="24"/>
              </w:rPr>
            </w:pPr>
            <w:r w:rsidRPr="009B6CCF">
              <w:rPr>
                <w:sz w:val="24"/>
                <w:szCs w:val="24"/>
              </w:rPr>
              <w:t>72,455</w:t>
            </w:r>
          </w:p>
        </w:tc>
        <w:tc>
          <w:tcPr>
            <w:tcW w:w="123" w:type="pct"/>
            <w:shd w:val="clear" w:color="auto" w:fill="auto"/>
          </w:tcPr>
          <w:p w14:paraId="63C2FAE1" w14:textId="77777777" w:rsidR="005A1738" w:rsidRPr="009B6CCF" w:rsidRDefault="005A1738" w:rsidP="005A1738">
            <w:pPr>
              <w:pStyle w:val="Legenda"/>
              <w:cnfStyle w:val="000000000000" w:firstRow="0" w:lastRow="0" w:firstColumn="0" w:lastColumn="0" w:oddVBand="0" w:evenVBand="0" w:oddHBand="0" w:evenHBand="0" w:firstRowFirstColumn="0" w:firstRowLastColumn="0" w:lastRowFirstColumn="0" w:lastRowLastColumn="0"/>
              <w:rPr>
                <w:sz w:val="24"/>
                <w:szCs w:val="24"/>
              </w:rPr>
            </w:pPr>
          </w:p>
        </w:tc>
      </w:tr>
      <w:tr w:rsidR="005A1738" w:rsidRPr="009B6CCF" w14:paraId="0100D42E" w14:textId="7D80EC39" w:rsidTr="00A42FD3">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9" w:type="pct"/>
            <w:gridSpan w:val="3"/>
            <w:noWrap/>
            <w:vAlign w:val="center"/>
          </w:tcPr>
          <w:p w14:paraId="5D978894" w14:textId="77777777" w:rsidR="005A1738" w:rsidRPr="009B6CCF" w:rsidRDefault="005A1738" w:rsidP="005A1738">
            <w:pPr>
              <w:pStyle w:val="Legenda"/>
              <w:rPr>
                <w:b w:val="0"/>
                <w:bCs w:val="0"/>
              </w:rPr>
            </w:pPr>
            <w:r w:rsidRPr="009B6CCF">
              <w:rPr>
                <w:b w:val="0"/>
                <w:bCs w:val="0"/>
              </w:rPr>
              <w:t>Raiz Quadrada do EMQ (REMQ):</w:t>
            </w:r>
          </w:p>
        </w:tc>
        <w:tc>
          <w:tcPr>
            <w:tcW w:w="2779" w:type="pct"/>
            <w:gridSpan w:val="4"/>
            <w:noWrap/>
            <w:vAlign w:val="center"/>
          </w:tcPr>
          <w:p w14:paraId="55F354D8" w14:textId="1685B073" w:rsidR="005A1738" w:rsidRPr="009B6CCF" w:rsidRDefault="005A1738" w:rsidP="005A1738">
            <w:pPr>
              <w:pStyle w:val="Legenda"/>
              <w:jc w:val="left"/>
              <w:cnfStyle w:val="000000100000" w:firstRow="0" w:lastRow="0" w:firstColumn="0" w:lastColumn="0" w:oddVBand="0" w:evenVBand="0" w:oddHBand="1" w:evenHBand="0" w:firstRowFirstColumn="0" w:firstRowLastColumn="0" w:lastRowFirstColumn="0" w:lastRowLastColumn="0"/>
              <w:rPr>
                <w:sz w:val="24"/>
                <w:szCs w:val="24"/>
              </w:rPr>
            </w:pPr>
            <w:r w:rsidRPr="009B6CCF">
              <w:rPr>
                <w:sz w:val="24"/>
                <w:szCs w:val="24"/>
              </w:rPr>
              <w:t>8,512 m</w:t>
            </w:r>
          </w:p>
        </w:tc>
        <w:tc>
          <w:tcPr>
            <w:tcW w:w="123" w:type="pct"/>
            <w:shd w:val="clear" w:color="auto" w:fill="auto"/>
          </w:tcPr>
          <w:p w14:paraId="730AD255" w14:textId="77777777" w:rsidR="005A1738" w:rsidRPr="009B6CCF" w:rsidRDefault="005A1738" w:rsidP="005A1738">
            <w:pPr>
              <w:pStyle w:val="Legenda"/>
              <w:cnfStyle w:val="000000100000" w:firstRow="0" w:lastRow="0" w:firstColumn="0" w:lastColumn="0" w:oddVBand="0" w:evenVBand="0" w:oddHBand="1" w:evenHBand="0" w:firstRowFirstColumn="0" w:firstRowLastColumn="0" w:lastRowFirstColumn="0" w:lastRowLastColumn="0"/>
              <w:rPr>
                <w:sz w:val="24"/>
                <w:szCs w:val="24"/>
              </w:rPr>
            </w:pPr>
          </w:p>
        </w:tc>
      </w:tr>
    </w:tbl>
    <w:p w14:paraId="17D88663" w14:textId="13EDBDF7" w:rsidR="00951328" w:rsidRPr="009B6CCF" w:rsidRDefault="00951328" w:rsidP="00C03748">
      <w:pPr>
        <w:pStyle w:val="Legenda"/>
      </w:pPr>
      <w:r w:rsidRPr="009B6CCF">
        <w:t xml:space="preserve">Fontes: </w:t>
      </w:r>
      <w:r w:rsidRPr="006B74B0">
        <w:rPr>
          <w:i/>
          <w:iCs w:val="0"/>
        </w:rPr>
        <w:t>SuperCIATA</w:t>
      </w:r>
      <w:r w:rsidRPr="009B6CCF">
        <w:t xml:space="preserve"> e </w:t>
      </w:r>
      <w:r w:rsidRPr="009B6CCF">
        <w:fldChar w:fldCharType="begin"/>
      </w:r>
      <w:r w:rsidR="00B96461">
        <w:instrText xml:space="preserve"> ADDIN ZOTERO_ITEM CSL_CITATION {"citationID":"c3x0Cq9w","properties":{"formattedCitation":"(SIGWEB-Capanema,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8F154F">
        <w:t>Autor</w:t>
      </w:r>
      <w:r w:rsidRPr="009B6CCF">
        <w:t xml:space="preserve"> (2026)</w:t>
      </w:r>
    </w:p>
    <w:p w14:paraId="3325A716" w14:textId="77777777" w:rsidR="00E3606D" w:rsidRPr="009B6CCF" w:rsidRDefault="00E3606D" w:rsidP="006D3D4B"/>
    <w:p w14:paraId="73CD85F2" w14:textId="28DE3125" w:rsidR="005A1B75" w:rsidRPr="009B6CCF" w:rsidRDefault="00C1147A" w:rsidP="006D3D4B">
      <w:r w:rsidRPr="009B6CCF">
        <w:t xml:space="preserve">A </w:t>
      </w:r>
      <w:r w:rsidRPr="009B6CCF">
        <w:fldChar w:fldCharType="begin"/>
      </w:r>
      <w:r w:rsidRPr="009B6CCF">
        <w:instrText xml:space="preserve"> REF _Ref222304599 \h </w:instrText>
      </w:r>
      <w:r w:rsidRPr="009B6CCF">
        <w:fldChar w:fldCharType="separate"/>
      </w:r>
      <w:r w:rsidR="00F02416" w:rsidRPr="009B6CCF">
        <w:t xml:space="preserve">Figura </w:t>
      </w:r>
      <w:r w:rsidR="00F02416">
        <w:rPr>
          <w:noProof/>
        </w:rPr>
        <w:t>21</w:t>
      </w:r>
      <w:r w:rsidRPr="009B6CCF">
        <w:fldChar w:fldCharType="end"/>
      </w:r>
      <w:r w:rsidR="00C9418C" w:rsidRPr="009B6CCF">
        <w:t xml:space="preserve"> permite uma análise diagnóstica do problema. Observou-se que os pontos do OSM utilizados para o cálculo do centroide de translação da quadra </w:t>
      </w:r>
      <w:r w:rsidR="00C9418C" w:rsidRPr="006B74B0">
        <w:rPr>
          <w:i/>
          <w:iCs/>
        </w:rPr>
        <w:t>SuperCIATA</w:t>
      </w:r>
      <w:r w:rsidR="00C9418C" w:rsidRPr="009B6CCF">
        <w:t xml:space="preserve"> não foram selecionados adequadamente pelo algoritmo. A interseção entre a Avenida Rio Grande do Sul e a Avenida Botucaris </w:t>
      </w:r>
      <w:r w:rsidR="00285074" w:rsidRPr="009B6CCF">
        <w:t>forma uma curva</w:t>
      </w:r>
      <w:r w:rsidR="00C9418C" w:rsidRPr="009B6CCF">
        <w:t xml:space="preserve"> e apresenta </w:t>
      </w:r>
      <w:r w:rsidR="00285074" w:rsidRPr="009B6CCF">
        <w:t>vários</w:t>
      </w:r>
      <w:r w:rsidR="00C9418C" w:rsidRPr="009B6CCF">
        <w:t xml:space="preserve"> vértices, incluindo pontos </w:t>
      </w:r>
      <w:r w:rsidR="00285074" w:rsidRPr="009B6CCF">
        <w:t>que se referem</w:t>
      </w:r>
      <w:r w:rsidR="00C9418C" w:rsidRPr="009B6CCF">
        <w:t xml:space="preserve"> ao entroncamento com um terceiro logradouro, a Avenida Brasil.</w:t>
      </w:r>
    </w:p>
    <w:p w14:paraId="0EDB3E2D" w14:textId="656F63A2" w:rsidR="00A60329" w:rsidRPr="009B6CCF" w:rsidRDefault="00A60329" w:rsidP="00A60329">
      <w:pPr>
        <w:ind w:firstLine="0"/>
      </w:pPr>
    </w:p>
    <w:p w14:paraId="135C28DA" w14:textId="2EE1DA23" w:rsidR="00E3606D" w:rsidRPr="00C03748" w:rsidRDefault="00E3606D" w:rsidP="00A6278E">
      <w:pPr>
        <w:pStyle w:val="Legenda"/>
        <w:rPr>
          <w:sz w:val="24"/>
          <w:szCs w:val="24"/>
        </w:rPr>
      </w:pPr>
      <w:bookmarkStart w:id="269" w:name="_Ref222304599"/>
      <w:bookmarkStart w:id="270" w:name="_Toc226883910"/>
      <w:r w:rsidRPr="00C03748">
        <w:rPr>
          <w:sz w:val="24"/>
          <w:szCs w:val="24"/>
        </w:rPr>
        <w:lastRenderedPageBreak/>
        <w:t xml:space="preserve">Figura </w:t>
      </w:r>
      <w:r w:rsidR="00F02416" w:rsidRPr="00C03748">
        <w:rPr>
          <w:sz w:val="24"/>
          <w:szCs w:val="24"/>
        </w:rPr>
        <w:fldChar w:fldCharType="begin"/>
      </w:r>
      <w:r w:rsidR="00F02416" w:rsidRPr="00C03748">
        <w:rPr>
          <w:sz w:val="24"/>
          <w:szCs w:val="24"/>
        </w:rPr>
        <w:instrText xml:space="preserve"> SEQ Figura \* ARABIC </w:instrText>
      </w:r>
      <w:r w:rsidR="00F02416" w:rsidRPr="00C03748">
        <w:rPr>
          <w:sz w:val="24"/>
          <w:szCs w:val="24"/>
        </w:rPr>
        <w:fldChar w:fldCharType="separate"/>
      </w:r>
      <w:r w:rsidR="00F02416" w:rsidRPr="00C03748">
        <w:rPr>
          <w:noProof/>
          <w:sz w:val="24"/>
          <w:szCs w:val="24"/>
        </w:rPr>
        <w:t>21</w:t>
      </w:r>
      <w:r w:rsidR="00F02416" w:rsidRPr="00C03748">
        <w:rPr>
          <w:noProof/>
          <w:sz w:val="24"/>
          <w:szCs w:val="24"/>
        </w:rPr>
        <w:fldChar w:fldCharType="end"/>
      </w:r>
      <w:bookmarkEnd w:id="269"/>
      <w:r w:rsidRPr="00C03748">
        <w:rPr>
          <w:sz w:val="24"/>
          <w:szCs w:val="24"/>
        </w:rPr>
        <w:t xml:space="preserve"> –</w:t>
      </w:r>
      <w:r w:rsidR="00A26D7C" w:rsidRPr="00C03748">
        <w:rPr>
          <w:sz w:val="24"/>
          <w:szCs w:val="24"/>
        </w:rPr>
        <w:t xml:space="preserve"> </w:t>
      </w:r>
      <w:r w:rsidR="00096779" w:rsidRPr="00C03748">
        <w:rPr>
          <w:sz w:val="24"/>
          <w:szCs w:val="24"/>
        </w:rPr>
        <w:t xml:space="preserve">Exemplo de outlier: </w:t>
      </w:r>
      <w:r w:rsidR="00A26D7C" w:rsidRPr="00C03748">
        <w:rPr>
          <w:sz w:val="24"/>
          <w:szCs w:val="24"/>
        </w:rPr>
        <w:t>Quadra 01.03.002.3.0065</w:t>
      </w:r>
      <w:bookmarkEnd w:id="270"/>
    </w:p>
    <w:tbl>
      <w:tblPr>
        <w:tblStyle w:val="Tabelacomgrade"/>
        <w:tblW w:w="0" w:type="auto"/>
        <w:tblLook w:val="04A0" w:firstRow="1" w:lastRow="0" w:firstColumn="1" w:lastColumn="0" w:noHBand="0" w:noVBand="1"/>
      </w:tblPr>
      <w:tblGrid>
        <w:gridCol w:w="9061"/>
      </w:tblGrid>
      <w:tr w:rsidR="00E3606D" w:rsidRPr="009B6CCF" w14:paraId="4DD1EB20" w14:textId="77777777" w:rsidTr="00E3606D">
        <w:tc>
          <w:tcPr>
            <w:tcW w:w="9061" w:type="dxa"/>
          </w:tcPr>
          <w:p w14:paraId="5197F655" w14:textId="0D052CC0" w:rsidR="00E3606D" w:rsidRPr="009B6CCF" w:rsidRDefault="00002516" w:rsidP="006F2B1A">
            <w:pPr>
              <w:keepNext/>
              <w:widowControl w:val="0"/>
              <w:ind w:hanging="113"/>
              <w:jc w:val="center"/>
            </w:pPr>
            <w:r w:rsidRPr="009B6CCF">
              <w:rPr>
                <w:noProof/>
                <w:lang w:eastAsia="pt-BR"/>
              </w:rPr>
              <w:drawing>
                <wp:inline distT="0" distB="0" distL="0" distR="0" wp14:anchorId="1A9274B4" wp14:editId="64EFD5F7">
                  <wp:extent cx="5760085" cy="4321861"/>
                  <wp:effectExtent l="0" t="0" r="0" b="2540"/>
                  <wp:docPr id="31255157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575" name="Imagem 2"/>
                          <pic:cNvPicPr/>
                        </pic:nvPicPr>
                        <pic:blipFill>
                          <a:blip r:embed="rId39">
                            <a:extLst>
                              <a:ext uri="{28A0092B-C50C-407E-A947-70E740481C1C}">
                                <a14:useLocalDpi xmlns:a14="http://schemas.microsoft.com/office/drawing/2010/main" val="0"/>
                              </a:ext>
                            </a:extLst>
                          </a:blip>
                          <a:stretch>
                            <a:fillRect/>
                          </a:stretch>
                        </pic:blipFill>
                        <pic:spPr>
                          <a:xfrm>
                            <a:off x="0" y="0"/>
                            <a:ext cx="5760085" cy="4321861"/>
                          </a:xfrm>
                          <a:prstGeom prst="rect">
                            <a:avLst/>
                          </a:prstGeom>
                        </pic:spPr>
                      </pic:pic>
                    </a:graphicData>
                  </a:graphic>
                </wp:inline>
              </w:drawing>
            </w:r>
          </w:p>
        </w:tc>
      </w:tr>
    </w:tbl>
    <w:p w14:paraId="09361913" w14:textId="36B589AD" w:rsidR="00E3606D" w:rsidRPr="009B6CCF" w:rsidRDefault="009521C5" w:rsidP="00C03748">
      <w:pPr>
        <w:pStyle w:val="Legenda"/>
      </w:pPr>
      <w:r w:rsidRPr="009B6CCF">
        <w:t xml:space="preserve">Fontes: OSM, </w:t>
      </w:r>
      <w:r w:rsidRPr="006B74B0">
        <w:rPr>
          <w:i/>
          <w:iCs w:val="0"/>
        </w:rPr>
        <w:t>SuperCIATA</w:t>
      </w:r>
      <w:r w:rsidR="00837523" w:rsidRPr="009B6CCF">
        <w:t xml:space="preserve"> e</w:t>
      </w:r>
      <w:r w:rsidR="00224A13" w:rsidRPr="009B6CCF">
        <w:t xml:space="preserve"> </w:t>
      </w:r>
      <w:r w:rsidR="00224A13" w:rsidRPr="009B6CCF">
        <w:fldChar w:fldCharType="begin"/>
      </w:r>
      <w:r w:rsidR="00B96461">
        <w:instrText xml:space="preserve"> ADDIN ZOTERO_ITEM CSL_CITATION {"citationID":"pwritMYN","properties":{"formattedCitation":"(SIGWEB-Capanema,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00224A13" w:rsidRPr="009B6CCF">
        <w:fldChar w:fldCharType="separate"/>
      </w:r>
      <w:r w:rsidR="00224A13" w:rsidRPr="009B6CCF">
        <w:rPr>
          <w:rFonts w:cs="Arial"/>
        </w:rPr>
        <w:t>(SIGWEB-Capanema, 2025)</w:t>
      </w:r>
      <w:r w:rsidR="00224A13" w:rsidRPr="009B6CCF">
        <w:fldChar w:fldCharType="end"/>
      </w:r>
      <w:r w:rsidR="00DE6868" w:rsidRPr="009B6CCF">
        <w:t xml:space="preserve"> -</w:t>
      </w:r>
      <w:r w:rsidR="00837523" w:rsidRPr="009B6CCF">
        <w:t xml:space="preserve"> </w:t>
      </w:r>
      <w:r w:rsidR="00E3606D" w:rsidRPr="009B6CCF">
        <w:t xml:space="preserve">Elaboração: </w:t>
      </w:r>
      <w:r w:rsidR="00973516">
        <w:t>Autor</w:t>
      </w:r>
      <w:r w:rsidR="00E3606D" w:rsidRPr="009B6CCF">
        <w:t xml:space="preserve"> (2026)</w:t>
      </w:r>
    </w:p>
    <w:p w14:paraId="5A5754DF" w14:textId="769344BF" w:rsidR="007054A2" w:rsidRPr="009B6CCF" w:rsidRDefault="007054A2" w:rsidP="00860DAF">
      <w:pPr>
        <w:ind w:firstLine="0"/>
      </w:pPr>
    </w:p>
    <w:p w14:paraId="239C21CB" w14:textId="0B3CA144" w:rsidR="001459DF" w:rsidRPr="009B6CCF" w:rsidRDefault="001459DF" w:rsidP="001459DF">
      <w:r w:rsidRPr="009B6CCF">
        <w:t xml:space="preserve">A proximidade </w:t>
      </w:r>
      <w:r w:rsidR="00973516">
        <w:t>de vários</w:t>
      </w:r>
      <w:r w:rsidRPr="009B6CCF">
        <w:t xml:space="preserve"> desses pontos em relação ao centroide da face induziu o algoritmo a uma seleção equivocada. Consequentemente, a quadra </w:t>
      </w:r>
      <w:r w:rsidRPr="009B6CCF">
        <w:rPr>
          <w:i/>
          <w:iCs/>
        </w:rPr>
        <w:t>SuperCIATA</w:t>
      </w:r>
      <w:r w:rsidRPr="009B6CCF">
        <w:t xml:space="preserve"> foi transladada para um centroide deslocado na direção Noroeste, conforme ilustrado.</w:t>
      </w:r>
    </w:p>
    <w:p w14:paraId="137F3751" w14:textId="3D97625D" w:rsidR="0018250B" w:rsidRPr="009B6CCF" w:rsidRDefault="0018250B" w:rsidP="0018250B">
      <w:r w:rsidRPr="009B6CCF">
        <w:t xml:space="preserve">Embora o algoritmo possa ser </w:t>
      </w:r>
      <w:r w:rsidR="00BA2DDE" w:rsidRPr="009B6CCF">
        <w:t>alterado</w:t>
      </w:r>
      <w:r w:rsidRPr="009B6CCF">
        <w:t xml:space="preserve"> para corrigir este caso específico, tal alteração poderia comprometer </w:t>
      </w:r>
      <w:r w:rsidR="00BA2DDE" w:rsidRPr="009B6CCF">
        <w:t xml:space="preserve">seu </w:t>
      </w:r>
      <w:r w:rsidRPr="009B6CCF">
        <w:t>desempenho em outras unidades, visto que a lógica de seleção atual é eficaz na maioria das situações.</w:t>
      </w:r>
    </w:p>
    <w:p w14:paraId="1CB65B0D" w14:textId="3AEEC342" w:rsidR="00EA2927" w:rsidRPr="009B6CCF" w:rsidRDefault="00322ED5" w:rsidP="0018250B">
      <w:r w:rsidRPr="009B6CCF">
        <w:t xml:space="preserve">Esse </w:t>
      </w:r>
      <w:r w:rsidR="00190C3F" w:rsidRPr="009B6CCF">
        <w:t xml:space="preserve">impasse </w:t>
      </w:r>
      <w:r w:rsidR="00300EFC" w:rsidRPr="009B6CCF">
        <w:t>evidencia</w:t>
      </w:r>
      <w:r w:rsidR="0018250B" w:rsidRPr="009B6CCF">
        <w:t xml:space="preserve"> que o refinamento na seleção de pontos de controle constitui um campo promissor para pesquisas futuras, especialmente mediante o emprego de inteligência artificial. Por este motivo, o aplicativo </w:t>
      </w:r>
      <w:r w:rsidR="0018250B" w:rsidRPr="009B6CCF">
        <w:rPr>
          <w:i/>
          <w:iCs/>
        </w:rPr>
        <w:t>SuperCIATA</w:t>
      </w:r>
      <w:r w:rsidR="0018250B" w:rsidRPr="009B6CCF">
        <w:t xml:space="preserve"> armazena logs de operações e registros visuais dos ajustes manuais. Esta base de dados prática poderá servir, futuramente, como conjunto de treinamento para sistemas de aprendizado profundo (</w:t>
      </w:r>
      <w:r w:rsidR="0018250B" w:rsidRPr="009B6CCF">
        <w:rPr>
          <w:i/>
          <w:iCs/>
        </w:rPr>
        <w:t>Deep Learning</w:t>
      </w:r>
      <w:r w:rsidR="0018250B" w:rsidRPr="009B6CCF">
        <w:t>), visando a automação da correção de ambiguidades topológicas.</w:t>
      </w:r>
    </w:p>
    <w:p w14:paraId="10D62A6D" w14:textId="62013B4A" w:rsidR="000D44D3" w:rsidRPr="009B6CCF" w:rsidRDefault="000D44D3" w:rsidP="0018250B">
      <w:r w:rsidRPr="009B6CCF">
        <w:lastRenderedPageBreak/>
        <w:t>J</w:t>
      </w:r>
      <w:r w:rsidR="001A7D54" w:rsidRPr="009B6CCF">
        <w:t xml:space="preserve">á a quadra 01.05.004.1.0019 </w:t>
      </w:r>
      <w:r w:rsidR="009A05F3" w:rsidRPr="009B6CCF">
        <w:t>apresenta uma situação oposta</w:t>
      </w:r>
      <w:r w:rsidR="00713C34" w:rsidRPr="009B6CCF">
        <w:t xml:space="preserve">, como mostra a </w:t>
      </w:r>
      <w:r w:rsidR="00D04B34" w:rsidRPr="009B6CCF">
        <w:fldChar w:fldCharType="begin"/>
      </w:r>
      <w:r w:rsidR="00D04B34" w:rsidRPr="009B6CCF">
        <w:instrText xml:space="preserve"> REF _Ref222304633 \h </w:instrText>
      </w:r>
      <w:r w:rsidR="00D04B34" w:rsidRPr="009B6CCF">
        <w:fldChar w:fldCharType="separate"/>
      </w:r>
      <w:r w:rsidR="00F02416" w:rsidRPr="009B6CCF">
        <w:t xml:space="preserve">Figura </w:t>
      </w:r>
      <w:r w:rsidR="00F02416">
        <w:rPr>
          <w:noProof/>
        </w:rPr>
        <w:t>22</w:t>
      </w:r>
      <w:r w:rsidR="00D04B34" w:rsidRPr="009B6CCF">
        <w:fldChar w:fldCharType="end"/>
      </w:r>
      <w:r w:rsidR="009A05F3" w:rsidRPr="009B6CCF">
        <w:t xml:space="preserve">. </w:t>
      </w:r>
      <w:r w:rsidR="00D04B34" w:rsidRPr="009B6CCF">
        <w:t>N</w:t>
      </w:r>
      <w:r w:rsidR="00762C5D" w:rsidRPr="009B6CCF">
        <w:t xml:space="preserve">esse caso há uma </w:t>
      </w:r>
      <w:r w:rsidR="00E63E11">
        <w:t xml:space="preserve">boa </w:t>
      </w:r>
      <w:r w:rsidR="00762C5D" w:rsidRPr="009B6CCF">
        <w:t xml:space="preserve">distribuição de </w:t>
      </w:r>
      <w:r w:rsidR="00923BD0" w:rsidRPr="009B6CCF">
        <w:t xml:space="preserve">pontos OSM e a seleção do algoritmo foi </w:t>
      </w:r>
      <w:r w:rsidR="00A754D3" w:rsidRPr="009B6CCF">
        <w:t>perfeita</w:t>
      </w:r>
      <w:r w:rsidR="00923BD0" w:rsidRPr="009B6CCF">
        <w:t>.</w:t>
      </w:r>
      <w:r w:rsidR="00A754D3" w:rsidRPr="009B6CCF">
        <w:t xml:space="preserve"> </w:t>
      </w:r>
      <w:r w:rsidR="00A86DB4" w:rsidRPr="009B6CCF">
        <w:t>A raiz do erro quadrático médio (REQM)</w:t>
      </w:r>
      <w:r w:rsidR="009A05F3" w:rsidRPr="009B6CCF">
        <w:t xml:space="preserve"> dos vértices </w:t>
      </w:r>
      <w:r w:rsidR="0090451A" w:rsidRPr="009B6CCF">
        <w:t xml:space="preserve">ficou em </w:t>
      </w:r>
      <w:r w:rsidR="002F53BD" w:rsidRPr="009B6CCF">
        <w:rPr>
          <w:szCs w:val="24"/>
        </w:rPr>
        <w:t>0,995 m</w:t>
      </w:r>
      <w:r w:rsidR="002E57A0" w:rsidRPr="009B6CCF">
        <w:rPr>
          <w:szCs w:val="24"/>
        </w:rPr>
        <w:t xml:space="preserve"> (</w:t>
      </w:r>
      <w:r w:rsidR="00992A87" w:rsidRPr="009B6CCF">
        <w:rPr>
          <w:szCs w:val="24"/>
        </w:rPr>
        <w:fldChar w:fldCharType="begin"/>
      </w:r>
      <w:r w:rsidR="00992A87" w:rsidRPr="009B6CCF">
        <w:rPr>
          <w:szCs w:val="24"/>
        </w:rPr>
        <w:instrText xml:space="preserve"> REF _Ref223711699 \h </w:instrText>
      </w:r>
      <w:r w:rsidR="00992A87" w:rsidRPr="009B6CCF">
        <w:rPr>
          <w:szCs w:val="24"/>
        </w:rPr>
      </w:r>
      <w:r w:rsidR="00992A87" w:rsidRPr="009B6CCF">
        <w:rPr>
          <w:szCs w:val="24"/>
        </w:rPr>
        <w:fldChar w:fldCharType="separate"/>
      </w:r>
      <w:r w:rsidR="00F02416" w:rsidRPr="009B6CCF">
        <w:t xml:space="preserve">Tabela </w:t>
      </w:r>
      <w:r w:rsidR="00F02416">
        <w:rPr>
          <w:noProof/>
        </w:rPr>
        <w:t>3</w:t>
      </w:r>
      <w:r w:rsidR="00992A87" w:rsidRPr="009B6CCF">
        <w:rPr>
          <w:szCs w:val="24"/>
        </w:rPr>
        <w:fldChar w:fldCharType="end"/>
      </w:r>
      <w:r w:rsidR="0088107D">
        <w:rPr>
          <w:szCs w:val="24"/>
        </w:rPr>
        <w:t>)</w:t>
      </w:r>
      <w:r w:rsidR="002E57A0" w:rsidRPr="009B6CCF">
        <w:rPr>
          <w:szCs w:val="24"/>
        </w:rPr>
        <w:t>.</w:t>
      </w:r>
    </w:p>
    <w:p w14:paraId="58BA7881" w14:textId="77777777" w:rsidR="0018250B" w:rsidRPr="009B6CCF" w:rsidRDefault="0018250B" w:rsidP="0018250B"/>
    <w:p w14:paraId="069172EF" w14:textId="46CADBFC" w:rsidR="00D81F67" w:rsidRPr="00C03748" w:rsidRDefault="00D81F67" w:rsidP="00A6278E">
      <w:pPr>
        <w:pStyle w:val="Legenda"/>
        <w:rPr>
          <w:sz w:val="24"/>
          <w:szCs w:val="24"/>
        </w:rPr>
      </w:pPr>
      <w:bookmarkStart w:id="271" w:name="_Ref222304633"/>
      <w:bookmarkStart w:id="272" w:name="_Toc226883911"/>
      <w:r w:rsidRPr="00C03748">
        <w:rPr>
          <w:sz w:val="24"/>
          <w:szCs w:val="24"/>
        </w:rPr>
        <w:t xml:space="preserve">Figura </w:t>
      </w:r>
      <w:r w:rsidR="00F02416" w:rsidRPr="00C03748">
        <w:rPr>
          <w:sz w:val="24"/>
          <w:szCs w:val="24"/>
        </w:rPr>
        <w:fldChar w:fldCharType="begin"/>
      </w:r>
      <w:r w:rsidR="00F02416" w:rsidRPr="00C03748">
        <w:rPr>
          <w:sz w:val="24"/>
          <w:szCs w:val="24"/>
        </w:rPr>
        <w:instrText xml:space="preserve"> SEQ Figura \* ARABIC </w:instrText>
      </w:r>
      <w:r w:rsidR="00F02416" w:rsidRPr="00C03748">
        <w:rPr>
          <w:sz w:val="24"/>
          <w:szCs w:val="24"/>
        </w:rPr>
        <w:fldChar w:fldCharType="separate"/>
      </w:r>
      <w:r w:rsidR="00F02416" w:rsidRPr="00C03748">
        <w:rPr>
          <w:noProof/>
          <w:sz w:val="24"/>
          <w:szCs w:val="24"/>
        </w:rPr>
        <w:t>22</w:t>
      </w:r>
      <w:r w:rsidR="00F02416" w:rsidRPr="00C03748">
        <w:rPr>
          <w:noProof/>
          <w:sz w:val="24"/>
          <w:szCs w:val="24"/>
        </w:rPr>
        <w:fldChar w:fldCharType="end"/>
      </w:r>
      <w:bookmarkEnd w:id="271"/>
      <w:r w:rsidRPr="00C03748">
        <w:rPr>
          <w:sz w:val="24"/>
          <w:szCs w:val="24"/>
        </w:rPr>
        <w:t xml:space="preserve"> – </w:t>
      </w:r>
      <w:r w:rsidR="00096779" w:rsidRPr="00C03748">
        <w:rPr>
          <w:sz w:val="24"/>
          <w:szCs w:val="24"/>
        </w:rPr>
        <w:t>Exemplo de boa acurácia</w:t>
      </w:r>
      <w:r w:rsidR="00DB7A32" w:rsidRPr="00C03748">
        <w:rPr>
          <w:sz w:val="24"/>
          <w:szCs w:val="24"/>
        </w:rPr>
        <w:t>: Quadra 01.05.004.1.0019</w:t>
      </w:r>
      <w:bookmarkEnd w:id="272"/>
    </w:p>
    <w:tbl>
      <w:tblPr>
        <w:tblStyle w:val="Tabelacomgrade"/>
        <w:tblW w:w="0" w:type="auto"/>
        <w:tblLook w:val="04A0" w:firstRow="1" w:lastRow="0" w:firstColumn="1" w:lastColumn="0" w:noHBand="0" w:noVBand="1"/>
      </w:tblPr>
      <w:tblGrid>
        <w:gridCol w:w="9061"/>
      </w:tblGrid>
      <w:tr w:rsidR="00D81F67" w:rsidRPr="009B6CCF" w14:paraId="4695D2AE" w14:textId="77777777" w:rsidTr="00926561">
        <w:tc>
          <w:tcPr>
            <w:tcW w:w="9061" w:type="dxa"/>
          </w:tcPr>
          <w:p w14:paraId="14F2EDB4" w14:textId="77777777" w:rsidR="00D81F67" w:rsidRPr="009B6CCF" w:rsidRDefault="00D81F67" w:rsidP="00926561">
            <w:pPr>
              <w:keepNext/>
              <w:widowControl w:val="0"/>
              <w:ind w:hanging="113"/>
              <w:jc w:val="center"/>
            </w:pPr>
            <w:r w:rsidRPr="009B6CCF">
              <w:rPr>
                <w:noProof/>
                <w:lang w:eastAsia="pt-BR"/>
              </w:rPr>
              <w:drawing>
                <wp:inline distT="0" distB="0" distL="0" distR="0" wp14:anchorId="742C897B" wp14:editId="7894B36A">
                  <wp:extent cx="5719110" cy="4291118"/>
                  <wp:effectExtent l="0" t="0" r="0" b="0"/>
                  <wp:docPr id="69966602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66026" name="Imagem 2"/>
                          <pic:cNvPicPr/>
                        </pic:nvPicPr>
                        <pic:blipFill>
                          <a:blip r:embed="rId40">
                            <a:extLst>
                              <a:ext uri="{28A0092B-C50C-407E-A947-70E740481C1C}">
                                <a14:useLocalDpi xmlns:a14="http://schemas.microsoft.com/office/drawing/2010/main" val="0"/>
                              </a:ext>
                            </a:extLst>
                          </a:blip>
                          <a:stretch>
                            <a:fillRect/>
                          </a:stretch>
                        </pic:blipFill>
                        <pic:spPr>
                          <a:xfrm>
                            <a:off x="0" y="0"/>
                            <a:ext cx="5719110" cy="4291118"/>
                          </a:xfrm>
                          <a:prstGeom prst="rect">
                            <a:avLst/>
                          </a:prstGeom>
                        </pic:spPr>
                      </pic:pic>
                    </a:graphicData>
                  </a:graphic>
                </wp:inline>
              </w:drawing>
            </w:r>
          </w:p>
        </w:tc>
      </w:tr>
    </w:tbl>
    <w:p w14:paraId="31B81441" w14:textId="2FA400B6" w:rsidR="004F4A9B" w:rsidRPr="009B6CCF" w:rsidRDefault="004F4A9B" w:rsidP="00C03748">
      <w:pPr>
        <w:pStyle w:val="Legenda"/>
      </w:pPr>
      <w:r w:rsidRPr="009B6CCF">
        <w:t xml:space="preserve">Fontes: OSM, </w:t>
      </w:r>
      <w:r w:rsidRPr="006B74B0">
        <w:rPr>
          <w:i/>
          <w:iCs w:val="0"/>
        </w:rPr>
        <w:t>SuperCIATA</w:t>
      </w:r>
      <w:r w:rsidRPr="009B6CCF">
        <w:t xml:space="preserve"> e </w:t>
      </w:r>
      <w:r w:rsidRPr="009B6CCF">
        <w:fldChar w:fldCharType="begin"/>
      </w:r>
      <w:r w:rsidR="00B96461">
        <w:instrText xml:space="preserve"> ADDIN ZOTERO_ITEM CSL_CITATION {"citationID":"NVSV9Vog","properties":{"formattedCitation":"(SIGWEB-Capanema,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EF2174">
        <w:t>Autor</w:t>
      </w:r>
      <w:r w:rsidRPr="009B6CCF">
        <w:t xml:space="preserve"> (2026)</w:t>
      </w:r>
    </w:p>
    <w:p w14:paraId="385EE5A0" w14:textId="77777777" w:rsidR="00EA2927" w:rsidRPr="009B6CCF" w:rsidRDefault="00EA2927" w:rsidP="00EA2927"/>
    <w:p w14:paraId="75D2E3D2" w14:textId="2B26873D" w:rsidR="00AB73A6" w:rsidRPr="00C03748" w:rsidRDefault="00AB73A6" w:rsidP="006C5C40">
      <w:pPr>
        <w:pStyle w:val="Legenda"/>
        <w:pageBreakBefore/>
        <w:rPr>
          <w:sz w:val="24"/>
          <w:szCs w:val="24"/>
        </w:rPr>
      </w:pPr>
      <w:bookmarkStart w:id="273" w:name="_Ref223711699"/>
      <w:bookmarkStart w:id="274" w:name="_Toc226643939"/>
      <w:r w:rsidRPr="00C03748">
        <w:rPr>
          <w:sz w:val="24"/>
          <w:szCs w:val="24"/>
        </w:rPr>
        <w:lastRenderedPageBreak/>
        <w:t xml:space="preserve">Tabela </w:t>
      </w:r>
      <w:r w:rsidR="00F02416" w:rsidRPr="00C03748">
        <w:rPr>
          <w:sz w:val="24"/>
          <w:szCs w:val="24"/>
        </w:rPr>
        <w:fldChar w:fldCharType="begin"/>
      </w:r>
      <w:r w:rsidR="00F02416" w:rsidRPr="00C03748">
        <w:rPr>
          <w:sz w:val="24"/>
          <w:szCs w:val="24"/>
        </w:rPr>
        <w:instrText xml:space="preserve"> SEQ Tabela \* ARABIC </w:instrText>
      </w:r>
      <w:r w:rsidR="00F02416" w:rsidRPr="00C03748">
        <w:rPr>
          <w:sz w:val="24"/>
          <w:szCs w:val="24"/>
        </w:rPr>
        <w:fldChar w:fldCharType="separate"/>
      </w:r>
      <w:r w:rsidR="00F02416" w:rsidRPr="00C03748">
        <w:rPr>
          <w:noProof/>
          <w:sz w:val="24"/>
          <w:szCs w:val="24"/>
        </w:rPr>
        <w:t>3</w:t>
      </w:r>
      <w:r w:rsidR="00F02416" w:rsidRPr="00C03748">
        <w:rPr>
          <w:noProof/>
          <w:sz w:val="24"/>
          <w:szCs w:val="24"/>
        </w:rPr>
        <w:fldChar w:fldCharType="end"/>
      </w:r>
      <w:bookmarkEnd w:id="273"/>
      <w:r w:rsidRPr="00C03748">
        <w:rPr>
          <w:sz w:val="24"/>
          <w:szCs w:val="24"/>
        </w:rPr>
        <w:t xml:space="preserve"> - Relatório de Acurácia – 01.05.004.1.0019 – </w:t>
      </w:r>
      <w:r w:rsidR="005835DA" w:rsidRPr="00C03748">
        <w:rPr>
          <w:sz w:val="24"/>
          <w:szCs w:val="24"/>
        </w:rPr>
        <w:t>Precisão</w:t>
      </w:r>
      <w:bookmarkEnd w:id="274"/>
    </w:p>
    <w:tbl>
      <w:tblPr>
        <w:tblStyle w:val="TabeladeGrade5Escura-nfase11"/>
        <w:tblW w:w="5000" w:type="pct"/>
        <w:jc w:val="center"/>
        <w:tblLook w:val="04A0" w:firstRow="1" w:lastRow="0" w:firstColumn="1" w:lastColumn="0" w:noHBand="0" w:noVBand="1"/>
      </w:tblPr>
      <w:tblGrid>
        <w:gridCol w:w="853"/>
        <w:gridCol w:w="1451"/>
        <w:gridCol w:w="1451"/>
        <w:gridCol w:w="1451"/>
        <w:gridCol w:w="1451"/>
        <w:gridCol w:w="1131"/>
        <w:gridCol w:w="1051"/>
        <w:gridCol w:w="222"/>
      </w:tblGrid>
      <w:tr w:rsidR="00AB73A6" w:rsidRPr="009B6CCF" w14:paraId="5ABE94A6" w14:textId="77777777" w:rsidTr="00926561">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4877" w:type="pct"/>
            <w:gridSpan w:val="7"/>
            <w:vAlign w:val="center"/>
          </w:tcPr>
          <w:p w14:paraId="367AEED1" w14:textId="77777777" w:rsidR="00AB73A6" w:rsidRPr="009B6CCF" w:rsidRDefault="00AB73A6"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RELATÓRIO DE ACURÁCIA GEOGRÁFICA</w:t>
            </w:r>
          </w:p>
          <w:p w14:paraId="2528A7C3" w14:textId="23F61408" w:rsidR="00AB73A6" w:rsidRPr="009B6CCF" w:rsidRDefault="00AB73A6"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QUADRA: 01.05.004.1.0019</w:t>
            </w:r>
          </w:p>
          <w:p w14:paraId="23B8A388" w14:textId="77777777" w:rsidR="00AB73A6" w:rsidRPr="009B6CCF" w:rsidRDefault="00AB73A6"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 xml:space="preserve">Ref: GEO Prefeitura </w:t>
            </w:r>
            <w:r w:rsidRPr="009B6CCF">
              <w:rPr>
                <w:rFonts w:eastAsia="Times New Roman" w:cs="Arial"/>
                <w:b w:val="0"/>
                <w:bCs w:val="0"/>
                <w:sz w:val="20"/>
                <w:szCs w:val="20"/>
                <w:lang w:eastAsia="pt-BR"/>
              </w:rPr>
              <w:tab/>
              <w:t xml:space="preserve"> Alvo: SuperCIATA</w:t>
            </w:r>
          </w:p>
        </w:tc>
        <w:tc>
          <w:tcPr>
            <w:tcW w:w="123" w:type="pct"/>
            <w:shd w:val="clear" w:color="auto" w:fill="auto"/>
          </w:tcPr>
          <w:p w14:paraId="7D665B04" w14:textId="77777777" w:rsidR="00AB73A6" w:rsidRPr="009B6CCF" w:rsidRDefault="00AB73A6" w:rsidP="0092656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20"/>
                <w:szCs w:val="20"/>
                <w:lang w:eastAsia="pt-BR"/>
              </w:rPr>
            </w:pPr>
          </w:p>
        </w:tc>
      </w:tr>
      <w:tr w:rsidR="00280768" w:rsidRPr="009B6CCF" w14:paraId="72FC942B"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5C59893B" w14:textId="77777777" w:rsidR="00AB73A6" w:rsidRPr="009B6CCF" w:rsidRDefault="00AB73A6" w:rsidP="00926561">
            <w:pPr>
              <w:ind w:firstLine="0"/>
              <w:jc w:val="center"/>
              <w:rPr>
                <w:rFonts w:eastAsia="Times New Roman" w:cs="Arial"/>
                <w:b w:val="0"/>
                <w:bCs w:val="0"/>
                <w:sz w:val="20"/>
                <w:szCs w:val="18"/>
                <w:lang w:eastAsia="pt-BR"/>
              </w:rPr>
            </w:pPr>
            <w:r w:rsidRPr="009B6CCF">
              <w:rPr>
                <w:b w:val="0"/>
                <w:bCs w:val="0"/>
                <w:sz w:val="20"/>
                <w:szCs w:val="18"/>
              </w:rPr>
              <w:t xml:space="preserve">Vértice </w:t>
            </w:r>
          </w:p>
        </w:tc>
        <w:tc>
          <w:tcPr>
            <w:tcW w:w="801" w:type="pct"/>
            <w:shd w:val="clear" w:color="auto" w:fill="5B9BD5" w:themeFill="accent1"/>
            <w:noWrap/>
            <w:vAlign w:val="center"/>
            <w:hideMark/>
          </w:tcPr>
          <w:p w14:paraId="71F28FF8"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 Latitude</w:t>
            </w:r>
            <w:r w:rsidRPr="009B6CCF">
              <w:rPr>
                <w:color w:val="FFFFFF" w:themeColor="background1"/>
                <w:sz w:val="20"/>
                <w:szCs w:val="18"/>
              </w:rPr>
              <w:br/>
              <w:t>SIGWEB</w:t>
            </w:r>
          </w:p>
        </w:tc>
        <w:tc>
          <w:tcPr>
            <w:tcW w:w="801" w:type="pct"/>
            <w:shd w:val="clear" w:color="auto" w:fill="5B9BD5" w:themeFill="accent1"/>
            <w:noWrap/>
            <w:vAlign w:val="center"/>
            <w:hideMark/>
          </w:tcPr>
          <w:p w14:paraId="018A20BF"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Longitude</w:t>
            </w:r>
            <w:r w:rsidRPr="009B6CCF">
              <w:rPr>
                <w:color w:val="FFFFFF" w:themeColor="background1"/>
                <w:sz w:val="20"/>
                <w:szCs w:val="18"/>
              </w:rPr>
              <w:br/>
              <w:t>SIGWEB</w:t>
            </w:r>
          </w:p>
        </w:tc>
        <w:tc>
          <w:tcPr>
            <w:tcW w:w="801" w:type="pct"/>
            <w:shd w:val="clear" w:color="auto" w:fill="5B9BD5" w:themeFill="accent1"/>
            <w:noWrap/>
            <w:vAlign w:val="center"/>
          </w:tcPr>
          <w:p w14:paraId="2B16F869"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 Latitude</w:t>
            </w:r>
            <w:r w:rsidRPr="009B6CCF">
              <w:rPr>
                <w:color w:val="FFFFFF" w:themeColor="background1"/>
                <w:sz w:val="20"/>
                <w:szCs w:val="18"/>
              </w:rPr>
              <w:br/>
              <w:t>SuperCIATA</w:t>
            </w:r>
          </w:p>
        </w:tc>
        <w:tc>
          <w:tcPr>
            <w:tcW w:w="801" w:type="pct"/>
            <w:shd w:val="clear" w:color="auto" w:fill="5B9BD5" w:themeFill="accent1"/>
            <w:noWrap/>
            <w:vAlign w:val="center"/>
          </w:tcPr>
          <w:p w14:paraId="2B449064"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Longitude</w:t>
            </w:r>
            <w:r w:rsidRPr="009B6CCF">
              <w:rPr>
                <w:color w:val="FFFFFF" w:themeColor="background1"/>
                <w:sz w:val="20"/>
                <w:szCs w:val="18"/>
              </w:rPr>
              <w:br/>
              <w:t>SuperCIATA</w:t>
            </w:r>
          </w:p>
        </w:tc>
        <w:tc>
          <w:tcPr>
            <w:tcW w:w="624" w:type="pct"/>
            <w:shd w:val="clear" w:color="auto" w:fill="5B9BD5" w:themeFill="accent1"/>
            <w:vAlign w:val="center"/>
          </w:tcPr>
          <w:p w14:paraId="00640CCF"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Distância </w:t>
            </w:r>
            <w:r w:rsidRPr="009B6CCF">
              <w:rPr>
                <w:color w:val="FFFFFF" w:themeColor="background1"/>
                <w:sz w:val="20"/>
                <w:szCs w:val="18"/>
              </w:rPr>
              <w:br/>
              <w:t>(m)</w:t>
            </w:r>
          </w:p>
        </w:tc>
        <w:tc>
          <w:tcPr>
            <w:tcW w:w="580" w:type="pct"/>
            <w:shd w:val="clear" w:color="auto" w:fill="5B9BD5" w:themeFill="accent1"/>
            <w:vAlign w:val="center"/>
          </w:tcPr>
          <w:p w14:paraId="194C0D13"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EQ </w:t>
            </w:r>
          </w:p>
        </w:tc>
        <w:tc>
          <w:tcPr>
            <w:tcW w:w="123" w:type="pct"/>
            <w:shd w:val="clear" w:color="auto" w:fill="auto"/>
          </w:tcPr>
          <w:p w14:paraId="159E3FA7"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280768" w:rsidRPr="009B6CCF" w14:paraId="600822E3" w14:textId="77777777" w:rsidTr="00EF2174">
        <w:trPr>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5ECD2D99"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V1</w:t>
            </w:r>
          </w:p>
        </w:tc>
        <w:tc>
          <w:tcPr>
            <w:tcW w:w="801" w:type="pct"/>
            <w:noWrap/>
            <w:vAlign w:val="center"/>
          </w:tcPr>
          <w:p w14:paraId="005B37A7" w14:textId="1597EBAA"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-25,65789731</w:t>
            </w:r>
          </w:p>
        </w:tc>
        <w:tc>
          <w:tcPr>
            <w:tcW w:w="801" w:type="pct"/>
            <w:noWrap/>
            <w:vAlign w:val="center"/>
          </w:tcPr>
          <w:p w14:paraId="4672B8D1" w14:textId="60722C21"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-53,81024412</w:t>
            </w:r>
          </w:p>
        </w:tc>
        <w:tc>
          <w:tcPr>
            <w:tcW w:w="801" w:type="pct"/>
            <w:noWrap/>
            <w:vAlign w:val="center"/>
          </w:tcPr>
          <w:p w14:paraId="3A28F7C7" w14:textId="04F9D858"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-25,657898</w:t>
            </w:r>
          </w:p>
        </w:tc>
        <w:tc>
          <w:tcPr>
            <w:tcW w:w="801" w:type="pct"/>
            <w:noWrap/>
            <w:vAlign w:val="center"/>
          </w:tcPr>
          <w:p w14:paraId="50B66AF4" w14:textId="2FED297E"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color w:val="000000"/>
                <w:szCs w:val="18"/>
              </w:rPr>
              <w:t>-53,81024911</w:t>
            </w:r>
          </w:p>
        </w:tc>
        <w:tc>
          <w:tcPr>
            <w:tcW w:w="624" w:type="pct"/>
            <w:vAlign w:val="center"/>
          </w:tcPr>
          <w:p w14:paraId="0131EE6F" w14:textId="57ACDC82"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0,506</w:t>
            </w:r>
          </w:p>
        </w:tc>
        <w:tc>
          <w:tcPr>
            <w:tcW w:w="580" w:type="pct"/>
            <w:vAlign w:val="center"/>
          </w:tcPr>
          <w:p w14:paraId="7394B8FD" w14:textId="7E4803EC"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color w:val="000000"/>
                <w:szCs w:val="18"/>
              </w:rPr>
            </w:pPr>
            <w:r w:rsidRPr="009B6CCF">
              <w:rPr>
                <w:rFonts w:cs="Arial"/>
                <w:szCs w:val="18"/>
              </w:rPr>
              <w:t>0,256117</w:t>
            </w:r>
          </w:p>
        </w:tc>
        <w:tc>
          <w:tcPr>
            <w:tcW w:w="123" w:type="pct"/>
            <w:shd w:val="clear" w:color="auto" w:fill="auto"/>
          </w:tcPr>
          <w:p w14:paraId="2B89C99C" w14:textId="7777777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pPr>
          </w:p>
        </w:tc>
      </w:tr>
      <w:tr w:rsidR="00280768" w:rsidRPr="009B6CCF" w14:paraId="7DC6C1C6"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332F47AA"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V2</w:t>
            </w:r>
          </w:p>
        </w:tc>
        <w:tc>
          <w:tcPr>
            <w:tcW w:w="801" w:type="pct"/>
            <w:noWrap/>
            <w:vAlign w:val="center"/>
          </w:tcPr>
          <w:p w14:paraId="37DD1F7F" w14:textId="17A4863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-25,65818479</w:t>
            </w:r>
          </w:p>
        </w:tc>
        <w:tc>
          <w:tcPr>
            <w:tcW w:w="801" w:type="pct"/>
            <w:noWrap/>
            <w:vAlign w:val="center"/>
          </w:tcPr>
          <w:p w14:paraId="390E23B4" w14:textId="71AE6A98"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-53,80909255</w:t>
            </w:r>
          </w:p>
        </w:tc>
        <w:tc>
          <w:tcPr>
            <w:tcW w:w="801" w:type="pct"/>
            <w:noWrap/>
            <w:vAlign w:val="center"/>
          </w:tcPr>
          <w:p w14:paraId="6E7C7EB0" w14:textId="4D72D1C3"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szCs w:val="18"/>
              </w:rPr>
              <w:t>-25,6581865</w:t>
            </w:r>
          </w:p>
        </w:tc>
        <w:tc>
          <w:tcPr>
            <w:tcW w:w="801" w:type="pct"/>
            <w:noWrap/>
            <w:vAlign w:val="center"/>
          </w:tcPr>
          <w:p w14:paraId="39151F06" w14:textId="770D8510"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-53,80909922</w:t>
            </w:r>
          </w:p>
        </w:tc>
        <w:tc>
          <w:tcPr>
            <w:tcW w:w="624" w:type="pct"/>
            <w:vAlign w:val="center"/>
          </w:tcPr>
          <w:p w14:paraId="7A53F108" w14:textId="1D943CDF"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0,695</w:t>
            </w:r>
          </w:p>
        </w:tc>
        <w:tc>
          <w:tcPr>
            <w:tcW w:w="580" w:type="pct"/>
            <w:vAlign w:val="center"/>
          </w:tcPr>
          <w:p w14:paraId="0152C788" w14:textId="3799C9A1"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0,483384</w:t>
            </w:r>
          </w:p>
        </w:tc>
        <w:tc>
          <w:tcPr>
            <w:tcW w:w="123" w:type="pct"/>
            <w:shd w:val="clear" w:color="auto" w:fill="auto"/>
          </w:tcPr>
          <w:p w14:paraId="5FBD5730" w14:textId="77777777"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pPr>
          </w:p>
        </w:tc>
      </w:tr>
      <w:tr w:rsidR="00280768" w:rsidRPr="009B6CCF" w14:paraId="4BF6D066" w14:textId="77777777" w:rsidTr="00EF2174">
        <w:trPr>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4D04BF77"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V3</w:t>
            </w:r>
          </w:p>
        </w:tc>
        <w:tc>
          <w:tcPr>
            <w:tcW w:w="801" w:type="pct"/>
            <w:noWrap/>
            <w:vAlign w:val="center"/>
          </w:tcPr>
          <w:p w14:paraId="4A321FDB" w14:textId="2025218A"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-25,65940244</w:t>
            </w:r>
          </w:p>
        </w:tc>
        <w:tc>
          <w:tcPr>
            <w:tcW w:w="801" w:type="pct"/>
            <w:noWrap/>
            <w:vAlign w:val="center"/>
          </w:tcPr>
          <w:p w14:paraId="7FFCF669" w14:textId="5E673931"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-53,8094626</w:t>
            </w:r>
          </w:p>
        </w:tc>
        <w:tc>
          <w:tcPr>
            <w:tcW w:w="801" w:type="pct"/>
            <w:noWrap/>
            <w:vAlign w:val="center"/>
          </w:tcPr>
          <w:p w14:paraId="268622E4" w14:textId="3A6C096F"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szCs w:val="18"/>
              </w:rPr>
              <w:t>-25,65940145</w:t>
            </w:r>
          </w:p>
        </w:tc>
        <w:tc>
          <w:tcPr>
            <w:tcW w:w="801" w:type="pct"/>
            <w:noWrap/>
            <w:vAlign w:val="center"/>
          </w:tcPr>
          <w:p w14:paraId="02F54B57" w14:textId="67A39144"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-53,80947439</w:t>
            </w:r>
          </w:p>
        </w:tc>
        <w:tc>
          <w:tcPr>
            <w:tcW w:w="624" w:type="pct"/>
            <w:vAlign w:val="center"/>
          </w:tcPr>
          <w:p w14:paraId="1757F929" w14:textId="5AF0021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1,186</w:t>
            </w:r>
          </w:p>
        </w:tc>
        <w:tc>
          <w:tcPr>
            <w:tcW w:w="580" w:type="pct"/>
            <w:vAlign w:val="center"/>
          </w:tcPr>
          <w:p w14:paraId="24FE6859" w14:textId="18C5D95C"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1,407055</w:t>
            </w:r>
          </w:p>
        </w:tc>
        <w:tc>
          <w:tcPr>
            <w:tcW w:w="123" w:type="pct"/>
            <w:shd w:val="clear" w:color="auto" w:fill="auto"/>
          </w:tcPr>
          <w:p w14:paraId="4EF5EFA1" w14:textId="7777777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pPr>
          </w:p>
        </w:tc>
      </w:tr>
      <w:tr w:rsidR="00280768" w:rsidRPr="009B6CCF" w14:paraId="6FE9E9D5"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56A5BBE2"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V4</w:t>
            </w:r>
          </w:p>
        </w:tc>
        <w:tc>
          <w:tcPr>
            <w:tcW w:w="801" w:type="pct"/>
            <w:noWrap/>
            <w:vAlign w:val="center"/>
          </w:tcPr>
          <w:p w14:paraId="2F25BD58" w14:textId="31C3A61C"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-25,65911496</w:t>
            </w:r>
          </w:p>
        </w:tc>
        <w:tc>
          <w:tcPr>
            <w:tcW w:w="801" w:type="pct"/>
            <w:noWrap/>
            <w:vAlign w:val="center"/>
          </w:tcPr>
          <w:p w14:paraId="55DDB68E" w14:textId="4FF5644E"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-53,81061418</w:t>
            </w:r>
          </w:p>
        </w:tc>
        <w:tc>
          <w:tcPr>
            <w:tcW w:w="801" w:type="pct"/>
            <w:noWrap/>
            <w:vAlign w:val="center"/>
          </w:tcPr>
          <w:p w14:paraId="35B13A68" w14:textId="2F416791"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szCs w:val="18"/>
              </w:rPr>
              <w:t>-25,65911295</w:t>
            </w:r>
          </w:p>
        </w:tc>
        <w:tc>
          <w:tcPr>
            <w:tcW w:w="801" w:type="pct"/>
            <w:noWrap/>
            <w:vAlign w:val="center"/>
          </w:tcPr>
          <w:p w14:paraId="6B1A72EF" w14:textId="313C213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-53,81062428</w:t>
            </w:r>
          </w:p>
        </w:tc>
        <w:tc>
          <w:tcPr>
            <w:tcW w:w="624" w:type="pct"/>
            <w:vAlign w:val="center"/>
          </w:tcPr>
          <w:p w14:paraId="70B81BC7" w14:textId="0A90CC44"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1,036</w:t>
            </w:r>
          </w:p>
        </w:tc>
        <w:tc>
          <w:tcPr>
            <w:tcW w:w="580" w:type="pct"/>
            <w:vAlign w:val="center"/>
          </w:tcPr>
          <w:p w14:paraId="620EA34B" w14:textId="4FB3FFD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1,073284</w:t>
            </w:r>
          </w:p>
        </w:tc>
        <w:tc>
          <w:tcPr>
            <w:tcW w:w="123" w:type="pct"/>
            <w:shd w:val="clear" w:color="auto" w:fill="auto"/>
          </w:tcPr>
          <w:p w14:paraId="669B53C7" w14:textId="77777777"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pPr>
          </w:p>
        </w:tc>
      </w:tr>
      <w:tr w:rsidR="00AB73A6" w:rsidRPr="009B6CCF" w14:paraId="7E148E05" w14:textId="77777777" w:rsidTr="00EF2174">
        <w:trPr>
          <w:trHeight w:val="405"/>
          <w:jc w:val="center"/>
        </w:trPr>
        <w:tc>
          <w:tcPr>
            <w:cnfStyle w:val="001000000000" w:firstRow="0" w:lastRow="0" w:firstColumn="1" w:lastColumn="0" w:oddVBand="0" w:evenVBand="0" w:oddHBand="0" w:evenHBand="0" w:firstRowFirstColumn="0" w:firstRowLastColumn="0" w:lastRowFirstColumn="0" w:lastRowLastColumn="0"/>
            <w:tcW w:w="2073" w:type="pct"/>
            <w:gridSpan w:val="3"/>
            <w:noWrap/>
            <w:vAlign w:val="center"/>
          </w:tcPr>
          <w:p w14:paraId="7BBC89D6" w14:textId="77777777" w:rsidR="00AB73A6" w:rsidRPr="009B6CCF" w:rsidRDefault="00AB73A6" w:rsidP="00926561">
            <w:pPr>
              <w:pStyle w:val="Legenda"/>
              <w:rPr>
                <w:b w:val="0"/>
                <w:bCs w:val="0"/>
              </w:rPr>
            </w:pPr>
            <w:r w:rsidRPr="009B6CCF">
              <w:rPr>
                <w:b w:val="0"/>
                <w:bCs w:val="0"/>
              </w:rPr>
              <w:t>Erro Médio Quadrático (EMQ):</w:t>
            </w:r>
          </w:p>
        </w:tc>
        <w:tc>
          <w:tcPr>
            <w:tcW w:w="2805" w:type="pct"/>
            <w:gridSpan w:val="4"/>
            <w:noWrap/>
            <w:vAlign w:val="center"/>
          </w:tcPr>
          <w:p w14:paraId="0B00C185" w14:textId="20784791" w:rsidR="00AB73A6" w:rsidRPr="009B6CCF" w:rsidRDefault="002A2600" w:rsidP="00926561">
            <w:pPr>
              <w:pStyle w:val="Legenda"/>
              <w:jc w:val="left"/>
              <w:cnfStyle w:val="000000000000" w:firstRow="0" w:lastRow="0" w:firstColumn="0" w:lastColumn="0" w:oddVBand="0" w:evenVBand="0" w:oddHBand="0" w:evenHBand="0" w:firstRowFirstColumn="0" w:firstRowLastColumn="0" w:lastRowFirstColumn="0" w:lastRowLastColumn="0"/>
              <w:rPr>
                <w:sz w:val="24"/>
                <w:szCs w:val="24"/>
              </w:rPr>
            </w:pPr>
            <w:r w:rsidRPr="009B6CCF">
              <w:rPr>
                <w:sz w:val="24"/>
                <w:szCs w:val="24"/>
              </w:rPr>
              <w:t>0,990</w:t>
            </w:r>
          </w:p>
        </w:tc>
        <w:tc>
          <w:tcPr>
            <w:tcW w:w="123" w:type="pct"/>
            <w:shd w:val="clear" w:color="auto" w:fill="auto"/>
          </w:tcPr>
          <w:p w14:paraId="370CB8A6" w14:textId="77777777" w:rsidR="00AB73A6" w:rsidRPr="009B6CCF" w:rsidRDefault="00AB73A6" w:rsidP="00926561">
            <w:pPr>
              <w:pStyle w:val="Legenda"/>
              <w:cnfStyle w:val="000000000000" w:firstRow="0" w:lastRow="0" w:firstColumn="0" w:lastColumn="0" w:oddVBand="0" w:evenVBand="0" w:oddHBand="0" w:evenHBand="0" w:firstRowFirstColumn="0" w:firstRowLastColumn="0" w:lastRowFirstColumn="0" w:lastRowLastColumn="0"/>
              <w:rPr>
                <w:sz w:val="24"/>
                <w:szCs w:val="24"/>
              </w:rPr>
            </w:pPr>
          </w:p>
        </w:tc>
      </w:tr>
      <w:tr w:rsidR="00AB73A6" w:rsidRPr="009B6CCF" w14:paraId="26C78660"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73" w:type="pct"/>
            <w:gridSpan w:val="3"/>
            <w:noWrap/>
            <w:vAlign w:val="center"/>
          </w:tcPr>
          <w:p w14:paraId="75994E39" w14:textId="77777777" w:rsidR="00AB73A6" w:rsidRPr="009B6CCF" w:rsidRDefault="00AB73A6" w:rsidP="00926561">
            <w:pPr>
              <w:pStyle w:val="Legenda"/>
              <w:rPr>
                <w:b w:val="0"/>
                <w:bCs w:val="0"/>
              </w:rPr>
            </w:pPr>
            <w:r w:rsidRPr="009B6CCF">
              <w:rPr>
                <w:b w:val="0"/>
                <w:bCs w:val="0"/>
              </w:rPr>
              <w:t>Raiz Quadrada do EMQ (REMQ):</w:t>
            </w:r>
          </w:p>
        </w:tc>
        <w:tc>
          <w:tcPr>
            <w:tcW w:w="2805" w:type="pct"/>
            <w:gridSpan w:val="4"/>
            <w:noWrap/>
            <w:vAlign w:val="center"/>
          </w:tcPr>
          <w:p w14:paraId="155ADD04" w14:textId="27CC01C3" w:rsidR="00AB73A6" w:rsidRPr="009B6CCF" w:rsidRDefault="002A2600" w:rsidP="00926561">
            <w:pPr>
              <w:pStyle w:val="Legenda"/>
              <w:jc w:val="left"/>
              <w:cnfStyle w:val="000000100000" w:firstRow="0" w:lastRow="0" w:firstColumn="0" w:lastColumn="0" w:oddVBand="0" w:evenVBand="0" w:oddHBand="1" w:evenHBand="0" w:firstRowFirstColumn="0" w:firstRowLastColumn="0" w:lastRowFirstColumn="0" w:lastRowLastColumn="0"/>
              <w:rPr>
                <w:sz w:val="24"/>
                <w:szCs w:val="24"/>
              </w:rPr>
            </w:pPr>
            <w:r w:rsidRPr="009B6CCF">
              <w:rPr>
                <w:sz w:val="24"/>
                <w:szCs w:val="24"/>
              </w:rPr>
              <w:t xml:space="preserve">0,995 </w:t>
            </w:r>
            <w:r w:rsidR="00AB73A6" w:rsidRPr="009B6CCF">
              <w:rPr>
                <w:sz w:val="24"/>
                <w:szCs w:val="24"/>
              </w:rPr>
              <w:t>m</w:t>
            </w:r>
          </w:p>
        </w:tc>
        <w:tc>
          <w:tcPr>
            <w:tcW w:w="123" w:type="pct"/>
            <w:shd w:val="clear" w:color="auto" w:fill="auto"/>
          </w:tcPr>
          <w:p w14:paraId="59DDA31D" w14:textId="77777777" w:rsidR="00AB73A6" w:rsidRPr="009B6CCF" w:rsidRDefault="00AB73A6" w:rsidP="00926561">
            <w:pPr>
              <w:pStyle w:val="Legenda"/>
              <w:cnfStyle w:val="000000100000" w:firstRow="0" w:lastRow="0" w:firstColumn="0" w:lastColumn="0" w:oddVBand="0" w:evenVBand="0" w:oddHBand="1" w:evenHBand="0" w:firstRowFirstColumn="0" w:firstRowLastColumn="0" w:lastRowFirstColumn="0" w:lastRowLastColumn="0"/>
              <w:rPr>
                <w:sz w:val="24"/>
                <w:szCs w:val="24"/>
              </w:rPr>
            </w:pPr>
          </w:p>
        </w:tc>
      </w:tr>
    </w:tbl>
    <w:p w14:paraId="10735E19" w14:textId="123A82ED" w:rsidR="00EF2174" w:rsidRPr="009B6CCF" w:rsidRDefault="00EF2174" w:rsidP="00C03748">
      <w:pPr>
        <w:pStyle w:val="Legenda"/>
      </w:pPr>
      <w:r w:rsidRPr="009B6CCF">
        <w:t xml:space="preserve">Fontes: OSM, </w:t>
      </w:r>
      <w:r w:rsidRPr="006B74B0">
        <w:rPr>
          <w:i/>
          <w:iCs w:val="0"/>
        </w:rPr>
        <w:t>SuperCIATA</w:t>
      </w:r>
      <w:r w:rsidRPr="009B6CCF">
        <w:t xml:space="preserve"> e </w:t>
      </w:r>
      <w:r w:rsidRPr="009B6CCF">
        <w:fldChar w:fldCharType="begin"/>
      </w:r>
      <w:r w:rsidR="005A773C">
        <w:instrText xml:space="preserve"> ADDIN ZOTERO_ITEM CSL_CITATION {"citationID":"rwazdTuy","properties":{"formattedCitation":"(SIGWEB-Capanema,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t>Autor</w:t>
      </w:r>
      <w:r w:rsidRPr="009B6CCF">
        <w:t xml:space="preserve"> (2026)</w:t>
      </w:r>
    </w:p>
    <w:p w14:paraId="78835E2F" w14:textId="77777777" w:rsidR="00883066" w:rsidRPr="009B6CCF" w:rsidRDefault="00883066" w:rsidP="00E3606D">
      <w:pPr>
        <w:jc w:val="center"/>
      </w:pPr>
    </w:p>
    <w:p w14:paraId="7AD34057" w14:textId="155CE9D5" w:rsidR="00122707" w:rsidRDefault="00122707" w:rsidP="00122707">
      <w:r w:rsidRPr="009B6CCF">
        <w:t xml:space="preserve">Os resultados obtidos são plenamente compatíveis com a proposta de um método de georreferenciamento em massa, automatizado e de baixo custo. Eles demonstram que a utilização do OSM como referência permite corrigir deslocamentos sistemáticos de forma eficiente na grande maioria dos casos. A variação na acurácia (REMQ de </w:t>
      </w:r>
      <w:r w:rsidR="00DF5066">
        <w:t>0,995</w:t>
      </w:r>
      <w:r w:rsidRPr="009B6CCF">
        <w:t xml:space="preserve"> m a </w:t>
      </w:r>
      <w:r w:rsidR="008C42D6" w:rsidRPr="008C42D6">
        <w:t>8,512 m</w:t>
      </w:r>
      <w:r w:rsidRPr="009B6CCF">
        <w:t>) reflete exatamente a natureza heterogênea dos dados de entrada (OSM)</w:t>
      </w:r>
      <w:r w:rsidR="00755817">
        <w:t xml:space="preserve">. </w:t>
      </w:r>
      <w:r w:rsidR="00FC10F4">
        <w:t xml:space="preserve">Nota-se que, apesar dos </w:t>
      </w:r>
      <w:r w:rsidR="00FC10F4" w:rsidRPr="00C03748">
        <w:rPr>
          <w:i/>
          <w:iCs/>
        </w:rPr>
        <w:t>outliers</w:t>
      </w:r>
      <w:r w:rsidR="00FC10F4">
        <w:t xml:space="preserve">, </w:t>
      </w:r>
      <w:r w:rsidRPr="009B6CCF">
        <w:t xml:space="preserve">é possível gerar informação geoespacial útil em larga escala com investimento mínimo, </w:t>
      </w:r>
      <w:r w:rsidR="00FC10F4">
        <w:t>desde</w:t>
      </w:r>
      <w:r w:rsidRPr="009B6CCF">
        <w:t xml:space="preserve"> que </w:t>
      </w:r>
      <w:r w:rsidR="00FC10F4">
        <w:t>se aceite</w:t>
      </w:r>
      <w:r w:rsidRPr="009B6CCF">
        <w:t xml:space="preserve"> uma margem de erro superior à dos métodos tradicionais</w:t>
      </w:r>
      <w:r w:rsidR="00B57A45">
        <w:t xml:space="preserve"> conforme preconiza</w:t>
      </w:r>
      <w:r w:rsidR="00E915A6">
        <w:t xml:space="preserve"> </w:t>
      </w:r>
      <w:r w:rsidR="00E915A6">
        <w:fldChar w:fldCharType="begin"/>
      </w:r>
      <w:r w:rsidR="00EC5D1E">
        <w:instrText xml:space="preserve"> ADDIN ZOTERO_ITEM CSL_CITATION {"citationID":"i6WLcUAt","properties":{"formattedCitation":"(Erba, 2007)","plainCitation":"(Erba, 2007)","dontUpdate":true,"noteIndex":0},"citationItems":[{"id":361,"uris":["http://zotero.org/users/15531986/items/VI3TH2BK"],"itemData":{"id":361,"type":"book","ISBN":"97-85906701-0-0","publisher":"Lincoln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E915A6">
        <w:fldChar w:fldCharType="separate"/>
      </w:r>
      <w:r w:rsidR="00E915A6" w:rsidRPr="00E915A6">
        <w:rPr>
          <w:rFonts w:cs="Arial"/>
        </w:rPr>
        <w:t>Erba</w:t>
      </w:r>
      <w:r w:rsidR="003140EC">
        <w:rPr>
          <w:rFonts w:cs="Arial"/>
        </w:rPr>
        <w:t xml:space="preserve"> (</w:t>
      </w:r>
      <w:r w:rsidR="00E915A6" w:rsidRPr="00E915A6">
        <w:rPr>
          <w:rFonts w:cs="Arial"/>
        </w:rPr>
        <w:t>2007)</w:t>
      </w:r>
      <w:r w:rsidR="00E915A6">
        <w:fldChar w:fldCharType="end"/>
      </w:r>
      <w:r w:rsidRPr="009B6CCF">
        <w:t>. O método representa, portanto, uma ferramenta de democratização do acesso ao georreferenciamento.</w:t>
      </w:r>
    </w:p>
    <w:p w14:paraId="798D73BC" w14:textId="7037F2EC" w:rsidR="00FF0D11" w:rsidRDefault="006936CE" w:rsidP="00FF0D11">
      <w:r w:rsidRPr="006936CE">
        <w:t>Definidas a posição e a orientação das quadras, a etapa seguinte consiste na distribuição dos lotes que as compõem.</w:t>
      </w:r>
      <w:r w:rsidR="007F3903">
        <w:t xml:space="preserve"> </w:t>
      </w:r>
      <w:r w:rsidR="00FF0D11">
        <w:t xml:space="preserve">A </w:t>
      </w:r>
      <w:r w:rsidR="00FF0D11">
        <w:fldChar w:fldCharType="begin"/>
      </w:r>
      <w:r w:rsidR="00FF0D11">
        <w:instrText xml:space="preserve"> REF _Ref225173961 \h </w:instrText>
      </w:r>
      <w:r w:rsidR="00FF0D11">
        <w:fldChar w:fldCharType="separate"/>
      </w:r>
      <w:r w:rsidR="00F02416" w:rsidRPr="009B6CCF">
        <w:t xml:space="preserve">Figura </w:t>
      </w:r>
      <w:r w:rsidR="00F02416">
        <w:rPr>
          <w:noProof/>
        </w:rPr>
        <w:t>23</w:t>
      </w:r>
      <w:r w:rsidR="00FF0D11">
        <w:fldChar w:fldCharType="end"/>
      </w:r>
      <w:r w:rsidR="00FF0D11">
        <w:t xml:space="preserve"> </w:t>
      </w:r>
      <w:r w:rsidR="00201213" w:rsidRPr="00201213">
        <w:t>apresenta a quadra 01.03.002.3.0054, cujos dados foram extraídos do geoportal da Prefeitura de Capanema-PR.</w:t>
      </w:r>
    </w:p>
    <w:p w14:paraId="16C5FF50" w14:textId="77777777" w:rsidR="007F3903" w:rsidRDefault="007F3903" w:rsidP="00FF0D11"/>
    <w:p w14:paraId="66DF0FBC" w14:textId="3DC8DC9C" w:rsidR="00FF0D11" w:rsidRPr="00781CFE" w:rsidRDefault="00FF0D11" w:rsidP="00FF0D11">
      <w:pPr>
        <w:pStyle w:val="Legenda"/>
        <w:rPr>
          <w:sz w:val="24"/>
          <w:szCs w:val="24"/>
        </w:rPr>
      </w:pPr>
      <w:bookmarkStart w:id="275" w:name="_Ref225173961"/>
      <w:bookmarkStart w:id="276" w:name="_Toc226883912"/>
      <w:r w:rsidRPr="00781CFE">
        <w:rPr>
          <w:sz w:val="24"/>
          <w:szCs w:val="24"/>
        </w:rPr>
        <w:lastRenderedPageBreak/>
        <w:t xml:space="preserve">Figura </w:t>
      </w:r>
      <w:r w:rsidR="00F02416" w:rsidRPr="00781CFE">
        <w:rPr>
          <w:sz w:val="24"/>
          <w:szCs w:val="24"/>
        </w:rPr>
        <w:fldChar w:fldCharType="begin"/>
      </w:r>
      <w:r w:rsidR="00F02416" w:rsidRPr="00781CFE">
        <w:rPr>
          <w:sz w:val="24"/>
          <w:szCs w:val="24"/>
        </w:rPr>
        <w:instrText xml:space="preserve"> SEQ Figura \* ARABIC </w:instrText>
      </w:r>
      <w:r w:rsidR="00F02416" w:rsidRPr="00781CFE">
        <w:rPr>
          <w:sz w:val="24"/>
          <w:szCs w:val="24"/>
        </w:rPr>
        <w:fldChar w:fldCharType="separate"/>
      </w:r>
      <w:r w:rsidR="00F02416" w:rsidRPr="00781CFE">
        <w:rPr>
          <w:noProof/>
          <w:sz w:val="24"/>
          <w:szCs w:val="24"/>
        </w:rPr>
        <w:t>23</w:t>
      </w:r>
      <w:r w:rsidR="00F02416" w:rsidRPr="00781CFE">
        <w:rPr>
          <w:noProof/>
          <w:sz w:val="24"/>
          <w:szCs w:val="24"/>
        </w:rPr>
        <w:fldChar w:fldCharType="end"/>
      </w:r>
      <w:bookmarkEnd w:id="275"/>
      <w:r w:rsidRPr="00781CFE">
        <w:rPr>
          <w:sz w:val="24"/>
          <w:szCs w:val="24"/>
        </w:rPr>
        <w:t xml:space="preserve"> – Quadra 01.03.002.3.0054 no </w:t>
      </w:r>
      <w:r w:rsidRPr="00781CFE">
        <w:rPr>
          <w:rFonts w:cs="Arial"/>
          <w:sz w:val="24"/>
          <w:szCs w:val="24"/>
        </w:rPr>
        <w:t>SIGWEB</w:t>
      </w:r>
      <w:r w:rsidRPr="00781CFE">
        <w:rPr>
          <w:sz w:val="24"/>
          <w:szCs w:val="24"/>
        </w:rPr>
        <w:t xml:space="preserve"> da prefeitura</w:t>
      </w:r>
      <w:bookmarkEnd w:id="276"/>
    </w:p>
    <w:tbl>
      <w:tblPr>
        <w:tblStyle w:val="Tabelacomgrade"/>
        <w:tblW w:w="0" w:type="auto"/>
        <w:jc w:val="right"/>
        <w:tblLook w:val="04A0" w:firstRow="1" w:lastRow="0" w:firstColumn="1" w:lastColumn="0" w:noHBand="0" w:noVBand="1"/>
      </w:tblPr>
      <w:tblGrid>
        <w:gridCol w:w="9061"/>
      </w:tblGrid>
      <w:tr w:rsidR="00FF0D11" w:rsidRPr="009B6CCF" w14:paraId="3699C84A" w14:textId="77777777" w:rsidTr="00413CF4">
        <w:trPr>
          <w:jc w:val="right"/>
        </w:trPr>
        <w:tc>
          <w:tcPr>
            <w:tcW w:w="9061" w:type="dxa"/>
          </w:tcPr>
          <w:p w14:paraId="166B89FF" w14:textId="77777777" w:rsidR="00FF0D11" w:rsidRPr="009B6CCF" w:rsidRDefault="00FF0D11" w:rsidP="00413CF4">
            <w:pPr>
              <w:keepNext/>
              <w:widowControl w:val="0"/>
              <w:ind w:left="-113" w:firstLine="0"/>
              <w:jc w:val="center"/>
            </w:pPr>
            <w:r w:rsidRPr="009B6CCF">
              <w:rPr>
                <w:noProof/>
                <w:lang w:eastAsia="pt-BR"/>
              </w:rPr>
              <w:drawing>
                <wp:inline distT="0" distB="0" distL="0" distR="0" wp14:anchorId="51C149F0" wp14:editId="7F3E5067">
                  <wp:extent cx="5759589" cy="3239769"/>
                  <wp:effectExtent l="0" t="0" r="0" b="0"/>
                  <wp:docPr id="13536116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11616" name="Imagem 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59589" cy="3239769"/>
                          </a:xfrm>
                          <a:prstGeom prst="rect">
                            <a:avLst/>
                          </a:prstGeom>
                        </pic:spPr>
                      </pic:pic>
                    </a:graphicData>
                  </a:graphic>
                </wp:inline>
              </w:drawing>
            </w:r>
          </w:p>
        </w:tc>
      </w:tr>
    </w:tbl>
    <w:p w14:paraId="44A591C1" w14:textId="77777777" w:rsidR="00FF0D11" w:rsidRPr="009B6CCF" w:rsidRDefault="00FF0D11" w:rsidP="00781CFE">
      <w:pPr>
        <w:pStyle w:val="Legenda"/>
      </w:pPr>
      <w:r w:rsidRPr="009B6CCF">
        <w:t xml:space="preserve">Fonte: </w:t>
      </w:r>
      <w:r w:rsidRPr="009B6CCF">
        <w:fldChar w:fldCharType="begin"/>
      </w:r>
      <w:r w:rsidRPr="009B6CCF">
        <w:instrText xml:space="preserve"> ADDIN ZOTERO_ITEM CSL_CITATION {"citationID":"T2N4TFqy","properties":{"formattedCitation":"(SIGWEB-Capanema,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t>Autor</w:t>
      </w:r>
      <w:r w:rsidRPr="009B6CCF">
        <w:t xml:space="preserve"> (2026)</w:t>
      </w:r>
    </w:p>
    <w:p w14:paraId="1ED56EE9" w14:textId="77777777" w:rsidR="00FF0D11" w:rsidRPr="009B6CCF" w:rsidRDefault="00FF0D11" w:rsidP="00FF0D11"/>
    <w:p w14:paraId="7D0C934B" w14:textId="470902D3" w:rsidR="00FF0D11" w:rsidRPr="009B6CCF" w:rsidRDefault="00FF0D11" w:rsidP="00FF0D11">
      <w:r>
        <w:t xml:space="preserve">Na </w:t>
      </w:r>
      <w:r>
        <w:fldChar w:fldCharType="begin"/>
      </w:r>
      <w:r>
        <w:instrText xml:space="preserve"> REF _Ref225175830 \h </w:instrText>
      </w:r>
      <w:r>
        <w:fldChar w:fldCharType="separate"/>
      </w:r>
      <w:r w:rsidR="00F02416" w:rsidRPr="009B6CCF">
        <w:t xml:space="preserve">Figura </w:t>
      </w:r>
      <w:r w:rsidR="00F02416">
        <w:rPr>
          <w:noProof/>
        </w:rPr>
        <w:t>24</w:t>
      </w:r>
      <w:r>
        <w:fldChar w:fldCharType="end"/>
      </w:r>
      <w:r>
        <w:t xml:space="preserve"> </w:t>
      </w:r>
      <w:r w:rsidR="000C3A39" w:rsidRPr="000C3A39">
        <w:t>observa-se o resultado da espacialização dos lotes nas faces da quadra. As setas vermelhas indicam as parcelas que não foram perfeitamente reconstituídas pela metodologia. Nota-se que, nos casos em que os endereços constantes no CTU/CIATA apresentam integridade e padronização, o resultado da distribuição é plenamente satisfatório.</w:t>
      </w:r>
    </w:p>
    <w:p w14:paraId="667B9C5B" w14:textId="12C63413" w:rsidR="00FF0D11" w:rsidRPr="00781CFE" w:rsidRDefault="00FF0D11" w:rsidP="00FF0D11">
      <w:pPr>
        <w:pStyle w:val="Legenda"/>
        <w:rPr>
          <w:sz w:val="24"/>
          <w:szCs w:val="24"/>
        </w:rPr>
      </w:pPr>
      <w:bookmarkStart w:id="277" w:name="_Ref225175830"/>
      <w:bookmarkStart w:id="278" w:name="_Toc226883913"/>
      <w:commentRangeStart w:id="279"/>
      <w:r w:rsidRPr="00781CFE">
        <w:rPr>
          <w:sz w:val="24"/>
          <w:szCs w:val="24"/>
        </w:rPr>
        <w:lastRenderedPageBreak/>
        <w:t xml:space="preserve">Figura </w:t>
      </w:r>
      <w:r w:rsidR="00F02416" w:rsidRPr="00781CFE">
        <w:rPr>
          <w:sz w:val="24"/>
          <w:szCs w:val="24"/>
        </w:rPr>
        <w:fldChar w:fldCharType="begin"/>
      </w:r>
      <w:r w:rsidR="00F02416" w:rsidRPr="00781CFE">
        <w:rPr>
          <w:sz w:val="24"/>
          <w:szCs w:val="24"/>
        </w:rPr>
        <w:instrText xml:space="preserve"> SEQ Figura \* ARABIC </w:instrText>
      </w:r>
      <w:r w:rsidR="00F02416" w:rsidRPr="00781CFE">
        <w:rPr>
          <w:sz w:val="24"/>
          <w:szCs w:val="24"/>
        </w:rPr>
        <w:fldChar w:fldCharType="separate"/>
      </w:r>
      <w:r w:rsidR="00F02416" w:rsidRPr="00781CFE">
        <w:rPr>
          <w:noProof/>
          <w:sz w:val="24"/>
          <w:szCs w:val="24"/>
        </w:rPr>
        <w:t>24</w:t>
      </w:r>
      <w:r w:rsidR="00F02416" w:rsidRPr="00781CFE">
        <w:rPr>
          <w:noProof/>
          <w:sz w:val="24"/>
          <w:szCs w:val="24"/>
        </w:rPr>
        <w:fldChar w:fldCharType="end"/>
      </w:r>
      <w:bookmarkEnd w:id="277"/>
      <w:r w:rsidRPr="00781CFE">
        <w:rPr>
          <w:sz w:val="24"/>
          <w:szCs w:val="24"/>
        </w:rPr>
        <w:t xml:space="preserve"> – Quadra 01.03.002.3.0054 no </w:t>
      </w:r>
      <w:r w:rsidRPr="00781CFE">
        <w:rPr>
          <w:i/>
          <w:iCs w:val="0"/>
          <w:sz w:val="24"/>
          <w:szCs w:val="24"/>
        </w:rPr>
        <w:t>SuperCIATA</w:t>
      </w:r>
      <w:r w:rsidRPr="00781CFE">
        <w:rPr>
          <w:sz w:val="24"/>
          <w:szCs w:val="24"/>
        </w:rPr>
        <w:t xml:space="preserve"> ajustada com OSM</w:t>
      </w:r>
      <w:bookmarkEnd w:id="278"/>
      <w:commentRangeEnd w:id="279"/>
      <w:r w:rsidR="00002447" w:rsidRPr="00781CFE">
        <w:rPr>
          <w:rStyle w:val="Refdecomentrio"/>
          <w:sz w:val="24"/>
          <w:szCs w:val="24"/>
        </w:rPr>
        <w:commentReference w:id="279"/>
      </w:r>
    </w:p>
    <w:tbl>
      <w:tblPr>
        <w:tblStyle w:val="Tabelacomgrade"/>
        <w:tblW w:w="0" w:type="auto"/>
        <w:jc w:val="right"/>
        <w:tblLook w:val="04A0" w:firstRow="1" w:lastRow="0" w:firstColumn="1" w:lastColumn="0" w:noHBand="0" w:noVBand="1"/>
      </w:tblPr>
      <w:tblGrid>
        <w:gridCol w:w="9061"/>
      </w:tblGrid>
      <w:tr w:rsidR="00FF0D11" w:rsidRPr="009B6CCF" w14:paraId="006CC5DA" w14:textId="77777777" w:rsidTr="00413CF4">
        <w:trPr>
          <w:jc w:val="right"/>
        </w:trPr>
        <w:tc>
          <w:tcPr>
            <w:tcW w:w="9061" w:type="dxa"/>
          </w:tcPr>
          <w:p w14:paraId="2F2A2F7E" w14:textId="77777777" w:rsidR="00FF0D11" w:rsidRPr="009B6CCF" w:rsidRDefault="00FF0D11" w:rsidP="00413CF4">
            <w:pPr>
              <w:keepNext/>
              <w:widowControl w:val="0"/>
              <w:ind w:firstLine="0"/>
              <w:jc w:val="center"/>
            </w:pPr>
            <w:r w:rsidRPr="009B6CCF">
              <w:rPr>
                <w:noProof/>
                <w:lang w:eastAsia="pt-BR"/>
              </w:rPr>
              <w:drawing>
                <wp:inline distT="0" distB="0" distL="0" distR="0" wp14:anchorId="149F85EB" wp14:editId="473F1DCE">
                  <wp:extent cx="5759883" cy="4373245"/>
                  <wp:effectExtent l="0" t="0" r="0" b="8255"/>
                  <wp:docPr id="6413010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01096" name="Imagem 1"/>
                          <pic:cNvPicPr/>
                        </pic:nvPicPr>
                        <pic:blipFill>
                          <a:blip r:embed="rId42">
                            <a:extLst>
                              <a:ext uri="{28A0092B-C50C-407E-A947-70E740481C1C}">
                                <a14:useLocalDpi xmlns:a14="http://schemas.microsoft.com/office/drawing/2010/main" val="0"/>
                              </a:ext>
                            </a:extLst>
                          </a:blip>
                          <a:stretch>
                            <a:fillRect/>
                          </a:stretch>
                        </pic:blipFill>
                        <pic:spPr>
                          <a:xfrm>
                            <a:off x="0" y="0"/>
                            <a:ext cx="5759883" cy="4373245"/>
                          </a:xfrm>
                          <a:prstGeom prst="rect">
                            <a:avLst/>
                          </a:prstGeom>
                        </pic:spPr>
                      </pic:pic>
                    </a:graphicData>
                  </a:graphic>
                </wp:inline>
              </w:drawing>
            </w:r>
          </w:p>
        </w:tc>
      </w:tr>
    </w:tbl>
    <w:p w14:paraId="67EEDDD6" w14:textId="77777777" w:rsidR="00FF0D11" w:rsidRPr="009B6CCF" w:rsidRDefault="00FF0D11" w:rsidP="00781CFE">
      <w:pPr>
        <w:pStyle w:val="Legenda"/>
      </w:pPr>
      <w:r>
        <w:t xml:space="preserve">Fonte: </w:t>
      </w:r>
      <w:r w:rsidRPr="00295A83">
        <w:rPr>
          <w:i/>
          <w:iCs w:val="0"/>
        </w:rPr>
        <w:t>SuperCIATA</w:t>
      </w:r>
      <w:r>
        <w:t xml:space="preserve"> – </w:t>
      </w:r>
      <w:r w:rsidRPr="009B6CCF">
        <w:t xml:space="preserve">Elaboração: </w:t>
      </w:r>
      <w:r>
        <w:t>Autor</w:t>
      </w:r>
      <w:r w:rsidRPr="009B6CCF">
        <w:t xml:space="preserve"> (2026)</w:t>
      </w:r>
    </w:p>
    <w:p w14:paraId="2A3070D6" w14:textId="77777777" w:rsidR="00EB5C2E" w:rsidRPr="009B6CCF" w:rsidRDefault="00EB5C2E" w:rsidP="00122707"/>
    <w:p w14:paraId="5D5AC28C" w14:textId="0E420F99" w:rsidR="00A64CED" w:rsidRDefault="00E83E2C" w:rsidP="002D729A">
      <w:pPr>
        <w:pStyle w:val="Ttulo2"/>
        <w:rPr>
          <w:i/>
          <w:iCs/>
        </w:rPr>
      </w:pPr>
      <w:bookmarkStart w:id="280" w:name="_Toc226643981"/>
      <w:commentRangeStart w:id="281"/>
      <w:r>
        <w:t>Aplicabilidade e utilidade</w:t>
      </w:r>
      <w:r w:rsidR="00EA462C">
        <w:t xml:space="preserve"> do </w:t>
      </w:r>
      <w:r w:rsidR="00990E8A" w:rsidRPr="00990E8A">
        <w:rPr>
          <w:i/>
          <w:iCs/>
        </w:rPr>
        <w:t>SuperCIATA</w:t>
      </w:r>
      <w:bookmarkEnd w:id="280"/>
      <w:commentRangeEnd w:id="281"/>
      <w:r w:rsidR="00002447">
        <w:rPr>
          <w:rStyle w:val="Refdecomentrio"/>
          <w:i/>
          <w:iCs/>
          <w:sz w:val="24"/>
          <w:szCs w:val="26"/>
        </w:rPr>
        <w:commentReference w:id="281"/>
      </w:r>
    </w:p>
    <w:p w14:paraId="561A9D99" w14:textId="566147FF" w:rsidR="00876C93" w:rsidRDefault="00876C93" w:rsidP="00BB30B1">
      <w:pPr>
        <w:pStyle w:val="Ttulo3"/>
      </w:pPr>
      <w:bookmarkStart w:id="282" w:name="_Toc226643982"/>
      <w:r>
        <w:t>Validade Jurídica</w:t>
      </w:r>
      <w:bookmarkEnd w:id="282"/>
    </w:p>
    <w:p w14:paraId="290D9A8E" w14:textId="6A36DF1F" w:rsidR="009A110F" w:rsidRDefault="002A1A92" w:rsidP="009A110F">
      <w:r>
        <w:t>Ainda que</w:t>
      </w:r>
      <w:r w:rsidR="00BD1264" w:rsidRPr="00BD1264">
        <w:t xml:space="preserve"> o cadastro georreferenciado proposto pelo </w:t>
      </w:r>
      <w:r w:rsidR="00BD1264" w:rsidRPr="008627AB">
        <w:rPr>
          <w:i/>
          <w:iCs/>
        </w:rPr>
        <w:t>SuperCIATA</w:t>
      </w:r>
      <w:r w:rsidR="00BD1264" w:rsidRPr="00BD1264">
        <w:t xml:space="preserve"> facilite o cumprimento de diversas obrigações acessórias, é </w:t>
      </w:r>
      <w:r w:rsidR="008627AB">
        <w:t>essencial</w:t>
      </w:r>
      <w:r w:rsidR="00BD1264" w:rsidRPr="00BD1264">
        <w:t xml:space="preserve"> observar que as normas </w:t>
      </w:r>
      <w:r w:rsidR="00A92A44">
        <w:t>atuais</w:t>
      </w:r>
      <w:r w:rsidR="00BD1264" w:rsidRPr="00BD1264">
        <w:t xml:space="preserve"> para o georreferenciamento de precisão (imóveis urbanos e rurais) exigem uma acurácia posicional centimétrica, </w:t>
      </w:r>
      <w:r w:rsidR="001B76BB">
        <w:t>muito</w:t>
      </w:r>
      <w:r w:rsidR="00BD1264" w:rsidRPr="00BD1264">
        <w:t xml:space="preserve"> superior </w:t>
      </w:r>
      <w:r w:rsidR="00435EA8">
        <w:t>à</w:t>
      </w:r>
      <w:r w:rsidR="00BD1264" w:rsidRPr="00BD1264">
        <w:t xml:space="preserve"> obtid</w:t>
      </w:r>
      <w:r w:rsidR="00435EA8">
        <w:t>a</w:t>
      </w:r>
      <w:r w:rsidR="00BD1264" w:rsidRPr="00BD1264">
        <w:t xml:space="preserve"> </w:t>
      </w:r>
      <w:r w:rsidR="001B76BB">
        <w:t>pelos</w:t>
      </w:r>
      <w:r w:rsidR="00BD1264" w:rsidRPr="00BD1264">
        <w:t xml:space="preserve"> métodos automatizados baseados em dados de terceiros.</w:t>
      </w:r>
    </w:p>
    <w:p w14:paraId="046B34B9" w14:textId="3BBAF3B2" w:rsidR="00856092" w:rsidRDefault="00856092" w:rsidP="00856092">
      <w:r>
        <w:t xml:space="preserve">A distinção entre a precisão necessária para o planejamento urbano e </w:t>
      </w:r>
      <w:r w:rsidR="00E22A44">
        <w:t>a</w:t>
      </w:r>
      <w:r>
        <w:t xml:space="preserve"> exigida para o registro imobiliário é fundamental. Enquanto o Cadastro Técnico Multifinalitário (CTM) busca a espacialização sistêmica e a análise do território para fins de gestão pública </w:t>
      </w:r>
      <w:r w:rsidRPr="009B6CCF">
        <w:fldChar w:fldCharType="begin"/>
      </w:r>
      <w:r w:rsidR="009F1882">
        <w:instrText xml:space="preserve"> ADDIN ZOTERO_ITEM CSL_CITATION {"citationID":"3wOji5oJ","properties":{"formattedCitation":"(Loch; Erba, 2007)","plainCitation":"(Loch; Erba, 2007)","dontUpdate":true,"noteIndex":0},"citationItems":[{"id":335,"uris":["http://zotero.org/users/15531986/items/D83LFRNF"],"itemData":{"id":335,"type":"book","publisher":"Editora da UFSC","publisher-place":"Florianópolis","title":"Gestão Municipal e Cadastro Territorial Multipurpose","URL":"https://www.lincolninst.edu/pt-br/publications/books/cadastro-tecnico-multifinalitario-rural-e-urbano/","author":[{"family":"Loch","given":"Carlos"},{"family":"Erba","given":"Diego Alfonso"}],"issued":{"date-parts":[["2007"]]}}}],"schema":"https://github.com/citation-style-language/schema/raw/master/csl-citation.json"} </w:instrText>
      </w:r>
      <w:r w:rsidRPr="009B6CCF">
        <w:fldChar w:fldCharType="separate"/>
      </w:r>
      <w:r w:rsidR="00832955" w:rsidRPr="00832955">
        <w:rPr>
          <w:rFonts w:cs="Arial"/>
        </w:rPr>
        <w:t>(L</w:t>
      </w:r>
      <w:r w:rsidR="00832955">
        <w:rPr>
          <w:rFonts w:cs="Arial"/>
        </w:rPr>
        <w:t>OCH</w:t>
      </w:r>
      <w:r w:rsidR="00832955" w:rsidRPr="00832955">
        <w:rPr>
          <w:rFonts w:cs="Arial"/>
        </w:rPr>
        <w:t xml:space="preserve">; </w:t>
      </w:r>
      <w:r w:rsidR="00832955">
        <w:rPr>
          <w:rFonts w:cs="Arial"/>
        </w:rPr>
        <w:t>ERBA</w:t>
      </w:r>
      <w:r w:rsidR="00832955" w:rsidRPr="00832955">
        <w:rPr>
          <w:rFonts w:cs="Arial"/>
        </w:rPr>
        <w:t>, 2007)</w:t>
      </w:r>
      <w:r w:rsidRPr="009B6CCF">
        <w:fldChar w:fldCharType="end"/>
      </w:r>
      <w:r>
        <w:t xml:space="preserve">, </w:t>
      </w:r>
      <w:r w:rsidR="00E22A44">
        <w:t>a leg</w:t>
      </w:r>
      <w:r w:rsidR="00F3285B">
        <w:t>islação brasileira</w:t>
      </w:r>
      <w:r>
        <w:t>, consolidad</w:t>
      </w:r>
      <w:r w:rsidR="00F3285B">
        <w:t>a</w:t>
      </w:r>
      <w:r>
        <w:t xml:space="preserve"> pela </w:t>
      </w:r>
      <w:r>
        <w:lastRenderedPageBreak/>
        <w:t xml:space="preserve">Lei 10.267/2001 </w:t>
      </w:r>
      <w:r w:rsidRPr="009B6CCF">
        <w:fldChar w:fldCharType="begin"/>
      </w:r>
      <w:r w:rsidR="009F1882">
        <w:instrText xml:space="preserve"> ADDIN ZOTERO_ITEM CSL_CITATION {"citationID":"ZEyKWorF","properties":{"formattedCitation":"(Carneiro, 2003)","plainCitation":"(Carneiro, 2003)","dontUpdate":true,"noteIndex":0},"citationItems":[{"id":226,"uris":["http://zotero.org/users/15531986/items/JUYE4438"],"itemData":{"id":226,"type":"book","ISBN":"978-85-7525-219-2","language":"por","note":"OCLC: 60373836","publisher":"Instituto de Registro Imobiliário do Brasil ; S.A. Fabris Editor","publisher-place":"São Paulo, SP, Porto Alegre","source":"Open WorldCat","title":"Cadastro imobiliário e registro de imóveis: a Lei n. 10,267/2001, Decreto n. 4,449/2002 e atos normativos do INCRA","title-short":"Cadastro imobiliário e registro de imóveis","author":[{"family":"Carneiro","given":"Andréa F. T."}],"issued":{"date-parts":[["2003"]]}}}],"schema":"https://github.com/citation-style-language/schema/raw/master/csl-citation.json"} </w:instrText>
      </w:r>
      <w:r w:rsidRPr="009B6CCF">
        <w:fldChar w:fldCharType="separate"/>
      </w:r>
      <w:r w:rsidR="00203214" w:rsidRPr="00203214">
        <w:rPr>
          <w:rFonts w:cs="Arial"/>
        </w:rPr>
        <w:t>(</w:t>
      </w:r>
      <w:r w:rsidR="00203214">
        <w:rPr>
          <w:rFonts w:cs="Arial"/>
        </w:rPr>
        <w:t>CARNEIRO</w:t>
      </w:r>
      <w:r w:rsidR="00203214" w:rsidRPr="00203214">
        <w:rPr>
          <w:rFonts w:cs="Arial"/>
        </w:rPr>
        <w:t>, 2003)</w:t>
      </w:r>
      <w:r w:rsidRPr="009B6CCF">
        <w:fldChar w:fldCharType="end"/>
      </w:r>
      <w:r>
        <w:t xml:space="preserve">, impõe </w:t>
      </w:r>
      <w:r w:rsidR="00F3285B">
        <w:t>uma</w:t>
      </w:r>
      <w:r>
        <w:t xml:space="preserve"> precisão centimétrica como requisito para o registro de imóveis</w:t>
      </w:r>
      <w:r w:rsidR="006F2C22">
        <w:rPr>
          <w:rStyle w:val="Refdenotaderodap"/>
        </w:rPr>
        <w:footnoteReference w:id="20"/>
      </w:r>
      <w:r>
        <w:t>.</w:t>
      </w:r>
    </w:p>
    <w:p w14:paraId="79A4F4EC" w14:textId="7C6C50BE" w:rsidR="007270EA" w:rsidRPr="009B6CCF" w:rsidRDefault="00856092" w:rsidP="00856092">
      <w:r>
        <w:t xml:space="preserve">Nesse contexto, o </w:t>
      </w:r>
      <w:r w:rsidRPr="00A308F3">
        <w:rPr>
          <w:i/>
          <w:iCs/>
        </w:rPr>
        <w:t>SuperCIATA</w:t>
      </w:r>
      <w:r>
        <w:t xml:space="preserve"> foca na integração de dados cadastrais e na espacialização de larga escala. A ferramenta fornece uma base cartográfica orientada à tomada de decisão governamental e ao planejamento urbano, não substituindo o levantamento topográfico de campo exigido para fins de retificação de área ou registro imobiliário.</w:t>
      </w:r>
    </w:p>
    <w:p w14:paraId="362E4B5A" w14:textId="010CE73B" w:rsidR="009A110F" w:rsidRDefault="00D20E8F" w:rsidP="00701DFE">
      <w:pPr>
        <w:pStyle w:val="Ttulo3"/>
      </w:pPr>
      <w:bookmarkStart w:id="283" w:name="_Toc226643983"/>
      <w:r>
        <w:t xml:space="preserve">Inteligência </w:t>
      </w:r>
      <w:r w:rsidR="00701DFE">
        <w:t>Geográfica</w:t>
      </w:r>
      <w:bookmarkEnd w:id="283"/>
    </w:p>
    <w:p w14:paraId="36631577" w14:textId="77454FB1" w:rsidR="00701DFE" w:rsidRDefault="00701DFE" w:rsidP="00701DFE">
      <w:r>
        <w:t>Dad</w:t>
      </w:r>
      <w:r w:rsidR="006E1A31">
        <w:t>os</w:t>
      </w:r>
      <w:r>
        <w:t xml:space="preserve"> o volume de dados urbanos e a</w:t>
      </w:r>
      <w:r w:rsidR="006E1A31">
        <w:t>s</w:t>
      </w:r>
      <w:r>
        <w:t xml:space="preserve"> </w:t>
      </w:r>
      <w:r w:rsidR="006E1A31">
        <w:t>dificuldades</w:t>
      </w:r>
      <w:r>
        <w:t xml:space="preserve"> d</w:t>
      </w:r>
      <w:r w:rsidR="006E1A31">
        <w:t>o</w:t>
      </w:r>
      <w:r>
        <w:t xml:space="preserve"> levantamento em campo, o </w:t>
      </w:r>
      <w:r w:rsidRPr="000D10AE">
        <w:rPr>
          <w:i/>
          <w:iCs/>
        </w:rPr>
        <w:t>SuperCIATA</w:t>
      </w:r>
      <w:r>
        <w:t xml:space="preserve"> atua como uma camada de triagem estratégica. Antes de mobilizar equipes de topografia para o georreferenciamento de alta precisão, o gestor público pode utilizar a espacialização sistêmica para identificar inconsistências críticas, sobreposições de quadras ou áreas de expansão urbana com maior defasagem cadastral.</w:t>
      </w:r>
    </w:p>
    <w:p w14:paraId="0C70C5A3" w14:textId="7147872C" w:rsidR="00A64CED" w:rsidRDefault="00701DFE" w:rsidP="00AC4BB7">
      <w:r>
        <w:t xml:space="preserve">Essa metodologia permite o </w:t>
      </w:r>
      <w:r w:rsidR="000D10AE">
        <w:t>levantamento</w:t>
      </w:r>
      <w:r>
        <w:t xml:space="preserve"> de prioridades: quadras que apresentam erros posicionais elevados nos logs do sistema são selecionadas para retificação prioritária via métodos diretos (GNSS/Estação Total), enquanto áreas com baixa variação permanecem em monitoramento. Assim, o sistema otimiza o gasto público, direcionando o rigor centimétrico apenas onde a inteligência geográfica prévia detectou a necessidade de intervenção.</w:t>
      </w:r>
    </w:p>
    <w:p w14:paraId="7255EFB2" w14:textId="3371B662" w:rsidR="003F7ECB" w:rsidRDefault="003F7ECB" w:rsidP="007674F7">
      <w:pPr>
        <w:pStyle w:val="Ttulo3"/>
      </w:pPr>
      <w:bookmarkStart w:id="284" w:name="_Toc226643984"/>
      <w:r>
        <w:t>Base para o Cadastro Multifinalitário</w:t>
      </w:r>
      <w:bookmarkEnd w:id="284"/>
    </w:p>
    <w:p w14:paraId="640BA902" w14:textId="77777777" w:rsidR="00CA6DB9" w:rsidRPr="00CA6DB9" w:rsidRDefault="00CA6DB9" w:rsidP="002C4D48">
      <w:pPr>
        <w:rPr>
          <w:lang w:eastAsia="pt-BR"/>
        </w:rPr>
      </w:pPr>
      <w:r w:rsidRPr="00CA6DB9">
        <w:rPr>
          <w:lang w:eastAsia="pt-BR"/>
        </w:rPr>
        <w:t xml:space="preserve">A administração pública moderna não pode prescindir de um Cadastro Territorial Multifinalitário (CTM) em sua atividade regular, uma vez que a governança eficiente depende da integração de dados espaciais para o planejamento urbano e a justiça fiscal. Nesse cenário, a metodologia </w:t>
      </w:r>
      <w:r w:rsidRPr="002C4D48">
        <w:rPr>
          <w:i/>
          <w:iCs/>
          <w:lang w:eastAsia="pt-BR"/>
        </w:rPr>
        <w:t>SuperCIATA</w:t>
      </w:r>
      <w:r w:rsidRPr="00CA6DB9">
        <w:rPr>
          <w:lang w:eastAsia="pt-BR"/>
        </w:rPr>
        <w:t xml:space="preserve"> apresenta-se como uma alternativa viável e estratégica para se iniciar a estruturação de um CTM a partir de bases legadas, superando o hiato entre os registros meramente alfanuméricos e a necessidade de uma cartografia fidedigna.</w:t>
      </w:r>
    </w:p>
    <w:p w14:paraId="2E5FABF0" w14:textId="6C0A6730" w:rsidR="00CA6DB9" w:rsidRPr="00CA6DB9" w:rsidRDefault="00CA6DB9" w:rsidP="002C4D48">
      <w:pPr>
        <w:rPr>
          <w:lang w:eastAsia="pt-BR"/>
        </w:rPr>
      </w:pPr>
      <w:r w:rsidRPr="00CA6DB9">
        <w:rPr>
          <w:lang w:eastAsia="pt-BR"/>
        </w:rPr>
        <w:t xml:space="preserve">Dessa forma, a presente proposta estabelece uma ruptura com os modelos convencionais de atualização cadastral, que frequentemente se mostram onerosos e morosos para a realidade da maioria dos municípios brasileiros. Ao prover o alicerce </w:t>
      </w:r>
      <w:r w:rsidRPr="00CA6DB9">
        <w:rPr>
          <w:lang w:eastAsia="pt-BR"/>
        </w:rPr>
        <w:lastRenderedPageBreak/>
        <w:t xml:space="preserve">geográfico, o </w:t>
      </w:r>
      <w:r w:rsidRPr="006B74B0">
        <w:rPr>
          <w:i/>
          <w:iCs/>
          <w:lang w:eastAsia="pt-BR"/>
        </w:rPr>
        <w:t>SuperCIATA</w:t>
      </w:r>
      <w:r w:rsidRPr="00CA6DB9">
        <w:rPr>
          <w:lang w:eastAsia="pt-BR"/>
        </w:rPr>
        <w:t xml:space="preserve"> precede e viabiliza a implementação de um sistema multifinalitário mesmo em cenários de escassez de recursos, convertendo cadastros meramente descritivos em instrumentos dinâmicos de gestão e governança territorial.</w:t>
      </w:r>
    </w:p>
    <w:p w14:paraId="27BF1DE7" w14:textId="5558AB90" w:rsidR="003F7ECB" w:rsidRDefault="007674F7" w:rsidP="007674F7">
      <w:pPr>
        <w:pStyle w:val="Ttulo3"/>
      </w:pPr>
      <w:bookmarkStart w:id="285" w:name="_Toc226643985"/>
      <w:r>
        <w:t>A</w:t>
      </w:r>
      <w:r w:rsidRPr="007674F7">
        <w:t>valiação em massa de imóveis urbanos</w:t>
      </w:r>
      <w:bookmarkEnd w:id="285"/>
    </w:p>
    <w:p w14:paraId="6008CFD5" w14:textId="3522A478" w:rsidR="00C500B1" w:rsidRDefault="007C2143" w:rsidP="005F0A73">
      <w:r>
        <w:t xml:space="preserve">Segundo </w:t>
      </w:r>
      <w:r w:rsidR="00B96461">
        <w:fldChar w:fldCharType="begin"/>
      </w:r>
      <w:r w:rsidR="00C14DF9">
        <w:instrText xml:space="preserve"> ADDIN ZOTERO_ITEM CSL_CITATION {"citationID":"RdCFwtHt","properties":{"formattedCitation":"(Silva, 2026)","plainCitation":"(Silva, 2026)","dontUpdate":true,"noteIndex":0},"citationItems":[{"id":348,"uris":["http://zotero.org/users/15531986/items/QSJ6VN89"],"itemData":{"id":348,"type":"thesis","genre":"Dissertação (Mestrado em Engenharia de Produção)","number-of-pages":"158","publisher":"Universidade Federal de Santa Catarina, Centro Tecnológico","publisher-place":"Florianópolis","title":"Proposta de modelagem para as variáveis de localização empregadas na avaliação em massa de imóveis","author":[{"family":"Silva","given":"Camila","dropping-particle":"da"}],"issued":{"date-parts":[["2026"]]}}}],"schema":"https://github.com/citation-style-language/schema/raw/master/csl-citation.json"} </w:instrText>
      </w:r>
      <w:r w:rsidR="00B96461">
        <w:fldChar w:fldCharType="separate"/>
      </w:r>
      <w:r w:rsidR="00B96461" w:rsidRPr="00423F99">
        <w:rPr>
          <w:rFonts w:cs="Arial"/>
        </w:rPr>
        <w:t>S</w:t>
      </w:r>
      <w:r w:rsidR="00423F99">
        <w:rPr>
          <w:rFonts w:cs="Arial"/>
        </w:rPr>
        <w:t>ilva</w:t>
      </w:r>
      <w:r w:rsidR="00B96461" w:rsidRPr="00B96461">
        <w:rPr>
          <w:rFonts w:cs="Arial"/>
        </w:rPr>
        <w:t xml:space="preserve"> </w:t>
      </w:r>
      <w:r w:rsidR="007B6805">
        <w:rPr>
          <w:rFonts w:cs="Arial"/>
        </w:rPr>
        <w:t>(</w:t>
      </w:r>
      <w:r w:rsidR="00B96461" w:rsidRPr="00B96461">
        <w:rPr>
          <w:rFonts w:cs="Arial"/>
        </w:rPr>
        <w:t>2026)</w:t>
      </w:r>
      <w:r w:rsidR="00B96461">
        <w:fldChar w:fldCharType="end"/>
      </w:r>
      <w:r w:rsidR="00B96461">
        <w:t xml:space="preserve">, </w:t>
      </w:r>
      <w:r w:rsidR="0075602F" w:rsidRPr="0075602F">
        <w:t xml:space="preserve">o georreferenciamento das unidades imobiliárias é um requisito indispensável para a viabilização da avaliação em massa de imóveis. </w:t>
      </w:r>
      <w:r w:rsidR="0075602F">
        <w:t>A</w:t>
      </w:r>
      <w:r w:rsidR="0075602F" w:rsidRPr="0075602F">
        <w:t xml:space="preserve"> autor</w:t>
      </w:r>
      <w:r w:rsidR="0075602F">
        <w:t>a</w:t>
      </w:r>
      <w:r w:rsidR="0075602F" w:rsidRPr="0075602F">
        <w:t xml:space="preserve"> demonstra que todas as noventa variáveis analisadas em seu estudo guardam correlação direta com o posicionamento do imóvel, sendo que sete dimensões tratam especificamente do geoposicionamento: </w:t>
      </w:r>
      <w:r w:rsidR="00EF12CF">
        <w:t>(</w:t>
      </w:r>
      <w:r w:rsidR="0093384D" w:rsidRPr="0093384D">
        <w:t>Coordenadas UTM, Georreferenciamento, Posicionamento GPS, Latitude, Longitude, Sistema de coordenadas e Projeção cartográfica</w:t>
      </w:r>
      <w:r w:rsidR="00EF12CF">
        <w:t xml:space="preserve">). </w:t>
      </w:r>
    </w:p>
    <w:p w14:paraId="34152EFB" w14:textId="6FE10097" w:rsidR="005F0A73" w:rsidRDefault="00D328AA" w:rsidP="005F0A73">
      <w:r w:rsidRPr="00D328AA">
        <w:t>Essa base geoespacial constitui o alicerce para uma tributação eficiente e justa</w:t>
      </w:r>
      <w:r w:rsidR="007B6805" w:rsidRPr="007B6805">
        <w:t>, abrangendo impostos como o IPTU e o ITBI, além de subsidiar a implementação da nova Contribuição sobre Bens e Serviços (CBS), instituída no escopo da Reforma Tributária sobre o consumo.</w:t>
      </w:r>
    </w:p>
    <w:p w14:paraId="4F3275B6" w14:textId="2DB5F8FF" w:rsidR="00B20DC4" w:rsidRDefault="002A5B36" w:rsidP="005F0A73">
      <w:r w:rsidRPr="002A5B36">
        <w:t xml:space="preserve">Dessa forma, a metodologia </w:t>
      </w:r>
      <w:r w:rsidRPr="002A5B36">
        <w:rPr>
          <w:i/>
          <w:iCs/>
        </w:rPr>
        <w:t>SuperCIATA</w:t>
      </w:r>
      <w:r w:rsidRPr="002A5B36">
        <w:t xml:space="preserve"> atua como uma etapa precursora, viabilizando a avaliação em massa de imóveis em cenários onde o Cadastro Territorial Multifinalitário (CTM) ainda não foi implementado ou estruturado.</w:t>
      </w:r>
    </w:p>
    <w:p w14:paraId="4BCFA229" w14:textId="687DBDE5" w:rsidR="003A38DF" w:rsidRDefault="003A38DF" w:rsidP="003A38DF">
      <w:pPr>
        <w:pStyle w:val="Ttulo3"/>
      </w:pPr>
      <w:bookmarkStart w:id="286" w:name="_Toc226643986"/>
      <w:commentRangeStart w:id="287"/>
      <w:r>
        <w:t>Baixo custo</w:t>
      </w:r>
      <w:bookmarkEnd w:id="286"/>
      <w:commentRangeEnd w:id="287"/>
      <w:r w:rsidR="00002447">
        <w:rPr>
          <w:rStyle w:val="Refdecomentrio"/>
          <w:sz w:val="24"/>
          <w:szCs w:val="24"/>
        </w:rPr>
        <w:commentReference w:id="287"/>
      </w:r>
    </w:p>
    <w:p w14:paraId="5F00B192" w14:textId="7978FBCC" w:rsidR="009045AC" w:rsidRDefault="009045AC" w:rsidP="009045AC">
      <w:r w:rsidRPr="009B6CCF">
        <w:t xml:space="preserve">Os resultados </w:t>
      </w:r>
      <w:r>
        <w:t>obtidos</w:t>
      </w:r>
      <w:r w:rsidRPr="009B6CCF">
        <w:t xml:space="preserve"> devem ser interpretados não apenas sob a ó</w:t>
      </w:r>
      <w:r>
        <w:t>p</w:t>
      </w:r>
      <w:r w:rsidRPr="009B6CCF">
        <w:t xml:space="preserve">tica da acurácia pura, mas principalmente considerando o contexto em que foram obtidos: um processo de georreferenciamento automatizado, aplicável em larga escala e com custo </w:t>
      </w:r>
      <w:commentRangeStart w:id="288"/>
      <w:r w:rsidRPr="009B6CCF">
        <w:t>drasticamente</w:t>
      </w:r>
      <w:commentRangeEnd w:id="288"/>
      <w:r w:rsidR="00002447">
        <w:rPr>
          <w:rStyle w:val="Refdecomentrio"/>
          <w:sz w:val="24"/>
          <w:szCs w:val="22"/>
        </w:rPr>
        <w:commentReference w:id="288"/>
      </w:r>
      <w:r>
        <w:t xml:space="preserve"> r</w:t>
      </w:r>
      <w:r w:rsidRPr="009B6CCF">
        <w:t>eduzido em comparação com métodos tradicionais de levantamento topográfico ou aerofotogramétrico.</w:t>
      </w:r>
    </w:p>
    <w:p w14:paraId="2A7B9781" w14:textId="5D94558C" w:rsidR="003A38DF" w:rsidRDefault="003A38DF" w:rsidP="003A38DF">
      <w:r w:rsidRPr="009B6CCF">
        <w:t xml:space="preserve">Métodos convencionais de georreferenciamento urbano dependem de trabalho de campo, topografia ou aquisição de ortofotos de alta resolução, processos que envolvem alto custo operacional e um grupo de especialistas. A proposta do </w:t>
      </w:r>
      <w:r w:rsidRPr="009B6CCF">
        <w:rPr>
          <w:i/>
          <w:iCs/>
        </w:rPr>
        <w:t>SuperCIATA</w:t>
      </w:r>
      <w:r w:rsidRPr="009B6CCF">
        <w:t xml:space="preserve">, ao utilizar dados do Cadastro Territorial Urbano (CTU) e do CNFE, para identificar e localizar as quadras, e o </w:t>
      </w:r>
      <w:r w:rsidRPr="009B6CCF">
        <w:rPr>
          <w:i/>
          <w:iCs/>
        </w:rPr>
        <w:t>OpenStreetMap</w:t>
      </w:r>
      <w:r w:rsidRPr="009B6CCF">
        <w:t xml:space="preserve"> (OSM) como referência para ajustes de orientação e translação, visa justamente substituir essa abordagem técnica de alta complexidade por um fluxo de trabalho automatizado.</w:t>
      </w:r>
      <w:r w:rsidR="0062402F">
        <w:t xml:space="preserve"> </w:t>
      </w:r>
      <w:r w:rsidR="0062402F" w:rsidRPr="0062402F">
        <w:t xml:space="preserve">A automação </w:t>
      </w:r>
      <w:r w:rsidR="0062402F">
        <w:t xml:space="preserve">proposta </w:t>
      </w:r>
      <w:r w:rsidR="0062402F" w:rsidRPr="0062402F">
        <w:t>permite processar um grande volume de quadras (centenas ou milhares) em frações do tempo que seriam gastas com métodos manuais.</w:t>
      </w:r>
    </w:p>
    <w:p w14:paraId="2833DE5B" w14:textId="53420731" w:rsidR="003A38DF" w:rsidRPr="009B6CCF" w:rsidRDefault="003A38DF" w:rsidP="003A38DF">
      <w:r w:rsidRPr="009B6CCF">
        <w:lastRenderedPageBreak/>
        <w:t>Um</w:t>
      </w:r>
      <w:r w:rsidR="002C521B">
        <w:t xml:space="preserve"> </w:t>
      </w:r>
      <w:r w:rsidR="00183766" w:rsidRPr="00183766">
        <w:t xml:space="preserve">Padrão de Exatidão Cartográfica (PEC) </w:t>
      </w:r>
      <w:r w:rsidR="00EC0594">
        <w:t xml:space="preserve">Classe </w:t>
      </w:r>
      <w:r w:rsidR="00183766">
        <w:t>B</w:t>
      </w:r>
      <w:r w:rsidR="00910EF7">
        <w:t xml:space="preserve"> para a escala 1:10.000</w:t>
      </w:r>
      <w:r w:rsidR="00495D54">
        <w:t xml:space="preserve"> </w:t>
      </w:r>
      <w:r w:rsidRPr="009B6CCF">
        <w:t>é, sob a ó</w:t>
      </w:r>
      <w:r w:rsidR="00B47837">
        <w:t>p</w:t>
      </w:r>
      <w:r w:rsidRPr="009B6CCF">
        <w:t xml:space="preserve">tica da </w:t>
      </w:r>
      <w:r w:rsidR="00EC0594" w:rsidRPr="00EC0594">
        <w:t>engenharia de agrimensura</w:t>
      </w:r>
      <w:r w:rsidRPr="009B6CCF">
        <w:t xml:space="preserve">, considerado </w:t>
      </w:r>
      <w:r w:rsidR="001629F4">
        <w:t>baixo</w:t>
      </w:r>
      <w:r w:rsidRPr="009B6CCF">
        <w:t>. No entanto, para aplicações de planejamento urbano macro, censos demográficos, estudos de mobilidade e gestão territorial em larga escala, essa acurácia pode ser perfeitamente aceitável, especialmente quando o custo para se obter um erro de 20 cm (via métodos tradicionais) seria proibitivo.</w:t>
      </w:r>
      <w:r w:rsidR="00F708A7">
        <w:t xml:space="preserve"> </w:t>
      </w:r>
    </w:p>
    <w:p w14:paraId="5E20B6E2" w14:textId="6C9A07C4" w:rsidR="003A38DF" w:rsidRDefault="003A38DF" w:rsidP="003A38DF">
      <w:r w:rsidRPr="009B6CCF">
        <w:t xml:space="preserve">O método proposto não visa competir com a topografia de alta precisão, mas sim preencher uma lacuna existente em muitos municípios brasileiros: a falta de bases cartográficas atualizadas e georreferenciadas. Para esses municípios, ter uma base com erros na casa de 1 a </w:t>
      </w:r>
      <w:r w:rsidR="00940265">
        <w:t>5</w:t>
      </w:r>
      <w:r w:rsidRPr="009B6CCF">
        <w:t xml:space="preserve"> metros, gerada de forma automatizada e com custo próximo de zero, é melhor do que não ter base alguma ou depender de mapeamentos analógicos desatualizados.</w:t>
      </w:r>
    </w:p>
    <w:p w14:paraId="2F3A8165" w14:textId="77777777" w:rsidR="005F2F46" w:rsidRPr="009B6CCF" w:rsidRDefault="005F2F46" w:rsidP="005F2F46"/>
    <w:p w14:paraId="36AFA9F1" w14:textId="3AF790B3" w:rsidR="007D63D2" w:rsidRDefault="00816E2B" w:rsidP="00816E2B">
      <w:pPr>
        <w:pStyle w:val="Ttulo1"/>
      </w:pPr>
      <w:bookmarkStart w:id="289" w:name="_Toc226643987"/>
      <w:r>
        <w:lastRenderedPageBreak/>
        <w:t>CONCLUSÃO</w:t>
      </w:r>
      <w:bookmarkEnd w:id="289"/>
    </w:p>
    <w:p w14:paraId="286119BF" w14:textId="46519543" w:rsidR="00A739FF" w:rsidRDefault="00A739FF" w:rsidP="00A739FF">
      <w:r>
        <w:t xml:space="preserve">Nesta dissertação, apresentou-se uma metodologia de geoespacialização construída sobre as premissas do </w:t>
      </w:r>
      <w:r w:rsidRPr="00691FDC">
        <w:rPr>
          <w:i/>
          <w:iCs/>
        </w:rPr>
        <w:t>Fit-</w:t>
      </w:r>
      <w:r w:rsidR="00691FDC">
        <w:rPr>
          <w:i/>
          <w:iCs/>
        </w:rPr>
        <w:t>f</w:t>
      </w:r>
      <w:r w:rsidRPr="00691FDC">
        <w:rPr>
          <w:i/>
          <w:iCs/>
        </w:rPr>
        <w:t>or-Purpose Land Administration</w:t>
      </w:r>
      <w:r>
        <w:t xml:space="preserve">, priorizando a agilidade e a utilização de bases de dados públicas. A pesquisa integrou o Cadastro Territorial Urbano (CTU/CIATA) municipal, o CNEFE do IBGE e dados do </w:t>
      </w:r>
      <w:r w:rsidRPr="00691FDC">
        <w:rPr>
          <w:i/>
          <w:iCs/>
        </w:rPr>
        <w:t>OpenStreetMap</w:t>
      </w:r>
      <w:r>
        <w:t xml:space="preserve"> para criar uma representação fidedigna da malha urbana. Ao combinar as dimensões alfanuméricas do cadastro municipal com o georreferenciamento aproximado do CNEFE e a malha viária do OSM, gerou-se uma infraestrutura de dados geoespaciais apta a subsidiar a implantação de um Cadastro Territorial Multifinalitário (CTM) em municípios de pequeno e médio porte.</w:t>
      </w:r>
    </w:p>
    <w:p w14:paraId="2BEDB752" w14:textId="7A9C31E1" w:rsidR="00A739FF" w:rsidRDefault="00A739FF" w:rsidP="00A739FF">
      <w:r>
        <w:t xml:space="preserve">A metodologia transcende a representação visual, pois permite a conversão da morfologia urbana em dados estruturados. Além do aspecto gráfico e vetorial </w:t>
      </w:r>
      <w:r w:rsidR="00691FDC">
        <w:t>–</w:t>
      </w:r>
      <w:r>
        <w:t xml:space="preserve"> representado por geometrias em formato </w:t>
      </w:r>
      <w:r w:rsidRPr="00691FDC">
        <w:rPr>
          <w:i/>
          <w:iCs/>
        </w:rPr>
        <w:t>Well-Known Text</w:t>
      </w:r>
      <w:r>
        <w:t xml:space="preserve"> (WKT) para quadras e lotes </w:t>
      </w:r>
      <w:r w:rsidR="00691FDC">
        <w:t>–</w:t>
      </w:r>
      <w:r>
        <w:t xml:space="preserve"> o sistema possibilita a exportação direta para bancos de dados relacionais e espaciais. Essa característica garante que a localização geográfica atue como a chave primária de integração entre as dimensões física, jurídica e econômica do território, transformando cadastros descritivos isolados em sistemas georreferenciados interoperáveis.</w:t>
      </w:r>
    </w:p>
    <w:p w14:paraId="341BC4F7" w14:textId="6155D53E" w:rsidR="00A739FF" w:rsidRDefault="00A739FF" w:rsidP="002D729A">
      <w:pPr>
        <w:pStyle w:val="Ttulo2"/>
      </w:pPr>
      <w:bookmarkStart w:id="290" w:name="_Toc226643988"/>
      <w:commentRangeStart w:id="291"/>
      <w:commentRangeStart w:id="292"/>
      <w:r>
        <w:t>OBJETIVOS ALCANÇADOS</w:t>
      </w:r>
      <w:bookmarkEnd w:id="290"/>
      <w:commentRangeEnd w:id="292"/>
      <w:r w:rsidR="00002447">
        <w:rPr>
          <w:rStyle w:val="Refdecomentrio"/>
          <w:sz w:val="24"/>
          <w:szCs w:val="26"/>
        </w:rPr>
        <w:commentReference w:id="292"/>
      </w:r>
      <w:commentRangeEnd w:id="291"/>
      <w:r w:rsidR="00EB7A04">
        <w:rPr>
          <w:rStyle w:val="Refdecomentrio"/>
          <w:sz w:val="24"/>
          <w:szCs w:val="26"/>
        </w:rPr>
        <w:commentReference w:id="291"/>
      </w:r>
    </w:p>
    <w:p w14:paraId="5CB1B80C" w14:textId="77777777" w:rsidR="00CF5513" w:rsidRDefault="00CF5513" w:rsidP="004538AE">
      <w:r>
        <w:t>A pesquisa atingiu seu objetivo geral ao validar uma metodologia de georreferenciamento automatizado de baixo custo, sendo que a consecução dos objetivos específicos permitiu consolidar avanços significativos em diferentes frentes técnicas. Inicialmente, a implementação de um fluxo automatizado viabilizou o desenvolvimento de um protocolo de integração sistêmica capaz de unir registros alfanuméricos do CTU/CIATA às bases geográficas do CNEFE e do OpenStreetMap. Esse fluxo superou a barreira histórica da ausência de cartografia oficial em municípios de pequeno e médio porte, permitindo a orientação espacial de faces e quadras urbanas de forma massiva.</w:t>
      </w:r>
    </w:p>
    <w:p w14:paraId="685704BE" w14:textId="61C80C8D" w:rsidR="007861EE" w:rsidRDefault="00CF5513" w:rsidP="004538AE">
      <w:r>
        <w:t xml:space="preserve">Adicionalmente, a viabilidade técnica do método foi ratificada por meio de uma rigorosa validação estatística e de acurácia, fundamentada em testes de tendência e precisão (EM, EMQ e REMQ). O confronto dos resultados com coordenadas de referência atestou que a metodologia constitui uma alternativa robusta para a modernização de cadastros legados, alinhando-os aos requisitos do SINTER sem a </w:t>
      </w:r>
      <w:r>
        <w:lastRenderedPageBreak/>
        <w:t>dependência imediata de levantamentos topográficos de campo para a totalidade do território. Por fim, a análise da eficiência operacional demonstrou que o processamento automatizado oferece uma economia de escala e tempo nitidamente superior aos métodos convencionais, configurando-se como uma solução estratégica para prefeituras que enfrentam severas limitações orçamentárias e de pessoal técnico.</w:t>
      </w:r>
    </w:p>
    <w:p w14:paraId="4D01C243" w14:textId="19E83D91" w:rsidR="00A739FF" w:rsidRDefault="00A739FF" w:rsidP="002D729A">
      <w:pPr>
        <w:pStyle w:val="Ttulo2"/>
      </w:pPr>
      <w:bookmarkStart w:id="293" w:name="_Toc226643989"/>
      <w:r>
        <w:t xml:space="preserve">PRINCIPAIS </w:t>
      </w:r>
      <w:commentRangeStart w:id="294"/>
      <w:r w:rsidRPr="003117B6">
        <w:t>RESULTADOS</w:t>
      </w:r>
      <w:r>
        <w:t xml:space="preserve"> DA PESQUISA</w:t>
      </w:r>
      <w:bookmarkEnd w:id="293"/>
      <w:commentRangeEnd w:id="294"/>
      <w:r w:rsidR="00CF5513">
        <w:rPr>
          <w:rStyle w:val="Refdecomentrio"/>
          <w:sz w:val="24"/>
          <w:szCs w:val="26"/>
        </w:rPr>
        <w:commentReference w:id="294"/>
      </w:r>
    </w:p>
    <w:p w14:paraId="33D8FC55" w14:textId="0A8B90C9" w:rsidR="004B212C" w:rsidRPr="004B212C" w:rsidRDefault="004B212C" w:rsidP="004B212C">
      <w:r w:rsidRPr="004B212C">
        <w:t>Os resultados consolidados nesta investigação atestam a viabilidade técnica e a precisão da metodologia proposta, evidenciando o potencial de automação no georreferenciamento de cadastros imobiliários legados. A análise do desempenho do sistema, fundamentada em testes de campo e validações estatísticas, permitiu mensurar a eficácia do algoritmo sob três dimensões fundamentais:</w:t>
      </w:r>
    </w:p>
    <w:p w14:paraId="57867136" w14:textId="781B1A2F" w:rsidR="00A739FF" w:rsidRPr="00EB7A04" w:rsidRDefault="00A739FF" w:rsidP="00EA3516">
      <w:pPr>
        <w:pStyle w:val="Tpico"/>
        <w:numPr>
          <w:ilvl w:val="0"/>
          <w:numId w:val="62"/>
        </w:numPr>
      </w:pPr>
      <w:r w:rsidRPr="00603D81">
        <w:t>Taxa de</w:t>
      </w:r>
      <w:r w:rsidRPr="00603D81">
        <w:rPr>
          <w:b/>
          <w:bCs/>
        </w:rPr>
        <w:t xml:space="preserve"> </w:t>
      </w:r>
      <w:r w:rsidRPr="00603D81">
        <w:t>Sucesso</w:t>
      </w:r>
      <w:r w:rsidRPr="00EB7A04">
        <w:t xml:space="preserve">: O método alcançou uma vinculação automatizada de 55% das quadras na área de estudo (Capanema/PR), demonstrando eficácia na correlação entre os domínios </w:t>
      </w:r>
      <w:r w:rsidR="00C46F31" w:rsidRPr="00EB7A04">
        <w:t>CTU/CIATA e CNEFE</w:t>
      </w:r>
      <w:r w:rsidRPr="00EB7A04">
        <w:t>.</w:t>
      </w:r>
    </w:p>
    <w:p w14:paraId="560B8538" w14:textId="77777777" w:rsidR="00A739FF" w:rsidRPr="00EB7A04" w:rsidRDefault="00A739FF" w:rsidP="00EA3516">
      <w:pPr>
        <w:pStyle w:val="Tpico"/>
        <w:numPr>
          <w:ilvl w:val="0"/>
          <w:numId w:val="62"/>
        </w:numPr>
      </w:pPr>
      <w:r w:rsidRPr="00603D81">
        <w:t>Acurácia Posicional</w:t>
      </w:r>
      <w:r w:rsidRPr="00EB7A04">
        <w:t>: A validação em 64 faces de quadra revelou que 93,8% das amostras possuem erro inferior a 5 metros, enquadrando os resultados na Classe B da escala 1:10.000 do PEC.</w:t>
      </w:r>
    </w:p>
    <w:p w14:paraId="654163FA" w14:textId="71753618" w:rsidR="00A739FF" w:rsidRPr="00EB7A04" w:rsidRDefault="00A739FF" w:rsidP="00EA3516">
      <w:pPr>
        <w:pStyle w:val="Tpico"/>
        <w:numPr>
          <w:ilvl w:val="0"/>
          <w:numId w:val="62"/>
        </w:numPr>
      </w:pPr>
      <w:r w:rsidRPr="00603D81">
        <w:t>Interoperabilidade</w:t>
      </w:r>
      <w:r w:rsidRPr="00EB7A04">
        <w:t>: A geração de registros em WKT permitiu a exportação dos dados para bases espaciais, comprovando que a metodologia suporta a estruturação de um CTM dinâmico.</w:t>
      </w:r>
    </w:p>
    <w:p w14:paraId="1DB9AD1F" w14:textId="5A5D5740" w:rsidR="00886550" w:rsidRDefault="00064C4C" w:rsidP="00064C4C">
      <w:pPr>
        <w:pStyle w:val="Ttulo3"/>
      </w:pPr>
      <w:bookmarkStart w:id="295" w:name="_Toc226643990"/>
      <w:r>
        <w:t>Outros resultados práticos</w:t>
      </w:r>
      <w:bookmarkEnd w:id="295"/>
    </w:p>
    <w:p w14:paraId="58073830" w14:textId="6E3FB96E" w:rsidR="00A70087" w:rsidRDefault="00A70087" w:rsidP="00A70087">
      <w:r w:rsidRPr="001C3DB8">
        <w:t>Além das metas inicialmente propostas, o desenvolvimento do trabalho gerou contribuições acessórias de relevância para a área</w:t>
      </w:r>
      <w:r>
        <w:t>:</w:t>
      </w:r>
    </w:p>
    <w:p w14:paraId="280372CA" w14:textId="77777777" w:rsidR="00A70087" w:rsidRPr="00EB7A04" w:rsidRDefault="00A70087" w:rsidP="00EA3516">
      <w:pPr>
        <w:pStyle w:val="Tpico"/>
        <w:numPr>
          <w:ilvl w:val="0"/>
          <w:numId w:val="64"/>
        </w:numPr>
      </w:pPr>
      <w:r w:rsidRPr="00603D81">
        <w:lastRenderedPageBreak/>
        <w:t>Integração Sistêmica</w:t>
      </w:r>
      <w:r w:rsidRPr="00EB7A04">
        <w:t>: Desenvolveu-se um fluxo capaz de unir registros fiscais alfanuméricos do CTU/CIATA a coordenadas geográficas, superando a barreira da ausência de cartografia oficial.</w:t>
      </w:r>
    </w:p>
    <w:p w14:paraId="275771B2" w14:textId="77777777" w:rsidR="00A70087" w:rsidRPr="00EB7A04" w:rsidRDefault="00A70087" w:rsidP="00EA3516">
      <w:pPr>
        <w:pStyle w:val="Tpico"/>
        <w:numPr>
          <w:ilvl w:val="0"/>
          <w:numId w:val="64"/>
        </w:numPr>
      </w:pPr>
      <w:r w:rsidRPr="00603D81">
        <w:t>Consolidação de Dados</w:t>
      </w:r>
      <w:r w:rsidRPr="00EB7A04">
        <w:t>: Validou-se a capacidade do algoritmo em processar e exportar geometrias WKT prontas para integração em ambientes SIG.</w:t>
      </w:r>
    </w:p>
    <w:p w14:paraId="60B189FC" w14:textId="77777777" w:rsidR="00A70087" w:rsidRPr="00EB7A04" w:rsidRDefault="00A70087" w:rsidP="00EA3516">
      <w:pPr>
        <w:pStyle w:val="Tpico"/>
        <w:numPr>
          <w:ilvl w:val="0"/>
          <w:numId w:val="64"/>
        </w:numPr>
      </w:pPr>
      <w:r w:rsidRPr="00603D81">
        <w:t>Viabilidade Técnica</w:t>
      </w:r>
      <w:r w:rsidRPr="00EB7A04">
        <w:t>: Demonstrou-se que bases legadas podem ser modernizadas para atender aos requisitos do SINTER sem a necessidade imediata de levantamentos topográficos de campo para todo o território.</w:t>
      </w:r>
    </w:p>
    <w:p w14:paraId="16077DF6" w14:textId="77777777" w:rsidR="00A70087" w:rsidRPr="00EB7A04" w:rsidRDefault="00A70087" w:rsidP="00EA3516">
      <w:pPr>
        <w:pStyle w:val="Tpico"/>
        <w:numPr>
          <w:ilvl w:val="0"/>
          <w:numId w:val="64"/>
        </w:numPr>
      </w:pPr>
      <w:r w:rsidRPr="00603D81">
        <w:t>Digitalização e Reconhecimento Óptico de Caracteres (OCR) do Manual do CIATA</w:t>
      </w:r>
      <w:r w:rsidRPr="00EB7A04">
        <w:t xml:space="preserve">: A transformação das imagens do Manual do CIATA em base textual indexada garante que a trajetória deste marco do desenvolvimento cadastral brasileiro permaneça acessível </w:t>
      </w:r>
      <w:r w:rsidRPr="00EB7A04">
        <w:fldChar w:fldCharType="begin"/>
      </w:r>
      <w:r w:rsidRPr="00EB7A04">
        <w:instrText xml:space="preserve"> ADDIN ZOTERO_ITEM CSL_CITATION {"citationID":"LDJZVsGh","properties":{"formattedCitation":"(SERPRO,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EB7A04">
        <w:fldChar w:fldCharType="separate"/>
      </w:r>
      <w:r w:rsidRPr="00EB7A04">
        <w:rPr>
          <w:rFonts w:cs="Arial"/>
        </w:rPr>
        <w:t>(SERPRO, 2025)</w:t>
      </w:r>
      <w:r w:rsidRPr="00EB7A04">
        <w:fldChar w:fldCharType="end"/>
      </w:r>
      <w:r w:rsidRPr="00EB7A04">
        <w:t>.</w:t>
      </w:r>
    </w:p>
    <w:p w14:paraId="1A2FFF49" w14:textId="13F6B2D4" w:rsidR="00064C4C" w:rsidRDefault="00E578BC" w:rsidP="007A507F">
      <w:pPr>
        <w:pStyle w:val="Ttulo3"/>
      </w:pPr>
      <w:bookmarkStart w:id="296" w:name="_Toc226643991"/>
      <w:r>
        <w:t>A plataforma web SuperCIATA</w:t>
      </w:r>
      <w:bookmarkEnd w:id="296"/>
    </w:p>
    <w:p w14:paraId="6FB96D96" w14:textId="03BE028A" w:rsidR="007A507F" w:rsidRDefault="007A507F" w:rsidP="007A507F">
      <w:r>
        <w:t xml:space="preserve">A evolução do </w:t>
      </w:r>
      <w:r w:rsidRPr="003158A0">
        <w:rPr>
          <w:i/>
          <w:iCs/>
        </w:rPr>
        <w:t>SuperCIATA</w:t>
      </w:r>
      <w:r>
        <w:t xml:space="preserve"> de um protótipo acadêmico para uma ferramenta operacional resultou em entregas que transcendem a validação estatística inicial, consolidando-se como uma solução prática de gestão</w:t>
      </w:r>
      <w:r w:rsidR="001F606E">
        <w:t>.</w:t>
      </w:r>
    </w:p>
    <w:p w14:paraId="2A4DBB66" w14:textId="2FAC8453" w:rsidR="007A507F" w:rsidRDefault="001F606E" w:rsidP="007A507F">
      <w:r>
        <w:t>Inicialmente, o</w:t>
      </w:r>
      <w:r w:rsidR="007A507F">
        <w:t xml:space="preserve"> que nasceu para gerar imagens e relatórios tornou-se um produto funcional disponível via web. Isso elimina a barreira da instalação de softwares complexos (SIGs pesados) nas prefeituras, permitindo que a espacialização seja feita diretamente no navegador.</w:t>
      </w:r>
    </w:p>
    <w:p w14:paraId="3B1C4C7F" w14:textId="6D1894DD" w:rsidR="007A507F" w:rsidRDefault="007A507F" w:rsidP="007A507F">
      <w:r>
        <w:t xml:space="preserve">A plataforma </w:t>
      </w:r>
      <w:r w:rsidR="003619DB">
        <w:t>organizou</w:t>
      </w:r>
      <w:r>
        <w:t xml:space="preserve"> a "jornada do dado", sequenciando os passos técnicos de forma que o gestor municipal possa obter os primeiros resultados de georreferenciamento de maneira rápida e lógica, sem a necessidade de profundos conhecimentos em banco de dados.</w:t>
      </w:r>
      <w:r w:rsidR="00AF2B4E">
        <w:t xml:space="preserve"> </w:t>
      </w:r>
      <w:r>
        <w:t xml:space="preserve">O sistema </w:t>
      </w:r>
      <w:r w:rsidR="003619DB">
        <w:t xml:space="preserve">também </w:t>
      </w:r>
      <w:r>
        <w:t>provou ser uma ferramenta eficaz para a detecção de erros em cadastros legados. A visualização espacial imediata permitiu identificar inconsistências de toponímia e erros de indexação que eram invisíveis nas planilhas alfanuméricas originais.</w:t>
      </w:r>
    </w:p>
    <w:p w14:paraId="525941B3" w14:textId="77777777" w:rsidR="004E6EC3" w:rsidRDefault="004E6EC3" w:rsidP="004E6EC3">
      <w:r>
        <w:t xml:space="preserve">É importante destacar que, em princípio, o </w:t>
      </w:r>
      <w:r w:rsidRPr="00657084">
        <w:rPr>
          <w:i/>
          <w:iCs/>
        </w:rPr>
        <w:t>SuperCIATA</w:t>
      </w:r>
      <w:r>
        <w:t xml:space="preserve"> é executado apenas para a espacialização inicial. Após isso, o aplicativo de cadastro da administração </w:t>
      </w:r>
      <w:r>
        <w:lastRenderedPageBreak/>
        <w:t>municipal deve ser adaptado para tratar das novas parcelas já com o georreferenciamento.</w:t>
      </w:r>
    </w:p>
    <w:p w14:paraId="1BB5A0AF" w14:textId="0301D90F" w:rsidR="007A507F" w:rsidRDefault="00B773EE" w:rsidP="007A507F">
      <w:r>
        <w:t>Apesar disso</w:t>
      </w:r>
      <w:r w:rsidR="003619DB">
        <w:t>, d</w:t>
      </w:r>
      <w:r w:rsidR="007A507F">
        <w:t>emonstrou-se que a plataforma possui vocação para evoluir de um automatizador de coordenadas para um Cadastro Territorial Multifinalitário (CTM) completo, servindo de base para a modernização definitiva das administrações municipais de pequeno e médio porte.</w:t>
      </w:r>
      <w:r w:rsidR="009E4534">
        <w:t xml:space="preserve"> O uso de ferramentas </w:t>
      </w:r>
      <w:r w:rsidR="009E4534" w:rsidRPr="009E4534">
        <w:rPr>
          <w:i/>
          <w:iCs/>
        </w:rPr>
        <w:t>open source</w:t>
      </w:r>
      <w:r w:rsidR="009E4534">
        <w:rPr>
          <w:i/>
          <w:iCs/>
        </w:rPr>
        <w:t xml:space="preserve"> </w:t>
      </w:r>
      <w:r w:rsidR="009E4534">
        <w:t xml:space="preserve">e </w:t>
      </w:r>
      <w:r w:rsidR="00B3216A">
        <w:t xml:space="preserve">de baixo custo (algumas gratuitas) e padrões tecnológicos </w:t>
      </w:r>
      <w:r w:rsidR="00EE6F0F">
        <w:t xml:space="preserve">interoperáveis </w:t>
      </w:r>
      <w:r w:rsidR="001D59C5">
        <w:t>facilita o desenvolvimento de novas funcionalidades</w:t>
      </w:r>
      <w:r w:rsidR="002D3458">
        <w:t>.</w:t>
      </w:r>
    </w:p>
    <w:p w14:paraId="76AE8D62" w14:textId="7FEB8EB3" w:rsidR="00402D10" w:rsidRPr="00D2336D" w:rsidRDefault="00D2336D" w:rsidP="007A507F">
      <w:r>
        <w:t xml:space="preserve">A plataforma </w:t>
      </w:r>
      <w:r w:rsidRPr="00D2336D">
        <w:rPr>
          <w:i/>
          <w:iCs/>
        </w:rPr>
        <w:t>SuperCIATA</w:t>
      </w:r>
      <w:r>
        <w:rPr>
          <w:i/>
          <w:iCs/>
        </w:rPr>
        <w:t xml:space="preserve"> </w:t>
      </w:r>
      <w:r>
        <w:t xml:space="preserve">está disponível para avaliação e utilização </w:t>
      </w:r>
      <w:r w:rsidR="00F144AB">
        <w:t xml:space="preserve">no endereço </w:t>
      </w:r>
      <w:hyperlink r:id="rId43" w:history="1">
        <w:r w:rsidR="00F144AB" w:rsidRPr="006B0EA3">
          <w:rPr>
            <w:rStyle w:val="Hyperlink"/>
          </w:rPr>
          <w:t>https://superciata.smuu.com.br</w:t>
        </w:r>
      </w:hyperlink>
      <w:r w:rsidR="006E6CFE">
        <w:t>.</w:t>
      </w:r>
      <w:r w:rsidR="00403B9C">
        <w:t xml:space="preserve"> Os principais </w:t>
      </w:r>
      <w:r w:rsidR="00B04088" w:rsidRPr="00B04088">
        <w:rPr>
          <w:i/>
          <w:iCs/>
        </w:rPr>
        <w:t>scripts</w:t>
      </w:r>
      <w:r w:rsidR="00B04088">
        <w:t xml:space="preserve"> e códigos também estão disponíveis nessa URL.</w:t>
      </w:r>
    </w:p>
    <w:p w14:paraId="1B19927B" w14:textId="24993FBE" w:rsidR="00A739FF" w:rsidRDefault="00A739FF" w:rsidP="007C586F">
      <w:pPr>
        <w:pStyle w:val="Ttulo2"/>
        <w:widowControl/>
      </w:pPr>
      <w:bookmarkStart w:id="297" w:name="_Toc226643992"/>
      <w:r>
        <w:t>LIMITAÇÕES DA PESQUISA E SUGESTÕES PARA TRABALHOS FUTUROS</w:t>
      </w:r>
      <w:bookmarkEnd w:id="297"/>
    </w:p>
    <w:p w14:paraId="6826B095" w14:textId="77777777" w:rsidR="00AC1AA4" w:rsidRDefault="00AC1AA4" w:rsidP="00CC61BA">
      <w:pPr>
        <w:pStyle w:val="Ttulo3"/>
      </w:pPr>
      <w:bookmarkStart w:id="298" w:name="_Toc226643993"/>
      <w:r w:rsidRPr="00CC61BA">
        <w:t xml:space="preserve">Escopo Geográfico e </w:t>
      </w:r>
      <w:commentRangeStart w:id="299"/>
      <w:r w:rsidRPr="00CC61BA">
        <w:t>Requisitos de Dados</w:t>
      </w:r>
      <w:bookmarkEnd w:id="298"/>
      <w:commentRangeEnd w:id="299"/>
      <w:r w:rsidR="00002447">
        <w:rPr>
          <w:rStyle w:val="Refdecomentrio"/>
          <w:sz w:val="24"/>
          <w:szCs w:val="24"/>
        </w:rPr>
        <w:commentReference w:id="299"/>
      </w:r>
    </w:p>
    <w:p w14:paraId="2F513772" w14:textId="77777777" w:rsidR="00AC1AA4" w:rsidRDefault="00AC1AA4" w:rsidP="00AC1AA4">
      <w:r>
        <w:t xml:space="preserve">A dependência do CNEFE e de padrões específicos do CIATA limita a aplicação imediata do </w:t>
      </w:r>
      <w:r w:rsidRPr="00E344FC">
        <w:rPr>
          <w:i/>
          <w:iCs/>
        </w:rPr>
        <w:t>SuperCIATA</w:t>
      </w:r>
      <w:r>
        <w:t xml:space="preserve"> a municípios brasileiros. Contudo, a lógica metodológica é replicável em outros países, contanto que existam bases geográficas das quadras correlacionadas a registros administrativos que detalhem as dimensões das faces.</w:t>
      </w:r>
    </w:p>
    <w:p w14:paraId="541B31CD" w14:textId="703D401C" w:rsidR="006E39C0" w:rsidRDefault="006E39C0" w:rsidP="00AC1AA4">
      <w:r>
        <w:t xml:space="preserve">Fontes genéricas de dados como o próprio </w:t>
      </w:r>
      <w:r w:rsidRPr="00266EC0">
        <w:rPr>
          <w:i/>
          <w:iCs/>
        </w:rPr>
        <w:t>OpenStreetMap</w:t>
      </w:r>
      <w:r w:rsidR="00266EC0">
        <w:t xml:space="preserve"> ou pesquisas pagas do </w:t>
      </w:r>
      <w:r w:rsidR="00266EC0" w:rsidRPr="007D7B92">
        <w:rPr>
          <w:i/>
          <w:iCs/>
        </w:rPr>
        <w:t>Google Maps</w:t>
      </w:r>
      <w:r w:rsidR="00266EC0">
        <w:t xml:space="preserve"> podem ser alternativas ao CNEFE</w:t>
      </w:r>
      <w:r w:rsidR="00F84D8E">
        <w:t>, mas isso exige adaptações nos arquivos de importação</w:t>
      </w:r>
      <w:r w:rsidR="007D7B92">
        <w:t>.</w:t>
      </w:r>
    </w:p>
    <w:p w14:paraId="59C8D8CB" w14:textId="77777777" w:rsidR="00AC1AA4" w:rsidRDefault="00AC1AA4" w:rsidP="00AC1AA4">
      <w:r>
        <w:t>Em regiões que não disponham de bases cartográficas completas, as administrações locais podem viabilizar a metodologia por meio da coleta pontual de coordenadas das esquinas, vinculando-as às chaves primárias do Cadastro Territorial Urbano existente.</w:t>
      </w:r>
    </w:p>
    <w:p w14:paraId="0931CF6C" w14:textId="77777777" w:rsidR="00AC1AA4" w:rsidRDefault="00AC1AA4" w:rsidP="00CC61BA">
      <w:pPr>
        <w:pStyle w:val="Ttulo3"/>
      </w:pPr>
      <w:bookmarkStart w:id="300" w:name="_Toc226643994"/>
      <w:commentRangeStart w:id="301"/>
      <w:r w:rsidRPr="00CC61BA">
        <w:t>Inteligência Artificial</w:t>
      </w:r>
      <w:bookmarkEnd w:id="300"/>
      <w:commentRangeEnd w:id="301"/>
      <w:r w:rsidR="00002447">
        <w:rPr>
          <w:rStyle w:val="Refdecomentrio"/>
          <w:sz w:val="24"/>
          <w:szCs w:val="24"/>
        </w:rPr>
        <w:commentReference w:id="301"/>
      </w:r>
    </w:p>
    <w:p w14:paraId="56EF1662" w14:textId="77777777" w:rsidR="00AC1AA4" w:rsidRDefault="00AC1AA4" w:rsidP="00AC1AA4">
      <w:r>
        <w:t xml:space="preserve">O </w:t>
      </w:r>
      <w:r w:rsidRPr="00E344FC">
        <w:rPr>
          <w:i/>
          <w:iCs/>
        </w:rPr>
        <w:t>SuperCIATA</w:t>
      </w:r>
      <w:r>
        <w:t xml:space="preserve"> não utiliza, atualmente, tecnologias de inteligência artificial de forma direta no processo de geolocalização das parcelas. Entretanto, a coleta de imagens anteriores e posteriores aos ajustes, aliada ao registro detalhado (log) das operações realizadas, pode constituir uma base de treinamento robusta e diversificada para aplicações de aprendizado profundo (</w:t>
      </w:r>
      <w:r w:rsidRPr="00F53AA2">
        <w:rPr>
          <w:i/>
          <w:iCs/>
        </w:rPr>
        <w:t>deep learning</w:t>
      </w:r>
      <w:r>
        <w:t xml:space="preserve">). Dessa maneira, futuras </w:t>
      </w:r>
      <w:r>
        <w:lastRenderedPageBreak/>
        <w:t>versões da aplicação poderão incorporar os conhecimentos extraídos dessa base de dados, aprimorando a precisão e a automação dos processos.</w:t>
      </w:r>
    </w:p>
    <w:p w14:paraId="2D3A97A0" w14:textId="77777777" w:rsidR="00AC1AA4" w:rsidRDefault="00AC1AA4" w:rsidP="00CC61BA">
      <w:pPr>
        <w:pStyle w:val="Ttulo3"/>
      </w:pPr>
      <w:bookmarkStart w:id="302" w:name="_Toc226643995"/>
      <w:commentRangeStart w:id="303"/>
      <w:r w:rsidRPr="00CC61BA">
        <w:t>Geometrias Não Ortogonais e Limitações de Acurácia</w:t>
      </w:r>
      <w:bookmarkEnd w:id="302"/>
      <w:commentRangeEnd w:id="303"/>
      <w:r w:rsidR="00002447">
        <w:rPr>
          <w:rStyle w:val="Refdecomentrio"/>
          <w:sz w:val="24"/>
          <w:szCs w:val="24"/>
        </w:rPr>
        <w:commentReference w:id="303"/>
      </w:r>
    </w:p>
    <w:p w14:paraId="3BD7AFCA" w14:textId="77777777" w:rsidR="00AC1AA4" w:rsidRDefault="00AC1AA4" w:rsidP="00AC1AA4">
      <w:r>
        <w:t xml:space="preserve">A metodologia </w:t>
      </w:r>
      <w:r w:rsidRPr="00E344FC">
        <w:rPr>
          <w:i/>
          <w:iCs/>
        </w:rPr>
        <w:t>SuperCIATA</w:t>
      </w:r>
      <w:r>
        <w:t xml:space="preserve"> é aplicável a quadras não ortogonais, embora a acurácia geométrica possa sofrer reduções significativas nesses cenários. O algoritmo fundamenta-se na regularização de geometrias por meio de uma lógica de vértices e azimutes, consequentemente, se as quadras forem levemente irregulares (trapézios ou paralelogramos), o desempenho ainda será satisfatório.</w:t>
      </w:r>
    </w:p>
    <w:p w14:paraId="5C7FA9FA" w14:textId="77777777" w:rsidR="00AC1AA4" w:rsidRDefault="00AC1AA4" w:rsidP="00AC1AA4">
      <w:r>
        <w:t>Entretanto, em casos de traçados urbanos orgânicos, geometrias curvas ou desenhos que acompanham acidentes geográficos (como rios e rotatórias), a precisão do formato gerado cai drasticamente. Para identificar essas ocorrências de forma automatizada, pode-se usar a análise de área: se a soma das áreas dos lotes cadastrados divergir acentuadamente da área do polígono gerado pela metodologia, há um forte indício de não ortogonalidade.</w:t>
      </w:r>
    </w:p>
    <w:p w14:paraId="515BF8CB" w14:textId="28A8D49B" w:rsidR="00A739FF" w:rsidRDefault="00AC1AA4" w:rsidP="00AC1AA4">
      <w:r>
        <w:t>É fundamental ressaltar, contudo, que a baixa acurácia geométrica não compromete necessariamente a precisão posicional da quadra. Mesmo que a definição do formato apresente distorções, a quadra será espacializada em uma posição geográfica confiável, preservando sua localização relativa no tecido urbano.</w:t>
      </w:r>
    </w:p>
    <w:p w14:paraId="157CB5B2" w14:textId="77777777" w:rsidR="003F4216" w:rsidRDefault="003F4216" w:rsidP="003F4216">
      <w:pPr>
        <w:pStyle w:val="Ttulo2"/>
      </w:pPr>
      <w:bookmarkStart w:id="304" w:name="_Toc226643996"/>
      <w:commentRangeStart w:id="305"/>
      <w:r w:rsidRPr="002D729A">
        <w:t>RECOMENDAÇÕES</w:t>
      </w:r>
      <w:bookmarkEnd w:id="304"/>
      <w:commentRangeEnd w:id="305"/>
      <w:r w:rsidR="00002447">
        <w:rPr>
          <w:rStyle w:val="Refdecomentrio"/>
          <w:sz w:val="24"/>
          <w:szCs w:val="26"/>
        </w:rPr>
        <w:commentReference w:id="305"/>
      </w:r>
    </w:p>
    <w:p w14:paraId="6C533CC9" w14:textId="77777777" w:rsidR="003F4216" w:rsidRDefault="003F4216" w:rsidP="003F4216">
      <w:r>
        <w:t xml:space="preserve">Os principais problemas encontrados na pesquisa se referem às falhas no Cadastro Territorial Urbano (CTU/CIATA) que dificultam a geolocalização das quadras e lotes. Em especial a ausência de numeração nos endereços e a não padronização dos nomes dos logradouros. </w:t>
      </w:r>
    </w:p>
    <w:p w14:paraId="504FE407" w14:textId="77777777" w:rsidR="003F4216" w:rsidRDefault="003F4216" w:rsidP="003F4216">
      <w:r>
        <w:t>Recomenda-se, dessa forma, que as prefeituras realizem um trabalho de saneamento rigoroso em suas bases cadastrais para maximizar a automatização da metodologia.</w:t>
      </w:r>
    </w:p>
    <w:p w14:paraId="506458DD" w14:textId="5082B0E9" w:rsidR="00A739FF" w:rsidRDefault="00A739FF" w:rsidP="002D729A">
      <w:pPr>
        <w:pStyle w:val="Ttulo2"/>
      </w:pPr>
      <w:bookmarkStart w:id="306" w:name="_Toc226643997"/>
      <w:r>
        <w:t>CONSIDERAÇÕES FINAIS</w:t>
      </w:r>
      <w:bookmarkEnd w:id="306"/>
    </w:p>
    <w:p w14:paraId="0E0486B2" w14:textId="34B1FD50" w:rsidR="00A739FF" w:rsidRDefault="00A739FF" w:rsidP="00A739FF">
      <w:r>
        <w:t xml:space="preserve">O presente trabalho demonstrou a viabilidade técnica da espacialização em massa de parcelas urbanas, mesmo em cenários de escassez de recursos cartográficos oficiais. Ao comprovar que é possível converter cadastros descritivos em bases georreferenciadas de forma automatizada, esta pesquisa oferece uma ferramenta prática para a promoção da justiça fiscal e o aprimoramento da </w:t>
      </w:r>
      <w:r>
        <w:lastRenderedPageBreak/>
        <w:t xml:space="preserve">administração territorial, permitindo que a gestão municipal tome decisões baseadas na realidade geográfica do território. Por fim, a metodologia </w:t>
      </w:r>
      <w:r w:rsidRPr="00153F13">
        <w:rPr>
          <w:i/>
          <w:iCs/>
        </w:rPr>
        <w:t>SuperCIATA</w:t>
      </w:r>
      <w:r>
        <w:t xml:space="preserve"> estabelece o alicerce fundamental para a implantação de um Cadastro Territorial Multifinalitário (CTM) pleno, assegurando que municípios de pequeno e médio porte superem o isolamento tecnológico e alcancem a maturidade na gestão de suas infraestruturas de dados espaciais.</w:t>
      </w:r>
    </w:p>
    <w:p w14:paraId="7374313F" w14:textId="5BC09564" w:rsidR="00A86A80" w:rsidRPr="00CD7498" w:rsidRDefault="006D3D4B" w:rsidP="008A0893">
      <w:pPr>
        <w:pStyle w:val="Ttulo1"/>
        <w:numPr>
          <w:ilvl w:val="0"/>
          <w:numId w:val="0"/>
        </w:numPr>
      </w:pPr>
      <w:bookmarkStart w:id="307" w:name="_Toc226643998"/>
      <w:commentRangeStart w:id="308"/>
      <w:r w:rsidRPr="00CD7498">
        <w:lastRenderedPageBreak/>
        <w:t>REFERÊNCIAS</w:t>
      </w:r>
      <w:bookmarkEnd w:id="307"/>
      <w:commentRangeEnd w:id="308"/>
      <w:r w:rsidR="00002447" w:rsidRPr="00CD7498">
        <w:rPr>
          <w:rStyle w:val="Refdecomentrio"/>
          <w:sz w:val="24"/>
          <w:szCs w:val="32"/>
        </w:rPr>
        <w:commentReference w:id="308"/>
      </w:r>
    </w:p>
    <w:p w14:paraId="3B5001BC" w14:textId="77777777" w:rsidR="006642E5" w:rsidRDefault="00E63166" w:rsidP="006642E5">
      <w:pPr>
        <w:pStyle w:val="Bibliografia"/>
      </w:pPr>
      <w:r w:rsidRPr="009B6CCF">
        <w:fldChar w:fldCharType="begin"/>
      </w:r>
      <w:r w:rsidR="006E137E">
        <w:instrText xml:space="preserve"> ADDIN ZOTERO_BIBL {"uncited":[],"omitted":[],"custom":[]} CSL_BIBLIOGRAPHY </w:instrText>
      </w:r>
      <w:r w:rsidRPr="009B6CCF">
        <w:fldChar w:fldCharType="separate"/>
      </w:r>
      <w:r w:rsidR="006642E5">
        <w:t>BRASIL. Decreto n</w:t>
      </w:r>
      <w:r w:rsidR="006642E5">
        <w:rPr>
          <w:vertAlign w:val="superscript"/>
        </w:rPr>
        <w:t>o</w:t>
      </w:r>
      <w:r w:rsidR="006642E5">
        <w:t xml:space="preserve"> 11.208, de 28 de setembro de 2022. Altera o Decreto n</w:t>
      </w:r>
      <w:r w:rsidR="006642E5">
        <w:rPr>
          <w:vertAlign w:val="superscript"/>
        </w:rPr>
        <w:t>o</w:t>
      </w:r>
      <w:r w:rsidR="006642E5">
        <w:t xml:space="preserve"> 8.764, de 10 de maio de 2016, que institui o Sistema Nacional de Gestão de Informações Territoriais – Sinter. </w:t>
      </w:r>
      <w:r w:rsidR="006642E5">
        <w:rPr>
          <w:b/>
          <w:bCs/>
        </w:rPr>
        <w:t>Diário Oficial da União</w:t>
      </w:r>
      <w:r w:rsidR="006642E5">
        <w:t xml:space="preserve">: 28 set. 2022. Disponível em: https://www.planalto.gov.br/ccivil_03/_ato2019-2022/2022/decreto/D11208.htm. </w:t>
      </w:r>
    </w:p>
    <w:p w14:paraId="075F52E1" w14:textId="77777777" w:rsidR="006642E5" w:rsidRDefault="006642E5" w:rsidP="006642E5">
      <w:pPr>
        <w:pStyle w:val="Bibliografia"/>
      </w:pPr>
      <w:r>
        <w:t xml:space="preserve">BRASIL. </w:t>
      </w:r>
      <w:r>
        <w:rPr>
          <w:b/>
          <w:bCs/>
        </w:rPr>
        <w:t>Decreto n</w:t>
      </w:r>
      <w:r>
        <w:rPr>
          <w:b/>
          <w:bCs/>
          <w:vertAlign w:val="superscript"/>
        </w:rPr>
        <w:t>o</w:t>
      </w:r>
      <w:r>
        <w:rPr>
          <w:b/>
          <w:bCs/>
        </w:rPr>
        <w:t xml:space="preserve"> 89.817, de 20 de junho de 1984. Estabelece as Instruções Reguladoras das Normas Técnicas da Cartografia Nacional</w:t>
      </w:r>
      <w:r>
        <w:t>. Brasília, DF: [</w:t>
      </w:r>
      <w:r>
        <w:rPr>
          <w:i/>
          <w:iCs/>
        </w:rPr>
        <w:t>s. d.</w:t>
      </w:r>
      <w:r>
        <w:t xml:space="preserve">], 1984. Disponível em: http://www.planalto.gov.br/ccivil_03/decreto/1980-1989/d89817.htm. </w:t>
      </w:r>
    </w:p>
    <w:p w14:paraId="6EFB4373" w14:textId="77777777" w:rsidR="006642E5" w:rsidRDefault="006642E5" w:rsidP="006642E5">
      <w:pPr>
        <w:pStyle w:val="Bibliografia"/>
      </w:pPr>
      <w:r>
        <w:t>BRASIL. Lei Complementar n</w:t>
      </w:r>
      <w:r>
        <w:rPr>
          <w:vertAlign w:val="superscript"/>
        </w:rPr>
        <w:t>o</w:t>
      </w:r>
      <w:r>
        <w:t xml:space="preserve"> 214, de 16 de janeiro de 2025. Dispõe sobre o Imposto sobre Bens e Serviços (IBS), a Contribuição Social sobre Bens e Serviços (CBS) e o Imposto Seletivo. </w:t>
      </w:r>
      <w:r>
        <w:rPr>
          <w:b/>
          <w:bCs/>
        </w:rPr>
        <w:t>Diário Oficial da União</w:t>
      </w:r>
      <w:r>
        <w:t xml:space="preserve">: 16 jan. 2025. Disponível em: https://www.planalto.gov.br/ccivil_03/leis/lcp/lcp214.htm. </w:t>
      </w:r>
    </w:p>
    <w:p w14:paraId="38577815" w14:textId="77777777" w:rsidR="006642E5" w:rsidRDefault="006642E5" w:rsidP="006642E5">
      <w:pPr>
        <w:pStyle w:val="Bibliografia"/>
      </w:pPr>
      <w:r>
        <w:t xml:space="preserve">BRASIL. </w:t>
      </w:r>
      <w:r>
        <w:rPr>
          <w:b/>
          <w:bCs/>
        </w:rPr>
        <w:t>Lei n</w:t>
      </w:r>
      <w:r>
        <w:rPr>
          <w:b/>
          <w:bCs/>
          <w:vertAlign w:val="superscript"/>
        </w:rPr>
        <w:t>o</w:t>
      </w:r>
      <w:r>
        <w:rPr>
          <w:b/>
          <w:bCs/>
        </w:rPr>
        <w:t xml:space="preserve"> 10.257, de 10 de julho de 2001. Estatuto da Cidade.</w:t>
      </w:r>
      <w:r>
        <w:t xml:space="preserve"> Brasília, 10 jul. 2001. Disponível em: http://www.planalto.gov.br/ccivil_03/leis/leis_2001/l10257.htm. </w:t>
      </w:r>
    </w:p>
    <w:p w14:paraId="0EA68749" w14:textId="77777777" w:rsidR="006642E5" w:rsidRDefault="006642E5" w:rsidP="006642E5">
      <w:pPr>
        <w:pStyle w:val="Bibliografia"/>
      </w:pPr>
      <w:r w:rsidRPr="006642E5">
        <w:rPr>
          <w:lang w:val="en-US"/>
        </w:rPr>
        <w:t xml:space="preserve">BUTLER, H. </w:t>
      </w:r>
      <w:r w:rsidRPr="006642E5">
        <w:rPr>
          <w:i/>
          <w:iCs/>
          <w:lang w:val="en-US"/>
        </w:rPr>
        <w:t>et al.</w:t>
      </w:r>
      <w:r w:rsidRPr="006642E5">
        <w:rPr>
          <w:lang w:val="en-US"/>
        </w:rPr>
        <w:t xml:space="preserve"> </w:t>
      </w:r>
      <w:r w:rsidRPr="006642E5">
        <w:rPr>
          <w:b/>
          <w:bCs/>
          <w:lang w:val="en-US"/>
        </w:rPr>
        <w:t>The GeoJSON Format</w:t>
      </w:r>
      <w:r w:rsidRPr="006642E5">
        <w:rPr>
          <w:lang w:val="en-US"/>
        </w:rPr>
        <w:t>. [</w:t>
      </w:r>
      <w:r w:rsidRPr="006642E5">
        <w:rPr>
          <w:i/>
          <w:iCs/>
          <w:lang w:val="en-US"/>
        </w:rPr>
        <w:t>S. l.</w:t>
      </w:r>
      <w:r w:rsidRPr="006642E5">
        <w:rPr>
          <w:lang w:val="en-US"/>
        </w:rPr>
        <w:t xml:space="preserve">]: IETF, 2016. Request for Comments. </w:t>
      </w:r>
      <w:r>
        <w:t>Disponível em: https://datatracker.ietf.org/doc/html/rfc7946. .</w:t>
      </w:r>
    </w:p>
    <w:p w14:paraId="25A0C434" w14:textId="77777777" w:rsidR="006642E5" w:rsidRPr="006642E5" w:rsidRDefault="006642E5" w:rsidP="006642E5">
      <w:pPr>
        <w:pStyle w:val="Bibliografia"/>
        <w:rPr>
          <w:lang w:val="en-US"/>
        </w:rPr>
      </w:pPr>
      <w:r>
        <w:t xml:space="preserve">C. LEMMEN </w:t>
      </w:r>
      <w:r>
        <w:rPr>
          <w:i/>
          <w:iCs/>
        </w:rPr>
        <w:t>et al.</w:t>
      </w:r>
      <w:r>
        <w:t xml:space="preserve"> </w:t>
      </w:r>
      <w:r w:rsidRPr="006642E5">
        <w:rPr>
          <w:lang w:val="en-US"/>
        </w:rPr>
        <w:t xml:space="preserve">The land administration domain model. </w:t>
      </w:r>
      <w:r w:rsidRPr="006642E5">
        <w:rPr>
          <w:b/>
          <w:bCs/>
          <w:lang w:val="en-US"/>
        </w:rPr>
        <w:t>Land Use Policy</w:t>
      </w:r>
      <w:r w:rsidRPr="006642E5">
        <w:rPr>
          <w:lang w:val="en-US"/>
        </w:rPr>
        <w:t>, [</w:t>
      </w:r>
      <w:r w:rsidRPr="006642E5">
        <w:rPr>
          <w:i/>
          <w:iCs/>
          <w:lang w:val="en-US"/>
        </w:rPr>
        <w:t>s. l.</w:t>
      </w:r>
      <w:r w:rsidRPr="006642E5">
        <w:rPr>
          <w:lang w:val="en-US"/>
        </w:rPr>
        <w:t xml:space="preserve">], 2015. </w:t>
      </w:r>
    </w:p>
    <w:p w14:paraId="2393B9B6" w14:textId="77777777" w:rsidR="006642E5" w:rsidRDefault="006642E5" w:rsidP="006642E5">
      <w:pPr>
        <w:pStyle w:val="Bibliografia"/>
      </w:pPr>
      <w:r>
        <w:t xml:space="preserve">CARNEIRO, A. F. T. </w:t>
      </w:r>
      <w:r>
        <w:rPr>
          <w:b/>
          <w:bCs/>
        </w:rPr>
        <w:t>Cadastro imobiliário e registro de imóveis: a Lei n. 10,267/2001, Decreto n. 4,449/2002 e atos normativos do INCRA</w:t>
      </w:r>
      <w:r>
        <w:t xml:space="preserve">. São Paulo, SP, Porto Alegre: Instituto de Registro Imobiliário do Brasil ; S.A. Fabris Editor, 2003. </w:t>
      </w:r>
    </w:p>
    <w:p w14:paraId="75484525" w14:textId="77777777" w:rsidR="006642E5" w:rsidRDefault="006642E5" w:rsidP="006642E5">
      <w:pPr>
        <w:pStyle w:val="Bibliografia"/>
      </w:pPr>
      <w:r w:rsidRPr="006642E5">
        <w:rPr>
          <w:lang w:val="es-ES"/>
        </w:rPr>
        <w:t xml:space="preserve">CASANOVA, M. A. </w:t>
      </w:r>
      <w:r w:rsidRPr="006642E5">
        <w:rPr>
          <w:i/>
          <w:iCs/>
          <w:lang w:val="es-ES"/>
        </w:rPr>
        <w:t>et al.</w:t>
      </w:r>
      <w:r w:rsidRPr="006642E5">
        <w:rPr>
          <w:lang w:val="es-ES"/>
        </w:rPr>
        <w:t xml:space="preserve"> </w:t>
      </w:r>
      <w:r>
        <w:rPr>
          <w:b/>
          <w:bCs/>
        </w:rPr>
        <w:t>Bancos de Dados Geográficos</w:t>
      </w:r>
      <w:r>
        <w:t xml:space="preserve">. Curitiba: MundoGEO, 2005. Disponível em: https://www-di.inf.puc-rio.br/~casanova//Publications/Books/2005-BDG.pdf. </w:t>
      </w:r>
    </w:p>
    <w:p w14:paraId="709187F6" w14:textId="77777777" w:rsidR="006642E5" w:rsidRDefault="006642E5" w:rsidP="006642E5">
      <w:pPr>
        <w:pStyle w:val="Bibliografia"/>
      </w:pPr>
      <w:r>
        <w:t xml:space="preserve">CNEFE. , 2025. Disponível em: https://www.ibge.gov.br/estatisticas/downloads-estatisticas.html?caminho=Cadastro_Nacional_de_Enderecos_para_Fins_Estatisticos/Censo_Demografico_2022/Arquivos_CNEFE/CSV/Municipio. </w:t>
      </w:r>
    </w:p>
    <w:p w14:paraId="1A19DB62" w14:textId="77777777" w:rsidR="006642E5" w:rsidRPr="006642E5" w:rsidRDefault="006642E5" w:rsidP="006642E5">
      <w:pPr>
        <w:pStyle w:val="Bibliografia"/>
        <w:rPr>
          <w:lang w:val="en-US"/>
        </w:rPr>
      </w:pPr>
      <w:r w:rsidRPr="006642E5">
        <w:rPr>
          <w:lang w:val="en-US"/>
        </w:rPr>
        <w:t xml:space="preserve">CODD, E. F. A Relational Model of Data for Large Shared Data Banks. </w:t>
      </w:r>
      <w:r w:rsidRPr="006642E5">
        <w:rPr>
          <w:b/>
          <w:bCs/>
          <w:lang w:val="en-US"/>
        </w:rPr>
        <w:t>Communications of the ACM</w:t>
      </w:r>
      <w:r w:rsidRPr="006642E5">
        <w:rPr>
          <w:lang w:val="en-US"/>
        </w:rPr>
        <w:t xml:space="preserve">, New York, NY, USA, v. 13, n. 6, p. 377–387, 1970. </w:t>
      </w:r>
    </w:p>
    <w:p w14:paraId="6D02118B" w14:textId="77777777" w:rsidR="006642E5" w:rsidRDefault="006642E5" w:rsidP="006642E5">
      <w:pPr>
        <w:pStyle w:val="Bibliografia"/>
      </w:pPr>
      <w:r>
        <w:t xml:space="preserve">CUNHA, E. </w:t>
      </w:r>
      <w:r>
        <w:rPr>
          <w:i/>
          <w:iCs/>
        </w:rPr>
        <w:t>et al.</w:t>
      </w:r>
      <w:r>
        <w:t xml:space="preserve"> O cadastro urbano no Brasil: histórico e evolução. </w:t>
      </w:r>
      <w:r>
        <w:rPr>
          <w:b/>
          <w:bCs/>
        </w:rPr>
        <w:t>Revista de Geografia e Ordenamento do Território</w:t>
      </w:r>
      <w:r>
        <w:t>, [</w:t>
      </w:r>
      <w:r>
        <w:rPr>
          <w:i/>
          <w:iCs/>
        </w:rPr>
        <w:t>s. l.</w:t>
      </w:r>
      <w:r>
        <w:t xml:space="preserve">], v. 0, n. 17, p. 55–74, 2019. </w:t>
      </w:r>
    </w:p>
    <w:p w14:paraId="036804A0" w14:textId="77777777" w:rsidR="006642E5" w:rsidRDefault="006642E5" w:rsidP="006642E5">
      <w:pPr>
        <w:pStyle w:val="Bibliografia"/>
      </w:pPr>
      <w:r>
        <w:t xml:space="preserve">DATE, C. J. </w:t>
      </w:r>
      <w:r>
        <w:rPr>
          <w:b/>
          <w:bCs/>
        </w:rPr>
        <w:t>Introdução a Sistemas De Banco De Dados-Tra.8 Ed..</w:t>
      </w:r>
      <w:r>
        <w:t xml:space="preserve"> [</w:t>
      </w:r>
      <w:r>
        <w:rPr>
          <w:i/>
          <w:iCs/>
        </w:rPr>
        <w:t>S. l.</w:t>
      </w:r>
      <w:r>
        <w:t xml:space="preserve">]: Elsevier, 2004. </w:t>
      </w:r>
    </w:p>
    <w:p w14:paraId="48861CCE" w14:textId="77777777" w:rsidR="006642E5" w:rsidRDefault="006642E5" w:rsidP="006642E5">
      <w:pPr>
        <w:pStyle w:val="Bibliografia"/>
      </w:pPr>
      <w:r>
        <w:t xml:space="preserve">DGE. EXÉRCITO. BRASIL. </w:t>
      </w:r>
      <w:r>
        <w:rPr>
          <w:b/>
          <w:bCs/>
        </w:rPr>
        <w:t>Norma da Especificação Técnica para Aquisição de Dados Geoespaciais Vetoriais de Defesa da Força Terrestre (ET-ADGV Defesa F Ter)</w:t>
      </w:r>
      <w:r>
        <w:t>. 2</w:t>
      </w:r>
      <w:r>
        <w:rPr>
          <w:vertAlign w:val="superscript"/>
        </w:rPr>
        <w:t>a</w:t>
      </w:r>
      <w:r>
        <w:t xml:space="preserve"> Ediçãoed. Brasília, DF: Diretoria de Serviço Geográfico, 2016. </w:t>
      </w:r>
    </w:p>
    <w:p w14:paraId="5C0BEAE5" w14:textId="77777777" w:rsidR="006642E5" w:rsidRPr="006642E5" w:rsidRDefault="006642E5" w:rsidP="006642E5">
      <w:pPr>
        <w:pStyle w:val="Bibliografia"/>
        <w:rPr>
          <w:lang w:val="en-US"/>
        </w:rPr>
      </w:pPr>
      <w:r>
        <w:lastRenderedPageBreak/>
        <w:t>DOWNLOADS | IBGE. [</w:t>
      </w:r>
      <w:r>
        <w:rPr>
          <w:i/>
          <w:iCs/>
        </w:rPr>
        <w:t>S. l.</w:t>
      </w:r>
      <w:r>
        <w:t xml:space="preserve">], 2025. Disponível em: https://ftp.ibge.gov.br/Perfil_Municipios/2019/Base_de_Dados/. </w:t>
      </w:r>
      <w:r w:rsidRPr="006642E5">
        <w:rPr>
          <w:lang w:val="en-US"/>
        </w:rPr>
        <w:t xml:space="preserve">Acesso em: 19 jul. 2025. </w:t>
      </w:r>
    </w:p>
    <w:p w14:paraId="503F27C9" w14:textId="77777777" w:rsidR="006642E5" w:rsidRDefault="006642E5" w:rsidP="006642E5">
      <w:pPr>
        <w:pStyle w:val="Bibliografia"/>
      </w:pPr>
      <w:r w:rsidRPr="006642E5">
        <w:rPr>
          <w:lang w:val="en-US"/>
        </w:rPr>
        <w:t xml:space="preserve">ELIAS, E. N. N. </w:t>
      </w:r>
      <w:r w:rsidRPr="006642E5">
        <w:rPr>
          <w:i/>
          <w:iCs/>
          <w:lang w:val="en-US"/>
        </w:rPr>
        <w:t>et al.</w:t>
      </w:r>
      <w:r w:rsidRPr="006642E5">
        <w:rPr>
          <w:lang w:val="en-US"/>
        </w:rPr>
        <w:t xml:space="preserve"> The quality of OpenStreetMap in a large metropolis in northeast Brazil: Preliminary assessment of geospatial data for road axes. </w:t>
      </w:r>
      <w:r>
        <w:rPr>
          <w:b/>
          <w:bCs/>
        </w:rPr>
        <w:t>Boletim de Ciências Geodésicas</w:t>
      </w:r>
      <w:r>
        <w:t>, [</w:t>
      </w:r>
      <w:r>
        <w:rPr>
          <w:i/>
          <w:iCs/>
        </w:rPr>
        <w:t>s. l.</w:t>
      </w:r>
      <w:r>
        <w:t xml:space="preserve">], v. 26, n. 3, p. e2020012, 2020. </w:t>
      </w:r>
    </w:p>
    <w:p w14:paraId="21E626A2" w14:textId="77777777" w:rsidR="006642E5" w:rsidRPr="006642E5" w:rsidRDefault="006642E5" w:rsidP="006642E5">
      <w:pPr>
        <w:pStyle w:val="Bibliografia"/>
        <w:rPr>
          <w:lang w:val="en-US"/>
        </w:rPr>
      </w:pPr>
      <w:r w:rsidRPr="006642E5">
        <w:rPr>
          <w:lang w:val="en-US"/>
        </w:rPr>
        <w:t xml:space="preserve">ENEMARK, S.; MCLAREN, R.; LEMMEN, C. Fit-for-Purpose Land Administration—Providing Secure Land Rights at Scale. </w:t>
      </w:r>
      <w:r w:rsidRPr="006642E5">
        <w:rPr>
          <w:b/>
          <w:bCs/>
          <w:lang w:val="en-US"/>
        </w:rPr>
        <w:t>Land</w:t>
      </w:r>
      <w:r w:rsidRPr="006642E5">
        <w:rPr>
          <w:lang w:val="en-US"/>
        </w:rPr>
        <w:t>, [</w:t>
      </w:r>
      <w:r w:rsidRPr="006642E5">
        <w:rPr>
          <w:i/>
          <w:iCs/>
          <w:lang w:val="en-US"/>
        </w:rPr>
        <w:t>s. l.</w:t>
      </w:r>
      <w:r w:rsidRPr="006642E5">
        <w:rPr>
          <w:lang w:val="en-US"/>
        </w:rPr>
        <w:t xml:space="preserve">], v. 10, n. 9, p. 972, 2021. </w:t>
      </w:r>
    </w:p>
    <w:p w14:paraId="1564DBD0" w14:textId="77777777" w:rsidR="006642E5" w:rsidRPr="006642E5" w:rsidRDefault="006642E5" w:rsidP="006642E5">
      <w:pPr>
        <w:pStyle w:val="Bibliografia"/>
        <w:rPr>
          <w:lang w:val="en-US"/>
        </w:rPr>
      </w:pPr>
      <w:r w:rsidRPr="006642E5">
        <w:rPr>
          <w:lang w:val="en-US"/>
        </w:rPr>
        <w:t xml:space="preserve">ERBA, D. A. (org.). </w:t>
      </w:r>
      <w:r w:rsidRPr="006642E5">
        <w:rPr>
          <w:b/>
          <w:bCs/>
          <w:lang w:val="en-US"/>
        </w:rPr>
        <w:t>Catastro multifinalitario: aplicado a la definición de políticas de suelo urbano</w:t>
      </w:r>
      <w:r w:rsidRPr="006642E5">
        <w:rPr>
          <w:lang w:val="en-US"/>
        </w:rPr>
        <w:t xml:space="preserve">. Cambridge, MA: Lincoln Institute of Land Policy, 2007. Disponível em: https://www.lincolninst.edu/app/uploads/legacy-files/pubfiles/catastro-multifinalitario-politicas-de-suelo-urbano-full.pdf. </w:t>
      </w:r>
    </w:p>
    <w:p w14:paraId="59516E90" w14:textId="77777777" w:rsidR="006642E5" w:rsidRDefault="006642E5" w:rsidP="006642E5">
      <w:pPr>
        <w:pStyle w:val="Bibliografia"/>
      </w:pPr>
      <w:r w:rsidRPr="006642E5">
        <w:rPr>
          <w:lang w:val="es-ES"/>
        </w:rPr>
        <w:t xml:space="preserve">ERBA, D. A. (org.). </w:t>
      </w:r>
      <w:r w:rsidRPr="006642E5">
        <w:rPr>
          <w:b/>
          <w:bCs/>
          <w:lang w:val="es-ES"/>
        </w:rPr>
        <w:t>Definición de políticas de suelo urbano en América Latina: teoría y práctica</w:t>
      </w:r>
      <w:r w:rsidRPr="006642E5">
        <w:rPr>
          <w:lang w:val="es-ES"/>
        </w:rPr>
        <w:t xml:space="preserve">. </w:t>
      </w:r>
      <w:r>
        <w:t xml:space="preserve">Viçosa, MG: Lincoln Institute of Land Policy, 2013. </w:t>
      </w:r>
    </w:p>
    <w:p w14:paraId="240B6667" w14:textId="77777777" w:rsidR="006642E5" w:rsidRPr="006642E5" w:rsidRDefault="006642E5" w:rsidP="006642E5">
      <w:pPr>
        <w:pStyle w:val="Bibliografia"/>
        <w:rPr>
          <w:lang w:val="en-US"/>
        </w:rPr>
      </w:pPr>
      <w:r>
        <w:t xml:space="preserve">FARIAS, M. de O.; CARNEIRO, A. F. T.; LIMA JÚNIOR, C. de O. Integração de Dados Geoespaciais e Alfanuméricos na Estruturação de um Banco de Dados para o Cadastro Urbano. </w:t>
      </w:r>
      <w:r w:rsidRPr="006642E5">
        <w:rPr>
          <w:b/>
          <w:bCs/>
          <w:lang w:val="en-US"/>
        </w:rPr>
        <w:t>Revista Brasileira de Cartografia</w:t>
      </w:r>
      <w:r w:rsidRPr="006642E5">
        <w:rPr>
          <w:lang w:val="en-US"/>
        </w:rPr>
        <w:t>, [</w:t>
      </w:r>
      <w:r w:rsidRPr="006642E5">
        <w:rPr>
          <w:i/>
          <w:iCs/>
          <w:lang w:val="en-US"/>
        </w:rPr>
        <w:t>s. l.</w:t>
      </w:r>
      <w:r w:rsidRPr="006642E5">
        <w:rPr>
          <w:lang w:val="en-US"/>
        </w:rPr>
        <w:t xml:space="preserve">], v. 76, 2024. </w:t>
      </w:r>
    </w:p>
    <w:p w14:paraId="646439F5" w14:textId="77777777" w:rsidR="006642E5" w:rsidRPr="006642E5" w:rsidRDefault="006642E5" w:rsidP="006642E5">
      <w:pPr>
        <w:pStyle w:val="Bibliografia"/>
        <w:rPr>
          <w:lang w:val="en-US"/>
        </w:rPr>
      </w:pPr>
      <w:r w:rsidRPr="006642E5">
        <w:rPr>
          <w:lang w:val="en-US"/>
        </w:rPr>
        <w:t xml:space="preserve">FIELDING, R. T. </w:t>
      </w:r>
      <w:r w:rsidRPr="006642E5">
        <w:rPr>
          <w:b/>
          <w:bCs/>
          <w:lang w:val="en-US"/>
        </w:rPr>
        <w:t>Architectural styles and the design of network-based software architectures</w:t>
      </w:r>
      <w:r w:rsidRPr="006642E5">
        <w:rPr>
          <w:lang w:val="en-US"/>
        </w:rPr>
        <w:t>. [</w:t>
      </w:r>
      <w:r w:rsidRPr="006642E5">
        <w:rPr>
          <w:i/>
          <w:iCs/>
          <w:lang w:val="en-US"/>
        </w:rPr>
        <w:t>S. l.</w:t>
      </w:r>
      <w:r w:rsidRPr="006642E5">
        <w:rPr>
          <w:lang w:val="en-US"/>
        </w:rPr>
        <w:t xml:space="preserve">]: University of California, Irvine, 2000. </w:t>
      </w:r>
    </w:p>
    <w:p w14:paraId="74106336" w14:textId="77777777" w:rsidR="006642E5" w:rsidRPr="006642E5" w:rsidRDefault="006642E5" w:rsidP="006642E5">
      <w:pPr>
        <w:pStyle w:val="Bibliografia"/>
        <w:rPr>
          <w:lang w:val="en-US"/>
        </w:rPr>
      </w:pPr>
      <w:r w:rsidRPr="006642E5">
        <w:rPr>
          <w:lang w:val="en-US"/>
        </w:rPr>
        <w:t xml:space="preserve">GOODCHILD, M. F. Citizens as sensors: the world of volunteered geography. </w:t>
      </w:r>
      <w:r w:rsidRPr="006642E5">
        <w:rPr>
          <w:b/>
          <w:bCs/>
          <w:lang w:val="en-US"/>
        </w:rPr>
        <w:t>GeoJournal</w:t>
      </w:r>
      <w:r w:rsidRPr="006642E5">
        <w:rPr>
          <w:lang w:val="en-US"/>
        </w:rPr>
        <w:t>, [</w:t>
      </w:r>
      <w:r w:rsidRPr="006642E5">
        <w:rPr>
          <w:i/>
          <w:iCs/>
          <w:lang w:val="en-US"/>
        </w:rPr>
        <w:t>s. l.</w:t>
      </w:r>
      <w:r w:rsidRPr="006642E5">
        <w:rPr>
          <w:lang w:val="en-US"/>
        </w:rPr>
        <w:t xml:space="preserve">], v. 69, n. 4, p. 211–221, 2007. </w:t>
      </w:r>
    </w:p>
    <w:p w14:paraId="33BB0E72" w14:textId="77777777" w:rsidR="006642E5" w:rsidRDefault="006642E5" w:rsidP="006642E5">
      <w:pPr>
        <w:pStyle w:val="Bibliografia"/>
      </w:pPr>
      <w:r w:rsidRPr="006642E5">
        <w:rPr>
          <w:lang w:val="en-US"/>
        </w:rPr>
        <w:t xml:space="preserve">GOOGLE. </w:t>
      </w:r>
      <w:r w:rsidRPr="006642E5">
        <w:rPr>
          <w:b/>
          <w:bCs/>
          <w:lang w:val="en-US"/>
        </w:rPr>
        <w:t>Geocoding API</w:t>
      </w:r>
      <w:r w:rsidRPr="006642E5">
        <w:rPr>
          <w:lang w:val="en-US"/>
        </w:rPr>
        <w:t>. [</w:t>
      </w:r>
      <w:r w:rsidRPr="006642E5">
        <w:rPr>
          <w:i/>
          <w:iCs/>
          <w:lang w:val="en-US"/>
        </w:rPr>
        <w:t>S. l.</w:t>
      </w:r>
      <w:r w:rsidRPr="006642E5">
        <w:rPr>
          <w:lang w:val="en-US"/>
        </w:rPr>
        <w:t>]: [</w:t>
      </w:r>
      <w:r w:rsidRPr="006642E5">
        <w:rPr>
          <w:i/>
          <w:iCs/>
          <w:lang w:val="en-US"/>
        </w:rPr>
        <w:t>s. d.</w:t>
      </w:r>
      <w:r w:rsidRPr="006642E5">
        <w:rPr>
          <w:lang w:val="en-US"/>
        </w:rPr>
        <w:t xml:space="preserve">], 2026. </w:t>
      </w:r>
      <w:r>
        <w:t>Disponível em: https://developers.google.com/maps/documentation/geocoding/overview. .</w:t>
      </w:r>
    </w:p>
    <w:p w14:paraId="2A2600C2" w14:textId="77777777" w:rsidR="006642E5" w:rsidRPr="006642E5" w:rsidRDefault="006642E5" w:rsidP="006642E5">
      <w:pPr>
        <w:pStyle w:val="Bibliografia"/>
        <w:rPr>
          <w:lang w:val="en-US"/>
        </w:rPr>
      </w:pPr>
      <w:r>
        <w:t>JSON API DE PESQUISA PERSONALIZADA | PROGRAMMABLE SEARCH ENGINE. [</w:t>
      </w:r>
      <w:r>
        <w:rPr>
          <w:i/>
          <w:iCs/>
        </w:rPr>
        <w:t>S. l.</w:t>
      </w:r>
      <w:r>
        <w:t>], [</w:t>
      </w:r>
      <w:r>
        <w:rPr>
          <w:i/>
          <w:iCs/>
        </w:rPr>
        <w:t>s. d.</w:t>
      </w:r>
      <w:r>
        <w:t xml:space="preserve">]. Disponível em: https://developers.google.com/custom-search/v1/overview?hl=pt-br. </w:t>
      </w:r>
      <w:r w:rsidRPr="006642E5">
        <w:rPr>
          <w:lang w:val="en-US"/>
        </w:rPr>
        <w:t xml:space="preserve">Acesso em: 27 dez. 2025. </w:t>
      </w:r>
    </w:p>
    <w:p w14:paraId="0EF7E80C" w14:textId="77777777" w:rsidR="006642E5" w:rsidRPr="006642E5" w:rsidRDefault="006642E5" w:rsidP="006642E5">
      <w:pPr>
        <w:pStyle w:val="Bibliografia"/>
        <w:rPr>
          <w:lang w:val="en-US"/>
        </w:rPr>
      </w:pPr>
      <w:r w:rsidRPr="006642E5">
        <w:rPr>
          <w:lang w:val="en-US"/>
        </w:rPr>
        <w:t xml:space="preserve">HAKLAY, M. How Good is Volunteered Geographical Information? A Comparative Study of OpenStreetMap and Ordnance Survey Datasets. </w:t>
      </w:r>
      <w:r w:rsidRPr="006642E5">
        <w:rPr>
          <w:b/>
          <w:bCs/>
          <w:lang w:val="en-US"/>
        </w:rPr>
        <w:t>Environment and Planning B: Planning and Design</w:t>
      </w:r>
      <w:r w:rsidRPr="006642E5">
        <w:rPr>
          <w:lang w:val="en-US"/>
        </w:rPr>
        <w:t>, [</w:t>
      </w:r>
      <w:r w:rsidRPr="006642E5">
        <w:rPr>
          <w:i/>
          <w:iCs/>
          <w:lang w:val="en-US"/>
        </w:rPr>
        <w:t>s. l.</w:t>
      </w:r>
      <w:r w:rsidRPr="006642E5">
        <w:rPr>
          <w:lang w:val="en-US"/>
        </w:rPr>
        <w:t xml:space="preserve">], v. 37, n. 4, p. 682–703, 2010. </w:t>
      </w:r>
    </w:p>
    <w:p w14:paraId="578DD878" w14:textId="77777777" w:rsidR="006642E5" w:rsidRDefault="006642E5" w:rsidP="006642E5">
      <w:pPr>
        <w:pStyle w:val="Bibliografia"/>
      </w:pPr>
      <w:r w:rsidRPr="006642E5">
        <w:rPr>
          <w:lang w:val="en-US"/>
        </w:rPr>
        <w:t xml:space="preserve">HAKLAY, M.; WEBER, P. OpenStreetMap: User-Generated Street Maps. </w:t>
      </w:r>
      <w:r>
        <w:rPr>
          <w:b/>
          <w:bCs/>
        </w:rPr>
        <w:t>IEEE Pervasive Computing</w:t>
      </w:r>
      <w:r>
        <w:t>, [</w:t>
      </w:r>
      <w:r>
        <w:rPr>
          <w:i/>
          <w:iCs/>
        </w:rPr>
        <w:t>s. l.</w:t>
      </w:r>
      <w:r>
        <w:t xml:space="preserve">], v. 7, n. 4, p. 12–18, 2008. </w:t>
      </w:r>
    </w:p>
    <w:p w14:paraId="77B651B3" w14:textId="77777777" w:rsidR="006642E5" w:rsidRDefault="006642E5" w:rsidP="006642E5">
      <w:pPr>
        <w:pStyle w:val="Bibliografia"/>
      </w:pPr>
      <w:r>
        <w:t xml:space="preserve">IBGE. </w:t>
      </w:r>
      <w:r>
        <w:rPr>
          <w:b/>
          <w:bCs/>
        </w:rPr>
        <w:t>Cadastro Nacional de Endereços para Fins Estatísticos | IBGE</w:t>
      </w:r>
      <w:r>
        <w:t>. [</w:t>
      </w:r>
      <w:r>
        <w:rPr>
          <w:i/>
          <w:iCs/>
        </w:rPr>
        <w:t>S. l.</w:t>
      </w:r>
      <w:r>
        <w:t xml:space="preserve">], 2025a. Disponível em: https://www.ibge.gov.br/estatisticas/sociais/habitacao/38734-cadastro-nacional-de-enderecos-para-fins-estatisticos.html?=&amp;t=o-que-e. Acesso em: 4 jun. 2025. </w:t>
      </w:r>
    </w:p>
    <w:p w14:paraId="286945A0" w14:textId="77777777" w:rsidR="006642E5" w:rsidRDefault="006642E5" w:rsidP="006642E5">
      <w:pPr>
        <w:pStyle w:val="Bibliografia"/>
      </w:pPr>
      <w:r>
        <w:t>IBGE. Censo 2022. , 2022a. Disponível em: https://www.ibge.gov.br/estatisticas/downloads-estatisticas.html?caminho=Censos/Censo_Demografico_2022/. Acesso em: 2 mar. 2025.</w:t>
      </w:r>
    </w:p>
    <w:p w14:paraId="69A0DFDE" w14:textId="77777777" w:rsidR="006642E5" w:rsidRDefault="006642E5" w:rsidP="006642E5">
      <w:pPr>
        <w:pStyle w:val="Bibliografia"/>
      </w:pPr>
      <w:r>
        <w:lastRenderedPageBreak/>
        <w:t xml:space="preserve">IBGE. </w:t>
      </w:r>
      <w:r>
        <w:rPr>
          <w:b/>
          <w:bCs/>
        </w:rPr>
        <w:t>Censo Demográfico 2022. Coordenadas Geográficas dos Endereços. Nota metodológica n. 01</w:t>
      </w:r>
      <w:r>
        <w:t>. [</w:t>
      </w:r>
      <w:r>
        <w:rPr>
          <w:i/>
          <w:iCs/>
        </w:rPr>
        <w:t>S. l.</w:t>
      </w:r>
      <w:r>
        <w:t>]: [</w:t>
      </w:r>
      <w:r>
        <w:rPr>
          <w:i/>
          <w:iCs/>
        </w:rPr>
        <w:t>s. d.</w:t>
      </w:r>
      <w:r>
        <w:t xml:space="preserve">], 2024. Disponível em: https://biblioteca.ibge.gov.br/visualizacao/livros/liv102063.pdf. </w:t>
      </w:r>
    </w:p>
    <w:p w14:paraId="5BB93232" w14:textId="77777777" w:rsidR="006642E5" w:rsidRDefault="006642E5" w:rsidP="006642E5">
      <w:pPr>
        <w:pStyle w:val="Bibliografia"/>
      </w:pPr>
      <w:r>
        <w:t xml:space="preserve">IBGE. </w:t>
      </w:r>
      <w:r>
        <w:rPr>
          <w:b/>
          <w:bCs/>
        </w:rPr>
        <w:t>Códigos dos Municípios | IBGE</w:t>
      </w:r>
      <w:r>
        <w:t>. [</w:t>
      </w:r>
      <w:r>
        <w:rPr>
          <w:i/>
          <w:iCs/>
        </w:rPr>
        <w:t>S. l.</w:t>
      </w:r>
      <w:r>
        <w:t xml:space="preserve">], 2025b. Disponível em: https://www.ibge.gov.br/explica/codigos-dos-municipios.php. Acesso em: 17 nov. 2025. </w:t>
      </w:r>
    </w:p>
    <w:p w14:paraId="6AC78D3D" w14:textId="77777777" w:rsidR="006642E5" w:rsidRDefault="006642E5" w:rsidP="006642E5">
      <w:pPr>
        <w:pStyle w:val="Bibliografia"/>
      </w:pPr>
      <w:r>
        <w:t xml:space="preserve">IBGE. </w:t>
      </w:r>
      <w:r>
        <w:rPr>
          <w:b/>
          <w:bCs/>
        </w:rPr>
        <w:t>Manual do Recenseador: Censo Demográfico 2022</w:t>
      </w:r>
      <w:r>
        <w:t xml:space="preserve">. Rio de Janeiro: IBGE, 2022b. Disponível em: https://censo2022.ibge.gov.br/component/rsfiles/download-file/files.html?path=censo2021%252Fmanuais%252FManual_Recenseador_CD_1_09.pdf. </w:t>
      </w:r>
    </w:p>
    <w:p w14:paraId="04825EA4" w14:textId="77777777" w:rsidR="006642E5" w:rsidRPr="006642E5" w:rsidRDefault="006642E5" w:rsidP="006642E5">
      <w:pPr>
        <w:pStyle w:val="Bibliografia"/>
        <w:rPr>
          <w:lang w:val="en-US"/>
        </w:rPr>
      </w:pPr>
      <w:r>
        <w:t xml:space="preserve">IBGE. </w:t>
      </w:r>
      <w:r>
        <w:rPr>
          <w:b/>
          <w:bCs/>
        </w:rPr>
        <w:t>MUNIC 2019</w:t>
      </w:r>
      <w:r>
        <w:t>. [</w:t>
      </w:r>
      <w:r>
        <w:rPr>
          <w:i/>
          <w:iCs/>
        </w:rPr>
        <w:t>S. l.</w:t>
      </w:r>
      <w:r>
        <w:t xml:space="preserve">], 2019. Disponível em: https://ftp.ibge.gov.br/Perfil_Municipios/2019/Base_de_Dados/. </w:t>
      </w:r>
      <w:r w:rsidRPr="006642E5">
        <w:rPr>
          <w:lang w:val="en-US"/>
        </w:rPr>
        <w:t xml:space="preserve">Acesso em: 19 jul. 2025. </w:t>
      </w:r>
    </w:p>
    <w:p w14:paraId="18756843" w14:textId="77777777" w:rsidR="006642E5" w:rsidRDefault="006642E5" w:rsidP="006642E5">
      <w:pPr>
        <w:pStyle w:val="Bibliografia"/>
      </w:pPr>
      <w:r w:rsidRPr="006642E5">
        <w:rPr>
          <w:lang w:val="en-US"/>
        </w:rPr>
        <w:t xml:space="preserve">IBM. </w:t>
      </w:r>
      <w:r w:rsidRPr="006642E5">
        <w:rPr>
          <w:b/>
          <w:bCs/>
          <w:lang w:val="en-US"/>
        </w:rPr>
        <w:t>Rational Software Architect Standard Edition 7.5.5</w:t>
      </w:r>
      <w:r w:rsidRPr="006642E5">
        <w:rPr>
          <w:lang w:val="en-US"/>
        </w:rPr>
        <w:t>. [</w:t>
      </w:r>
      <w:r w:rsidRPr="006642E5">
        <w:rPr>
          <w:i/>
          <w:iCs/>
          <w:lang w:val="en-US"/>
        </w:rPr>
        <w:t>S. l.</w:t>
      </w:r>
      <w:r w:rsidRPr="006642E5">
        <w:rPr>
          <w:lang w:val="en-US"/>
        </w:rPr>
        <w:t xml:space="preserve">], 2021. </w:t>
      </w:r>
      <w:r>
        <w:t xml:space="preserve">Disponível em: https://www.ibm.com/docs/pt-br/rsas/7.5.0?topic=diagrams-relationships-in-class. Acesso em: 6 dez. 2024. </w:t>
      </w:r>
    </w:p>
    <w:p w14:paraId="6B2D8C08" w14:textId="77777777" w:rsidR="006642E5" w:rsidRDefault="006642E5" w:rsidP="006642E5">
      <w:pPr>
        <w:pStyle w:val="Bibliografia"/>
      </w:pPr>
      <w:r>
        <w:t>IN RFB N</w:t>
      </w:r>
      <w:r>
        <w:rPr>
          <w:vertAlign w:val="superscript"/>
        </w:rPr>
        <w:t>o</w:t>
      </w:r>
      <w:r>
        <w:t xml:space="preserve"> 2030/2021. [</w:t>
      </w:r>
      <w:r>
        <w:rPr>
          <w:i/>
          <w:iCs/>
        </w:rPr>
        <w:t>S. l.</w:t>
      </w:r>
      <w:r>
        <w:t xml:space="preserve">], 2021. Disponível em: https://normasinternet2.receita.fazenda.gov.br/#/consulta/externa/118641. Acesso em: 26 dez. 2025. </w:t>
      </w:r>
    </w:p>
    <w:p w14:paraId="4D6209DD" w14:textId="77777777" w:rsidR="006642E5" w:rsidRDefault="006642E5" w:rsidP="006642E5">
      <w:pPr>
        <w:pStyle w:val="Bibliografia"/>
      </w:pPr>
      <w:r>
        <w:t xml:space="preserve">ISO. </w:t>
      </w:r>
      <w:r>
        <w:rPr>
          <w:b/>
          <w:bCs/>
        </w:rPr>
        <w:t>ISO 19152:2012(en), Geographic information — Land Administration Domain Model (LADM)</w:t>
      </w:r>
      <w:r>
        <w:t>. [</w:t>
      </w:r>
      <w:r>
        <w:rPr>
          <w:i/>
          <w:iCs/>
        </w:rPr>
        <w:t>S. l.</w:t>
      </w:r>
      <w:r>
        <w:t xml:space="preserve">], 2012. Disponível em: https://www.iso.org/obp/ui/en/#iso:std:iso:19152:ed-1:v1:en. Acesso em: 6 dez. 2024. </w:t>
      </w:r>
    </w:p>
    <w:p w14:paraId="45213FF9" w14:textId="77777777" w:rsidR="006642E5" w:rsidRPr="006642E5" w:rsidRDefault="006642E5" w:rsidP="006642E5">
      <w:pPr>
        <w:pStyle w:val="Bibliografia"/>
        <w:rPr>
          <w:lang w:val="en-US"/>
        </w:rPr>
      </w:pPr>
      <w:r>
        <w:t>JAVASCRIPT | MDN. [</w:t>
      </w:r>
      <w:r>
        <w:rPr>
          <w:i/>
          <w:iCs/>
        </w:rPr>
        <w:t>S. l.</w:t>
      </w:r>
      <w:r>
        <w:t xml:space="preserve">], 2025. Disponível em: https://developer.mozilla.org/pt-BR/docs/Web/JavaScript. </w:t>
      </w:r>
      <w:r w:rsidRPr="006642E5">
        <w:rPr>
          <w:lang w:val="en-US"/>
        </w:rPr>
        <w:t xml:space="preserve">Acesso em: 10 ago. 2025. </w:t>
      </w:r>
    </w:p>
    <w:p w14:paraId="27A00162" w14:textId="77777777" w:rsidR="006642E5" w:rsidRPr="006642E5" w:rsidRDefault="006642E5" w:rsidP="006642E5">
      <w:pPr>
        <w:pStyle w:val="Bibliografia"/>
        <w:rPr>
          <w:lang w:val="en-US"/>
        </w:rPr>
      </w:pPr>
      <w:r w:rsidRPr="006642E5">
        <w:rPr>
          <w:lang w:val="en-US"/>
        </w:rPr>
        <w:t xml:space="preserve">KOEVA, M. </w:t>
      </w:r>
      <w:r w:rsidRPr="006642E5">
        <w:rPr>
          <w:i/>
          <w:iCs/>
          <w:lang w:val="en-US"/>
        </w:rPr>
        <w:t>et al.</w:t>
      </w:r>
      <w:r w:rsidRPr="006642E5">
        <w:rPr>
          <w:lang w:val="en-US"/>
        </w:rPr>
        <w:t xml:space="preserve"> Geospatial Tool and Geocloud Platform Innovations: A Fit-for-Purpose Land Administration Assessment. </w:t>
      </w:r>
      <w:r w:rsidRPr="006642E5">
        <w:rPr>
          <w:b/>
          <w:bCs/>
          <w:lang w:val="en-US"/>
        </w:rPr>
        <w:t>Land</w:t>
      </w:r>
      <w:r w:rsidRPr="006642E5">
        <w:rPr>
          <w:lang w:val="en-US"/>
        </w:rPr>
        <w:t>, [</w:t>
      </w:r>
      <w:r w:rsidRPr="006642E5">
        <w:rPr>
          <w:i/>
          <w:iCs/>
          <w:lang w:val="en-US"/>
        </w:rPr>
        <w:t>s. l.</w:t>
      </w:r>
      <w:r w:rsidRPr="006642E5">
        <w:rPr>
          <w:lang w:val="en-US"/>
        </w:rPr>
        <w:t xml:space="preserve">], v. 10, n. 6, p. 557, 2021. </w:t>
      </w:r>
    </w:p>
    <w:p w14:paraId="4061E2D8" w14:textId="77777777" w:rsidR="006642E5" w:rsidRDefault="006642E5" w:rsidP="006642E5">
      <w:pPr>
        <w:pStyle w:val="Bibliografia"/>
      </w:pPr>
      <w:r w:rsidRPr="006642E5">
        <w:rPr>
          <w:lang w:val="en-US"/>
        </w:rPr>
        <w:t xml:space="preserve">LEAFLET - A JAVASCRIPT LIBRARY FOR INTERACTIVE MAPS. </w:t>
      </w:r>
      <w:r>
        <w:t>[</w:t>
      </w:r>
      <w:r>
        <w:rPr>
          <w:i/>
          <w:iCs/>
        </w:rPr>
        <w:t>S. l.</w:t>
      </w:r>
      <w:r>
        <w:t xml:space="preserve">], 2025. Disponível em: https://leafletjs.com/. Acesso em: 10 ago. 2025. </w:t>
      </w:r>
    </w:p>
    <w:p w14:paraId="064854EF" w14:textId="77777777" w:rsidR="006642E5" w:rsidRDefault="006642E5" w:rsidP="006642E5">
      <w:pPr>
        <w:pStyle w:val="Bibliografia"/>
      </w:pPr>
      <w:r>
        <w:t>LGPD - LEI N</w:t>
      </w:r>
      <w:r>
        <w:rPr>
          <w:vertAlign w:val="superscript"/>
        </w:rPr>
        <w:t>o</w:t>
      </w:r>
      <w:r>
        <w:t xml:space="preserve"> 13.709/2018. Congresso Nacional - Brasil. 14 ago. 2018. Disponível em: https://www2.camara.leg.br/legin/fed/lei/2018/lei-13709-14-agosto-2018-787077-publicacaooriginal-156212-pl.html. </w:t>
      </w:r>
    </w:p>
    <w:p w14:paraId="1FEF0DD9" w14:textId="77777777" w:rsidR="006642E5" w:rsidRDefault="006642E5" w:rsidP="006642E5">
      <w:pPr>
        <w:pStyle w:val="Bibliografia"/>
      </w:pPr>
      <w:r>
        <w:t xml:space="preserve">LOCH, C.; ERBA, D. A. </w:t>
      </w:r>
      <w:r>
        <w:rPr>
          <w:b/>
          <w:bCs/>
        </w:rPr>
        <w:t>Gestão Municipal e Cadastro Territorial Multipurpose</w:t>
      </w:r>
      <w:r>
        <w:t xml:space="preserve">. Florianópolis: Editora da UFSC, 2007. Disponível em: https://www.lincolninst.edu/pt-br/publications/books/cadastro-tecnico-multifinalitario-rural-e-urbano/. </w:t>
      </w:r>
    </w:p>
    <w:p w14:paraId="30F2FA13" w14:textId="77777777" w:rsidR="006642E5" w:rsidRDefault="006642E5" w:rsidP="006642E5">
      <w:pPr>
        <w:pStyle w:val="Bibliografia"/>
      </w:pPr>
      <w:r>
        <w:t xml:space="preserve">MACEDO, D. </w:t>
      </w:r>
      <w:r>
        <w:rPr>
          <w:b/>
          <w:bCs/>
        </w:rPr>
        <w:t>Integração do Cadastro Único com Cadastro Nacional de Endereços para Fins Estatístico através da modelagem de um banco de dados espacial</w:t>
      </w:r>
      <w:r>
        <w:t>. [</w:t>
      </w:r>
      <w:r>
        <w:rPr>
          <w:i/>
          <w:iCs/>
        </w:rPr>
        <w:t>S. l.</w:t>
      </w:r>
      <w:r>
        <w:t>]: mds.gov.br, 2023. Disponível em: https://aplicacoes.mds.gov.br/sagi/pesquisas/documentos/relatorio/relatorio_270.pdf. Acesso em: 3 mar. 2025.</w:t>
      </w:r>
    </w:p>
    <w:p w14:paraId="7470863D" w14:textId="77777777" w:rsidR="006642E5" w:rsidRPr="006642E5" w:rsidRDefault="006642E5" w:rsidP="006642E5">
      <w:pPr>
        <w:pStyle w:val="Bibliografia"/>
        <w:rPr>
          <w:lang w:val="en-US"/>
        </w:rPr>
      </w:pPr>
      <w:r>
        <w:lastRenderedPageBreak/>
        <w:t xml:space="preserve">MACHADO, A. A.; CAMBOIM, S. P. Mapeamento colaborativo como fonte de dados para o planejamento urbano: desafios e potencialidades. </w:t>
      </w:r>
      <w:r>
        <w:rPr>
          <w:b/>
          <w:bCs/>
        </w:rPr>
        <w:t>urbe. Revista Brasileira de Gestão Urbana</w:t>
      </w:r>
      <w:r>
        <w:t>, [</w:t>
      </w:r>
      <w:r>
        <w:rPr>
          <w:i/>
          <w:iCs/>
        </w:rPr>
        <w:t>s. l.</w:t>
      </w:r>
      <w:r>
        <w:t xml:space="preserve">], v. 11, 2019. Disponível em: http://www.scielo.br/scielo.php?script=sci_arttext&amp;pid=S2175-33692019000100244&amp;tlng=pt. </w:t>
      </w:r>
      <w:r w:rsidRPr="006642E5">
        <w:rPr>
          <w:lang w:val="en-US"/>
        </w:rPr>
        <w:t>Acesso em: 18 jul. 2025.</w:t>
      </w:r>
    </w:p>
    <w:p w14:paraId="1BDABC1C" w14:textId="77777777" w:rsidR="006642E5" w:rsidRPr="006642E5" w:rsidRDefault="006642E5" w:rsidP="006642E5">
      <w:pPr>
        <w:pStyle w:val="Bibliografia"/>
        <w:rPr>
          <w:lang w:val="en-US"/>
        </w:rPr>
      </w:pPr>
      <w:r w:rsidRPr="006642E5">
        <w:rPr>
          <w:lang w:val="en-US"/>
        </w:rPr>
        <w:t xml:space="preserve">MANNING, C. D. </w:t>
      </w:r>
      <w:r w:rsidRPr="006642E5">
        <w:rPr>
          <w:b/>
          <w:bCs/>
          <w:lang w:val="en-US"/>
        </w:rPr>
        <w:t>Introduction to information retrieval</w:t>
      </w:r>
      <w:r w:rsidRPr="006642E5">
        <w:rPr>
          <w:lang w:val="en-US"/>
        </w:rPr>
        <w:t xml:space="preserve">. Cambridge: Cambridge university press, 2008. </w:t>
      </w:r>
    </w:p>
    <w:p w14:paraId="316F5205" w14:textId="77777777" w:rsidR="006642E5" w:rsidRDefault="006642E5" w:rsidP="006642E5">
      <w:pPr>
        <w:pStyle w:val="Bibliografia"/>
      </w:pPr>
      <w:r w:rsidRPr="006642E5">
        <w:rPr>
          <w:lang w:val="en-US"/>
        </w:rPr>
        <w:t xml:space="preserve">MYSQL. </w:t>
      </w:r>
      <w:r>
        <w:t>[</w:t>
      </w:r>
      <w:r>
        <w:rPr>
          <w:i/>
          <w:iCs/>
        </w:rPr>
        <w:t>S. l.</w:t>
      </w:r>
      <w:r>
        <w:t xml:space="preserve">], 2025. Disponível em: https://www.mysql.com/. Acesso em: 10 ago. 2025. </w:t>
      </w:r>
    </w:p>
    <w:p w14:paraId="16AA471C" w14:textId="77777777" w:rsidR="006642E5" w:rsidRDefault="006642E5" w:rsidP="006642E5">
      <w:pPr>
        <w:pStyle w:val="Bibliografia"/>
      </w:pPr>
      <w:r>
        <w:t xml:space="preserve">NUNES, M. das G. V. </w:t>
      </w:r>
      <w:r>
        <w:rPr>
          <w:b/>
          <w:bCs/>
        </w:rPr>
        <w:t>Processamento de Linguagem Natural: Conceitos, Técnicas e Aplicações em Português</w:t>
      </w:r>
      <w:r>
        <w:t xml:space="preserve">. 2. ed. São Carlos, SP: Graça Nunes, 2024. </w:t>
      </w:r>
    </w:p>
    <w:p w14:paraId="1D76C6FB" w14:textId="77777777" w:rsidR="006642E5" w:rsidRDefault="006642E5" w:rsidP="006642E5">
      <w:pPr>
        <w:pStyle w:val="Bibliografia"/>
      </w:pPr>
      <w:r>
        <w:t xml:space="preserve">OLBRICHT, R.; PAULMANN, M. </w:t>
      </w:r>
      <w:r>
        <w:rPr>
          <w:b/>
          <w:bCs/>
        </w:rPr>
        <w:t>Overpass API</w:t>
      </w:r>
      <w:r>
        <w:t>. [</w:t>
      </w:r>
      <w:r>
        <w:rPr>
          <w:i/>
          <w:iCs/>
        </w:rPr>
        <w:t>S. l.</w:t>
      </w:r>
      <w:r>
        <w:t>]: FOSS@HFT, 2015. Disponível em: https://av.tib.eu/media/17720. Acesso em: 17 jul. 2025.</w:t>
      </w:r>
    </w:p>
    <w:p w14:paraId="70BC3B6F" w14:textId="77777777" w:rsidR="006642E5" w:rsidRDefault="006642E5" w:rsidP="006642E5">
      <w:pPr>
        <w:pStyle w:val="Bibliografia"/>
      </w:pPr>
      <w:r>
        <w:t xml:space="preserve">PM DE CAPANEMA-PR. </w:t>
      </w:r>
      <w:r>
        <w:rPr>
          <w:b/>
          <w:bCs/>
        </w:rPr>
        <w:t>Diário Oficial de Capanema-PR</w:t>
      </w:r>
      <w:r>
        <w:t>. [</w:t>
      </w:r>
      <w:r>
        <w:rPr>
          <w:i/>
          <w:iCs/>
        </w:rPr>
        <w:t>S. l.</w:t>
      </w:r>
      <w:r>
        <w:t>]: [</w:t>
      </w:r>
      <w:r>
        <w:rPr>
          <w:i/>
          <w:iCs/>
        </w:rPr>
        <w:t>s. d.</w:t>
      </w:r>
      <w:r>
        <w:t>], 2022. Disponível em: https://www.capanema.pr.gov.br/. Acesso em: 1 mar. 2026.</w:t>
      </w:r>
    </w:p>
    <w:p w14:paraId="004110A2" w14:textId="77777777" w:rsidR="006642E5" w:rsidRDefault="006642E5" w:rsidP="006642E5">
      <w:pPr>
        <w:pStyle w:val="Bibliografia"/>
      </w:pPr>
      <w:r>
        <w:t xml:space="preserve">SERPRO. </w:t>
      </w:r>
      <w:r>
        <w:rPr>
          <w:b/>
          <w:bCs/>
        </w:rPr>
        <w:t>Superciata/PROJETO CIATA - MANUAL DO CADASTRO IMOBILIÁRIO.pdf</w:t>
      </w:r>
      <w:r>
        <w:t>. [</w:t>
      </w:r>
      <w:r>
        <w:rPr>
          <w:i/>
          <w:iCs/>
        </w:rPr>
        <w:t>S. l.</w:t>
      </w:r>
      <w:r>
        <w:t xml:space="preserve">], 2025. Disponível em: https://superciata.smuu.com.br/docs/ProjetoCiata_ManualCadastroImobiliario_OCR.pdf. Acesso em: 13 nov. 2025. </w:t>
      </w:r>
    </w:p>
    <w:p w14:paraId="5B27BB57" w14:textId="77777777" w:rsidR="006642E5" w:rsidRDefault="006642E5" w:rsidP="006642E5">
      <w:pPr>
        <w:pStyle w:val="Bibliografia"/>
      </w:pPr>
      <w:r>
        <w:t>SIGWEB-CAPANEMA. [</w:t>
      </w:r>
      <w:r>
        <w:rPr>
          <w:i/>
          <w:iCs/>
        </w:rPr>
        <w:t>S. l.</w:t>
      </w:r>
      <w:r>
        <w:t xml:space="preserve">], 2025. Disponível em: https://capanema.ctmgeo.com.br/geo-view/index.ctm. Acesso em: 14 dez. 2025. </w:t>
      </w:r>
    </w:p>
    <w:p w14:paraId="1E4AE40E" w14:textId="77777777" w:rsidR="006642E5" w:rsidRDefault="006642E5" w:rsidP="006642E5">
      <w:pPr>
        <w:pStyle w:val="Bibliografia"/>
      </w:pPr>
      <w:r>
        <w:t xml:space="preserve">SILVA, E. da (org.). </w:t>
      </w:r>
      <w:r>
        <w:rPr>
          <w:b/>
          <w:bCs/>
        </w:rPr>
        <w:t>Cadastro Territorial Multifinalitário aplicado à gestão municipal</w:t>
      </w:r>
      <w:r>
        <w:t xml:space="preserve">. Florianópolis, SC: Ufsc, 2023. </w:t>
      </w:r>
    </w:p>
    <w:p w14:paraId="3A1BC115" w14:textId="77777777" w:rsidR="006642E5" w:rsidRDefault="006642E5" w:rsidP="006642E5">
      <w:pPr>
        <w:pStyle w:val="Bibliografia"/>
      </w:pPr>
      <w:r>
        <w:t xml:space="preserve">SILVA, C. da. </w:t>
      </w:r>
      <w:r>
        <w:rPr>
          <w:b/>
          <w:bCs/>
        </w:rPr>
        <w:t>Proposta de modelagem para as variáveis de localização empregadas na avaliação em massa de imóveis</w:t>
      </w:r>
      <w:r>
        <w:t xml:space="preserve">. 2026. 158 f. Dissertação (Mestrado em Engenharia de Produção) - Universidade Federal de Santa Catarina, Centro Tecnológico, Florianópolis, 2026. </w:t>
      </w:r>
    </w:p>
    <w:p w14:paraId="55CB0DDB" w14:textId="77777777" w:rsidR="006642E5" w:rsidRDefault="006642E5" w:rsidP="006642E5">
      <w:pPr>
        <w:pStyle w:val="Bibliografia"/>
      </w:pPr>
      <w:r>
        <w:t xml:space="preserve">SILVA, E.; PHILIPS, J. W. Método híbrido para a elaboração da base geométrica de um sistema de informação territorial. </w:t>
      </w:r>
      <w:r>
        <w:rPr>
          <w:b/>
          <w:bCs/>
        </w:rPr>
        <w:t>Revista Brasileira de Cartografia</w:t>
      </w:r>
      <w:r>
        <w:t>, [</w:t>
      </w:r>
      <w:r>
        <w:rPr>
          <w:i/>
          <w:iCs/>
        </w:rPr>
        <w:t>s. l.</w:t>
      </w:r>
      <w:r>
        <w:t xml:space="preserve">], v. 61, n. 1, p. 67–77, 2009. </w:t>
      </w:r>
    </w:p>
    <w:p w14:paraId="69DF727B" w14:textId="77777777" w:rsidR="006642E5" w:rsidRDefault="006642E5" w:rsidP="006642E5">
      <w:pPr>
        <w:pStyle w:val="Bibliografia"/>
      </w:pPr>
      <w:r>
        <w:t xml:space="preserve">SUPERCIATA. </w:t>
      </w:r>
      <w:r>
        <w:rPr>
          <w:b/>
          <w:bCs/>
        </w:rPr>
        <w:t>SUPERCIATA - Georreferenciamento Municipal</w:t>
      </w:r>
      <w:r>
        <w:t>. [</w:t>
      </w:r>
      <w:r>
        <w:rPr>
          <w:i/>
          <w:iCs/>
        </w:rPr>
        <w:t>S. l.</w:t>
      </w:r>
      <w:r>
        <w:t xml:space="preserve">], 2025. Aplicação. Disponível em: http://superciata.smuu.com.br/. Acesso em: 28 ago. 2025. </w:t>
      </w:r>
    </w:p>
    <w:p w14:paraId="3C37D66A" w14:textId="77777777" w:rsidR="006642E5" w:rsidRPr="006642E5" w:rsidRDefault="006642E5" w:rsidP="006642E5">
      <w:pPr>
        <w:pStyle w:val="Bibliografia"/>
        <w:rPr>
          <w:lang w:val="en-US"/>
        </w:rPr>
      </w:pPr>
      <w:r>
        <w:t xml:space="preserve">TULER, M. de C.; SARAIVA, S. A. </w:t>
      </w:r>
      <w:r>
        <w:rPr>
          <w:b/>
          <w:bCs/>
        </w:rPr>
        <w:t>Fundamentos de Topografia</w:t>
      </w:r>
      <w:r>
        <w:t xml:space="preserve">. </w:t>
      </w:r>
      <w:r w:rsidRPr="006642E5">
        <w:rPr>
          <w:lang w:val="en-US"/>
        </w:rPr>
        <w:t xml:space="preserve">Porto Alegre: Bookman Editora, 2014. </w:t>
      </w:r>
    </w:p>
    <w:p w14:paraId="45297268" w14:textId="77777777" w:rsidR="006642E5" w:rsidRDefault="006642E5" w:rsidP="006642E5">
      <w:pPr>
        <w:pStyle w:val="Bibliografia"/>
      </w:pPr>
      <w:r w:rsidRPr="006642E5">
        <w:rPr>
          <w:lang w:val="en-US"/>
        </w:rPr>
        <w:t xml:space="preserve">YILMAZ, O.; ALKAN, M. Applicability of spatial planning system package for the LADM Turkey country profile. </w:t>
      </w:r>
      <w:r>
        <w:rPr>
          <w:b/>
          <w:bCs/>
        </w:rPr>
        <w:t>Transactions in GIS</w:t>
      </w:r>
      <w:r>
        <w:t>, [</w:t>
      </w:r>
      <w:r>
        <w:rPr>
          <w:i/>
          <w:iCs/>
        </w:rPr>
        <w:t>s. l.</w:t>
      </w:r>
      <w:r>
        <w:t xml:space="preserve">], v. 28, n. 4, p. 858–883, 2024. </w:t>
      </w:r>
    </w:p>
    <w:p w14:paraId="7385A384" w14:textId="1EF87958" w:rsidR="00EC4377" w:rsidRDefault="00E63166" w:rsidP="006D3D4B">
      <w:r w:rsidRPr="009B6CCF">
        <w:fldChar w:fldCharType="end"/>
      </w:r>
    </w:p>
    <w:p w14:paraId="78CA1646" w14:textId="77777777" w:rsidR="00300EB8" w:rsidRDefault="00300EB8" w:rsidP="006D3D4B"/>
    <w:p w14:paraId="614E2EA9" w14:textId="77777777" w:rsidR="00300EB8" w:rsidRDefault="00300EB8" w:rsidP="006D3D4B">
      <w:pPr>
        <w:sectPr w:rsidR="00300EB8" w:rsidSect="00C01A8A">
          <w:headerReference w:type="default" r:id="rId44"/>
          <w:pgSz w:w="11906" w:h="16838" w:code="9"/>
          <w:pgMar w:top="1701" w:right="1134" w:bottom="1134" w:left="1701" w:header="709" w:footer="709" w:gutter="0"/>
          <w:cols w:space="708"/>
          <w:docGrid w:linePitch="360"/>
        </w:sectPr>
      </w:pPr>
    </w:p>
    <w:p w14:paraId="043EAFB7" w14:textId="3DAF8FFA" w:rsidR="006E6CFE" w:rsidRPr="006E6CFE" w:rsidRDefault="00300EB8" w:rsidP="00DE0218">
      <w:pPr>
        <w:pStyle w:val="Ttulo1"/>
        <w:numPr>
          <w:ilvl w:val="0"/>
          <w:numId w:val="0"/>
        </w:numPr>
        <w:spacing w:before="1440"/>
        <w:jc w:val="center"/>
        <w:rPr>
          <w:iCs/>
          <w:sz w:val="144"/>
          <w:szCs w:val="144"/>
        </w:rPr>
      </w:pPr>
      <w:bookmarkStart w:id="309" w:name="_Toc226643999"/>
      <w:r w:rsidRPr="00CF3840">
        <w:lastRenderedPageBreak/>
        <w:t>A</w:t>
      </w:r>
      <w:r w:rsidR="006E6CFE" w:rsidRPr="00CF3840">
        <w:t>NEXOS</w:t>
      </w:r>
      <w:bookmarkEnd w:id="309"/>
      <w:r w:rsidR="006E6CFE" w:rsidRPr="006E6CFE">
        <w:rPr>
          <w:sz w:val="144"/>
          <w:szCs w:val="144"/>
        </w:rPr>
        <w:br w:type="page"/>
      </w:r>
    </w:p>
    <w:p w14:paraId="538032D9" w14:textId="4BB39DB5" w:rsidR="009B5964" w:rsidRDefault="009B5964" w:rsidP="009B5964">
      <w:pPr>
        <w:pStyle w:val="Legenda"/>
      </w:pPr>
      <w:bookmarkStart w:id="310" w:name="_Ref226306897"/>
      <w:r>
        <w:lastRenderedPageBreak/>
        <w:t xml:space="preserve">Anexo </w:t>
      </w:r>
      <w:r w:rsidR="00F02416">
        <w:fldChar w:fldCharType="begin"/>
      </w:r>
      <w:r w:rsidR="00F02416">
        <w:instrText xml:space="preserve"> SEQ Anexo \* ARABIC </w:instrText>
      </w:r>
      <w:r w:rsidR="00F02416">
        <w:fldChar w:fldCharType="separate"/>
      </w:r>
      <w:r w:rsidR="00F02416">
        <w:rPr>
          <w:noProof/>
        </w:rPr>
        <w:t>1</w:t>
      </w:r>
      <w:r w:rsidR="00F02416">
        <w:rPr>
          <w:noProof/>
        </w:rPr>
        <w:fldChar w:fldCharType="end"/>
      </w:r>
      <w:bookmarkEnd w:id="310"/>
      <w:r>
        <w:t xml:space="preserve"> -- </w:t>
      </w:r>
      <w:r w:rsidRPr="00A677F8">
        <w:t xml:space="preserve">Boletim de Cadastro Imobiliário - BCI </w:t>
      </w:r>
      <w:r>
        <w:t>–</w:t>
      </w:r>
      <w:r w:rsidRPr="00A677F8">
        <w:t xml:space="preserve"> CIATA</w:t>
      </w:r>
    </w:p>
    <w:p w14:paraId="782B812D" w14:textId="77777777" w:rsidR="009B5964" w:rsidRPr="00F45380" w:rsidRDefault="009B5964" w:rsidP="009B5964"/>
    <w:p w14:paraId="38078D17" w14:textId="77777777" w:rsidR="009B5964" w:rsidRDefault="009B5964" w:rsidP="009B5964">
      <w:pPr>
        <w:ind w:firstLine="0"/>
        <w:rPr>
          <w:b/>
          <w:bCs/>
        </w:rPr>
      </w:pPr>
      <w:r w:rsidRPr="00E8616B">
        <w:rPr>
          <w:noProof/>
        </w:rPr>
        <w:drawing>
          <wp:inline distT="0" distB="0" distL="0" distR="0" wp14:anchorId="1114CA01" wp14:editId="65964A00">
            <wp:extent cx="5760085" cy="8054048"/>
            <wp:effectExtent l="0" t="0" r="0" b="4445"/>
            <wp:docPr id="634194966" name="Imagem 1" descr="Jornal com 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94966" name="Imagem 1" descr="Jornal com texto preto sobre fundo branco&#10;&#10;Descrição gerada automaticamente"/>
                    <pic:cNvPicPr/>
                  </pic:nvPicPr>
                  <pic:blipFill>
                    <a:blip r:embed="rId45"/>
                    <a:stretch>
                      <a:fillRect/>
                    </a:stretch>
                  </pic:blipFill>
                  <pic:spPr>
                    <a:xfrm>
                      <a:off x="0" y="0"/>
                      <a:ext cx="5760085" cy="8054048"/>
                    </a:xfrm>
                    <a:prstGeom prst="rect">
                      <a:avLst/>
                    </a:prstGeom>
                  </pic:spPr>
                </pic:pic>
              </a:graphicData>
            </a:graphic>
          </wp:inline>
        </w:drawing>
      </w:r>
    </w:p>
    <w:p w14:paraId="14BC7B02" w14:textId="77777777" w:rsidR="009B5964" w:rsidRPr="009B6CCF" w:rsidRDefault="009B5964" w:rsidP="009B5964">
      <w:pPr>
        <w:pStyle w:val="Legenda"/>
      </w:pPr>
      <w:r>
        <w:t xml:space="preserve">Fonte: SERPRO – </w:t>
      </w:r>
      <w:r w:rsidRPr="009B6CCF">
        <w:t xml:space="preserve">Elaboração: </w:t>
      </w:r>
      <w:r>
        <w:t>Autor</w:t>
      </w:r>
      <w:r w:rsidRPr="009B6CCF">
        <w:t xml:space="preserve"> (2026)</w:t>
      </w:r>
    </w:p>
    <w:p w14:paraId="1DC7B26D" w14:textId="77777777" w:rsidR="009B5964" w:rsidRDefault="009B5964" w:rsidP="009B5964">
      <w:pPr>
        <w:rPr>
          <w:b/>
          <w:bCs/>
        </w:rPr>
      </w:pPr>
      <w:r>
        <w:rPr>
          <w:b/>
          <w:bCs/>
        </w:rPr>
        <w:br w:type="page"/>
      </w:r>
    </w:p>
    <w:p w14:paraId="421A7C4E" w14:textId="08F970E2" w:rsidR="00F45380" w:rsidRDefault="00F45380" w:rsidP="00F45380">
      <w:pPr>
        <w:pStyle w:val="Legenda"/>
      </w:pPr>
      <w:bookmarkStart w:id="311" w:name="_Ref226307210"/>
      <w:r>
        <w:lastRenderedPageBreak/>
        <w:t xml:space="preserve">Anexo </w:t>
      </w:r>
      <w:r w:rsidR="00F02416">
        <w:fldChar w:fldCharType="begin"/>
      </w:r>
      <w:r w:rsidR="00F02416">
        <w:instrText xml:space="preserve"> SEQ Anexo \* ARABIC </w:instrText>
      </w:r>
      <w:r w:rsidR="00F02416">
        <w:fldChar w:fldCharType="separate"/>
      </w:r>
      <w:r w:rsidR="00F02416">
        <w:rPr>
          <w:noProof/>
        </w:rPr>
        <w:t>2</w:t>
      </w:r>
      <w:r w:rsidR="00F02416">
        <w:rPr>
          <w:noProof/>
        </w:rPr>
        <w:fldChar w:fldCharType="end"/>
      </w:r>
      <w:bookmarkEnd w:id="311"/>
      <w:r>
        <w:t xml:space="preserve"> -- Boletim de </w:t>
      </w:r>
      <w:r w:rsidRPr="00F45380">
        <w:t>Logradouros</w:t>
      </w:r>
      <w:r w:rsidR="001F6524">
        <w:t xml:space="preserve"> - CIATA</w:t>
      </w:r>
    </w:p>
    <w:p w14:paraId="36AA3DF9" w14:textId="77777777" w:rsidR="00F45380" w:rsidRPr="00F45380" w:rsidRDefault="00F45380" w:rsidP="00F45380"/>
    <w:p w14:paraId="24780938" w14:textId="1E5B14A7" w:rsidR="002C608D" w:rsidRDefault="002C608D" w:rsidP="0092508F">
      <w:pPr>
        <w:ind w:firstLine="0"/>
        <w:rPr>
          <w:b/>
          <w:bCs/>
        </w:rPr>
      </w:pPr>
      <w:r w:rsidRPr="000119E8">
        <w:rPr>
          <w:noProof/>
        </w:rPr>
        <w:drawing>
          <wp:inline distT="0" distB="0" distL="0" distR="0" wp14:anchorId="3082C5FA" wp14:editId="46F27530">
            <wp:extent cx="5760085" cy="8170034"/>
            <wp:effectExtent l="0" t="0" r="0" b="2540"/>
            <wp:docPr id="867331828" name="Imagem 1" descr="Uma imagem contendo 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31828" name="Imagem 1" descr="Uma imagem contendo Tabela&#10;&#10;Descrição gerada automaticamente"/>
                    <pic:cNvPicPr/>
                  </pic:nvPicPr>
                  <pic:blipFill>
                    <a:blip r:embed="rId46"/>
                    <a:stretch>
                      <a:fillRect/>
                    </a:stretch>
                  </pic:blipFill>
                  <pic:spPr>
                    <a:xfrm>
                      <a:off x="0" y="0"/>
                      <a:ext cx="5760085" cy="8170034"/>
                    </a:xfrm>
                    <a:prstGeom prst="rect">
                      <a:avLst/>
                    </a:prstGeom>
                  </pic:spPr>
                </pic:pic>
              </a:graphicData>
            </a:graphic>
          </wp:inline>
        </w:drawing>
      </w:r>
    </w:p>
    <w:p w14:paraId="7D83CB8B" w14:textId="6AAC88FD" w:rsidR="00C4759E" w:rsidRPr="009B6CCF" w:rsidRDefault="00C4759E" w:rsidP="00C4759E">
      <w:pPr>
        <w:pStyle w:val="Legenda"/>
      </w:pPr>
      <w:r>
        <w:t xml:space="preserve">Fonte: SEPRO – </w:t>
      </w:r>
      <w:r w:rsidRPr="009B6CCF">
        <w:t xml:space="preserve">Elaboração: </w:t>
      </w:r>
      <w:r>
        <w:t>Autor</w:t>
      </w:r>
      <w:r w:rsidRPr="009B6CCF">
        <w:t xml:space="preserve"> (2026)</w:t>
      </w:r>
    </w:p>
    <w:p w14:paraId="273407A9" w14:textId="77777777" w:rsidR="002C608D" w:rsidRDefault="002C608D">
      <w:pPr>
        <w:rPr>
          <w:b/>
          <w:bCs/>
        </w:rPr>
      </w:pPr>
      <w:r>
        <w:rPr>
          <w:b/>
          <w:bCs/>
        </w:rPr>
        <w:br w:type="page"/>
      </w:r>
    </w:p>
    <w:p w14:paraId="453F2617" w14:textId="066AF4AA" w:rsidR="009B5964" w:rsidRDefault="009B5964" w:rsidP="009B5964">
      <w:pPr>
        <w:pStyle w:val="Legenda"/>
      </w:pPr>
      <w:bookmarkStart w:id="312" w:name="_Ref223618666"/>
      <w:commentRangeStart w:id="313"/>
      <w:commentRangeStart w:id="314"/>
      <w:r w:rsidRPr="009B6CCF">
        <w:lastRenderedPageBreak/>
        <w:t xml:space="preserve">Anexo </w:t>
      </w:r>
      <w:r w:rsidR="00F02416">
        <w:fldChar w:fldCharType="begin"/>
      </w:r>
      <w:r w:rsidR="00F02416">
        <w:instrText xml:space="preserve"> SEQ Anexo \* ARABIC </w:instrText>
      </w:r>
      <w:r w:rsidR="00F02416">
        <w:fldChar w:fldCharType="separate"/>
      </w:r>
      <w:r w:rsidR="00F02416">
        <w:rPr>
          <w:noProof/>
        </w:rPr>
        <w:t>3</w:t>
      </w:r>
      <w:r w:rsidR="00F02416">
        <w:rPr>
          <w:noProof/>
        </w:rPr>
        <w:fldChar w:fldCharType="end"/>
      </w:r>
      <w:bookmarkEnd w:id="312"/>
      <w:r w:rsidRPr="009B6CCF">
        <w:t>: Tabela completa de vértices</w:t>
      </w:r>
      <w:commentRangeEnd w:id="313"/>
      <w:r>
        <w:rPr>
          <w:rStyle w:val="Refdecomentrio"/>
          <w:sz w:val="20"/>
          <w:szCs w:val="20"/>
        </w:rPr>
        <w:commentReference w:id="313"/>
      </w:r>
      <w:commentRangeEnd w:id="314"/>
      <w:r w:rsidR="00F21A21">
        <w:rPr>
          <w:rStyle w:val="Refdecomentrio"/>
          <w:sz w:val="20"/>
          <w:szCs w:val="20"/>
        </w:rPr>
        <w:commentReference w:id="314"/>
      </w:r>
    </w:p>
    <w:p w14:paraId="22A52C08" w14:textId="77777777" w:rsidR="009B5964" w:rsidRPr="00F45380" w:rsidRDefault="009B5964" w:rsidP="009B5964"/>
    <w:tbl>
      <w:tblPr>
        <w:tblStyle w:val="TabeladeGrade4-nfase11"/>
        <w:tblW w:w="9653" w:type="dxa"/>
        <w:tblLook w:val="04A0" w:firstRow="1" w:lastRow="0" w:firstColumn="1" w:lastColumn="0" w:noHBand="0" w:noVBand="1"/>
      </w:tblPr>
      <w:tblGrid>
        <w:gridCol w:w="1551"/>
        <w:gridCol w:w="750"/>
        <w:gridCol w:w="1414"/>
        <w:gridCol w:w="1541"/>
        <w:gridCol w:w="1328"/>
        <w:gridCol w:w="1301"/>
        <w:gridCol w:w="722"/>
        <w:gridCol w:w="1046"/>
      </w:tblGrid>
      <w:tr w:rsidR="009B5964" w:rsidRPr="009B6CCF" w14:paraId="2926A030" w14:textId="77777777" w:rsidTr="00CD11E5">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596E30F" w14:textId="77777777" w:rsidR="009B5964" w:rsidRPr="009B6CCF" w:rsidRDefault="009B5964" w:rsidP="00CD11E5">
            <w:pPr>
              <w:pStyle w:val="Legenda"/>
              <w:keepNext w:val="0"/>
            </w:pPr>
            <w:r w:rsidRPr="009B6CCF">
              <w:t>ID QUADRA</w:t>
            </w:r>
          </w:p>
        </w:tc>
        <w:tc>
          <w:tcPr>
            <w:tcW w:w="750" w:type="dxa"/>
            <w:noWrap/>
            <w:hideMark/>
          </w:tcPr>
          <w:p w14:paraId="78917A1B"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VERT</w:t>
            </w:r>
          </w:p>
        </w:tc>
        <w:tc>
          <w:tcPr>
            <w:tcW w:w="1414" w:type="dxa"/>
            <w:noWrap/>
            <w:hideMark/>
          </w:tcPr>
          <w:p w14:paraId="00065ED7"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LON AJUSTADO</w:t>
            </w:r>
          </w:p>
        </w:tc>
        <w:tc>
          <w:tcPr>
            <w:tcW w:w="1541" w:type="dxa"/>
            <w:noWrap/>
            <w:hideMark/>
          </w:tcPr>
          <w:p w14:paraId="0F71097E"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LAT AJUSTADO</w:t>
            </w:r>
          </w:p>
        </w:tc>
        <w:tc>
          <w:tcPr>
            <w:tcW w:w="1328" w:type="dxa"/>
            <w:noWrap/>
            <w:hideMark/>
          </w:tcPr>
          <w:p w14:paraId="7E85E0C4"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LON OFICIAL</w:t>
            </w:r>
          </w:p>
        </w:tc>
        <w:tc>
          <w:tcPr>
            <w:tcW w:w="1301" w:type="dxa"/>
            <w:noWrap/>
            <w:hideMark/>
          </w:tcPr>
          <w:p w14:paraId="710CBD53"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LAT OFICIAL</w:t>
            </w:r>
          </w:p>
        </w:tc>
        <w:tc>
          <w:tcPr>
            <w:tcW w:w="722" w:type="dxa"/>
            <w:noWrap/>
            <w:hideMark/>
          </w:tcPr>
          <w:p w14:paraId="10C8062D"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DIST</w:t>
            </w:r>
            <w:r w:rsidRPr="009B6CCF">
              <w:br/>
              <w:t>(m)</w:t>
            </w:r>
          </w:p>
        </w:tc>
        <w:tc>
          <w:tcPr>
            <w:tcW w:w="1046" w:type="dxa"/>
            <w:noWrap/>
            <w:hideMark/>
          </w:tcPr>
          <w:p w14:paraId="64A1AAE9"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ERRO</w:t>
            </w:r>
            <w:r w:rsidRPr="009B6CCF">
              <w:br/>
              <w:t>QUAD.</w:t>
            </w:r>
          </w:p>
        </w:tc>
      </w:tr>
      <w:tr w:rsidR="009B5964" w:rsidRPr="009B6CCF" w14:paraId="719A9649"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9DC085C" w14:textId="77777777" w:rsidR="009B5964" w:rsidRPr="009B6CCF" w:rsidRDefault="009B5964" w:rsidP="00CD11E5">
            <w:pPr>
              <w:pStyle w:val="Legenda"/>
              <w:keepNext w:val="0"/>
              <w:rPr>
                <w:sz w:val="16"/>
                <w:szCs w:val="16"/>
              </w:rPr>
            </w:pPr>
            <w:r w:rsidRPr="009B6CCF">
              <w:rPr>
                <w:sz w:val="16"/>
                <w:szCs w:val="16"/>
              </w:rPr>
              <w:t>01.06.004.1.0023</w:t>
            </w:r>
          </w:p>
        </w:tc>
        <w:tc>
          <w:tcPr>
            <w:tcW w:w="750" w:type="dxa"/>
            <w:noWrap/>
            <w:hideMark/>
          </w:tcPr>
          <w:p w14:paraId="193990B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072319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-53,81201658</w:t>
            </w:r>
          </w:p>
        </w:tc>
        <w:tc>
          <w:tcPr>
            <w:tcW w:w="1541" w:type="dxa"/>
            <w:noWrap/>
            <w:hideMark/>
          </w:tcPr>
          <w:p w14:paraId="47E48D7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-25,65895421</w:t>
            </w:r>
          </w:p>
        </w:tc>
        <w:tc>
          <w:tcPr>
            <w:tcW w:w="1328" w:type="dxa"/>
            <w:noWrap/>
            <w:hideMark/>
          </w:tcPr>
          <w:p w14:paraId="26152AB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-53,81200782</w:t>
            </w:r>
          </w:p>
        </w:tc>
        <w:tc>
          <w:tcPr>
            <w:tcW w:w="1301" w:type="dxa"/>
            <w:noWrap/>
            <w:hideMark/>
          </w:tcPr>
          <w:p w14:paraId="15145F5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-25,65894933</w:t>
            </w:r>
          </w:p>
        </w:tc>
        <w:tc>
          <w:tcPr>
            <w:tcW w:w="722" w:type="dxa"/>
            <w:noWrap/>
            <w:hideMark/>
          </w:tcPr>
          <w:p w14:paraId="499A2A3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1,032</w:t>
            </w:r>
          </w:p>
        </w:tc>
        <w:tc>
          <w:tcPr>
            <w:tcW w:w="1046" w:type="dxa"/>
            <w:noWrap/>
            <w:hideMark/>
          </w:tcPr>
          <w:p w14:paraId="3A51DD1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1,06505</w:t>
            </w:r>
          </w:p>
        </w:tc>
      </w:tr>
      <w:tr w:rsidR="009B5964" w:rsidRPr="009B6CCF" w14:paraId="716694BE"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28468CD" w14:textId="77777777" w:rsidR="009B5964" w:rsidRPr="009B6CCF" w:rsidRDefault="009B5964" w:rsidP="00CD11E5">
            <w:pPr>
              <w:pStyle w:val="Legenda"/>
              <w:keepNext w:val="0"/>
              <w:rPr>
                <w:sz w:val="16"/>
                <w:szCs w:val="16"/>
              </w:rPr>
            </w:pPr>
            <w:r w:rsidRPr="009B6CCF">
              <w:rPr>
                <w:sz w:val="16"/>
                <w:szCs w:val="16"/>
              </w:rPr>
              <w:t>01.06.004.1.0023</w:t>
            </w:r>
          </w:p>
        </w:tc>
        <w:tc>
          <w:tcPr>
            <w:tcW w:w="750" w:type="dxa"/>
            <w:noWrap/>
            <w:hideMark/>
          </w:tcPr>
          <w:p w14:paraId="3CB56B1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6DA63C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-53,81086524</w:t>
            </w:r>
          </w:p>
        </w:tc>
        <w:tc>
          <w:tcPr>
            <w:tcW w:w="1541" w:type="dxa"/>
            <w:noWrap/>
            <w:hideMark/>
          </w:tcPr>
          <w:p w14:paraId="53322D3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-25,659238</w:t>
            </w:r>
          </w:p>
        </w:tc>
        <w:tc>
          <w:tcPr>
            <w:tcW w:w="1328" w:type="dxa"/>
            <w:noWrap/>
            <w:hideMark/>
          </w:tcPr>
          <w:p w14:paraId="46FCAC9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-53,81085625</w:t>
            </w:r>
          </w:p>
        </w:tc>
        <w:tc>
          <w:tcPr>
            <w:tcW w:w="1301" w:type="dxa"/>
            <w:noWrap/>
            <w:hideMark/>
          </w:tcPr>
          <w:p w14:paraId="6675ACA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-25,65923682</w:t>
            </w:r>
          </w:p>
        </w:tc>
        <w:tc>
          <w:tcPr>
            <w:tcW w:w="722" w:type="dxa"/>
            <w:noWrap/>
            <w:hideMark/>
          </w:tcPr>
          <w:p w14:paraId="4B6DDC1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0,9111</w:t>
            </w:r>
          </w:p>
        </w:tc>
        <w:tc>
          <w:tcPr>
            <w:tcW w:w="1046" w:type="dxa"/>
            <w:noWrap/>
            <w:hideMark/>
          </w:tcPr>
          <w:p w14:paraId="50A1FCA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0,830078</w:t>
            </w:r>
          </w:p>
        </w:tc>
      </w:tr>
      <w:tr w:rsidR="009B5964" w:rsidRPr="009B6CCF" w14:paraId="5DC4185F"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7652374" w14:textId="77777777" w:rsidR="009B5964" w:rsidRPr="009B6CCF" w:rsidRDefault="009B5964" w:rsidP="00CD11E5">
            <w:pPr>
              <w:pStyle w:val="Legenda"/>
              <w:keepNext w:val="0"/>
              <w:rPr>
                <w:sz w:val="16"/>
                <w:szCs w:val="16"/>
              </w:rPr>
            </w:pPr>
            <w:r w:rsidRPr="009B6CCF">
              <w:rPr>
                <w:sz w:val="16"/>
                <w:szCs w:val="16"/>
              </w:rPr>
              <w:t>01.06.004.1.0023</w:t>
            </w:r>
          </w:p>
        </w:tc>
        <w:tc>
          <w:tcPr>
            <w:tcW w:w="750" w:type="dxa"/>
            <w:noWrap/>
            <w:hideMark/>
          </w:tcPr>
          <w:p w14:paraId="4E0DD84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043006E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-53,81123427</w:t>
            </w:r>
          </w:p>
        </w:tc>
        <w:tc>
          <w:tcPr>
            <w:tcW w:w="1541" w:type="dxa"/>
            <w:noWrap/>
            <w:hideMark/>
          </w:tcPr>
          <w:p w14:paraId="418561D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-25,66045439</w:t>
            </w:r>
          </w:p>
        </w:tc>
        <w:tc>
          <w:tcPr>
            <w:tcW w:w="1328" w:type="dxa"/>
            <w:noWrap/>
            <w:hideMark/>
          </w:tcPr>
          <w:p w14:paraId="35088A5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-53,81122632</w:t>
            </w:r>
          </w:p>
        </w:tc>
        <w:tc>
          <w:tcPr>
            <w:tcW w:w="1301" w:type="dxa"/>
            <w:noWrap/>
            <w:hideMark/>
          </w:tcPr>
          <w:p w14:paraId="23AF2B4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-25,66045447</w:t>
            </w:r>
          </w:p>
        </w:tc>
        <w:tc>
          <w:tcPr>
            <w:tcW w:w="722" w:type="dxa"/>
            <w:noWrap/>
            <w:hideMark/>
          </w:tcPr>
          <w:p w14:paraId="121B30B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0,7962</w:t>
            </w:r>
          </w:p>
        </w:tc>
        <w:tc>
          <w:tcPr>
            <w:tcW w:w="1046" w:type="dxa"/>
            <w:noWrap/>
            <w:hideMark/>
          </w:tcPr>
          <w:p w14:paraId="38277BC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0,633877</w:t>
            </w:r>
          </w:p>
        </w:tc>
      </w:tr>
      <w:tr w:rsidR="009B5964" w:rsidRPr="009B6CCF" w14:paraId="71A00C56"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6E7CC41" w14:textId="77777777" w:rsidR="009B5964" w:rsidRPr="009B6CCF" w:rsidRDefault="009B5964" w:rsidP="00CD11E5">
            <w:pPr>
              <w:pStyle w:val="Legenda"/>
              <w:keepNext w:val="0"/>
              <w:rPr>
                <w:sz w:val="16"/>
                <w:szCs w:val="16"/>
              </w:rPr>
            </w:pPr>
            <w:r w:rsidRPr="009B6CCF">
              <w:rPr>
                <w:sz w:val="16"/>
                <w:szCs w:val="16"/>
              </w:rPr>
              <w:t>01.06.004.1.0023</w:t>
            </w:r>
          </w:p>
        </w:tc>
        <w:tc>
          <w:tcPr>
            <w:tcW w:w="750" w:type="dxa"/>
            <w:noWrap/>
            <w:hideMark/>
          </w:tcPr>
          <w:p w14:paraId="4593A7F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4CA06E9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-53,81238561</w:t>
            </w:r>
          </w:p>
        </w:tc>
        <w:tc>
          <w:tcPr>
            <w:tcW w:w="1541" w:type="dxa"/>
            <w:noWrap/>
            <w:hideMark/>
          </w:tcPr>
          <w:p w14:paraId="41BFCDA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-25,6601706</w:t>
            </w:r>
          </w:p>
        </w:tc>
        <w:tc>
          <w:tcPr>
            <w:tcW w:w="1328" w:type="dxa"/>
            <w:noWrap/>
            <w:hideMark/>
          </w:tcPr>
          <w:p w14:paraId="76426DD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-53,81237791</w:t>
            </w:r>
          </w:p>
        </w:tc>
        <w:tc>
          <w:tcPr>
            <w:tcW w:w="1301" w:type="dxa"/>
            <w:noWrap/>
            <w:hideMark/>
          </w:tcPr>
          <w:p w14:paraId="6D7CC4F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-25,66016697</w:t>
            </w:r>
          </w:p>
        </w:tc>
        <w:tc>
          <w:tcPr>
            <w:tcW w:w="722" w:type="dxa"/>
            <w:noWrap/>
            <w:hideMark/>
          </w:tcPr>
          <w:p w14:paraId="669C4AD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0,8704</w:t>
            </w:r>
          </w:p>
        </w:tc>
        <w:tc>
          <w:tcPr>
            <w:tcW w:w="1046" w:type="dxa"/>
            <w:noWrap/>
            <w:hideMark/>
          </w:tcPr>
          <w:p w14:paraId="14F0B6C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0,757522</w:t>
            </w:r>
          </w:p>
        </w:tc>
      </w:tr>
      <w:tr w:rsidR="009B5964" w:rsidRPr="009B6CCF" w14:paraId="00755465"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406339C" w14:textId="77777777" w:rsidR="009B5964" w:rsidRPr="009B6CCF" w:rsidRDefault="009B5964" w:rsidP="00CD11E5">
            <w:pPr>
              <w:pStyle w:val="Legenda"/>
              <w:keepNext w:val="0"/>
              <w:rPr>
                <w:sz w:val="16"/>
                <w:szCs w:val="16"/>
              </w:rPr>
            </w:pPr>
            <w:r w:rsidRPr="009B6CCF">
              <w:rPr>
                <w:sz w:val="16"/>
                <w:szCs w:val="16"/>
              </w:rPr>
              <w:t>01.06.004.1.0018</w:t>
            </w:r>
          </w:p>
        </w:tc>
        <w:tc>
          <w:tcPr>
            <w:tcW w:w="750" w:type="dxa"/>
            <w:noWrap/>
            <w:hideMark/>
          </w:tcPr>
          <w:p w14:paraId="1CF69E9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3C2F0C8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-53,81160043</w:t>
            </w:r>
          </w:p>
        </w:tc>
        <w:tc>
          <w:tcPr>
            <w:tcW w:w="1541" w:type="dxa"/>
            <w:noWrap/>
            <w:hideMark/>
          </w:tcPr>
          <w:p w14:paraId="740072A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-25,65756141</w:t>
            </w:r>
          </w:p>
        </w:tc>
        <w:tc>
          <w:tcPr>
            <w:tcW w:w="1328" w:type="dxa"/>
            <w:noWrap/>
            <w:hideMark/>
          </w:tcPr>
          <w:p w14:paraId="503C5CA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-53,81158331</w:t>
            </w:r>
          </w:p>
        </w:tc>
        <w:tc>
          <w:tcPr>
            <w:tcW w:w="1301" w:type="dxa"/>
            <w:noWrap/>
            <w:hideMark/>
          </w:tcPr>
          <w:p w14:paraId="36BBF5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-25,65756822</w:t>
            </w:r>
          </w:p>
        </w:tc>
        <w:tc>
          <w:tcPr>
            <w:tcW w:w="722" w:type="dxa"/>
            <w:noWrap/>
            <w:hideMark/>
          </w:tcPr>
          <w:p w14:paraId="63D3449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1,8753</w:t>
            </w:r>
          </w:p>
        </w:tc>
        <w:tc>
          <w:tcPr>
            <w:tcW w:w="1046" w:type="dxa"/>
            <w:noWrap/>
            <w:hideMark/>
          </w:tcPr>
          <w:p w14:paraId="3AFC69D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3,516851</w:t>
            </w:r>
          </w:p>
        </w:tc>
      </w:tr>
      <w:tr w:rsidR="009B5964" w:rsidRPr="009B6CCF" w14:paraId="4DFDEC9F"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03360C3" w14:textId="77777777" w:rsidR="009B5964" w:rsidRPr="009B6CCF" w:rsidRDefault="009B5964" w:rsidP="00CD11E5">
            <w:pPr>
              <w:pStyle w:val="Legenda"/>
              <w:keepNext w:val="0"/>
              <w:rPr>
                <w:sz w:val="16"/>
                <w:szCs w:val="16"/>
              </w:rPr>
            </w:pPr>
            <w:r w:rsidRPr="009B6CCF">
              <w:rPr>
                <w:sz w:val="16"/>
                <w:szCs w:val="16"/>
              </w:rPr>
              <w:t>01.06.004.1.0018</w:t>
            </w:r>
          </w:p>
        </w:tc>
        <w:tc>
          <w:tcPr>
            <w:tcW w:w="750" w:type="dxa"/>
            <w:noWrap/>
            <w:hideMark/>
          </w:tcPr>
          <w:p w14:paraId="3E13E9E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D01898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-53,81044632</w:t>
            </w:r>
          </w:p>
        </w:tc>
        <w:tc>
          <w:tcPr>
            <w:tcW w:w="1541" w:type="dxa"/>
            <w:noWrap/>
            <w:hideMark/>
          </w:tcPr>
          <w:p w14:paraId="5F05647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-25,65783587</w:t>
            </w:r>
          </w:p>
        </w:tc>
        <w:tc>
          <w:tcPr>
            <w:tcW w:w="1328" w:type="dxa"/>
            <w:noWrap/>
            <w:hideMark/>
          </w:tcPr>
          <w:p w14:paraId="6CEC2F6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-53,81043175</w:t>
            </w:r>
          </w:p>
        </w:tc>
        <w:tc>
          <w:tcPr>
            <w:tcW w:w="1301" w:type="dxa"/>
            <w:noWrap/>
            <w:hideMark/>
          </w:tcPr>
          <w:p w14:paraId="3BE44EA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-25,65785571</w:t>
            </w:r>
          </w:p>
        </w:tc>
        <w:tc>
          <w:tcPr>
            <w:tcW w:w="722" w:type="dxa"/>
            <w:noWrap/>
            <w:hideMark/>
          </w:tcPr>
          <w:p w14:paraId="40AA1F6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2,6457</w:t>
            </w:r>
          </w:p>
        </w:tc>
        <w:tc>
          <w:tcPr>
            <w:tcW w:w="1046" w:type="dxa"/>
            <w:noWrap/>
            <w:hideMark/>
          </w:tcPr>
          <w:p w14:paraId="598492B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6,999535</w:t>
            </w:r>
          </w:p>
        </w:tc>
      </w:tr>
      <w:tr w:rsidR="009B5964" w:rsidRPr="009B6CCF" w14:paraId="3CCFCE50"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16B5DB0" w14:textId="77777777" w:rsidR="009B5964" w:rsidRPr="009B6CCF" w:rsidRDefault="009B5964" w:rsidP="00CD11E5">
            <w:pPr>
              <w:pStyle w:val="Legenda"/>
              <w:keepNext w:val="0"/>
              <w:rPr>
                <w:sz w:val="16"/>
                <w:szCs w:val="16"/>
              </w:rPr>
            </w:pPr>
            <w:r w:rsidRPr="009B6CCF">
              <w:rPr>
                <w:sz w:val="16"/>
                <w:szCs w:val="16"/>
              </w:rPr>
              <w:t>01.06.004.1.0018</w:t>
            </w:r>
          </w:p>
        </w:tc>
        <w:tc>
          <w:tcPr>
            <w:tcW w:w="750" w:type="dxa"/>
            <w:noWrap/>
            <w:hideMark/>
          </w:tcPr>
          <w:p w14:paraId="2EF5FF2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2E4B642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-53,81080322</w:t>
            </w:r>
          </w:p>
        </w:tc>
        <w:tc>
          <w:tcPr>
            <w:tcW w:w="1541" w:type="dxa"/>
            <w:noWrap/>
            <w:hideMark/>
          </w:tcPr>
          <w:p w14:paraId="1D4ECB5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-25,65905529</w:t>
            </w:r>
          </w:p>
        </w:tc>
        <w:tc>
          <w:tcPr>
            <w:tcW w:w="1328" w:type="dxa"/>
            <w:noWrap/>
            <w:hideMark/>
          </w:tcPr>
          <w:p w14:paraId="72DCB7C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-53,81080181</w:t>
            </w:r>
          </w:p>
        </w:tc>
        <w:tc>
          <w:tcPr>
            <w:tcW w:w="1301" w:type="dxa"/>
            <w:noWrap/>
            <w:hideMark/>
          </w:tcPr>
          <w:p w14:paraId="1882427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-25,65907336</w:t>
            </w:r>
          </w:p>
        </w:tc>
        <w:tc>
          <w:tcPr>
            <w:tcW w:w="722" w:type="dxa"/>
            <w:noWrap/>
            <w:hideMark/>
          </w:tcPr>
          <w:p w14:paraId="583C1FC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2,0146</w:t>
            </w:r>
          </w:p>
        </w:tc>
        <w:tc>
          <w:tcPr>
            <w:tcW w:w="1046" w:type="dxa"/>
            <w:noWrap/>
            <w:hideMark/>
          </w:tcPr>
          <w:p w14:paraId="159CD62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4,05858</w:t>
            </w:r>
          </w:p>
        </w:tc>
      </w:tr>
      <w:tr w:rsidR="009B5964" w:rsidRPr="009B6CCF" w14:paraId="39E0391A"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B2AA57D" w14:textId="77777777" w:rsidR="009B5964" w:rsidRPr="009B6CCF" w:rsidRDefault="009B5964" w:rsidP="00CD11E5">
            <w:pPr>
              <w:pStyle w:val="Legenda"/>
              <w:keepNext w:val="0"/>
              <w:rPr>
                <w:sz w:val="16"/>
                <w:szCs w:val="16"/>
              </w:rPr>
            </w:pPr>
            <w:r w:rsidRPr="009B6CCF">
              <w:rPr>
                <w:sz w:val="16"/>
                <w:szCs w:val="16"/>
              </w:rPr>
              <w:t>01.06.004.1.0018</w:t>
            </w:r>
          </w:p>
        </w:tc>
        <w:tc>
          <w:tcPr>
            <w:tcW w:w="750" w:type="dxa"/>
            <w:noWrap/>
            <w:hideMark/>
          </w:tcPr>
          <w:p w14:paraId="7E1B586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A1AE61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-53,81195733</w:t>
            </w:r>
          </w:p>
        </w:tc>
        <w:tc>
          <w:tcPr>
            <w:tcW w:w="1541" w:type="dxa"/>
            <w:noWrap/>
            <w:hideMark/>
          </w:tcPr>
          <w:p w14:paraId="74F9102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-25,65878083</w:t>
            </w:r>
          </w:p>
        </w:tc>
        <w:tc>
          <w:tcPr>
            <w:tcW w:w="1328" w:type="dxa"/>
            <w:noWrap/>
            <w:hideMark/>
          </w:tcPr>
          <w:p w14:paraId="11EEDE9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-53,81195339</w:t>
            </w:r>
          </w:p>
        </w:tc>
        <w:tc>
          <w:tcPr>
            <w:tcW w:w="1301" w:type="dxa"/>
            <w:noWrap/>
            <w:hideMark/>
          </w:tcPr>
          <w:p w14:paraId="13DD7ED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-25,65878587</w:t>
            </w:r>
          </w:p>
        </w:tc>
        <w:tc>
          <w:tcPr>
            <w:tcW w:w="722" w:type="dxa"/>
            <w:noWrap/>
            <w:hideMark/>
          </w:tcPr>
          <w:p w14:paraId="335835A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0,6857</w:t>
            </w:r>
          </w:p>
        </w:tc>
        <w:tc>
          <w:tcPr>
            <w:tcW w:w="1046" w:type="dxa"/>
            <w:noWrap/>
            <w:hideMark/>
          </w:tcPr>
          <w:p w14:paraId="5A102EC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0,470188</w:t>
            </w:r>
          </w:p>
        </w:tc>
      </w:tr>
      <w:tr w:rsidR="009B5964" w:rsidRPr="009B6CCF" w14:paraId="22BD198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9FB70FC" w14:textId="77777777" w:rsidR="009B5964" w:rsidRPr="009B6CCF" w:rsidRDefault="009B5964" w:rsidP="00CD11E5">
            <w:pPr>
              <w:pStyle w:val="Legenda"/>
              <w:keepNext w:val="0"/>
              <w:rPr>
                <w:sz w:val="16"/>
                <w:szCs w:val="16"/>
              </w:rPr>
            </w:pPr>
            <w:r w:rsidRPr="009B6CCF">
              <w:rPr>
                <w:sz w:val="16"/>
                <w:szCs w:val="16"/>
              </w:rPr>
              <w:t>01.06.002.3.0029</w:t>
            </w:r>
          </w:p>
        </w:tc>
        <w:tc>
          <w:tcPr>
            <w:tcW w:w="750" w:type="dxa"/>
            <w:noWrap/>
            <w:hideMark/>
          </w:tcPr>
          <w:p w14:paraId="6E2A6BE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6C798C0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-53,79542298</w:t>
            </w:r>
          </w:p>
        </w:tc>
        <w:tc>
          <w:tcPr>
            <w:tcW w:w="1541" w:type="dxa"/>
            <w:noWrap/>
            <w:hideMark/>
          </w:tcPr>
          <w:p w14:paraId="0DFCC02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-25,67760912</w:t>
            </w:r>
          </w:p>
        </w:tc>
        <w:tc>
          <w:tcPr>
            <w:tcW w:w="1328" w:type="dxa"/>
            <w:noWrap/>
            <w:hideMark/>
          </w:tcPr>
          <w:p w14:paraId="3465790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-53,79540012</w:t>
            </w:r>
          </w:p>
        </w:tc>
        <w:tc>
          <w:tcPr>
            <w:tcW w:w="1301" w:type="dxa"/>
            <w:noWrap/>
            <w:hideMark/>
          </w:tcPr>
          <w:p w14:paraId="33E0027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-25,67762925</w:t>
            </w:r>
          </w:p>
        </w:tc>
        <w:tc>
          <w:tcPr>
            <w:tcW w:w="722" w:type="dxa"/>
            <w:noWrap/>
            <w:hideMark/>
          </w:tcPr>
          <w:p w14:paraId="33CB66A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3,2034</w:t>
            </w:r>
          </w:p>
        </w:tc>
        <w:tc>
          <w:tcPr>
            <w:tcW w:w="1046" w:type="dxa"/>
            <w:noWrap/>
            <w:hideMark/>
          </w:tcPr>
          <w:p w14:paraId="1D2EAD5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10,261508</w:t>
            </w:r>
          </w:p>
        </w:tc>
      </w:tr>
      <w:tr w:rsidR="009B5964" w:rsidRPr="009B6CCF" w14:paraId="7CEE0ECC"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B885276" w14:textId="77777777" w:rsidR="009B5964" w:rsidRPr="009B6CCF" w:rsidRDefault="009B5964" w:rsidP="00CD11E5">
            <w:pPr>
              <w:pStyle w:val="Legenda"/>
              <w:keepNext w:val="0"/>
              <w:rPr>
                <w:sz w:val="16"/>
                <w:szCs w:val="16"/>
              </w:rPr>
            </w:pPr>
            <w:r w:rsidRPr="009B6CCF">
              <w:rPr>
                <w:sz w:val="16"/>
                <w:szCs w:val="16"/>
              </w:rPr>
              <w:t>01.06.002.3.0029</w:t>
            </w:r>
          </w:p>
        </w:tc>
        <w:tc>
          <w:tcPr>
            <w:tcW w:w="750" w:type="dxa"/>
            <w:noWrap/>
            <w:hideMark/>
          </w:tcPr>
          <w:p w14:paraId="47D0689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214915A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-53,79446662</w:t>
            </w:r>
          </w:p>
        </w:tc>
        <w:tc>
          <w:tcPr>
            <w:tcW w:w="1541" w:type="dxa"/>
            <w:noWrap/>
            <w:hideMark/>
          </w:tcPr>
          <w:p w14:paraId="0BD0E61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-25,67785611</w:t>
            </w:r>
          </w:p>
        </w:tc>
        <w:tc>
          <w:tcPr>
            <w:tcW w:w="1328" w:type="dxa"/>
            <w:noWrap/>
            <w:hideMark/>
          </w:tcPr>
          <w:p w14:paraId="6816BC5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-53,79444028</w:t>
            </w:r>
          </w:p>
        </w:tc>
        <w:tc>
          <w:tcPr>
            <w:tcW w:w="1301" w:type="dxa"/>
            <w:noWrap/>
            <w:hideMark/>
          </w:tcPr>
          <w:p w14:paraId="4B444F3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-25,67786874</w:t>
            </w:r>
          </w:p>
        </w:tc>
        <w:tc>
          <w:tcPr>
            <w:tcW w:w="722" w:type="dxa"/>
            <w:noWrap/>
            <w:hideMark/>
          </w:tcPr>
          <w:p w14:paraId="169FC34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2,99</w:t>
            </w:r>
          </w:p>
        </w:tc>
        <w:tc>
          <w:tcPr>
            <w:tcW w:w="1046" w:type="dxa"/>
            <w:noWrap/>
            <w:hideMark/>
          </w:tcPr>
          <w:p w14:paraId="0A12590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8,939964</w:t>
            </w:r>
          </w:p>
        </w:tc>
      </w:tr>
      <w:tr w:rsidR="009B5964" w:rsidRPr="009B6CCF" w14:paraId="6BE35B78"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3BA9D39" w14:textId="77777777" w:rsidR="009B5964" w:rsidRPr="009B6CCF" w:rsidRDefault="009B5964" w:rsidP="00CD11E5">
            <w:pPr>
              <w:pStyle w:val="Legenda"/>
              <w:keepNext w:val="0"/>
              <w:rPr>
                <w:sz w:val="16"/>
                <w:szCs w:val="16"/>
              </w:rPr>
            </w:pPr>
            <w:r w:rsidRPr="009B6CCF">
              <w:rPr>
                <w:sz w:val="16"/>
                <w:szCs w:val="16"/>
              </w:rPr>
              <w:t>01.06.002.3.0029</w:t>
            </w:r>
          </w:p>
        </w:tc>
        <w:tc>
          <w:tcPr>
            <w:tcW w:w="750" w:type="dxa"/>
            <w:noWrap/>
            <w:hideMark/>
          </w:tcPr>
          <w:p w14:paraId="392E69F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44A36BB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-53,79479702</w:t>
            </w:r>
          </w:p>
        </w:tc>
        <w:tc>
          <w:tcPr>
            <w:tcW w:w="1541" w:type="dxa"/>
            <w:noWrap/>
            <w:hideMark/>
          </w:tcPr>
          <w:p w14:paraId="4C69110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-25,67889523</w:t>
            </w:r>
          </w:p>
        </w:tc>
        <w:tc>
          <w:tcPr>
            <w:tcW w:w="1328" w:type="dxa"/>
            <w:noWrap/>
            <w:hideMark/>
          </w:tcPr>
          <w:p w14:paraId="75BFB59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-53,79475741</w:t>
            </w:r>
          </w:p>
        </w:tc>
        <w:tc>
          <w:tcPr>
            <w:tcW w:w="1301" w:type="dxa"/>
            <w:noWrap/>
            <w:hideMark/>
          </w:tcPr>
          <w:p w14:paraId="56A6B04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-25,67891248</w:t>
            </w:r>
          </w:p>
        </w:tc>
        <w:tc>
          <w:tcPr>
            <w:tcW w:w="722" w:type="dxa"/>
            <w:noWrap/>
            <w:hideMark/>
          </w:tcPr>
          <w:p w14:paraId="53C5A42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4,408</w:t>
            </w:r>
          </w:p>
        </w:tc>
        <w:tc>
          <w:tcPr>
            <w:tcW w:w="1046" w:type="dxa"/>
            <w:noWrap/>
            <w:hideMark/>
          </w:tcPr>
          <w:p w14:paraId="6038535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19,430808</w:t>
            </w:r>
          </w:p>
        </w:tc>
      </w:tr>
      <w:tr w:rsidR="009B5964" w:rsidRPr="009B6CCF" w14:paraId="3AE8170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C390362" w14:textId="77777777" w:rsidR="009B5964" w:rsidRPr="009B6CCF" w:rsidRDefault="009B5964" w:rsidP="00CD11E5">
            <w:pPr>
              <w:pStyle w:val="Legenda"/>
              <w:keepNext w:val="0"/>
              <w:rPr>
                <w:sz w:val="16"/>
                <w:szCs w:val="16"/>
              </w:rPr>
            </w:pPr>
            <w:r w:rsidRPr="009B6CCF">
              <w:rPr>
                <w:sz w:val="16"/>
                <w:szCs w:val="16"/>
              </w:rPr>
              <w:t>01.06.002.3.0029</w:t>
            </w:r>
          </w:p>
        </w:tc>
        <w:tc>
          <w:tcPr>
            <w:tcW w:w="750" w:type="dxa"/>
            <w:noWrap/>
            <w:hideMark/>
          </w:tcPr>
          <w:p w14:paraId="0243729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08FAFD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-53,79575338</w:t>
            </w:r>
          </w:p>
        </w:tc>
        <w:tc>
          <w:tcPr>
            <w:tcW w:w="1541" w:type="dxa"/>
            <w:noWrap/>
            <w:hideMark/>
          </w:tcPr>
          <w:p w14:paraId="535ACD8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-25,67864824</w:t>
            </w:r>
          </w:p>
        </w:tc>
        <w:tc>
          <w:tcPr>
            <w:tcW w:w="1328" w:type="dxa"/>
            <w:noWrap/>
            <w:hideMark/>
          </w:tcPr>
          <w:p w14:paraId="5D8B00B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-53,79571726</w:t>
            </w:r>
          </w:p>
        </w:tc>
        <w:tc>
          <w:tcPr>
            <w:tcW w:w="1301" w:type="dxa"/>
            <w:noWrap/>
            <w:hideMark/>
          </w:tcPr>
          <w:p w14:paraId="38A75C6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-25,67867299</w:t>
            </w:r>
          </w:p>
        </w:tc>
        <w:tc>
          <w:tcPr>
            <w:tcW w:w="722" w:type="dxa"/>
            <w:noWrap/>
            <w:hideMark/>
          </w:tcPr>
          <w:p w14:paraId="0791835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4,5472</w:t>
            </w:r>
          </w:p>
        </w:tc>
        <w:tc>
          <w:tcPr>
            <w:tcW w:w="1046" w:type="dxa"/>
            <w:noWrap/>
            <w:hideMark/>
          </w:tcPr>
          <w:p w14:paraId="7467530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20,677295</w:t>
            </w:r>
          </w:p>
        </w:tc>
      </w:tr>
      <w:tr w:rsidR="009B5964" w:rsidRPr="009B6CCF" w14:paraId="435A88C3"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4C7E392" w14:textId="77777777" w:rsidR="009B5964" w:rsidRPr="009B6CCF" w:rsidRDefault="009B5964" w:rsidP="00CD11E5">
            <w:pPr>
              <w:pStyle w:val="Legenda"/>
              <w:keepNext w:val="0"/>
              <w:rPr>
                <w:sz w:val="16"/>
                <w:szCs w:val="16"/>
              </w:rPr>
            </w:pPr>
            <w:r w:rsidRPr="009B6CCF">
              <w:rPr>
                <w:sz w:val="16"/>
                <w:szCs w:val="16"/>
              </w:rPr>
              <w:t>01.05.004.1.0019</w:t>
            </w:r>
          </w:p>
        </w:tc>
        <w:tc>
          <w:tcPr>
            <w:tcW w:w="750" w:type="dxa"/>
            <w:noWrap/>
            <w:hideMark/>
          </w:tcPr>
          <w:p w14:paraId="3372403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41155DD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-53,81024911</w:t>
            </w:r>
          </w:p>
        </w:tc>
        <w:tc>
          <w:tcPr>
            <w:tcW w:w="1541" w:type="dxa"/>
            <w:noWrap/>
            <w:hideMark/>
          </w:tcPr>
          <w:p w14:paraId="6BBE946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-25,657898</w:t>
            </w:r>
          </w:p>
        </w:tc>
        <w:tc>
          <w:tcPr>
            <w:tcW w:w="1328" w:type="dxa"/>
            <w:noWrap/>
            <w:hideMark/>
          </w:tcPr>
          <w:p w14:paraId="094FA78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-53,81024412</w:t>
            </w:r>
          </w:p>
        </w:tc>
        <w:tc>
          <w:tcPr>
            <w:tcW w:w="1301" w:type="dxa"/>
            <w:noWrap/>
            <w:hideMark/>
          </w:tcPr>
          <w:p w14:paraId="4FD9DE5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-25,65789731</w:t>
            </w:r>
          </w:p>
        </w:tc>
        <w:tc>
          <w:tcPr>
            <w:tcW w:w="722" w:type="dxa"/>
            <w:noWrap/>
            <w:hideMark/>
          </w:tcPr>
          <w:p w14:paraId="7433D80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0,5061</w:t>
            </w:r>
          </w:p>
        </w:tc>
        <w:tc>
          <w:tcPr>
            <w:tcW w:w="1046" w:type="dxa"/>
            <w:noWrap/>
            <w:hideMark/>
          </w:tcPr>
          <w:p w14:paraId="03F4046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0,256117</w:t>
            </w:r>
          </w:p>
        </w:tc>
      </w:tr>
      <w:tr w:rsidR="009B5964" w:rsidRPr="009B6CCF" w14:paraId="6134856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33D7F67" w14:textId="77777777" w:rsidR="009B5964" w:rsidRPr="009B6CCF" w:rsidRDefault="009B5964" w:rsidP="00CD11E5">
            <w:pPr>
              <w:pStyle w:val="Legenda"/>
              <w:keepNext w:val="0"/>
              <w:rPr>
                <w:sz w:val="16"/>
                <w:szCs w:val="16"/>
              </w:rPr>
            </w:pPr>
            <w:r w:rsidRPr="009B6CCF">
              <w:rPr>
                <w:sz w:val="16"/>
                <w:szCs w:val="16"/>
              </w:rPr>
              <w:t>01.05.004.1.0019</w:t>
            </w:r>
          </w:p>
        </w:tc>
        <w:tc>
          <w:tcPr>
            <w:tcW w:w="750" w:type="dxa"/>
            <w:noWrap/>
            <w:hideMark/>
          </w:tcPr>
          <w:p w14:paraId="694D4EB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55D2649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-53,80909922</w:t>
            </w:r>
          </w:p>
        </w:tc>
        <w:tc>
          <w:tcPr>
            <w:tcW w:w="1541" w:type="dxa"/>
            <w:noWrap/>
            <w:hideMark/>
          </w:tcPr>
          <w:p w14:paraId="036A64C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-25,6581865</w:t>
            </w:r>
          </w:p>
        </w:tc>
        <w:tc>
          <w:tcPr>
            <w:tcW w:w="1328" w:type="dxa"/>
            <w:noWrap/>
            <w:hideMark/>
          </w:tcPr>
          <w:p w14:paraId="23A8F14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-53,80909255</w:t>
            </w:r>
          </w:p>
        </w:tc>
        <w:tc>
          <w:tcPr>
            <w:tcW w:w="1301" w:type="dxa"/>
            <w:noWrap/>
            <w:hideMark/>
          </w:tcPr>
          <w:p w14:paraId="233DC3A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-25,65818479</w:t>
            </w:r>
          </w:p>
        </w:tc>
        <w:tc>
          <w:tcPr>
            <w:tcW w:w="722" w:type="dxa"/>
            <w:noWrap/>
            <w:hideMark/>
          </w:tcPr>
          <w:p w14:paraId="1386DB3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0,6953</w:t>
            </w:r>
          </w:p>
        </w:tc>
        <w:tc>
          <w:tcPr>
            <w:tcW w:w="1046" w:type="dxa"/>
            <w:noWrap/>
            <w:hideMark/>
          </w:tcPr>
          <w:p w14:paraId="3794C41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0,483384</w:t>
            </w:r>
          </w:p>
        </w:tc>
      </w:tr>
      <w:tr w:rsidR="009B5964" w:rsidRPr="009B6CCF" w14:paraId="5DDE844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6EE4D02" w14:textId="77777777" w:rsidR="009B5964" w:rsidRPr="009B6CCF" w:rsidRDefault="009B5964" w:rsidP="00CD11E5">
            <w:pPr>
              <w:pStyle w:val="Legenda"/>
              <w:keepNext w:val="0"/>
              <w:rPr>
                <w:sz w:val="16"/>
                <w:szCs w:val="16"/>
              </w:rPr>
            </w:pPr>
            <w:r w:rsidRPr="009B6CCF">
              <w:rPr>
                <w:sz w:val="16"/>
                <w:szCs w:val="16"/>
              </w:rPr>
              <w:t>01.05.004.1.0019</w:t>
            </w:r>
          </w:p>
        </w:tc>
        <w:tc>
          <w:tcPr>
            <w:tcW w:w="750" w:type="dxa"/>
            <w:noWrap/>
            <w:hideMark/>
          </w:tcPr>
          <w:p w14:paraId="6F0D0CF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2B7EF6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-53,80947439</w:t>
            </w:r>
          </w:p>
        </w:tc>
        <w:tc>
          <w:tcPr>
            <w:tcW w:w="1541" w:type="dxa"/>
            <w:noWrap/>
            <w:hideMark/>
          </w:tcPr>
          <w:p w14:paraId="4568CDF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-25,65940145</w:t>
            </w:r>
          </w:p>
        </w:tc>
        <w:tc>
          <w:tcPr>
            <w:tcW w:w="1328" w:type="dxa"/>
            <w:noWrap/>
            <w:hideMark/>
          </w:tcPr>
          <w:p w14:paraId="60B32EE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-53,8094626</w:t>
            </w:r>
          </w:p>
        </w:tc>
        <w:tc>
          <w:tcPr>
            <w:tcW w:w="1301" w:type="dxa"/>
            <w:noWrap/>
            <w:hideMark/>
          </w:tcPr>
          <w:p w14:paraId="551A9B5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-25,65940244</w:t>
            </w:r>
          </w:p>
        </w:tc>
        <w:tc>
          <w:tcPr>
            <w:tcW w:w="722" w:type="dxa"/>
            <w:noWrap/>
            <w:hideMark/>
          </w:tcPr>
          <w:p w14:paraId="78C679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1,1862</w:t>
            </w:r>
          </w:p>
        </w:tc>
        <w:tc>
          <w:tcPr>
            <w:tcW w:w="1046" w:type="dxa"/>
            <w:noWrap/>
            <w:hideMark/>
          </w:tcPr>
          <w:p w14:paraId="713D75D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1,407055</w:t>
            </w:r>
          </w:p>
        </w:tc>
      </w:tr>
      <w:tr w:rsidR="009B5964" w:rsidRPr="009B6CCF" w14:paraId="37061D7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C84B902" w14:textId="77777777" w:rsidR="009B5964" w:rsidRPr="009B6CCF" w:rsidRDefault="009B5964" w:rsidP="00CD11E5">
            <w:pPr>
              <w:pStyle w:val="Legenda"/>
              <w:keepNext w:val="0"/>
              <w:rPr>
                <w:sz w:val="16"/>
                <w:szCs w:val="16"/>
              </w:rPr>
            </w:pPr>
            <w:r w:rsidRPr="009B6CCF">
              <w:rPr>
                <w:sz w:val="16"/>
                <w:szCs w:val="16"/>
              </w:rPr>
              <w:t>01.05.004.1.0019</w:t>
            </w:r>
          </w:p>
        </w:tc>
        <w:tc>
          <w:tcPr>
            <w:tcW w:w="750" w:type="dxa"/>
            <w:noWrap/>
            <w:hideMark/>
          </w:tcPr>
          <w:p w14:paraId="4ABA642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6BA22C7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-53,81062428</w:t>
            </w:r>
          </w:p>
        </w:tc>
        <w:tc>
          <w:tcPr>
            <w:tcW w:w="1541" w:type="dxa"/>
            <w:noWrap/>
            <w:hideMark/>
          </w:tcPr>
          <w:p w14:paraId="4791102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-25,65911295</w:t>
            </w:r>
          </w:p>
        </w:tc>
        <w:tc>
          <w:tcPr>
            <w:tcW w:w="1328" w:type="dxa"/>
            <w:noWrap/>
            <w:hideMark/>
          </w:tcPr>
          <w:p w14:paraId="232554C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-53,81061418</w:t>
            </w:r>
          </w:p>
        </w:tc>
        <w:tc>
          <w:tcPr>
            <w:tcW w:w="1301" w:type="dxa"/>
            <w:noWrap/>
            <w:hideMark/>
          </w:tcPr>
          <w:p w14:paraId="6A31268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-25,65911496</w:t>
            </w:r>
          </w:p>
        </w:tc>
        <w:tc>
          <w:tcPr>
            <w:tcW w:w="722" w:type="dxa"/>
            <w:noWrap/>
            <w:hideMark/>
          </w:tcPr>
          <w:p w14:paraId="7A9F447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1,036</w:t>
            </w:r>
          </w:p>
        </w:tc>
        <w:tc>
          <w:tcPr>
            <w:tcW w:w="1046" w:type="dxa"/>
            <w:noWrap/>
            <w:hideMark/>
          </w:tcPr>
          <w:p w14:paraId="4B131B2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1,073284</w:t>
            </w:r>
          </w:p>
        </w:tc>
      </w:tr>
      <w:tr w:rsidR="009B5964" w:rsidRPr="009B6CCF" w14:paraId="4CDA1FDD"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0A4ED5F" w14:textId="77777777" w:rsidR="009B5964" w:rsidRPr="009B6CCF" w:rsidRDefault="009B5964" w:rsidP="00CD11E5">
            <w:pPr>
              <w:pStyle w:val="Legenda"/>
              <w:keepNext w:val="0"/>
              <w:rPr>
                <w:sz w:val="16"/>
                <w:szCs w:val="16"/>
              </w:rPr>
            </w:pPr>
            <w:r w:rsidRPr="009B6CCF">
              <w:rPr>
                <w:sz w:val="16"/>
                <w:szCs w:val="16"/>
              </w:rPr>
              <w:t>01.04.004.1.0029</w:t>
            </w:r>
          </w:p>
        </w:tc>
        <w:tc>
          <w:tcPr>
            <w:tcW w:w="750" w:type="dxa"/>
            <w:noWrap/>
            <w:hideMark/>
          </w:tcPr>
          <w:p w14:paraId="5232FD2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0926780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-53,8097686</w:t>
            </w:r>
          </w:p>
        </w:tc>
        <w:tc>
          <w:tcPr>
            <w:tcW w:w="1541" w:type="dxa"/>
            <w:noWrap/>
            <w:hideMark/>
          </w:tcPr>
          <w:p w14:paraId="23D7154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-25,6610075</w:t>
            </w:r>
          </w:p>
        </w:tc>
        <w:tc>
          <w:tcPr>
            <w:tcW w:w="1328" w:type="dxa"/>
            <w:noWrap/>
            <w:hideMark/>
          </w:tcPr>
          <w:p w14:paraId="0D575CB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-53,80976086</w:t>
            </w:r>
          </w:p>
        </w:tc>
        <w:tc>
          <w:tcPr>
            <w:tcW w:w="1301" w:type="dxa"/>
            <w:noWrap/>
            <w:hideMark/>
          </w:tcPr>
          <w:p w14:paraId="6B8CCD3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-25,66100978</w:t>
            </w:r>
          </w:p>
        </w:tc>
        <w:tc>
          <w:tcPr>
            <w:tcW w:w="722" w:type="dxa"/>
            <w:noWrap/>
            <w:hideMark/>
          </w:tcPr>
          <w:p w14:paraId="13A9B70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0,8159</w:t>
            </w:r>
          </w:p>
        </w:tc>
        <w:tc>
          <w:tcPr>
            <w:tcW w:w="1046" w:type="dxa"/>
            <w:noWrap/>
            <w:hideMark/>
          </w:tcPr>
          <w:p w14:paraId="70DF981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0,66575</w:t>
            </w:r>
          </w:p>
        </w:tc>
      </w:tr>
      <w:tr w:rsidR="009B5964" w:rsidRPr="009B6CCF" w14:paraId="5DA0207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7055100" w14:textId="77777777" w:rsidR="009B5964" w:rsidRPr="009B6CCF" w:rsidRDefault="009B5964" w:rsidP="00CD11E5">
            <w:pPr>
              <w:pStyle w:val="Legenda"/>
              <w:keepNext w:val="0"/>
              <w:rPr>
                <w:sz w:val="16"/>
                <w:szCs w:val="16"/>
              </w:rPr>
            </w:pPr>
            <w:r w:rsidRPr="009B6CCF">
              <w:rPr>
                <w:sz w:val="16"/>
                <w:szCs w:val="16"/>
              </w:rPr>
              <w:t>01.04.004.1.0029</w:t>
            </w:r>
          </w:p>
        </w:tc>
        <w:tc>
          <w:tcPr>
            <w:tcW w:w="750" w:type="dxa"/>
            <w:noWrap/>
            <w:hideMark/>
          </w:tcPr>
          <w:p w14:paraId="5201668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AC7611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-53,80861774</w:t>
            </w:r>
          </w:p>
        </w:tc>
        <w:tc>
          <w:tcPr>
            <w:tcW w:w="1541" w:type="dxa"/>
            <w:noWrap/>
            <w:hideMark/>
          </w:tcPr>
          <w:p w14:paraId="6DE3DE6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-25,66129296</w:t>
            </w:r>
          </w:p>
        </w:tc>
        <w:tc>
          <w:tcPr>
            <w:tcW w:w="1328" w:type="dxa"/>
            <w:noWrap/>
            <w:hideMark/>
          </w:tcPr>
          <w:p w14:paraId="59D91B9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-53,80860926</w:t>
            </w:r>
          </w:p>
        </w:tc>
        <w:tc>
          <w:tcPr>
            <w:tcW w:w="1301" w:type="dxa"/>
            <w:noWrap/>
            <w:hideMark/>
          </w:tcPr>
          <w:p w14:paraId="7903826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-25,66129726</w:t>
            </w:r>
          </w:p>
        </w:tc>
        <w:tc>
          <w:tcPr>
            <w:tcW w:w="722" w:type="dxa"/>
            <w:noWrap/>
            <w:hideMark/>
          </w:tcPr>
          <w:p w14:paraId="16ADDB5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0,9756</w:t>
            </w:r>
          </w:p>
        </w:tc>
        <w:tc>
          <w:tcPr>
            <w:tcW w:w="1046" w:type="dxa"/>
            <w:noWrap/>
            <w:hideMark/>
          </w:tcPr>
          <w:p w14:paraId="26C48E9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0,95172</w:t>
            </w:r>
          </w:p>
        </w:tc>
      </w:tr>
      <w:tr w:rsidR="009B5964" w:rsidRPr="009B6CCF" w14:paraId="40F32C0E"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30A1945" w14:textId="77777777" w:rsidR="009B5964" w:rsidRPr="009B6CCF" w:rsidRDefault="009B5964" w:rsidP="00CD11E5">
            <w:pPr>
              <w:pStyle w:val="Legenda"/>
              <w:keepNext w:val="0"/>
              <w:rPr>
                <w:sz w:val="16"/>
                <w:szCs w:val="16"/>
              </w:rPr>
            </w:pPr>
            <w:r w:rsidRPr="009B6CCF">
              <w:rPr>
                <w:sz w:val="16"/>
                <w:szCs w:val="16"/>
              </w:rPr>
              <w:t>01.04.004.1.0029</w:t>
            </w:r>
          </w:p>
        </w:tc>
        <w:tc>
          <w:tcPr>
            <w:tcW w:w="750" w:type="dxa"/>
            <w:noWrap/>
            <w:hideMark/>
          </w:tcPr>
          <w:p w14:paraId="1578541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443DEE8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-53,80898895</w:t>
            </w:r>
          </w:p>
        </w:tc>
        <w:tc>
          <w:tcPr>
            <w:tcW w:w="1541" w:type="dxa"/>
            <w:noWrap/>
            <w:hideMark/>
          </w:tcPr>
          <w:p w14:paraId="16F3E55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-25,6625089</w:t>
            </w:r>
          </w:p>
        </w:tc>
        <w:tc>
          <w:tcPr>
            <w:tcW w:w="1328" w:type="dxa"/>
            <w:noWrap/>
            <w:hideMark/>
          </w:tcPr>
          <w:p w14:paraId="25B30F7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-53,80897932</w:t>
            </w:r>
          </w:p>
        </w:tc>
        <w:tc>
          <w:tcPr>
            <w:tcW w:w="1301" w:type="dxa"/>
            <w:noWrap/>
            <w:hideMark/>
          </w:tcPr>
          <w:p w14:paraId="6164B9D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-25,66251491</w:t>
            </w:r>
          </w:p>
        </w:tc>
        <w:tc>
          <w:tcPr>
            <w:tcW w:w="722" w:type="dxa"/>
            <w:noWrap/>
            <w:hideMark/>
          </w:tcPr>
          <w:p w14:paraId="703A721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1,1747</w:t>
            </w:r>
          </w:p>
        </w:tc>
        <w:tc>
          <w:tcPr>
            <w:tcW w:w="1046" w:type="dxa"/>
            <w:noWrap/>
            <w:hideMark/>
          </w:tcPr>
          <w:p w14:paraId="0D38391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1,379882</w:t>
            </w:r>
          </w:p>
        </w:tc>
      </w:tr>
      <w:tr w:rsidR="009B5964" w:rsidRPr="009B6CCF" w14:paraId="59E000DF"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BEDE2DC" w14:textId="77777777" w:rsidR="009B5964" w:rsidRPr="009B6CCF" w:rsidRDefault="009B5964" w:rsidP="00CD11E5">
            <w:pPr>
              <w:pStyle w:val="Legenda"/>
              <w:keepNext w:val="0"/>
              <w:rPr>
                <w:sz w:val="16"/>
                <w:szCs w:val="16"/>
              </w:rPr>
            </w:pPr>
            <w:r w:rsidRPr="009B6CCF">
              <w:rPr>
                <w:sz w:val="16"/>
                <w:szCs w:val="16"/>
              </w:rPr>
              <w:t>01.04.004.1.0029</w:t>
            </w:r>
          </w:p>
        </w:tc>
        <w:tc>
          <w:tcPr>
            <w:tcW w:w="750" w:type="dxa"/>
            <w:noWrap/>
            <w:hideMark/>
          </w:tcPr>
          <w:p w14:paraId="0025009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2694859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-53,81013981</w:t>
            </w:r>
          </w:p>
        </w:tc>
        <w:tc>
          <w:tcPr>
            <w:tcW w:w="1541" w:type="dxa"/>
            <w:noWrap/>
            <w:hideMark/>
          </w:tcPr>
          <w:p w14:paraId="2AD49D9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-25,66222344</w:t>
            </w:r>
          </w:p>
        </w:tc>
        <w:tc>
          <w:tcPr>
            <w:tcW w:w="1328" w:type="dxa"/>
            <w:noWrap/>
            <w:hideMark/>
          </w:tcPr>
          <w:p w14:paraId="39AE552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-53,81013093</w:t>
            </w:r>
          </w:p>
        </w:tc>
        <w:tc>
          <w:tcPr>
            <w:tcW w:w="1301" w:type="dxa"/>
            <w:noWrap/>
            <w:hideMark/>
          </w:tcPr>
          <w:p w14:paraId="700605A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-25,66222743</w:t>
            </w:r>
          </w:p>
        </w:tc>
        <w:tc>
          <w:tcPr>
            <w:tcW w:w="722" w:type="dxa"/>
            <w:noWrap/>
            <w:hideMark/>
          </w:tcPr>
          <w:p w14:paraId="32137F8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0,9944</w:t>
            </w:r>
          </w:p>
        </w:tc>
        <w:tc>
          <w:tcPr>
            <w:tcW w:w="1046" w:type="dxa"/>
            <w:noWrap/>
            <w:hideMark/>
          </w:tcPr>
          <w:p w14:paraId="3110502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0,988868</w:t>
            </w:r>
          </w:p>
        </w:tc>
      </w:tr>
      <w:tr w:rsidR="009B5964" w:rsidRPr="009B6CCF" w14:paraId="7FA05F34"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18E4BE6" w14:textId="77777777" w:rsidR="009B5964" w:rsidRPr="009B6CCF" w:rsidRDefault="009B5964" w:rsidP="00CD11E5">
            <w:pPr>
              <w:pStyle w:val="Legenda"/>
              <w:keepNext w:val="0"/>
              <w:rPr>
                <w:sz w:val="16"/>
                <w:szCs w:val="16"/>
              </w:rPr>
            </w:pPr>
            <w:r w:rsidRPr="009B6CCF">
              <w:rPr>
                <w:sz w:val="16"/>
                <w:szCs w:val="16"/>
              </w:rPr>
              <w:t>01.04.004.1.0022</w:t>
            </w:r>
          </w:p>
        </w:tc>
        <w:tc>
          <w:tcPr>
            <w:tcW w:w="750" w:type="dxa"/>
            <w:noWrap/>
            <w:hideMark/>
          </w:tcPr>
          <w:p w14:paraId="4B0264B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35DE6FC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-53,80760237</w:t>
            </w:r>
          </w:p>
        </w:tc>
        <w:tc>
          <w:tcPr>
            <w:tcW w:w="1541" w:type="dxa"/>
            <w:noWrap/>
            <w:hideMark/>
          </w:tcPr>
          <w:p w14:paraId="3172626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-25,65855152</w:t>
            </w:r>
          </w:p>
        </w:tc>
        <w:tc>
          <w:tcPr>
            <w:tcW w:w="1328" w:type="dxa"/>
            <w:noWrap/>
            <w:hideMark/>
          </w:tcPr>
          <w:p w14:paraId="0C351B9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-53,80755457</w:t>
            </w:r>
          </w:p>
        </w:tc>
        <w:tc>
          <w:tcPr>
            <w:tcW w:w="1301" w:type="dxa"/>
            <w:noWrap/>
            <w:hideMark/>
          </w:tcPr>
          <w:p w14:paraId="6C6FA54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-25,65856272</w:t>
            </w:r>
          </w:p>
        </w:tc>
        <w:tc>
          <w:tcPr>
            <w:tcW w:w="722" w:type="dxa"/>
            <w:noWrap/>
            <w:hideMark/>
          </w:tcPr>
          <w:p w14:paraId="12255F1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4,95</w:t>
            </w:r>
          </w:p>
        </w:tc>
        <w:tc>
          <w:tcPr>
            <w:tcW w:w="1046" w:type="dxa"/>
            <w:noWrap/>
            <w:hideMark/>
          </w:tcPr>
          <w:p w14:paraId="3EBD4F8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24,502502</w:t>
            </w:r>
          </w:p>
        </w:tc>
      </w:tr>
      <w:tr w:rsidR="009B5964" w:rsidRPr="009B6CCF" w14:paraId="6520F6CD"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6714F71" w14:textId="77777777" w:rsidR="009B5964" w:rsidRPr="009B6CCF" w:rsidRDefault="009B5964" w:rsidP="00CD11E5">
            <w:pPr>
              <w:pStyle w:val="Legenda"/>
              <w:keepNext w:val="0"/>
              <w:rPr>
                <w:sz w:val="16"/>
                <w:szCs w:val="16"/>
              </w:rPr>
            </w:pPr>
            <w:r w:rsidRPr="009B6CCF">
              <w:rPr>
                <w:sz w:val="16"/>
                <w:szCs w:val="16"/>
              </w:rPr>
              <w:t>01.04.004.1.0022</w:t>
            </w:r>
          </w:p>
        </w:tc>
        <w:tc>
          <w:tcPr>
            <w:tcW w:w="750" w:type="dxa"/>
            <w:noWrap/>
            <w:hideMark/>
          </w:tcPr>
          <w:p w14:paraId="04017E2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4850E79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-53,8064517</w:t>
            </w:r>
          </w:p>
        </w:tc>
        <w:tc>
          <w:tcPr>
            <w:tcW w:w="1541" w:type="dxa"/>
            <w:noWrap/>
            <w:hideMark/>
          </w:tcPr>
          <w:p w14:paraId="62D28F9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-25,6588375</w:t>
            </w:r>
          </w:p>
        </w:tc>
        <w:tc>
          <w:tcPr>
            <w:tcW w:w="1328" w:type="dxa"/>
            <w:noWrap/>
            <w:hideMark/>
          </w:tcPr>
          <w:p w14:paraId="42DC2D2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-53,80640298</w:t>
            </w:r>
          </w:p>
        </w:tc>
        <w:tc>
          <w:tcPr>
            <w:tcW w:w="1301" w:type="dxa"/>
            <w:noWrap/>
            <w:hideMark/>
          </w:tcPr>
          <w:p w14:paraId="13BC6CE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-25,65885017</w:t>
            </w:r>
          </w:p>
        </w:tc>
        <w:tc>
          <w:tcPr>
            <w:tcW w:w="722" w:type="dxa"/>
            <w:noWrap/>
            <w:hideMark/>
          </w:tcPr>
          <w:p w14:paraId="3EAAEE4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5,0818</w:t>
            </w:r>
          </w:p>
        </w:tc>
        <w:tc>
          <w:tcPr>
            <w:tcW w:w="1046" w:type="dxa"/>
            <w:noWrap/>
            <w:hideMark/>
          </w:tcPr>
          <w:p w14:paraId="3E83E62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25,825046</w:t>
            </w:r>
          </w:p>
        </w:tc>
      </w:tr>
      <w:tr w:rsidR="009B5964" w:rsidRPr="009B6CCF" w14:paraId="2A66B961"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CA8FCC0" w14:textId="77777777" w:rsidR="009B5964" w:rsidRPr="009B6CCF" w:rsidRDefault="009B5964" w:rsidP="00CD11E5">
            <w:pPr>
              <w:pStyle w:val="Legenda"/>
              <w:keepNext w:val="0"/>
              <w:rPr>
                <w:sz w:val="16"/>
                <w:szCs w:val="16"/>
              </w:rPr>
            </w:pPr>
            <w:r w:rsidRPr="009B6CCF">
              <w:rPr>
                <w:sz w:val="16"/>
                <w:szCs w:val="16"/>
              </w:rPr>
              <w:t>01.04.004.1.0022</w:t>
            </w:r>
          </w:p>
        </w:tc>
        <w:tc>
          <w:tcPr>
            <w:tcW w:w="750" w:type="dxa"/>
            <w:noWrap/>
            <w:hideMark/>
          </w:tcPr>
          <w:p w14:paraId="39F5294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0D3CF58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-53,80682358</w:t>
            </w:r>
          </w:p>
        </w:tc>
        <w:tc>
          <w:tcPr>
            <w:tcW w:w="1541" w:type="dxa"/>
            <w:noWrap/>
            <w:hideMark/>
          </w:tcPr>
          <w:p w14:paraId="76A46ED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-25,66005328</w:t>
            </w:r>
          </w:p>
        </w:tc>
        <w:tc>
          <w:tcPr>
            <w:tcW w:w="1328" w:type="dxa"/>
            <w:noWrap/>
            <w:hideMark/>
          </w:tcPr>
          <w:p w14:paraId="1D3C574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-53,80677301</w:t>
            </w:r>
          </w:p>
        </w:tc>
        <w:tc>
          <w:tcPr>
            <w:tcW w:w="1301" w:type="dxa"/>
            <w:noWrap/>
            <w:hideMark/>
          </w:tcPr>
          <w:p w14:paraId="2EEC919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-25,66006784</w:t>
            </w:r>
          </w:p>
        </w:tc>
        <w:tc>
          <w:tcPr>
            <w:tcW w:w="722" w:type="dxa"/>
            <w:noWrap/>
            <w:hideMark/>
          </w:tcPr>
          <w:p w14:paraId="449AF99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5,3207</w:t>
            </w:r>
          </w:p>
        </w:tc>
        <w:tc>
          <w:tcPr>
            <w:tcW w:w="1046" w:type="dxa"/>
            <w:noWrap/>
            <w:hideMark/>
          </w:tcPr>
          <w:p w14:paraId="08651F1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28,310034</w:t>
            </w:r>
          </w:p>
        </w:tc>
      </w:tr>
      <w:tr w:rsidR="009B5964" w:rsidRPr="009B6CCF" w14:paraId="52409FBF"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1E29A07" w14:textId="77777777" w:rsidR="009B5964" w:rsidRPr="009B6CCF" w:rsidRDefault="009B5964" w:rsidP="00CD11E5">
            <w:pPr>
              <w:pStyle w:val="Legenda"/>
              <w:keepNext w:val="0"/>
              <w:rPr>
                <w:sz w:val="16"/>
                <w:szCs w:val="16"/>
              </w:rPr>
            </w:pPr>
            <w:r w:rsidRPr="009B6CCF">
              <w:rPr>
                <w:sz w:val="16"/>
                <w:szCs w:val="16"/>
              </w:rPr>
              <w:t>01.04.004.1.0022</w:t>
            </w:r>
          </w:p>
        </w:tc>
        <w:tc>
          <w:tcPr>
            <w:tcW w:w="750" w:type="dxa"/>
            <w:noWrap/>
            <w:hideMark/>
          </w:tcPr>
          <w:p w14:paraId="2D3BC59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691779B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-53,80797425</w:t>
            </w:r>
          </w:p>
        </w:tc>
        <w:tc>
          <w:tcPr>
            <w:tcW w:w="1541" w:type="dxa"/>
            <w:noWrap/>
            <w:hideMark/>
          </w:tcPr>
          <w:p w14:paraId="44A5F94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-25,6597673</w:t>
            </w:r>
          </w:p>
        </w:tc>
        <w:tc>
          <w:tcPr>
            <w:tcW w:w="1328" w:type="dxa"/>
            <w:noWrap/>
            <w:hideMark/>
          </w:tcPr>
          <w:p w14:paraId="2E58629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-53,80792461</w:t>
            </w:r>
          </w:p>
        </w:tc>
        <w:tc>
          <w:tcPr>
            <w:tcW w:w="1301" w:type="dxa"/>
            <w:noWrap/>
            <w:hideMark/>
          </w:tcPr>
          <w:p w14:paraId="0FCC3B1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-25,65978037</w:t>
            </w:r>
          </w:p>
        </w:tc>
        <w:tc>
          <w:tcPr>
            <w:tcW w:w="722" w:type="dxa"/>
            <w:noWrap/>
            <w:hideMark/>
          </w:tcPr>
          <w:p w14:paraId="2903A63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5,1839</w:t>
            </w:r>
          </w:p>
        </w:tc>
        <w:tc>
          <w:tcPr>
            <w:tcW w:w="1046" w:type="dxa"/>
            <w:noWrap/>
            <w:hideMark/>
          </w:tcPr>
          <w:p w14:paraId="0C0C630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26,872882</w:t>
            </w:r>
          </w:p>
        </w:tc>
      </w:tr>
      <w:tr w:rsidR="009B5964" w:rsidRPr="009B6CCF" w14:paraId="7AA386BD"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43D3ACE" w14:textId="77777777" w:rsidR="009B5964" w:rsidRPr="009B6CCF" w:rsidRDefault="009B5964" w:rsidP="00CD11E5">
            <w:pPr>
              <w:pStyle w:val="Legenda"/>
              <w:keepNext w:val="0"/>
              <w:rPr>
                <w:sz w:val="16"/>
                <w:szCs w:val="16"/>
              </w:rPr>
            </w:pPr>
            <w:r w:rsidRPr="009B6CCF">
              <w:rPr>
                <w:sz w:val="16"/>
                <w:szCs w:val="16"/>
              </w:rPr>
              <w:t>01.04.004.0.0036</w:t>
            </w:r>
          </w:p>
        </w:tc>
        <w:tc>
          <w:tcPr>
            <w:tcW w:w="750" w:type="dxa"/>
            <w:noWrap/>
            <w:hideMark/>
          </w:tcPr>
          <w:p w14:paraId="0C05B13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16BCC7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-53,81190157</w:t>
            </w:r>
          </w:p>
        </w:tc>
        <w:tc>
          <w:tcPr>
            <w:tcW w:w="1541" w:type="dxa"/>
            <w:noWrap/>
            <w:hideMark/>
          </w:tcPr>
          <w:p w14:paraId="2F90C4E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-25,66328271</w:t>
            </w:r>
          </w:p>
        </w:tc>
        <w:tc>
          <w:tcPr>
            <w:tcW w:w="1328" w:type="dxa"/>
            <w:noWrap/>
            <w:hideMark/>
          </w:tcPr>
          <w:p w14:paraId="5FDDD40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-53,81188235</w:t>
            </w:r>
          </w:p>
        </w:tc>
        <w:tc>
          <w:tcPr>
            <w:tcW w:w="1301" w:type="dxa"/>
            <w:noWrap/>
            <w:hideMark/>
          </w:tcPr>
          <w:p w14:paraId="5C1C577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-25,66328494</w:t>
            </w:r>
          </w:p>
        </w:tc>
        <w:tc>
          <w:tcPr>
            <w:tcW w:w="722" w:type="dxa"/>
            <w:noWrap/>
            <w:hideMark/>
          </w:tcPr>
          <w:p w14:paraId="4654C6F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1,9417</w:t>
            </w:r>
          </w:p>
        </w:tc>
        <w:tc>
          <w:tcPr>
            <w:tcW w:w="1046" w:type="dxa"/>
            <w:noWrap/>
            <w:hideMark/>
          </w:tcPr>
          <w:p w14:paraId="3D622EA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3,770203</w:t>
            </w:r>
          </w:p>
        </w:tc>
      </w:tr>
      <w:tr w:rsidR="009B5964" w:rsidRPr="009B6CCF" w14:paraId="4FF96EEA"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E74FFF6" w14:textId="77777777" w:rsidR="009B5964" w:rsidRPr="009B6CCF" w:rsidRDefault="009B5964" w:rsidP="00CD11E5">
            <w:pPr>
              <w:pStyle w:val="Legenda"/>
              <w:keepNext w:val="0"/>
              <w:rPr>
                <w:sz w:val="16"/>
                <w:szCs w:val="16"/>
              </w:rPr>
            </w:pPr>
            <w:r w:rsidRPr="009B6CCF">
              <w:rPr>
                <w:sz w:val="16"/>
                <w:szCs w:val="16"/>
              </w:rPr>
              <w:t>01.04.004.0.0036</w:t>
            </w:r>
          </w:p>
        </w:tc>
        <w:tc>
          <w:tcPr>
            <w:tcW w:w="750" w:type="dxa"/>
            <w:noWrap/>
            <w:hideMark/>
          </w:tcPr>
          <w:p w14:paraId="198C719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3BEE4CA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-53,81075163</w:t>
            </w:r>
          </w:p>
        </w:tc>
        <w:tc>
          <w:tcPr>
            <w:tcW w:w="1541" w:type="dxa"/>
            <w:noWrap/>
            <w:hideMark/>
          </w:tcPr>
          <w:p w14:paraId="3FFF6F3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-25,66357124</w:t>
            </w:r>
          </w:p>
        </w:tc>
        <w:tc>
          <w:tcPr>
            <w:tcW w:w="1328" w:type="dxa"/>
            <w:noWrap/>
            <w:hideMark/>
          </w:tcPr>
          <w:p w14:paraId="455B8FC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-53,81073074</w:t>
            </w:r>
          </w:p>
        </w:tc>
        <w:tc>
          <w:tcPr>
            <w:tcW w:w="1301" w:type="dxa"/>
            <w:noWrap/>
            <w:hideMark/>
          </w:tcPr>
          <w:p w14:paraId="64A8124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-25,66357244</w:t>
            </w:r>
          </w:p>
        </w:tc>
        <w:tc>
          <w:tcPr>
            <w:tcW w:w="722" w:type="dxa"/>
            <w:noWrap/>
            <w:hideMark/>
          </w:tcPr>
          <w:p w14:paraId="1ED2C64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2,0987</w:t>
            </w:r>
          </w:p>
        </w:tc>
        <w:tc>
          <w:tcPr>
            <w:tcW w:w="1046" w:type="dxa"/>
            <w:noWrap/>
            <w:hideMark/>
          </w:tcPr>
          <w:p w14:paraId="170C5A8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4,404372</w:t>
            </w:r>
          </w:p>
        </w:tc>
      </w:tr>
      <w:tr w:rsidR="009B5964" w:rsidRPr="009B6CCF" w14:paraId="6376BEB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F20F59A" w14:textId="77777777" w:rsidR="009B5964" w:rsidRPr="009B6CCF" w:rsidRDefault="009B5964" w:rsidP="00CD11E5">
            <w:pPr>
              <w:pStyle w:val="Legenda"/>
              <w:keepNext w:val="0"/>
              <w:rPr>
                <w:sz w:val="16"/>
                <w:szCs w:val="16"/>
              </w:rPr>
            </w:pPr>
            <w:r w:rsidRPr="009B6CCF">
              <w:rPr>
                <w:sz w:val="16"/>
                <w:szCs w:val="16"/>
              </w:rPr>
              <w:t>01.04.004.0.0036</w:t>
            </w:r>
          </w:p>
        </w:tc>
        <w:tc>
          <w:tcPr>
            <w:tcW w:w="750" w:type="dxa"/>
            <w:noWrap/>
            <w:hideMark/>
          </w:tcPr>
          <w:p w14:paraId="1E7AF2A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DBCDFF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-53,81107323</w:t>
            </w:r>
          </w:p>
        </w:tc>
        <w:tc>
          <w:tcPr>
            <w:tcW w:w="1541" w:type="dxa"/>
            <w:noWrap/>
            <w:hideMark/>
          </w:tcPr>
          <w:p w14:paraId="01E8F00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-25,66461259</w:t>
            </w:r>
          </w:p>
        </w:tc>
        <w:tc>
          <w:tcPr>
            <w:tcW w:w="1328" w:type="dxa"/>
            <w:noWrap/>
            <w:hideMark/>
          </w:tcPr>
          <w:p w14:paraId="604C382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-53,81104796</w:t>
            </w:r>
          </w:p>
        </w:tc>
        <w:tc>
          <w:tcPr>
            <w:tcW w:w="1301" w:type="dxa"/>
            <w:noWrap/>
            <w:hideMark/>
          </w:tcPr>
          <w:p w14:paraId="6712BED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-25,66461613</w:t>
            </w:r>
          </w:p>
        </w:tc>
        <w:tc>
          <w:tcPr>
            <w:tcW w:w="722" w:type="dxa"/>
            <w:noWrap/>
            <w:hideMark/>
          </w:tcPr>
          <w:p w14:paraId="5530B91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2,564</w:t>
            </w:r>
          </w:p>
        </w:tc>
        <w:tc>
          <w:tcPr>
            <w:tcW w:w="1046" w:type="dxa"/>
            <w:noWrap/>
            <w:hideMark/>
          </w:tcPr>
          <w:p w14:paraId="493A7A6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6,573907</w:t>
            </w:r>
          </w:p>
        </w:tc>
      </w:tr>
      <w:tr w:rsidR="009B5964" w:rsidRPr="009B6CCF" w14:paraId="3BAD00B8"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D7EA77A" w14:textId="77777777" w:rsidR="009B5964" w:rsidRPr="009B6CCF" w:rsidRDefault="009B5964" w:rsidP="00CD11E5">
            <w:pPr>
              <w:pStyle w:val="Legenda"/>
              <w:keepNext w:val="0"/>
              <w:rPr>
                <w:sz w:val="16"/>
                <w:szCs w:val="16"/>
              </w:rPr>
            </w:pPr>
            <w:r w:rsidRPr="009B6CCF">
              <w:rPr>
                <w:sz w:val="16"/>
                <w:szCs w:val="16"/>
              </w:rPr>
              <w:t>01.04.004.0.0036</w:t>
            </w:r>
          </w:p>
        </w:tc>
        <w:tc>
          <w:tcPr>
            <w:tcW w:w="750" w:type="dxa"/>
            <w:noWrap/>
            <w:hideMark/>
          </w:tcPr>
          <w:p w14:paraId="5EEBD3F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183003C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-53,81222317</w:t>
            </w:r>
          </w:p>
        </w:tc>
        <w:tc>
          <w:tcPr>
            <w:tcW w:w="1541" w:type="dxa"/>
            <w:noWrap/>
            <w:hideMark/>
          </w:tcPr>
          <w:p w14:paraId="050E8B1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-25,66432406</w:t>
            </w:r>
          </w:p>
        </w:tc>
        <w:tc>
          <w:tcPr>
            <w:tcW w:w="1328" w:type="dxa"/>
            <w:noWrap/>
            <w:hideMark/>
          </w:tcPr>
          <w:p w14:paraId="19FBC7D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-53,81219958</w:t>
            </w:r>
          </w:p>
        </w:tc>
        <w:tc>
          <w:tcPr>
            <w:tcW w:w="1301" w:type="dxa"/>
            <w:noWrap/>
            <w:hideMark/>
          </w:tcPr>
          <w:p w14:paraId="6B2EDAB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-25,66432863</w:t>
            </w:r>
          </w:p>
        </w:tc>
        <w:tc>
          <w:tcPr>
            <w:tcW w:w="722" w:type="dxa"/>
            <w:noWrap/>
            <w:hideMark/>
          </w:tcPr>
          <w:p w14:paraId="7F8AC87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2,4181</w:t>
            </w:r>
          </w:p>
        </w:tc>
        <w:tc>
          <w:tcPr>
            <w:tcW w:w="1046" w:type="dxa"/>
            <w:noWrap/>
            <w:hideMark/>
          </w:tcPr>
          <w:p w14:paraId="0A38AF6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5,847286</w:t>
            </w:r>
          </w:p>
        </w:tc>
      </w:tr>
      <w:tr w:rsidR="009B5964" w:rsidRPr="009B6CCF" w14:paraId="788A881A"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7015C92" w14:textId="77777777" w:rsidR="009B5964" w:rsidRPr="009B6CCF" w:rsidRDefault="009B5964" w:rsidP="00CD11E5">
            <w:pPr>
              <w:pStyle w:val="Legenda"/>
              <w:keepNext w:val="0"/>
              <w:rPr>
                <w:sz w:val="16"/>
                <w:szCs w:val="16"/>
              </w:rPr>
            </w:pPr>
            <w:r w:rsidRPr="009B6CCF">
              <w:rPr>
                <w:sz w:val="16"/>
                <w:szCs w:val="16"/>
              </w:rPr>
              <w:t>01.04.001.1.0005</w:t>
            </w:r>
          </w:p>
        </w:tc>
        <w:tc>
          <w:tcPr>
            <w:tcW w:w="750" w:type="dxa"/>
            <w:noWrap/>
            <w:hideMark/>
          </w:tcPr>
          <w:p w14:paraId="0A49430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379E26D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-53,80527913</w:t>
            </w:r>
          </w:p>
        </w:tc>
        <w:tc>
          <w:tcPr>
            <w:tcW w:w="1541" w:type="dxa"/>
            <w:noWrap/>
            <w:hideMark/>
          </w:tcPr>
          <w:p w14:paraId="4945974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-25,65613866</w:t>
            </w:r>
          </w:p>
        </w:tc>
        <w:tc>
          <w:tcPr>
            <w:tcW w:w="1328" w:type="dxa"/>
            <w:noWrap/>
            <w:hideMark/>
          </w:tcPr>
          <w:p w14:paraId="0DC9FC2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-53,8052806</w:t>
            </w:r>
          </w:p>
        </w:tc>
        <w:tc>
          <w:tcPr>
            <w:tcW w:w="1301" w:type="dxa"/>
            <w:noWrap/>
            <w:hideMark/>
          </w:tcPr>
          <w:p w14:paraId="18DA365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-25,6561433</w:t>
            </w:r>
          </w:p>
        </w:tc>
        <w:tc>
          <w:tcPr>
            <w:tcW w:w="722" w:type="dxa"/>
            <w:noWrap/>
            <w:hideMark/>
          </w:tcPr>
          <w:p w14:paraId="06634B8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0,5366</w:t>
            </w:r>
          </w:p>
        </w:tc>
        <w:tc>
          <w:tcPr>
            <w:tcW w:w="1046" w:type="dxa"/>
            <w:noWrap/>
            <w:hideMark/>
          </w:tcPr>
          <w:p w14:paraId="2A54213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0,287957</w:t>
            </w:r>
          </w:p>
        </w:tc>
      </w:tr>
      <w:tr w:rsidR="009B5964" w:rsidRPr="009B6CCF" w14:paraId="4F90EA8C"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59440D5" w14:textId="77777777" w:rsidR="009B5964" w:rsidRPr="009B6CCF" w:rsidRDefault="009B5964" w:rsidP="00CD11E5">
            <w:pPr>
              <w:pStyle w:val="Legenda"/>
              <w:keepNext w:val="0"/>
              <w:rPr>
                <w:sz w:val="16"/>
                <w:szCs w:val="16"/>
              </w:rPr>
            </w:pPr>
            <w:r w:rsidRPr="009B6CCF">
              <w:rPr>
                <w:sz w:val="16"/>
                <w:szCs w:val="16"/>
              </w:rPr>
              <w:t>01.04.001.1.0005</w:t>
            </w:r>
          </w:p>
        </w:tc>
        <w:tc>
          <w:tcPr>
            <w:tcW w:w="750" w:type="dxa"/>
            <w:noWrap/>
            <w:hideMark/>
          </w:tcPr>
          <w:p w14:paraId="5388211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286A56F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-53,80431032</w:t>
            </w:r>
          </w:p>
        </w:tc>
        <w:tc>
          <w:tcPr>
            <w:tcW w:w="1541" w:type="dxa"/>
            <w:noWrap/>
            <w:hideMark/>
          </w:tcPr>
          <w:p w14:paraId="1297BD0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-25,656378</w:t>
            </w:r>
          </w:p>
        </w:tc>
        <w:tc>
          <w:tcPr>
            <w:tcW w:w="1328" w:type="dxa"/>
            <w:noWrap/>
            <w:hideMark/>
          </w:tcPr>
          <w:p w14:paraId="623C0B0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-53,80431136</w:t>
            </w:r>
          </w:p>
        </w:tc>
        <w:tc>
          <w:tcPr>
            <w:tcW w:w="1301" w:type="dxa"/>
            <w:noWrap/>
            <w:hideMark/>
          </w:tcPr>
          <w:p w14:paraId="347F5EE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-25,65638523</w:t>
            </w:r>
          </w:p>
        </w:tc>
        <w:tc>
          <w:tcPr>
            <w:tcW w:w="722" w:type="dxa"/>
            <w:noWrap/>
            <w:hideMark/>
          </w:tcPr>
          <w:p w14:paraId="1567FA6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0,8112</w:t>
            </w:r>
          </w:p>
        </w:tc>
        <w:tc>
          <w:tcPr>
            <w:tcW w:w="1046" w:type="dxa"/>
            <w:noWrap/>
            <w:hideMark/>
          </w:tcPr>
          <w:p w14:paraId="50FE871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0,65808</w:t>
            </w:r>
          </w:p>
        </w:tc>
      </w:tr>
      <w:tr w:rsidR="009B5964" w:rsidRPr="009B6CCF" w14:paraId="062E461E"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582E65D" w14:textId="77777777" w:rsidR="009B5964" w:rsidRPr="009B6CCF" w:rsidRDefault="009B5964" w:rsidP="00CD11E5">
            <w:pPr>
              <w:pStyle w:val="Legenda"/>
              <w:keepNext w:val="0"/>
              <w:rPr>
                <w:sz w:val="16"/>
                <w:szCs w:val="16"/>
              </w:rPr>
            </w:pPr>
            <w:r w:rsidRPr="009B6CCF">
              <w:rPr>
                <w:sz w:val="16"/>
                <w:szCs w:val="16"/>
              </w:rPr>
              <w:t>01.04.001.1.0005</w:t>
            </w:r>
          </w:p>
        </w:tc>
        <w:tc>
          <w:tcPr>
            <w:tcW w:w="750" w:type="dxa"/>
            <w:noWrap/>
            <w:hideMark/>
          </w:tcPr>
          <w:p w14:paraId="09CC27A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781AB99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-53,80468012</w:t>
            </w:r>
          </w:p>
        </w:tc>
        <w:tc>
          <w:tcPr>
            <w:tcW w:w="1541" w:type="dxa"/>
            <w:noWrap/>
            <w:hideMark/>
          </w:tcPr>
          <w:p w14:paraId="344DBF7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-25,65759429</w:t>
            </w:r>
          </w:p>
        </w:tc>
        <w:tc>
          <w:tcPr>
            <w:tcW w:w="1328" w:type="dxa"/>
            <w:noWrap/>
            <w:hideMark/>
          </w:tcPr>
          <w:p w14:paraId="25B7700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-53,80468136</w:t>
            </w:r>
          </w:p>
        </w:tc>
        <w:tc>
          <w:tcPr>
            <w:tcW w:w="1301" w:type="dxa"/>
            <w:noWrap/>
            <w:hideMark/>
          </w:tcPr>
          <w:p w14:paraId="0951AC0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-25,6576029</w:t>
            </w:r>
          </w:p>
        </w:tc>
        <w:tc>
          <w:tcPr>
            <w:tcW w:w="722" w:type="dxa"/>
            <w:noWrap/>
            <w:hideMark/>
          </w:tcPr>
          <w:p w14:paraId="1D41B9E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0,9662</w:t>
            </w:r>
          </w:p>
        </w:tc>
        <w:tc>
          <w:tcPr>
            <w:tcW w:w="1046" w:type="dxa"/>
            <w:noWrap/>
            <w:hideMark/>
          </w:tcPr>
          <w:p w14:paraId="7D85843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0,933557</w:t>
            </w:r>
          </w:p>
        </w:tc>
      </w:tr>
      <w:tr w:rsidR="009B5964" w:rsidRPr="009B6CCF" w14:paraId="4E0B2453"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844A46C" w14:textId="77777777" w:rsidR="009B5964" w:rsidRPr="009B6CCF" w:rsidRDefault="009B5964" w:rsidP="00CD11E5">
            <w:pPr>
              <w:pStyle w:val="Legenda"/>
              <w:keepNext w:val="0"/>
              <w:rPr>
                <w:sz w:val="16"/>
                <w:szCs w:val="16"/>
              </w:rPr>
            </w:pPr>
            <w:r w:rsidRPr="009B6CCF">
              <w:rPr>
                <w:sz w:val="16"/>
                <w:szCs w:val="16"/>
              </w:rPr>
              <w:t>01.04.001.1.0005</w:t>
            </w:r>
          </w:p>
        </w:tc>
        <w:tc>
          <w:tcPr>
            <w:tcW w:w="750" w:type="dxa"/>
            <w:noWrap/>
            <w:hideMark/>
          </w:tcPr>
          <w:p w14:paraId="3C648D9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897AE5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-53,80564893</w:t>
            </w:r>
          </w:p>
        </w:tc>
        <w:tc>
          <w:tcPr>
            <w:tcW w:w="1541" w:type="dxa"/>
            <w:noWrap/>
            <w:hideMark/>
          </w:tcPr>
          <w:p w14:paraId="6E08486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-25,65735495</w:t>
            </w:r>
          </w:p>
        </w:tc>
        <w:tc>
          <w:tcPr>
            <w:tcW w:w="1328" w:type="dxa"/>
            <w:noWrap/>
            <w:hideMark/>
          </w:tcPr>
          <w:p w14:paraId="4ECF4B2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-53,80565061</w:t>
            </w:r>
          </w:p>
        </w:tc>
        <w:tc>
          <w:tcPr>
            <w:tcW w:w="1301" w:type="dxa"/>
            <w:noWrap/>
            <w:hideMark/>
          </w:tcPr>
          <w:p w14:paraId="0182CAA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-25,65736097</w:t>
            </w:r>
          </w:p>
        </w:tc>
        <w:tc>
          <w:tcPr>
            <w:tcW w:w="722" w:type="dxa"/>
            <w:noWrap/>
            <w:hideMark/>
          </w:tcPr>
          <w:p w14:paraId="11A4ED9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0,6902</w:t>
            </w:r>
          </w:p>
        </w:tc>
        <w:tc>
          <w:tcPr>
            <w:tcW w:w="1046" w:type="dxa"/>
            <w:noWrap/>
            <w:hideMark/>
          </w:tcPr>
          <w:p w14:paraId="7F3C796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0,476405</w:t>
            </w:r>
          </w:p>
        </w:tc>
      </w:tr>
      <w:tr w:rsidR="009B5964" w:rsidRPr="009B6CCF" w14:paraId="52693F6B"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C7D5E98" w14:textId="77777777" w:rsidR="009B5964" w:rsidRPr="009B6CCF" w:rsidRDefault="009B5964" w:rsidP="00CD11E5">
            <w:pPr>
              <w:pStyle w:val="Legenda"/>
              <w:keepNext w:val="0"/>
              <w:rPr>
                <w:sz w:val="16"/>
                <w:szCs w:val="16"/>
              </w:rPr>
            </w:pPr>
            <w:r w:rsidRPr="009B6CCF">
              <w:rPr>
                <w:sz w:val="16"/>
                <w:szCs w:val="16"/>
              </w:rPr>
              <w:t>01.03.002.3.0065</w:t>
            </w:r>
          </w:p>
        </w:tc>
        <w:tc>
          <w:tcPr>
            <w:tcW w:w="750" w:type="dxa"/>
            <w:noWrap/>
            <w:hideMark/>
          </w:tcPr>
          <w:p w14:paraId="10A2A9E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4B5D2E6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-53,8041632</w:t>
            </w:r>
          </w:p>
        </w:tc>
        <w:tc>
          <w:tcPr>
            <w:tcW w:w="1541" w:type="dxa"/>
            <w:noWrap/>
            <w:hideMark/>
          </w:tcPr>
          <w:p w14:paraId="50CB032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-25,68078665</w:t>
            </w:r>
          </w:p>
        </w:tc>
        <w:tc>
          <w:tcPr>
            <w:tcW w:w="1328" w:type="dxa"/>
            <w:noWrap/>
            <w:hideMark/>
          </w:tcPr>
          <w:p w14:paraId="1745F80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-53,80414398</w:t>
            </w:r>
          </w:p>
        </w:tc>
        <w:tc>
          <w:tcPr>
            <w:tcW w:w="1301" w:type="dxa"/>
            <w:noWrap/>
            <w:hideMark/>
          </w:tcPr>
          <w:p w14:paraId="7248986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-25,68085871</w:t>
            </w:r>
          </w:p>
        </w:tc>
        <w:tc>
          <w:tcPr>
            <w:tcW w:w="722" w:type="dxa"/>
            <w:noWrap/>
            <w:hideMark/>
          </w:tcPr>
          <w:p w14:paraId="660B974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8,2407</w:t>
            </w:r>
          </w:p>
        </w:tc>
        <w:tc>
          <w:tcPr>
            <w:tcW w:w="1046" w:type="dxa"/>
            <w:noWrap/>
            <w:hideMark/>
          </w:tcPr>
          <w:p w14:paraId="65B7ACB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67,909827</w:t>
            </w:r>
          </w:p>
        </w:tc>
      </w:tr>
      <w:tr w:rsidR="009B5964" w:rsidRPr="009B6CCF" w14:paraId="5B34842C"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AB2D765" w14:textId="77777777" w:rsidR="009B5964" w:rsidRPr="009B6CCF" w:rsidRDefault="009B5964" w:rsidP="00CD11E5">
            <w:pPr>
              <w:pStyle w:val="Legenda"/>
              <w:keepNext w:val="0"/>
              <w:rPr>
                <w:sz w:val="16"/>
                <w:szCs w:val="16"/>
              </w:rPr>
            </w:pPr>
            <w:r w:rsidRPr="009B6CCF">
              <w:rPr>
                <w:sz w:val="16"/>
                <w:szCs w:val="16"/>
              </w:rPr>
              <w:t>01.03.002.3.0065</w:t>
            </w:r>
          </w:p>
        </w:tc>
        <w:tc>
          <w:tcPr>
            <w:tcW w:w="750" w:type="dxa"/>
            <w:noWrap/>
            <w:hideMark/>
          </w:tcPr>
          <w:p w14:paraId="29FE0A4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1DCC4F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-53,80281998</w:t>
            </w:r>
          </w:p>
        </w:tc>
        <w:tc>
          <w:tcPr>
            <w:tcW w:w="1541" w:type="dxa"/>
            <w:noWrap/>
            <w:hideMark/>
          </w:tcPr>
          <w:p w14:paraId="5D7D380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-25,68111855</w:t>
            </w:r>
          </w:p>
        </w:tc>
        <w:tc>
          <w:tcPr>
            <w:tcW w:w="1328" w:type="dxa"/>
            <w:noWrap/>
            <w:hideMark/>
          </w:tcPr>
          <w:p w14:paraId="27DA7D5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-53,80280021</w:t>
            </w:r>
          </w:p>
        </w:tc>
        <w:tc>
          <w:tcPr>
            <w:tcW w:w="1301" w:type="dxa"/>
            <w:noWrap/>
            <w:hideMark/>
          </w:tcPr>
          <w:p w14:paraId="0408546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-25,68119406</w:t>
            </w:r>
          </w:p>
        </w:tc>
        <w:tc>
          <w:tcPr>
            <w:tcW w:w="722" w:type="dxa"/>
            <w:noWrap/>
            <w:hideMark/>
          </w:tcPr>
          <w:p w14:paraId="4E9B5B7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8,6274</w:t>
            </w:r>
          </w:p>
        </w:tc>
        <w:tc>
          <w:tcPr>
            <w:tcW w:w="1046" w:type="dxa"/>
            <w:noWrap/>
            <w:hideMark/>
          </w:tcPr>
          <w:p w14:paraId="3910F93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74,431342</w:t>
            </w:r>
          </w:p>
        </w:tc>
      </w:tr>
      <w:tr w:rsidR="009B5964" w:rsidRPr="009B6CCF" w14:paraId="32DDA811"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8BF6EBE" w14:textId="77777777" w:rsidR="009B5964" w:rsidRPr="009B6CCF" w:rsidRDefault="009B5964" w:rsidP="00CD11E5">
            <w:pPr>
              <w:pStyle w:val="Legenda"/>
              <w:keepNext w:val="0"/>
              <w:rPr>
                <w:sz w:val="16"/>
                <w:szCs w:val="16"/>
              </w:rPr>
            </w:pPr>
            <w:r w:rsidRPr="009B6CCF">
              <w:rPr>
                <w:sz w:val="16"/>
                <w:szCs w:val="16"/>
              </w:rPr>
              <w:t>01.03.002.3.0065</w:t>
            </w:r>
          </w:p>
        </w:tc>
        <w:tc>
          <w:tcPr>
            <w:tcW w:w="750" w:type="dxa"/>
            <w:noWrap/>
            <w:hideMark/>
          </w:tcPr>
          <w:p w14:paraId="330831E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5C707F8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-53,80319</w:t>
            </w:r>
          </w:p>
        </w:tc>
        <w:tc>
          <w:tcPr>
            <w:tcW w:w="1541" w:type="dxa"/>
            <w:noWrap/>
            <w:hideMark/>
          </w:tcPr>
          <w:p w14:paraId="62D958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-25,6823348</w:t>
            </w:r>
          </w:p>
        </w:tc>
        <w:tc>
          <w:tcPr>
            <w:tcW w:w="1328" w:type="dxa"/>
            <w:noWrap/>
            <w:hideMark/>
          </w:tcPr>
          <w:p w14:paraId="473271D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-53,80317029</w:t>
            </w:r>
          </w:p>
        </w:tc>
        <w:tc>
          <w:tcPr>
            <w:tcW w:w="1301" w:type="dxa"/>
            <w:noWrap/>
            <w:hideMark/>
          </w:tcPr>
          <w:p w14:paraId="7547473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-25,68241173</w:t>
            </w:r>
          </w:p>
        </w:tc>
        <w:tc>
          <w:tcPr>
            <w:tcW w:w="722" w:type="dxa"/>
            <w:noWrap/>
            <w:hideMark/>
          </w:tcPr>
          <w:p w14:paraId="4A83BC3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8,7789</w:t>
            </w:r>
          </w:p>
        </w:tc>
        <w:tc>
          <w:tcPr>
            <w:tcW w:w="1046" w:type="dxa"/>
            <w:noWrap/>
            <w:hideMark/>
          </w:tcPr>
          <w:p w14:paraId="3AD9069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77,0689</w:t>
            </w:r>
          </w:p>
        </w:tc>
      </w:tr>
      <w:tr w:rsidR="009B5964" w:rsidRPr="009B6CCF" w14:paraId="607BBB4F"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C856146" w14:textId="77777777" w:rsidR="009B5964" w:rsidRPr="009B6CCF" w:rsidRDefault="009B5964" w:rsidP="00CD11E5">
            <w:pPr>
              <w:pStyle w:val="Legenda"/>
              <w:keepNext w:val="0"/>
              <w:rPr>
                <w:sz w:val="16"/>
                <w:szCs w:val="16"/>
              </w:rPr>
            </w:pPr>
            <w:r w:rsidRPr="009B6CCF">
              <w:rPr>
                <w:sz w:val="16"/>
                <w:szCs w:val="16"/>
              </w:rPr>
              <w:t>01.03.002.3.0065</w:t>
            </w:r>
          </w:p>
        </w:tc>
        <w:tc>
          <w:tcPr>
            <w:tcW w:w="750" w:type="dxa"/>
            <w:noWrap/>
            <w:hideMark/>
          </w:tcPr>
          <w:p w14:paraId="23F1B71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0B0A909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-53,80453322</w:t>
            </w:r>
          </w:p>
        </w:tc>
        <w:tc>
          <w:tcPr>
            <w:tcW w:w="1541" w:type="dxa"/>
            <w:noWrap/>
            <w:hideMark/>
          </w:tcPr>
          <w:p w14:paraId="2F5A3F3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-25,6820029</w:t>
            </w:r>
          </w:p>
        </w:tc>
        <w:tc>
          <w:tcPr>
            <w:tcW w:w="1328" w:type="dxa"/>
            <w:noWrap/>
            <w:hideMark/>
          </w:tcPr>
          <w:p w14:paraId="3437B73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-53,80451408</w:t>
            </w:r>
          </w:p>
        </w:tc>
        <w:tc>
          <w:tcPr>
            <w:tcW w:w="1301" w:type="dxa"/>
            <w:noWrap/>
            <w:hideMark/>
          </w:tcPr>
          <w:p w14:paraId="587D509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-25,68207637</w:t>
            </w:r>
          </w:p>
        </w:tc>
        <w:tc>
          <w:tcPr>
            <w:tcW w:w="722" w:type="dxa"/>
            <w:noWrap/>
            <w:hideMark/>
          </w:tcPr>
          <w:p w14:paraId="5A8A6C6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8,3914</w:t>
            </w:r>
          </w:p>
        </w:tc>
        <w:tc>
          <w:tcPr>
            <w:tcW w:w="1046" w:type="dxa"/>
            <w:noWrap/>
            <w:hideMark/>
          </w:tcPr>
          <w:p w14:paraId="0B6C9AC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70,414781</w:t>
            </w:r>
          </w:p>
        </w:tc>
      </w:tr>
      <w:tr w:rsidR="009B5964" w:rsidRPr="009B6CCF" w14:paraId="33428C36"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5CDA3D0" w14:textId="77777777" w:rsidR="009B5964" w:rsidRPr="009B6CCF" w:rsidRDefault="009B5964" w:rsidP="00CD11E5">
            <w:pPr>
              <w:pStyle w:val="Legenda"/>
              <w:keepNext w:val="0"/>
              <w:rPr>
                <w:sz w:val="16"/>
                <w:szCs w:val="16"/>
              </w:rPr>
            </w:pPr>
            <w:r w:rsidRPr="009B6CCF">
              <w:rPr>
                <w:sz w:val="16"/>
                <w:szCs w:val="16"/>
              </w:rPr>
              <w:t>01.03.002.3.0054</w:t>
            </w:r>
          </w:p>
        </w:tc>
        <w:tc>
          <w:tcPr>
            <w:tcW w:w="750" w:type="dxa"/>
            <w:noWrap/>
            <w:hideMark/>
          </w:tcPr>
          <w:p w14:paraId="3D121B6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7AB345F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-53,80219395</w:t>
            </w:r>
          </w:p>
        </w:tc>
        <w:tc>
          <w:tcPr>
            <w:tcW w:w="1541" w:type="dxa"/>
            <w:noWrap/>
            <w:hideMark/>
          </w:tcPr>
          <w:p w14:paraId="4A9104D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-25,68014295</w:t>
            </w:r>
          </w:p>
        </w:tc>
        <w:tc>
          <w:tcPr>
            <w:tcW w:w="1328" w:type="dxa"/>
            <w:noWrap/>
            <w:hideMark/>
          </w:tcPr>
          <w:p w14:paraId="3874087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-53,80217306</w:t>
            </w:r>
          </w:p>
        </w:tc>
        <w:tc>
          <w:tcPr>
            <w:tcW w:w="1301" w:type="dxa"/>
            <w:noWrap/>
            <w:hideMark/>
          </w:tcPr>
          <w:p w14:paraId="5675C54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-25,68013309</w:t>
            </w:r>
          </w:p>
        </w:tc>
        <w:tc>
          <w:tcPr>
            <w:tcW w:w="722" w:type="dxa"/>
            <w:noWrap/>
            <w:hideMark/>
          </w:tcPr>
          <w:p w14:paraId="7F1EEF6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2,3628</w:t>
            </w:r>
          </w:p>
        </w:tc>
        <w:tc>
          <w:tcPr>
            <w:tcW w:w="1046" w:type="dxa"/>
            <w:noWrap/>
            <w:hideMark/>
          </w:tcPr>
          <w:p w14:paraId="60D3AA8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5,582622</w:t>
            </w:r>
          </w:p>
        </w:tc>
      </w:tr>
      <w:tr w:rsidR="009B5964" w:rsidRPr="009B6CCF" w14:paraId="7F912BBB"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B09B4CF" w14:textId="77777777" w:rsidR="009B5964" w:rsidRPr="009B6CCF" w:rsidRDefault="009B5964" w:rsidP="00CD11E5">
            <w:pPr>
              <w:pStyle w:val="Legenda"/>
              <w:keepNext w:val="0"/>
              <w:rPr>
                <w:sz w:val="16"/>
                <w:szCs w:val="16"/>
              </w:rPr>
            </w:pPr>
            <w:r w:rsidRPr="009B6CCF">
              <w:rPr>
                <w:sz w:val="16"/>
                <w:szCs w:val="16"/>
              </w:rPr>
              <w:t>01.03.002.3.0054</w:t>
            </w:r>
          </w:p>
        </w:tc>
        <w:tc>
          <w:tcPr>
            <w:tcW w:w="750" w:type="dxa"/>
            <w:noWrap/>
            <w:hideMark/>
          </w:tcPr>
          <w:p w14:paraId="5E6A1DB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280328B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-53,80123191</w:t>
            </w:r>
          </w:p>
        </w:tc>
        <w:tc>
          <w:tcPr>
            <w:tcW w:w="1541" w:type="dxa"/>
            <w:noWrap/>
            <w:hideMark/>
          </w:tcPr>
          <w:p w14:paraId="1C3D942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-25,68037141</w:t>
            </w:r>
          </w:p>
        </w:tc>
        <w:tc>
          <w:tcPr>
            <w:tcW w:w="1328" w:type="dxa"/>
            <w:noWrap/>
            <w:hideMark/>
          </w:tcPr>
          <w:p w14:paraId="016A55D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-53,80121323</w:t>
            </w:r>
          </w:p>
        </w:tc>
        <w:tc>
          <w:tcPr>
            <w:tcW w:w="1301" w:type="dxa"/>
            <w:noWrap/>
            <w:hideMark/>
          </w:tcPr>
          <w:p w14:paraId="676B1A1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-25,68037262</w:t>
            </w:r>
          </w:p>
        </w:tc>
        <w:tc>
          <w:tcPr>
            <w:tcW w:w="722" w:type="dxa"/>
            <w:noWrap/>
            <w:hideMark/>
          </w:tcPr>
          <w:p w14:paraId="12D535D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1,8775</w:t>
            </w:r>
          </w:p>
        </w:tc>
        <w:tc>
          <w:tcPr>
            <w:tcW w:w="1046" w:type="dxa"/>
            <w:noWrap/>
            <w:hideMark/>
          </w:tcPr>
          <w:p w14:paraId="187FF2C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3,525037</w:t>
            </w:r>
          </w:p>
        </w:tc>
      </w:tr>
      <w:tr w:rsidR="009B5964" w:rsidRPr="009B6CCF" w14:paraId="6F960765"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F479FAA" w14:textId="77777777" w:rsidR="009B5964" w:rsidRPr="009B6CCF" w:rsidRDefault="009B5964" w:rsidP="00CD11E5">
            <w:pPr>
              <w:pStyle w:val="Legenda"/>
              <w:keepNext w:val="0"/>
              <w:rPr>
                <w:sz w:val="16"/>
                <w:szCs w:val="16"/>
              </w:rPr>
            </w:pPr>
            <w:r w:rsidRPr="009B6CCF">
              <w:rPr>
                <w:sz w:val="16"/>
                <w:szCs w:val="16"/>
              </w:rPr>
              <w:t>01.03.002.3.0054</w:t>
            </w:r>
          </w:p>
        </w:tc>
        <w:tc>
          <w:tcPr>
            <w:tcW w:w="750" w:type="dxa"/>
            <w:noWrap/>
            <w:hideMark/>
          </w:tcPr>
          <w:p w14:paraId="79C52AF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1C0E9A2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-53,80151205</w:t>
            </w:r>
          </w:p>
        </w:tc>
        <w:tc>
          <w:tcPr>
            <w:tcW w:w="1541" w:type="dxa"/>
            <w:noWrap/>
            <w:hideMark/>
          </w:tcPr>
          <w:p w14:paraId="773CA23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-25,68132955</w:t>
            </w:r>
          </w:p>
        </w:tc>
        <w:tc>
          <w:tcPr>
            <w:tcW w:w="1328" w:type="dxa"/>
            <w:noWrap/>
            <w:hideMark/>
          </w:tcPr>
          <w:p w14:paraId="6C27B58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-53,80150399</w:t>
            </w:r>
          </w:p>
        </w:tc>
        <w:tc>
          <w:tcPr>
            <w:tcW w:w="1301" w:type="dxa"/>
            <w:noWrap/>
            <w:hideMark/>
          </w:tcPr>
          <w:p w14:paraId="4A6ADF3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-25,68132936</w:t>
            </w:r>
          </w:p>
        </w:tc>
        <w:tc>
          <w:tcPr>
            <w:tcW w:w="722" w:type="dxa"/>
            <w:noWrap/>
            <w:hideMark/>
          </w:tcPr>
          <w:p w14:paraId="01023A9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0,8083</w:t>
            </w:r>
          </w:p>
        </w:tc>
        <w:tc>
          <w:tcPr>
            <w:tcW w:w="1046" w:type="dxa"/>
            <w:noWrap/>
            <w:hideMark/>
          </w:tcPr>
          <w:p w14:paraId="4D8E852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0,653338</w:t>
            </w:r>
          </w:p>
        </w:tc>
      </w:tr>
      <w:tr w:rsidR="009B5964" w:rsidRPr="009B6CCF" w14:paraId="651BD8A6"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9A6B323" w14:textId="77777777" w:rsidR="009B5964" w:rsidRPr="009B6CCF" w:rsidRDefault="009B5964" w:rsidP="00CD11E5">
            <w:pPr>
              <w:pStyle w:val="Legenda"/>
              <w:keepNext w:val="0"/>
              <w:rPr>
                <w:sz w:val="16"/>
                <w:szCs w:val="16"/>
              </w:rPr>
            </w:pPr>
            <w:r w:rsidRPr="009B6CCF">
              <w:rPr>
                <w:sz w:val="16"/>
                <w:szCs w:val="16"/>
              </w:rPr>
              <w:t>01.03.002.3.0054</w:t>
            </w:r>
          </w:p>
        </w:tc>
        <w:tc>
          <w:tcPr>
            <w:tcW w:w="750" w:type="dxa"/>
            <w:noWrap/>
            <w:hideMark/>
          </w:tcPr>
          <w:p w14:paraId="3B3332E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3633FAE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-53,80247409</w:t>
            </w:r>
          </w:p>
        </w:tc>
        <w:tc>
          <w:tcPr>
            <w:tcW w:w="1541" w:type="dxa"/>
            <w:noWrap/>
            <w:hideMark/>
          </w:tcPr>
          <w:p w14:paraId="032CE12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-25,68110109</w:t>
            </w:r>
          </w:p>
        </w:tc>
        <w:tc>
          <w:tcPr>
            <w:tcW w:w="1328" w:type="dxa"/>
            <w:noWrap/>
            <w:hideMark/>
          </w:tcPr>
          <w:p w14:paraId="6BC69DA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-53,80246383</w:t>
            </w:r>
          </w:p>
        </w:tc>
        <w:tc>
          <w:tcPr>
            <w:tcW w:w="1301" w:type="dxa"/>
            <w:noWrap/>
            <w:hideMark/>
          </w:tcPr>
          <w:p w14:paraId="3D9C40D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-25,68108983</w:t>
            </w:r>
          </w:p>
        </w:tc>
        <w:tc>
          <w:tcPr>
            <w:tcW w:w="722" w:type="dxa"/>
            <w:noWrap/>
            <w:hideMark/>
          </w:tcPr>
          <w:p w14:paraId="2E6FF85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1,6193</w:t>
            </w:r>
          </w:p>
        </w:tc>
        <w:tc>
          <w:tcPr>
            <w:tcW w:w="1046" w:type="dxa"/>
            <w:noWrap/>
            <w:hideMark/>
          </w:tcPr>
          <w:p w14:paraId="18969D4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2,622226</w:t>
            </w:r>
          </w:p>
        </w:tc>
      </w:tr>
      <w:tr w:rsidR="009B5964" w:rsidRPr="009B6CCF" w14:paraId="0CE25A08"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85332D1" w14:textId="77777777" w:rsidR="009B5964" w:rsidRPr="009B6CCF" w:rsidRDefault="009B5964" w:rsidP="00CD11E5">
            <w:pPr>
              <w:pStyle w:val="Legenda"/>
              <w:keepNext w:val="0"/>
              <w:rPr>
                <w:sz w:val="16"/>
                <w:szCs w:val="16"/>
              </w:rPr>
            </w:pPr>
            <w:r w:rsidRPr="009B6CCF">
              <w:rPr>
                <w:sz w:val="16"/>
                <w:szCs w:val="16"/>
              </w:rPr>
              <w:t>01.03.002.3.0053</w:t>
            </w:r>
          </w:p>
        </w:tc>
        <w:tc>
          <w:tcPr>
            <w:tcW w:w="750" w:type="dxa"/>
            <w:noWrap/>
            <w:hideMark/>
          </w:tcPr>
          <w:p w14:paraId="2AD165F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3E40F60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-53,80383467</w:t>
            </w:r>
          </w:p>
        </w:tc>
        <w:tc>
          <w:tcPr>
            <w:tcW w:w="1541" w:type="dxa"/>
            <w:noWrap/>
            <w:hideMark/>
          </w:tcPr>
          <w:p w14:paraId="5D2AD00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-25,6797158</w:t>
            </w:r>
          </w:p>
        </w:tc>
        <w:tc>
          <w:tcPr>
            <w:tcW w:w="1328" w:type="dxa"/>
            <w:noWrap/>
            <w:hideMark/>
          </w:tcPr>
          <w:p w14:paraId="4E7B1E1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-53,80380238</w:t>
            </w:r>
          </w:p>
        </w:tc>
        <w:tc>
          <w:tcPr>
            <w:tcW w:w="1301" w:type="dxa"/>
            <w:noWrap/>
            <w:hideMark/>
          </w:tcPr>
          <w:p w14:paraId="643F379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-25,6797277</w:t>
            </w:r>
          </w:p>
        </w:tc>
        <w:tc>
          <w:tcPr>
            <w:tcW w:w="722" w:type="dxa"/>
            <w:noWrap/>
            <w:hideMark/>
          </w:tcPr>
          <w:p w14:paraId="6845969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3,4957</w:t>
            </w:r>
          </w:p>
        </w:tc>
        <w:tc>
          <w:tcPr>
            <w:tcW w:w="1046" w:type="dxa"/>
            <w:noWrap/>
            <w:hideMark/>
          </w:tcPr>
          <w:p w14:paraId="50B00CA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12,220077</w:t>
            </w:r>
          </w:p>
        </w:tc>
      </w:tr>
      <w:tr w:rsidR="009B5964" w:rsidRPr="009B6CCF" w14:paraId="58282D5B"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2A4A5F1" w14:textId="77777777" w:rsidR="009B5964" w:rsidRPr="009B6CCF" w:rsidRDefault="009B5964" w:rsidP="00CD11E5">
            <w:pPr>
              <w:pStyle w:val="Legenda"/>
              <w:keepNext w:val="0"/>
              <w:rPr>
                <w:sz w:val="16"/>
                <w:szCs w:val="16"/>
              </w:rPr>
            </w:pPr>
            <w:r w:rsidRPr="009B6CCF">
              <w:rPr>
                <w:sz w:val="16"/>
                <w:szCs w:val="16"/>
              </w:rPr>
              <w:t>01.03.002.3.0053</w:t>
            </w:r>
          </w:p>
        </w:tc>
        <w:tc>
          <w:tcPr>
            <w:tcW w:w="750" w:type="dxa"/>
            <w:noWrap/>
            <w:hideMark/>
          </w:tcPr>
          <w:p w14:paraId="617F01D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60776A0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-53,80249329</w:t>
            </w:r>
          </w:p>
        </w:tc>
        <w:tc>
          <w:tcPr>
            <w:tcW w:w="1541" w:type="dxa"/>
            <w:noWrap/>
            <w:hideMark/>
          </w:tcPr>
          <w:p w14:paraId="602B7A3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-25,68005362</w:t>
            </w:r>
          </w:p>
        </w:tc>
        <w:tc>
          <w:tcPr>
            <w:tcW w:w="1328" w:type="dxa"/>
            <w:noWrap/>
            <w:hideMark/>
          </w:tcPr>
          <w:p w14:paraId="7EFC6A7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-53,80245862</w:t>
            </w:r>
          </w:p>
        </w:tc>
        <w:tc>
          <w:tcPr>
            <w:tcW w:w="1301" w:type="dxa"/>
            <w:noWrap/>
            <w:hideMark/>
          </w:tcPr>
          <w:p w14:paraId="348E4DC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-25,68006305</w:t>
            </w:r>
          </w:p>
        </w:tc>
        <w:tc>
          <w:tcPr>
            <w:tcW w:w="722" w:type="dxa"/>
            <w:noWrap/>
            <w:hideMark/>
          </w:tcPr>
          <w:p w14:paraId="524B65D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3,6288</w:t>
            </w:r>
          </w:p>
        </w:tc>
        <w:tc>
          <w:tcPr>
            <w:tcW w:w="1046" w:type="dxa"/>
            <w:noWrap/>
            <w:hideMark/>
          </w:tcPr>
          <w:p w14:paraId="318F0E6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13,168031</w:t>
            </w:r>
          </w:p>
        </w:tc>
      </w:tr>
      <w:tr w:rsidR="009B5964" w:rsidRPr="009B6CCF" w14:paraId="23EDD319"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860CEC8" w14:textId="77777777" w:rsidR="009B5964" w:rsidRPr="009B6CCF" w:rsidRDefault="009B5964" w:rsidP="00CD11E5">
            <w:pPr>
              <w:pStyle w:val="Legenda"/>
              <w:keepNext w:val="0"/>
              <w:rPr>
                <w:sz w:val="16"/>
                <w:szCs w:val="16"/>
              </w:rPr>
            </w:pPr>
            <w:r w:rsidRPr="009B6CCF">
              <w:rPr>
                <w:sz w:val="16"/>
                <w:szCs w:val="16"/>
              </w:rPr>
              <w:lastRenderedPageBreak/>
              <w:t>01.03.002.3.0053</w:t>
            </w:r>
          </w:p>
        </w:tc>
        <w:tc>
          <w:tcPr>
            <w:tcW w:w="750" w:type="dxa"/>
            <w:noWrap/>
            <w:hideMark/>
          </w:tcPr>
          <w:p w14:paraId="54E9968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204000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-53,80278918</w:t>
            </w:r>
          </w:p>
        </w:tc>
        <w:tc>
          <w:tcPr>
            <w:tcW w:w="1541" w:type="dxa"/>
            <w:noWrap/>
            <w:hideMark/>
          </w:tcPr>
          <w:p w14:paraId="526D55D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-25,6810079</w:t>
            </w:r>
          </w:p>
        </w:tc>
        <w:tc>
          <w:tcPr>
            <w:tcW w:w="1328" w:type="dxa"/>
            <w:noWrap/>
            <w:hideMark/>
          </w:tcPr>
          <w:p w14:paraId="47828D6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-53,8027494</w:t>
            </w:r>
          </w:p>
        </w:tc>
        <w:tc>
          <w:tcPr>
            <w:tcW w:w="1301" w:type="dxa"/>
            <w:noWrap/>
            <w:hideMark/>
          </w:tcPr>
          <w:p w14:paraId="76780ED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-25,68101979</w:t>
            </w:r>
          </w:p>
        </w:tc>
        <w:tc>
          <w:tcPr>
            <w:tcW w:w="722" w:type="dxa"/>
            <w:noWrap/>
            <w:hideMark/>
          </w:tcPr>
          <w:p w14:paraId="76DD7D0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4,2004</w:t>
            </w:r>
          </w:p>
        </w:tc>
        <w:tc>
          <w:tcPr>
            <w:tcW w:w="1046" w:type="dxa"/>
            <w:noWrap/>
            <w:hideMark/>
          </w:tcPr>
          <w:p w14:paraId="2A1287B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17,643131</w:t>
            </w:r>
          </w:p>
        </w:tc>
      </w:tr>
      <w:tr w:rsidR="009B5964" w:rsidRPr="009B6CCF" w14:paraId="7575E147"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5C82877" w14:textId="77777777" w:rsidR="009B5964" w:rsidRPr="009B6CCF" w:rsidRDefault="009B5964" w:rsidP="00CD11E5">
            <w:pPr>
              <w:pStyle w:val="Legenda"/>
              <w:keepNext w:val="0"/>
              <w:rPr>
                <w:sz w:val="16"/>
                <w:szCs w:val="16"/>
              </w:rPr>
            </w:pPr>
            <w:r w:rsidRPr="009B6CCF">
              <w:rPr>
                <w:sz w:val="16"/>
                <w:szCs w:val="16"/>
              </w:rPr>
              <w:t>01.03.002.3.0053</w:t>
            </w:r>
          </w:p>
        </w:tc>
        <w:tc>
          <w:tcPr>
            <w:tcW w:w="750" w:type="dxa"/>
            <w:noWrap/>
            <w:hideMark/>
          </w:tcPr>
          <w:p w14:paraId="1AC55AE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203C817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-53,80413056</w:t>
            </w:r>
          </w:p>
        </w:tc>
        <w:tc>
          <w:tcPr>
            <w:tcW w:w="1541" w:type="dxa"/>
            <w:noWrap/>
            <w:hideMark/>
          </w:tcPr>
          <w:p w14:paraId="4C3FAB9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-25,68067008</w:t>
            </w:r>
          </w:p>
        </w:tc>
        <w:tc>
          <w:tcPr>
            <w:tcW w:w="1328" w:type="dxa"/>
            <w:noWrap/>
            <w:hideMark/>
          </w:tcPr>
          <w:p w14:paraId="41A789C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-53,80409317</w:t>
            </w:r>
          </w:p>
        </w:tc>
        <w:tc>
          <w:tcPr>
            <w:tcW w:w="1301" w:type="dxa"/>
            <w:noWrap/>
            <w:hideMark/>
          </w:tcPr>
          <w:p w14:paraId="535CF4F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-25,68068444</w:t>
            </w:r>
          </w:p>
        </w:tc>
        <w:tc>
          <w:tcPr>
            <w:tcW w:w="722" w:type="dxa"/>
            <w:noWrap/>
            <w:hideMark/>
          </w:tcPr>
          <w:p w14:paraId="302EED5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4,0734</w:t>
            </w:r>
          </w:p>
        </w:tc>
        <w:tc>
          <w:tcPr>
            <w:tcW w:w="1046" w:type="dxa"/>
            <w:noWrap/>
            <w:hideMark/>
          </w:tcPr>
          <w:p w14:paraId="135315B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16,592632</w:t>
            </w:r>
          </w:p>
        </w:tc>
      </w:tr>
      <w:tr w:rsidR="009B5964" w:rsidRPr="009B6CCF" w14:paraId="0692BB0E"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6505708" w14:textId="77777777" w:rsidR="009B5964" w:rsidRPr="009B6CCF" w:rsidRDefault="009B5964" w:rsidP="00CD11E5">
            <w:pPr>
              <w:pStyle w:val="Legenda"/>
              <w:keepNext w:val="0"/>
              <w:rPr>
                <w:sz w:val="16"/>
                <w:szCs w:val="16"/>
              </w:rPr>
            </w:pPr>
            <w:r w:rsidRPr="009B6CCF">
              <w:rPr>
                <w:sz w:val="16"/>
                <w:szCs w:val="16"/>
              </w:rPr>
              <w:t>01.03.002.0.0034</w:t>
            </w:r>
          </w:p>
        </w:tc>
        <w:tc>
          <w:tcPr>
            <w:tcW w:w="750" w:type="dxa"/>
            <w:noWrap/>
            <w:hideMark/>
          </w:tcPr>
          <w:p w14:paraId="132799A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713EB45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-53,80443303</w:t>
            </w:r>
          </w:p>
        </w:tc>
        <w:tc>
          <w:tcPr>
            <w:tcW w:w="1541" w:type="dxa"/>
            <w:noWrap/>
            <w:hideMark/>
          </w:tcPr>
          <w:p w14:paraId="0D9A816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-25,67666978</w:t>
            </w:r>
          </w:p>
        </w:tc>
        <w:tc>
          <w:tcPr>
            <w:tcW w:w="1328" w:type="dxa"/>
            <w:noWrap/>
            <w:hideMark/>
          </w:tcPr>
          <w:p w14:paraId="7B62D44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-53,80441925</w:t>
            </w:r>
          </w:p>
        </w:tc>
        <w:tc>
          <w:tcPr>
            <w:tcW w:w="1301" w:type="dxa"/>
            <w:noWrap/>
            <w:hideMark/>
          </w:tcPr>
          <w:p w14:paraId="1976D12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-25,67668043</w:t>
            </w:r>
          </w:p>
        </w:tc>
        <w:tc>
          <w:tcPr>
            <w:tcW w:w="722" w:type="dxa"/>
            <w:noWrap/>
            <w:hideMark/>
          </w:tcPr>
          <w:p w14:paraId="7E41CC4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1,819</w:t>
            </w:r>
          </w:p>
        </w:tc>
        <w:tc>
          <w:tcPr>
            <w:tcW w:w="1046" w:type="dxa"/>
            <w:noWrap/>
            <w:hideMark/>
          </w:tcPr>
          <w:p w14:paraId="3D47CD1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3,308727</w:t>
            </w:r>
          </w:p>
        </w:tc>
      </w:tr>
      <w:tr w:rsidR="009B5964" w:rsidRPr="009B6CCF" w14:paraId="1EEA959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61EAC34" w14:textId="77777777" w:rsidR="009B5964" w:rsidRPr="009B6CCF" w:rsidRDefault="009B5964" w:rsidP="00CD11E5">
            <w:pPr>
              <w:pStyle w:val="Legenda"/>
              <w:keepNext w:val="0"/>
              <w:rPr>
                <w:sz w:val="16"/>
                <w:szCs w:val="16"/>
              </w:rPr>
            </w:pPr>
            <w:r w:rsidRPr="009B6CCF">
              <w:rPr>
                <w:sz w:val="16"/>
                <w:szCs w:val="16"/>
              </w:rPr>
              <w:t>01.03.002.0.0034</w:t>
            </w:r>
          </w:p>
        </w:tc>
        <w:tc>
          <w:tcPr>
            <w:tcW w:w="750" w:type="dxa"/>
            <w:noWrap/>
            <w:hideMark/>
          </w:tcPr>
          <w:p w14:paraId="21C10F8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067C555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-53,8032826</w:t>
            </w:r>
          </w:p>
        </w:tc>
        <w:tc>
          <w:tcPr>
            <w:tcW w:w="1541" w:type="dxa"/>
            <w:noWrap/>
            <w:hideMark/>
          </w:tcPr>
          <w:p w14:paraId="6AE32BD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-25,67695708</w:t>
            </w:r>
          </w:p>
        </w:tc>
        <w:tc>
          <w:tcPr>
            <w:tcW w:w="1328" w:type="dxa"/>
            <w:noWrap/>
            <w:hideMark/>
          </w:tcPr>
          <w:p w14:paraId="2815E89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-53,80326749</w:t>
            </w:r>
          </w:p>
        </w:tc>
        <w:tc>
          <w:tcPr>
            <w:tcW w:w="1301" w:type="dxa"/>
            <w:noWrap/>
            <w:hideMark/>
          </w:tcPr>
          <w:p w14:paraId="6B89C5A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-25,67696787</w:t>
            </w:r>
          </w:p>
        </w:tc>
        <w:tc>
          <w:tcPr>
            <w:tcW w:w="722" w:type="dxa"/>
            <w:noWrap/>
            <w:hideMark/>
          </w:tcPr>
          <w:p w14:paraId="1F70396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1,9317</w:t>
            </w:r>
          </w:p>
        </w:tc>
        <w:tc>
          <w:tcPr>
            <w:tcW w:w="1046" w:type="dxa"/>
            <w:noWrap/>
            <w:hideMark/>
          </w:tcPr>
          <w:p w14:paraId="2F565AE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3,731656</w:t>
            </w:r>
          </w:p>
        </w:tc>
      </w:tr>
      <w:tr w:rsidR="009B5964" w:rsidRPr="009B6CCF" w14:paraId="3BD9F74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8792F0D" w14:textId="77777777" w:rsidR="009B5964" w:rsidRPr="009B6CCF" w:rsidRDefault="009B5964" w:rsidP="00CD11E5">
            <w:pPr>
              <w:pStyle w:val="Legenda"/>
              <w:keepNext w:val="0"/>
              <w:rPr>
                <w:sz w:val="16"/>
                <w:szCs w:val="16"/>
              </w:rPr>
            </w:pPr>
            <w:r w:rsidRPr="009B6CCF">
              <w:rPr>
                <w:sz w:val="16"/>
                <w:szCs w:val="16"/>
              </w:rPr>
              <w:t>01.03.002.0.0034</w:t>
            </w:r>
          </w:p>
        </w:tc>
        <w:tc>
          <w:tcPr>
            <w:tcW w:w="750" w:type="dxa"/>
            <w:noWrap/>
            <w:hideMark/>
          </w:tcPr>
          <w:p w14:paraId="4C0EC8D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E3C702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-53,80360287</w:t>
            </w:r>
          </w:p>
        </w:tc>
        <w:tc>
          <w:tcPr>
            <w:tcW w:w="1541" w:type="dxa"/>
            <w:noWrap/>
            <w:hideMark/>
          </w:tcPr>
          <w:p w14:paraId="1FA8101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-25,67799877</w:t>
            </w:r>
          </w:p>
        </w:tc>
        <w:tc>
          <w:tcPr>
            <w:tcW w:w="1328" w:type="dxa"/>
            <w:noWrap/>
            <w:hideMark/>
          </w:tcPr>
          <w:p w14:paraId="0D7D2C2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-53,80358469</w:t>
            </w:r>
          </w:p>
        </w:tc>
        <w:tc>
          <w:tcPr>
            <w:tcW w:w="1301" w:type="dxa"/>
            <w:noWrap/>
            <w:hideMark/>
          </w:tcPr>
          <w:p w14:paraId="16129A3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-25,67801159</w:t>
            </w:r>
          </w:p>
        </w:tc>
        <w:tc>
          <w:tcPr>
            <w:tcW w:w="722" w:type="dxa"/>
            <w:noWrap/>
            <w:hideMark/>
          </w:tcPr>
          <w:p w14:paraId="62B2507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2,3126</w:t>
            </w:r>
          </w:p>
        </w:tc>
        <w:tc>
          <w:tcPr>
            <w:tcW w:w="1046" w:type="dxa"/>
            <w:noWrap/>
            <w:hideMark/>
          </w:tcPr>
          <w:p w14:paraId="6DC50EE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5,348346</w:t>
            </w:r>
          </w:p>
        </w:tc>
      </w:tr>
      <w:tr w:rsidR="009B5964" w:rsidRPr="009B6CCF" w14:paraId="791E5D3A"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3EF6722" w14:textId="77777777" w:rsidR="009B5964" w:rsidRPr="009B6CCF" w:rsidRDefault="009B5964" w:rsidP="00CD11E5">
            <w:pPr>
              <w:pStyle w:val="Legenda"/>
              <w:keepNext w:val="0"/>
              <w:rPr>
                <w:sz w:val="16"/>
                <w:szCs w:val="16"/>
              </w:rPr>
            </w:pPr>
            <w:r w:rsidRPr="009B6CCF">
              <w:rPr>
                <w:sz w:val="16"/>
                <w:szCs w:val="16"/>
              </w:rPr>
              <w:t>01.03.002.0.0034</w:t>
            </w:r>
          </w:p>
        </w:tc>
        <w:tc>
          <w:tcPr>
            <w:tcW w:w="750" w:type="dxa"/>
            <w:noWrap/>
            <w:hideMark/>
          </w:tcPr>
          <w:p w14:paraId="02545A1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91217C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-53,8047533</w:t>
            </w:r>
          </w:p>
        </w:tc>
        <w:tc>
          <w:tcPr>
            <w:tcW w:w="1541" w:type="dxa"/>
            <w:noWrap/>
            <w:hideMark/>
          </w:tcPr>
          <w:p w14:paraId="4626EFD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-25,67771147</w:t>
            </w:r>
          </w:p>
        </w:tc>
        <w:tc>
          <w:tcPr>
            <w:tcW w:w="1328" w:type="dxa"/>
            <w:noWrap/>
            <w:hideMark/>
          </w:tcPr>
          <w:p w14:paraId="5ECB945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-53,80473647</w:t>
            </w:r>
          </w:p>
        </w:tc>
        <w:tc>
          <w:tcPr>
            <w:tcW w:w="1301" w:type="dxa"/>
            <w:noWrap/>
            <w:hideMark/>
          </w:tcPr>
          <w:p w14:paraId="4305F4B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-25,67772414</w:t>
            </w:r>
          </w:p>
        </w:tc>
        <w:tc>
          <w:tcPr>
            <w:tcW w:w="722" w:type="dxa"/>
            <w:noWrap/>
            <w:hideMark/>
          </w:tcPr>
          <w:p w14:paraId="568AE68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2,1983</w:t>
            </w:r>
          </w:p>
        </w:tc>
        <w:tc>
          <w:tcPr>
            <w:tcW w:w="1046" w:type="dxa"/>
            <w:noWrap/>
            <w:hideMark/>
          </w:tcPr>
          <w:p w14:paraId="29BAAA2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4,832543</w:t>
            </w:r>
          </w:p>
        </w:tc>
      </w:tr>
      <w:tr w:rsidR="009B5964" w:rsidRPr="009B6CCF" w14:paraId="579672CA"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CEB69B7" w14:textId="77777777" w:rsidR="009B5964" w:rsidRPr="009B6CCF" w:rsidRDefault="009B5964" w:rsidP="00CD11E5">
            <w:pPr>
              <w:pStyle w:val="Legenda"/>
              <w:keepNext w:val="0"/>
              <w:rPr>
                <w:sz w:val="16"/>
                <w:szCs w:val="16"/>
              </w:rPr>
            </w:pPr>
            <w:r w:rsidRPr="009B6CCF">
              <w:rPr>
                <w:sz w:val="16"/>
                <w:szCs w:val="16"/>
              </w:rPr>
              <w:t>01.03.001.2.0048</w:t>
            </w:r>
          </w:p>
        </w:tc>
        <w:tc>
          <w:tcPr>
            <w:tcW w:w="750" w:type="dxa"/>
            <w:noWrap/>
            <w:hideMark/>
          </w:tcPr>
          <w:p w14:paraId="0E435DD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497391B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-53,80083029</w:t>
            </w:r>
          </w:p>
        </w:tc>
        <w:tc>
          <w:tcPr>
            <w:tcW w:w="1541" w:type="dxa"/>
            <w:noWrap/>
            <w:hideMark/>
          </w:tcPr>
          <w:p w14:paraId="71AAE5E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-25,66998292</w:t>
            </w:r>
          </w:p>
        </w:tc>
        <w:tc>
          <w:tcPr>
            <w:tcW w:w="1328" w:type="dxa"/>
            <w:noWrap/>
            <w:hideMark/>
          </w:tcPr>
          <w:p w14:paraId="4443FFB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-53,80081686</w:t>
            </w:r>
          </w:p>
        </w:tc>
        <w:tc>
          <w:tcPr>
            <w:tcW w:w="1301" w:type="dxa"/>
            <w:noWrap/>
            <w:hideMark/>
          </w:tcPr>
          <w:p w14:paraId="7FB57C3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-25,6699944</w:t>
            </w:r>
          </w:p>
        </w:tc>
        <w:tc>
          <w:tcPr>
            <w:tcW w:w="722" w:type="dxa"/>
            <w:noWrap/>
            <w:hideMark/>
          </w:tcPr>
          <w:p w14:paraId="706B7CC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1,8558</w:t>
            </w:r>
          </w:p>
        </w:tc>
        <w:tc>
          <w:tcPr>
            <w:tcW w:w="1046" w:type="dxa"/>
            <w:noWrap/>
            <w:hideMark/>
          </w:tcPr>
          <w:p w14:paraId="669E079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3,443968</w:t>
            </w:r>
          </w:p>
        </w:tc>
      </w:tr>
      <w:tr w:rsidR="009B5964" w:rsidRPr="009B6CCF" w14:paraId="12E3AAF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1BE930A" w14:textId="77777777" w:rsidR="009B5964" w:rsidRPr="009B6CCF" w:rsidRDefault="009B5964" w:rsidP="00CD11E5">
            <w:pPr>
              <w:pStyle w:val="Legenda"/>
              <w:keepNext w:val="0"/>
              <w:rPr>
                <w:sz w:val="16"/>
                <w:szCs w:val="16"/>
              </w:rPr>
            </w:pPr>
            <w:r w:rsidRPr="009B6CCF">
              <w:rPr>
                <w:sz w:val="16"/>
                <w:szCs w:val="16"/>
              </w:rPr>
              <w:t>01.03.001.2.0048</w:t>
            </w:r>
          </w:p>
        </w:tc>
        <w:tc>
          <w:tcPr>
            <w:tcW w:w="750" w:type="dxa"/>
            <w:noWrap/>
            <w:hideMark/>
          </w:tcPr>
          <w:p w14:paraId="471BB07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0C4C8F4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-53,79948904</w:t>
            </w:r>
          </w:p>
        </w:tc>
        <w:tc>
          <w:tcPr>
            <w:tcW w:w="1541" w:type="dxa"/>
            <w:noWrap/>
            <w:hideMark/>
          </w:tcPr>
          <w:p w14:paraId="70227C4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-25,67032079</w:t>
            </w:r>
          </w:p>
        </w:tc>
        <w:tc>
          <w:tcPr>
            <w:tcW w:w="1328" w:type="dxa"/>
            <w:noWrap/>
            <w:hideMark/>
          </w:tcPr>
          <w:p w14:paraId="76067A9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-53,79947319</w:t>
            </w:r>
          </w:p>
        </w:tc>
        <w:tc>
          <w:tcPr>
            <w:tcW w:w="1301" w:type="dxa"/>
            <w:noWrap/>
            <w:hideMark/>
          </w:tcPr>
          <w:p w14:paraId="719917A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-25,67032972</w:t>
            </w:r>
          </w:p>
        </w:tc>
        <w:tc>
          <w:tcPr>
            <w:tcW w:w="722" w:type="dxa"/>
            <w:noWrap/>
            <w:hideMark/>
          </w:tcPr>
          <w:p w14:paraId="192DD2D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1,8728</w:t>
            </w:r>
          </w:p>
        </w:tc>
        <w:tc>
          <w:tcPr>
            <w:tcW w:w="1046" w:type="dxa"/>
            <w:noWrap/>
            <w:hideMark/>
          </w:tcPr>
          <w:p w14:paraId="0DFF36B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3,507449</w:t>
            </w:r>
          </w:p>
        </w:tc>
      </w:tr>
      <w:tr w:rsidR="009B5964" w:rsidRPr="009B6CCF" w14:paraId="429CF108"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322389E" w14:textId="77777777" w:rsidR="009B5964" w:rsidRPr="009B6CCF" w:rsidRDefault="009B5964" w:rsidP="00CD11E5">
            <w:pPr>
              <w:pStyle w:val="Legenda"/>
              <w:keepNext w:val="0"/>
              <w:rPr>
                <w:sz w:val="16"/>
                <w:szCs w:val="16"/>
              </w:rPr>
            </w:pPr>
            <w:r w:rsidRPr="009B6CCF">
              <w:rPr>
                <w:sz w:val="16"/>
                <w:szCs w:val="16"/>
              </w:rPr>
              <w:t>01.03.001.2.0048</w:t>
            </w:r>
          </w:p>
        </w:tc>
        <w:tc>
          <w:tcPr>
            <w:tcW w:w="750" w:type="dxa"/>
            <w:noWrap/>
            <w:hideMark/>
          </w:tcPr>
          <w:p w14:paraId="12E2E76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25D44AB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-53,79981186</w:t>
            </w:r>
          </w:p>
        </w:tc>
        <w:tc>
          <w:tcPr>
            <w:tcW w:w="1541" w:type="dxa"/>
            <w:noWrap/>
            <w:hideMark/>
          </w:tcPr>
          <w:p w14:paraId="5C43F2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-25,67136183</w:t>
            </w:r>
          </w:p>
        </w:tc>
        <w:tc>
          <w:tcPr>
            <w:tcW w:w="1328" w:type="dxa"/>
            <w:noWrap/>
            <w:hideMark/>
          </w:tcPr>
          <w:p w14:paraId="35C865E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-53,79979034</w:t>
            </w:r>
          </w:p>
        </w:tc>
        <w:tc>
          <w:tcPr>
            <w:tcW w:w="1301" w:type="dxa"/>
            <w:noWrap/>
            <w:hideMark/>
          </w:tcPr>
          <w:p w14:paraId="63F9CDB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-25,67137345</w:t>
            </w:r>
          </w:p>
        </w:tc>
        <w:tc>
          <w:tcPr>
            <w:tcW w:w="722" w:type="dxa"/>
            <w:noWrap/>
            <w:hideMark/>
          </w:tcPr>
          <w:p w14:paraId="0155E94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2,5137</w:t>
            </w:r>
          </w:p>
        </w:tc>
        <w:tc>
          <w:tcPr>
            <w:tcW w:w="1046" w:type="dxa"/>
            <w:noWrap/>
            <w:hideMark/>
          </w:tcPr>
          <w:p w14:paraId="57E3360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6,318604</w:t>
            </w:r>
          </w:p>
        </w:tc>
      </w:tr>
      <w:tr w:rsidR="009B5964" w:rsidRPr="009B6CCF" w14:paraId="68538C40"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9D78538" w14:textId="77777777" w:rsidR="009B5964" w:rsidRPr="009B6CCF" w:rsidRDefault="009B5964" w:rsidP="00CD11E5">
            <w:pPr>
              <w:pStyle w:val="Legenda"/>
              <w:keepNext w:val="0"/>
              <w:rPr>
                <w:sz w:val="16"/>
                <w:szCs w:val="16"/>
              </w:rPr>
            </w:pPr>
            <w:r w:rsidRPr="009B6CCF">
              <w:rPr>
                <w:sz w:val="16"/>
                <w:szCs w:val="16"/>
              </w:rPr>
              <w:t>01.03.001.2.0048</w:t>
            </w:r>
          </w:p>
        </w:tc>
        <w:tc>
          <w:tcPr>
            <w:tcW w:w="750" w:type="dxa"/>
            <w:noWrap/>
            <w:hideMark/>
          </w:tcPr>
          <w:p w14:paraId="7C1E697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35C1F0C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-53,80115311</w:t>
            </w:r>
          </w:p>
        </w:tc>
        <w:tc>
          <w:tcPr>
            <w:tcW w:w="1541" w:type="dxa"/>
            <w:noWrap/>
            <w:hideMark/>
          </w:tcPr>
          <w:p w14:paraId="6C3F9CD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-25,67102396</w:t>
            </w:r>
          </w:p>
        </w:tc>
        <w:tc>
          <w:tcPr>
            <w:tcW w:w="1328" w:type="dxa"/>
            <w:noWrap/>
            <w:hideMark/>
          </w:tcPr>
          <w:p w14:paraId="5F71096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-53,80113402</w:t>
            </w:r>
          </w:p>
        </w:tc>
        <w:tc>
          <w:tcPr>
            <w:tcW w:w="1301" w:type="dxa"/>
            <w:noWrap/>
            <w:hideMark/>
          </w:tcPr>
          <w:p w14:paraId="0E825C8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-25,67103813</w:t>
            </w:r>
          </w:p>
        </w:tc>
        <w:tc>
          <w:tcPr>
            <w:tcW w:w="722" w:type="dxa"/>
            <w:noWrap/>
            <w:hideMark/>
          </w:tcPr>
          <w:p w14:paraId="3A23A18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2,4789</w:t>
            </w:r>
          </w:p>
        </w:tc>
        <w:tc>
          <w:tcPr>
            <w:tcW w:w="1046" w:type="dxa"/>
            <w:noWrap/>
            <w:hideMark/>
          </w:tcPr>
          <w:p w14:paraId="03F8514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6,145039</w:t>
            </w:r>
          </w:p>
        </w:tc>
      </w:tr>
      <w:tr w:rsidR="009B5964" w:rsidRPr="009B6CCF" w14:paraId="79E7C704"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8386391" w14:textId="77777777" w:rsidR="009B5964" w:rsidRPr="009B6CCF" w:rsidRDefault="009B5964" w:rsidP="00CD11E5">
            <w:pPr>
              <w:pStyle w:val="Legenda"/>
              <w:keepNext w:val="0"/>
              <w:rPr>
                <w:sz w:val="16"/>
                <w:szCs w:val="16"/>
              </w:rPr>
            </w:pPr>
            <w:r w:rsidRPr="009B6CCF">
              <w:rPr>
                <w:sz w:val="16"/>
                <w:szCs w:val="16"/>
              </w:rPr>
              <w:t>01.03.001.0.0046</w:t>
            </w:r>
          </w:p>
        </w:tc>
        <w:tc>
          <w:tcPr>
            <w:tcW w:w="750" w:type="dxa"/>
            <w:noWrap/>
            <w:hideMark/>
          </w:tcPr>
          <w:p w14:paraId="5650963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6CA0262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-53,8036052</w:t>
            </w:r>
          </w:p>
        </w:tc>
        <w:tc>
          <w:tcPr>
            <w:tcW w:w="1541" w:type="dxa"/>
            <w:noWrap/>
            <w:hideMark/>
          </w:tcPr>
          <w:p w14:paraId="56E3B1E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-25,66927033</w:t>
            </w:r>
          </w:p>
        </w:tc>
        <w:tc>
          <w:tcPr>
            <w:tcW w:w="1328" w:type="dxa"/>
            <w:noWrap/>
            <w:hideMark/>
          </w:tcPr>
          <w:p w14:paraId="782BE22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-53,80359983</w:t>
            </w:r>
          </w:p>
        </w:tc>
        <w:tc>
          <w:tcPr>
            <w:tcW w:w="1301" w:type="dxa"/>
            <w:noWrap/>
            <w:hideMark/>
          </w:tcPr>
          <w:p w14:paraId="46909F3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-25,6692933</w:t>
            </w:r>
          </w:p>
        </w:tc>
        <w:tc>
          <w:tcPr>
            <w:tcW w:w="722" w:type="dxa"/>
            <w:noWrap/>
            <w:hideMark/>
          </w:tcPr>
          <w:p w14:paraId="35396DF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2,6107</w:t>
            </w:r>
          </w:p>
        </w:tc>
        <w:tc>
          <w:tcPr>
            <w:tcW w:w="1046" w:type="dxa"/>
            <w:noWrap/>
            <w:hideMark/>
          </w:tcPr>
          <w:p w14:paraId="773CFDF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6,815883</w:t>
            </w:r>
          </w:p>
        </w:tc>
      </w:tr>
      <w:tr w:rsidR="009B5964" w:rsidRPr="009B6CCF" w14:paraId="048A578B"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BCAE002" w14:textId="77777777" w:rsidR="009B5964" w:rsidRPr="009B6CCF" w:rsidRDefault="009B5964" w:rsidP="00CD11E5">
            <w:pPr>
              <w:pStyle w:val="Legenda"/>
              <w:keepNext w:val="0"/>
              <w:rPr>
                <w:sz w:val="16"/>
                <w:szCs w:val="16"/>
              </w:rPr>
            </w:pPr>
            <w:r w:rsidRPr="009B6CCF">
              <w:rPr>
                <w:sz w:val="16"/>
                <w:szCs w:val="16"/>
              </w:rPr>
              <w:t>01.03.001.0.0046</w:t>
            </w:r>
          </w:p>
        </w:tc>
        <w:tc>
          <w:tcPr>
            <w:tcW w:w="750" w:type="dxa"/>
            <w:noWrap/>
            <w:hideMark/>
          </w:tcPr>
          <w:p w14:paraId="41009AC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4F3F576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-53,80246053</w:t>
            </w:r>
          </w:p>
        </w:tc>
        <w:tc>
          <w:tcPr>
            <w:tcW w:w="1541" w:type="dxa"/>
            <w:noWrap/>
            <w:hideMark/>
          </w:tcPr>
          <w:p w14:paraId="4C09F03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-25,66957554</w:t>
            </w:r>
          </w:p>
        </w:tc>
        <w:tc>
          <w:tcPr>
            <w:tcW w:w="1328" w:type="dxa"/>
            <w:noWrap/>
            <w:hideMark/>
          </w:tcPr>
          <w:p w14:paraId="3450BB2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-53,80244813</w:t>
            </w:r>
          </w:p>
        </w:tc>
        <w:tc>
          <w:tcPr>
            <w:tcW w:w="1301" w:type="dxa"/>
            <w:noWrap/>
            <w:hideMark/>
          </w:tcPr>
          <w:p w14:paraId="1829A7B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-25,66958074</w:t>
            </w:r>
          </w:p>
        </w:tc>
        <w:tc>
          <w:tcPr>
            <w:tcW w:w="722" w:type="dxa"/>
            <w:noWrap/>
            <w:hideMark/>
          </w:tcPr>
          <w:p w14:paraId="111395F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1,3698</w:t>
            </w:r>
          </w:p>
        </w:tc>
        <w:tc>
          <w:tcPr>
            <w:tcW w:w="1046" w:type="dxa"/>
            <w:noWrap/>
            <w:hideMark/>
          </w:tcPr>
          <w:p w14:paraId="376DA61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1,876301</w:t>
            </w:r>
          </w:p>
        </w:tc>
      </w:tr>
      <w:tr w:rsidR="009B5964" w:rsidRPr="009B6CCF" w14:paraId="046B633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A4D1B07" w14:textId="77777777" w:rsidR="009B5964" w:rsidRPr="009B6CCF" w:rsidRDefault="009B5964" w:rsidP="00CD11E5">
            <w:pPr>
              <w:pStyle w:val="Legenda"/>
              <w:keepNext w:val="0"/>
              <w:rPr>
                <w:sz w:val="16"/>
                <w:szCs w:val="16"/>
              </w:rPr>
            </w:pPr>
            <w:r w:rsidRPr="009B6CCF">
              <w:rPr>
                <w:sz w:val="16"/>
                <w:szCs w:val="16"/>
              </w:rPr>
              <w:t>01.03.001.0.0046</w:t>
            </w:r>
          </w:p>
        </w:tc>
        <w:tc>
          <w:tcPr>
            <w:tcW w:w="750" w:type="dxa"/>
            <w:noWrap/>
            <w:hideMark/>
          </w:tcPr>
          <w:p w14:paraId="0B12C9D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AD5FEF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-53,80280075</w:t>
            </w:r>
          </w:p>
        </w:tc>
        <w:tc>
          <w:tcPr>
            <w:tcW w:w="1541" w:type="dxa"/>
            <w:noWrap/>
            <w:hideMark/>
          </w:tcPr>
          <w:p w14:paraId="2EA33CF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-25,67061207</w:t>
            </w:r>
          </w:p>
        </w:tc>
        <w:tc>
          <w:tcPr>
            <w:tcW w:w="1328" w:type="dxa"/>
            <w:noWrap/>
            <w:hideMark/>
          </w:tcPr>
          <w:p w14:paraId="4766DE0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-53,8027653</w:t>
            </w:r>
          </w:p>
        </w:tc>
        <w:tc>
          <w:tcPr>
            <w:tcW w:w="1301" w:type="dxa"/>
            <w:noWrap/>
            <w:hideMark/>
          </w:tcPr>
          <w:p w14:paraId="50603D2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-25,67062445</w:t>
            </w:r>
          </w:p>
        </w:tc>
        <w:tc>
          <w:tcPr>
            <w:tcW w:w="722" w:type="dxa"/>
            <w:noWrap/>
            <w:hideMark/>
          </w:tcPr>
          <w:p w14:paraId="171805F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3,8096</w:t>
            </w:r>
          </w:p>
        </w:tc>
        <w:tc>
          <w:tcPr>
            <w:tcW w:w="1046" w:type="dxa"/>
            <w:noWrap/>
            <w:hideMark/>
          </w:tcPr>
          <w:p w14:paraId="0FA9E96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14,513394</w:t>
            </w:r>
          </w:p>
        </w:tc>
      </w:tr>
      <w:tr w:rsidR="009B5964" w:rsidRPr="009B6CCF" w14:paraId="1314688B"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6C91BAE" w14:textId="77777777" w:rsidR="009B5964" w:rsidRPr="009B6CCF" w:rsidRDefault="009B5964" w:rsidP="00CD11E5">
            <w:pPr>
              <w:pStyle w:val="Legenda"/>
              <w:keepNext w:val="0"/>
              <w:rPr>
                <w:sz w:val="16"/>
                <w:szCs w:val="16"/>
              </w:rPr>
            </w:pPr>
            <w:r w:rsidRPr="009B6CCF">
              <w:rPr>
                <w:sz w:val="16"/>
                <w:szCs w:val="16"/>
              </w:rPr>
              <w:t>01.03.001.0.0046</w:t>
            </w:r>
          </w:p>
        </w:tc>
        <w:tc>
          <w:tcPr>
            <w:tcW w:w="750" w:type="dxa"/>
            <w:noWrap/>
            <w:hideMark/>
          </w:tcPr>
          <w:p w14:paraId="0C37A3A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4D8CFA8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-53,80394542</w:t>
            </w:r>
          </w:p>
        </w:tc>
        <w:tc>
          <w:tcPr>
            <w:tcW w:w="1541" w:type="dxa"/>
            <w:noWrap/>
            <w:hideMark/>
          </w:tcPr>
          <w:p w14:paraId="3474F3B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-25,67030686</w:t>
            </w:r>
          </w:p>
        </w:tc>
        <w:tc>
          <w:tcPr>
            <w:tcW w:w="1328" w:type="dxa"/>
            <w:noWrap/>
            <w:hideMark/>
          </w:tcPr>
          <w:p w14:paraId="05B6EDC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-53,80391701</w:t>
            </w:r>
          </w:p>
        </w:tc>
        <w:tc>
          <w:tcPr>
            <w:tcW w:w="1301" w:type="dxa"/>
            <w:noWrap/>
            <w:hideMark/>
          </w:tcPr>
          <w:p w14:paraId="55CBCE0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-25,67033702</w:t>
            </w:r>
          </w:p>
        </w:tc>
        <w:tc>
          <w:tcPr>
            <w:tcW w:w="722" w:type="dxa"/>
            <w:noWrap/>
            <w:hideMark/>
          </w:tcPr>
          <w:p w14:paraId="06AB658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4,3994</w:t>
            </w:r>
          </w:p>
        </w:tc>
        <w:tc>
          <w:tcPr>
            <w:tcW w:w="1046" w:type="dxa"/>
            <w:noWrap/>
            <w:hideMark/>
          </w:tcPr>
          <w:p w14:paraId="7863432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19,354423</w:t>
            </w:r>
          </w:p>
        </w:tc>
      </w:tr>
      <w:tr w:rsidR="009B5964" w:rsidRPr="009B6CCF" w14:paraId="44FC548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0FB5EA9" w14:textId="77777777" w:rsidR="009B5964" w:rsidRPr="009B6CCF" w:rsidRDefault="009B5964" w:rsidP="00CD11E5">
            <w:pPr>
              <w:pStyle w:val="Legenda"/>
              <w:keepNext w:val="0"/>
              <w:rPr>
                <w:sz w:val="16"/>
                <w:szCs w:val="16"/>
              </w:rPr>
            </w:pPr>
            <w:r w:rsidRPr="009B6CCF">
              <w:rPr>
                <w:sz w:val="16"/>
                <w:szCs w:val="16"/>
              </w:rPr>
              <w:t>01.02.002.0.0033</w:t>
            </w:r>
          </w:p>
        </w:tc>
        <w:tc>
          <w:tcPr>
            <w:tcW w:w="750" w:type="dxa"/>
            <w:noWrap/>
            <w:hideMark/>
          </w:tcPr>
          <w:p w14:paraId="166B3BC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2AE13EF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-53,80578741</w:t>
            </w:r>
          </w:p>
        </w:tc>
        <w:tc>
          <w:tcPr>
            <w:tcW w:w="1541" w:type="dxa"/>
            <w:noWrap/>
            <w:hideMark/>
          </w:tcPr>
          <w:p w14:paraId="1E38BB3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-25,6763152</w:t>
            </w:r>
          </w:p>
        </w:tc>
        <w:tc>
          <w:tcPr>
            <w:tcW w:w="1328" w:type="dxa"/>
            <w:noWrap/>
            <w:hideMark/>
          </w:tcPr>
          <w:p w14:paraId="0172AC4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-53,80575682</w:t>
            </w:r>
          </w:p>
        </w:tc>
        <w:tc>
          <w:tcPr>
            <w:tcW w:w="1301" w:type="dxa"/>
            <w:noWrap/>
            <w:hideMark/>
          </w:tcPr>
          <w:p w14:paraId="2749143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-25,67633708</w:t>
            </w:r>
          </w:p>
        </w:tc>
        <w:tc>
          <w:tcPr>
            <w:tcW w:w="722" w:type="dxa"/>
            <w:noWrap/>
            <w:hideMark/>
          </w:tcPr>
          <w:p w14:paraId="399845D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3,9138</w:t>
            </w:r>
          </w:p>
        </w:tc>
        <w:tc>
          <w:tcPr>
            <w:tcW w:w="1046" w:type="dxa"/>
            <w:noWrap/>
            <w:hideMark/>
          </w:tcPr>
          <w:p w14:paraId="21BC044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15,317548</w:t>
            </w:r>
          </w:p>
        </w:tc>
      </w:tr>
      <w:tr w:rsidR="009B5964" w:rsidRPr="009B6CCF" w14:paraId="7F188FFD"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F42D4B9" w14:textId="77777777" w:rsidR="009B5964" w:rsidRPr="009B6CCF" w:rsidRDefault="009B5964" w:rsidP="00CD11E5">
            <w:pPr>
              <w:pStyle w:val="Legenda"/>
              <w:keepNext w:val="0"/>
              <w:rPr>
                <w:sz w:val="16"/>
                <w:szCs w:val="16"/>
              </w:rPr>
            </w:pPr>
            <w:r w:rsidRPr="009B6CCF">
              <w:rPr>
                <w:sz w:val="16"/>
                <w:szCs w:val="16"/>
              </w:rPr>
              <w:t>01.02.002.0.0033</w:t>
            </w:r>
          </w:p>
        </w:tc>
        <w:tc>
          <w:tcPr>
            <w:tcW w:w="750" w:type="dxa"/>
            <w:noWrap/>
            <w:hideMark/>
          </w:tcPr>
          <w:p w14:paraId="61E77A5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084D8A9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-53,80463351</w:t>
            </w:r>
          </w:p>
        </w:tc>
        <w:tc>
          <w:tcPr>
            <w:tcW w:w="1541" w:type="dxa"/>
            <w:noWrap/>
            <w:hideMark/>
          </w:tcPr>
          <w:p w14:paraId="21C9952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-25,67659098</w:t>
            </w:r>
          </w:p>
        </w:tc>
        <w:tc>
          <w:tcPr>
            <w:tcW w:w="1328" w:type="dxa"/>
            <w:noWrap/>
            <w:hideMark/>
          </w:tcPr>
          <w:p w14:paraId="4D6C912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-53,80460507</w:t>
            </w:r>
          </w:p>
        </w:tc>
        <w:tc>
          <w:tcPr>
            <w:tcW w:w="1301" w:type="dxa"/>
            <w:noWrap/>
            <w:hideMark/>
          </w:tcPr>
          <w:p w14:paraId="590A3D2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-25,67662453</w:t>
            </w:r>
          </w:p>
        </w:tc>
        <w:tc>
          <w:tcPr>
            <w:tcW w:w="722" w:type="dxa"/>
            <w:noWrap/>
            <w:hideMark/>
          </w:tcPr>
          <w:p w14:paraId="78D981F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4,6958</w:t>
            </w:r>
          </w:p>
        </w:tc>
        <w:tc>
          <w:tcPr>
            <w:tcW w:w="1046" w:type="dxa"/>
            <w:noWrap/>
            <w:hideMark/>
          </w:tcPr>
          <w:p w14:paraId="4B5B0D4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22,050224</w:t>
            </w:r>
          </w:p>
        </w:tc>
      </w:tr>
      <w:tr w:rsidR="009B5964" w:rsidRPr="009B6CCF" w14:paraId="33499934"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C58D624" w14:textId="77777777" w:rsidR="009B5964" w:rsidRPr="009B6CCF" w:rsidRDefault="009B5964" w:rsidP="00CD11E5">
            <w:pPr>
              <w:pStyle w:val="Legenda"/>
              <w:keepNext w:val="0"/>
              <w:rPr>
                <w:sz w:val="16"/>
                <w:szCs w:val="16"/>
              </w:rPr>
            </w:pPr>
            <w:r w:rsidRPr="009B6CCF">
              <w:rPr>
                <w:sz w:val="16"/>
                <w:szCs w:val="16"/>
              </w:rPr>
              <w:t>01.02.002.0.0033</w:t>
            </w:r>
          </w:p>
        </w:tc>
        <w:tc>
          <w:tcPr>
            <w:tcW w:w="750" w:type="dxa"/>
            <w:noWrap/>
            <w:hideMark/>
          </w:tcPr>
          <w:p w14:paraId="271C1F6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7CECD9A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-53,80494094</w:t>
            </w:r>
          </w:p>
        </w:tc>
        <w:tc>
          <w:tcPr>
            <w:tcW w:w="1541" w:type="dxa"/>
            <w:noWrap/>
            <w:hideMark/>
          </w:tcPr>
          <w:p w14:paraId="2565C5F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-25,6776358</w:t>
            </w:r>
          </w:p>
        </w:tc>
        <w:tc>
          <w:tcPr>
            <w:tcW w:w="1328" w:type="dxa"/>
            <w:noWrap/>
            <w:hideMark/>
          </w:tcPr>
          <w:p w14:paraId="4C684B8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-53,80492228</w:t>
            </w:r>
          </w:p>
        </w:tc>
        <w:tc>
          <w:tcPr>
            <w:tcW w:w="1301" w:type="dxa"/>
            <w:noWrap/>
            <w:hideMark/>
          </w:tcPr>
          <w:p w14:paraId="5825653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-25,67766824</w:t>
            </w:r>
          </w:p>
        </w:tc>
        <w:tc>
          <w:tcPr>
            <w:tcW w:w="722" w:type="dxa"/>
            <w:noWrap/>
            <w:hideMark/>
          </w:tcPr>
          <w:p w14:paraId="2DA992A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4,0631</w:t>
            </w:r>
          </w:p>
        </w:tc>
        <w:tc>
          <w:tcPr>
            <w:tcW w:w="1046" w:type="dxa"/>
            <w:noWrap/>
            <w:hideMark/>
          </w:tcPr>
          <w:p w14:paraId="5D6CD58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16,508524</w:t>
            </w:r>
          </w:p>
        </w:tc>
      </w:tr>
      <w:tr w:rsidR="009B5964" w:rsidRPr="009B6CCF" w14:paraId="24E58C6D"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98739F5" w14:textId="77777777" w:rsidR="009B5964" w:rsidRPr="009B6CCF" w:rsidRDefault="009B5964" w:rsidP="00CD11E5">
            <w:pPr>
              <w:pStyle w:val="Legenda"/>
              <w:keepNext w:val="0"/>
              <w:rPr>
                <w:sz w:val="16"/>
                <w:szCs w:val="16"/>
              </w:rPr>
            </w:pPr>
            <w:r w:rsidRPr="009B6CCF">
              <w:rPr>
                <w:sz w:val="16"/>
                <w:szCs w:val="16"/>
              </w:rPr>
              <w:t>01.02.002.0.0033</w:t>
            </w:r>
          </w:p>
        </w:tc>
        <w:tc>
          <w:tcPr>
            <w:tcW w:w="750" w:type="dxa"/>
            <w:noWrap/>
            <w:hideMark/>
          </w:tcPr>
          <w:p w14:paraId="43C72C3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4AF82D5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-53,80609484</w:t>
            </w:r>
          </w:p>
        </w:tc>
        <w:tc>
          <w:tcPr>
            <w:tcW w:w="1541" w:type="dxa"/>
            <w:noWrap/>
            <w:hideMark/>
          </w:tcPr>
          <w:p w14:paraId="2DF164D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-25,67736002</w:t>
            </w:r>
          </w:p>
        </w:tc>
        <w:tc>
          <w:tcPr>
            <w:tcW w:w="1328" w:type="dxa"/>
            <w:noWrap/>
            <w:hideMark/>
          </w:tcPr>
          <w:p w14:paraId="20B7337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-53,80607405</w:t>
            </w:r>
          </w:p>
        </w:tc>
        <w:tc>
          <w:tcPr>
            <w:tcW w:w="1301" w:type="dxa"/>
            <w:noWrap/>
            <w:hideMark/>
          </w:tcPr>
          <w:p w14:paraId="2F3E83D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-25,67738078</w:t>
            </w:r>
          </w:p>
        </w:tc>
        <w:tc>
          <w:tcPr>
            <w:tcW w:w="722" w:type="dxa"/>
            <w:noWrap/>
            <w:hideMark/>
          </w:tcPr>
          <w:p w14:paraId="0C54DBF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3,1098</w:t>
            </w:r>
          </w:p>
        </w:tc>
        <w:tc>
          <w:tcPr>
            <w:tcW w:w="1046" w:type="dxa"/>
            <w:noWrap/>
            <w:hideMark/>
          </w:tcPr>
          <w:p w14:paraId="2E87A58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9,670616</w:t>
            </w:r>
          </w:p>
        </w:tc>
      </w:tr>
    </w:tbl>
    <w:p w14:paraId="1548F26A" w14:textId="77777777" w:rsidR="009B5964" w:rsidRPr="009B6CCF" w:rsidRDefault="009B5964" w:rsidP="009B5964">
      <w:pPr>
        <w:pStyle w:val="Legenda"/>
      </w:pPr>
      <w:r>
        <w:t xml:space="preserve">Fonte: </w:t>
      </w:r>
      <w:r w:rsidRPr="00295A83">
        <w:rPr>
          <w:i/>
          <w:iCs w:val="0"/>
        </w:rPr>
        <w:t>SuperCIATA</w:t>
      </w:r>
      <w:r>
        <w:t xml:space="preserve"> – </w:t>
      </w:r>
      <w:r w:rsidRPr="009B6CCF">
        <w:t xml:space="preserve">Elaboração: </w:t>
      </w:r>
      <w:r>
        <w:t>Autor</w:t>
      </w:r>
      <w:r w:rsidRPr="009B6CCF">
        <w:t xml:space="preserve"> (2026)</w:t>
      </w:r>
    </w:p>
    <w:p w14:paraId="3C0FCD2E" w14:textId="77777777" w:rsidR="00C4759E" w:rsidRPr="0092508F" w:rsidRDefault="00C4759E" w:rsidP="0092508F">
      <w:pPr>
        <w:ind w:firstLine="0"/>
        <w:rPr>
          <w:b/>
          <w:bCs/>
        </w:rPr>
      </w:pPr>
    </w:p>
    <w:sectPr w:rsidR="00C4759E" w:rsidRPr="0092508F" w:rsidSect="001F6524">
      <w:headerReference w:type="default" r:id="rId47"/>
      <w:pgSz w:w="11906" w:h="16838" w:code="9"/>
      <w:pgMar w:top="1418"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Ednez Gomes Tavares" w:date="2026-04-10T08:53:00Z" w:initials="EG">
    <w:p w14:paraId="4CAAE9BF" w14:textId="77777777" w:rsidR="00A344A2" w:rsidRDefault="00A344A2" w:rsidP="00A344A2">
      <w:pPr>
        <w:pStyle w:val="Textodecomentrio"/>
        <w:ind w:firstLine="0"/>
        <w:jc w:val="left"/>
      </w:pPr>
      <w:r>
        <w:rPr>
          <w:rStyle w:val="Refdecomentrio"/>
        </w:rPr>
        <w:annotationRef/>
      </w:r>
      <w:r>
        <w:t>A metodologia utilizada é a integração de dados por meio do... penso que poderia deixar um pouquinho mais claro qual é o método/metodologia aqui, conforme o modelo da ufsc diz que o resumo precisa conter.</w:t>
      </w:r>
    </w:p>
  </w:comment>
  <w:comment w:id="8" w:author="Ednez Gomes Tavares" w:date="2026-04-10T09:36:00Z" w:initials="EG">
    <w:p w14:paraId="3C3049DE" w14:textId="77777777" w:rsidR="00173C8C" w:rsidRDefault="008F3FDD" w:rsidP="00173C8C">
      <w:pPr>
        <w:pStyle w:val="Textodecomentrio"/>
        <w:ind w:firstLine="0"/>
        <w:jc w:val="left"/>
      </w:pPr>
      <w:r>
        <w:rPr>
          <w:rStyle w:val="Refdecomentrio"/>
        </w:rPr>
        <w:annotationRef/>
      </w:r>
      <w:r w:rsidR="00173C8C">
        <w:t>a) Integrar dados alfanuméricos e geográficos por meio de um fluxo de trabalho automatizado, com vistas à identificação e orientação espacial de faces e quadras urbanas;</w:t>
      </w:r>
    </w:p>
    <w:p w14:paraId="238E9D7F" w14:textId="77777777" w:rsidR="00173C8C" w:rsidRDefault="00173C8C" w:rsidP="00173C8C">
      <w:pPr>
        <w:pStyle w:val="Textodecomentrio"/>
        <w:ind w:firstLine="0"/>
        <w:jc w:val="left"/>
      </w:pPr>
      <w:r>
        <w:t>OU</w:t>
      </w:r>
    </w:p>
    <w:p w14:paraId="4E97AAFB" w14:textId="77777777" w:rsidR="00173C8C" w:rsidRDefault="00173C8C" w:rsidP="00173C8C">
      <w:pPr>
        <w:pStyle w:val="Textodecomentrio"/>
        <w:ind w:firstLine="0"/>
        <w:jc w:val="left"/>
      </w:pPr>
      <w:r>
        <w:t xml:space="preserve">Integrar dados alfanuméricos e geográficos do cadastro municipal, do CNEFE e do OpenStreetMap por meio de um fluxo automatizado, com vistas à identificação e orientação espacial de faces e quadras urbanas. </w:t>
      </w:r>
    </w:p>
  </w:comment>
  <w:comment w:id="9" w:author="Ednez Gomes Tavares" w:date="2026-04-10T09:41:00Z" w:initials="EG">
    <w:p w14:paraId="20157C2F" w14:textId="77777777" w:rsidR="00173C8C" w:rsidRDefault="00173C8C" w:rsidP="00173C8C">
      <w:pPr>
        <w:pStyle w:val="Textodecomentrio"/>
        <w:ind w:firstLine="0"/>
        <w:jc w:val="left"/>
      </w:pPr>
      <w:r>
        <w:rPr>
          <w:rStyle w:val="Refdecomentrio"/>
        </w:rPr>
        <w:annotationRef/>
      </w:r>
      <w:r>
        <w:t>a) Avaliar a acurácia posicional do método por meio de testes estatísticos de tendência e precisão, com base em coordenadas de referência;</w:t>
      </w:r>
    </w:p>
    <w:p w14:paraId="56D3B030" w14:textId="77777777" w:rsidR="00173C8C" w:rsidRDefault="00173C8C" w:rsidP="00173C8C">
      <w:pPr>
        <w:pStyle w:val="Textodecomentrio"/>
        <w:ind w:firstLine="0"/>
        <w:jc w:val="left"/>
      </w:pPr>
      <w:r>
        <w:t>Mais exuto, porque os específicos devem ser mais enxutos.</w:t>
      </w:r>
    </w:p>
  </w:comment>
  <w:comment w:id="10" w:author="Ednez Gomes Tavares" w:date="2026-04-10T09:42:00Z" w:initials="EG">
    <w:p w14:paraId="23D758CA" w14:textId="77777777" w:rsidR="00173C8C" w:rsidRDefault="00173C8C" w:rsidP="00173C8C">
      <w:pPr>
        <w:pStyle w:val="Textodecomentrio"/>
        <w:ind w:firstLine="0"/>
        <w:jc w:val="left"/>
      </w:pPr>
      <w:r>
        <w:rPr>
          <w:rStyle w:val="Refdecomentrio"/>
        </w:rPr>
        <w:annotationRef/>
      </w:r>
      <w:r>
        <w:t xml:space="preserve">c) Analisar a aplicabilidade da metodologia como alternativa à atualização cadastral em municípios de pequeno e médio porte, frente aos métodos topográficos convencionais. </w:t>
      </w:r>
    </w:p>
  </w:comment>
  <w:comment w:id="13" w:author="Carlos" w:date="2026-03-18T08:29:00Z" w:initials="C">
    <w:p w14:paraId="169F38EA" w14:textId="3F62BBAB" w:rsidR="00DF5A86" w:rsidRDefault="00DF5A86">
      <w:pPr>
        <w:pStyle w:val="Textodecomentrio"/>
      </w:pPr>
      <w:r>
        <w:rPr>
          <w:rStyle w:val="Refdecomentrio"/>
        </w:rPr>
        <w:annotationRef/>
      </w:r>
      <w:r>
        <w:t>Espacialização da malha fundiária urbana?</w:t>
      </w:r>
    </w:p>
  </w:comment>
  <w:comment w:id="12" w:author="Ednez Gomes Tavares" w:date="2026-04-10T10:02:00Z" w:initials="EG">
    <w:p w14:paraId="409FD03C" w14:textId="77777777" w:rsidR="00C8503D" w:rsidRDefault="00C8503D" w:rsidP="00C8503D">
      <w:pPr>
        <w:pStyle w:val="Textodecomentrio"/>
        <w:ind w:firstLine="0"/>
        <w:jc w:val="left"/>
      </w:pPr>
      <w:r>
        <w:rPr>
          <w:rStyle w:val="Refdecomentrio"/>
        </w:rPr>
        <w:annotationRef/>
      </w:r>
      <w:r>
        <w:t xml:space="preserve">Sugeriria deixar este parágrafo com mais cara de justificativa/introdução, para ficar mais conectado com o anterior. Talvez a inclusão de um subtópico também funcione. Sugestão de texto: </w:t>
      </w:r>
    </w:p>
    <w:p w14:paraId="76EC1B92" w14:textId="77777777" w:rsidR="00C8503D" w:rsidRDefault="00C8503D" w:rsidP="00C8503D">
      <w:pPr>
        <w:pStyle w:val="Textodecomentrio"/>
        <w:ind w:firstLine="0"/>
        <w:jc w:val="left"/>
      </w:pPr>
      <w:r>
        <w:t xml:space="preserve">O presente trabalho apresenta uma abordagem alternativa voltada a superar as limitações relacionadas à atualização e à espacialização da malha fundiária urbana — especialmente em municípios de pequeno e médio porte, onde os recursos técnicos e financeiros para levantamentos convencionais são frequentemente escassos. Sua concepção fundamenta-se na integração de registros do Cadastro Territorial Urbano (CTU/CIATA) com bases de dados públicas e gratuitas, notadamente o Cadastro Nacional de Endereços para Fins Estatísticos (CNEFE) e o OpenStreetMap. </w:t>
      </w:r>
    </w:p>
  </w:comment>
  <w:comment w:id="11" w:author="carlos vieira" w:date="2026-04-01T08:01:00Z" w:initials="cv">
    <w:p w14:paraId="78FDAE25" w14:textId="351276A2" w:rsidR="00DF5A86" w:rsidRDefault="00DF5A86" w:rsidP="00F6767D">
      <w:pPr>
        <w:jc w:val="left"/>
      </w:pPr>
      <w:r>
        <w:rPr>
          <w:rStyle w:val="Refdecomentrio"/>
        </w:rPr>
        <w:annotationRef/>
      </w:r>
      <w:r>
        <w:rPr>
          <w:sz w:val="20"/>
          <w:szCs w:val="20"/>
        </w:rPr>
        <w:t>Acho que esta parte inicial, poderia ser transformada em justificativa como item 1.2 antes de colocar 1.3 aderência ao programa.</w:t>
      </w:r>
    </w:p>
  </w:comment>
  <w:comment w:id="16" w:author="carlos vieira" w:date="2026-04-01T07:53:00Z" w:initials="cv">
    <w:p w14:paraId="30CDAA8C" w14:textId="17724317" w:rsidR="00F6767D" w:rsidRDefault="00F6767D" w:rsidP="00F6767D">
      <w:pPr>
        <w:jc w:val="left"/>
      </w:pPr>
      <w:r>
        <w:rPr>
          <w:rStyle w:val="Refdecomentrio"/>
        </w:rPr>
        <w:annotationRef/>
      </w:r>
      <w:r>
        <w:rPr>
          <w:sz w:val="20"/>
          <w:szCs w:val="20"/>
        </w:rPr>
        <w:t>Seria o Everton? foi muito antes de 2026...</w:t>
      </w:r>
    </w:p>
  </w:comment>
  <w:comment w:id="17" w:author="Marco Aurélio Barbiero" w:date="2026-04-01T17:09:00Z" w:initials="MB">
    <w:p w14:paraId="61BE8CFF" w14:textId="77777777" w:rsidR="00E41CF0" w:rsidRDefault="00E41CF0" w:rsidP="00E41CF0">
      <w:pPr>
        <w:pStyle w:val="Textodecomentrio"/>
        <w:ind w:firstLine="0"/>
        <w:jc w:val="left"/>
      </w:pPr>
      <w:r>
        <w:rPr>
          <w:rStyle w:val="Refdecomentrio"/>
        </w:rPr>
        <w:annotationRef/>
      </w:r>
      <w:r>
        <w:t>É da Carina Silva de 2026</w:t>
      </w:r>
    </w:p>
  </w:comment>
  <w:comment w:id="18" w:author="carlos vieira" w:date="2026-04-01T07:52:00Z" w:initials="cv">
    <w:p w14:paraId="019418E9" w14:textId="77777777" w:rsidR="00F6767D" w:rsidRDefault="00F6767D" w:rsidP="00F6767D">
      <w:pPr>
        <w:jc w:val="left"/>
      </w:pPr>
      <w:r>
        <w:rPr>
          <w:rStyle w:val="Refdecomentrio"/>
        </w:rPr>
        <w:annotationRef/>
      </w:r>
      <w:r>
        <w:rPr>
          <w:sz w:val="20"/>
          <w:szCs w:val="20"/>
        </w:rPr>
        <w:t>O nome do programa era outro...</w:t>
      </w:r>
    </w:p>
  </w:comment>
  <w:comment w:id="19" w:author="Marco Aurélio Barbiero" w:date="2026-04-01T17:10:00Z" w:initials="MB">
    <w:p w14:paraId="61B9FFAB" w14:textId="77777777" w:rsidR="00E41CF0" w:rsidRDefault="00E41CF0" w:rsidP="00E41CF0">
      <w:pPr>
        <w:pStyle w:val="Textodecomentrio"/>
        <w:ind w:firstLine="0"/>
        <w:jc w:val="left"/>
      </w:pPr>
      <w:r>
        <w:rPr>
          <w:rStyle w:val="Refdecomentrio"/>
        </w:rPr>
        <w:annotationRef/>
      </w:r>
      <w:r>
        <w:t>É da Carina Silva de 2026</w:t>
      </w:r>
    </w:p>
  </w:comment>
  <w:comment w:id="21" w:author="carlos vieira" w:date="2026-04-01T08:03:00Z" w:initials="cv">
    <w:p w14:paraId="44615D2E" w14:textId="77777777" w:rsidR="008132EF" w:rsidRDefault="008132EF" w:rsidP="008132EF">
      <w:pPr>
        <w:jc w:val="left"/>
      </w:pPr>
      <w:r>
        <w:rPr>
          <w:rStyle w:val="Refdecomentrio"/>
        </w:rPr>
        <w:annotationRef/>
      </w:r>
      <w:r>
        <w:rPr>
          <w:sz w:val="20"/>
          <w:szCs w:val="20"/>
        </w:rPr>
        <w:t>Poderia colocar este parágrafo como introdução para a seção referencial teórico... escrevendo de forma diferente.</w:t>
      </w:r>
    </w:p>
  </w:comment>
  <w:comment w:id="24" w:author="carlos vieira" w:date="2026-04-01T08:03:00Z" w:initials="cv">
    <w:p w14:paraId="4856CC8C" w14:textId="77777777" w:rsidR="008132EF" w:rsidRDefault="008132EF" w:rsidP="008132EF">
      <w:pPr>
        <w:jc w:val="left"/>
      </w:pPr>
      <w:r>
        <w:rPr>
          <w:rStyle w:val="Refdecomentrio"/>
        </w:rPr>
        <w:annotationRef/>
      </w:r>
      <w:r>
        <w:rPr>
          <w:sz w:val="20"/>
          <w:szCs w:val="20"/>
        </w:rPr>
        <w:t>Acho que todas as palavras em outro idioma deveriam aparecer em itálico no texto.</w:t>
      </w:r>
    </w:p>
  </w:comment>
  <w:comment w:id="25" w:author="carlos vieira" w:date="2026-04-01T08:06:00Z" w:initials="cv">
    <w:p w14:paraId="5204FC37" w14:textId="77777777" w:rsidR="008132EF" w:rsidRDefault="008132EF" w:rsidP="008132EF">
      <w:pPr>
        <w:jc w:val="left"/>
      </w:pPr>
      <w:r>
        <w:rPr>
          <w:rStyle w:val="Refdecomentrio"/>
        </w:rPr>
        <w:annotationRef/>
      </w:r>
      <w:r>
        <w:rPr>
          <w:sz w:val="20"/>
          <w:szCs w:val="20"/>
        </w:rPr>
        <w:t>Vc não mencionou essa expressão antes?... deveria ter explicado.</w:t>
      </w:r>
    </w:p>
  </w:comment>
  <w:comment w:id="26" w:author="Marco Aurélio Barbiero" w:date="2026-04-04T08:50:00Z" w:initials="MB">
    <w:p w14:paraId="65BDC333" w14:textId="77777777" w:rsidR="00EB70BF" w:rsidRDefault="003B726F" w:rsidP="00EB70BF">
      <w:pPr>
        <w:pStyle w:val="Textodecomentrio"/>
        <w:ind w:firstLine="0"/>
        <w:jc w:val="left"/>
      </w:pPr>
      <w:r>
        <w:rPr>
          <w:rStyle w:val="Refdecomentrio"/>
        </w:rPr>
        <w:annotationRef/>
      </w:r>
      <w:r w:rsidR="00EB70BF">
        <w:t>Mencionada em 1.1 - Objetivos</w:t>
      </w:r>
    </w:p>
  </w:comment>
  <w:comment w:id="33" w:author="Ednez Gomes Tavares" w:date="2026-04-10T10:37:00Z" w:initials="EG">
    <w:p w14:paraId="7C4C08AC" w14:textId="77777777" w:rsidR="00C67998" w:rsidRDefault="00C67998" w:rsidP="00C67998">
      <w:pPr>
        <w:pStyle w:val="Textodecomentrio"/>
        <w:ind w:firstLine="0"/>
        <w:jc w:val="left"/>
      </w:pPr>
      <w:r>
        <w:rPr>
          <w:rStyle w:val="Refdecomentrio"/>
        </w:rPr>
        <w:annotationRef/>
      </w:r>
      <w:r>
        <w:t>Eu chamaria de reforma tributária em andamento. "de consumo" foi somente um apelido, mas, ela mexeu muito em tributos reais, como IPVA e ITCDM, até. Então, não foi somente sobre o consumo. Papas como Ricardo Alexandre deixam muito claro que trata-se de um apelido.</w:t>
      </w:r>
    </w:p>
  </w:comment>
  <w:comment w:id="28" w:author="carlos vieira" w:date="2026-04-01T10:29:00Z" w:initials="cv">
    <w:p w14:paraId="4920C6A0" w14:textId="5D023217" w:rsidR="00095B41" w:rsidRDefault="00095B41" w:rsidP="003C28BC">
      <w:pPr>
        <w:jc w:val="left"/>
      </w:pPr>
      <w:r>
        <w:rPr>
          <w:rStyle w:val="Refdecomentrio"/>
        </w:rPr>
        <w:annotationRef/>
      </w:r>
      <w:r>
        <w:rPr>
          <w:sz w:val="20"/>
          <w:szCs w:val="20"/>
        </w:rPr>
        <w:t>Não seria o caso de levar este texto para o referencial teórico, numa subseção sobre o CIB?</w:t>
      </w:r>
    </w:p>
  </w:comment>
  <w:comment w:id="36" w:author="carlos vieira" w:date="2026-04-01T08:10:00Z" w:initials="cv">
    <w:p w14:paraId="2554505E" w14:textId="77777777" w:rsidR="008132EF" w:rsidRDefault="008132EF" w:rsidP="008132EF">
      <w:pPr>
        <w:jc w:val="left"/>
      </w:pPr>
      <w:r>
        <w:rPr>
          <w:rStyle w:val="Refdecomentrio"/>
        </w:rPr>
        <w:annotationRef/>
      </w:r>
      <w:r>
        <w:rPr>
          <w:sz w:val="20"/>
          <w:szCs w:val="20"/>
        </w:rPr>
        <w:t>não mencionou o que seria o superciata... portanto ainda não poderia referenciar o termo aqui...  vc explicou o que é o superciata na introdução?</w:t>
      </w:r>
    </w:p>
  </w:comment>
  <w:comment w:id="37" w:author="Marco Aurélio Barbiero" w:date="2026-04-04T09:15:00Z" w:initials="MB">
    <w:p w14:paraId="0C0C79F3" w14:textId="77777777" w:rsidR="00180797" w:rsidRDefault="00180797" w:rsidP="00180797">
      <w:pPr>
        <w:pStyle w:val="Textodecomentrio"/>
        <w:ind w:firstLine="0"/>
        <w:jc w:val="left"/>
      </w:pPr>
      <w:r>
        <w:rPr>
          <w:rStyle w:val="Refdecomentrio"/>
        </w:rPr>
        <w:annotationRef/>
      </w:r>
      <w:r>
        <w:t>Está no item 1.1 - objetivos</w:t>
      </w:r>
    </w:p>
  </w:comment>
  <w:comment w:id="38" w:author="carlos vieira" w:date="2026-04-01T08:10:00Z" w:initials="cv">
    <w:p w14:paraId="5BF802B9" w14:textId="77777777" w:rsidR="008132EF" w:rsidRDefault="008132EF" w:rsidP="008132EF">
      <w:pPr>
        <w:jc w:val="left"/>
      </w:pPr>
      <w:r>
        <w:rPr>
          <w:rStyle w:val="Refdecomentrio"/>
        </w:rPr>
        <w:annotationRef/>
      </w:r>
      <w:r>
        <w:rPr>
          <w:sz w:val="20"/>
          <w:szCs w:val="20"/>
        </w:rPr>
        <w:t>informação estava aqui.</w:t>
      </w:r>
    </w:p>
    <w:p w14:paraId="4659CC00" w14:textId="77777777" w:rsidR="008132EF" w:rsidRDefault="008132EF" w:rsidP="008132EF">
      <w:pPr>
        <w:jc w:val="left"/>
      </w:pPr>
    </w:p>
  </w:comment>
  <w:comment w:id="39" w:author="carlos vieira" w:date="2026-04-01T08:12:00Z" w:initials="cv">
    <w:p w14:paraId="6673BD18" w14:textId="77777777" w:rsidR="008132EF" w:rsidRDefault="008132EF" w:rsidP="008132EF">
      <w:pPr>
        <w:jc w:val="left"/>
      </w:pPr>
      <w:r>
        <w:rPr>
          <w:rStyle w:val="Refdecomentrio"/>
        </w:rPr>
        <w:annotationRef/>
      </w:r>
      <w:r>
        <w:rPr>
          <w:sz w:val="20"/>
          <w:szCs w:val="20"/>
        </w:rPr>
        <w:t>isso parece apresentação de resultados, a partir de análises que vc fez.</w:t>
      </w:r>
    </w:p>
  </w:comment>
  <w:comment w:id="40" w:author="Marco Aurélio Barbiero" w:date="2026-04-04T09:22:00Z" w:initials="MB">
    <w:p w14:paraId="1B31C066" w14:textId="77777777" w:rsidR="00EE530A" w:rsidRDefault="00EE530A" w:rsidP="00EE530A">
      <w:pPr>
        <w:pStyle w:val="Textodecomentrio"/>
        <w:ind w:firstLine="0"/>
        <w:jc w:val="left"/>
      </w:pPr>
      <w:r>
        <w:rPr>
          <w:rStyle w:val="Refdecomentrio"/>
        </w:rPr>
        <w:annotationRef/>
      </w:r>
      <w:r>
        <w:t>Informação da nota metodológica do IBGE</w:t>
      </w:r>
    </w:p>
  </w:comment>
  <w:comment w:id="42" w:author="carlos vieira" w:date="2026-04-01T08:12:00Z" w:initials="cv">
    <w:p w14:paraId="12B2A695" w14:textId="77777777" w:rsidR="008132EF" w:rsidRDefault="008132EF" w:rsidP="008132EF">
      <w:pPr>
        <w:jc w:val="left"/>
      </w:pPr>
      <w:r>
        <w:rPr>
          <w:rStyle w:val="Refdecomentrio"/>
        </w:rPr>
        <w:annotationRef/>
      </w:r>
      <w:r>
        <w:rPr>
          <w:sz w:val="20"/>
          <w:szCs w:val="20"/>
        </w:rPr>
        <w:t>seja consistente ao referenciar.</w:t>
      </w:r>
    </w:p>
  </w:comment>
  <w:comment w:id="43" w:author="Ednez Gomes Tavares" w:date="2026-04-10T10:42:00Z" w:initials="EG">
    <w:p w14:paraId="6714258A" w14:textId="77777777" w:rsidR="00083E4D" w:rsidRDefault="00083E4D" w:rsidP="00083E4D">
      <w:pPr>
        <w:pStyle w:val="Textodecomentrio"/>
        <w:ind w:firstLine="0"/>
        <w:jc w:val="left"/>
      </w:pPr>
      <w:r>
        <w:rPr>
          <w:rStyle w:val="Refdecomentrio"/>
        </w:rPr>
        <w:annotationRef/>
      </w:r>
      <w:r>
        <w:t>Talvez coubesse um esemplo: ... "mais abrangentes, como o..."</w:t>
      </w:r>
    </w:p>
  </w:comment>
  <w:comment w:id="50" w:author="Ednez Gomes Tavares" w:date="2026-04-10T15:45:00Z" w:initials="EG">
    <w:p w14:paraId="51FFC5D6" w14:textId="77777777" w:rsidR="0090039E" w:rsidRDefault="0090039E" w:rsidP="0090039E">
      <w:pPr>
        <w:pStyle w:val="Textodecomentrio"/>
        <w:ind w:firstLine="0"/>
        <w:jc w:val="left"/>
      </w:pPr>
      <w:r>
        <w:rPr>
          <w:rStyle w:val="Refdecomentrio"/>
        </w:rPr>
        <w:annotationRef/>
      </w:r>
      <w:r>
        <w:t>Achei que faltou falar um pouco do FFP.</w:t>
      </w:r>
    </w:p>
  </w:comment>
  <w:comment w:id="55" w:author="carlos vieira" w:date="2026-04-01T08:19:00Z" w:initials="cv">
    <w:p w14:paraId="1BDB64C9" w14:textId="429F5487" w:rsidR="00B60487" w:rsidRDefault="00B60487" w:rsidP="00B60487">
      <w:pPr>
        <w:jc w:val="left"/>
      </w:pPr>
      <w:r>
        <w:rPr>
          <w:rStyle w:val="Refdecomentrio"/>
        </w:rPr>
        <w:annotationRef/>
      </w:r>
      <w:r>
        <w:rPr>
          <w:sz w:val="20"/>
          <w:szCs w:val="20"/>
        </w:rPr>
        <w:t>faz parte do texto?</w:t>
      </w:r>
    </w:p>
  </w:comment>
  <w:comment w:id="57" w:author="Ednez Gomes Tavares" w:date="2026-04-10T10:53:00Z" w:initials="EG">
    <w:p w14:paraId="35BF4192" w14:textId="77777777" w:rsidR="005D3400" w:rsidRDefault="005D3400" w:rsidP="005D3400">
      <w:pPr>
        <w:pStyle w:val="Textodecomentrio"/>
        <w:ind w:firstLine="0"/>
        <w:jc w:val="left"/>
      </w:pPr>
      <w:r>
        <w:rPr>
          <w:rStyle w:val="Refdecomentrio"/>
        </w:rPr>
        <w:annotationRef/>
      </w:r>
      <w:r>
        <w:t>A fonte dos títulos dos quadros e figuras deve ser a mesma do texto. Revisar nos outros, porfa.</w:t>
      </w:r>
    </w:p>
  </w:comment>
  <w:comment w:id="58" w:author="Ednez Gomes Tavares" w:date="2026-04-10T10:53:00Z" w:initials="EG">
    <w:p w14:paraId="745C2070" w14:textId="77777777" w:rsidR="005D3400" w:rsidRDefault="005D3400" w:rsidP="005D3400">
      <w:pPr>
        <w:pStyle w:val="Textodecomentrio"/>
        <w:ind w:firstLine="0"/>
        <w:jc w:val="left"/>
      </w:pPr>
      <w:r>
        <w:rPr>
          <w:rStyle w:val="Refdecomentrio"/>
        </w:rPr>
        <w:annotationRef/>
      </w:r>
      <w:r>
        <w:t>Aqui não é centralizado. É assim, do ladinho.</w:t>
      </w:r>
    </w:p>
  </w:comment>
  <w:comment w:id="60" w:author="Ednez Gomes Tavares" w:date="2026-04-10T11:00:00Z" w:initials="EG">
    <w:p w14:paraId="47365B66" w14:textId="77777777" w:rsidR="005D3400" w:rsidRDefault="005D3400" w:rsidP="005D3400">
      <w:pPr>
        <w:pStyle w:val="Textodecomentrio"/>
        <w:ind w:firstLine="0"/>
        <w:jc w:val="left"/>
      </w:pPr>
      <w:r>
        <w:rPr>
          <w:rStyle w:val="Refdecomentrio"/>
        </w:rPr>
        <w:annotationRef/>
      </w:r>
      <w:r>
        <w:t>Se vai contrapor o CIATA, melhor colocar algo como "LADM e CIATA: contrapontos".</w:t>
      </w:r>
    </w:p>
  </w:comment>
  <w:comment w:id="81" w:author="Ednez Gomes Tavares" w:date="2026-04-10T11:11:00Z" w:initials="EG">
    <w:p w14:paraId="2F82F02F" w14:textId="77777777" w:rsidR="00404C5B" w:rsidRDefault="00404C5B" w:rsidP="00404C5B">
      <w:pPr>
        <w:pStyle w:val="Textodecomentrio"/>
        <w:ind w:firstLine="0"/>
        <w:jc w:val="left"/>
      </w:pPr>
      <w:r>
        <w:rPr>
          <w:rStyle w:val="Refdecomentrio"/>
        </w:rPr>
        <w:annotationRef/>
      </w:r>
      <w:r>
        <w:t xml:space="preserve">A forma de citar mudou aogra.  </w:t>
      </w:r>
    </w:p>
  </w:comment>
  <w:comment w:id="83" w:author="Ednez Gomes Tavares" w:date="2026-04-10T11:12:00Z" w:initials="EG">
    <w:p w14:paraId="4D0F09CF" w14:textId="77777777" w:rsidR="005F04C7" w:rsidRDefault="005F04C7" w:rsidP="005F04C7">
      <w:pPr>
        <w:pStyle w:val="Textodecomentrio"/>
        <w:ind w:firstLine="0"/>
        <w:jc w:val="left"/>
      </w:pPr>
      <w:r>
        <w:rPr>
          <w:rStyle w:val="Refdecomentrio"/>
        </w:rPr>
        <w:annotationRef/>
      </w:r>
      <w:r>
        <w:t>Penso que poderia ir para uma nota de rodapé.</w:t>
      </w:r>
    </w:p>
  </w:comment>
  <w:comment w:id="94" w:author="Ednez Gomes Tavares" w:date="2026-04-10T11:22:00Z" w:initials="EG">
    <w:p w14:paraId="5B3552C9" w14:textId="77777777" w:rsidR="00A02172" w:rsidRDefault="00A02172" w:rsidP="00A02172">
      <w:pPr>
        <w:pStyle w:val="Textodecomentrio"/>
        <w:ind w:firstLine="0"/>
        <w:jc w:val="left"/>
      </w:pPr>
      <w:r>
        <w:rPr>
          <w:rStyle w:val="Refdecomentrio"/>
        </w:rPr>
        <w:annotationRef/>
      </w:r>
      <w:r>
        <w:t>Amigo, deixa assim alinhado, pra não configurar como subitem. Eles encrencam com a obediência à ABNT muito mais que com a relevãncia do trabalho rs.</w:t>
      </w:r>
    </w:p>
  </w:comment>
  <w:comment w:id="106" w:author="Carlos" w:date="2026-03-18T09:21:00Z" w:initials="C">
    <w:p w14:paraId="1DECC1CB" w14:textId="1B06BE3B" w:rsidR="00853FDB" w:rsidRDefault="00853FDB" w:rsidP="00853FDB">
      <w:pPr>
        <w:pStyle w:val="Textodecomentrio"/>
      </w:pPr>
      <w:r>
        <w:rPr>
          <w:rStyle w:val="Refdecomentrio"/>
        </w:rPr>
        <w:annotationRef/>
      </w:r>
      <w:r>
        <w:t>Geralmente o quadra tem 4 dígitos... e colocaria 3 dígitos para setor... mas vamos seguir o modelo padrão CIATA.</w:t>
      </w:r>
    </w:p>
  </w:comment>
  <w:comment w:id="108" w:author="Carlos" w:date="2026-03-18T09:31:00Z" w:initials="C">
    <w:p w14:paraId="407373A2" w14:textId="7EE2734B" w:rsidR="00270AE6" w:rsidRDefault="00270AE6">
      <w:pPr>
        <w:pStyle w:val="Textodecomentrio"/>
      </w:pPr>
      <w:r>
        <w:rPr>
          <w:rStyle w:val="Refdecomentrio"/>
        </w:rPr>
        <w:annotationRef/>
      </w:r>
      <w:r>
        <w:rPr>
          <w:rStyle w:val="Refdecomentrio"/>
        </w:rPr>
        <w:t>Poderia descrever tb na forma de texto corrido, ou tabela.</w:t>
      </w:r>
    </w:p>
  </w:comment>
  <w:comment w:id="117" w:author="carlos vieira" w:date="2026-04-01T10:33:00Z" w:initials="cv">
    <w:p w14:paraId="1B5A8104" w14:textId="77777777" w:rsidR="003C28BC" w:rsidRDefault="003C28BC" w:rsidP="003C28BC">
      <w:pPr>
        <w:jc w:val="left"/>
      </w:pPr>
      <w:r>
        <w:rPr>
          <w:rStyle w:val="Refdecomentrio"/>
        </w:rPr>
        <w:annotationRef/>
      </w:r>
      <w:r>
        <w:rPr>
          <w:sz w:val="20"/>
          <w:szCs w:val="20"/>
        </w:rPr>
        <w:t>que subseção é esta? 3.3.1.1 ou (a) ou (i)... mas não pode perder a estrutura.</w:t>
      </w:r>
    </w:p>
  </w:comment>
  <w:comment w:id="121" w:author="carlos vieira" w:date="2026-04-01T10:34:00Z" w:initials="cv">
    <w:p w14:paraId="0862AF4B" w14:textId="77777777" w:rsidR="003C28BC" w:rsidRDefault="003C28BC" w:rsidP="003C28BC">
      <w:pPr>
        <w:jc w:val="left"/>
      </w:pPr>
      <w:r>
        <w:rPr>
          <w:rStyle w:val="Refdecomentrio"/>
        </w:rPr>
        <w:annotationRef/>
      </w:r>
      <w:r>
        <w:rPr>
          <w:sz w:val="20"/>
          <w:szCs w:val="20"/>
        </w:rPr>
        <w:t>não pode acontecer isto na estrutura científica.</w:t>
      </w:r>
    </w:p>
  </w:comment>
  <w:comment w:id="133" w:author="carlos vieira" w:date="2026-04-01T10:35:00Z" w:initials="cv">
    <w:p w14:paraId="0E839B0D" w14:textId="77777777" w:rsidR="00906743" w:rsidRDefault="00906743" w:rsidP="00906743">
      <w:pPr>
        <w:jc w:val="left"/>
      </w:pPr>
      <w:r>
        <w:rPr>
          <w:rStyle w:val="Refdecomentrio"/>
        </w:rPr>
        <w:annotationRef/>
      </w:r>
      <w:r>
        <w:rPr>
          <w:sz w:val="20"/>
          <w:szCs w:val="20"/>
        </w:rPr>
        <w:t>não pode aacontecer a desestruturação do texto...</w:t>
      </w:r>
    </w:p>
  </w:comment>
  <w:comment w:id="149" w:author="carlos vieira" w:date="2026-04-01T10:36:00Z" w:initials="cv">
    <w:p w14:paraId="0AEABCB5" w14:textId="77777777" w:rsidR="00906743" w:rsidRDefault="00906743" w:rsidP="00906743">
      <w:pPr>
        <w:jc w:val="left"/>
      </w:pPr>
      <w:r>
        <w:rPr>
          <w:rStyle w:val="Refdecomentrio"/>
        </w:rPr>
        <w:annotationRef/>
      </w:r>
      <w:r>
        <w:rPr>
          <w:sz w:val="20"/>
          <w:szCs w:val="20"/>
        </w:rPr>
        <w:t>estruturar...</w:t>
      </w:r>
    </w:p>
  </w:comment>
  <w:comment w:id="153" w:author="carlos vieira" w:date="2026-04-01T10:38:00Z" w:initials="cv">
    <w:p w14:paraId="20D144A2" w14:textId="77777777" w:rsidR="00906743" w:rsidRDefault="00906743" w:rsidP="00906743">
      <w:pPr>
        <w:jc w:val="left"/>
      </w:pPr>
      <w:r>
        <w:rPr>
          <w:rStyle w:val="Refdecomentrio"/>
        </w:rPr>
        <w:annotationRef/>
      </w:r>
      <w:r>
        <w:rPr>
          <w:sz w:val="20"/>
          <w:szCs w:val="20"/>
        </w:rPr>
        <w:t>estruturar</w:t>
      </w:r>
    </w:p>
  </w:comment>
  <w:comment w:id="156" w:author="carlos vieira" w:date="2026-04-01T10:43:00Z" w:initials="cv">
    <w:p w14:paraId="583CA84F" w14:textId="77777777" w:rsidR="00906743" w:rsidRDefault="00906743" w:rsidP="00906743">
      <w:pPr>
        <w:jc w:val="left"/>
      </w:pPr>
      <w:r>
        <w:rPr>
          <w:rStyle w:val="Refdecomentrio"/>
        </w:rPr>
        <w:annotationRef/>
      </w:r>
      <w:r>
        <w:rPr>
          <w:sz w:val="20"/>
          <w:szCs w:val="20"/>
        </w:rPr>
        <w:t>onde foi parar a estrutura do texto?</w:t>
      </w:r>
    </w:p>
  </w:comment>
  <w:comment w:id="162" w:author="Marco Aurélio Barbiero" w:date="2026-02-27T07:55:00Z" w:initials="MB">
    <w:p w14:paraId="1B63031B" w14:textId="77777777" w:rsidR="005243E8" w:rsidRPr="009B6CCF" w:rsidRDefault="005243E8" w:rsidP="00F338FF">
      <w:pPr>
        <w:pStyle w:val="Textodecomentrio"/>
        <w:ind w:firstLine="0"/>
        <w:jc w:val="left"/>
      </w:pPr>
      <w:r w:rsidRPr="009B6CCF">
        <w:rPr>
          <w:rStyle w:val="Refdecomentrio"/>
        </w:rPr>
        <w:annotationRef/>
      </w:r>
      <w:r w:rsidRPr="009B6CCF">
        <w:t>Criar essa seção</w:t>
      </w:r>
    </w:p>
  </w:comment>
  <w:comment w:id="163" w:author="Ednez Gomes Tavares" w:date="2026-04-10T14:15:00Z" w:initials="EG">
    <w:p w14:paraId="494384C4" w14:textId="77777777" w:rsidR="00CD1FC9" w:rsidRDefault="00CD1FC9" w:rsidP="00CD1FC9">
      <w:pPr>
        <w:pStyle w:val="Textodecomentrio"/>
        <w:ind w:firstLine="0"/>
        <w:jc w:val="left"/>
      </w:pPr>
      <w:r>
        <w:rPr>
          <w:rStyle w:val="Refdecomentrio"/>
        </w:rPr>
        <w:annotationRef/>
      </w:r>
      <w:r>
        <w:t xml:space="preserve">Pensar se não seria bom trocar a, b, c por um ponto - assim como em todos os demais. </w:t>
      </w:r>
    </w:p>
  </w:comment>
  <w:comment w:id="171" w:author="Marco Aurélio Barbiero" w:date="2026-02-26T20:32:00Z" w:initials="MB">
    <w:p w14:paraId="11C582D4" w14:textId="53116FF6" w:rsidR="00B5218E" w:rsidRPr="009B6CCF" w:rsidRDefault="00B5218E" w:rsidP="00DD42BD">
      <w:pPr>
        <w:pStyle w:val="Textodecomentrio"/>
        <w:ind w:firstLine="0"/>
        <w:jc w:val="left"/>
      </w:pPr>
      <w:r w:rsidRPr="009B6CCF">
        <w:rPr>
          <w:rStyle w:val="Refdecomentrio"/>
        </w:rPr>
        <w:annotationRef/>
      </w:r>
      <w:r w:rsidRPr="009B6CCF">
        <w:t xml:space="preserve">Inserir a quantidade de lotes por logradouro para avaliar a importância </w:t>
      </w:r>
    </w:p>
  </w:comment>
  <w:comment w:id="200" w:author="Carlos" w:date="2026-03-18T09:49:00Z" w:initials="C">
    <w:p w14:paraId="2C887EF4" w14:textId="5375F9A7" w:rsidR="001E2394" w:rsidRDefault="001E2394">
      <w:pPr>
        <w:pStyle w:val="Textodecomentrio"/>
      </w:pPr>
      <w:r>
        <w:rPr>
          <w:rStyle w:val="Refdecomentrio"/>
        </w:rPr>
        <w:annotationRef/>
      </w:r>
      <w:r>
        <w:t>Isso mistura metodologia com apresentação dos resultados.... cuidado.</w:t>
      </w:r>
    </w:p>
  </w:comment>
  <w:comment w:id="201" w:author="Marco Aurélio Barbiero" w:date="2026-03-22T17:41:00Z" w:initials="MB">
    <w:p w14:paraId="230568B0" w14:textId="77777777" w:rsidR="004C43AE" w:rsidRDefault="004C43AE" w:rsidP="004C43AE">
      <w:pPr>
        <w:pStyle w:val="Textodecomentrio"/>
        <w:ind w:firstLine="0"/>
        <w:jc w:val="left"/>
      </w:pPr>
      <w:r>
        <w:rPr>
          <w:rStyle w:val="Refdecomentrio"/>
        </w:rPr>
        <w:annotationRef/>
      </w:r>
      <w:r>
        <w:t>Este é apenas um estágio intermediário da metodologia.</w:t>
      </w:r>
    </w:p>
  </w:comment>
  <w:comment w:id="206" w:author="Carlos" w:date="2026-03-18T09:47:00Z" w:initials="C">
    <w:p w14:paraId="0E02264D" w14:textId="0EBED6D1" w:rsidR="001E2394" w:rsidRDefault="001E2394">
      <w:pPr>
        <w:pStyle w:val="Textodecomentrio"/>
      </w:pPr>
      <w:r>
        <w:rPr>
          <w:rStyle w:val="Refdecomentrio"/>
        </w:rPr>
        <w:annotationRef/>
      </w:r>
      <w:r>
        <w:t>Teria de ajustar ao quatro pontos e não apenas a dois, como na figura.</w:t>
      </w:r>
    </w:p>
  </w:comment>
  <w:comment w:id="207" w:author="Marco Aurélio Barbiero" w:date="2026-03-22T11:35:00Z" w:initials="MB">
    <w:p w14:paraId="6EA0B68F" w14:textId="77777777" w:rsidR="003A66C3" w:rsidRDefault="003A66C3" w:rsidP="003A66C3">
      <w:pPr>
        <w:pStyle w:val="Textodecomentrio"/>
        <w:ind w:firstLine="0"/>
        <w:jc w:val="left"/>
      </w:pPr>
      <w:r>
        <w:rPr>
          <w:rStyle w:val="Refdecomentrio"/>
        </w:rPr>
        <w:annotationRef/>
      </w:r>
      <w:r>
        <w:t>Na metodologia essa é a primeira etapa: Ancorar a quadra em apenas uma face.</w:t>
      </w:r>
    </w:p>
    <w:p w14:paraId="1F392045" w14:textId="77777777" w:rsidR="003A66C3" w:rsidRDefault="003A66C3" w:rsidP="003A66C3">
      <w:pPr>
        <w:pStyle w:val="Textodecomentrio"/>
        <w:ind w:firstLine="0"/>
        <w:jc w:val="left"/>
      </w:pPr>
      <w:r>
        <w:t>Depois são feitos os ajustes de posição e translação.</w:t>
      </w:r>
    </w:p>
  </w:comment>
  <w:comment w:id="204" w:author="carlos vieira" w:date="2026-04-01T10:44:00Z" w:initials="cv">
    <w:p w14:paraId="0E07DD4F" w14:textId="77777777" w:rsidR="00D863C3" w:rsidRDefault="00D863C3" w:rsidP="00D863C3">
      <w:pPr>
        <w:jc w:val="left"/>
      </w:pPr>
      <w:r>
        <w:rPr>
          <w:rStyle w:val="Refdecomentrio"/>
        </w:rPr>
        <w:annotationRef/>
      </w:r>
      <w:r>
        <w:rPr>
          <w:sz w:val="20"/>
          <w:szCs w:val="20"/>
        </w:rPr>
        <w:t>Se o retângulo se ajustasse aos quatro pontos dos centroides de quadra, estaria bem consistente.</w:t>
      </w:r>
    </w:p>
  </w:comment>
  <w:comment w:id="205" w:author="Marco Aurélio Barbiero" w:date="2026-04-05T12:10:00Z" w:initials="MB">
    <w:p w14:paraId="1793574C" w14:textId="77777777" w:rsidR="004F7B79" w:rsidRDefault="004F7B79" w:rsidP="004F7B79">
      <w:pPr>
        <w:pStyle w:val="Textodecomentrio"/>
        <w:ind w:firstLine="0"/>
        <w:jc w:val="left"/>
      </w:pPr>
      <w:r>
        <w:rPr>
          <w:rStyle w:val="Refdecomentrio"/>
        </w:rPr>
        <w:annotationRef/>
      </w:r>
      <w:r>
        <w:t>Essa característica é propria da metodologia, mas acrescentei uma explicação no texto</w:t>
      </w:r>
    </w:p>
  </w:comment>
  <w:comment w:id="213" w:author="carlos vieira" w:date="2026-04-01T10:46:00Z" w:initials="cv">
    <w:p w14:paraId="326635EE" w14:textId="77777777" w:rsidR="00D863C3" w:rsidRDefault="00D863C3" w:rsidP="00D863C3">
      <w:pPr>
        <w:jc w:val="left"/>
      </w:pPr>
      <w:r>
        <w:rPr>
          <w:rStyle w:val="Refdecomentrio"/>
        </w:rPr>
        <w:annotationRef/>
      </w:r>
      <w:r>
        <w:rPr>
          <w:sz w:val="20"/>
          <w:szCs w:val="20"/>
        </w:rPr>
        <w:t>Referenciar corretamente.</w:t>
      </w:r>
    </w:p>
  </w:comment>
  <w:comment w:id="221" w:author="Carlos" w:date="2026-03-18T09:56:00Z" w:initials="C">
    <w:p w14:paraId="6EEABBF7" w14:textId="6913CD00" w:rsidR="00184ABD" w:rsidRDefault="00184ABD">
      <w:pPr>
        <w:pStyle w:val="Textodecomentrio"/>
      </w:pPr>
      <w:r>
        <w:rPr>
          <w:rStyle w:val="Refdecomentrio"/>
        </w:rPr>
        <w:annotationRef/>
      </w:r>
      <w:r>
        <w:t>Figura não são autoexplicativas, precisam ser descritas no texto.</w:t>
      </w:r>
    </w:p>
  </w:comment>
  <w:comment w:id="223" w:author="Carlos" w:date="2026-03-18T10:00:00Z" w:initials="C">
    <w:p w14:paraId="79ED42C5" w14:textId="77777777" w:rsidR="00D5659B" w:rsidRDefault="00D5659B">
      <w:pPr>
        <w:pStyle w:val="Textodecomentrio"/>
      </w:pPr>
      <w:r>
        <w:rPr>
          <w:rStyle w:val="Refdecomentrio"/>
        </w:rPr>
        <w:annotationRef/>
      </w:r>
      <w:r>
        <w:t>Essa descrição que deveria esta na subseção 3.3.6... vc está descrevendo procedimentos na seção de resultados, e isso não pode.</w:t>
      </w:r>
    </w:p>
  </w:comment>
  <w:comment w:id="241" w:author="carlos vieira" w:date="2026-04-01T08:19:00Z" w:initials="cv">
    <w:p w14:paraId="706D38B4" w14:textId="3F38F9A1" w:rsidR="00BD7504" w:rsidRDefault="00BD7504" w:rsidP="00B60487">
      <w:pPr>
        <w:jc w:val="left"/>
      </w:pPr>
      <w:r>
        <w:rPr>
          <w:rStyle w:val="Refdecomentrio"/>
        </w:rPr>
        <w:annotationRef/>
      </w:r>
      <w:r>
        <w:rPr>
          <w:sz w:val="20"/>
          <w:szCs w:val="20"/>
        </w:rPr>
        <w:t>análise de resultados não deveria estar aqui.</w:t>
      </w:r>
    </w:p>
  </w:comment>
  <w:comment w:id="244" w:author="carlos vieira" w:date="2026-04-01T10:50:00Z" w:initials="cv">
    <w:p w14:paraId="45CC979E" w14:textId="16029EC2" w:rsidR="005C093F" w:rsidRDefault="005C093F" w:rsidP="005C093F">
      <w:pPr>
        <w:jc w:val="left"/>
      </w:pPr>
      <w:r>
        <w:rPr>
          <w:rStyle w:val="Refdecomentrio"/>
        </w:rPr>
        <w:annotationRef/>
      </w:r>
      <w:r>
        <w:rPr>
          <w:sz w:val="20"/>
          <w:szCs w:val="20"/>
        </w:rPr>
        <w:t>Não poderia começar com limitações... e muito menos inconsistências.</w:t>
      </w:r>
    </w:p>
  </w:comment>
  <w:comment w:id="247" w:author="Carlos" w:date="2026-03-18T10:02:00Z" w:initials="C">
    <w:p w14:paraId="5166211A" w14:textId="1766123E" w:rsidR="006B26C0" w:rsidRDefault="006B26C0">
      <w:pPr>
        <w:pStyle w:val="Textodecomentrio"/>
      </w:pPr>
      <w:r>
        <w:rPr>
          <w:rStyle w:val="Refdecomentrio"/>
        </w:rPr>
        <w:annotationRef/>
      </w:r>
      <w:r>
        <w:t>Referenciar e descrever TODAS as Figuras, Quadro, Tabelas, etc. no texto...</w:t>
      </w:r>
    </w:p>
  </w:comment>
  <w:comment w:id="252" w:author="carlos vieira" w:date="2026-04-01T10:52:00Z" w:initials="cv">
    <w:p w14:paraId="41B262D4" w14:textId="77777777" w:rsidR="005C093F" w:rsidRDefault="005C093F" w:rsidP="005C093F">
      <w:pPr>
        <w:jc w:val="left"/>
      </w:pPr>
      <w:r>
        <w:rPr>
          <w:rStyle w:val="Refdecomentrio"/>
        </w:rPr>
        <w:annotationRef/>
      </w:r>
      <w:r>
        <w:rPr>
          <w:sz w:val="20"/>
          <w:szCs w:val="20"/>
        </w:rPr>
        <w:t>Evitar utilizar um título negativo.</w:t>
      </w:r>
    </w:p>
  </w:comment>
  <w:comment w:id="257" w:author="Carlos" w:date="2026-03-18T10:04:00Z" w:initials="C">
    <w:p w14:paraId="67955B2B" w14:textId="6D0CF73B" w:rsidR="006B26C0" w:rsidRDefault="006B26C0">
      <w:pPr>
        <w:pStyle w:val="Textodecomentrio"/>
      </w:pPr>
      <w:r>
        <w:rPr>
          <w:rStyle w:val="Refdecomentrio"/>
        </w:rPr>
        <w:annotationRef/>
      </w:r>
      <w:r>
        <w:t>É necessário interpretar os resultados, e não apenas apresenta-los.</w:t>
      </w:r>
    </w:p>
  </w:comment>
  <w:comment w:id="260" w:author="carlos vieira" w:date="2026-04-01T10:53:00Z" w:initials="cv">
    <w:p w14:paraId="498CA895" w14:textId="77777777" w:rsidR="005C093F" w:rsidRDefault="005C093F" w:rsidP="005C093F">
      <w:pPr>
        <w:jc w:val="left"/>
      </w:pPr>
      <w:r>
        <w:rPr>
          <w:rStyle w:val="Refdecomentrio"/>
        </w:rPr>
        <w:annotationRef/>
      </w:r>
      <w:r>
        <w:rPr>
          <w:sz w:val="20"/>
          <w:szCs w:val="20"/>
        </w:rPr>
        <w:t>Na metodologia vc deixou claro que iria utilizar o EM, EMQ e REMQ? definido cada um deles? deveria.</w:t>
      </w:r>
    </w:p>
  </w:comment>
  <w:comment w:id="261" w:author="Carlos" w:date="2026-03-18T10:05:00Z" w:initials="C">
    <w:p w14:paraId="2092954F" w14:textId="5382FAFF" w:rsidR="006B26C0" w:rsidRDefault="006B26C0">
      <w:pPr>
        <w:pStyle w:val="Textodecomentrio"/>
      </w:pPr>
      <w:r>
        <w:rPr>
          <w:rStyle w:val="Refdecomentrio"/>
        </w:rPr>
        <w:annotationRef/>
      </w:r>
      <w:r>
        <w:t>Vc aplicou o PEC? Cuidado... a tolerância para levantamentos cadastrais é de 8 cm esférico...</w:t>
      </w:r>
    </w:p>
  </w:comment>
  <w:comment w:id="279" w:author="Carlos" w:date="2026-03-18T09:57:00Z" w:initials="C">
    <w:p w14:paraId="4A06C266" w14:textId="77777777" w:rsidR="00FF0D11" w:rsidRDefault="00FF0D11">
      <w:pPr>
        <w:pStyle w:val="Textodecomentrio"/>
      </w:pPr>
      <w:r>
        <w:rPr>
          <w:rStyle w:val="Refdecomentrio"/>
        </w:rPr>
        <w:annotationRef/>
      </w:r>
      <w:r>
        <w:t>Figura não são autoexplicativas, precisam ser descritas no texto.</w:t>
      </w:r>
    </w:p>
  </w:comment>
  <w:comment w:id="281" w:author="Carlos" w:date="2026-03-18T10:10:00Z" w:initials="C">
    <w:p w14:paraId="15B5B85B" w14:textId="18F56102" w:rsidR="003A3A5A" w:rsidRDefault="003A3A5A">
      <w:pPr>
        <w:pStyle w:val="Textodecomentrio"/>
      </w:pPr>
      <w:r>
        <w:rPr>
          <w:rStyle w:val="Refdecomentrio"/>
        </w:rPr>
        <w:annotationRef/>
      </w:r>
      <w:r>
        <w:t>Quem sabe essa parti final poderia ser aproveitado nas considerações finais...</w:t>
      </w:r>
    </w:p>
  </w:comment>
  <w:comment w:id="287" w:author="Marco Aurélio Barbiero" w:date="2026-03-08T16:27:00Z" w:initials="MB">
    <w:p w14:paraId="6883E072" w14:textId="77777777" w:rsidR="00B5218E" w:rsidRDefault="00B5218E" w:rsidP="00C92502">
      <w:pPr>
        <w:pStyle w:val="Textodecomentrio"/>
        <w:ind w:firstLine="0"/>
        <w:jc w:val="left"/>
      </w:pPr>
      <w:r>
        <w:rPr>
          <w:rStyle w:val="Refdecomentrio"/>
        </w:rPr>
        <w:annotationRef/>
      </w:r>
      <w:r>
        <w:t>Devo colocar uma tabela com os custos?</w:t>
      </w:r>
    </w:p>
  </w:comment>
  <w:comment w:id="288" w:author="Marco Aurélio Barbiero" w:date="2026-02-18T18:49:00Z" w:initials="MB">
    <w:p w14:paraId="38A9137E" w14:textId="77777777" w:rsidR="00B5218E" w:rsidRPr="009B6CCF" w:rsidRDefault="00B5218E" w:rsidP="00443DC1">
      <w:pPr>
        <w:pStyle w:val="Textodecomentrio"/>
        <w:ind w:firstLine="0"/>
        <w:jc w:val="left"/>
      </w:pPr>
      <w:r w:rsidRPr="009B6CCF">
        <w:rPr>
          <w:rStyle w:val="Refdecomentrio"/>
        </w:rPr>
        <w:annotationRef/>
      </w:r>
      <w:r w:rsidRPr="009B6CCF">
        <w:t>Sei que não se deve usar adjetivos, mas nesse caso o ganho é evidente.</w:t>
      </w:r>
    </w:p>
  </w:comment>
  <w:comment w:id="292" w:author="carlos vieira" w:date="2026-04-01T10:57:00Z" w:initials="cv">
    <w:p w14:paraId="10A74196" w14:textId="77777777" w:rsidR="00040001" w:rsidRDefault="00040001" w:rsidP="00040001">
      <w:pPr>
        <w:jc w:val="left"/>
      </w:pPr>
      <w:r>
        <w:rPr>
          <w:rStyle w:val="Refdecomentrio"/>
        </w:rPr>
        <w:annotationRef/>
      </w:r>
      <w:r>
        <w:rPr>
          <w:sz w:val="20"/>
          <w:szCs w:val="20"/>
        </w:rPr>
        <w:t xml:space="preserve">Vc deveria verificar se os três objetivos específicos foram alcançados... </w:t>
      </w:r>
    </w:p>
  </w:comment>
  <w:comment w:id="291" w:author="Ednez Gomes Tavares" w:date="2026-04-10T16:23:00Z" w:initials="EG">
    <w:p w14:paraId="6AD16BCE" w14:textId="77777777" w:rsidR="00EB7A04" w:rsidRDefault="00EB7A04" w:rsidP="00EB7A04">
      <w:pPr>
        <w:pStyle w:val="Textodecomentrio"/>
        <w:ind w:firstLine="0"/>
        <w:jc w:val="left"/>
      </w:pPr>
      <w:r>
        <w:rPr>
          <w:rStyle w:val="Refdecomentrio"/>
        </w:rPr>
        <w:annotationRef/>
      </w:r>
      <w:r>
        <w:t xml:space="preserve">Excluiria esse subitem. Deixaria somente o texto. </w:t>
      </w:r>
    </w:p>
  </w:comment>
  <w:comment w:id="294" w:author="Ednez Gomes Tavares" w:date="2026-04-10T16:25:00Z" w:initials="EG">
    <w:p w14:paraId="4BCA998E" w14:textId="77777777" w:rsidR="00EB7A04" w:rsidRDefault="00EB7A04" w:rsidP="00EB7A04">
      <w:pPr>
        <w:pStyle w:val="Textodecomentrio"/>
        <w:ind w:firstLine="0"/>
        <w:jc w:val="left"/>
      </w:pPr>
      <w:r>
        <w:rPr>
          <w:rStyle w:val="Refdecomentrio"/>
        </w:rPr>
        <w:annotationRef/>
      </w:r>
      <w:r>
        <w:t>idem</w:t>
      </w:r>
    </w:p>
  </w:comment>
  <w:comment w:id="299" w:author="carlos vieira" w:date="2026-04-01T10:59:00Z" w:initials="cv">
    <w:p w14:paraId="1F8E635B" w14:textId="50DCB94D" w:rsidR="00040001" w:rsidRDefault="00040001" w:rsidP="00040001">
      <w:pPr>
        <w:jc w:val="left"/>
      </w:pPr>
      <w:r>
        <w:rPr>
          <w:rStyle w:val="Refdecomentrio"/>
        </w:rPr>
        <w:annotationRef/>
      </w:r>
      <w:r>
        <w:rPr>
          <w:sz w:val="20"/>
          <w:szCs w:val="20"/>
        </w:rPr>
        <w:t>perdeu a estrutura novamente?</w:t>
      </w:r>
    </w:p>
  </w:comment>
  <w:comment w:id="301" w:author="carlos vieira" w:date="2026-04-01T10:59:00Z" w:initials="cv">
    <w:p w14:paraId="141BB444" w14:textId="77777777" w:rsidR="00040001" w:rsidRDefault="00040001" w:rsidP="00040001">
      <w:pPr>
        <w:jc w:val="left"/>
      </w:pPr>
      <w:r>
        <w:rPr>
          <w:rStyle w:val="Refdecomentrio"/>
        </w:rPr>
        <w:annotationRef/>
      </w:r>
      <w:r>
        <w:rPr>
          <w:sz w:val="20"/>
          <w:szCs w:val="20"/>
        </w:rPr>
        <w:t>Estruturar.</w:t>
      </w:r>
    </w:p>
  </w:comment>
  <w:comment w:id="303" w:author="carlos vieira" w:date="2026-04-01T10:59:00Z" w:initials="cv">
    <w:p w14:paraId="18ED066B" w14:textId="77777777" w:rsidR="00040001" w:rsidRDefault="00040001" w:rsidP="00040001">
      <w:pPr>
        <w:jc w:val="left"/>
      </w:pPr>
      <w:r>
        <w:rPr>
          <w:rStyle w:val="Refdecomentrio"/>
        </w:rPr>
        <w:annotationRef/>
      </w:r>
      <w:r>
        <w:rPr>
          <w:sz w:val="20"/>
          <w:szCs w:val="20"/>
        </w:rPr>
        <w:t>estruturar</w:t>
      </w:r>
    </w:p>
  </w:comment>
  <w:comment w:id="305" w:author="carlos vieira" w:date="2026-04-01T10:58:00Z" w:initials="cv">
    <w:p w14:paraId="23EBC7DF" w14:textId="77777777" w:rsidR="003F4216" w:rsidRDefault="003F4216" w:rsidP="00040001">
      <w:pPr>
        <w:jc w:val="left"/>
      </w:pPr>
      <w:r>
        <w:rPr>
          <w:rStyle w:val="Refdecomentrio"/>
        </w:rPr>
        <w:annotationRef/>
      </w:r>
      <w:r>
        <w:rPr>
          <w:sz w:val="20"/>
          <w:szCs w:val="20"/>
        </w:rPr>
        <w:t>as recomendações devem aparecer após apresentação das limitações.</w:t>
      </w:r>
    </w:p>
  </w:comment>
  <w:comment w:id="308" w:author="carlos vieira" w:date="2026-04-01T11:04:00Z" w:initials="cv">
    <w:p w14:paraId="51F2FEEA" w14:textId="77777777" w:rsidR="00040001" w:rsidRDefault="00040001" w:rsidP="00040001">
      <w:pPr>
        <w:jc w:val="left"/>
      </w:pPr>
      <w:r>
        <w:rPr>
          <w:rStyle w:val="Refdecomentrio"/>
        </w:rPr>
        <w:annotationRef/>
      </w:r>
      <w:r>
        <w:rPr>
          <w:sz w:val="20"/>
          <w:szCs w:val="20"/>
        </w:rPr>
        <w:t xml:space="preserve">Vc não apresentou a aplicação que vc desenvolveu? poderia colocar os scripts como apendice? </w:t>
      </w:r>
    </w:p>
  </w:comment>
  <w:comment w:id="313" w:author="carlos vieira" w:date="2026-04-01T11:03:00Z" w:initials="cv">
    <w:p w14:paraId="2A88848E" w14:textId="77777777" w:rsidR="009B5964" w:rsidRDefault="009B5964" w:rsidP="00040001">
      <w:pPr>
        <w:jc w:val="left"/>
      </w:pPr>
      <w:r>
        <w:rPr>
          <w:rStyle w:val="Refdecomentrio"/>
        </w:rPr>
        <w:annotationRef/>
      </w:r>
      <w:r>
        <w:rPr>
          <w:sz w:val="20"/>
          <w:szCs w:val="20"/>
        </w:rPr>
        <w:t>essa tabela foi referenciada no texto? senão, deveria.</w:t>
      </w:r>
    </w:p>
  </w:comment>
  <w:comment w:id="314" w:author="Marco Aurélio Barbiero" w:date="2026-04-04T15:11:00Z" w:initials="MB">
    <w:p w14:paraId="52521054" w14:textId="77777777" w:rsidR="009B5964" w:rsidRDefault="009B5964" w:rsidP="00F21A21">
      <w:pPr>
        <w:pStyle w:val="Textodecomentrio"/>
        <w:ind w:firstLine="0"/>
        <w:jc w:val="left"/>
      </w:pPr>
      <w:r>
        <w:rPr>
          <w:rStyle w:val="Refdecomentrio"/>
        </w:rPr>
        <w:annotationRef/>
      </w:r>
      <w:r>
        <w:t>Referenciada em 4.3.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AAE9BF" w15:done="1"/>
  <w15:commentEx w15:paraId="4E97AAFB" w15:done="1"/>
  <w15:commentEx w15:paraId="56D3B030" w15:done="1"/>
  <w15:commentEx w15:paraId="23D758CA" w15:done="1"/>
  <w15:commentEx w15:paraId="169F38EA" w15:done="1"/>
  <w15:commentEx w15:paraId="76EC1B92" w15:done="1"/>
  <w15:commentEx w15:paraId="78FDAE25" w15:done="1"/>
  <w15:commentEx w15:paraId="30CDAA8C" w15:done="1"/>
  <w15:commentEx w15:paraId="61BE8CFF" w15:paraIdParent="30CDAA8C" w15:done="1"/>
  <w15:commentEx w15:paraId="019418E9" w15:done="1"/>
  <w15:commentEx w15:paraId="61B9FFAB" w15:paraIdParent="019418E9" w15:done="1"/>
  <w15:commentEx w15:paraId="44615D2E" w15:done="1"/>
  <w15:commentEx w15:paraId="4856CC8C" w15:done="1"/>
  <w15:commentEx w15:paraId="5204FC37" w15:done="1"/>
  <w15:commentEx w15:paraId="65BDC333" w15:paraIdParent="5204FC37" w15:done="1"/>
  <w15:commentEx w15:paraId="7C4C08AC" w15:done="1"/>
  <w15:commentEx w15:paraId="4920C6A0" w15:done="1"/>
  <w15:commentEx w15:paraId="2554505E" w15:done="1"/>
  <w15:commentEx w15:paraId="0C0C79F3" w15:paraIdParent="2554505E" w15:done="1"/>
  <w15:commentEx w15:paraId="4659CC00" w15:done="1"/>
  <w15:commentEx w15:paraId="6673BD18" w15:done="1"/>
  <w15:commentEx w15:paraId="1B31C066" w15:paraIdParent="6673BD18" w15:done="1"/>
  <w15:commentEx w15:paraId="12B2A695" w15:done="1"/>
  <w15:commentEx w15:paraId="6714258A" w15:done="1"/>
  <w15:commentEx w15:paraId="51FFC5D6" w15:done="1"/>
  <w15:commentEx w15:paraId="1BDB64C9" w15:done="1"/>
  <w15:commentEx w15:paraId="35BF4192" w15:done="1"/>
  <w15:commentEx w15:paraId="745C2070" w15:done="1"/>
  <w15:commentEx w15:paraId="47365B66" w15:done="1"/>
  <w15:commentEx w15:paraId="2F82F02F" w15:done="1"/>
  <w15:commentEx w15:paraId="4D0F09CF" w15:done="1"/>
  <w15:commentEx w15:paraId="5B3552C9" w15:done="1"/>
  <w15:commentEx w15:paraId="1DECC1CB" w15:done="1"/>
  <w15:commentEx w15:paraId="407373A2" w15:done="1"/>
  <w15:commentEx w15:paraId="1B5A8104" w15:done="1"/>
  <w15:commentEx w15:paraId="0862AF4B" w15:done="1"/>
  <w15:commentEx w15:paraId="0E839B0D" w15:done="1"/>
  <w15:commentEx w15:paraId="0AEABCB5" w15:done="1"/>
  <w15:commentEx w15:paraId="20D144A2" w15:done="1"/>
  <w15:commentEx w15:paraId="583CA84F" w15:done="1"/>
  <w15:commentEx w15:paraId="1B63031B" w15:done="1"/>
  <w15:commentEx w15:paraId="494384C4" w15:done="1"/>
  <w15:commentEx w15:paraId="11C582D4" w15:done="1"/>
  <w15:commentEx w15:paraId="2C887EF4" w15:done="1"/>
  <w15:commentEx w15:paraId="230568B0" w15:paraIdParent="2C887EF4" w15:done="1"/>
  <w15:commentEx w15:paraId="0E02264D" w15:done="1"/>
  <w15:commentEx w15:paraId="1F392045" w15:paraIdParent="0E02264D" w15:done="1"/>
  <w15:commentEx w15:paraId="0E07DD4F" w15:done="1"/>
  <w15:commentEx w15:paraId="1793574C" w15:paraIdParent="0E07DD4F" w15:done="1"/>
  <w15:commentEx w15:paraId="326635EE" w15:done="1"/>
  <w15:commentEx w15:paraId="6EEABBF7" w15:done="1"/>
  <w15:commentEx w15:paraId="79ED42C5" w15:done="1"/>
  <w15:commentEx w15:paraId="706D38B4" w15:done="1"/>
  <w15:commentEx w15:paraId="45CC979E" w15:done="1"/>
  <w15:commentEx w15:paraId="5166211A" w15:done="1"/>
  <w15:commentEx w15:paraId="41B262D4" w15:done="1"/>
  <w15:commentEx w15:paraId="67955B2B" w15:done="1"/>
  <w15:commentEx w15:paraId="498CA895" w15:done="1"/>
  <w15:commentEx w15:paraId="2092954F" w15:done="1"/>
  <w15:commentEx w15:paraId="4A06C266" w15:done="1"/>
  <w15:commentEx w15:paraId="15B5B85B" w15:done="1"/>
  <w15:commentEx w15:paraId="6883E072" w15:done="1"/>
  <w15:commentEx w15:paraId="38A9137E" w15:done="1"/>
  <w15:commentEx w15:paraId="10A74196" w15:done="1"/>
  <w15:commentEx w15:paraId="6AD16BCE" w15:done="1"/>
  <w15:commentEx w15:paraId="4BCA998E" w15:done="1"/>
  <w15:commentEx w15:paraId="1F8E635B" w15:done="1"/>
  <w15:commentEx w15:paraId="141BB444" w15:done="1"/>
  <w15:commentEx w15:paraId="18ED066B" w15:done="1"/>
  <w15:commentEx w15:paraId="23EBC7DF" w15:done="1"/>
  <w15:commentEx w15:paraId="51F2FEEA" w15:done="1"/>
  <w15:commentEx w15:paraId="2A88848E" w15:done="1"/>
  <w15:commentEx w15:paraId="52521054" w15:paraIdParent="2A88848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E39FAA" w16cex:dateUtc="2026-04-10T11:53:00Z"/>
  <w16cex:commentExtensible w16cex:durableId="54E4FAB4" w16cex:dateUtc="2026-04-10T12:36:00Z"/>
  <w16cex:commentExtensible w16cex:durableId="2F298A77" w16cex:dateUtc="2026-04-10T12:41:00Z"/>
  <w16cex:commentExtensible w16cex:durableId="7B05A142" w16cex:dateUtc="2026-04-10T12:42:00Z"/>
  <w16cex:commentExtensible w16cex:durableId="33A64A0A" w16cex:dateUtc="2026-04-10T13:02:00Z"/>
  <w16cex:commentExtensible w16cex:durableId="49579C5B" w16cex:dateUtc="2026-04-01T11:01:00Z"/>
  <w16cex:commentExtensible w16cex:durableId="4014AE1F" w16cex:dateUtc="2026-04-01T10:53:00Z"/>
  <w16cex:commentExtensible w16cex:durableId="106EEFFA" w16cex:dateUtc="2026-04-01T20:09:00Z"/>
  <w16cex:commentExtensible w16cex:durableId="15153F1C" w16cex:dateUtc="2026-04-01T10:52:00Z"/>
  <w16cex:commentExtensible w16cex:durableId="52B8C170" w16cex:dateUtc="2026-04-01T20:10:00Z"/>
  <w16cex:commentExtensible w16cex:durableId="6D623D74" w16cex:dateUtc="2026-04-01T11:03:00Z"/>
  <w16cex:commentExtensible w16cex:durableId="3CEFEB8A" w16cex:dateUtc="2026-04-01T11:03:00Z"/>
  <w16cex:commentExtensible w16cex:durableId="15D69B6D" w16cex:dateUtc="2026-04-01T11:06:00Z"/>
  <w16cex:commentExtensible w16cex:durableId="5301E570" w16cex:dateUtc="2026-04-04T11:50:00Z"/>
  <w16cex:commentExtensible w16cex:durableId="63B19673" w16cex:dateUtc="2026-04-10T13:37:00Z"/>
  <w16cex:commentExtensible w16cex:durableId="02B3C246" w16cex:dateUtc="2026-04-01T13:29:00Z"/>
  <w16cex:commentExtensible w16cex:durableId="38221C7A" w16cex:dateUtc="2026-04-01T11:10:00Z"/>
  <w16cex:commentExtensible w16cex:durableId="6BCE9F08" w16cex:dateUtc="2026-04-04T12:15:00Z"/>
  <w16cex:commentExtensible w16cex:durableId="37334065" w16cex:dateUtc="2026-04-01T11:10:00Z"/>
  <w16cex:commentExtensible w16cex:durableId="40BDD7C7" w16cex:dateUtc="2026-04-01T11:12:00Z"/>
  <w16cex:commentExtensible w16cex:durableId="29BB86F3" w16cex:dateUtc="2026-04-04T12:22:00Z"/>
  <w16cex:commentExtensible w16cex:durableId="37C38916" w16cex:dateUtc="2026-04-01T11:12:00Z"/>
  <w16cex:commentExtensible w16cex:durableId="1E16DB71" w16cex:dateUtc="2026-04-10T13:42:00Z"/>
  <w16cex:commentExtensible w16cex:durableId="12248FBA" w16cex:dateUtc="2026-04-10T18:45:00Z"/>
  <w16cex:commentExtensible w16cex:durableId="4046DBD4" w16cex:dateUtc="2026-04-01T11:19:00Z"/>
  <w16cex:commentExtensible w16cex:durableId="0C2F500E" w16cex:dateUtc="2026-04-10T13:53:00Z"/>
  <w16cex:commentExtensible w16cex:durableId="20550043" w16cex:dateUtc="2026-04-10T13:53:00Z"/>
  <w16cex:commentExtensible w16cex:durableId="608E06DB" w16cex:dateUtc="2026-04-10T14:00:00Z"/>
  <w16cex:commentExtensible w16cex:durableId="7C49B701" w16cex:dateUtc="2026-04-10T14:11:00Z"/>
  <w16cex:commentExtensible w16cex:durableId="21E7E2EB" w16cex:dateUtc="2026-04-10T14:12:00Z"/>
  <w16cex:commentExtensible w16cex:durableId="2C5EB942" w16cex:dateUtc="2026-04-10T14:22:00Z"/>
  <w16cex:commentExtensible w16cex:durableId="70E0EE0D" w16cex:dateUtc="2026-04-01T13:33:00Z"/>
  <w16cex:commentExtensible w16cex:durableId="40ED5DC4" w16cex:dateUtc="2026-04-01T13:34:00Z"/>
  <w16cex:commentExtensible w16cex:durableId="5316E5D7" w16cex:dateUtc="2026-04-01T13:35:00Z"/>
  <w16cex:commentExtensible w16cex:durableId="5A6E4956" w16cex:dateUtc="2026-04-01T13:36:00Z"/>
  <w16cex:commentExtensible w16cex:durableId="3514F82E" w16cex:dateUtc="2026-04-01T13:38:00Z"/>
  <w16cex:commentExtensible w16cex:durableId="690E1F47" w16cex:dateUtc="2026-04-01T13:43:00Z"/>
  <w16cex:commentExtensible w16cex:durableId="1891B341" w16cex:dateUtc="2026-02-27T10:55:00Z"/>
  <w16cex:commentExtensible w16cex:durableId="1A3FEB15" w16cex:dateUtc="2026-04-10T17:15:00Z"/>
  <w16cex:commentExtensible w16cex:durableId="7DBB6981" w16cex:dateUtc="2026-02-26T23:32:00Z"/>
  <w16cex:commentExtensible w16cex:durableId="1EA75DF0" w16cex:dateUtc="2026-03-22T20:41:00Z"/>
  <w16cex:commentExtensible w16cex:durableId="684E21B7" w16cex:dateUtc="2026-03-22T14:35:00Z"/>
  <w16cex:commentExtensible w16cex:durableId="6B0D0EE0" w16cex:dateUtc="2026-04-01T13:44:00Z"/>
  <w16cex:commentExtensible w16cex:durableId="6CF970A9" w16cex:dateUtc="2026-04-05T15:10:00Z"/>
  <w16cex:commentExtensible w16cex:durableId="4BF71DD3" w16cex:dateUtc="2026-04-01T13:46:00Z"/>
  <w16cex:commentExtensible w16cex:durableId="37E39B72" w16cex:dateUtc="2026-04-01T11:19:00Z"/>
  <w16cex:commentExtensible w16cex:durableId="0B404FA8" w16cex:dateUtc="2026-04-01T13:50:00Z"/>
  <w16cex:commentExtensible w16cex:durableId="74401322" w16cex:dateUtc="2026-04-01T13:52:00Z"/>
  <w16cex:commentExtensible w16cex:durableId="729FDE58" w16cex:dateUtc="2026-04-01T13:53:00Z"/>
  <w16cex:commentExtensible w16cex:durableId="1D76256A" w16cex:dateUtc="2026-03-08T19:27:00Z"/>
  <w16cex:commentExtensible w16cex:durableId="3B99A201" w16cex:dateUtc="2026-02-18T21:49:00Z"/>
  <w16cex:commentExtensible w16cex:durableId="52CC1EB2" w16cex:dateUtc="2026-04-01T13:57:00Z"/>
  <w16cex:commentExtensible w16cex:durableId="0AF35D47" w16cex:dateUtc="2026-04-10T19:23:00Z"/>
  <w16cex:commentExtensible w16cex:durableId="71B31A31" w16cex:dateUtc="2026-04-10T19:25:00Z"/>
  <w16cex:commentExtensible w16cex:durableId="0A101636" w16cex:dateUtc="2026-04-01T13:59:00Z"/>
  <w16cex:commentExtensible w16cex:durableId="1339A565" w16cex:dateUtc="2026-04-01T13:59:00Z"/>
  <w16cex:commentExtensible w16cex:durableId="77D76ACB" w16cex:dateUtc="2026-04-01T13:59:00Z"/>
  <w16cex:commentExtensible w16cex:durableId="46A836AD" w16cex:dateUtc="2026-04-01T13:58:00Z"/>
  <w16cex:commentExtensible w16cex:durableId="4FF2CD3D" w16cex:dateUtc="2026-04-01T14:04:00Z"/>
  <w16cex:commentExtensible w16cex:durableId="1279B2E7" w16cex:dateUtc="2026-04-01T14:03:00Z"/>
  <w16cex:commentExtensible w16cex:durableId="61FC3F5E" w16cex:dateUtc="2026-04-04T18: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AAE9BF" w16cid:durableId="7FE39FAA"/>
  <w16cid:commentId w16cid:paraId="4E97AAFB" w16cid:durableId="54E4FAB4"/>
  <w16cid:commentId w16cid:paraId="56D3B030" w16cid:durableId="2F298A77"/>
  <w16cid:commentId w16cid:paraId="23D758CA" w16cid:durableId="7B05A142"/>
  <w16cid:commentId w16cid:paraId="169F38EA" w16cid:durableId="287E40C3"/>
  <w16cid:commentId w16cid:paraId="76EC1B92" w16cid:durableId="33A64A0A"/>
  <w16cid:commentId w16cid:paraId="78FDAE25" w16cid:durableId="49579C5B"/>
  <w16cid:commentId w16cid:paraId="30CDAA8C" w16cid:durableId="4014AE1F"/>
  <w16cid:commentId w16cid:paraId="61BE8CFF" w16cid:durableId="106EEFFA"/>
  <w16cid:commentId w16cid:paraId="019418E9" w16cid:durableId="15153F1C"/>
  <w16cid:commentId w16cid:paraId="61B9FFAB" w16cid:durableId="52B8C170"/>
  <w16cid:commentId w16cid:paraId="44615D2E" w16cid:durableId="6D623D74"/>
  <w16cid:commentId w16cid:paraId="4856CC8C" w16cid:durableId="3CEFEB8A"/>
  <w16cid:commentId w16cid:paraId="5204FC37" w16cid:durableId="15D69B6D"/>
  <w16cid:commentId w16cid:paraId="65BDC333" w16cid:durableId="5301E570"/>
  <w16cid:commentId w16cid:paraId="7C4C08AC" w16cid:durableId="63B19673"/>
  <w16cid:commentId w16cid:paraId="4920C6A0" w16cid:durableId="02B3C246"/>
  <w16cid:commentId w16cid:paraId="2554505E" w16cid:durableId="38221C7A"/>
  <w16cid:commentId w16cid:paraId="0C0C79F3" w16cid:durableId="6BCE9F08"/>
  <w16cid:commentId w16cid:paraId="4659CC00" w16cid:durableId="37334065"/>
  <w16cid:commentId w16cid:paraId="6673BD18" w16cid:durableId="40BDD7C7"/>
  <w16cid:commentId w16cid:paraId="1B31C066" w16cid:durableId="29BB86F3"/>
  <w16cid:commentId w16cid:paraId="12B2A695" w16cid:durableId="37C38916"/>
  <w16cid:commentId w16cid:paraId="6714258A" w16cid:durableId="1E16DB71"/>
  <w16cid:commentId w16cid:paraId="51FFC5D6" w16cid:durableId="12248FBA"/>
  <w16cid:commentId w16cid:paraId="1BDB64C9" w16cid:durableId="4046DBD4"/>
  <w16cid:commentId w16cid:paraId="35BF4192" w16cid:durableId="0C2F500E"/>
  <w16cid:commentId w16cid:paraId="745C2070" w16cid:durableId="20550043"/>
  <w16cid:commentId w16cid:paraId="47365B66" w16cid:durableId="608E06DB"/>
  <w16cid:commentId w16cid:paraId="2F82F02F" w16cid:durableId="7C49B701"/>
  <w16cid:commentId w16cid:paraId="4D0F09CF" w16cid:durableId="21E7E2EB"/>
  <w16cid:commentId w16cid:paraId="5B3552C9" w16cid:durableId="2C5EB942"/>
  <w16cid:commentId w16cid:paraId="1DECC1CB" w16cid:durableId="1DECC1CB"/>
  <w16cid:commentId w16cid:paraId="407373A2" w16cid:durableId="407373A2"/>
  <w16cid:commentId w16cid:paraId="1B5A8104" w16cid:durableId="70E0EE0D"/>
  <w16cid:commentId w16cid:paraId="0862AF4B" w16cid:durableId="40ED5DC4"/>
  <w16cid:commentId w16cid:paraId="0E839B0D" w16cid:durableId="5316E5D7"/>
  <w16cid:commentId w16cid:paraId="0AEABCB5" w16cid:durableId="5A6E4956"/>
  <w16cid:commentId w16cid:paraId="20D144A2" w16cid:durableId="3514F82E"/>
  <w16cid:commentId w16cid:paraId="583CA84F" w16cid:durableId="690E1F47"/>
  <w16cid:commentId w16cid:paraId="1B63031B" w16cid:durableId="1891B341"/>
  <w16cid:commentId w16cid:paraId="494384C4" w16cid:durableId="1A3FEB15"/>
  <w16cid:commentId w16cid:paraId="11C582D4" w16cid:durableId="7DBB6981"/>
  <w16cid:commentId w16cid:paraId="2C887EF4" w16cid:durableId="2C887EF4"/>
  <w16cid:commentId w16cid:paraId="230568B0" w16cid:durableId="1EA75DF0"/>
  <w16cid:commentId w16cid:paraId="0E02264D" w16cid:durableId="0E02264D"/>
  <w16cid:commentId w16cid:paraId="1F392045" w16cid:durableId="684E21B7"/>
  <w16cid:commentId w16cid:paraId="0E07DD4F" w16cid:durableId="6B0D0EE0"/>
  <w16cid:commentId w16cid:paraId="1793574C" w16cid:durableId="6CF970A9"/>
  <w16cid:commentId w16cid:paraId="326635EE" w16cid:durableId="4BF71DD3"/>
  <w16cid:commentId w16cid:paraId="6EEABBF7" w16cid:durableId="6EEABBF7"/>
  <w16cid:commentId w16cid:paraId="79ED42C5" w16cid:durableId="60BDB5C4"/>
  <w16cid:commentId w16cid:paraId="706D38B4" w16cid:durableId="37E39B72"/>
  <w16cid:commentId w16cid:paraId="45CC979E" w16cid:durableId="0B404FA8"/>
  <w16cid:commentId w16cid:paraId="5166211A" w16cid:durableId="5166211A"/>
  <w16cid:commentId w16cid:paraId="41B262D4" w16cid:durableId="74401322"/>
  <w16cid:commentId w16cid:paraId="67955B2B" w16cid:durableId="67955B2B"/>
  <w16cid:commentId w16cid:paraId="498CA895" w16cid:durableId="729FDE58"/>
  <w16cid:commentId w16cid:paraId="2092954F" w16cid:durableId="2092954F"/>
  <w16cid:commentId w16cid:paraId="4A06C266" w16cid:durableId="503F28D4"/>
  <w16cid:commentId w16cid:paraId="15B5B85B" w16cid:durableId="15B5B85B"/>
  <w16cid:commentId w16cid:paraId="6883E072" w16cid:durableId="1D76256A"/>
  <w16cid:commentId w16cid:paraId="38A9137E" w16cid:durableId="3B99A201"/>
  <w16cid:commentId w16cid:paraId="10A74196" w16cid:durableId="52CC1EB2"/>
  <w16cid:commentId w16cid:paraId="6AD16BCE" w16cid:durableId="0AF35D47"/>
  <w16cid:commentId w16cid:paraId="4BCA998E" w16cid:durableId="71B31A31"/>
  <w16cid:commentId w16cid:paraId="1F8E635B" w16cid:durableId="0A101636"/>
  <w16cid:commentId w16cid:paraId="141BB444" w16cid:durableId="1339A565"/>
  <w16cid:commentId w16cid:paraId="18ED066B" w16cid:durableId="77D76ACB"/>
  <w16cid:commentId w16cid:paraId="23EBC7DF" w16cid:durableId="46A836AD"/>
  <w16cid:commentId w16cid:paraId="51F2FEEA" w16cid:durableId="4FF2CD3D"/>
  <w16cid:commentId w16cid:paraId="2A88848E" w16cid:durableId="1279B2E7"/>
  <w16cid:commentId w16cid:paraId="52521054" w16cid:durableId="61FC3F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1147A" w14:textId="77777777" w:rsidR="007553B4" w:rsidRPr="009B6CCF" w:rsidRDefault="007553B4" w:rsidP="00362BEC">
      <w:pPr>
        <w:spacing w:line="240" w:lineRule="auto"/>
      </w:pPr>
      <w:r w:rsidRPr="009B6CCF">
        <w:separator/>
      </w:r>
    </w:p>
  </w:endnote>
  <w:endnote w:type="continuationSeparator" w:id="0">
    <w:p w14:paraId="3C4CC02B" w14:textId="77777777" w:rsidR="007553B4" w:rsidRPr="009B6CCF" w:rsidRDefault="007553B4" w:rsidP="00362BEC">
      <w:pPr>
        <w:spacing w:line="240" w:lineRule="auto"/>
      </w:pPr>
      <w:r w:rsidRPr="009B6CC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Narrow">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89974" w14:textId="77777777" w:rsidR="007553B4" w:rsidRPr="009B6CCF" w:rsidRDefault="007553B4" w:rsidP="00802B3F">
      <w:pPr>
        <w:spacing w:line="240" w:lineRule="auto"/>
        <w:ind w:firstLine="0"/>
      </w:pPr>
      <w:r w:rsidRPr="009B6CCF">
        <w:separator/>
      </w:r>
    </w:p>
  </w:footnote>
  <w:footnote w:type="continuationSeparator" w:id="0">
    <w:p w14:paraId="154E65B8" w14:textId="77777777" w:rsidR="007553B4" w:rsidRPr="009B6CCF" w:rsidRDefault="007553B4" w:rsidP="00362BEC">
      <w:pPr>
        <w:spacing w:line="240" w:lineRule="auto"/>
      </w:pPr>
      <w:r w:rsidRPr="009B6CCF">
        <w:continuationSeparator/>
      </w:r>
    </w:p>
  </w:footnote>
  <w:footnote w:id="1">
    <w:p w14:paraId="71BAC78A" w14:textId="132A2B87" w:rsidR="00B5218E" w:rsidRPr="009B6CCF" w:rsidRDefault="00B5218E">
      <w:pPr>
        <w:pStyle w:val="Textodenotaderodap"/>
      </w:pPr>
      <w:r w:rsidRPr="009B6CCF">
        <w:rPr>
          <w:rStyle w:val="Refdenotaderodap"/>
        </w:rPr>
        <w:footnoteRef/>
      </w:r>
      <w:r w:rsidRPr="009B6CCF">
        <w:t xml:space="preserve"> A </w:t>
      </w:r>
      <w:r w:rsidRPr="006E137E">
        <w:rPr>
          <w:i/>
          <w:iCs/>
        </w:rPr>
        <w:t>Open Database License</w:t>
      </w:r>
      <w:r w:rsidRPr="009B6CCF">
        <w:t xml:space="preserve"> (ODbL) é uma licença de direito autoral que rege a utilização dos dados contidos no </w:t>
      </w:r>
      <w:r w:rsidRPr="006E137E">
        <w:rPr>
          <w:i/>
          <w:iCs/>
        </w:rPr>
        <w:t>OpenStreetMap</w:t>
      </w:r>
      <w:r w:rsidRPr="009B6CCF">
        <w:t>. Ela garante que a base de dados permaneça livre e aberta, permitindo o uso compartilhado (</w:t>
      </w:r>
      <w:r w:rsidRPr="009B6CCF">
        <w:rPr>
          <w:i/>
          <w:iCs/>
        </w:rPr>
        <w:t>Share-Alike</w:t>
      </w:r>
      <w:r w:rsidRPr="009B6CCF">
        <w:t>), desde que a fonte original seja atribuída. A sua conformidade é crucial para assegurar a segurança jurídica e a perenidade dos dados geográficos importados ou utilizados em projetos de integração de bases.</w:t>
      </w:r>
    </w:p>
  </w:footnote>
  <w:footnote w:id="2">
    <w:p w14:paraId="336C7BF0" w14:textId="77777777" w:rsidR="00B5218E" w:rsidRPr="009B6CCF" w:rsidRDefault="00B5218E" w:rsidP="00140264">
      <w:pPr>
        <w:pStyle w:val="Textodenotaderodap"/>
        <w:ind w:firstLine="0"/>
      </w:pPr>
    </w:p>
    <w:p w14:paraId="047F2025" w14:textId="77777777" w:rsidR="00B5218E" w:rsidRPr="009B6CCF" w:rsidRDefault="00B5218E">
      <w:pPr>
        <w:pStyle w:val="Textodenotaderodap"/>
        <w:ind w:firstLine="0"/>
        <w:pPrChange w:id="105" w:author="Ednez Gomes Tavares" w:date="2026-04-10T11:34:00Z" w16du:dateUtc="2026-04-10T14:34:00Z">
          <w:pPr>
            <w:pStyle w:val="Textodenotaderodap"/>
          </w:pPr>
        </w:pPrChange>
      </w:pPr>
      <w:r w:rsidRPr="009B6CCF">
        <w:t xml:space="preserve"> Originalmente o código do município era fornecido pelo SERPRO, mas no SuperCIATA ele é substituído pelo código do IBGE.</w:t>
      </w:r>
    </w:p>
  </w:footnote>
  <w:footnote w:id="3">
    <w:p w14:paraId="35195178" w14:textId="58887A69" w:rsidR="00B5218E" w:rsidRPr="009B6CCF" w:rsidRDefault="00B5218E">
      <w:pPr>
        <w:pStyle w:val="Textodenotaderodap"/>
        <w:ind w:firstLine="0"/>
        <w:pPrChange w:id="110" w:author="Ednez Gomes Tavares" w:date="2026-04-10T11:39:00Z" w16du:dateUtc="2026-04-10T14:39:00Z">
          <w:pPr>
            <w:pStyle w:val="Textodenotaderodap"/>
          </w:pPr>
        </w:pPrChange>
      </w:pPr>
      <w:r w:rsidRPr="009B6CCF">
        <w:rPr>
          <w:rStyle w:val="Refdenotaderodap"/>
        </w:rPr>
        <w:footnoteRef/>
      </w:r>
      <w:r w:rsidRPr="009B6CCF">
        <w:t xml:space="preserve"> Os formatos de resposta de APIs geoespaciais (p. ex., </w:t>
      </w:r>
      <w:r w:rsidRPr="009B6CCF">
        <w:rPr>
          <w:i/>
          <w:iCs/>
        </w:rPr>
        <w:t>Overpass API)</w:t>
      </w:r>
      <w:r w:rsidRPr="009B6CCF">
        <w:t xml:space="preserve"> podem variar entre padrões proprietários (</w:t>
      </w:r>
      <w:r w:rsidRPr="009B6CCF">
        <w:rPr>
          <w:i/>
          <w:iCs/>
        </w:rPr>
        <w:t>OSM-JSON</w:t>
      </w:r>
      <w:r w:rsidRPr="009B6CCF">
        <w:t>) e normatizados (</w:t>
      </w:r>
      <w:r w:rsidRPr="009B6CCF">
        <w:rPr>
          <w:i/>
          <w:iCs/>
        </w:rPr>
        <w:t>GeoJSON</w:t>
      </w:r>
      <w:r w:rsidRPr="009B6CCF">
        <w:t>), dependendo dos parâmetros de saída configurados na requisição.</w:t>
      </w:r>
    </w:p>
  </w:footnote>
  <w:footnote w:id="4">
    <w:p w14:paraId="7FAA76DF" w14:textId="27573B3E" w:rsidR="005345FF" w:rsidRPr="00140264" w:rsidRDefault="005345FF" w:rsidP="00E910D5">
      <w:pPr>
        <w:pStyle w:val="Legenda"/>
        <w:jc w:val="both"/>
      </w:pPr>
      <w:r w:rsidRPr="009B6CCF">
        <w:rPr>
          <w:rStyle w:val="Refdenotaderodap"/>
        </w:rPr>
        <w:footnoteRef/>
      </w:r>
      <w:r w:rsidRPr="009B6CCF">
        <w:t xml:space="preserve"> </w:t>
      </w:r>
      <w:r w:rsidRPr="00140264">
        <w:t xml:space="preserve">O </w:t>
      </w:r>
      <w:r w:rsidRPr="00607D7D">
        <w:rPr>
          <w:i/>
        </w:rPr>
        <w:t>Google Programmable Search Engine</w:t>
      </w:r>
      <w:r w:rsidRPr="00607D7D">
        <w:t xml:space="preserve"> (</w:t>
      </w:r>
      <w:r w:rsidRPr="00607D7D">
        <w:rPr>
          <w:i/>
        </w:rPr>
        <w:t>GPSE</w:t>
      </w:r>
      <w:r w:rsidRPr="00607D7D">
        <w:t>)</w:t>
      </w:r>
      <w:r w:rsidRPr="00140264">
        <w:t xml:space="preserve"> é uma plataforma que permite a criação de mecanismos de busca automatizados baseados no índice do Google, através do uso de uma API </w:t>
      </w:r>
      <w:r w:rsidRPr="00140264">
        <w:fldChar w:fldCharType="begin"/>
      </w:r>
      <w:r w:rsidR="00B33589" w:rsidRPr="00140264">
        <w:instrText xml:space="preserve"> ADDIN ZOTERO_ITEM CSL_CITATION {"citationID":"OYHBIIeH","properties":{"formattedCitation":"(GPSE API, [{\\i{}s. d.}])","plainCitation":"(GPSE API, [s. d.])","noteIndex":4},"citationItems":[{"id":294,"uris":["http://zotero.org/users/15531986/items/RAFESI7G"],"itemData":{"id":294,"type":"webpage","container-title":"Google for Developers","language":"pt-BR-x-mtfrom-en","title":"JSON API de pesquisa personalizada | Programmable Search Engine","title-short":"GPSE API","URL":"https://developers.google.com/custom-search/v1/overview?hl=pt-br","accessed":{"date-parts":[["2025",12,27]]}}}],"schema":"https://github.com/citation-style-language/schema/raw/master/csl-citation.json"} </w:instrText>
      </w:r>
      <w:r w:rsidRPr="00140264">
        <w:fldChar w:fldCharType="separate"/>
      </w:r>
      <w:r w:rsidRPr="00140264">
        <w:rPr>
          <w:rFonts w:cs="Arial"/>
        </w:rPr>
        <w:t>(GPSE API, [</w:t>
      </w:r>
      <w:r w:rsidRPr="00140264">
        <w:rPr>
          <w:rFonts w:cs="Arial"/>
          <w:i/>
        </w:rPr>
        <w:t>s. d.</w:t>
      </w:r>
      <w:r w:rsidRPr="00140264">
        <w:rPr>
          <w:rFonts w:cs="Arial"/>
        </w:rPr>
        <w:t>])</w:t>
      </w:r>
      <w:r w:rsidRPr="00140264">
        <w:fldChar w:fldCharType="end"/>
      </w:r>
      <w:r w:rsidRPr="00140264">
        <w:t xml:space="preserve">. </w:t>
      </w:r>
    </w:p>
  </w:footnote>
  <w:footnote w:id="5">
    <w:p w14:paraId="499F3788" w14:textId="41F36458" w:rsidR="005345FF" w:rsidRPr="009B6CCF" w:rsidRDefault="005345FF" w:rsidP="00E910D5">
      <w:pPr>
        <w:pStyle w:val="Legenda"/>
        <w:jc w:val="both"/>
      </w:pPr>
      <w:r w:rsidRPr="00140264">
        <w:rPr>
          <w:rStyle w:val="Refdenotaderodap"/>
        </w:rPr>
        <w:footnoteRef/>
      </w:r>
      <w:r w:rsidRPr="00140264">
        <w:t xml:space="preserve"> </w:t>
      </w:r>
      <w:r w:rsidRPr="00607D7D">
        <w:t>API (</w:t>
      </w:r>
      <w:r w:rsidRPr="00607D7D">
        <w:rPr>
          <w:i/>
        </w:rPr>
        <w:t>Application Programming Interface</w:t>
      </w:r>
      <w:r w:rsidRPr="00607D7D">
        <w:t>)</w:t>
      </w:r>
      <w:r w:rsidRPr="00140264">
        <w:t xml:space="preserve"> é um conjunto</w:t>
      </w:r>
      <w:r w:rsidRPr="009B6CCF">
        <w:t xml:space="preserve"> de normas, protocolos e ferramentas que permitem a comunicação entre diferentes componentes de </w:t>
      </w:r>
      <w:r w:rsidRPr="009B6CCF">
        <w:rPr>
          <w:i/>
        </w:rPr>
        <w:t>software</w:t>
      </w:r>
      <w:r w:rsidRPr="009B6CCF">
        <w:t xml:space="preserve"> </w:t>
      </w:r>
      <w:r w:rsidRPr="009B6CCF">
        <w:fldChar w:fldCharType="begin"/>
      </w:r>
      <w:r w:rsidR="0089748B">
        <w:instrText xml:space="preserve"> ADDIN ZOTERO_ITEM CSL_CITATION {"citationID":"ZmyTnXDU","properties":{"formattedCitation":"(Fielding, 2000)","plainCitation":"(Fielding, 2000)","dontUpdate":true,"noteIndex":5},"citationItems":[{"id":300,"uris":["http://zotero.org/users/15531986/items/NWEZWEGG"],"itemData":{"id":300,"type":"book","publisher":"University of California, Irvine","title":"Architectural styles and the design of network-based software architectures","author":[{"family":"Fielding","given":"Roy Thomas"}],"issued":{"date-parts":[["2000"]]}}}],"schema":"https://github.com/citation-style-language/schema/raw/master/csl-citation.json"} </w:instrText>
      </w:r>
      <w:r w:rsidRPr="009B6CCF">
        <w:fldChar w:fldCharType="separate"/>
      </w:r>
      <w:r w:rsidRPr="009B6CCF">
        <w:rPr>
          <w:rFonts w:cs="Arial"/>
        </w:rPr>
        <w:t>(</w:t>
      </w:r>
      <w:r w:rsidR="00E910D5">
        <w:rPr>
          <w:rFonts w:cs="Arial"/>
        </w:rPr>
        <w:t>FIELDING</w:t>
      </w:r>
      <w:r w:rsidRPr="009B6CCF">
        <w:rPr>
          <w:rFonts w:cs="Arial"/>
        </w:rPr>
        <w:t>, 2000)</w:t>
      </w:r>
      <w:r w:rsidRPr="009B6CCF">
        <w:fldChar w:fldCharType="end"/>
      </w:r>
      <w:r w:rsidRPr="009B6CCF">
        <w:t xml:space="preserve">. </w:t>
      </w:r>
    </w:p>
  </w:footnote>
  <w:footnote w:id="6">
    <w:p w14:paraId="18060C1D" w14:textId="4FF0A67A" w:rsidR="00395EFF" w:rsidRDefault="00395EFF" w:rsidP="00607D7D">
      <w:pPr>
        <w:pStyle w:val="Textodenotaderodap"/>
        <w:ind w:firstLine="0"/>
      </w:pPr>
      <w:r>
        <w:rPr>
          <w:rStyle w:val="Refdenotaderodap"/>
        </w:rPr>
        <w:footnoteRef/>
      </w:r>
      <w:r>
        <w:t xml:space="preserve"> </w:t>
      </w:r>
      <w:r w:rsidRPr="00607D7D">
        <w:t>Ingestão de dados</w:t>
      </w:r>
      <w:r w:rsidRPr="00395EFF">
        <w:t>: Refere-se ao processo de obtenção, transporte e carregamento de dados de fontes externas (como o CNEFE, OSM ou cadastros municipais) para um ambiente de armazenamento e processamento (SGBD). Este processo pode incluir etapas de extração, limpeza e transformação preliminar, visando preparar os dados para as análises subsequentes.</w:t>
      </w:r>
    </w:p>
  </w:footnote>
  <w:footnote w:id="7">
    <w:p w14:paraId="7384E160" w14:textId="0D7E71CE" w:rsidR="00B5218E" w:rsidRPr="009B6CCF" w:rsidRDefault="00B5218E" w:rsidP="00CC0F30">
      <w:pPr>
        <w:pStyle w:val="Textodenotaderodap"/>
        <w:ind w:firstLine="0"/>
      </w:pPr>
    </w:p>
    <w:p w14:paraId="55CE4C4F" w14:textId="651C54B4" w:rsidR="00B5218E" w:rsidRPr="009B6CCF" w:rsidRDefault="00B5218E" w:rsidP="00607D7D">
      <w:pPr>
        <w:pStyle w:val="Textodenotaderodap"/>
        <w:ind w:firstLine="0"/>
      </w:pPr>
      <w:r w:rsidRPr="009B6CCF">
        <w:t xml:space="preserve"> </w:t>
      </w:r>
      <w:r w:rsidRPr="009B6CCF">
        <w:rPr>
          <w:i/>
          <w:iCs/>
        </w:rPr>
        <w:t>Staging Area</w:t>
      </w:r>
      <w:r w:rsidRPr="009B6CCF">
        <w:t xml:space="preserve">: </w:t>
      </w:r>
      <w:r w:rsidR="00CC0F30">
        <w:t>á</w:t>
      </w:r>
      <w:r w:rsidRPr="009B6CCF">
        <w:t xml:space="preserve">rea de armazenamento intermediário utilizada em processos de integração de dados (ETL - </w:t>
      </w:r>
      <w:r w:rsidRPr="009B6CCF">
        <w:rPr>
          <w:i/>
          <w:iCs/>
        </w:rPr>
        <w:t>Extract, Transform, Load</w:t>
      </w:r>
      <w:r w:rsidRPr="009B6CCF">
        <w:t>). Sua função é permitir o processamento e a limpeza dos dados brutos em um ambiente controlado, protegendo a integridade da base de dados final e facilitando a auditoria dos dados de origem.</w:t>
      </w:r>
    </w:p>
  </w:footnote>
  <w:footnote w:id="8">
    <w:p w14:paraId="7FA8B5AF" w14:textId="1FC0B887" w:rsidR="00B5218E" w:rsidRPr="009B6CCF" w:rsidRDefault="00B5218E" w:rsidP="00607D7D">
      <w:pPr>
        <w:pStyle w:val="Textodenotaderodap"/>
        <w:ind w:firstLine="0"/>
      </w:pPr>
      <w:r w:rsidRPr="009B6CCF">
        <w:rPr>
          <w:rStyle w:val="Refdenotaderodap"/>
        </w:rPr>
        <w:footnoteRef/>
      </w:r>
      <w:r w:rsidRPr="009B6CCF">
        <w:t xml:space="preserve"> Os códigos de todas as consultas SQL usadas pela metodologia estão disponíveis no sítio https://superciata.smuu.com.br (SuperCIATA, 2025).</w:t>
      </w:r>
    </w:p>
  </w:footnote>
  <w:footnote w:id="9">
    <w:p w14:paraId="6347161D" w14:textId="064F0007" w:rsidR="00382760" w:rsidRPr="009B6CCF" w:rsidRDefault="00382760" w:rsidP="00E42991">
      <w:pPr>
        <w:pStyle w:val="Legenda"/>
        <w:jc w:val="both"/>
      </w:pPr>
      <w:r w:rsidRPr="009B6CCF">
        <w:rPr>
          <w:rStyle w:val="Refdenotaderodap"/>
        </w:rPr>
        <w:footnoteRef/>
      </w:r>
      <w:r w:rsidRPr="009B6CCF">
        <w:t xml:space="preserve"> A implementação de funções espaciais em Ambientes de Gerenciamento de Banco de Dados (SGBD) segue, em geral, as especificações da </w:t>
      </w:r>
      <w:r w:rsidRPr="009B6CCF">
        <w:rPr>
          <w:i/>
        </w:rPr>
        <w:t>Open Geospatial Consortium</w:t>
      </w:r>
      <w:r w:rsidRPr="009B6CCF">
        <w:t xml:space="preserve"> (OGC). No entanto, a sintaxe operacional e a forma de persistência de objetos geométricos podem variar entre diferentes dialetos SQL (como MariaDB, PostgreSQL e Oracle), exigindo adaptações no código para assegurar a interoperabilidade e a correta interpretação da geometria pelo motor de banco de dados utilizado.</w:t>
      </w:r>
    </w:p>
  </w:footnote>
  <w:footnote w:id="10">
    <w:p w14:paraId="5C2D0B1D" w14:textId="3652DB8A" w:rsidR="00B5218E" w:rsidRPr="009B6CCF" w:rsidRDefault="00B5218E" w:rsidP="00E42991">
      <w:pPr>
        <w:pStyle w:val="Legenda"/>
        <w:jc w:val="both"/>
      </w:pPr>
      <w:r w:rsidRPr="009B6CCF">
        <w:rPr>
          <w:rStyle w:val="Refdenotaderodap"/>
        </w:rPr>
        <w:footnoteRef/>
      </w:r>
      <w:r w:rsidRPr="009B6CCF">
        <w:t xml:space="preserve"> ASCII (</w:t>
      </w:r>
      <w:r w:rsidRPr="009B6CCF">
        <w:rPr>
          <w:i/>
        </w:rPr>
        <w:t>American Standard Code for Information Interchange</w:t>
      </w:r>
      <w:r w:rsidRPr="009B6CCF">
        <w:t>): Padrão de codificação que atribui um código numérico a cada caractere. O uso de caracteres ASCII no CNEFE, limitados a letras maiúsculas não acentuadas e algarismos, garante a interoperabilidade dos dados entre diferentes sistemas de bancos de dados, eliminando erros de leitura de caracteres especiais.</w:t>
      </w:r>
    </w:p>
  </w:footnote>
  <w:footnote w:id="11">
    <w:p w14:paraId="17A0AB86" w14:textId="77777777" w:rsidR="00B5218E" w:rsidRPr="009B6CCF" w:rsidRDefault="00B5218E">
      <w:pPr>
        <w:pStyle w:val="Textodenotaderodap"/>
        <w:ind w:firstLine="0"/>
        <w:pPrChange w:id="144" w:author="Ednez Gomes Tavares" w:date="2026-04-10T13:44:00Z" w16du:dateUtc="2026-04-10T16:44:00Z">
          <w:pPr>
            <w:pStyle w:val="Textodenotaderodap"/>
          </w:pPr>
        </w:pPrChange>
      </w:pPr>
      <w:r w:rsidRPr="009B6CCF">
        <w:rPr>
          <w:rStyle w:val="Refdenotaderodap"/>
        </w:rPr>
        <w:footnoteRef/>
      </w:r>
      <w:r w:rsidRPr="009B6CCF">
        <w:t xml:space="preserve"> </w:t>
      </w:r>
      <w:r w:rsidRPr="009B6CCF">
        <w:rPr>
          <w:i/>
        </w:rPr>
        <w:t>CRC32 (Cyclic Redundancy Check)</w:t>
      </w:r>
      <w:r w:rsidRPr="009B6CCF">
        <w:t>: Algoritmo que gera um código numérico de comprimento fixo a partir de uma string. É utilizado para padronizar identificadores e garantir que nomes de logradouros idênticos resultem sempre no mesmo código de referência para integração de bases.</w:t>
      </w:r>
    </w:p>
  </w:footnote>
  <w:footnote w:id="12">
    <w:p w14:paraId="09E0FA1E" w14:textId="77777777" w:rsidR="00B5218E" w:rsidRPr="009B6CCF" w:rsidRDefault="00B5218E">
      <w:pPr>
        <w:pStyle w:val="Legenda"/>
        <w:jc w:val="both"/>
        <w:pPrChange w:id="146" w:author="Ednez Gomes Tavares" w:date="2026-04-10T13:44:00Z" w16du:dateUtc="2026-04-10T16:44:00Z">
          <w:pPr>
            <w:pStyle w:val="Legenda"/>
          </w:pPr>
        </w:pPrChange>
      </w:pPr>
      <w:r w:rsidRPr="009B6CCF">
        <w:rPr>
          <w:rStyle w:val="Refdenotaderodap"/>
        </w:rPr>
        <w:footnoteRef/>
      </w:r>
      <w:r w:rsidRPr="009B6CCF">
        <w:t xml:space="preserve"> O identificador de hash é um código alfanumérico de comprimento fixo gerado a partir de um algoritmo aplicado a uma string. Ele é utilizado para padronizar a chave de ligação e otimizar a performance das consultas, garantindo que nomes idênticos gerem sempre o mesmo identificador.</w:t>
      </w:r>
    </w:p>
  </w:footnote>
  <w:footnote w:id="13">
    <w:p w14:paraId="6DE4B089" w14:textId="77777777" w:rsidR="00B5218E" w:rsidRPr="009B6CCF" w:rsidRDefault="00B5218E">
      <w:pPr>
        <w:pStyle w:val="Textodenotaderodap"/>
        <w:ind w:firstLine="0"/>
        <w:pPrChange w:id="147" w:author="Ednez Gomes Tavares" w:date="2026-04-10T13:49:00Z" w16du:dateUtc="2026-04-10T16:49:00Z">
          <w:pPr>
            <w:pStyle w:val="Textodenotaderodap"/>
          </w:pPr>
        </w:pPrChange>
      </w:pPr>
    </w:p>
    <w:p w14:paraId="16E7FA7D" w14:textId="77777777" w:rsidR="00B5218E" w:rsidRPr="009B6CCF" w:rsidRDefault="00B5218E" w:rsidP="001B0D3A">
      <w:pPr>
        <w:pStyle w:val="Textodenotaderodap"/>
      </w:pPr>
      <w:r w:rsidRPr="009B6CCF">
        <w:t xml:space="preserve"> </w:t>
      </w:r>
      <w:r w:rsidRPr="009B6CCF">
        <w:rPr>
          <w:i/>
          <w:iCs/>
        </w:rPr>
        <w:t>Correspondência biunívoca</w:t>
      </w:r>
      <w:r w:rsidRPr="009B6CCF">
        <w:t>: Relação matemática (bijeção) em que cada elemento de um conjunto (ex: registros do CIATA) corresponde a exatamente um elemento de outro conjunto (ex: registros do CNEFE), e vice-versa, sem duplicidades ou omissões.</w:t>
      </w:r>
    </w:p>
  </w:footnote>
  <w:footnote w:id="14">
    <w:p w14:paraId="68F854B8" w14:textId="6C666455" w:rsidR="00B5218E" w:rsidRPr="009B6CCF" w:rsidRDefault="00B5218E">
      <w:pPr>
        <w:pStyle w:val="Textodenotaderodap"/>
      </w:pPr>
      <w:r w:rsidRPr="009B6CCF">
        <w:rPr>
          <w:rStyle w:val="Refdenotaderodap"/>
        </w:rPr>
        <w:footnoteRef/>
      </w:r>
      <w:r w:rsidRPr="009B6CCF">
        <w:t xml:space="preserve"> </w:t>
      </w:r>
      <w:r w:rsidRPr="009B6CCF">
        <w:rPr>
          <w:i/>
          <w:iCs/>
        </w:rPr>
        <w:t>Fuzzy matching</w:t>
      </w:r>
      <w:r w:rsidRPr="009B6CCF">
        <w:t>, ou correspondência aproximada, é uma técnica de processamento de dados que permite identificar registros que, embora não sejam idênticos em sua grafia, referem-se à mesma entidade.</w:t>
      </w:r>
    </w:p>
  </w:footnote>
  <w:footnote w:id="15">
    <w:p w14:paraId="680193B3" w14:textId="678FF0BE" w:rsidR="00B5218E" w:rsidRPr="009B6CCF" w:rsidRDefault="00B5218E" w:rsidP="00303B2E">
      <w:pPr>
        <w:pStyle w:val="Textodenotaderodap"/>
        <w:ind w:firstLine="0"/>
      </w:pPr>
      <w:r w:rsidRPr="009B6CCF">
        <w:rPr>
          <w:rStyle w:val="Refdenotaderodap"/>
        </w:rPr>
        <w:footnoteRef/>
      </w:r>
      <w:r w:rsidRPr="009B6CCF">
        <w:t xml:space="preserve"> </w:t>
      </w:r>
      <w:r w:rsidRPr="009B6CCF">
        <w:rPr>
          <w:i/>
          <w:iCs/>
        </w:rPr>
        <w:t>Correspondência unívoca:</w:t>
      </w:r>
      <w:r w:rsidRPr="009B6CCF">
        <w:t xml:space="preserve"> Relação de exclusividade em que cada registro de origem (ex: CIATA) associa-se a um único elemento de destino (ex: CNEFE). Diferente da bijeção pura (biunívoca), o foco aqui é a unidirecionalidade</w:t>
      </w:r>
      <w:r w:rsidRPr="009B6CCF">
        <w:rPr>
          <w:i/>
          <w:iCs/>
        </w:rPr>
        <w:t>.</w:t>
      </w:r>
    </w:p>
  </w:footnote>
  <w:footnote w:id="16">
    <w:p w14:paraId="115DD178" w14:textId="77777777" w:rsidR="00B5218E" w:rsidRPr="009B6CCF" w:rsidRDefault="00B5218E" w:rsidP="00246E89">
      <w:pPr>
        <w:pStyle w:val="Legenda"/>
        <w:jc w:val="both"/>
      </w:pPr>
      <w:r w:rsidRPr="009B6CCF">
        <w:rPr>
          <w:rStyle w:val="Refdenotaderodap"/>
        </w:rPr>
        <w:footnoteRef/>
      </w:r>
      <w:r w:rsidRPr="009B6CCF">
        <w:t xml:space="preserve"> O formato CSV (</w:t>
      </w:r>
      <w:r w:rsidRPr="009B6CCF">
        <w:rPr>
          <w:i/>
        </w:rPr>
        <w:t>Comma-Separated Values</w:t>
      </w:r>
      <w:r w:rsidRPr="009B6CCF">
        <w:t>) é um padrão simples de representação de dados estruturados em forma tabular, no qual cada linha corresponde a um registro e os campos são separados por vírgulas ou outros delimitadores.</w:t>
      </w:r>
    </w:p>
  </w:footnote>
  <w:footnote w:id="17">
    <w:p w14:paraId="63127AA9" w14:textId="65A0282F" w:rsidR="00B5218E" w:rsidRPr="009B6CCF" w:rsidRDefault="00B5218E">
      <w:pPr>
        <w:pStyle w:val="Textodenotaderodap"/>
      </w:pPr>
      <w:r w:rsidRPr="009B6CCF">
        <w:rPr>
          <w:rStyle w:val="Refdenotaderodap"/>
        </w:rPr>
        <w:footnoteRef/>
      </w:r>
      <w:r w:rsidRPr="009B6CCF">
        <w:t xml:space="preserve"> No </w:t>
      </w:r>
      <w:r w:rsidRPr="009B6CCF">
        <w:rPr>
          <w:i/>
          <w:iCs/>
        </w:rPr>
        <w:t>SuperCIATA</w:t>
      </w:r>
      <w:r w:rsidRPr="009B6CCF">
        <w:t>, o azimute é utilizado para orientar a geometria das parcelas em conformidade com o sistema de referência.</w:t>
      </w:r>
    </w:p>
  </w:footnote>
  <w:footnote w:id="18">
    <w:p w14:paraId="6CAFEF38" w14:textId="0C7F84D4" w:rsidR="00B5218E" w:rsidRPr="009B6CCF" w:rsidRDefault="00B5218E">
      <w:pPr>
        <w:pStyle w:val="Textodenotaderodap"/>
      </w:pPr>
      <w:r w:rsidRPr="009B6CCF">
        <w:rPr>
          <w:rStyle w:val="Refdenotaderodap"/>
        </w:rPr>
        <w:footnoteRef/>
      </w:r>
      <w:r w:rsidRPr="009B6CCF">
        <w:t xml:space="preserve"> A translação é uma transformação geométrica que consiste no deslocamento linear de um objeto no espaço, preservando sua orientação, forma e tamanho.</w:t>
      </w:r>
    </w:p>
  </w:footnote>
  <w:footnote w:id="19">
    <w:p w14:paraId="5F397C64" w14:textId="77777777" w:rsidR="00B5218E" w:rsidRDefault="00B5218E" w:rsidP="00EB7A04">
      <w:pPr>
        <w:pStyle w:val="Textodenotaderodap"/>
        <w:ind w:firstLine="0"/>
      </w:pPr>
    </w:p>
    <w:p w14:paraId="57DB542E" w14:textId="77777777" w:rsidR="00B5218E" w:rsidRDefault="00B5218E" w:rsidP="00207904">
      <w:pPr>
        <w:pStyle w:val="Textodenotaderodap"/>
        <w:ind w:firstLine="0"/>
      </w:pPr>
      <w:r w:rsidRPr="009B6CCF">
        <w:t xml:space="preserve"> No caso da aplicação </w:t>
      </w:r>
      <w:r w:rsidRPr="009B6CCF">
        <w:rPr>
          <w:i/>
          <w:iCs/>
        </w:rPr>
        <w:t>SuperCIATA</w:t>
      </w:r>
      <w:r w:rsidRPr="009B6CCF">
        <w:t xml:space="preserve">, o uso da biblioteca </w:t>
      </w:r>
      <w:r w:rsidRPr="009B6CCF">
        <w:rPr>
          <w:i/>
          <w:iCs/>
        </w:rPr>
        <w:t>Leaflet.ImageOverlay</w:t>
      </w:r>
      <w:r w:rsidRPr="009B6CCF">
        <w:t xml:space="preserve"> permite o controle dinâmico sobre as dimensões, a posição geográfica e a orientação angular dos objetos geométricos. </w:t>
      </w:r>
    </w:p>
  </w:footnote>
  <w:footnote w:id="20">
    <w:p w14:paraId="0E72EF93" w14:textId="21F923D6" w:rsidR="00B5218E" w:rsidRDefault="00B5218E" w:rsidP="00207904">
      <w:pPr>
        <w:pStyle w:val="Textodenotaderodap"/>
        <w:ind w:firstLine="0"/>
      </w:pPr>
      <w:r>
        <w:rPr>
          <w:rStyle w:val="Refdenotaderodap"/>
        </w:rPr>
        <w:footnoteRef/>
      </w:r>
      <w:r>
        <w:t xml:space="preserve"> A </w:t>
      </w:r>
      <w:r w:rsidRPr="00276FF3">
        <w:t>Lei nº 10.267/2001</w:t>
      </w:r>
      <w:r>
        <w:t xml:space="preserve"> não define explicitamente os padrões exigidos, mas </w:t>
      </w:r>
      <w:r w:rsidRPr="00EE635F">
        <w:t>o padrão centimétrico</w:t>
      </w:r>
      <w:r>
        <w:t xml:space="preserve"> foi consolidado nas normas publicadas posteriormente.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3389727"/>
      <w:docPartObj>
        <w:docPartGallery w:val="Page Numbers (Top of Page)"/>
        <w:docPartUnique/>
      </w:docPartObj>
    </w:sdtPr>
    <w:sdtEndPr>
      <w:rPr>
        <w:sz w:val="20"/>
        <w:szCs w:val="20"/>
      </w:rPr>
    </w:sdtEndPr>
    <w:sdtContent>
      <w:p w14:paraId="2956FDBD" w14:textId="77777777" w:rsidR="008B5D7F" w:rsidRPr="009B6CCF" w:rsidRDefault="008B5D7F" w:rsidP="00286FDA">
        <w:pPr>
          <w:pStyle w:val="Cabealho"/>
          <w:jc w:val="right"/>
          <w:rPr>
            <w:sz w:val="20"/>
            <w:szCs w:val="20"/>
          </w:rPr>
        </w:pPr>
        <w:r w:rsidRPr="009B6CCF">
          <w:rPr>
            <w:rFonts w:cs="Arial"/>
            <w:sz w:val="20"/>
            <w:szCs w:val="20"/>
          </w:rPr>
          <w:fldChar w:fldCharType="begin"/>
        </w:r>
        <w:r w:rsidRPr="009B6CCF">
          <w:rPr>
            <w:rFonts w:cs="Arial"/>
            <w:sz w:val="20"/>
            <w:szCs w:val="20"/>
          </w:rPr>
          <w:instrText>PAGE   \* MERGEFORMAT</w:instrText>
        </w:r>
        <w:r w:rsidRPr="009B6CCF">
          <w:rPr>
            <w:rFonts w:cs="Arial"/>
            <w:sz w:val="20"/>
            <w:szCs w:val="20"/>
          </w:rPr>
          <w:fldChar w:fldCharType="separate"/>
        </w:r>
        <w:r>
          <w:rPr>
            <w:rFonts w:cs="Arial"/>
            <w:noProof/>
            <w:sz w:val="20"/>
            <w:szCs w:val="20"/>
          </w:rPr>
          <w:t>102</w:t>
        </w:r>
        <w:r w:rsidRPr="009B6CCF">
          <w:rPr>
            <w:rFonts w:cs="Arial"/>
            <w:sz w:val="20"/>
            <w:szCs w:val="20"/>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FE14D" w14:textId="6369058A" w:rsidR="006812D3" w:rsidRPr="009B6CCF" w:rsidRDefault="006812D3" w:rsidP="00286FDA">
    <w:pPr>
      <w:pStyle w:val="Cabealho"/>
      <w:jc w:val="right"/>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4224"/>
    <w:multiLevelType w:val="hybridMultilevel"/>
    <w:tmpl w:val="2250D106"/>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 w15:restartNumberingAfterBreak="0">
    <w:nsid w:val="039C25E9"/>
    <w:multiLevelType w:val="hybridMultilevel"/>
    <w:tmpl w:val="32AE87D0"/>
    <w:lvl w:ilvl="0" w:tplc="04160017">
      <w:start w:val="1"/>
      <w:numFmt w:val="lowerLetter"/>
      <w:lvlText w:val="%1)"/>
      <w:lvlJc w:val="left"/>
      <w:pPr>
        <w:ind w:left="1571" w:hanging="72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2" w15:restartNumberingAfterBreak="0">
    <w:nsid w:val="08A60850"/>
    <w:multiLevelType w:val="hybridMultilevel"/>
    <w:tmpl w:val="F9C0D334"/>
    <w:lvl w:ilvl="0" w:tplc="1E0027E0">
      <w:start w:val="1"/>
      <w:numFmt w:val="lowerLetter"/>
      <w:lvlText w:val="%1)"/>
      <w:lvlJc w:val="left"/>
      <w:pPr>
        <w:ind w:left="1571" w:hanging="360"/>
      </w:pPr>
      <w:rPr>
        <w:b/>
        <w:bCs/>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 w15:restartNumberingAfterBreak="0">
    <w:nsid w:val="0A422B00"/>
    <w:multiLevelType w:val="hybridMultilevel"/>
    <w:tmpl w:val="9DF41908"/>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0E5C0A04"/>
    <w:multiLevelType w:val="hybridMultilevel"/>
    <w:tmpl w:val="D5047B8A"/>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5" w15:restartNumberingAfterBreak="0">
    <w:nsid w:val="0ECE3467"/>
    <w:multiLevelType w:val="hybridMultilevel"/>
    <w:tmpl w:val="6AAA6918"/>
    <w:lvl w:ilvl="0" w:tplc="5F0A633E">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6" w15:restartNumberingAfterBreak="0">
    <w:nsid w:val="123D70DF"/>
    <w:multiLevelType w:val="hybridMultilevel"/>
    <w:tmpl w:val="F4AE745E"/>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7" w15:restartNumberingAfterBreak="0">
    <w:nsid w:val="16016938"/>
    <w:multiLevelType w:val="hybridMultilevel"/>
    <w:tmpl w:val="5C9C4BCC"/>
    <w:lvl w:ilvl="0" w:tplc="04160001">
      <w:start w:val="1"/>
      <w:numFmt w:val="bullet"/>
      <w:lvlText w:val=""/>
      <w:lvlJc w:val="left"/>
      <w:pPr>
        <w:ind w:left="1571" w:hanging="360"/>
      </w:pPr>
      <w:rPr>
        <w:rFonts w:ascii="Symbol" w:hAnsi="Symbol" w:hint="default"/>
        <w:b/>
        <w:bCs/>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8" w15:restartNumberingAfterBreak="0">
    <w:nsid w:val="223637E5"/>
    <w:multiLevelType w:val="hybridMultilevel"/>
    <w:tmpl w:val="1D54A06A"/>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9" w15:restartNumberingAfterBreak="0">
    <w:nsid w:val="238D1285"/>
    <w:multiLevelType w:val="hybridMultilevel"/>
    <w:tmpl w:val="75748384"/>
    <w:lvl w:ilvl="0" w:tplc="F340A674">
      <w:start w:val="1"/>
      <w:numFmt w:val="lowerLetter"/>
      <w:pStyle w:val="SemEspaamento"/>
      <w:lvlText w:val="%1) "/>
      <w:lvlJc w:val="left"/>
      <w:pPr>
        <w:ind w:left="1747"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60019" w:tentative="1">
      <w:start w:val="1"/>
      <w:numFmt w:val="lowerLetter"/>
      <w:lvlText w:val="%2."/>
      <w:lvlJc w:val="left"/>
      <w:pPr>
        <w:ind w:left="2118" w:hanging="360"/>
      </w:pPr>
    </w:lvl>
    <w:lvl w:ilvl="2" w:tplc="0416001B" w:tentative="1">
      <w:start w:val="1"/>
      <w:numFmt w:val="lowerRoman"/>
      <w:lvlText w:val="%3."/>
      <w:lvlJc w:val="right"/>
      <w:pPr>
        <w:ind w:left="2838" w:hanging="180"/>
      </w:pPr>
    </w:lvl>
    <w:lvl w:ilvl="3" w:tplc="0416000F" w:tentative="1">
      <w:start w:val="1"/>
      <w:numFmt w:val="decimal"/>
      <w:lvlText w:val="%4."/>
      <w:lvlJc w:val="left"/>
      <w:pPr>
        <w:ind w:left="3558" w:hanging="360"/>
      </w:pPr>
    </w:lvl>
    <w:lvl w:ilvl="4" w:tplc="04160019" w:tentative="1">
      <w:start w:val="1"/>
      <w:numFmt w:val="lowerLetter"/>
      <w:lvlText w:val="%5."/>
      <w:lvlJc w:val="left"/>
      <w:pPr>
        <w:ind w:left="4278" w:hanging="360"/>
      </w:pPr>
    </w:lvl>
    <w:lvl w:ilvl="5" w:tplc="0416001B" w:tentative="1">
      <w:start w:val="1"/>
      <w:numFmt w:val="lowerRoman"/>
      <w:lvlText w:val="%6."/>
      <w:lvlJc w:val="right"/>
      <w:pPr>
        <w:ind w:left="4998" w:hanging="180"/>
      </w:pPr>
    </w:lvl>
    <w:lvl w:ilvl="6" w:tplc="0416000F" w:tentative="1">
      <w:start w:val="1"/>
      <w:numFmt w:val="decimal"/>
      <w:lvlText w:val="%7."/>
      <w:lvlJc w:val="left"/>
      <w:pPr>
        <w:ind w:left="5718" w:hanging="360"/>
      </w:pPr>
    </w:lvl>
    <w:lvl w:ilvl="7" w:tplc="04160019" w:tentative="1">
      <w:start w:val="1"/>
      <w:numFmt w:val="lowerLetter"/>
      <w:lvlText w:val="%8."/>
      <w:lvlJc w:val="left"/>
      <w:pPr>
        <w:ind w:left="6438" w:hanging="360"/>
      </w:pPr>
    </w:lvl>
    <w:lvl w:ilvl="8" w:tplc="0416001B" w:tentative="1">
      <w:start w:val="1"/>
      <w:numFmt w:val="lowerRoman"/>
      <w:lvlText w:val="%9."/>
      <w:lvlJc w:val="right"/>
      <w:pPr>
        <w:ind w:left="7158" w:hanging="180"/>
      </w:pPr>
    </w:lvl>
  </w:abstractNum>
  <w:abstractNum w:abstractNumId="10" w15:restartNumberingAfterBreak="0">
    <w:nsid w:val="2E66370D"/>
    <w:multiLevelType w:val="hybridMultilevel"/>
    <w:tmpl w:val="2528ECEA"/>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1" w15:restartNumberingAfterBreak="0">
    <w:nsid w:val="2F174EBF"/>
    <w:multiLevelType w:val="multilevel"/>
    <w:tmpl w:val="663C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0539A"/>
    <w:multiLevelType w:val="hybridMultilevel"/>
    <w:tmpl w:val="EECA608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3" w15:restartNumberingAfterBreak="0">
    <w:nsid w:val="34880327"/>
    <w:multiLevelType w:val="hybridMultilevel"/>
    <w:tmpl w:val="AAD09DFA"/>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4" w15:restartNumberingAfterBreak="0">
    <w:nsid w:val="351B18B4"/>
    <w:multiLevelType w:val="multilevel"/>
    <w:tmpl w:val="7D9C4C5E"/>
    <w:lvl w:ilvl="0">
      <w:start w:val="1"/>
      <w:numFmt w:val="lowerLetter"/>
      <w:lvlText w:val="%1)"/>
      <w:lvlJc w:val="left"/>
      <w:pPr>
        <w:tabs>
          <w:tab w:val="num" w:pos="502"/>
        </w:tabs>
        <w:ind w:left="502"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1E6690"/>
    <w:multiLevelType w:val="hybridMultilevel"/>
    <w:tmpl w:val="0A8863DC"/>
    <w:lvl w:ilvl="0" w:tplc="04160001">
      <w:start w:val="1"/>
      <w:numFmt w:val="bullet"/>
      <w:lvlText w:val=""/>
      <w:lvlJc w:val="left"/>
      <w:pPr>
        <w:ind w:left="1571" w:hanging="360"/>
      </w:pPr>
      <w:rPr>
        <w:rFonts w:ascii="Symbol" w:hAnsi="Symbol" w:hint="default"/>
        <w:b/>
        <w:bCs/>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6" w15:restartNumberingAfterBreak="0">
    <w:nsid w:val="381238BB"/>
    <w:multiLevelType w:val="hybridMultilevel"/>
    <w:tmpl w:val="3EB892C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7" w15:restartNumberingAfterBreak="0">
    <w:nsid w:val="40E1321E"/>
    <w:multiLevelType w:val="hybridMultilevel"/>
    <w:tmpl w:val="1BC836A6"/>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8" w15:restartNumberingAfterBreak="0">
    <w:nsid w:val="43834D4A"/>
    <w:multiLevelType w:val="hybridMultilevel"/>
    <w:tmpl w:val="8EBC5F8E"/>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9" w15:restartNumberingAfterBreak="0">
    <w:nsid w:val="53E71AB1"/>
    <w:multiLevelType w:val="hybridMultilevel"/>
    <w:tmpl w:val="39943984"/>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0" w15:restartNumberingAfterBreak="0">
    <w:nsid w:val="582B34A4"/>
    <w:multiLevelType w:val="hybridMultilevel"/>
    <w:tmpl w:val="4D7C26F8"/>
    <w:lvl w:ilvl="0" w:tplc="04160017">
      <w:start w:val="1"/>
      <w:numFmt w:val="lowerLetter"/>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21" w15:restartNumberingAfterBreak="0">
    <w:nsid w:val="5A1D4717"/>
    <w:multiLevelType w:val="hybridMultilevel"/>
    <w:tmpl w:val="1FBCCC32"/>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2" w15:restartNumberingAfterBreak="0">
    <w:nsid w:val="60415CBF"/>
    <w:multiLevelType w:val="hybridMultilevel"/>
    <w:tmpl w:val="95CAF8D4"/>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3" w15:restartNumberingAfterBreak="0">
    <w:nsid w:val="61623E87"/>
    <w:multiLevelType w:val="hybridMultilevel"/>
    <w:tmpl w:val="BCF21C76"/>
    <w:lvl w:ilvl="0" w:tplc="601EE704">
      <w:start w:val="1"/>
      <w:numFmt w:val="bullet"/>
      <w:pStyle w:val="Tpico"/>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4" w15:restartNumberingAfterBreak="0">
    <w:nsid w:val="62D12DAE"/>
    <w:multiLevelType w:val="hybridMultilevel"/>
    <w:tmpl w:val="50E8670C"/>
    <w:lvl w:ilvl="0" w:tplc="5F0A633E">
      <w:start w:val="1"/>
      <w:numFmt w:val="lowerLetter"/>
      <w:lvlText w:val="%1)"/>
      <w:lvlJc w:val="left"/>
      <w:pPr>
        <w:ind w:left="1571" w:hanging="360"/>
      </w:pPr>
      <w:rPr>
        <w:rFonts w:hint="default"/>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5" w15:restartNumberingAfterBreak="0">
    <w:nsid w:val="643817B3"/>
    <w:multiLevelType w:val="hybridMultilevel"/>
    <w:tmpl w:val="D910EE9E"/>
    <w:lvl w:ilvl="0" w:tplc="04160017">
      <w:start w:val="1"/>
      <w:numFmt w:val="lowerLetter"/>
      <w:lvlText w:val="%1)"/>
      <w:lvlJc w:val="left"/>
      <w:pPr>
        <w:ind w:left="2291" w:hanging="360"/>
      </w:pPr>
    </w:lvl>
    <w:lvl w:ilvl="1" w:tplc="04160019" w:tentative="1">
      <w:start w:val="1"/>
      <w:numFmt w:val="lowerLetter"/>
      <w:lvlText w:val="%2."/>
      <w:lvlJc w:val="left"/>
      <w:pPr>
        <w:ind w:left="3011" w:hanging="360"/>
      </w:pPr>
    </w:lvl>
    <w:lvl w:ilvl="2" w:tplc="0416001B" w:tentative="1">
      <w:start w:val="1"/>
      <w:numFmt w:val="lowerRoman"/>
      <w:lvlText w:val="%3."/>
      <w:lvlJc w:val="right"/>
      <w:pPr>
        <w:ind w:left="3731" w:hanging="180"/>
      </w:pPr>
    </w:lvl>
    <w:lvl w:ilvl="3" w:tplc="0416000F" w:tentative="1">
      <w:start w:val="1"/>
      <w:numFmt w:val="decimal"/>
      <w:lvlText w:val="%4."/>
      <w:lvlJc w:val="left"/>
      <w:pPr>
        <w:ind w:left="4451" w:hanging="360"/>
      </w:pPr>
    </w:lvl>
    <w:lvl w:ilvl="4" w:tplc="04160019" w:tentative="1">
      <w:start w:val="1"/>
      <w:numFmt w:val="lowerLetter"/>
      <w:lvlText w:val="%5."/>
      <w:lvlJc w:val="left"/>
      <w:pPr>
        <w:ind w:left="5171" w:hanging="360"/>
      </w:pPr>
    </w:lvl>
    <w:lvl w:ilvl="5" w:tplc="0416001B" w:tentative="1">
      <w:start w:val="1"/>
      <w:numFmt w:val="lowerRoman"/>
      <w:lvlText w:val="%6."/>
      <w:lvlJc w:val="right"/>
      <w:pPr>
        <w:ind w:left="5891" w:hanging="180"/>
      </w:pPr>
    </w:lvl>
    <w:lvl w:ilvl="6" w:tplc="0416000F" w:tentative="1">
      <w:start w:val="1"/>
      <w:numFmt w:val="decimal"/>
      <w:lvlText w:val="%7."/>
      <w:lvlJc w:val="left"/>
      <w:pPr>
        <w:ind w:left="6611" w:hanging="360"/>
      </w:pPr>
    </w:lvl>
    <w:lvl w:ilvl="7" w:tplc="04160019" w:tentative="1">
      <w:start w:val="1"/>
      <w:numFmt w:val="lowerLetter"/>
      <w:lvlText w:val="%8."/>
      <w:lvlJc w:val="left"/>
      <w:pPr>
        <w:ind w:left="7331" w:hanging="360"/>
      </w:pPr>
    </w:lvl>
    <w:lvl w:ilvl="8" w:tplc="0416001B" w:tentative="1">
      <w:start w:val="1"/>
      <w:numFmt w:val="lowerRoman"/>
      <w:lvlText w:val="%9."/>
      <w:lvlJc w:val="right"/>
      <w:pPr>
        <w:ind w:left="8051" w:hanging="180"/>
      </w:pPr>
    </w:lvl>
  </w:abstractNum>
  <w:abstractNum w:abstractNumId="26" w15:restartNumberingAfterBreak="0">
    <w:nsid w:val="66982375"/>
    <w:multiLevelType w:val="hybridMultilevel"/>
    <w:tmpl w:val="63F06270"/>
    <w:lvl w:ilvl="0" w:tplc="FFFFFFFF">
      <w:start w:val="1"/>
      <w:numFmt w:val="lowerLetter"/>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27" w15:restartNumberingAfterBreak="0">
    <w:nsid w:val="6C361FB3"/>
    <w:multiLevelType w:val="hybridMultilevel"/>
    <w:tmpl w:val="802207A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8" w15:restartNumberingAfterBreak="0">
    <w:nsid w:val="6C720DB7"/>
    <w:multiLevelType w:val="hybridMultilevel"/>
    <w:tmpl w:val="0ACC9718"/>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9" w15:restartNumberingAfterBreak="0">
    <w:nsid w:val="6E7E267C"/>
    <w:multiLevelType w:val="multilevel"/>
    <w:tmpl w:val="93548E60"/>
    <w:lvl w:ilvl="0">
      <w:start w:val="1"/>
      <w:numFmt w:val="decimal"/>
      <w:pStyle w:val="Subttulo1"/>
      <w:lvlText w:val="%1."/>
      <w:lvlJc w:val="left"/>
      <w:pPr>
        <w:tabs>
          <w:tab w:val="num" w:pos="360"/>
        </w:tabs>
        <w:ind w:left="360" w:hanging="360"/>
      </w:pPr>
      <w:rPr>
        <w:rFonts w:hint="default"/>
      </w:rPr>
    </w:lvl>
    <w:lvl w:ilvl="1">
      <w:start w:val="1"/>
      <w:numFmt w:val="decimal"/>
      <w:pStyle w:val="Subtitle2"/>
      <w:isLgl/>
      <w:lvlText w:val="%1.%2"/>
      <w:lvlJc w:val="left"/>
      <w:pPr>
        <w:tabs>
          <w:tab w:val="num" w:pos="420"/>
        </w:tabs>
        <w:ind w:left="420" w:hanging="420"/>
      </w:pPr>
      <w:rPr>
        <w:rFonts w:hint="default"/>
      </w:rPr>
    </w:lvl>
    <w:lvl w:ilvl="2">
      <w:start w:val="1"/>
      <w:numFmt w:val="decimal"/>
      <w:pStyle w:val="Subtitle3"/>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0" w15:restartNumberingAfterBreak="0">
    <w:nsid w:val="707D35FB"/>
    <w:multiLevelType w:val="hybridMultilevel"/>
    <w:tmpl w:val="2250D106"/>
    <w:lvl w:ilvl="0" w:tplc="FFFFFFFF">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31" w15:restartNumberingAfterBreak="0">
    <w:nsid w:val="719122C2"/>
    <w:multiLevelType w:val="hybridMultilevel"/>
    <w:tmpl w:val="5CF23082"/>
    <w:lvl w:ilvl="0" w:tplc="04160017">
      <w:start w:val="1"/>
      <w:numFmt w:val="lowerLetter"/>
      <w:lvlText w:val="%1)"/>
      <w:lvlJc w:val="left"/>
      <w:pPr>
        <w:ind w:left="2291" w:hanging="360"/>
      </w:pPr>
    </w:lvl>
    <w:lvl w:ilvl="1" w:tplc="04160019" w:tentative="1">
      <w:start w:val="1"/>
      <w:numFmt w:val="lowerLetter"/>
      <w:lvlText w:val="%2."/>
      <w:lvlJc w:val="left"/>
      <w:pPr>
        <w:ind w:left="3011" w:hanging="360"/>
      </w:pPr>
    </w:lvl>
    <w:lvl w:ilvl="2" w:tplc="0416001B" w:tentative="1">
      <w:start w:val="1"/>
      <w:numFmt w:val="lowerRoman"/>
      <w:lvlText w:val="%3."/>
      <w:lvlJc w:val="right"/>
      <w:pPr>
        <w:ind w:left="3731" w:hanging="180"/>
      </w:pPr>
    </w:lvl>
    <w:lvl w:ilvl="3" w:tplc="0416000F" w:tentative="1">
      <w:start w:val="1"/>
      <w:numFmt w:val="decimal"/>
      <w:lvlText w:val="%4."/>
      <w:lvlJc w:val="left"/>
      <w:pPr>
        <w:ind w:left="4451" w:hanging="360"/>
      </w:pPr>
    </w:lvl>
    <w:lvl w:ilvl="4" w:tplc="04160019" w:tentative="1">
      <w:start w:val="1"/>
      <w:numFmt w:val="lowerLetter"/>
      <w:lvlText w:val="%5."/>
      <w:lvlJc w:val="left"/>
      <w:pPr>
        <w:ind w:left="5171" w:hanging="360"/>
      </w:pPr>
    </w:lvl>
    <w:lvl w:ilvl="5" w:tplc="0416001B" w:tentative="1">
      <w:start w:val="1"/>
      <w:numFmt w:val="lowerRoman"/>
      <w:lvlText w:val="%6."/>
      <w:lvlJc w:val="right"/>
      <w:pPr>
        <w:ind w:left="5891" w:hanging="180"/>
      </w:pPr>
    </w:lvl>
    <w:lvl w:ilvl="6" w:tplc="0416000F" w:tentative="1">
      <w:start w:val="1"/>
      <w:numFmt w:val="decimal"/>
      <w:lvlText w:val="%7."/>
      <w:lvlJc w:val="left"/>
      <w:pPr>
        <w:ind w:left="6611" w:hanging="360"/>
      </w:pPr>
    </w:lvl>
    <w:lvl w:ilvl="7" w:tplc="04160019" w:tentative="1">
      <w:start w:val="1"/>
      <w:numFmt w:val="lowerLetter"/>
      <w:lvlText w:val="%8."/>
      <w:lvlJc w:val="left"/>
      <w:pPr>
        <w:ind w:left="7331" w:hanging="360"/>
      </w:pPr>
    </w:lvl>
    <w:lvl w:ilvl="8" w:tplc="0416001B" w:tentative="1">
      <w:start w:val="1"/>
      <w:numFmt w:val="lowerRoman"/>
      <w:lvlText w:val="%9."/>
      <w:lvlJc w:val="right"/>
      <w:pPr>
        <w:ind w:left="8051" w:hanging="180"/>
      </w:pPr>
    </w:lvl>
  </w:abstractNum>
  <w:abstractNum w:abstractNumId="32" w15:restartNumberingAfterBreak="0">
    <w:nsid w:val="73D0450B"/>
    <w:multiLevelType w:val="hybridMultilevel"/>
    <w:tmpl w:val="63F06270"/>
    <w:lvl w:ilvl="0" w:tplc="04160017">
      <w:start w:val="1"/>
      <w:numFmt w:val="lowerLetter"/>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3" w15:restartNumberingAfterBreak="0">
    <w:nsid w:val="74B8083B"/>
    <w:multiLevelType w:val="multilevel"/>
    <w:tmpl w:val="1F88E8A8"/>
    <w:lvl w:ilvl="0">
      <w:start w:val="1"/>
      <w:numFmt w:val="decimal"/>
      <w:pStyle w:val="Ttulo1"/>
      <w:lvlText w:val="%1"/>
      <w:lvlJc w:val="left"/>
      <w:pPr>
        <w:ind w:left="170" w:hanging="170"/>
      </w:pPr>
      <w:rPr>
        <w:rFonts w:ascii="Arial" w:hAnsi="Arial"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170" w:hanging="17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70" w:hanging="170"/>
      </w:pPr>
      <w:rPr>
        <w:rFonts w:hint="default"/>
      </w:rPr>
    </w:lvl>
    <w:lvl w:ilvl="3">
      <w:start w:val="1"/>
      <w:numFmt w:val="decimal"/>
      <w:pStyle w:val="Ttulo4"/>
      <w:lvlText w:val="%1.%2.%3.%4"/>
      <w:lvlJc w:val="left"/>
      <w:pPr>
        <w:ind w:left="170" w:hanging="170"/>
      </w:pPr>
      <w:rPr>
        <w:rFonts w:hint="default"/>
      </w:rPr>
    </w:lvl>
    <w:lvl w:ilvl="4">
      <w:start w:val="1"/>
      <w:numFmt w:val="decimal"/>
      <w:pStyle w:val="Ttulo5"/>
      <w:lvlText w:val="%1.%2.%3.%4.%5"/>
      <w:lvlJc w:val="left"/>
      <w:pPr>
        <w:ind w:left="170" w:hanging="170"/>
      </w:pPr>
      <w:rPr>
        <w:rFonts w:hint="default"/>
      </w:rPr>
    </w:lvl>
    <w:lvl w:ilvl="5">
      <w:start w:val="1"/>
      <w:numFmt w:val="decimal"/>
      <w:pStyle w:val="Ttulo6"/>
      <w:lvlText w:val="%1.%2.%3.%4.%5.%6"/>
      <w:lvlJc w:val="left"/>
      <w:pPr>
        <w:ind w:left="170" w:hanging="170"/>
      </w:pPr>
      <w:rPr>
        <w:rFonts w:hint="default"/>
      </w:rPr>
    </w:lvl>
    <w:lvl w:ilvl="6">
      <w:start w:val="1"/>
      <w:numFmt w:val="decimal"/>
      <w:pStyle w:val="Ttulo7"/>
      <w:lvlText w:val="%1.%2.%3.%4.%5.%6.%7"/>
      <w:lvlJc w:val="left"/>
      <w:pPr>
        <w:ind w:left="170" w:hanging="170"/>
      </w:pPr>
      <w:rPr>
        <w:rFonts w:hint="default"/>
      </w:rPr>
    </w:lvl>
    <w:lvl w:ilvl="7">
      <w:start w:val="1"/>
      <w:numFmt w:val="decimal"/>
      <w:pStyle w:val="Ttulo8"/>
      <w:lvlText w:val="%1.%2.%3.%4.%5.%6.%7.%8"/>
      <w:lvlJc w:val="left"/>
      <w:pPr>
        <w:ind w:left="170" w:hanging="170"/>
      </w:pPr>
      <w:rPr>
        <w:rFonts w:hint="default"/>
      </w:rPr>
    </w:lvl>
    <w:lvl w:ilvl="8">
      <w:start w:val="1"/>
      <w:numFmt w:val="decimal"/>
      <w:pStyle w:val="Ttulo9"/>
      <w:lvlText w:val="%1.%2.%3.%4.%5.%6.%7.%8.%9"/>
      <w:lvlJc w:val="left"/>
      <w:pPr>
        <w:ind w:left="170" w:hanging="170"/>
      </w:pPr>
      <w:rPr>
        <w:rFonts w:hint="default"/>
      </w:rPr>
    </w:lvl>
  </w:abstractNum>
  <w:abstractNum w:abstractNumId="34" w15:restartNumberingAfterBreak="0">
    <w:nsid w:val="75324AAB"/>
    <w:multiLevelType w:val="multilevel"/>
    <w:tmpl w:val="3D66DCDA"/>
    <w:styleLink w:val="Estilo1"/>
    <w:lvl w:ilvl="0">
      <w:start w:val="1"/>
      <w:numFmt w:val="decimal"/>
      <w:lvlText w:val="%1"/>
      <w:lvlJc w:val="left"/>
      <w:pPr>
        <w:ind w:left="170" w:hanging="170"/>
      </w:pPr>
      <w:rPr>
        <w:rFonts w:ascii="Arial" w:hAnsi="Arial" w:hint="default"/>
        <w:b w:val="0"/>
        <w:i w:val="0"/>
        <w:caps/>
        <w:smallCaps w:val="0"/>
        <w:strike w:val="0"/>
        <w:dstrike w:val="0"/>
        <w:vanish w:val="0"/>
        <w:color w:val="auto"/>
        <w:sz w:val="24"/>
        <w:u w:val="none"/>
        <w:vertAlign w:val="baseline"/>
      </w:rPr>
    </w:lvl>
    <w:lvl w:ilvl="1">
      <w:start w:val="1"/>
      <w:numFmt w:val="lowerLetter"/>
      <w:lvlText w:val="%2)"/>
      <w:lvlJc w:val="left"/>
      <w:pPr>
        <w:ind w:left="340" w:hanging="170"/>
      </w:pPr>
      <w:rPr>
        <w:rFonts w:hint="default"/>
      </w:rPr>
    </w:lvl>
    <w:lvl w:ilvl="2">
      <w:start w:val="1"/>
      <w:numFmt w:val="lowerRoman"/>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35" w15:restartNumberingAfterBreak="0">
    <w:nsid w:val="76085A16"/>
    <w:multiLevelType w:val="hybridMultilevel"/>
    <w:tmpl w:val="687A6BAC"/>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6" w15:restartNumberingAfterBreak="0">
    <w:nsid w:val="77387970"/>
    <w:multiLevelType w:val="hybridMultilevel"/>
    <w:tmpl w:val="0540DFF0"/>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7" w15:restartNumberingAfterBreak="0">
    <w:nsid w:val="78A524ED"/>
    <w:multiLevelType w:val="hybridMultilevel"/>
    <w:tmpl w:val="76425D0C"/>
    <w:lvl w:ilvl="0" w:tplc="04160017">
      <w:start w:val="1"/>
      <w:numFmt w:val="lowerLetter"/>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8" w15:restartNumberingAfterBreak="0">
    <w:nsid w:val="7B262D53"/>
    <w:multiLevelType w:val="hybridMultilevel"/>
    <w:tmpl w:val="73B208BA"/>
    <w:lvl w:ilvl="0" w:tplc="04160001">
      <w:start w:val="1"/>
      <w:numFmt w:val="bullet"/>
      <w:lvlText w:val=""/>
      <w:lvlJc w:val="left"/>
      <w:pPr>
        <w:ind w:left="1571" w:hanging="360"/>
      </w:pPr>
      <w:rPr>
        <w:rFonts w:ascii="Symbol" w:hAnsi="Symbol" w:hint="default"/>
        <w:b/>
        <w:bCs/>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39" w15:restartNumberingAfterBreak="0">
    <w:nsid w:val="7F930AC6"/>
    <w:multiLevelType w:val="multilevel"/>
    <w:tmpl w:val="1534F124"/>
    <w:styleLink w:val="Estilo2"/>
    <w:lvl w:ilvl="0">
      <w:start w:val="2"/>
      <w:numFmt w:val="none"/>
      <w:lvlText w:val="2"/>
      <w:lvlJc w:val="left"/>
      <w:pPr>
        <w:ind w:left="170" w:hanging="170"/>
      </w:pPr>
      <w:rPr>
        <w:rFonts w:ascii="Arial" w:hAnsi="Arial" w:hint="default"/>
        <w:b w:val="0"/>
        <w:i w:val="0"/>
        <w:caps/>
        <w:strike w:val="0"/>
        <w:dstrike w:val="0"/>
        <w:vanish w:val="0"/>
        <w:sz w:val="24"/>
        <w:vertAlign w:val="baseline"/>
      </w:rPr>
    </w:lvl>
    <w:lvl w:ilvl="1">
      <w:start w:val="1"/>
      <w:numFmt w:val="decimal"/>
      <w:lvlText w:val="%2"/>
      <w:lvlJc w:val="left"/>
      <w:pPr>
        <w:ind w:left="170" w:hanging="170"/>
      </w:pPr>
      <w:rPr>
        <w:rFonts w:ascii="Arial" w:hAnsi="Arial" w:hint="default"/>
        <w:b w:val="0"/>
        <w:i w:val="0"/>
        <w:caps/>
        <w:sz w:val="24"/>
      </w:rPr>
    </w:lvl>
    <w:lvl w:ilvl="2">
      <w:start w:val="1"/>
      <w:numFmt w:val="lowerRoman"/>
      <w:lvlText w:val="%3)"/>
      <w:lvlJc w:val="left"/>
      <w:pPr>
        <w:ind w:left="170" w:hanging="170"/>
      </w:pPr>
      <w:rPr>
        <w:rFonts w:hint="default"/>
      </w:rPr>
    </w:lvl>
    <w:lvl w:ilvl="3">
      <w:start w:val="1"/>
      <w:numFmt w:val="decimal"/>
      <w:lvlText w:val="(%4)"/>
      <w:lvlJc w:val="left"/>
      <w:pPr>
        <w:ind w:left="170" w:hanging="170"/>
      </w:pPr>
      <w:rPr>
        <w:rFonts w:hint="default"/>
      </w:rPr>
    </w:lvl>
    <w:lvl w:ilvl="4">
      <w:start w:val="1"/>
      <w:numFmt w:val="lowerLetter"/>
      <w:lvlText w:val="(%5)"/>
      <w:lvlJc w:val="left"/>
      <w:pPr>
        <w:ind w:left="170" w:hanging="170"/>
      </w:pPr>
      <w:rPr>
        <w:rFonts w:hint="default"/>
      </w:rPr>
    </w:lvl>
    <w:lvl w:ilvl="5">
      <w:start w:val="1"/>
      <w:numFmt w:val="lowerRoman"/>
      <w:lvlText w:val="(%6)"/>
      <w:lvlJc w:val="left"/>
      <w:pPr>
        <w:ind w:left="170" w:hanging="170"/>
      </w:pPr>
      <w:rPr>
        <w:rFonts w:hint="default"/>
      </w:rPr>
    </w:lvl>
    <w:lvl w:ilvl="6">
      <w:start w:val="1"/>
      <w:numFmt w:val="decimal"/>
      <w:lvlText w:val="%7."/>
      <w:lvlJc w:val="left"/>
      <w:pPr>
        <w:ind w:left="170" w:hanging="170"/>
      </w:pPr>
      <w:rPr>
        <w:rFonts w:hint="default"/>
      </w:rPr>
    </w:lvl>
    <w:lvl w:ilvl="7">
      <w:start w:val="1"/>
      <w:numFmt w:val="lowerLetter"/>
      <w:lvlText w:val="%8."/>
      <w:lvlJc w:val="left"/>
      <w:pPr>
        <w:ind w:left="170" w:hanging="170"/>
      </w:pPr>
      <w:rPr>
        <w:rFonts w:hint="default"/>
      </w:rPr>
    </w:lvl>
    <w:lvl w:ilvl="8">
      <w:start w:val="1"/>
      <w:numFmt w:val="lowerRoman"/>
      <w:lvlText w:val="%9."/>
      <w:lvlJc w:val="left"/>
      <w:pPr>
        <w:ind w:left="170" w:hanging="170"/>
      </w:pPr>
      <w:rPr>
        <w:rFonts w:hint="default"/>
      </w:rPr>
    </w:lvl>
  </w:abstractNum>
  <w:num w:numId="1" w16cid:durableId="1081103590">
    <w:abstractNumId w:val="9"/>
  </w:num>
  <w:num w:numId="2" w16cid:durableId="1222444056">
    <w:abstractNumId w:val="34"/>
  </w:num>
  <w:num w:numId="3" w16cid:durableId="221214150">
    <w:abstractNumId w:val="39"/>
  </w:num>
  <w:num w:numId="4" w16cid:durableId="58476795">
    <w:abstractNumId w:val="33"/>
  </w:num>
  <w:num w:numId="5" w16cid:durableId="1611162994">
    <w:abstractNumId w:val="5"/>
  </w:num>
  <w:num w:numId="6" w16cid:durableId="961038752">
    <w:abstractNumId w:val="29"/>
  </w:num>
  <w:num w:numId="7" w16cid:durableId="713700744">
    <w:abstractNumId w:val="16"/>
  </w:num>
  <w:num w:numId="8" w16cid:durableId="1959725094">
    <w:abstractNumId w:val="36"/>
  </w:num>
  <w:num w:numId="9" w16cid:durableId="758141045">
    <w:abstractNumId w:val="0"/>
  </w:num>
  <w:num w:numId="10" w16cid:durableId="1544125935">
    <w:abstractNumId w:val="30"/>
  </w:num>
  <w:num w:numId="11" w16cid:durableId="728697327">
    <w:abstractNumId w:val="4"/>
  </w:num>
  <w:num w:numId="12" w16cid:durableId="2122602120">
    <w:abstractNumId w:val="13"/>
  </w:num>
  <w:num w:numId="13" w16cid:durableId="2140687206">
    <w:abstractNumId w:val="18"/>
  </w:num>
  <w:num w:numId="14" w16cid:durableId="111679861">
    <w:abstractNumId w:val="17"/>
  </w:num>
  <w:num w:numId="15" w16cid:durableId="844445362">
    <w:abstractNumId w:val="3"/>
  </w:num>
  <w:num w:numId="16" w16cid:durableId="763183429">
    <w:abstractNumId w:val="10"/>
  </w:num>
  <w:num w:numId="17" w16cid:durableId="2088378051">
    <w:abstractNumId w:val="27"/>
  </w:num>
  <w:num w:numId="18" w16cid:durableId="190270471">
    <w:abstractNumId w:val="1"/>
  </w:num>
  <w:num w:numId="19" w16cid:durableId="178082529">
    <w:abstractNumId w:val="31"/>
  </w:num>
  <w:num w:numId="20" w16cid:durableId="246620072">
    <w:abstractNumId w:val="25"/>
  </w:num>
  <w:num w:numId="21" w16cid:durableId="935943864">
    <w:abstractNumId w:val="12"/>
  </w:num>
  <w:num w:numId="22" w16cid:durableId="564224652">
    <w:abstractNumId w:val="19"/>
  </w:num>
  <w:num w:numId="23" w16cid:durableId="1960644330">
    <w:abstractNumId w:val="8"/>
  </w:num>
  <w:num w:numId="24" w16cid:durableId="540410390">
    <w:abstractNumId w:val="20"/>
  </w:num>
  <w:num w:numId="25" w16cid:durableId="1803305841">
    <w:abstractNumId w:val="6"/>
  </w:num>
  <w:num w:numId="26" w16cid:durableId="1607687414">
    <w:abstractNumId w:val="2"/>
  </w:num>
  <w:num w:numId="27" w16cid:durableId="1764184989">
    <w:abstractNumId w:val="24"/>
  </w:num>
  <w:num w:numId="28" w16cid:durableId="1593200094">
    <w:abstractNumId w:val="2"/>
    <w:lvlOverride w:ilvl="0">
      <w:startOverride w:val="1"/>
    </w:lvlOverride>
  </w:num>
  <w:num w:numId="29" w16cid:durableId="742486322">
    <w:abstractNumId w:val="11"/>
  </w:num>
  <w:num w:numId="30" w16cid:durableId="1910842932">
    <w:abstractNumId w:val="14"/>
  </w:num>
  <w:num w:numId="31" w16cid:durableId="1230263674">
    <w:abstractNumId w:val="35"/>
  </w:num>
  <w:num w:numId="32" w16cid:durableId="964579031">
    <w:abstractNumId w:val="22"/>
  </w:num>
  <w:num w:numId="33" w16cid:durableId="1330209864">
    <w:abstractNumId w:val="21"/>
  </w:num>
  <w:num w:numId="34" w16cid:durableId="676809381">
    <w:abstractNumId w:val="28"/>
  </w:num>
  <w:num w:numId="35" w16cid:durableId="1951936809">
    <w:abstractNumId w:val="2"/>
  </w:num>
  <w:num w:numId="36" w16cid:durableId="372190756">
    <w:abstractNumId w:val="2"/>
  </w:num>
  <w:num w:numId="37" w16cid:durableId="1562405721">
    <w:abstractNumId w:val="2"/>
  </w:num>
  <w:num w:numId="38" w16cid:durableId="1885168913">
    <w:abstractNumId w:val="2"/>
  </w:num>
  <w:num w:numId="39" w16cid:durableId="1900164638">
    <w:abstractNumId w:val="2"/>
    <w:lvlOverride w:ilvl="0">
      <w:startOverride w:val="1"/>
    </w:lvlOverride>
  </w:num>
  <w:num w:numId="40" w16cid:durableId="389622830">
    <w:abstractNumId w:val="2"/>
    <w:lvlOverride w:ilvl="0">
      <w:startOverride w:val="1"/>
    </w:lvlOverride>
  </w:num>
  <w:num w:numId="41" w16cid:durableId="1247224015">
    <w:abstractNumId w:val="2"/>
    <w:lvlOverride w:ilvl="0">
      <w:startOverride w:val="1"/>
    </w:lvlOverride>
  </w:num>
  <w:num w:numId="42" w16cid:durableId="1784305633">
    <w:abstractNumId w:val="2"/>
    <w:lvlOverride w:ilvl="0">
      <w:startOverride w:val="1"/>
    </w:lvlOverride>
  </w:num>
  <w:num w:numId="43" w16cid:durableId="88084056">
    <w:abstractNumId w:val="2"/>
    <w:lvlOverride w:ilvl="0">
      <w:startOverride w:val="1"/>
    </w:lvlOverride>
  </w:num>
  <w:num w:numId="44" w16cid:durableId="1577322636">
    <w:abstractNumId w:val="2"/>
    <w:lvlOverride w:ilvl="0">
      <w:startOverride w:val="1"/>
    </w:lvlOverride>
  </w:num>
  <w:num w:numId="45" w16cid:durableId="908996960">
    <w:abstractNumId w:val="2"/>
    <w:lvlOverride w:ilvl="0">
      <w:startOverride w:val="1"/>
    </w:lvlOverride>
  </w:num>
  <w:num w:numId="46" w16cid:durableId="635764740">
    <w:abstractNumId w:val="2"/>
    <w:lvlOverride w:ilvl="0">
      <w:startOverride w:val="1"/>
    </w:lvlOverride>
  </w:num>
  <w:num w:numId="47" w16cid:durableId="1518615102">
    <w:abstractNumId w:val="2"/>
    <w:lvlOverride w:ilvl="0">
      <w:startOverride w:val="1"/>
    </w:lvlOverride>
  </w:num>
  <w:num w:numId="48" w16cid:durableId="323701702">
    <w:abstractNumId w:val="2"/>
    <w:lvlOverride w:ilvl="0">
      <w:startOverride w:val="1"/>
    </w:lvlOverride>
  </w:num>
  <w:num w:numId="49" w16cid:durableId="798768330">
    <w:abstractNumId w:val="2"/>
    <w:lvlOverride w:ilvl="0">
      <w:startOverride w:val="1"/>
    </w:lvlOverride>
  </w:num>
  <w:num w:numId="50" w16cid:durableId="530385305">
    <w:abstractNumId w:val="2"/>
    <w:lvlOverride w:ilvl="0">
      <w:startOverride w:val="1"/>
    </w:lvlOverride>
  </w:num>
  <w:num w:numId="51" w16cid:durableId="1982884075">
    <w:abstractNumId w:val="2"/>
    <w:lvlOverride w:ilvl="0">
      <w:startOverride w:val="1"/>
    </w:lvlOverride>
  </w:num>
  <w:num w:numId="52" w16cid:durableId="1621567910">
    <w:abstractNumId w:val="2"/>
    <w:lvlOverride w:ilvl="0">
      <w:startOverride w:val="1"/>
    </w:lvlOverride>
  </w:num>
  <w:num w:numId="53" w16cid:durableId="1843813080">
    <w:abstractNumId w:val="2"/>
    <w:lvlOverride w:ilvl="0">
      <w:startOverride w:val="1"/>
    </w:lvlOverride>
  </w:num>
  <w:num w:numId="54" w16cid:durableId="981351055">
    <w:abstractNumId w:val="2"/>
    <w:lvlOverride w:ilvl="0">
      <w:startOverride w:val="1"/>
    </w:lvlOverride>
  </w:num>
  <w:num w:numId="55" w16cid:durableId="2106000866">
    <w:abstractNumId w:val="2"/>
    <w:lvlOverride w:ilvl="0">
      <w:startOverride w:val="1"/>
    </w:lvlOverride>
  </w:num>
  <w:num w:numId="56" w16cid:durableId="535898377">
    <w:abstractNumId w:val="2"/>
    <w:lvlOverride w:ilvl="0">
      <w:startOverride w:val="1"/>
    </w:lvlOverride>
  </w:num>
  <w:num w:numId="57" w16cid:durableId="1356610635">
    <w:abstractNumId w:val="2"/>
    <w:lvlOverride w:ilvl="0">
      <w:startOverride w:val="1"/>
    </w:lvlOverride>
  </w:num>
  <w:num w:numId="58" w16cid:durableId="343745102">
    <w:abstractNumId w:val="2"/>
    <w:lvlOverride w:ilvl="0">
      <w:startOverride w:val="1"/>
    </w:lvlOverride>
  </w:num>
  <w:num w:numId="59" w16cid:durableId="1125079584">
    <w:abstractNumId w:val="2"/>
    <w:lvlOverride w:ilvl="0">
      <w:startOverride w:val="1"/>
    </w:lvlOverride>
  </w:num>
  <w:num w:numId="60" w16cid:durableId="1148287004">
    <w:abstractNumId w:val="2"/>
    <w:lvlOverride w:ilvl="0">
      <w:startOverride w:val="1"/>
    </w:lvlOverride>
  </w:num>
  <w:num w:numId="61" w16cid:durableId="2040272347">
    <w:abstractNumId w:val="2"/>
    <w:lvlOverride w:ilvl="0">
      <w:startOverride w:val="1"/>
    </w:lvlOverride>
  </w:num>
  <w:num w:numId="62" w16cid:durableId="1364593775">
    <w:abstractNumId w:val="7"/>
  </w:num>
  <w:num w:numId="63" w16cid:durableId="284822486">
    <w:abstractNumId w:val="38"/>
  </w:num>
  <w:num w:numId="64" w16cid:durableId="1671564355">
    <w:abstractNumId w:val="15"/>
  </w:num>
  <w:num w:numId="65" w16cid:durableId="1240287565">
    <w:abstractNumId w:val="23"/>
  </w:num>
  <w:num w:numId="66" w16cid:durableId="2098667212">
    <w:abstractNumId w:val="32"/>
  </w:num>
  <w:num w:numId="67" w16cid:durableId="1678727695">
    <w:abstractNumId w:val="37"/>
  </w:num>
  <w:num w:numId="68" w16cid:durableId="421802521">
    <w:abstractNumId w:val="23"/>
  </w:num>
  <w:num w:numId="69" w16cid:durableId="2128498569">
    <w:abstractNumId w:val="23"/>
  </w:num>
  <w:num w:numId="70" w16cid:durableId="2050840937">
    <w:abstractNumId w:val="23"/>
  </w:num>
  <w:num w:numId="71" w16cid:durableId="624046054">
    <w:abstractNumId w:val="23"/>
  </w:num>
  <w:num w:numId="72" w16cid:durableId="1990984657">
    <w:abstractNumId w:val="26"/>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nez Gomes Tavares">
    <w15:presenceInfo w15:providerId="AD" w15:userId="S::ednez.tavares@rfb.gov.br::a20e770a-8be1-4736-8537-d4a29d9ad7cc"/>
  </w15:person>
  <w15:person w15:author="Carlos">
    <w15:presenceInfo w15:providerId="None" w15:userId="Carlos"/>
  </w15:person>
  <w15:person w15:author="carlos vieira">
    <w15:presenceInfo w15:providerId="Windows Live" w15:userId="a5f146711919bdd8"/>
  </w15:person>
  <w15:person w15:author="Marco Aurélio Barbiero">
    <w15:presenceInfo w15:providerId="Windows Live" w15:userId="f6f68d678cfe69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BEC"/>
    <w:rsid w:val="00000343"/>
    <w:rsid w:val="000005AF"/>
    <w:rsid w:val="000008D4"/>
    <w:rsid w:val="00000D32"/>
    <w:rsid w:val="00000EA4"/>
    <w:rsid w:val="0000101A"/>
    <w:rsid w:val="000011FB"/>
    <w:rsid w:val="00001CC5"/>
    <w:rsid w:val="00001D6C"/>
    <w:rsid w:val="00001D74"/>
    <w:rsid w:val="000023D4"/>
    <w:rsid w:val="00002447"/>
    <w:rsid w:val="00002516"/>
    <w:rsid w:val="0000256E"/>
    <w:rsid w:val="00002596"/>
    <w:rsid w:val="000027A7"/>
    <w:rsid w:val="0000291E"/>
    <w:rsid w:val="00002DBA"/>
    <w:rsid w:val="0000301A"/>
    <w:rsid w:val="00003405"/>
    <w:rsid w:val="000035DC"/>
    <w:rsid w:val="000041EC"/>
    <w:rsid w:val="00004296"/>
    <w:rsid w:val="00004B03"/>
    <w:rsid w:val="00004BBF"/>
    <w:rsid w:val="00004CCF"/>
    <w:rsid w:val="00005351"/>
    <w:rsid w:val="00005468"/>
    <w:rsid w:val="00005B9F"/>
    <w:rsid w:val="00005FE7"/>
    <w:rsid w:val="000067F4"/>
    <w:rsid w:val="00006CE4"/>
    <w:rsid w:val="0000710C"/>
    <w:rsid w:val="000074AD"/>
    <w:rsid w:val="00007B4E"/>
    <w:rsid w:val="00007E99"/>
    <w:rsid w:val="0001002F"/>
    <w:rsid w:val="000101DB"/>
    <w:rsid w:val="00010460"/>
    <w:rsid w:val="00010780"/>
    <w:rsid w:val="000107B9"/>
    <w:rsid w:val="00010BF6"/>
    <w:rsid w:val="0001130B"/>
    <w:rsid w:val="0001136E"/>
    <w:rsid w:val="000115C5"/>
    <w:rsid w:val="00011703"/>
    <w:rsid w:val="00011A24"/>
    <w:rsid w:val="00011D6D"/>
    <w:rsid w:val="00011FE2"/>
    <w:rsid w:val="0001209B"/>
    <w:rsid w:val="00013C55"/>
    <w:rsid w:val="00013CE4"/>
    <w:rsid w:val="0001400A"/>
    <w:rsid w:val="000143E8"/>
    <w:rsid w:val="00014446"/>
    <w:rsid w:val="00014F5C"/>
    <w:rsid w:val="0001500A"/>
    <w:rsid w:val="00015F02"/>
    <w:rsid w:val="000160DE"/>
    <w:rsid w:val="00016EF5"/>
    <w:rsid w:val="0001704A"/>
    <w:rsid w:val="0001720A"/>
    <w:rsid w:val="00017413"/>
    <w:rsid w:val="0001760A"/>
    <w:rsid w:val="000179CC"/>
    <w:rsid w:val="000200E4"/>
    <w:rsid w:val="0002012D"/>
    <w:rsid w:val="0002108B"/>
    <w:rsid w:val="0002118B"/>
    <w:rsid w:val="000211D7"/>
    <w:rsid w:val="0002124D"/>
    <w:rsid w:val="000213B3"/>
    <w:rsid w:val="00021E7E"/>
    <w:rsid w:val="000225DF"/>
    <w:rsid w:val="000232A2"/>
    <w:rsid w:val="000234C9"/>
    <w:rsid w:val="00023615"/>
    <w:rsid w:val="0002385F"/>
    <w:rsid w:val="00024078"/>
    <w:rsid w:val="00024107"/>
    <w:rsid w:val="00024362"/>
    <w:rsid w:val="00024395"/>
    <w:rsid w:val="00024415"/>
    <w:rsid w:val="000247AB"/>
    <w:rsid w:val="000247D9"/>
    <w:rsid w:val="00024B84"/>
    <w:rsid w:val="00025194"/>
    <w:rsid w:val="00025982"/>
    <w:rsid w:val="00025E49"/>
    <w:rsid w:val="00025F4F"/>
    <w:rsid w:val="000262E6"/>
    <w:rsid w:val="00026C6C"/>
    <w:rsid w:val="000276C5"/>
    <w:rsid w:val="0003037A"/>
    <w:rsid w:val="0003065A"/>
    <w:rsid w:val="0003070B"/>
    <w:rsid w:val="00030BF9"/>
    <w:rsid w:val="00030F79"/>
    <w:rsid w:val="00031338"/>
    <w:rsid w:val="00032301"/>
    <w:rsid w:val="000327EC"/>
    <w:rsid w:val="00032871"/>
    <w:rsid w:val="00032B21"/>
    <w:rsid w:val="00033365"/>
    <w:rsid w:val="0003369E"/>
    <w:rsid w:val="00034240"/>
    <w:rsid w:val="000342B2"/>
    <w:rsid w:val="000347AA"/>
    <w:rsid w:val="000350CD"/>
    <w:rsid w:val="00035206"/>
    <w:rsid w:val="0003560C"/>
    <w:rsid w:val="000358C4"/>
    <w:rsid w:val="000358E8"/>
    <w:rsid w:val="00035BEC"/>
    <w:rsid w:val="00035EB7"/>
    <w:rsid w:val="00036154"/>
    <w:rsid w:val="00036578"/>
    <w:rsid w:val="00036725"/>
    <w:rsid w:val="000367D6"/>
    <w:rsid w:val="000370D8"/>
    <w:rsid w:val="000371BC"/>
    <w:rsid w:val="00037823"/>
    <w:rsid w:val="00037FD0"/>
    <w:rsid w:val="00040001"/>
    <w:rsid w:val="00041367"/>
    <w:rsid w:val="000413B3"/>
    <w:rsid w:val="000414D4"/>
    <w:rsid w:val="0004182E"/>
    <w:rsid w:val="0004198F"/>
    <w:rsid w:val="00041DA1"/>
    <w:rsid w:val="00042219"/>
    <w:rsid w:val="0004320E"/>
    <w:rsid w:val="000437C1"/>
    <w:rsid w:val="00043BCD"/>
    <w:rsid w:val="00044343"/>
    <w:rsid w:val="00044752"/>
    <w:rsid w:val="00044A67"/>
    <w:rsid w:val="00044BD7"/>
    <w:rsid w:val="00044C41"/>
    <w:rsid w:val="000452AE"/>
    <w:rsid w:val="000458D3"/>
    <w:rsid w:val="00045CD3"/>
    <w:rsid w:val="00045D44"/>
    <w:rsid w:val="00045E61"/>
    <w:rsid w:val="00046C01"/>
    <w:rsid w:val="00046DF6"/>
    <w:rsid w:val="00047156"/>
    <w:rsid w:val="00047193"/>
    <w:rsid w:val="000479A0"/>
    <w:rsid w:val="00047AAB"/>
    <w:rsid w:val="00047AC1"/>
    <w:rsid w:val="00050194"/>
    <w:rsid w:val="00050339"/>
    <w:rsid w:val="00050441"/>
    <w:rsid w:val="00050486"/>
    <w:rsid w:val="00050999"/>
    <w:rsid w:val="00050C84"/>
    <w:rsid w:val="000511FD"/>
    <w:rsid w:val="0005159A"/>
    <w:rsid w:val="00051701"/>
    <w:rsid w:val="000518FD"/>
    <w:rsid w:val="00051B67"/>
    <w:rsid w:val="00051D0A"/>
    <w:rsid w:val="00052553"/>
    <w:rsid w:val="0005362B"/>
    <w:rsid w:val="00053BF9"/>
    <w:rsid w:val="00053C5B"/>
    <w:rsid w:val="00053F3A"/>
    <w:rsid w:val="0005484D"/>
    <w:rsid w:val="00054B00"/>
    <w:rsid w:val="00054C5A"/>
    <w:rsid w:val="00054CAB"/>
    <w:rsid w:val="0005568A"/>
    <w:rsid w:val="0005570D"/>
    <w:rsid w:val="00055F8E"/>
    <w:rsid w:val="0005601D"/>
    <w:rsid w:val="000567EF"/>
    <w:rsid w:val="00056919"/>
    <w:rsid w:val="000569C6"/>
    <w:rsid w:val="00056B98"/>
    <w:rsid w:val="00056BC2"/>
    <w:rsid w:val="00056F24"/>
    <w:rsid w:val="00056FB9"/>
    <w:rsid w:val="000576B2"/>
    <w:rsid w:val="000579AB"/>
    <w:rsid w:val="00057BDD"/>
    <w:rsid w:val="000606D0"/>
    <w:rsid w:val="00060756"/>
    <w:rsid w:val="00060D34"/>
    <w:rsid w:val="0006152D"/>
    <w:rsid w:val="00061D87"/>
    <w:rsid w:val="000628D4"/>
    <w:rsid w:val="0006297A"/>
    <w:rsid w:val="00062B1D"/>
    <w:rsid w:val="00062BD3"/>
    <w:rsid w:val="00062CE3"/>
    <w:rsid w:val="00063547"/>
    <w:rsid w:val="00063E0B"/>
    <w:rsid w:val="00063EB9"/>
    <w:rsid w:val="00064C4C"/>
    <w:rsid w:val="00065CE8"/>
    <w:rsid w:val="00065FA0"/>
    <w:rsid w:val="000660FD"/>
    <w:rsid w:val="0006628B"/>
    <w:rsid w:val="0006642F"/>
    <w:rsid w:val="00066637"/>
    <w:rsid w:val="000667C7"/>
    <w:rsid w:val="00066C1D"/>
    <w:rsid w:val="00067762"/>
    <w:rsid w:val="0006781B"/>
    <w:rsid w:val="0006798E"/>
    <w:rsid w:val="00067C3D"/>
    <w:rsid w:val="00067E1F"/>
    <w:rsid w:val="00067E3B"/>
    <w:rsid w:val="00070405"/>
    <w:rsid w:val="000706F4"/>
    <w:rsid w:val="00070BC3"/>
    <w:rsid w:val="00070FB6"/>
    <w:rsid w:val="0007123F"/>
    <w:rsid w:val="000715E6"/>
    <w:rsid w:val="000715F7"/>
    <w:rsid w:val="000716BC"/>
    <w:rsid w:val="0007171B"/>
    <w:rsid w:val="00071AFD"/>
    <w:rsid w:val="00071C5C"/>
    <w:rsid w:val="00072366"/>
    <w:rsid w:val="0007248E"/>
    <w:rsid w:val="000724E3"/>
    <w:rsid w:val="0007312F"/>
    <w:rsid w:val="00073B19"/>
    <w:rsid w:val="00074104"/>
    <w:rsid w:val="0007423E"/>
    <w:rsid w:val="00074EDE"/>
    <w:rsid w:val="00074EE0"/>
    <w:rsid w:val="00074EEB"/>
    <w:rsid w:val="00075038"/>
    <w:rsid w:val="00075041"/>
    <w:rsid w:val="000750B7"/>
    <w:rsid w:val="000750DF"/>
    <w:rsid w:val="0007514A"/>
    <w:rsid w:val="000752AD"/>
    <w:rsid w:val="000759F5"/>
    <w:rsid w:val="00076092"/>
    <w:rsid w:val="00076101"/>
    <w:rsid w:val="00076248"/>
    <w:rsid w:val="000771BE"/>
    <w:rsid w:val="0007742A"/>
    <w:rsid w:val="000774BE"/>
    <w:rsid w:val="00077B33"/>
    <w:rsid w:val="00077E25"/>
    <w:rsid w:val="000803A3"/>
    <w:rsid w:val="00080ABD"/>
    <w:rsid w:val="00080D4D"/>
    <w:rsid w:val="00080EDF"/>
    <w:rsid w:val="000810D5"/>
    <w:rsid w:val="00081866"/>
    <w:rsid w:val="00081CA1"/>
    <w:rsid w:val="0008205B"/>
    <w:rsid w:val="000820C9"/>
    <w:rsid w:val="0008286A"/>
    <w:rsid w:val="00082CEA"/>
    <w:rsid w:val="00083038"/>
    <w:rsid w:val="000833B3"/>
    <w:rsid w:val="000836D1"/>
    <w:rsid w:val="000837B9"/>
    <w:rsid w:val="000839B1"/>
    <w:rsid w:val="00083B1B"/>
    <w:rsid w:val="00083B70"/>
    <w:rsid w:val="00083E4D"/>
    <w:rsid w:val="0008420D"/>
    <w:rsid w:val="00084377"/>
    <w:rsid w:val="000846C9"/>
    <w:rsid w:val="00084C35"/>
    <w:rsid w:val="0008525D"/>
    <w:rsid w:val="00085528"/>
    <w:rsid w:val="0008552C"/>
    <w:rsid w:val="00085B8E"/>
    <w:rsid w:val="00086332"/>
    <w:rsid w:val="00086A8D"/>
    <w:rsid w:val="00086E18"/>
    <w:rsid w:val="00087040"/>
    <w:rsid w:val="00087602"/>
    <w:rsid w:val="00087AA3"/>
    <w:rsid w:val="00087ADE"/>
    <w:rsid w:val="00087F00"/>
    <w:rsid w:val="0009082F"/>
    <w:rsid w:val="000909B5"/>
    <w:rsid w:val="00090BDE"/>
    <w:rsid w:val="00090C0D"/>
    <w:rsid w:val="00091176"/>
    <w:rsid w:val="000914A5"/>
    <w:rsid w:val="0009165C"/>
    <w:rsid w:val="000916E4"/>
    <w:rsid w:val="00091B54"/>
    <w:rsid w:val="0009207D"/>
    <w:rsid w:val="00092132"/>
    <w:rsid w:val="00092292"/>
    <w:rsid w:val="0009262C"/>
    <w:rsid w:val="00092B32"/>
    <w:rsid w:val="00093399"/>
    <w:rsid w:val="000935CE"/>
    <w:rsid w:val="000937FE"/>
    <w:rsid w:val="0009398A"/>
    <w:rsid w:val="00093CFF"/>
    <w:rsid w:val="00093FBB"/>
    <w:rsid w:val="00094266"/>
    <w:rsid w:val="0009440A"/>
    <w:rsid w:val="00094DED"/>
    <w:rsid w:val="00095079"/>
    <w:rsid w:val="00095270"/>
    <w:rsid w:val="0009548F"/>
    <w:rsid w:val="0009549E"/>
    <w:rsid w:val="00095B41"/>
    <w:rsid w:val="00095BC5"/>
    <w:rsid w:val="000960E7"/>
    <w:rsid w:val="00096667"/>
    <w:rsid w:val="0009669F"/>
    <w:rsid w:val="00096779"/>
    <w:rsid w:val="0009684E"/>
    <w:rsid w:val="00096AB9"/>
    <w:rsid w:val="000970E2"/>
    <w:rsid w:val="00097179"/>
    <w:rsid w:val="0009724D"/>
    <w:rsid w:val="0009738B"/>
    <w:rsid w:val="000974F0"/>
    <w:rsid w:val="00097915"/>
    <w:rsid w:val="00097A6E"/>
    <w:rsid w:val="00097AF0"/>
    <w:rsid w:val="000A00D5"/>
    <w:rsid w:val="000A10D7"/>
    <w:rsid w:val="000A13DF"/>
    <w:rsid w:val="000A169C"/>
    <w:rsid w:val="000A1E0D"/>
    <w:rsid w:val="000A1EF1"/>
    <w:rsid w:val="000A1F95"/>
    <w:rsid w:val="000A1FBC"/>
    <w:rsid w:val="000A21C8"/>
    <w:rsid w:val="000A2811"/>
    <w:rsid w:val="000A28C8"/>
    <w:rsid w:val="000A2CB6"/>
    <w:rsid w:val="000A4412"/>
    <w:rsid w:val="000A4794"/>
    <w:rsid w:val="000A4BE2"/>
    <w:rsid w:val="000A583E"/>
    <w:rsid w:val="000A5A5E"/>
    <w:rsid w:val="000A5ABF"/>
    <w:rsid w:val="000A65D9"/>
    <w:rsid w:val="000A69EF"/>
    <w:rsid w:val="000A6C15"/>
    <w:rsid w:val="000A6F4D"/>
    <w:rsid w:val="000A7060"/>
    <w:rsid w:val="000A7257"/>
    <w:rsid w:val="000A72E2"/>
    <w:rsid w:val="000A78C2"/>
    <w:rsid w:val="000B0228"/>
    <w:rsid w:val="000B022E"/>
    <w:rsid w:val="000B040D"/>
    <w:rsid w:val="000B0A34"/>
    <w:rsid w:val="000B0D61"/>
    <w:rsid w:val="000B0DCC"/>
    <w:rsid w:val="000B0FCD"/>
    <w:rsid w:val="000B1093"/>
    <w:rsid w:val="000B110A"/>
    <w:rsid w:val="000B1205"/>
    <w:rsid w:val="000B18E9"/>
    <w:rsid w:val="000B196D"/>
    <w:rsid w:val="000B1D95"/>
    <w:rsid w:val="000B206B"/>
    <w:rsid w:val="000B279C"/>
    <w:rsid w:val="000B336F"/>
    <w:rsid w:val="000B36D5"/>
    <w:rsid w:val="000B3A2F"/>
    <w:rsid w:val="000B3E7D"/>
    <w:rsid w:val="000B405E"/>
    <w:rsid w:val="000B470B"/>
    <w:rsid w:val="000B48B7"/>
    <w:rsid w:val="000B49CE"/>
    <w:rsid w:val="000B4F34"/>
    <w:rsid w:val="000B4F93"/>
    <w:rsid w:val="000B53D5"/>
    <w:rsid w:val="000B5A04"/>
    <w:rsid w:val="000B5ACE"/>
    <w:rsid w:val="000B5F44"/>
    <w:rsid w:val="000B6184"/>
    <w:rsid w:val="000B633F"/>
    <w:rsid w:val="000B6532"/>
    <w:rsid w:val="000B6698"/>
    <w:rsid w:val="000B6704"/>
    <w:rsid w:val="000B6CA5"/>
    <w:rsid w:val="000B6E25"/>
    <w:rsid w:val="000B7330"/>
    <w:rsid w:val="000B7825"/>
    <w:rsid w:val="000C0951"/>
    <w:rsid w:val="000C166B"/>
    <w:rsid w:val="000C1F22"/>
    <w:rsid w:val="000C2527"/>
    <w:rsid w:val="000C2794"/>
    <w:rsid w:val="000C31CB"/>
    <w:rsid w:val="000C348B"/>
    <w:rsid w:val="000C380A"/>
    <w:rsid w:val="000C3A39"/>
    <w:rsid w:val="000C426C"/>
    <w:rsid w:val="000C4DB9"/>
    <w:rsid w:val="000C4EAC"/>
    <w:rsid w:val="000C511D"/>
    <w:rsid w:val="000C52EE"/>
    <w:rsid w:val="000C5742"/>
    <w:rsid w:val="000C5868"/>
    <w:rsid w:val="000C5B46"/>
    <w:rsid w:val="000C5CBB"/>
    <w:rsid w:val="000C60AC"/>
    <w:rsid w:val="000C6221"/>
    <w:rsid w:val="000C6421"/>
    <w:rsid w:val="000C6446"/>
    <w:rsid w:val="000C6AF2"/>
    <w:rsid w:val="000C6B3D"/>
    <w:rsid w:val="000C6C9E"/>
    <w:rsid w:val="000C7183"/>
    <w:rsid w:val="000C7AED"/>
    <w:rsid w:val="000C7B63"/>
    <w:rsid w:val="000C7CD9"/>
    <w:rsid w:val="000C7CE5"/>
    <w:rsid w:val="000C7E7F"/>
    <w:rsid w:val="000D05BE"/>
    <w:rsid w:val="000D079E"/>
    <w:rsid w:val="000D0A15"/>
    <w:rsid w:val="000D0F2A"/>
    <w:rsid w:val="000D10AE"/>
    <w:rsid w:val="000D10D4"/>
    <w:rsid w:val="000D163D"/>
    <w:rsid w:val="000D1775"/>
    <w:rsid w:val="000D1920"/>
    <w:rsid w:val="000D1C41"/>
    <w:rsid w:val="000D1D8E"/>
    <w:rsid w:val="000D1F6A"/>
    <w:rsid w:val="000D21CA"/>
    <w:rsid w:val="000D234D"/>
    <w:rsid w:val="000D242B"/>
    <w:rsid w:val="000D2EF0"/>
    <w:rsid w:val="000D3141"/>
    <w:rsid w:val="000D3903"/>
    <w:rsid w:val="000D3933"/>
    <w:rsid w:val="000D3F9B"/>
    <w:rsid w:val="000D4344"/>
    <w:rsid w:val="000D44D3"/>
    <w:rsid w:val="000D44EE"/>
    <w:rsid w:val="000D477E"/>
    <w:rsid w:val="000D4AFC"/>
    <w:rsid w:val="000D4E5C"/>
    <w:rsid w:val="000D5848"/>
    <w:rsid w:val="000D5953"/>
    <w:rsid w:val="000D61DF"/>
    <w:rsid w:val="000D66BD"/>
    <w:rsid w:val="000D66C2"/>
    <w:rsid w:val="000D7AAD"/>
    <w:rsid w:val="000D7C2D"/>
    <w:rsid w:val="000D7F24"/>
    <w:rsid w:val="000E003A"/>
    <w:rsid w:val="000E0700"/>
    <w:rsid w:val="000E0B2E"/>
    <w:rsid w:val="000E187C"/>
    <w:rsid w:val="000E1882"/>
    <w:rsid w:val="000E189F"/>
    <w:rsid w:val="000E1934"/>
    <w:rsid w:val="000E1DAC"/>
    <w:rsid w:val="000E21EE"/>
    <w:rsid w:val="000E2ABF"/>
    <w:rsid w:val="000E2B78"/>
    <w:rsid w:val="000E2B9E"/>
    <w:rsid w:val="000E2E05"/>
    <w:rsid w:val="000E2EA0"/>
    <w:rsid w:val="000E31AA"/>
    <w:rsid w:val="000E3379"/>
    <w:rsid w:val="000E411A"/>
    <w:rsid w:val="000E430C"/>
    <w:rsid w:val="000E48BE"/>
    <w:rsid w:val="000E4B6F"/>
    <w:rsid w:val="000E538D"/>
    <w:rsid w:val="000E5D70"/>
    <w:rsid w:val="000E6099"/>
    <w:rsid w:val="000E64B3"/>
    <w:rsid w:val="000E6702"/>
    <w:rsid w:val="000E6BE0"/>
    <w:rsid w:val="000E7138"/>
    <w:rsid w:val="000E71C5"/>
    <w:rsid w:val="000E7429"/>
    <w:rsid w:val="000F00B3"/>
    <w:rsid w:val="000F03F8"/>
    <w:rsid w:val="000F0505"/>
    <w:rsid w:val="000F0517"/>
    <w:rsid w:val="000F0778"/>
    <w:rsid w:val="000F090B"/>
    <w:rsid w:val="000F09D9"/>
    <w:rsid w:val="000F167C"/>
    <w:rsid w:val="000F16C3"/>
    <w:rsid w:val="000F1BEA"/>
    <w:rsid w:val="000F1EC4"/>
    <w:rsid w:val="000F1F93"/>
    <w:rsid w:val="000F25DF"/>
    <w:rsid w:val="000F294F"/>
    <w:rsid w:val="000F29E3"/>
    <w:rsid w:val="000F2D9D"/>
    <w:rsid w:val="000F2DF4"/>
    <w:rsid w:val="000F35BE"/>
    <w:rsid w:val="000F38F3"/>
    <w:rsid w:val="000F390A"/>
    <w:rsid w:val="000F3B20"/>
    <w:rsid w:val="000F3BBC"/>
    <w:rsid w:val="000F3C26"/>
    <w:rsid w:val="000F4012"/>
    <w:rsid w:val="000F40B4"/>
    <w:rsid w:val="000F4603"/>
    <w:rsid w:val="000F4B9D"/>
    <w:rsid w:val="000F4BC8"/>
    <w:rsid w:val="000F4BFA"/>
    <w:rsid w:val="000F4D72"/>
    <w:rsid w:val="000F592A"/>
    <w:rsid w:val="000F5971"/>
    <w:rsid w:val="000F598C"/>
    <w:rsid w:val="000F59FC"/>
    <w:rsid w:val="000F5B0D"/>
    <w:rsid w:val="000F5E51"/>
    <w:rsid w:val="000F6027"/>
    <w:rsid w:val="000F6434"/>
    <w:rsid w:val="000F66A8"/>
    <w:rsid w:val="000F7085"/>
    <w:rsid w:val="000F75FC"/>
    <w:rsid w:val="00100474"/>
    <w:rsid w:val="00100C3C"/>
    <w:rsid w:val="00100D7F"/>
    <w:rsid w:val="00101140"/>
    <w:rsid w:val="001015F1"/>
    <w:rsid w:val="00101846"/>
    <w:rsid w:val="00102760"/>
    <w:rsid w:val="001029AB"/>
    <w:rsid w:val="00102AE8"/>
    <w:rsid w:val="00102BAB"/>
    <w:rsid w:val="00102EB2"/>
    <w:rsid w:val="00103544"/>
    <w:rsid w:val="00103679"/>
    <w:rsid w:val="001039A6"/>
    <w:rsid w:val="00103EF1"/>
    <w:rsid w:val="0010421F"/>
    <w:rsid w:val="0010436D"/>
    <w:rsid w:val="0010436E"/>
    <w:rsid w:val="001045E8"/>
    <w:rsid w:val="00104768"/>
    <w:rsid w:val="001050C3"/>
    <w:rsid w:val="00105235"/>
    <w:rsid w:val="00105651"/>
    <w:rsid w:val="001057B0"/>
    <w:rsid w:val="001057C2"/>
    <w:rsid w:val="001059B5"/>
    <w:rsid w:val="00105AAE"/>
    <w:rsid w:val="00105D98"/>
    <w:rsid w:val="001063B5"/>
    <w:rsid w:val="001066D1"/>
    <w:rsid w:val="001068B4"/>
    <w:rsid w:val="00107132"/>
    <w:rsid w:val="0011049E"/>
    <w:rsid w:val="00110DBC"/>
    <w:rsid w:val="00111032"/>
    <w:rsid w:val="0011119B"/>
    <w:rsid w:val="001117E4"/>
    <w:rsid w:val="00111AB2"/>
    <w:rsid w:val="00111B65"/>
    <w:rsid w:val="00111C25"/>
    <w:rsid w:val="001121EA"/>
    <w:rsid w:val="001121FA"/>
    <w:rsid w:val="00112507"/>
    <w:rsid w:val="0011263D"/>
    <w:rsid w:val="00112BD4"/>
    <w:rsid w:val="00112BE7"/>
    <w:rsid w:val="00112D7A"/>
    <w:rsid w:val="00113329"/>
    <w:rsid w:val="00113891"/>
    <w:rsid w:val="0011391B"/>
    <w:rsid w:val="00114AE8"/>
    <w:rsid w:val="00114B2B"/>
    <w:rsid w:val="00114C3D"/>
    <w:rsid w:val="001151FB"/>
    <w:rsid w:val="00115B9F"/>
    <w:rsid w:val="00116049"/>
    <w:rsid w:val="00116745"/>
    <w:rsid w:val="001170F9"/>
    <w:rsid w:val="001171E8"/>
    <w:rsid w:val="0011799F"/>
    <w:rsid w:val="00117E34"/>
    <w:rsid w:val="00117E83"/>
    <w:rsid w:val="001202DF"/>
    <w:rsid w:val="00120B78"/>
    <w:rsid w:val="00120BA1"/>
    <w:rsid w:val="001213BB"/>
    <w:rsid w:val="00121406"/>
    <w:rsid w:val="001217D4"/>
    <w:rsid w:val="00121DF9"/>
    <w:rsid w:val="0012234C"/>
    <w:rsid w:val="00122358"/>
    <w:rsid w:val="0012261A"/>
    <w:rsid w:val="00122707"/>
    <w:rsid w:val="0012291F"/>
    <w:rsid w:val="00122B98"/>
    <w:rsid w:val="00122C47"/>
    <w:rsid w:val="001230B6"/>
    <w:rsid w:val="001233D7"/>
    <w:rsid w:val="00123687"/>
    <w:rsid w:val="00123B9F"/>
    <w:rsid w:val="00123CF4"/>
    <w:rsid w:val="001242CD"/>
    <w:rsid w:val="0012432E"/>
    <w:rsid w:val="00125860"/>
    <w:rsid w:val="001263B6"/>
    <w:rsid w:val="001266F0"/>
    <w:rsid w:val="00126936"/>
    <w:rsid w:val="00126BDB"/>
    <w:rsid w:val="00126C34"/>
    <w:rsid w:val="00126C56"/>
    <w:rsid w:val="00126DBA"/>
    <w:rsid w:val="00126E67"/>
    <w:rsid w:val="00126F82"/>
    <w:rsid w:val="00127135"/>
    <w:rsid w:val="0012717F"/>
    <w:rsid w:val="00127278"/>
    <w:rsid w:val="00127345"/>
    <w:rsid w:val="001300F1"/>
    <w:rsid w:val="001308DF"/>
    <w:rsid w:val="00130FC0"/>
    <w:rsid w:val="0013121F"/>
    <w:rsid w:val="001315CC"/>
    <w:rsid w:val="00131966"/>
    <w:rsid w:val="001320B9"/>
    <w:rsid w:val="00132448"/>
    <w:rsid w:val="00132513"/>
    <w:rsid w:val="00132B22"/>
    <w:rsid w:val="00132D9B"/>
    <w:rsid w:val="001330F5"/>
    <w:rsid w:val="00133493"/>
    <w:rsid w:val="00134045"/>
    <w:rsid w:val="00134A1A"/>
    <w:rsid w:val="00134B5D"/>
    <w:rsid w:val="00134CF0"/>
    <w:rsid w:val="00134F94"/>
    <w:rsid w:val="0013505A"/>
    <w:rsid w:val="001354D8"/>
    <w:rsid w:val="001355DC"/>
    <w:rsid w:val="00135898"/>
    <w:rsid w:val="00136374"/>
    <w:rsid w:val="00136887"/>
    <w:rsid w:val="001368C2"/>
    <w:rsid w:val="001369D6"/>
    <w:rsid w:val="00136DE5"/>
    <w:rsid w:val="0013731C"/>
    <w:rsid w:val="001400B5"/>
    <w:rsid w:val="00140264"/>
    <w:rsid w:val="00140605"/>
    <w:rsid w:val="00140736"/>
    <w:rsid w:val="00140DEE"/>
    <w:rsid w:val="00140FA5"/>
    <w:rsid w:val="00142117"/>
    <w:rsid w:val="0014213E"/>
    <w:rsid w:val="00142562"/>
    <w:rsid w:val="0014281F"/>
    <w:rsid w:val="001430F7"/>
    <w:rsid w:val="00143337"/>
    <w:rsid w:val="00143480"/>
    <w:rsid w:val="00143820"/>
    <w:rsid w:val="00143A5D"/>
    <w:rsid w:val="00143D9E"/>
    <w:rsid w:val="0014487E"/>
    <w:rsid w:val="00144FA9"/>
    <w:rsid w:val="001450ED"/>
    <w:rsid w:val="001459DF"/>
    <w:rsid w:val="00145B0E"/>
    <w:rsid w:val="00145EDA"/>
    <w:rsid w:val="00145EF5"/>
    <w:rsid w:val="00145F7B"/>
    <w:rsid w:val="00146C41"/>
    <w:rsid w:val="00146DBC"/>
    <w:rsid w:val="00146E71"/>
    <w:rsid w:val="00146EF8"/>
    <w:rsid w:val="001470BD"/>
    <w:rsid w:val="001478C1"/>
    <w:rsid w:val="00147B18"/>
    <w:rsid w:val="00150171"/>
    <w:rsid w:val="0015089D"/>
    <w:rsid w:val="00150CA4"/>
    <w:rsid w:val="00150ED0"/>
    <w:rsid w:val="0015118E"/>
    <w:rsid w:val="001512FC"/>
    <w:rsid w:val="001518EF"/>
    <w:rsid w:val="0015191A"/>
    <w:rsid w:val="0015229A"/>
    <w:rsid w:val="001522E5"/>
    <w:rsid w:val="001525F0"/>
    <w:rsid w:val="001526D0"/>
    <w:rsid w:val="00152C00"/>
    <w:rsid w:val="001533F0"/>
    <w:rsid w:val="0015340A"/>
    <w:rsid w:val="00153B52"/>
    <w:rsid w:val="00153CD9"/>
    <w:rsid w:val="00153F13"/>
    <w:rsid w:val="00153F26"/>
    <w:rsid w:val="00154960"/>
    <w:rsid w:val="00154FBD"/>
    <w:rsid w:val="00154FF5"/>
    <w:rsid w:val="0015547F"/>
    <w:rsid w:val="00155DAE"/>
    <w:rsid w:val="00155EF4"/>
    <w:rsid w:val="0015685B"/>
    <w:rsid w:val="00156AA2"/>
    <w:rsid w:val="00157081"/>
    <w:rsid w:val="0015723E"/>
    <w:rsid w:val="0015731C"/>
    <w:rsid w:val="0015778F"/>
    <w:rsid w:val="00157ADE"/>
    <w:rsid w:val="00157BFC"/>
    <w:rsid w:val="001604F2"/>
    <w:rsid w:val="00160528"/>
    <w:rsid w:val="001606BF"/>
    <w:rsid w:val="00160901"/>
    <w:rsid w:val="00160B00"/>
    <w:rsid w:val="00160CF3"/>
    <w:rsid w:val="00160EC1"/>
    <w:rsid w:val="0016168A"/>
    <w:rsid w:val="001616AA"/>
    <w:rsid w:val="00161798"/>
    <w:rsid w:val="00161A04"/>
    <w:rsid w:val="00161A74"/>
    <w:rsid w:val="00161BC6"/>
    <w:rsid w:val="00161DAD"/>
    <w:rsid w:val="00161E59"/>
    <w:rsid w:val="001620F5"/>
    <w:rsid w:val="00162551"/>
    <w:rsid w:val="0016262A"/>
    <w:rsid w:val="001629F4"/>
    <w:rsid w:val="00162E49"/>
    <w:rsid w:val="00163372"/>
    <w:rsid w:val="00163558"/>
    <w:rsid w:val="0016369D"/>
    <w:rsid w:val="001637E2"/>
    <w:rsid w:val="0016386B"/>
    <w:rsid w:val="001639DF"/>
    <w:rsid w:val="00163C99"/>
    <w:rsid w:val="00163FE5"/>
    <w:rsid w:val="001646C1"/>
    <w:rsid w:val="00164854"/>
    <w:rsid w:val="001649A6"/>
    <w:rsid w:val="00164BBD"/>
    <w:rsid w:val="00164D97"/>
    <w:rsid w:val="001650F6"/>
    <w:rsid w:val="001658AF"/>
    <w:rsid w:val="001659A5"/>
    <w:rsid w:val="00165ABE"/>
    <w:rsid w:val="00165AD3"/>
    <w:rsid w:val="00165C4D"/>
    <w:rsid w:val="00166179"/>
    <w:rsid w:val="00166281"/>
    <w:rsid w:val="001669C4"/>
    <w:rsid w:val="0016707A"/>
    <w:rsid w:val="001672A8"/>
    <w:rsid w:val="0016747F"/>
    <w:rsid w:val="00167B13"/>
    <w:rsid w:val="00167C93"/>
    <w:rsid w:val="00167F28"/>
    <w:rsid w:val="00167F53"/>
    <w:rsid w:val="0017014A"/>
    <w:rsid w:val="0017030C"/>
    <w:rsid w:val="001707F0"/>
    <w:rsid w:val="00170C52"/>
    <w:rsid w:val="00170E8F"/>
    <w:rsid w:val="001713D2"/>
    <w:rsid w:val="001715B6"/>
    <w:rsid w:val="0017260F"/>
    <w:rsid w:val="00172768"/>
    <w:rsid w:val="00172A36"/>
    <w:rsid w:val="0017339C"/>
    <w:rsid w:val="001737D8"/>
    <w:rsid w:val="00173BC2"/>
    <w:rsid w:val="00173C64"/>
    <w:rsid w:val="00173C8C"/>
    <w:rsid w:val="00174141"/>
    <w:rsid w:val="001744B1"/>
    <w:rsid w:val="00174C07"/>
    <w:rsid w:val="00174F5E"/>
    <w:rsid w:val="0017571E"/>
    <w:rsid w:val="00175AD5"/>
    <w:rsid w:val="00175C99"/>
    <w:rsid w:val="00176040"/>
    <w:rsid w:val="00176D09"/>
    <w:rsid w:val="00176EB4"/>
    <w:rsid w:val="00177292"/>
    <w:rsid w:val="001772BF"/>
    <w:rsid w:val="00177412"/>
    <w:rsid w:val="0017784E"/>
    <w:rsid w:val="00177C59"/>
    <w:rsid w:val="001801CD"/>
    <w:rsid w:val="00180205"/>
    <w:rsid w:val="0018073F"/>
    <w:rsid w:val="00180789"/>
    <w:rsid w:val="00180797"/>
    <w:rsid w:val="00180B05"/>
    <w:rsid w:val="00180B36"/>
    <w:rsid w:val="00180F57"/>
    <w:rsid w:val="001811BD"/>
    <w:rsid w:val="00181BD0"/>
    <w:rsid w:val="00181CB1"/>
    <w:rsid w:val="00181F7D"/>
    <w:rsid w:val="00181FFE"/>
    <w:rsid w:val="001820B6"/>
    <w:rsid w:val="0018250B"/>
    <w:rsid w:val="001826FC"/>
    <w:rsid w:val="0018283E"/>
    <w:rsid w:val="00182954"/>
    <w:rsid w:val="00182B68"/>
    <w:rsid w:val="00182CDF"/>
    <w:rsid w:val="00183290"/>
    <w:rsid w:val="001835DC"/>
    <w:rsid w:val="0018362A"/>
    <w:rsid w:val="00183766"/>
    <w:rsid w:val="0018382B"/>
    <w:rsid w:val="00183B0D"/>
    <w:rsid w:val="0018424D"/>
    <w:rsid w:val="001847DB"/>
    <w:rsid w:val="001849BD"/>
    <w:rsid w:val="00184ABD"/>
    <w:rsid w:val="00184D7F"/>
    <w:rsid w:val="001850D4"/>
    <w:rsid w:val="001856C0"/>
    <w:rsid w:val="00185A86"/>
    <w:rsid w:val="00185CA1"/>
    <w:rsid w:val="00185D24"/>
    <w:rsid w:val="00186462"/>
    <w:rsid w:val="0018665B"/>
    <w:rsid w:val="001866E6"/>
    <w:rsid w:val="001866F6"/>
    <w:rsid w:val="00186C9C"/>
    <w:rsid w:val="00186F1A"/>
    <w:rsid w:val="00186F6C"/>
    <w:rsid w:val="0018765F"/>
    <w:rsid w:val="001876AD"/>
    <w:rsid w:val="00187F70"/>
    <w:rsid w:val="00190C3F"/>
    <w:rsid w:val="00190CEE"/>
    <w:rsid w:val="001916BD"/>
    <w:rsid w:val="001925E0"/>
    <w:rsid w:val="001928A3"/>
    <w:rsid w:val="00193060"/>
    <w:rsid w:val="00193F03"/>
    <w:rsid w:val="001940BB"/>
    <w:rsid w:val="0019431A"/>
    <w:rsid w:val="00194B9C"/>
    <w:rsid w:val="0019501B"/>
    <w:rsid w:val="001951D5"/>
    <w:rsid w:val="0019556A"/>
    <w:rsid w:val="0019569D"/>
    <w:rsid w:val="00195C8B"/>
    <w:rsid w:val="00196245"/>
    <w:rsid w:val="0019695F"/>
    <w:rsid w:val="00196A68"/>
    <w:rsid w:val="00197487"/>
    <w:rsid w:val="00197633"/>
    <w:rsid w:val="00197718"/>
    <w:rsid w:val="00197FDF"/>
    <w:rsid w:val="001A01C3"/>
    <w:rsid w:val="001A0347"/>
    <w:rsid w:val="001A0371"/>
    <w:rsid w:val="001A05CF"/>
    <w:rsid w:val="001A109A"/>
    <w:rsid w:val="001A1424"/>
    <w:rsid w:val="001A1B4F"/>
    <w:rsid w:val="001A1F49"/>
    <w:rsid w:val="001A2422"/>
    <w:rsid w:val="001A2608"/>
    <w:rsid w:val="001A269A"/>
    <w:rsid w:val="001A2B8F"/>
    <w:rsid w:val="001A2C4E"/>
    <w:rsid w:val="001A2CAE"/>
    <w:rsid w:val="001A3089"/>
    <w:rsid w:val="001A35E1"/>
    <w:rsid w:val="001A3CE2"/>
    <w:rsid w:val="001A3D3D"/>
    <w:rsid w:val="001A4044"/>
    <w:rsid w:val="001A40DB"/>
    <w:rsid w:val="001A4760"/>
    <w:rsid w:val="001A47BF"/>
    <w:rsid w:val="001A48DF"/>
    <w:rsid w:val="001A4BE3"/>
    <w:rsid w:val="001A4DF7"/>
    <w:rsid w:val="001A5071"/>
    <w:rsid w:val="001A56F6"/>
    <w:rsid w:val="001A5706"/>
    <w:rsid w:val="001A6068"/>
    <w:rsid w:val="001A614E"/>
    <w:rsid w:val="001A69DE"/>
    <w:rsid w:val="001A757A"/>
    <w:rsid w:val="001A76EB"/>
    <w:rsid w:val="001A7B3B"/>
    <w:rsid w:val="001A7D54"/>
    <w:rsid w:val="001A7E1E"/>
    <w:rsid w:val="001B02DF"/>
    <w:rsid w:val="001B068A"/>
    <w:rsid w:val="001B0B66"/>
    <w:rsid w:val="001B0BE6"/>
    <w:rsid w:val="001B0D3A"/>
    <w:rsid w:val="001B0F11"/>
    <w:rsid w:val="001B1084"/>
    <w:rsid w:val="001B2054"/>
    <w:rsid w:val="001B273B"/>
    <w:rsid w:val="001B2806"/>
    <w:rsid w:val="001B2CD1"/>
    <w:rsid w:val="001B2FC4"/>
    <w:rsid w:val="001B31BA"/>
    <w:rsid w:val="001B31C9"/>
    <w:rsid w:val="001B3217"/>
    <w:rsid w:val="001B359A"/>
    <w:rsid w:val="001B368F"/>
    <w:rsid w:val="001B36C6"/>
    <w:rsid w:val="001B37D3"/>
    <w:rsid w:val="001B3816"/>
    <w:rsid w:val="001B3A77"/>
    <w:rsid w:val="001B439A"/>
    <w:rsid w:val="001B4479"/>
    <w:rsid w:val="001B4751"/>
    <w:rsid w:val="001B5054"/>
    <w:rsid w:val="001B5236"/>
    <w:rsid w:val="001B5CF8"/>
    <w:rsid w:val="001B60B6"/>
    <w:rsid w:val="001B69C7"/>
    <w:rsid w:val="001B6E9A"/>
    <w:rsid w:val="001B76BB"/>
    <w:rsid w:val="001B7AC0"/>
    <w:rsid w:val="001B7BA4"/>
    <w:rsid w:val="001C024D"/>
    <w:rsid w:val="001C0707"/>
    <w:rsid w:val="001C0925"/>
    <w:rsid w:val="001C0C71"/>
    <w:rsid w:val="001C159D"/>
    <w:rsid w:val="001C17BA"/>
    <w:rsid w:val="001C1817"/>
    <w:rsid w:val="001C1A4E"/>
    <w:rsid w:val="001C22EC"/>
    <w:rsid w:val="001C2C70"/>
    <w:rsid w:val="001C2DFD"/>
    <w:rsid w:val="001C3040"/>
    <w:rsid w:val="001C3087"/>
    <w:rsid w:val="001C33FA"/>
    <w:rsid w:val="001C3499"/>
    <w:rsid w:val="001C3507"/>
    <w:rsid w:val="001C3840"/>
    <w:rsid w:val="001C389F"/>
    <w:rsid w:val="001C38FD"/>
    <w:rsid w:val="001C3DB8"/>
    <w:rsid w:val="001C3E80"/>
    <w:rsid w:val="001C4281"/>
    <w:rsid w:val="001C4296"/>
    <w:rsid w:val="001C494D"/>
    <w:rsid w:val="001C559F"/>
    <w:rsid w:val="001C58DC"/>
    <w:rsid w:val="001C5F57"/>
    <w:rsid w:val="001C63DD"/>
    <w:rsid w:val="001C67DD"/>
    <w:rsid w:val="001C683F"/>
    <w:rsid w:val="001C6A26"/>
    <w:rsid w:val="001C6C36"/>
    <w:rsid w:val="001C6CD7"/>
    <w:rsid w:val="001C6E95"/>
    <w:rsid w:val="001C71B6"/>
    <w:rsid w:val="001C7254"/>
    <w:rsid w:val="001C7B9D"/>
    <w:rsid w:val="001C7EFF"/>
    <w:rsid w:val="001D01CA"/>
    <w:rsid w:val="001D0481"/>
    <w:rsid w:val="001D0957"/>
    <w:rsid w:val="001D09D0"/>
    <w:rsid w:val="001D0A7D"/>
    <w:rsid w:val="001D0A85"/>
    <w:rsid w:val="001D0E16"/>
    <w:rsid w:val="001D1019"/>
    <w:rsid w:val="001D15C0"/>
    <w:rsid w:val="001D1B45"/>
    <w:rsid w:val="001D2159"/>
    <w:rsid w:val="001D2207"/>
    <w:rsid w:val="001D25E5"/>
    <w:rsid w:val="001D2D90"/>
    <w:rsid w:val="001D34FA"/>
    <w:rsid w:val="001D398B"/>
    <w:rsid w:val="001D3B1C"/>
    <w:rsid w:val="001D41AB"/>
    <w:rsid w:val="001D4C5D"/>
    <w:rsid w:val="001D4F60"/>
    <w:rsid w:val="001D4F8F"/>
    <w:rsid w:val="001D507B"/>
    <w:rsid w:val="001D51EA"/>
    <w:rsid w:val="001D54D8"/>
    <w:rsid w:val="001D55DE"/>
    <w:rsid w:val="001D58C6"/>
    <w:rsid w:val="001D58F3"/>
    <w:rsid w:val="001D59C3"/>
    <w:rsid w:val="001D59C5"/>
    <w:rsid w:val="001D5AC4"/>
    <w:rsid w:val="001D5CB4"/>
    <w:rsid w:val="001D5CBA"/>
    <w:rsid w:val="001D5D42"/>
    <w:rsid w:val="001D61A9"/>
    <w:rsid w:val="001D6317"/>
    <w:rsid w:val="001D6B99"/>
    <w:rsid w:val="001D6CBB"/>
    <w:rsid w:val="001D702A"/>
    <w:rsid w:val="001D74D6"/>
    <w:rsid w:val="001D7726"/>
    <w:rsid w:val="001D79EF"/>
    <w:rsid w:val="001D7A8B"/>
    <w:rsid w:val="001D7BD4"/>
    <w:rsid w:val="001E0404"/>
    <w:rsid w:val="001E0486"/>
    <w:rsid w:val="001E062A"/>
    <w:rsid w:val="001E0EA0"/>
    <w:rsid w:val="001E1F78"/>
    <w:rsid w:val="001E2394"/>
    <w:rsid w:val="001E2422"/>
    <w:rsid w:val="001E2A67"/>
    <w:rsid w:val="001E2C0B"/>
    <w:rsid w:val="001E2DF2"/>
    <w:rsid w:val="001E356A"/>
    <w:rsid w:val="001E36E5"/>
    <w:rsid w:val="001E3FDC"/>
    <w:rsid w:val="001E4097"/>
    <w:rsid w:val="001E4329"/>
    <w:rsid w:val="001E4501"/>
    <w:rsid w:val="001E4711"/>
    <w:rsid w:val="001E5016"/>
    <w:rsid w:val="001E53A9"/>
    <w:rsid w:val="001E5945"/>
    <w:rsid w:val="001E5A6C"/>
    <w:rsid w:val="001E6399"/>
    <w:rsid w:val="001E646D"/>
    <w:rsid w:val="001E67F2"/>
    <w:rsid w:val="001E68D1"/>
    <w:rsid w:val="001E6ABD"/>
    <w:rsid w:val="001E7104"/>
    <w:rsid w:val="001E7740"/>
    <w:rsid w:val="001E789C"/>
    <w:rsid w:val="001E7EDE"/>
    <w:rsid w:val="001F017C"/>
    <w:rsid w:val="001F1032"/>
    <w:rsid w:val="001F2028"/>
    <w:rsid w:val="001F2253"/>
    <w:rsid w:val="001F281E"/>
    <w:rsid w:val="001F2B74"/>
    <w:rsid w:val="001F3992"/>
    <w:rsid w:val="001F41EB"/>
    <w:rsid w:val="001F4CA6"/>
    <w:rsid w:val="001F53E7"/>
    <w:rsid w:val="001F57BA"/>
    <w:rsid w:val="001F5A84"/>
    <w:rsid w:val="001F601B"/>
    <w:rsid w:val="001F606E"/>
    <w:rsid w:val="001F6116"/>
    <w:rsid w:val="001F62F6"/>
    <w:rsid w:val="001F6433"/>
    <w:rsid w:val="001F6524"/>
    <w:rsid w:val="001F6A09"/>
    <w:rsid w:val="001F6D2E"/>
    <w:rsid w:val="001F7270"/>
    <w:rsid w:val="001F74C1"/>
    <w:rsid w:val="001F7B4D"/>
    <w:rsid w:val="001F7CF9"/>
    <w:rsid w:val="002005F8"/>
    <w:rsid w:val="00200A9B"/>
    <w:rsid w:val="00200B6B"/>
    <w:rsid w:val="00201103"/>
    <w:rsid w:val="002011AC"/>
    <w:rsid w:val="00201213"/>
    <w:rsid w:val="00201231"/>
    <w:rsid w:val="00201267"/>
    <w:rsid w:val="00201AC5"/>
    <w:rsid w:val="002026F0"/>
    <w:rsid w:val="002027A8"/>
    <w:rsid w:val="002027EA"/>
    <w:rsid w:val="00202BF3"/>
    <w:rsid w:val="00202F08"/>
    <w:rsid w:val="00203121"/>
    <w:rsid w:val="00203214"/>
    <w:rsid w:val="0020327E"/>
    <w:rsid w:val="002032B7"/>
    <w:rsid w:val="00203322"/>
    <w:rsid w:val="00203794"/>
    <w:rsid w:val="00203814"/>
    <w:rsid w:val="00203986"/>
    <w:rsid w:val="00203DA0"/>
    <w:rsid w:val="00203EBA"/>
    <w:rsid w:val="00203F1A"/>
    <w:rsid w:val="002041AA"/>
    <w:rsid w:val="00204483"/>
    <w:rsid w:val="00204888"/>
    <w:rsid w:val="00204F82"/>
    <w:rsid w:val="002052EC"/>
    <w:rsid w:val="00205321"/>
    <w:rsid w:val="002055B3"/>
    <w:rsid w:val="0020603F"/>
    <w:rsid w:val="0020636B"/>
    <w:rsid w:val="002064CC"/>
    <w:rsid w:val="00206D84"/>
    <w:rsid w:val="002074C5"/>
    <w:rsid w:val="00207904"/>
    <w:rsid w:val="00210190"/>
    <w:rsid w:val="002107EB"/>
    <w:rsid w:val="00210C56"/>
    <w:rsid w:val="00210C6B"/>
    <w:rsid w:val="00210D52"/>
    <w:rsid w:val="00211253"/>
    <w:rsid w:val="00211491"/>
    <w:rsid w:val="00211C54"/>
    <w:rsid w:val="00212044"/>
    <w:rsid w:val="002122CD"/>
    <w:rsid w:val="00212324"/>
    <w:rsid w:val="00212AA2"/>
    <w:rsid w:val="0021372E"/>
    <w:rsid w:val="0021373A"/>
    <w:rsid w:val="00213F6D"/>
    <w:rsid w:val="00214067"/>
    <w:rsid w:val="002142C4"/>
    <w:rsid w:val="0021440A"/>
    <w:rsid w:val="00214C3A"/>
    <w:rsid w:val="00214C74"/>
    <w:rsid w:val="00214F92"/>
    <w:rsid w:val="002150A3"/>
    <w:rsid w:val="002153C4"/>
    <w:rsid w:val="00215BAE"/>
    <w:rsid w:val="002161C8"/>
    <w:rsid w:val="0021664D"/>
    <w:rsid w:val="00216D1B"/>
    <w:rsid w:val="002170E3"/>
    <w:rsid w:val="00217858"/>
    <w:rsid w:val="00217937"/>
    <w:rsid w:val="00217BA5"/>
    <w:rsid w:val="00217BF3"/>
    <w:rsid w:val="00220164"/>
    <w:rsid w:val="0022078F"/>
    <w:rsid w:val="002209D5"/>
    <w:rsid w:val="00220C95"/>
    <w:rsid w:val="00220EC9"/>
    <w:rsid w:val="0022123D"/>
    <w:rsid w:val="002218CA"/>
    <w:rsid w:val="002219D9"/>
    <w:rsid w:val="00221B69"/>
    <w:rsid w:val="00221E5B"/>
    <w:rsid w:val="00221ECE"/>
    <w:rsid w:val="00221ED9"/>
    <w:rsid w:val="0022222C"/>
    <w:rsid w:val="002229F4"/>
    <w:rsid w:val="00222BDF"/>
    <w:rsid w:val="00223053"/>
    <w:rsid w:val="00223499"/>
    <w:rsid w:val="0022360A"/>
    <w:rsid w:val="002237B4"/>
    <w:rsid w:val="0022392E"/>
    <w:rsid w:val="002241FB"/>
    <w:rsid w:val="0022467C"/>
    <w:rsid w:val="00224A13"/>
    <w:rsid w:val="00224D1C"/>
    <w:rsid w:val="00224EBE"/>
    <w:rsid w:val="00225431"/>
    <w:rsid w:val="00225519"/>
    <w:rsid w:val="002258FC"/>
    <w:rsid w:val="002262B9"/>
    <w:rsid w:val="0022652F"/>
    <w:rsid w:val="00226E6E"/>
    <w:rsid w:val="002270D3"/>
    <w:rsid w:val="0022756B"/>
    <w:rsid w:val="00227B10"/>
    <w:rsid w:val="00227D04"/>
    <w:rsid w:val="00227D52"/>
    <w:rsid w:val="00227E2A"/>
    <w:rsid w:val="00227E56"/>
    <w:rsid w:val="00230075"/>
    <w:rsid w:val="00230424"/>
    <w:rsid w:val="00230D5E"/>
    <w:rsid w:val="00230E06"/>
    <w:rsid w:val="002314EB"/>
    <w:rsid w:val="00231862"/>
    <w:rsid w:val="0023215C"/>
    <w:rsid w:val="00232590"/>
    <w:rsid w:val="002325A2"/>
    <w:rsid w:val="0023263A"/>
    <w:rsid w:val="00232712"/>
    <w:rsid w:val="0023293A"/>
    <w:rsid w:val="00232A44"/>
    <w:rsid w:val="00232A48"/>
    <w:rsid w:val="00232D62"/>
    <w:rsid w:val="00232E88"/>
    <w:rsid w:val="00232EEB"/>
    <w:rsid w:val="002336CE"/>
    <w:rsid w:val="00233ECE"/>
    <w:rsid w:val="00233F47"/>
    <w:rsid w:val="00234938"/>
    <w:rsid w:val="00234EC5"/>
    <w:rsid w:val="00234FE1"/>
    <w:rsid w:val="00235015"/>
    <w:rsid w:val="0023508A"/>
    <w:rsid w:val="002350B9"/>
    <w:rsid w:val="0023582D"/>
    <w:rsid w:val="0023605C"/>
    <w:rsid w:val="002360F4"/>
    <w:rsid w:val="002361C1"/>
    <w:rsid w:val="002362D1"/>
    <w:rsid w:val="002367A5"/>
    <w:rsid w:val="00236E28"/>
    <w:rsid w:val="00236F32"/>
    <w:rsid w:val="0023706F"/>
    <w:rsid w:val="0023728B"/>
    <w:rsid w:val="00237907"/>
    <w:rsid w:val="00237BC3"/>
    <w:rsid w:val="002403B6"/>
    <w:rsid w:val="00240468"/>
    <w:rsid w:val="00240662"/>
    <w:rsid w:val="00240B2D"/>
    <w:rsid w:val="00240D4D"/>
    <w:rsid w:val="002414FB"/>
    <w:rsid w:val="002424E2"/>
    <w:rsid w:val="00242527"/>
    <w:rsid w:val="00242882"/>
    <w:rsid w:val="00242F6D"/>
    <w:rsid w:val="00243975"/>
    <w:rsid w:val="00243A02"/>
    <w:rsid w:val="00243B9D"/>
    <w:rsid w:val="00243E1B"/>
    <w:rsid w:val="00243E24"/>
    <w:rsid w:val="002444F4"/>
    <w:rsid w:val="00244872"/>
    <w:rsid w:val="00244AFD"/>
    <w:rsid w:val="002450B9"/>
    <w:rsid w:val="00245204"/>
    <w:rsid w:val="0024523D"/>
    <w:rsid w:val="002455C9"/>
    <w:rsid w:val="002457DC"/>
    <w:rsid w:val="0024584D"/>
    <w:rsid w:val="0024680D"/>
    <w:rsid w:val="00246CF4"/>
    <w:rsid w:val="00246CFA"/>
    <w:rsid w:val="00246E76"/>
    <w:rsid w:val="00246E89"/>
    <w:rsid w:val="00246FE2"/>
    <w:rsid w:val="002472AF"/>
    <w:rsid w:val="00247369"/>
    <w:rsid w:val="0024760A"/>
    <w:rsid w:val="00247956"/>
    <w:rsid w:val="00247BEE"/>
    <w:rsid w:val="00247DC6"/>
    <w:rsid w:val="00247E14"/>
    <w:rsid w:val="00250668"/>
    <w:rsid w:val="00250869"/>
    <w:rsid w:val="00250B16"/>
    <w:rsid w:val="002512D7"/>
    <w:rsid w:val="0025172A"/>
    <w:rsid w:val="0025188A"/>
    <w:rsid w:val="002524C8"/>
    <w:rsid w:val="00252744"/>
    <w:rsid w:val="00252917"/>
    <w:rsid w:val="00252A07"/>
    <w:rsid w:val="00252B13"/>
    <w:rsid w:val="00252E6B"/>
    <w:rsid w:val="00253279"/>
    <w:rsid w:val="00253458"/>
    <w:rsid w:val="002534BD"/>
    <w:rsid w:val="0025381E"/>
    <w:rsid w:val="00254168"/>
    <w:rsid w:val="00254441"/>
    <w:rsid w:val="00254949"/>
    <w:rsid w:val="002549CA"/>
    <w:rsid w:val="00254B1C"/>
    <w:rsid w:val="00254F3C"/>
    <w:rsid w:val="002554A2"/>
    <w:rsid w:val="002554AE"/>
    <w:rsid w:val="002559E6"/>
    <w:rsid w:val="00255A0D"/>
    <w:rsid w:val="00255BE9"/>
    <w:rsid w:val="00255E9E"/>
    <w:rsid w:val="00255F09"/>
    <w:rsid w:val="00256D34"/>
    <w:rsid w:val="00257D08"/>
    <w:rsid w:val="00260347"/>
    <w:rsid w:val="00261800"/>
    <w:rsid w:val="002619DC"/>
    <w:rsid w:val="00261EDB"/>
    <w:rsid w:val="00261FAB"/>
    <w:rsid w:val="00262108"/>
    <w:rsid w:val="002621B1"/>
    <w:rsid w:val="00262479"/>
    <w:rsid w:val="00262793"/>
    <w:rsid w:val="00263332"/>
    <w:rsid w:val="002633C2"/>
    <w:rsid w:val="00263714"/>
    <w:rsid w:val="00263A52"/>
    <w:rsid w:val="00263C77"/>
    <w:rsid w:val="00263D41"/>
    <w:rsid w:val="00263D67"/>
    <w:rsid w:val="00263D8E"/>
    <w:rsid w:val="0026405C"/>
    <w:rsid w:val="0026419F"/>
    <w:rsid w:val="00264214"/>
    <w:rsid w:val="00264F58"/>
    <w:rsid w:val="00265149"/>
    <w:rsid w:val="00265651"/>
    <w:rsid w:val="0026580E"/>
    <w:rsid w:val="002658C8"/>
    <w:rsid w:val="00265F17"/>
    <w:rsid w:val="00266319"/>
    <w:rsid w:val="00266EC0"/>
    <w:rsid w:val="00266F57"/>
    <w:rsid w:val="00267342"/>
    <w:rsid w:val="0026764F"/>
    <w:rsid w:val="002677E2"/>
    <w:rsid w:val="00267B2A"/>
    <w:rsid w:val="00270AE6"/>
    <w:rsid w:val="00270B6B"/>
    <w:rsid w:val="00270DFB"/>
    <w:rsid w:val="00270EF4"/>
    <w:rsid w:val="00270FAC"/>
    <w:rsid w:val="00271201"/>
    <w:rsid w:val="00271AD2"/>
    <w:rsid w:val="00271C02"/>
    <w:rsid w:val="00271DF6"/>
    <w:rsid w:val="002722C6"/>
    <w:rsid w:val="00272568"/>
    <w:rsid w:val="00272777"/>
    <w:rsid w:val="00272A64"/>
    <w:rsid w:val="00272A82"/>
    <w:rsid w:val="00272DAE"/>
    <w:rsid w:val="00272E1B"/>
    <w:rsid w:val="0027425B"/>
    <w:rsid w:val="0027448A"/>
    <w:rsid w:val="00274632"/>
    <w:rsid w:val="00274F3E"/>
    <w:rsid w:val="00274F5A"/>
    <w:rsid w:val="00274F67"/>
    <w:rsid w:val="00275389"/>
    <w:rsid w:val="002754EC"/>
    <w:rsid w:val="002758C6"/>
    <w:rsid w:val="00275921"/>
    <w:rsid w:val="00275A6B"/>
    <w:rsid w:val="00275DD3"/>
    <w:rsid w:val="002760C6"/>
    <w:rsid w:val="00276240"/>
    <w:rsid w:val="0027653C"/>
    <w:rsid w:val="00276579"/>
    <w:rsid w:val="00276B01"/>
    <w:rsid w:val="00276FF3"/>
    <w:rsid w:val="0027724D"/>
    <w:rsid w:val="002778A5"/>
    <w:rsid w:val="002778CC"/>
    <w:rsid w:val="00277E98"/>
    <w:rsid w:val="00280216"/>
    <w:rsid w:val="0028028D"/>
    <w:rsid w:val="00280535"/>
    <w:rsid w:val="00280768"/>
    <w:rsid w:val="00280E87"/>
    <w:rsid w:val="00281434"/>
    <w:rsid w:val="00281F7F"/>
    <w:rsid w:val="00282701"/>
    <w:rsid w:val="00282931"/>
    <w:rsid w:val="002835D3"/>
    <w:rsid w:val="00283843"/>
    <w:rsid w:val="00283889"/>
    <w:rsid w:val="00283BF9"/>
    <w:rsid w:val="00283CE7"/>
    <w:rsid w:val="00284095"/>
    <w:rsid w:val="002841AA"/>
    <w:rsid w:val="002842F6"/>
    <w:rsid w:val="002843E2"/>
    <w:rsid w:val="00284B81"/>
    <w:rsid w:val="00284DE2"/>
    <w:rsid w:val="00284EE3"/>
    <w:rsid w:val="00284FAE"/>
    <w:rsid w:val="00285074"/>
    <w:rsid w:val="00285158"/>
    <w:rsid w:val="002854E6"/>
    <w:rsid w:val="0028560A"/>
    <w:rsid w:val="00286913"/>
    <w:rsid w:val="002869D7"/>
    <w:rsid w:val="00286FDA"/>
    <w:rsid w:val="00287252"/>
    <w:rsid w:val="00287837"/>
    <w:rsid w:val="00287BB0"/>
    <w:rsid w:val="00287EBD"/>
    <w:rsid w:val="002908D3"/>
    <w:rsid w:val="00290975"/>
    <w:rsid w:val="00290CD9"/>
    <w:rsid w:val="00290D10"/>
    <w:rsid w:val="00290E11"/>
    <w:rsid w:val="00290E2B"/>
    <w:rsid w:val="00290F14"/>
    <w:rsid w:val="00290F6E"/>
    <w:rsid w:val="00291E04"/>
    <w:rsid w:val="0029210D"/>
    <w:rsid w:val="0029239E"/>
    <w:rsid w:val="002927D3"/>
    <w:rsid w:val="00292BFF"/>
    <w:rsid w:val="0029300B"/>
    <w:rsid w:val="00293044"/>
    <w:rsid w:val="0029350B"/>
    <w:rsid w:val="0029381B"/>
    <w:rsid w:val="0029389F"/>
    <w:rsid w:val="00293D81"/>
    <w:rsid w:val="00294038"/>
    <w:rsid w:val="00294134"/>
    <w:rsid w:val="002945FD"/>
    <w:rsid w:val="0029470F"/>
    <w:rsid w:val="00294BEF"/>
    <w:rsid w:val="00294F65"/>
    <w:rsid w:val="0029511E"/>
    <w:rsid w:val="00295199"/>
    <w:rsid w:val="0029544B"/>
    <w:rsid w:val="0029598F"/>
    <w:rsid w:val="00295A83"/>
    <w:rsid w:val="00295FAE"/>
    <w:rsid w:val="0029607C"/>
    <w:rsid w:val="0029649E"/>
    <w:rsid w:val="0029669B"/>
    <w:rsid w:val="00296CF1"/>
    <w:rsid w:val="00296E7F"/>
    <w:rsid w:val="0029704E"/>
    <w:rsid w:val="00297147"/>
    <w:rsid w:val="002974FC"/>
    <w:rsid w:val="00297C37"/>
    <w:rsid w:val="00297E7F"/>
    <w:rsid w:val="00297EB0"/>
    <w:rsid w:val="002A0233"/>
    <w:rsid w:val="002A0514"/>
    <w:rsid w:val="002A05D1"/>
    <w:rsid w:val="002A0874"/>
    <w:rsid w:val="002A0BBE"/>
    <w:rsid w:val="002A0D3A"/>
    <w:rsid w:val="002A0F86"/>
    <w:rsid w:val="002A0FB9"/>
    <w:rsid w:val="002A10BF"/>
    <w:rsid w:val="002A17CF"/>
    <w:rsid w:val="002A1A92"/>
    <w:rsid w:val="002A20AD"/>
    <w:rsid w:val="002A20E9"/>
    <w:rsid w:val="002A2600"/>
    <w:rsid w:val="002A2715"/>
    <w:rsid w:val="002A2954"/>
    <w:rsid w:val="002A2B73"/>
    <w:rsid w:val="002A339A"/>
    <w:rsid w:val="002A3784"/>
    <w:rsid w:val="002A3B20"/>
    <w:rsid w:val="002A3C84"/>
    <w:rsid w:val="002A3D72"/>
    <w:rsid w:val="002A3FC3"/>
    <w:rsid w:val="002A4328"/>
    <w:rsid w:val="002A44FC"/>
    <w:rsid w:val="002A45DC"/>
    <w:rsid w:val="002A4B7B"/>
    <w:rsid w:val="002A4BC7"/>
    <w:rsid w:val="002A5B36"/>
    <w:rsid w:val="002A6A0F"/>
    <w:rsid w:val="002A6D6A"/>
    <w:rsid w:val="002A6FE0"/>
    <w:rsid w:val="002A702F"/>
    <w:rsid w:val="002A73C9"/>
    <w:rsid w:val="002A7797"/>
    <w:rsid w:val="002A7812"/>
    <w:rsid w:val="002A79A7"/>
    <w:rsid w:val="002A7D2E"/>
    <w:rsid w:val="002B023A"/>
    <w:rsid w:val="002B06EA"/>
    <w:rsid w:val="002B098D"/>
    <w:rsid w:val="002B0D78"/>
    <w:rsid w:val="002B0F37"/>
    <w:rsid w:val="002B1022"/>
    <w:rsid w:val="002B11A7"/>
    <w:rsid w:val="002B1296"/>
    <w:rsid w:val="002B1441"/>
    <w:rsid w:val="002B15FD"/>
    <w:rsid w:val="002B2232"/>
    <w:rsid w:val="002B2288"/>
    <w:rsid w:val="002B245B"/>
    <w:rsid w:val="002B25A6"/>
    <w:rsid w:val="002B27F6"/>
    <w:rsid w:val="002B2C4D"/>
    <w:rsid w:val="002B357C"/>
    <w:rsid w:val="002B3F73"/>
    <w:rsid w:val="002B4086"/>
    <w:rsid w:val="002B40A6"/>
    <w:rsid w:val="002B4235"/>
    <w:rsid w:val="002B433D"/>
    <w:rsid w:val="002B47F8"/>
    <w:rsid w:val="002B4868"/>
    <w:rsid w:val="002B4B52"/>
    <w:rsid w:val="002B4DC0"/>
    <w:rsid w:val="002B5163"/>
    <w:rsid w:val="002B526F"/>
    <w:rsid w:val="002B557F"/>
    <w:rsid w:val="002B55D7"/>
    <w:rsid w:val="002B5898"/>
    <w:rsid w:val="002B5A1B"/>
    <w:rsid w:val="002B5E99"/>
    <w:rsid w:val="002B6151"/>
    <w:rsid w:val="002B6253"/>
    <w:rsid w:val="002B6937"/>
    <w:rsid w:val="002B6A55"/>
    <w:rsid w:val="002B6D03"/>
    <w:rsid w:val="002B6F68"/>
    <w:rsid w:val="002B6F8D"/>
    <w:rsid w:val="002B709C"/>
    <w:rsid w:val="002B778E"/>
    <w:rsid w:val="002C0C84"/>
    <w:rsid w:val="002C10F0"/>
    <w:rsid w:val="002C10F7"/>
    <w:rsid w:val="002C128E"/>
    <w:rsid w:val="002C145A"/>
    <w:rsid w:val="002C1B90"/>
    <w:rsid w:val="002C2185"/>
    <w:rsid w:val="002C2233"/>
    <w:rsid w:val="002C2DA8"/>
    <w:rsid w:val="002C30DA"/>
    <w:rsid w:val="002C32EE"/>
    <w:rsid w:val="002C367A"/>
    <w:rsid w:val="002C3715"/>
    <w:rsid w:val="002C3731"/>
    <w:rsid w:val="002C38A5"/>
    <w:rsid w:val="002C3BA7"/>
    <w:rsid w:val="002C3D62"/>
    <w:rsid w:val="002C3E81"/>
    <w:rsid w:val="002C41A6"/>
    <w:rsid w:val="002C4239"/>
    <w:rsid w:val="002C4556"/>
    <w:rsid w:val="002C4D48"/>
    <w:rsid w:val="002C521B"/>
    <w:rsid w:val="002C541B"/>
    <w:rsid w:val="002C54BD"/>
    <w:rsid w:val="002C555F"/>
    <w:rsid w:val="002C5669"/>
    <w:rsid w:val="002C5693"/>
    <w:rsid w:val="002C5751"/>
    <w:rsid w:val="002C58D6"/>
    <w:rsid w:val="002C608D"/>
    <w:rsid w:val="002C61B7"/>
    <w:rsid w:val="002C63E0"/>
    <w:rsid w:val="002C6838"/>
    <w:rsid w:val="002C6A3E"/>
    <w:rsid w:val="002C6E89"/>
    <w:rsid w:val="002C7235"/>
    <w:rsid w:val="002C738F"/>
    <w:rsid w:val="002C7453"/>
    <w:rsid w:val="002C74E7"/>
    <w:rsid w:val="002C77E6"/>
    <w:rsid w:val="002C79E7"/>
    <w:rsid w:val="002C7C5A"/>
    <w:rsid w:val="002C7D36"/>
    <w:rsid w:val="002D0F18"/>
    <w:rsid w:val="002D1654"/>
    <w:rsid w:val="002D1744"/>
    <w:rsid w:val="002D2251"/>
    <w:rsid w:val="002D2CD5"/>
    <w:rsid w:val="002D30C6"/>
    <w:rsid w:val="002D30CA"/>
    <w:rsid w:val="002D3458"/>
    <w:rsid w:val="002D3620"/>
    <w:rsid w:val="002D3B52"/>
    <w:rsid w:val="002D3EE2"/>
    <w:rsid w:val="002D43A6"/>
    <w:rsid w:val="002D493E"/>
    <w:rsid w:val="002D4AEF"/>
    <w:rsid w:val="002D4D0F"/>
    <w:rsid w:val="002D4E23"/>
    <w:rsid w:val="002D4FE0"/>
    <w:rsid w:val="002D50B5"/>
    <w:rsid w:val="002D545E"/>
    <w:rsid w:val="002D5CDB"/>
    <w:rsid w:val="002D6063"/>
    <w:rsid w:val="002D6162"/>
    <w:rsid w:val="002D6EAC"/>
    <w:rsid w:val="002D6F96"/>
    <w:rsid w:val="002D729A"/>
    <w:rsid w:val="002D7628"/>
    <w:rsid w:val="002D7B2E"/>
    <w:rsid w:val="002D7E72"/>
    <w:rsid w:val="002E01FB"/>
    <w:rsid w:val="002E04BB"/>
    <w:rsid w:val="002E0A7F"/>
    <w:rsid w:val="002E10FC"/>
    <w:rsid w:val="002E11A3"/>
    <w:rsid w:val="002E1202"/>
    <w:rsid w:val="002E13BF"/>
    <w:rsid w:val="002E14D5"/>
    <w:rsid w:val="002E152D"/>
    <w:rsid w:val="002E1721"/>
    <w:rsid w:val="002E1B2F"/>
    <w:rsid w:val="002E1DE3"/>
    <w:rsid w:val="002E2032"/>
    <w:rsid w:val="002E218C"/>
    <w:rsid w:val="002E251B"/>
    <w:rsid w:val="002E2987"/>
    <w:rsid w:val="002E2F45"/>
    <w:rsid w:val="002E3063"/>
    <w:rsid w:val="002E33DD"/>
    <w:rsid w:val="002E3674"/>
    <w:rsid w:val="002E39E8"/>
    <w:rsid w:val="002E40F2"/>
    <w:rsid w:val="002E4256"/>
    <w:rsid w:val="002E4B29"/>
    <w:rsid w:val="002E4CC1"/>
    <w:rsid w:val="002E57A0"/>
    <w:rsid w:val="002E5850"/>
    <w:rsid w:val="002E5C60"/>
    <w:rsid w:val="002E5ED3"/>
    <w:rsid w:val="002E5F57"/>
    <w:rsid w:val="002E5F60"/>
    <w:rsid w:val="002E5FB9"/>
    <w:rsid w:val="002E64DD"/>
    <w:rsid w:val="002E6F83"/>
    <w:rsid w:val="002E71CB"/>
    <w:rsid w:val="002E72C4"/>
    <w:rsid w:val="002F0017"/>
    <w:rsid w:val="002F029A"/>
    <w:rsid w:val="002F084B"/>
    <w:rsid w:val="002F08F4"/>
    <w:rsid w:val="002F0C77"/>
    <w:rsid w:val="002F11B5"/>
    <w:rsid w:val="002F191E"/>
    <w:rsid w:val="002F1E32"/>
    <w:rsid w:val="002F1F0F"/>
    <w:rsid w:val="002F1F28"/>
    <w:rsid w:val="002F2536"/>
    <w:rsid w:val="002F2C18"/>
    <w:rsid w:val="002F2D37"/>
    <w:rsid w:val="002F2F54"/>
    <w:rsid w:val="002F2F6B"/>
    <w:rsid w:val="002F3081"/>
    <w:rsid w:val="002F30A8"/>
    <w:rsid w:val="002F357F"/>
    <w:rsid w:val="002F4164"/>
    <w:rsid w:val="002F41A8"/>
    <w:rsid w:val="002F458A"/>
    <w:rsid w:val="002F4827"/>
    <w:rsid w:val="002F4A5C"/>
    <w:rsid w:val="002F4A73"/>
    <w:rsid w:val="002F4B4A"/>
    <w:rsid w:val="002F4CC3"/>
    <w:rsid w:val="002F53BD"/>
    <w:rsid w:val="002F568C"/>
    <w:rsid w:val="002F5A94"/>
    <w:rsid w:val="002F600F"/>
    <w:rsid w:val="002F65C0"/>
    <w:rsid w:val="002F670E"/>
    <w:rsid w:val="002F6762"/>
    <w:rsid w:val="002F6BF8"/>
    <w:rsid w:val="002F6CEF"/>
    <w:rsid w:val="002F758C"/>
    <w:rsid w:val="002F7650"/>
    <w:rsid w:val="002F7773"/>
    <w:rsid w:val="002F7D36"/>
    <w:rsid w:val="002F7FE0"/>
    <w:rsid w:val="002F7FF4"/>
    <w:rsid w:val="00300301"/>
    <w:rsid w:val="003004ED"/>
    <w:rsid w:val="0030065B"/>
    <w:rsid w:val="003006DD"/>
    <w:rsid w:val="00300CB6"/>
    <w:rsid w:val="00300EB8"/>
    <w:rsid w:val="00300EFC"/>
    <w:rsid w:val="00301A96"/>
    <w:rsid w:val="00301AD2"/>
    <w:rsid w:val="003022B1"/>
    <w:rsid w:val="00302561"/>
    <w:rsid w:val="0030282E"/>
    <w:rsid w:val="0030311F"/>
    <w:rsid w:val="00303172"/>
    <w:rsid w:val="00303281"/>
    <w:rsid w:val="00303A34"/>
    <w:rsid w:val="00303B2E"/>
    <w:rsid w:val="00303B72"/>
    <w:rsid w:val="00303FE5"/>
    <w:rsid w:val="00304025"/>
    <w:rsid w:val="0030486C"/>
    <w:rsid w:val="00304970"/>
    <w:rsid w:val="00304C08"/>
    <w:rsid w:val="00304D9A"/>
    <w:rsid w:val="00305023"/>
    <w:rsid w:val="0030559D"/>
    <w:rsid w:val="00305610"/>
    <w:rsid w:val="00305698"/>
    <w:rsid w:val="00305C37"/>
    <w:rsid w:val="00305D45"/>
    <w:rsid w:val="0030608B"/>
    <w:rsid w:val="003066E1"/>
    <w:rsid w:val="0030727A"/>
    <w:rsid w:val="003073C3"/>
    <w:rsid w:val="003100EF"/>
    <w:rsid w:val="003107A1"/>
    <w:rsid w:val="0031084F"/>
    <w:rsid w:val="00310B19"/>
    <w:rsid w:val="00310BE7"/>
    <w:rsid w:val="00310C3A"/>
    <w:rsid w:val="00310C4E"/>
    <w:rsid w:val="00310E7B"/>
    <w:rsid w:val="00310EAE"/>
    <w:rsid w:val="0031104C"/>
    <w:rsid w:val="00311780"/>
    <w:rsid w:val="003117B6"/>
    <w:rsid w:val="003121AF"/>
    <w:rsid w:val="00312BCC"/>
    <w:rsid w:val="00312CEF"/>
    <w:rsid w:val="00312DC0"/>
    <w:rsid w:val="003130FA"/>
    <w:rsid w:val="00313137"/>
    <w:rsid w:val="00313607"/>
    <w:rsid w:val="00313750"/>
    <w:rsid w:val="003138E3"/>
    <w:rsid w:val="00313F60"/>
    <w:rsid w:val="00313F82"/>
    <w:rsid w:val="003140EC"/>
    <w:rsid w:val="00314170"/>
    <w:rsid w:val="003144C3"/>
    <w:rsid w:val="003144C5"/>
    <w:rsid w:val="0031496A"/>
    <w:rsid w:val="00314D10"/>
    <w:rsid w:val="003151D0"/>
    <w:rsid w:val="003154A2"/>
    <w:rsid w:val="0031558A"/>
    <w:rsid w:val="003158A0"/>
    <w:rsid w:val="00315952"/>
    <w:rsid w:val="00315BEF"/>
    <w:rsid w:val="00315E45"/>
    <w:rsid w:val="00315EDF"/>
    <w:rsid w:val="0031615D"/>
    <w:rsid w:val="0031629A"/>
    <w:rsid w:val="00316316"/>
    <w:rsid w:val="00317797"/>
    <w:rsid w:val="00317D6E"/>
    <w:rsid w:val="00317EA9"/>
    <w:rsid w:val="00320414"/>
    <w:rsid w:val="00320418"/>
    <w:rsid w:val="0032041F"/>
    <w:rsid w:val="003209CB"/>
    <w:rsid w:val="00321F9B"/>
    <w:rsid w:val="0032201A"/>
    <w:rsid w:val="00322ED5"/>
    <w:rsid w:val="00323212"/>
    <w:rsid w:val="003238D5"/>
    <w:rsid w:val="00324BDD"/>
    <w:rsid w:val="00324D66"/>
    <w:rsid w:val="00324EBB"/>
    <w:rsid w:val="00325045"/>
    <w:rsid w:val="003252A9"/>
    <w:rsid w:val="00325416"/>
    <w:rsid w:val="00325597"/>
    <w:rsid w:val="00325679"/>
    <w:rsid w:val="00325768"/>
    <w:rsid w:val="003258C1"/>
    <w:rsid w:val="003266AC"/>
    <w:rsid w:val="00326C1C"/>
    <w:rsid w:val="00326CD5"/>
    <w:rsid w:val="00326FB5"/>
    <w:rsid w:val="0032714A"/>
    <w:rsid w:val="0032720F"/>
    <w:rsid w:val="00327875"/>
    <w:rsid w:val="00327C79"/>
    <w:rsid w:val="00327D6D"/>
    <w:rsid w:val="003302BB"/>
    <w:rsid w:val="003302C8"/>
    <w:rsid w:val="00330397"/>
    <w:rsid w:val="003304F5"/>
    <w:rsid w:val="0033060D"/>
    <w:rsid w:val="0033081F"/>
    <w:rsid w:val="00330BB9"/>
    <w:rsid w:val="0033177D"/>
    <w:rsid w:val="00331A9A"/>
    <w:rsid w:val="00331F18"/>
    <w:rsid w:val="0033245B"/>
    <w:rsid w:val="00332519"/>
    <w:rsid w:val="00332618"/>
    <w:rsid w:val="00332753"/>
    <w:rsid w:val="0033292E"/>
    <w:rsid w:val="00332D01"/>
    <w:rsid w:val="00332E68"/>
    <w:rsid w:val="00332EED"/>
    <w:rsid w:val="003330BF"/>
    <w:rsid w:val="0033373A"/>
    <w:rsid w:val="0033386F"/>
    <w:rsid w:val="00333E9A"/>
    <w:rsid w:val="00334053"/>
    <w:rsid w:val="003344C6"/>
    <w:rsid w:val="00334889"/>
    <w:rsid w:val="00334D57"/>
    <w:rsid w:val="0033503F"/>
    <w:rsid w:val="0033559B"/>
    <w:rsid w:val="003356F7"/>
    <w:rsid w:val="00335A10"/>
    <w:rsid w:val="00335BEF"/>
    <w:rsid w:val="00335D05"/>
    <w:rsid w:val="00335D2D"/>
    <w:rsid w:val="00335E44"/>
    <w:rsid w:val="0033663A"/>
    <w:rsid w:val="00336E39"/>
    <w:rsid w:val="00336F3A"/>
    <w:rsid w:val="0033798E"/>
    <w:rsid w:val="00337BAD"/>
    <w:rsid w:val="00340208"/>
    <w:rsid w:val="003403B4"/>
    <w:rsid w:val="00340525"/>
    <w:rsid w:val="00341406"/>
    <w:rsid w:val="00341477"/>
    <w:rsid w:val="003414C1"/>
    <w:rsid w:val="0034157D"/>
    <w:rsid w:val="00341597"/>
    <w:rsid w:val="003418D5"/>
    <w:rsid w:val="00341DB8"/>
    <w:rsid w:val="0034230D"/>
    <w:rsid w:val="00342626"/>
    <w:rsid w:val="0034264C"/>
    <w:rsid w:val="00342A08"/>
    <w:rsid w:val="00342B53"/>
    <w:rsid w:val="0034303D"/>
    <w:rsid w:val="003430A2"/>
    <w:rsid w:val="0034316E"/>
    <w:rsid w:val="0034324D"/>
    <w:rsid w:val="0034344B"/>
    <w:rsid w:val="003437DF"/>
    <w:rsid w:val="00343B9D"/>
    <w:rsid w:val="00343C4B"/>
    <w:rsid w:val="00343DB2"/>
    <w:rsid w:val="00344627"/>
    <w:rsid w:val="00345674"/>
    <w:rsid w:val="00346028"/>
    <w:rsid w:val="003469C8"/>
    <w:rsid w:val="00346E3A"/>
    <w:rsid w:val="003470D7"/>
    <w:rsid w:val="003473D8"/>
    <w:rsid w:val="00347421"/>
    <w:rsid w:val="0034770C"/>
    <w:rsid w:val="003479F0"/>
    <w:rsid w:val="00347AF4"/>
    <w:rsid w:val="00350248"/>
    <w:rsid w:val="00350250"/>
    <w:rsid w:val="003505EE"/>
    <w:rsid w:val="00350623"/>
    <w:rsid w:val="00350BE5"/>
    <w:rsid w:val="00350C92"/>
    <w:rsid w:val="003516AC"/>
    <w:rsid w:val="003527CE"/>
    <w:rsid w:val="0035305D"/>
    <w:rsid w:val="00353236"/>
    <w:rsid w:val="00353B25"/>
    <w:rsid w:val="003540A8"/>
    <w:rsid w:val="003541EB"/>
    <w:rsid w:val="003551F7"/>
    <w:rsid w:val="00355215"/>
    <w:rsid w:val="00355422"/>
    <w:rsid w:val="0035584E"/>
    <w:rsid w:val="00355B7A"/>
    <w:rsid w:val="00355C5C"/>
    <w:rsid w:val="00355EB7"/>
    <w:rsid w:val="0035611E"/>
    <w:rsid w:val="00356E0D"/>
    <w:rsid w:val="00356F51"/>
    <w:rsid w:val="00357013"/>
    <w:rsid w:val="0035715B"/>
    <w:rsid w:val="003571BF"/>
    <w:rsid w:val="00357ADF"/>
    <w:rsid w:val="00357E86"/>
    <w:rsid w:val="00361845"/>
    <w:rsid w:val="003619DB"/>
    <w:rsid w:val="00361D7F"/>
    <w:rsid w:val="0036203C"/>
    <w:rsid w:val="00362794"/>
    <w:rsid w:val="00362AF4"/>
    <w:rsid w:val="00362BEC"/>
    <w:rsid w:val="00362F29"/>
    <w:rsid w:val="0036327E"/>
    <w:rsid w:val="003635FF"/>
    <w:rsid w:val="0036362F"/>
    <w:rsid w:val="00363AD1"/>
    <w:rsid w:val="00363DC2"/>
    <w:rsid w:val="00364713"/>
    <w:rsid w:val="003648FE"/>
    <w:rsid w:val="003649B2"/>
    <w:rsid w:val="003651C7"/>
    <w:rsid w:val="00365510"/>
    <w:rsid w:val="00365B7E"/>
    <w:rsid w:val="00365CE5"/>
    <w:rsid w:val="00365EDC"/>
    <w:rsid w:val="00365FD8"/>
    <w:rsid w:val="0036601B"/>
    <w:rsid w:val="003660EB"/>
    <w:rsid w:val="0036622E"/>
    <w:rsid w:val="003665BB"/>
    <w:rsid w:val="00366740"/>
    <w:rsid w:val="003668A6"/>
    <w:rsid w:val="00366E7F"/>
    <w:rsid w:val="00367002"/>
    <w:rsid w:val="0036730C"/>
    <w:rsid w:val="00367630"/>
    <w:rsid w:val="00367E92"/>
    <w:rsid w:val="0037003E"/>
    <w:rsid w:val="0037043D"/>
    <w:rsid w:val="0037044C"/>
    <w:rsid w:val="003704BD"/>
    <w:rsid w:val="00370B3E"/>
    <w:rsid w:val="00370F05"/>
    <w:rsid w:val="003713FD"/>
    <w:rsid w:val="0037190A"/>
    <w:rsid w:val="00372418"/>
    <w:rsid w:val="00372433"/>
    <w:rsid w:val="00372911"/>
    <w:rsid w:val="00372E51"/>
    <w:rsid w:val="0037335A"/>
    <w:rsid w:val="003739C3"/>
    <w:rsid w:val="00373A84"/>
    <w:rsid w:val="00373ACA"/>
    <w:rsid w:val="00373BB7"/>
    <w:rsid w:val="0037427D"/>
    <w:rsid w:val="00374DC9"/>
    <w:rsid w:val="003750EA"/>
    <w:rsid w:val="00375485"/>
    <w:rsid w:val="003755BD"/>
    <w:rsid w:val="00375665"/>
    <w:rsid w:val="003759D1"/>
    <w:rsid w:val="00375A67"/>
    <w:rsid w:val="00376033"/>
    <w:rsid w:val="00376616"/>
    <w:rsid w:val="0037719F"/>
    <w:rsid w:val="003778B0"/>
    <w:rsid w:val="00377F10"/>
    <w:rsid w:val="003804C3"/>
    <w:rsid w:val="003804EF"/>
    <w:rsid w:val="00380B99"/>
    <w:rsid w:val="00380F98"/>
    <w:rsid w:val="0038154A"/>
    <w:rsid w:val="00381ACD"/>
    <w:rsid w:val="003820B6"/>
    <w:rsid w:val="0038249A"/>
    <w:rsid w:val="00382733"/>
    <w:rsid w:val="00382760"/>
    <w:rsid w:val="00382BAA"/>
    <w:rsid w:val="00383384"/>
    <w:rsid w:val="00383489"/>
    <w:rsid w:val="0038382B"/>
    <w:rsid w:val="00383B41"/>
    <w:rsid w:val="00383DF1"/>
    <w:rsid w:val="00383E0D"/>
    <w:rsid w:val="00384095"/>
    <w:rsid w:val="003842AE"/>
    <w:rsid w:val="00384447"/>
    <w:rsid w:val="00384631"/>
    <w:rsid w:val="0038468C"/>
    <w:rsid w:val="00384778"/>
    <w:rsid w:val="003847F4"/>
    <w:rsid w:val="0038493E"/>
    <w:rsid w:val="00384DBA"/>
    <w:rsid w:val="00384E0F"/>
    <w:rsid w:val="0038540C"/>
    <w:rsid w:val="003854EF"/>
    <w:rsid w:val="00385AD7"/>
    <w:rsid w:val="00385AF0"/>
    <w:rsid w:val="00385EAC"/>
    <w:rsid w:val="00385EB5"/>
    <w:rsid w:val="003860D2"/>
    <w:rsid w:val="00386521"/>
    <w:rsid w:val="003867B1"/>
    <w:rsid w:val="00386AA1"/>
    <w:rsid w:val="00386BFC"/>
    <w:rsid w:val="00386D2D"/>
    <w:rsid w:val="00386E8F"/>
    <w:rsid w:val="00386F04"/>
    <w:rsid w:val="00387440"/>
    <w:rsid w:val="00387648"/>
    <w:rsid w:val="003876D2"/>
    <w:rsid w:val="00387BC7"/>
    <w:rsid w:val="00387E9A"/>
    <w:rsid w:val="0039013D"/>
    <w:rsid w:val="0039020A"/>
    <w:rsid w:val="00390550"/>
    <w:rsid w:val="00390D69"/>
    <w:rsid w:val="00390FC8"/>
    <w:rsid w:val="003911D4"/>
    <w:rsid w:val="003913D3"/>
    <w:rsid w:val="00391AF0"/>
    <w:rsid w:val="00391C26"/>
    <w:rsid w:val="00391D2D"/>
    <w:rsid w:val="00392134"/>
    <w:rsid w:val="00392218"/>
    <w:rsid w:val="003926E0"/>
    <w:rsid w:val="003928FE"/>
    <w:rsid w:val="00392AAA"/>
    <w:rsid w:val="003931B1"/>
    <w:rsid w:val="0039338D"/>
    <w:rsid w:val="003933D5"/>
    <w:rsid w:val="003935FA"/>
    <w:rsid w:val="003936E7"/>
    <w:rsid w:val="00393AC9"/>
    <w:rsid w:val="00393AF9"/>
    <w:rsid w:val="00393F17"/>
    <w:rsid w:val="003940D4"/>
    <w:rsid w:val="00394350"/>
    <w:rsid w:val="00394377"/>
    <w:rsid w:val="0039460C"/>
    <w:rsid w:val="003948A0"/>
    <w:rsid w:val="00394E64"/>
    <w:rsid w:val="00395042"/>
    <w:rsid w:val="00395067"/>
    <w:rsid w:val="003950CB"/>
    <w:rsid w:val="003954C7"/>
    <w:rsid w:val="00395706"/>
    <w:rsid w:val="00395714"/>
    <w:rsid w:val="00395D68"/>
    <w:rsid w:val="00395EFF"/>
    <w:rsid w:val="00395F9F"/>
    <w:rsid w:val="00396942"/>
    <w:rsid w:val="00396C66"/>
    <w:rsid w:val="00396D48"/>
    <w:rsid w:val="00397113"/>
    <w:rsid w:val="003A0881"/>
    <w:rsid w:val="003A0DD2"/>
    <w:rsid w:val="003A0E9B"/>
    <w:rsid w:val="003A0FDF"/>
    <w:rsid w:val="003A13DD"/>
    <w:rsid w:val="003A1A06"/>
    <w:rsid w:val="003A1B95"/>
    <w:rsid w:val="003A1C32"/>
    <w:rsid w:val="003A1EFE"/>
    <w:rsid w:val="003A20AC"/>
    <w:rsid w:val="003A2178"/>
    <w:rsid w:val="003A289D"/>
    <w:rsid w:val="003A31D6"/>
    <w:rsid w:val="003A32FF"/>
    <w:rsid w:val="003A38DF"/>
    <w:rsid w:val="003A3A5A"/>
    <w:rsid w:val="003A3D03"/>
    <w:rsid w:val="003A3EC5"/>
    <w:rsid w:val="003A4034"/>
    <w:rsid w:val="003A418F"/>
    <w:rsid w:val="003A5263"/>
    <w:rsid w:val="003A553B"/>
    <w:rsid w:val="003A557B"/>
    <w:rsid w:val="003A56B2"/>
    <w:rsid w:val="003A5A8B"/>
    <w:rsid w:val="003A5BAA"/>
    <w:rsid w:val="003A6291"/>
    <w:rsid w:val="003A66C3"/>
    <w:rsid w:val="003A698A"/>
    <w:rsid w:val="003A6A75"/>
    <w:rsid w:val="003A735B"/>
    <w:rsid w:val="003A7390"/>
    <w:rsid w:val="003A7523"/>
    <w:rsid w:val="003A793A"/>
    <w:rsid w:val="003A7B45"/>
    <w:rsid w:val="003A7DC9"/>
    <w:rsid w:val="003B01B8"/>
    <w:rsid w:val="003B07EA"/>
    <w:rsid w:val="003B12B4"/>
    <w:rsid w:val="003B1606"/>
    <w:rsid w:val="003B16BD"/>
    <w:rsid w:val="003B1773"/>
    <w:rsid w:val="003B1843"/>
    <w:rsid w:val="003B1A1C"/>
    <w:rsid w:val="003B20B3"/>
    <w:rsid w:val="003B224B"/>
    <w:rsid w:val="003B2328"/>
    <w:rsid w:val="003B2458"/>
    <w:rsid w:val="003B24F4"/>
    <w:rsid w:val="003B28D7"/>
    <w:rsid w:val="003B3298"/>
    <w:rsid w:val="003B33C8"/>
    <w:rsid w:val="003B3560"/>
    <w:rsid w:val="003B3A79"/>
    <w:rsid w:val="003B3A9C"/>
    <w:rsid w:val="003B3D88"/>
    <w:rsid w:val="003B3F05"/>
    <w:rsid w:val="003B43E3"/>
    <w:rsid w:val="003B47A6"/>
    <w:rsid w:val="003B4A1B"/>
    <w:rsid w:val="003B4F00"/>
    <w:rsid w:val="003B4FA1"/>
    <w:rsid w:val="003B5BA7"/>
    <w:rsid w:val="003B5C69"/>
    <w:rsid w:val="003B5D8B"/>
    <w:rsid w:val="003B5E3F"/>
    <w:rsid w:val="003B69EC"/>
    <w:rsid w:val="003B6EAF"/>
    <w:rsid w:val="003B7112"/>
    <w:rsid w:val="003B7255"/>
    <w:rsid w:val="003B726F"/>
    <w:rsid w:val="003B7499"/>
    <w:rsid w:val="003B79F6"/>
    <w:rsid w:val="003B7FB6"/>
    <w:rsid w:val="003C0053"/>
    <w:rsid w:val="003C058A"/>
    <w:rsid w:val="003C08D3"/>
    <w:rsid w:val="003C0932"/>
    <w:rsid w:val="003C09A6"/>
    <w:rsid w:val="003C09EB"/>
    <w:rsid w:val="003C11E3"/>
    <w:rsid w:val="003C135A"/>
    <w:rsid w:val="003C140D"/>
    <w:rsid w:val="003C1D9A"/>
    <w:rsid w:val="003C1EFC"/>
    <w:rsid w:val="003C1F5C"/>
    <w:rsid w:val="003C209D"/>
    <w:rsid w:val="003C25E0"/>
    <w:rsid w:val="003C28BC"/>
    <w:rsid w:val="003C3214"/>
    <w:rsid w:val="003C38E2"/>
    <w:rsid w:val="003C3A63"/>
    <w:rsid w:val="003C4ABD"/>
    <w:rsid w:val="003C4B5A"/>
    <w:rsid w:val="003C58E5"/>
    <w:rsid w:val="003C5D33"/>
    <w:rsid w:val="003C6081"/>
    <w:rsid w:val="003C651F"/>
    <w:rsid w:val="003C6627"/>
    <w:rsid w:val="003C6D12"/>
    <w:rsid w:val="003C706F"/>
    <w:rsid w:val="003C70D1"/>
    <w:rsid w:val="003C70DB"/>
    <w:rsid w:val="003C76A8"/>
    <w:rsid w:val="003C76FA"/>
    <w:rsid w:val="003C791A"/>
    <w:rsid w:val="003C7931"/>
    <w:rsid w:val="003C7D46"/>
    <w:rsid w:val="003D01A6"/>
    <w:rsid w:val="003D02C8"/>
    <w:rsid w:val="003D03B0"/>
    <w:rsid w:val="003D08D7"/>
    <w:rsid w:val="003D0D3E"/>
    <w:rsid w:val="003D0EF9"/>
    <w:rsid w:val="003D10CE"/>
    <w:rsid w:val="003D13DF"/>
    <w:rsid w:val="003D15DD"/>
    <w:rsid w:val="003D173C"/>
    <w:rsid w:val="003D1FCC"/>
    <w:rsid w:val="003D2219"/>
    <w:rsid w:val="003D297B"/>
    <w:rsid w:val="003D2B8A"/>
    <w:rsid w:val="003D2BA8"/>
    <w:rsid w:val="003D2ECC"/>
    <w:rsid w:val="003D318A"/>
    <w:rsid w:val="003D3225"/>
    <w:rsid w:val="003D32B2"/>
    <w:rsid w:val="003D45C1"/>
    <w:rsid w:val="003D4FEB"/>
    <w:rsid w:val="003D518D"/>
    <w:rsid w:val="003D52CC"/>
    <w:rsid w:val="003D53B6"/>
    <w:rsid w:val="003D53DE"/>
    <w:rsid w:val="003D5411"/>
    <w:rsid w:val="003D5850"/>
    <w:rsid w:val="003D5AD1"/>
    <w:rsid w:val="003D5C23"/>
    <w:rsid w:val="003D659F"/>
    <w:rsid w:val="003D692D"/>
    <w:rsid w:val="003D6A1C"/>
    <w:rsid w:val="003D6F25"/>
    <w:rsid w:val="003D7145"/>
    <w:rsid w:val="003D7363"/>
    <w:rsid w:val="003D7ADC"/>
    <w:rsid w:val="003D7D34"/>
    <w:rsid w:val="003E073E"/>
    <w:rsid w:val="003E0749"/>
    <w:rsid w:val="003E0782"/>
    <w:rsid w:val="003E0D95"/>
    <w:rsid w:val="003E1280"/>
    <w:rsid w:val="003E13E2"/>
    <w:rsid w:val="003E149E"/>
    <w:rsid w:val="003E19CB"/>
    <w:rsid w:val="003E1A9F"/>
    <w:rsid w:val="003E2100"/>
    <w:rsid w:val="003E21EC"/>
    <w:rsid w:val="003E2628"/>
    <w:rsid w:val="003E2A31"/>
    <w:rsid w:val="003E2B0C"/>
    <w:rsid w:val="003E2E20"/>
    <w:rsid w:val="003E2E42"/>
    <w:rsid w:val="003E31D1"/>
    <w:rsid w:val="003E343A"/>
    <w:rsid w:val="003E37F4"/>
    <w:rsid w:val="003E38AE"/>
    <w:rsid w:val="003E3C65"/>
    <w:rsid w:val="003E3D37"/>
    <w:rsid w:val="003E3F19"/>
    <w:rsid w:val="003E47E3"/>
    <w:rsid w:val="003E4920"/>
    <w:rsid w:val="003E4C97"/>
    <w:rsid w:val="003E4CB6"/>
    <w:rsid w:val="003E4D8C"/>
    <w:rsid w:val="003E4DE8"/>
    <w:rsid w:val="003E4FFA"/>
    <w:rsid w:val="003E58E8"/>
    <w:rsid w:val="003E5D45"/>
    <w:rsid w:val="003E5DA3"/>
    <w:rsid w:val="003E6557"/>
    <w:rsid w:val="003E674C"/>
    <w:rsid w:val="003E7031"/>
    <w:rsid w:val="003E75DD"/>
    <w:rsid w:val="003E762C"/>
    <w:rsid w:val="003E7A15"/>
    <w:rsid w:val="003E7E9E"/>
    <w:rsid w:val="003E7F71"/>
    <w:rsid w:val="003F0019"/>
    <w:rsid w:val="003F0077"/>
    <w:rsid w:val="003F03B7"/>
    <w:rsid w:val="003F076A"/>
    <w:rsid w:val="003F084B"/>
    <w:rsid w:val="003F09B9"/>
    <w:rsid w:val="003F0A90"/>
    <w:rsid w:val="003F0BD8"/>
    <w:rsid w:val="003F0F52"/>
    <w:rsid w:val="003F189D"/>
    <w:rsid w:val="003F1911"/>
    <w:rsid w:val="003F23AD"/>
    <w:rsid w:val="003F2A14"/>
    <w:rsid w:val="003F2AF2"/>
    <w:rsid w:val="003F2BEE"/>
    <w:rsid w:val="003F2C13"/>
    <w:rsid w:val="003F2D39"/>
    <w:rsid w:val="003F2F1C"/>
    <w:rsid w:val="003F30B1"/>
    <w:rsid w:val="003F3144"/>
    <w:rsid w:val="003F39F6"/>
    <w:rsid w:val="003F3AB1"/>
    <w:rsid w:val="003F3B94"/>
    <w:rsid w:val="003F3BE3"/>
    <w:rsid w:val="003F4216"/>
    <w:rsid w:val="003F4359"/>
    <w:rsid w:val="003F4651"/>
    <w:rsid w:val="003F4B26"/>
    <w:rsid w:val="003F4F2F"/>
    <w:rsid w:val="003F5848"/>
    <w:rsid w:val="003F604B"/>
    <w:rsid w:val="003F61E6"/>
    <w:rsid w:val="003F62DA"/>
    <w:rsid w:val="003F6ABC"/>
    <w:rsid w:val="003F6DCB"/>
    <w:rsid w:val="003F7520"/>
    <w:rsid w:val="003F793F"/>
    <w:rsid w:val="003F7DFC"/>
    <w:rsid w:val="003F7ECB"/>
    <w:rsid w:val="0040027A"/>
    <w:rsid w:val="00400746"/>
    <w:rsid w:val="00400B8C"/>
    <w:rsid w:val="00400FBF"/>
    <w:rsid w:val="0040113A"/>
    <w:rsid w:val="00402106"/>
    <w:rsid w:val="004021E3"/>
    <w:rsid w:val="004027BE"/>
    <w:rsid w:val="00402898"/>
    <w:rsid w:val="00402AB1"/>
    <w:rsid w:val="00402D10"/>
    <w:rsid w:val="00403527"/>
    <w:rsid w:val="00403B9C"/>
    <w:rsid w:val="00403E17"/>
    <w:rsid w:val="00403E54"/>
    <w:rsid w:val="00403F22"/>
    <w:rsid w:val="00403F38"/>
    <w:rsid w:val="00404179"/>
    <w:rsid w:val="00404498"/>
    <w:rsid w:val="004045A8"/>
    <w:rsid w:val="00404C5B"/>
    <w:rsid w:val="00404F35"/>
    <w:rsid w:val="0040506C"/>
    <w:rsid w:val="004051CE"/>
    <w:rsid w:val="004053AB"/>
    <w:rsid w:val="004056FF"/>
    <w:rsid w:val="004057CB"/>
    <w:rsid w:val="00405A14"/>
    <w:rsid w:val="004062D8"/>
    <w:rsid w:val="004064AB"/>
    <w:rsid w:val="00406598"/>
    <w:rsid w:val="0040663E"/>
    <w:rsid w:val="004067C7"/>
    <w:rsid w:val="00406BEF"/>
    <w:rsid w:val="00406F14"/>
    <w:rsid w:val="00407162"/>
    <w:rsid w:val="00407298"/>
    <w:rsid w:val="004077BC"/>
    <w:rsid w:val="00407878"/>
    <w:rsid w:val="00410679"/>
    <w:rsid w:val="00410846"/>
    <w:rsid w:val="00411075"/>
    <w:rsid w:val="004115A8"/>
    <w:rsid w:val="00411C95"/>
    <w:rsid w:val="00412E98"/>
    <w:rsid w:val="0041321A"/>
    <w:rsid w:val="0041350E"/>
    <w:rsid w:val="00413570"/>
    <w:rsid w:val="0041373F"/>
    <w:rsid w:val="004137BA"/>
    <w:rsid w:val="004137C5"/>
    <w:rsid w:val="0041387E"/>
    <w:rsid w:val="00413960"/>
    <w:rsid w:val="00413AF8"/>
    <w:rsid w:val="00413BE8"/>
    <w:rsid w:val="00413D02"/>
    <w:rsid w:val="00413D8A"/>
    <w:rsid w:val="00413E2A"/>
    <w:rsid w:val="00413E98"/>
    <w:rsid w:val="00413FAF"/>
    <w:rsid w:val="004140E0"/>
    <w:rsid w:val="0041428E"/>
    <w:rsid w:val="0041432D"/>
    <w:rsid w:val="00414427"/>
    <w:rsid w:val="0041444A"/>
    <w:rsid w:val="00414A50"/>
    <w:rsid w:val="00414ADE"/>
    <w:rsid w:val="00414F03"/>
    <w:rsid w:val="00415461"/>
    <w:rsid w:val="00415807"/>
    <w:rsid w:val="00415BC0"/>
    <w:rsid w:val="00416469"/>
    <w:rsid w:val="004164B0"/>
    <w:rsid w:val="00416532"/>
    <w:rsid w:val="0041656E"/>
    <w:rsid w:val="00416685"/>
    <w:rsid w:val="00416C18"/>
    <w:rsid w:val="00416CA0"/>
    <w:rsid w:val="004170EB"/>
    <w:rsid w:val="0041718F"/>
    <w:rsid w:val="004172E3"/>
    <w:rsid w:val="004174AF"/>
    <w:rsid w:val="00417D30"/>
    <w:rsid w:val="0042054A"/>
    <w:rsid w:val="0042075A"/>
    <w:rsid w:val="0042095F"/>
    <w:rsid w:val="00420BD6"/>
    <w:rsid w:val="00420C40"/>
    <w:rsid w:val="00420CB1"/>
    <w:rsid w:val="0042103E"/>
    <w:rsid w:val="004212CE"/>
    <w:rsid w:val="00421552"/>
    <w:rsid w:val="00421573"/>
    <w:rsid w:val="00421CF8"/>
    <w:rsid w:val="00421D30"/>
    <w:rsid w:val="00421E52"/>
    <w:rsid w:val="00422276"/>
    <w:rsid w:val="004222CC"/>
    <w:rsid w:val="004225B0"/>
    <w:rsid w:val="00422BD2"/>
    <w:rsid w:val="00423111"/>
    <w:rsid w:val="004232C1"/>
    <w:rsid w:val="00423868"/>
    <w:rsid w:val="00423F71"/>
    <w:rsid w:val="00423F99"/>
    <w:rsid w:val="004247CC"/>
    <w:rsid w:val="00424F1D"/>
    <w:rsid w:val="0042517F"/>
    <w:rsid w:val="00425320"/>
    <w:rsid w:val="00425485"/>
    <w:rsid w:val="0042573D"/>
    <w:rsid w:val="00425FEC"/>
    <w:rsid w:val="004261E6"/>
    <w:rsid w:val="0042668C"/>
    <w:rsid w:val="0042692D"/>
    <w:rsid w:val="00426E72"/>
    <w:rsid w:val="0042714E"/>
    <w:rsid w:val="00427845"/>
    <w:rsid w:val="00427CFD"/>
    <w:rsid w:val="00427DDB"/>
    <w:rsid w:val="00427DF4"/>
    <w:rsid w:val="00430052"/>
    <w:rsid w:val="004303F9"/>
    <w:rsid w:val="004307AD"/>
    <w:rsid w:val="00430C5B"/>
    <w:rsid w:val="00430CA4"/>
    <w:rsid w:val="004311AD"/>
    <w:rsid w:val="0043128F"/>
    <w:rsid w:val="0043169D"/>
    <w:rsid w:val="00431974"/>
    <w:rsid w:val="00431C2D"/>
    <w:rsid w:val="00431FC1"/>
    <w:rsid w:val="00432041"/>
    <w:rsid w:val="004327BF"/>
    <w:rsid w:val="004329DA"/>
    <w:rsid w:val="00432A04"/>
    <w:rsid w:val="00432B7E"/>
    <w:rsid w:val="0043352D"/>
    <w:rsid w:val="004335C3"/>
    <w:rsid w:val="00433DE6"/>
    <w:rsid w:val="004340D6"/>
    <w:rsid w:val="004342E7"/>
    <w:rsid w:val="00434AEB"/>
    <w:rsid w:val="00434DDC"/>
    <w:rsid w:val="00435375"/>
    <w:rsid w:val="00435410"/>
    <w:rsid w:val="004354A6"/>
    <w:rsid w:val="004357D7"/>
    <w:rsid w:val="00435876"/>
    <w:rsid w:val="00435941"/>
    <w:rsid w:val="00435EA8"/>
    <w:rsid w:val="0043657F"/>
    <w:rsid w:val="00436985"/>
    <w:rsid w:val="00436C66"/>
    <w:rsid w:val="004370B9"/>
    <w:rsid w:val="00437643"/>
    <w:rsid w:val="00437E76"/>
    <w:rsid w:val="00437FCD"/>
    <w:rsid w:val="00440714"/>
    <w:rsid w:val="004412F9"/>
    <w:rsid w:val="00441896"/>
    <w:rsid w:val="00441CC4"/>
    <w:rsid w:val="00441D96"/>
    <w:rsid w:val="00441DCA"/>
    <w:rsid w:val="004423CD"/>
    <w:rsid w:val="0044255D"/>
    <w:rsid w:val="00442D4D"/>
    <w:rsid w:val="004431BD"/>
    <w:rsid w:val="00443685"/>
    <w:rsid w:val="00443739"/>
    <w:rsid w:val="00443DC1"/>
    <w:rsid w:val="00443EBF"/>
    <w:rsid w:val="004443D4"/>
    <w:rsid w:val="00444F62"/>
    <w:rsid w:val="00444FEB"/>
    <w:rsid w:val="00445CA0"/>
    <w:rsid w:val="004461C7"/>
    <w:rsid w:val="004464BF"/>
    <w:rsid w:val="0044667C"/>
    <w:rsid w:val="00446EB1"/>
    <w:rsid w:val="00446F9E"/>
    <w:rsid w:val="0044742D"/>
    <w:rsid w:val="0044750D"/>
    <w:rsid w:val="00447515"/>
    <w:rsid w:val="004477DA"/>
    <w:rsid w:val="00447801"/>
    <w:rsid w:val="004479CD"/>
    <w:rsid w:val="00447D6B"/>
    <w:rsid w:val="0045024A"/>
    <w:rsid w:val="004506C7"/>
    <w:rsid w:val="004507B8"/>
    <w:rsid w:val="0045092F"/>
    <w:rsid w:val="00450C7A"/>
    <w:rsid w:val="00450D32"/>
    <w:rsid w:val="0045130D"/>
    <w:rsid w:val="00451B07"/>
    <w:rsid w:val="00451BDB"/>
    <w:rsid w:val="004523BB"/>
    <w:rsid w:val="00452592"/>
    <w:rsid w:val="00452A31"/>
    <w:rsid w:val="00452AB7"/>
    <w:rsid w:val="00452FD6"/>
    <w:rsid w:val="0045306C"/>
    <w:rsid w:val="004533EE"/>
    <w:rsid w:val="004538AE"/>
    <w:rsid w:val="004541DF"/>
    <w:rsid w:val="00454465"/>
    <w:rsid w:val="00454642"/>
    <w:rsid w:val="00454990"/>
    <w:rsid w:val="00454A1D"/>
    <w:rsid w:val="00454ABB"/>
    <w:rsid w:val="00454C82"/>
    <w:rsid w:val="00454E95"/>
    <w:rsid w:val="004550FF"/>
    <w:rsid w:val="00455165"/>
    <w:rsid w:val="00455289"/>
    <w:rsid w:val="00455D48"/>
    <w:rsid w:val="00455F21"/>
    <w:rsid w:val="0045628F"/>
    <w:rsid w:val="00456EF8"/>
    <w:rsid w:val="0045716D"/>
    <w:rsid w:val="00457450"/>
    <w:rsid w:val="00457733"/>
    <w:rsid w:val="0045788E"/>
    <w:rsid w:val="00457BD6"/>
    <w:rsid w:val="00457E78"/>
    <w:rsid w:val="00457EF3"/>
    <w:rsid w:val="00460397"/>
    <w:rsid w:val="004617C9"/>
    <w:rsid w:val="0046197A"/>
    <w:rsid w:val="00461BA1"/>
    <w:rsid w:val="00462674"/>
    <w:rsid w:val="004627CC"/>
    <w:rsid w:val="00462ABE"/>
    <w:rsid w:val="00462CA4"/>
    <w:rsid w:val="00462EE3"/>
    <w:rsid w:val="004631E3"/>
    <w:rsid w:val="00463530"/>
    <w:rsid w:val="00463933"/>
    <w:rsid w:val="00463B01"/>
    <w:rsid w:val="00463BD5"/>
    <w:rsid w:val="00463E8D"/>
    <w:rsid w:val="004643A4"/>
    <w:rsid w:val="00464578"/>
    <w:rsid w:val="00464717"/>
    <w:rsid w:val="004649FC"/>
    <w:rsid w:val="00464B59"/>
    <w:rsid w:val="00465301"/>
    <w:rsid w:val="0046574F"/>
    <w:rsid w:val="00465CA2"/>
    <w:rsid w:val="00466435"/>
    <w:rsid w:val="00466579"/>
    <w:rsid w:val="00467111"/>
    <w:rsid w:val="004673D5"/>
    <w:rsid w:val="0046775E"/>
    <w:rsid w:val="00467F2A"/>
    <w:rsid w:val="0047082C"/>
    <w:rsid w:val="00470B08"/>
    <w:rsid w:val="00470D17"/>
    <w:rsid w:val="00471271"/>
    <w:rsid w:val="004717D7"/>
    <w:rsid w:val="00471918"/>
    <w:rsid w:val="00471B6E"/>
    <w:rsid w:val="00471D4C"/>
    <w:rsid w:val="0047201B"/>
    <w:rsid w:val="004722AD"/>
    <w:rsid w:val="00472421"/>
    <w:rsid w:val="00472474"/>
    <w:rsid w:val="004725F8"/>
    <w:rsid w:val="0047292F"/>
    <w:rsid w:val="00472AA6"/>
    <w:rsid w:val="00473647"/>
    <w:rsid w:val="00473959"/>
    <w:rsid w:val="00473AA3"/>
    <w:rsid w:val="00473E49"/>
    <w:rsid w:val="004746D8"/>
    <w:rsid w:val="0047488D"/>
    <w:rsid w:val="004748C8"/>
    <w:rsid w:val="00474910"/>
    <w:rsid w:val="00474BC6"/>
    <w:rsid w:val="00474C9D"/>
    <w:rsid w:val="00474F4A"/>
    <w:rsid w:val="00475032"/>
    <w:rsid w:val="00475144"/>
    <w:rsid w:val="00475935"/>
    <w:rsid w:val="004761D2"/>
    <w:rsid w:val="0047626B"/>
    <w:rsid w:val="0047680C"/>
    <w:rsid w:val="00476B38"/>
    <w:rsid w:val="00476D8F"/>
    <w:rsid w:val="00476EB2"/>
    <w:rsid w:val="004775FC"/>
    <w:rsid w:val="00477616"/>
    <w:rsid w:val="004778C9"/>
    <w:rsid w:val="0047797F"/>
    <w:rsid w:val="00477CE1"/>
    <w:rsid w:val="00477D97"/>
    <w:rsid w:val="00477E77"/>
    <w:rsid w:val="00477FA1"/>
    <w:rsid w:val="00480846"/>
    <w:rsid w:val="00480999"/>
    <w:rsid w:val="00480DD4"/>
    <w:rsid w:val="00480E9A"/>
    <w:rsid w:val="00480FA2"/>
    <w:rsid w:val="00481624"/>
    <w:rsid w:val="004818DB"/>
    <w:rsid w:val="00481C95"/>
    <w:rsid w:val="00482219"/>
    <w:rsid w:val="00482273"/>
    <w:rsid w:val="004826C0"/>
    <w:rsid w:val="00482866"/>
    <w:rsid w:val="00482919"/>
    <w:rsid w:val="00482ADE"/>
    <w:rsid w:val="00482E60"/>
    <w:rsid w:val="00482F19"/>
    <w:rsid w:val="0048333E"/>
    <w:rsid w:val="004833C8"/>
    <w:rsid w:val="00483433"/>
    <w:rsid w:val="004834FC"/>
    <w:rsid w:val="00484119"/>
    <w:rsid w:val="004841A6"/>
    <w:rsid w:val="004845EC"/>
    <w:rsid w:val="00484715"/>
    <w:rsid w:val="00484746"/>
    <w:rsid w:val="00484F8F"/>
    <w:rsid w:val="0048532A"/>
    <w:rsid w:val="004853F5"/>
    <w:rsid w:val="00485482"/>
    <w:rsid w:val="00485896"/>
    <w:rsid w:val="004860CC"/>
    <w:rsid w:val="00486210"/>
    <w:rsid w:val="00486793"/>
    <w:rsid w:val="00486948"/>
    <w:rsid w:val="004869CA"/>
    <w:rsid w:val="00486A08"/>
    <w:rsid w:val="00486B75"/>
    <w:rsid w:val="00487155"/>
    <w:rsid w:val="004873BE"/>
    <w:rsid w:val="0048770D"/>
    <w:rsid w:val="004878A2"/>
    <w:rsid w:val="004879A3"/>
    <w:rsid w:val="004900AB"/>
    <w:rsid w:val="00490277"/>
    <w:rsid w:val="0049098C"/>
    <w:rsid w:val="00490C53"/>
    <w:rsid w:val="00490C85"/>
    <w:rsid w:val="00491000"/>
    <w:rsid w:val="00491167"/>
    <w:rsid w:val="00491D9A"/>
    <w:rsid w:val="00492316"/>
    <w:rsid w:val="004927CA"/>
    <w:rsid w:val="00492AF1"/>
    <w:rsid w:val="00492CC4"/>
    <w:rsid w:val="00492D6E"/>
    <w:rsid w:val="00492F27"/>
    <w:rsid w:val="0049389D"/>
    <w:rsid w:val="00493F4A"/>
    <w:rsid w:val="00494330"/>
    <w:rsid w:val="004948DC"/>
    <w:rsid w:val="0049500D"/>
    <w:rsid w:val="00495155"/>
    <w:rsid w:val="004951AB"/>
    <w:rsid w:val="00495396"/>
    <w:rsid w:val="0049559E"/>
    <w:rsid w:val="004959CC"/>
    <w:rsid w:val="00495D54"/>
    <w:rsid w:val="004961F2"/>
    <w:rsid w:val="0049630F"/>
    <w:rsid w:val="00496946"/>
    <w:rsid w:val="00496A96"/>
    <w:rsid w:val="00496AED"/>
    <w:rsid w:val="00496BFC"/>
    <w:rsid w:val="004973DD"/>
    <w:rsid w:val="004975CD"/>
    <w:rsid w:val="00497CC3"/>
    <w:rsid w:val="004A02C8"/>
    <w:rsid w:val="004A0566"/>
    <w:rsid w:val="004A08AA"/>
    <w:rsid w:val="004A093E"/>
    <w:rsid w:val="004A09E1"/>
    <w:rsid w:val="004A0A56"/>
    <w:rsid w:val="004A0A5B"/>
    <w:rsid w:val="004A0BFD"/>
    <w:rsid w:val="004A0CAB"/>
    <w:rsid w:val="004A0F32"/>
    <w:rsid w:val="004A1253"/>
    <w:rsid w:val="004A13A8"/>
    <w:rsid w:val="004A151E"/>
    <w:rsid w:val="004A1FE1"/>
    <w:rsid w:val="004A2920"/>
    <w:rsid w:val="004A2967"/>
    <w:rsid w:val="004A29D1"/>
    <w:rsid w:val="004A2A45"/>
    <w:rsid w:val="004A2B81"/>
    <w:rsid w:val="004A3050"/>
    <w:rsid w:val="004A3185"/>
    <w:rsid w:val="004A3664"/>
    <w:rsid w:val="004A40BF"/>
    <w:rsid w:val="004A4312"/>
    <w:rsid w:val="004A4FB8"/>
    <w:rsid w:val="004A5751"/>
    <w:rsid w:val="004A60A9"/>
    <w:rsid w:val="004A6101"/>
    <w:rsid w:val="004A61AE"/>
    <w:rsid w:val="004A685A"/>
    <w:rsid w:val="004A6DC5"/>
    <w:rsid w:val="004A6E28"/>
    <w:rsid w:val="004A6EE2"/>
    <w:rsid w:val="004A78E7"/>
    <w:rsid w:val="004A78F0"/>
    <w:rsid w:val="004A7D3D"/>
    <w:rsid w:val="004A7DDB"/>
    <w:rsid w:val="004A7E25"/>
    <w:rsid w:val="004B0384"/>
    <w:rsid w:val="004B03D7"/>
    <w:rsid w:val="004B0A9A"/>
    <w:rsid w:val="004B0BE1"/>
    <w:rsid w:val="004B126E"/>
    <w:rsid w:val="004B14D5"/>
    <w:rsid w:val="004B1614"/>
    <w:rsid w:val="004B1E6F"/>
    <w:rsid w:val="004B1F56"/>
    <w:rsid w:val="004B212C"/>
    <w:rsid w:val="004B2359"/>
    <w:rsid w:val="004B2530"/>
    <w:rsid w:val="004B27E7"/>
    <w:rsid w:val="004B2AF9"/>
    <w:rsid w:val="004B2B1C"/>
    <w:rsid w:val="004B2B88"/>
    <w:rsid w:val="004B31D0"/>
    <w:rsid w:val="004B31DD"/>
    <w:rsid w:val="004B3290"/>
    <w:rsid w:val="004B32A8"/>
    <w:rsid w:val="004B3320"/>
    <w:rsid w:val="004B3611"/>
    <w:rsid w:val="004B37D6"/>
    <w:rsid w:val="004B3C7A"/>
    <w:rsid w:val="004B3FF0"/>
    <w:rsid w:val="004B4102"/>
    <w:rsid w:val="004B473D"/>
    <w:rsid w:val="004B4CF3"/>
    <w:rsid w:val="004B4D10"/>
    <w:rsid w:val="004B4E18"/>
    <w:rsid w:val="004B4F03"/>
    <w:rsid w:val="004B586A"/>
    <w:rsid w:val="004B59A0"/>
    <w:rsid w:val="004B5A04"/>
    <w:rsid w:val="004B5A7C"/>
    <w:rsid w:val="004B5B6D"/>
    <w:rsid w:val="004B61E6"/>
    <w:rsid w:val="004B635F"/>
    <w:rsid w:val="004B6849"/>
    <w:rsid w:val="004B684A"/>
    <w:rsid w:val="004B6BD8"/>
    <w:rsid w:val="004B6BDD"/>
    <w:rsid w:val="004B7C52"/>
    <w:rsid w:val="004B7CF0"/>
    <w:rsid w:val="004B7FD2"/>
    <w:rsid w:val="004C036A"/>
    <w:rsid w:val="004C0802"/>
    <w:rsid w:val="004C084D"/>
    <w:rsid w:val="004C0C88"/>
    <w:rsid w:val="004C16AD"/>
    <w:rsid w:val="004C2719"/>
    <w:rsid w:val="004C3186"/>
    <w:rsid w:val="004C3436"/>
    <w:rsid w:val="004C3652"/>
    <w:rsid w:val="004C3713"/>
    <w:rsid w:val="004C43AE"/>
    <w:rsid w:val="004C49BD"/>
    <w:rsid w:val="004C4BEE"/>
    <w:rsid w:val="004C4C4D"/>
    <w:rsid w:val="004C4CBA"/>
    <w:rsid w:val="004C4D45"/>
    <w:rsid w:val="004C5070"/>
    <w:rsid w:val="004C543B"/>
    <w:rsid w:val="004C5602"/>
    <w:rsid w:val="004C5858"/>
    <w:rsid w:val="004C653D"/>
    <w:rsid w:val="004C6B2C"/>
    <w:rsid w:val="004C6C30"/>
    <w:rsid w:val="004C6D8D"/>
    <w:rsid w:val="004C6D95"/>
    <w:rsid w:val="004C6F20"/>
    <w:rsid w:val="004C6FE1"/>
    <w:rsid w:val="004C6FFB"/>
    <w:rsid w:val="004C7631"/>
    <w:rsid w:val="004C79F8"/>
    <w:rsid w:val="004C7C23"/>
    <w:rsid w:val="004C7C47"/>
    <w:rsid w:val="004D015E"/>
    <w:rsid w:val="004D0186"/>
    <w:rsid w:val="004D0265"/>
    <w:rsid w:val="004D05B4"/>
    <w:rsid w:val="004D0B61"/>
    <w:rsid w:val="004D15B5"/>
    <w:rsid w:val="004D1949"/>
    <w:rsid w:val="004D1986"/>
    <w:rsid w:val="004D1E80"/>
    <w:rsid w:val="004D2281"/>
    <w:rsid w:val="004D293D"/>
    <w:rsid w:val="004D2B84"/>
    <w:rsid w:val="004D2B8F"/>
    <w:rsid w:val="004D2D01"/>
    <w:rsid w:val="004D30EB"/>
    <w:rsid w:val="004D3285"/>
    <w:rsid w:val="004D346E"/>
    <w:rsid w:val="004D38BF"/>
    <w:rsid w:val="004D3A0E"/>
    <w:rsid w:val="004D3A35"/>
    <w:rsid w:val="004D4103"/>
    <w:rsid w:val="004D464C"/>
    <w:rsid w:val="004D5376"/>
    <w:rsid w:val="004D5489"/>
    <w:rsid w:val="004D55C9"/>
    <w:rsid w:val="004D5DB7"/>
    <w:rsid w:val="004D5E25"/>
    <w:rsid w:val="004D646D"/>
    <w:rsid w:val="004D676C"/>
    <w:rsid w:val="004D678E"/>
    <w:rsid w:val="004D69D9"/>
    <w:rsid w:val="004D7047"/>
    <w:rsid w:val="004D7762"/>
    <w:rsid w:val="004D7770"/>
    <w:rsid w:val="004D7B06"/>
    <w:rsid w:val="004D7F9C"/>
    <w:rsid w:val="004E007D"/>
    <w:rsid w:val="004E057B"/>
    <w:rsid w:val="004E08AE"/>
    <w:rsid w:val="004E08FB"/>
    <w:rsid w:val="004E0C33"/>
    <w:rsid w:val="004E0F7F"/>
    <w:rsid w:val="004E113F"/>
    <w:rsid w:val="004E13D1"/>
    <w:rsid w:val="004E15CF"/>
    <w:rsid w:val="004E16DA"/>
    <w:rsid w:val="004E1CB3"/>
    <w:rsid w:val="004E1CB8"/>
    <w:rsid w:val="004E22DD"/>
    <w:rsid w:val="004E2B6C"/>
    <w:rsid w:val="004E2F79"/>
    <w:rsid w:val="004E31CA"/>
    <w:rsid w:val="004E31E5"/>
    <w:rsid w:val="004E32F8"/>
    <w:rsid w:val="004E347D"/>
    <w:rsid w:val="004E3611"/>
    <w:rsid w:val="004E38C6"/>
    <w:rsid w:val="004E38CE"/>
    <w:rsid w:val="004E3F19"/>
    <w:rsid w:val="004E3F39"/>
    <w:rsid w:val="004E40D0"/>
    <w:rsid w:val="004E4120"/>
    <w:rsid w:val="004E424F"/>
    <w:rsid w:val="004E42A5"/>
    <w:rsid w:val="004E446D"/>
    <w:rsid w:val="004E4519"/>
    <w:rsid w:val="004E4528"/>
    <w:rsid w:val="004E460F"/>
    <w:rsid w:val="004E4911"/>
    <w:rsid w:val="004E4BAD"/>
    <w:rsid w:val="004E5545"/>
    <w:rsid w:val="004E5A7F"/>
    <w:rsid w:val="004E5B0C"/>
    <w:rsid w:val="004E5B36"/>
    <w:rsid w:val="004E6435"/>
    <w:rsid w:val="004E64C1"/>
    <w:rsid w:val="004E6EC3"/>
    <w:rsid w:val="004E7418"/>
    <w:rsid w:val="004E76A0"/>
    <w:rsid w:val="004E7B75"/>
    <w:rsid w:val="004F001C"/>
    <w:rsid w:val="004F00BC"/>
    <w:rsid w:val="004F0465"/>
    <w:rsid w:val="004F04FD"/>
    <w:rsid w:val="004F0D7E"/>
    <w:rsid w:val="004F0E03"/>
    <w:rsid w:val="004F1459"/>
    <w:rsid w:val="004F1817"/>
    <w:rsid w:val="004F1933"/>
    <w:rsid w:val="004F1AC4"/>
    <w:rsid w:val="004F1AE1"/>
    <w:rsid w:val="004F1AF7"/>
    <w:rsid w:val="004F1D93"/>
    <w:rsid w:val="004F1EE9"/>
    <w:rsid w:val="004F2076"/>
    <w:rsid w:val="004F226F"/>
    <w:rsid w:val="004F2271"/>
    <w:rsid w:val="004F261C"/>
    <w:rsid w:val="004F2726"/>
    <w:rsid w:val="004F277E"/>
    <w:rsid w:val="004F2A6A"/>
    <w:rsid w:val="004F33B1"/>
    <w:rsid w:val="004F3675"/>
    <w:rsid w:val="004F3B25"/>
    <w:rsid w:val="004F3EBF"/>
    <w:rsid w:val="004F3FC7"/>
    <w:rsid w:val="004F4123"/>
    <w:rsid w:val="004F417B"/>
    <w:rsid w:val="004F41E8"/>
    <w:rsid w:val="004F44EB"/>
    <w:rsid w:val="004F44F1"/>
    <w:rsid w:val="004F455A"/>
    <w:rsid w:val="004F480D"/>
    <w:rsid w:val="004F4A9B"/>
    <w:rsid w:val="004F54D4"/>
    <w:rsid w:val="004F59B5"/>
    <w:rsid w:val="004F6898"/>
    <w:rsid w:val="004F6C96"/>
    <w:rsid w:val="004F6E7F"/>
    <w:rsid w:val="004F6EEC"/>
    <w:rsid w:val="004F6FAC"/>
    <w:rsid w:val="004F70DA"/>
    <w:rsid w:val="004F70EA"/>
    <w:rsid w:val="004F731C"/>
    <w:rsid w:val="004F74CE"/>
    <w:rsid w:val="004F7548"/>
    <w:rsid w:val="004F7613"/>
    <w:rsid w:val="004F761C"/>
    <w:rsid w:val="004F7B79"/>
    <w:rsid w:val="004F7EE3"/>
    <w:rsid w:val="004F7FB4"/>
    <w:rsid w:val="0050088B"/>
    <w:rsid w:val="00501B71"/>
    <w:rsid w:val="00501D03"/>
    <w:rsid w:val="00501F77"/>
    <w:rsid w:val="00502280"/>
    <w:rsid w:val="00502682"/>
    <w:rsid w:val="00502F38"/>
    <w:rsid w:val="00503125"/>
    <w:rsid w:val="005032E8"/>
    <w:rsid w:val="0050342C"/>
    <w:rsid w:val="00503B41"/>
    <w:rsid w:val="00503E18"/>
    <w:rsid w:val="00504424"/>
    <w:rsid w:val="0050484C"/>
    <w:rsid w:val="005048A7"/>
    <w:rsid w:val="0050492C"/>
    <w:rsid w:val="00504FCA"/>
    <w:rsid w:val="005051C2"/>
    <w:rsid w:val="00505798"/>
    <w:rsid w:val="00505DC1"/>
    <w:rsid w:val="00505E33"/>
    <w:rsid w:val="00506784"/>
    <w:rsid w:val="00506955"/>
    <w:rsid w:val="00506DEF"/>
    <w:rsid w:val="005072AB"/>
    <w:rsid w:val="0050747B"/>
    <w:rsid w:val="005077D4"/>
    <w:rsid w:val="00507B73"/>
    <w:rsid w:val="00507BDD"/>
    <w:rsid w:val="00507E74"/>
    <w:rsid w:val="0051007D"/>
    <w:rsid w:val="005108C1"/>
    <w:rsid w:val="00510A70"/>
    <w:rsid w:val="00510C70"/>
    <w:rsid w:val="00511070"/>
    <w:rsid w:val="00511284"/>
    <w:rsid w:val="005113E0"/>
    <w:rsid w:val="0051181D"/>
    <w:rsid w:val="00511DE0"/>
    <w:rsid w:val="00512225"/>
    <w:rsid w:val="00512A42"/>
    <w:rsid w:val="005131AD"/>
    <w:rsid w:val="0051336E"/>
    <w:rsid w:val="005135D5"/>
    <w:rsid w:val="00513630"/>
    <w:rsid w:val="0051398E"/>
    <w:rsid w:val="00513BA5"/>
    <w:rsid w:val="00514096"/>
    <w:rsid w:val="00514710"/>
    <w:rsid w:val="00514789"/>
    <w:rsid w:val="00514C0C"/>
    <w:rsid w:val="00514DAE"/>
    <w:rsid w:val="00515149"/>
    <w:rsid w:val="00515249"/>
    <w:rsid w:val="00515708"/>
    <w:rsid w:val="0051571E"/>
    <w:rsid w:val="005160D3"/>
    <w:rsid w:val="00516B90"/>
    <w:rsid w:val="00516FAA"/>
    <w:rsid w:val="005174E8"/>
    <w:rsid w:val="0052002C"/>
    <w:rsid w:val="005200F1"/>
    <w:rsid w:val="00520256"/>
    <w:rsid w:val="0052030B"/>
    <w:rsid w:val="0052061E"/>
    <w:rsid w:val="00520650"/>
    <w:rsid w:val="0052143A"/>
    <w:rsid w:val="00522462"/>
    <w:rsid w:val="00522927"/>
    <w:rsid w:val="00522D96"/>
    <w:rsid w:val="00522F52"/>
    <w:rsid w:val="00523040"/>
    <w:rsid w:val="005234D3"/>
    <w:rsid w:val="0052383D"/>
    <w:rsid w:val="005239F7"/>
    <w:rsid w:val="005239FF"/>
    <w:rsid w:val="00523D06"/>
    <w:rsid w:val="00523D29"/>
    <w:rsid w:val="00523D71"/>
    <w:rsid w:val="00523FB3"/>
    <w:rsid w:val="00524051"/>
    <w:rsid w:val="005243E8"/>
    <w:rsid w:val="00524A25"/>
    <w:rsid w:val="005250C1"/>
    <w:rsid w:val="00525999"/>
    <w:rsid w:val="00525A01"/>
    <w:rsid w:val="00525D05"/>
    <w:rsid w:val="00526263"/>
    <w:rsid w:val="00526520"/>
    <w:rsid w:val="005267D5"/>
    <w:rsid w:val="005269AD"/>
    <w:rsid w:val="00526D5B"/>
    <w:rsid w:val="00526E4D"/>
    <w:rsid w:val="005274A9"/>
    <w:rsid w:val="005275CB"/>
    <w:rsid w:val="00527757"/>
    <w:rsid w:val="005278D8"/>
    <w:rsid w:val="00527F3F"/>
    <w:rsid w:val="00530209"/>
    <w:rsid w:val="005305B7"/>
    <w:rsid w:val="005307B9"/>
    <w:rsid w:val="00530BD9"/>
    <w:rsid w:val="005314F1"/>
    <w:rsid w:val="005315CE"/>
    <w:rsid w:val="005315EF"/>
    <w:rsid w:val="00531735"/>
    <w:rsid w:val="00531E10"/>
    <w:rsid w:val="00532076"/>
    <w:rsid w:val="00532960"/>
    <w:rsid w:val="00532FE1"/>
    <w:rsid w:val="00532FEE"/>
    <w:rsid w:val="00533316"/>
    <w:rsid w:val="00533450"/>
    <w:rsid w:val="0053345F"/>
    <w:rsid w:val="005337B9"/>
    <w:rsid w:val="0053398C"/>
    <w:rsid w:val="005339EB"/>
    <w:rsid w:val="00533A64"/>
    <w:rsid w:val="0053414B"/>
    <w:rsid w:val="005341A4"/>
    <w:rsid w:val="005345FF"/>
    <w:rsid w:val="005349A6"/>
    <w:rsid w:val="00534BD1"/>
    <w:rsid w:val="005356DB"/>
    <w:rsid w:val="00536645"/>
    <w:rsid w:val="005369B5"/>
    <w:rsid w:val="00536D63"/>
    <w:rsid w:val="00537190"/>
    <w:rsid w:val="005371B2"/>
    <w:rsid w:val="005376D5"/>
    <w:rsid w:val="00537F88"/>
    <w:rsid w:val="00540515"/>
    <w:rsid w:val="0054061C"/>
    <w:rsid w:val="00540625"/>
    <w:rsid w:val="00540648"/>
    <w:rsid w:val="005408D4"/>
    <w:rsid w:val="00540AFC"/>
    <w:rsid w:val="00540F32"/>
    <w:rsid w:val="00541BA2"/>
    <w:rsid w:val="00541D1E"/>
    <w:rsid w:val="0054228E"/>
    <w:rsid w:val="0054242F"/>
    <w:rsid w:val="0054245D"/>
    <w:rsid w:val="00542588"/>
    <w:rsid w:val="0054322A"/>
    <w:rsid w:val="0054324A"/>
    <w:rsid w:val="00543354"/>
    <w:rsid w:val="00543526"/>
    <w:rsid w:val="00543593"/>
    <w:rsid w:val="00543932"/>
    <w:rsid w:val="005439AD"/>
    <w:rsid w:val="00543C4F"/>
    <w:rsid w:val="00543CE6"/>
    <w:rsid w:val="00544C8C"/>
    <w:rsid w:val="00544E49"/>
    <w:rsid w:val="00544F1D"/>
    <w:rsid w:val="00545473"/>
    <w:rsid w:val="00545B04"/>
    <w:rsid w:val="00545B76"/>
    <w:rsid w:val="00545CBC"/>
    <w:rsid w:val="00545D62"/>
    <w:rsid w:val="00545F0C"/>
    <w:rsid w:val="00545FF3"/>
    <w:rsid w:val="00546154"/>
    <w:rsid w:val="00546568"/>
    <w:rsid w:val="005466F2"/>
    <w:rsid w:val="005468FD"/>
    <w:rsid w:val="00546C7F"/>
    <w:rsid w:val="00547B64"/>
    <w:rsid w:val="00547C8E"/>
    <w:rsid w:val="00547CB7"/>
    <w:rsid w:val="005500F8"/>
    <w:rsid w:val="00550779"/>
    <w:rsid w:val="005510F5"/>
    <w:rsid w:val="0055113B"/>
    <w:rsid w:val="0055168B"/>
    <w:rsid w:val="00551771"/>
    <w:rsid w:val="00551897"/>
    <w:rsid w:val="00551B9C"/>
    <w:rsid w:val="00551FC5"/>
    <w:rsid w:val="005524B7"/>
    <w:rsid w:val="00552675"/>
    <w:rsid w:val="00552C35"/>
    <w:rsid w:val="00552E0B"/>
    <w:rsid w:val="00552E64"/>
    <w:rsid w:val="005531BE"/>
    <w:rsid w:val="00553686"/>
    <w:rsid w:val="005536B4"/>
    <w:rsid w:val="00553A5A"/>
    <w:rsid w:val="00553F2D"/>
    <w:rsid w:val="005541BC"/>
    <w:rsid w:val="00554753"/>
    <w:rsid w:val="005547EC"/>
    <w:rsid w:val="00554AAB"/>
    <w:rsid w:val="00554D2F"/>
    <w:rsid w:val="0055512F"/>
    <w:rsid w:val="0055552B"/>
    <w:rsid w:val="005557C7"/>
    <w:rsid w:val="00555831"/>
    <w:rsid w:val="00555ACB"/>
    <w:rsid w:val="00555B7F"/>
    <w:rsid w:val="00555EB8"/>
    <w:rsid w:val="005560CE"/>
    <w:rsid w:val="005560EC"/>
    <w:rsid w:val="0055625A"/>
    <w:rsid w:val="005562CC"/>
    <w:rsid w:val="0055648F"/>
    <w:rsid w:val="005570FC"/>
    <w:rsid w:val="00557134"/>
    <w:rsid w:val="0055793D"/>
    <w:rsid w:val="005579FC"/>
    <w:rsid w:val="00557E14"/>
    <w:rsid w:val="0056021C"/>
    <w:rsid w:val="00560354"/>
    <w:rsid w:val="005606C2"/>
    <w:rsid w:val="00560C32"/>
    <w:rsid w:val="00560E57"/>
    <w:rsid w:val="00560EE4"/>
    <w:rsid w:val="00560FD7"/>
    <w:rsid w:val="005610DB"/>
    <w:rsid w:val="0056137B"/>
    <w:rsid w:val="00562509"/>
    <w:rsid w:val="00562FAD"/>
    <w:rsid w:val="0056312A"/>
    <w:rsid w:val="0056330D"/>
    <w:rsid w:val="00563560"/>
    <w:rsid w:val="005637BA"/>
    <w:rsid w:val="00563A61"/>
    <w:rsid w:val="00563F00"/>
    <w:rsid w:val="005641F9"/>
    <w:rsid w:val="00564252"/>
    <w:rsid w:val="005646FC"/>
    <w:rsid w:val="00564768"/>
    <w:rsid w:val="005648B3"/>
    <w:rsid w:val="00564B6C"/>
    <w:rsid w:val="00564BA9"/>
    <w:rsid w:val="00565163"/>
    <w:rsid w:val="00565C27"/>
    <w:rsid w:val="00565E7E"/>
    <w:rsid w:val="005662A3"/>
    <w:rsid w:val="0056633C"/>
    <w:rsid w:val="00567909"/>
    <w:rsid w:val="00567926"/>
    <w:rsid w:val="00567C81"/>
    <w:rsid w:val="00567D14"/>
    <w:rsid w:val="0057037A"/>
    <w:rsid w:val="005703F4"/>
    <w:rsid w:val="00570E8A"/>
    <w:rsid w:val="00570F59"/>
    <w:rsid w:val="005712E6"/>
    <w:rsid w:val="005714FF"/>
    <w:rsid w:val="00571581"/>
    <w:rsid w:val="00571D8F"/>
    <w:rsid w:val="0057223A"/>
    <w:rsid w:val="005722AD"/>
    <w:rsid w:val="00572CF3"/>
    <w:rsid w:val="00572F12"/>
    <w:rsid w:val="0057332E"/>
    <w:rsid w:val="00573399"/>
    <w:rsid w:val="00573496"/>
    <w:rsid w:val="005739F3"/>
    <w:rsid w:val="00573F67"/>
    <w:rsid w:val="00574445"/>
    <w:rsid w:val="0057447A"/>
    <w:rsid w:val="005748AC"/>
    <w:rsid w:val="00574D57"/>
    <w:rsid w:val="00574F20"/>
    <w:rsid w:val="00575092"/>
    <w:rsid w:val="0057554F"/>
    <w:rsid w:val="005755D6"/>
    <w:rsid w:val="00576341"/>
    <w:rsid w:val="00576503"/>
    <w:rsid w:val="00576504"/>
    <w:rsid w:val="0057674B"/>
    <w:rsid w:val="00576C7A"/>
    <w:rsid w:val="00576E98"/>
    <w:rsid w:val="00576EFC"/>
    <w:rsid w:val="0057778F"/>
    <w:rsid w:val="00577E31"/>
    <w:rsid w:val="00577ED3"/>
    <w:rsid w:val="005802D5"/>
    <w:rsid w:val="00580420"/>
    <w:rsid w:val="005804A2"/>
    <w:rsid w:val="00580D2B"/>
    <w:rsid w:val="00581092"/>
    <w:rsid w:val="00581795"/>
    <w:rsid w:val="005819E6"/>
    <w:rsid w:val="00581BFD"/>
    <w:rsid w:val="00581CA6"/>
    <w:rsid w:val="00581D93"/>
    <w:rsid w:val="00581E64"/>
    <w:rsid w:val="00582550"/>
    <w:rsid w:val="005828BD"/>
    <w:rsid w:val="00582FDC"/>
    <w:rsid w:val="005835DA"/>
    <w:rsid w:val="005838F7"/>
    <w:rsid w:val="005844E1"/>
    <w:rsid w:val="00584784"/>
    <w:rsid w:val="00585110"/>
    <w:rsid w:val="005851C4"/>
    <w:rsid w:val="005853AB"/>
    <w:rsid w:val="00585E49"/>
    <w:rsid w:val="00585FCF"/>
    <w:rsid w:val="005862A3"/>
    <w:rsid w:val="005863EF"/>
    <w:rsid w:val="005868AD"/>
    <w:rsid w:val="00586B29"/>
    <w:rsid w:val="00586F75"/>
    <w:rsid w:val="0058744A"/>
    <w:rsid w:val="005875EF"/>
    <w:rsid w:val="0059057E"/>
    <w:rsid w:val="00590CB8"/>
    <w:rsid w:val="00591075"/>
    <w:rsid w:val="0059120E"/>
    <w:rsid w:val="0059136F"/>
    <w:rsid w:val="0059196B"/>
    <w:rsid w:val="00591BA5"/>
    <w:rsid w:val="00591D74"/>
    <w:rsid w:val="00592521"/>
    <w:rsid w:val="00592D34"/>
    <w:rsid w:val="00593AC8"/>
    <w:rsid w:val="00593CA2"/>
    <w:rsid w:val="00593CCA"/>
    <w:rsid w:val="00593F71"/>
    <w:rsid w:val="00594025"/>
    <w:rsid w:val="00594072"/>
    <w:rsid w:val="0059490D"/>
    <w:rsid w:val="005949BA"/>
    <w:rsid w:val="00594A61"/>
    <w:rsid w:val="00594C30"/>
    <w:rsid w:val="00594E48"/>
    <w:rsid w:val="00595167"/>
    <w:rsid w:val="0059549C"/>
    <w:rsid w:val="00595748"/>
    <w:rsid w:val="00595813"/>
    <w:rsid w:val="00595ABA"/>
    <w:rsid w:val="005965B5"/>
    <w:rsid w:val="00596B2B"/>
    <w:rsid w:val="00596F22"/>
    <w:rsid w:val="00596FF6"/>
    <w:rsid w:val="00597214"/>
    <w:rsid w:val="005977A8"/>
    <w:rsid w:val="00597922"/>
    <w:rsid w:val="005A023C"/>
    <w:rsid w:val="005A0C52"/>
    <w:rsid w:val="005A11AC"/>
    <w:rsid w:val="005A1738"/>
    <w:rsid w:val="005A1755"/>
    <w:rsid w:val="005A1B0A"/>
    <w:rsid w:val="005A1B75"/>
    <w:rsid w:val="005A1F99"/>
    <w:rsid w:val="005A2B9D"/>
    <w:rsid w:val="005A2C03"/>
    <w:rsid w:val="005A2CF7"/>
    <w:rsid w:val="005A2E5A"/>
    <w:rsid w:val="005A3498"/>
    <w:rsid w:val="005A39BD"/>
    <w:rsid w:val="005A3C1A"/>
    <w:rsid w:val="005A3F2E"/>
    <w:rsid w:val="005A4077"/>
    <w:rsid w:val="005A45C6"/>
    <w:rsid w:val="005A4779"/>
    <w:rsid w:val="005A47FF"/>
    <w:rsid w:val="005A4E92"/>
    <w:rsid w:val="005A4EAF"/>
    <w:rsid w:val="005A5064"/>
    <w:rsid w:val="005A506C"/>
    <w:rsid w:val="005A572F"/>
    <w:rsid w:val="005A63FB"/>
    <w:rsid w:val="005A66EF"/>
    <w:rsid w:val="005A67DD"/>
    <w:rsid w:val="005A6DBC"/>
    <w:rsid w:val="005A773C"/>
    <w:rsid w:val="005A7A9F"/>
    <w:rsid w:val="005A7B7D"/>
    <w:rsid w:val="005A7C14"/>
    <w:rsid w:val="005A7ECA"/>
    <w:rsid w:val="005B0877"/>
    <w:rsid w:val="005B0EC5"/>
    <w:rsid w:val="005B0F78"/>
    <w:rsid w:val="005B0FA7"/>
    <w:rsid w:val="005B1008"/>
    <w:rsid w:val="005B113D"/>
    <w:rsid w:val="005B11DE"/>
    <w:rsid w:val="005B1401"/>
    <w:rsid w:val="005B1723"/>
    <w:rsid w:val="005B1762"/>
    <w:rsid w:val="005B1A0D"/>
    <w:rsid w:val="005B207C"/>
    <w:rsid w:val="005B2401"/>
    <w:rsid w:val="005B2741"/>
    <w:rsid w:val="005B2866"/>
    <w:rsid w:val="005B2946"/>
    <w:rsid w:val="005B334B"/>
    <w:rsid w:val="005B3396"/>
    <w:rsid w:val="005B3746"/>
    <w:rsid w:val="005B3774"/>
    <w:rsid w:val="005B3AE0"/>
    <w:rsid w:val="005B3F6D"/>
    <w:rsid w:val="005B44C4"/>
    <w:rsid w:val="005B4A5E"/>
    <w:rsid w:val="005B4BE0"/>
    <w:rsid w:val="005B4F56"/>
    <w:rsid w:val="005B514F"/>
    <w:rsid w:val="005B5164"/>
    <w:rsid w:val="005B57D0"/>
    <w:rsid w:val="005B599B"/>
    <w:rsid w:val="005B5A76"/>
    <w:rsid w:val="005B5BC2"/>
    <w:rsid w:val="005B656D"/>
    <w:rsid w:val="005B65B8"/>
    <w:rsid w:val="005B65FA"/>
    <w:rsid w:val="005B67C8"/>
    <w:rsid w:val="005B704B"/>
    <w:rsid w:val="005B707A"/>
    <w:rsid w:val="005B7306"/>
    <w:rsid w:val="005B7F3A"/>
    <w:rsid w:val="005C01E6"/>
    <w:rsid w:val="005C02FA"/>
    <w:rsid w:val="005C08C9"/>
    <w:rsid w:val="005C093F"/>
    <w:rsid w:val="005C0C83"/>
    <w:rsid w:val="005C0DD5"/>
    <w:rsid w:val="005C0F38"/>
    <w:rsid w:val="005C1626"/>
    <w:rsid w:val="005C169E"/>
    <w:rsid w:val="005C16DD"/>
    <w:rsid w:val="005C1CB2"/>
    <w:rsid w:val="005C1F25"/>
    <w:rsid w:val="005C2080"/>
    <w:rsid w:val="005C2411"/>
    <w:rsid w:val="005C2B2A"/>
    <w:rsid w:val="005C347E"/>
    <w:rsid w:val="005C36EC"/>
    <w:rsid w:val="005C375F"/>
    <w:rsid w:val="005C3C8D"/>
    <w:rsid w:val="005C4AF3"/>
    <w:rsid w:val="005C4BF3"/>
    <w:rsid w:val="005C5134"/>
    <w:rsid w:val="005C55AF"/>
    <w:rsid w:val="005C5633"/>
    <w:rsid w:val="005C6271"/>
    <w:rsid w:val="005C69A7"/>
    <w:rsid w:val="005C6DFC"/>
    <w:rsid w:val="005C70B3"/>
    <w:rsid w:val="005C716F"/>
    <w:rsid w:val="005C73C2"/>
    <w:rsid w:val="005C787F"/>
    <w:rsid w:val="005C7ACE"/>
    <w:rsid w:val="005C7AFA"/>
    <w:rsid w:val="005C7B55"/>
    <w:rsid w:val="005D04CC"/>
    <w:rsid w:val="005D072C"/>
    <w:rsid w:val="005D0A9E"/>
    <w:rsid w:val="005D0F4E"/>
    <w:rsid w:val="005D1037"/>
    <w:rsid w:val="005D1422"/>
    <w:rsid w:val="005D186E"/>
    <w:rsid w:val="005D1AD5"/>
    <w:rsid w:val="005D1F83"/>
    <w:rsid w:val="005D213B"/>
    <w:rsid w:val="005D2514"/>
    <w:rsid w:val="005D25C8"/>
    <w:rsid w:val="005D27F9"/>
    <w:rsid w:val="005D28CA"/>
    <w:rsid w:val="005D30BA"/>
    <w:rsid w:val="005D318D"/>
    <w:rsid w:val="005D3400"/>
    <w:rsid w:val="005D34B1"/>
    <w:rsid w:val="005D3ACC"/>
    <w:rsid w:val="005D3B87"/>
    <w:rsid w:val="005D4C41"/>
    <w:rsid w:val="005D4D02"/>
    <w:rsid w:val="005D4F2F"/>
    <w:rsid w:val="005D5043"/>
    <w:rsid w:val="005D54C3"/>
    <w:rsid w:val="005D5747"/>
    <w:rsid w:val="005D5A81"/>
    <w:rsid w:val="005D5CF2"/>
    <w:rsid w:val="005D61E2"/>
    <w:rsid w:val="005D6BB0"/>
    <w:rsid w:val="005D6F5F"/>
    <w:rsid w:val="005D72DF"/>
    <w:rsid w:val="005D7409"/>
    <w:rsid w:val="005D76A2"/>
    <w:rsid w:val="005D79D8"/>
    <w:rsid w:val="005D7B1A"/>
    <w:rsid w:val="005D7B92"/>
    <w:rsid w:val="005D7D77"/>
    <w:rsid w:val="005E0142"/>
    <w:rsid w:val="005E018E"/>
    <w:rsid w:val="005E02F1"/>
    <w:rsid w:val="005E0968"/>
    <w:rsid w:val="005E0A36"/>
    <w:rsid w:val="005E0B17"/>
    <w:rsid w:val="005E13C8"/>
    <w:rsid w:val="005E1508"/>
    <w:rsid w:val="005E1B41"/>
    <w:rsid w:val="005E1D60"/>
    <w:rsid w:val="005E1EB4"/>
    <w:rsid w:val="005E255D"/>
    <w:rsid w:val="005E276F"/>
    <w:rsid w:val="005E292E"/>
    <w:rsid w:val="005E2DD9"/>
    <w:rsid w:val="005E3159"/>
    <w:rsid w:val="005E3474"/>
    <w:rsid w:val="005E34FE"/>
    <w:rsid w:val="005E3DF9"/>
    <w:rsid w:val="005E3EFC"/>
    <w:rsid w:val="005E42AC"/>
    <w:rsid w:val="005E47B0"/>
    <w:rsid w:val="005E4ED1"/>
    <w:rsid w:val="005E56B6"/>
    <w:rsid w:val="005E5C2E"/>
    <w:rsid w:val="005E5D5C"/>
    <w:rsid w:val="005E632C"/>
    <w:rsid w:val="005E6364"/>
    <w:rsid w:val="005E6EE7"/>
    <w:rsid w:val="005E6FE8"/>
    <w:rsid w:val="005E7136"/>
    <w:rsid w:val="005F0216"/>
    <w:rsid w:val="005F04C7"/>
    <w:rsid w:val="005F0709"/>
    <w:rsid w:val="005F0A73"/>
    <w:rsid w:val="005F0F70"/>
    <w:rsid w:val="005F10E1"/>
    <w:rsid w:val="005F134E"/>
    <w:rsid w:val="005F1B0F"/>
    <w:rsid w:val="005F1D64"/>
    <w:rsid w:val="005F1E11"/>
    <w:rsid w:val="005F1E1F"/>
    <w:rsid w:val="005F228D"/>
    <w:rsid w:val="005F2589"/>
    <w:rsid w:val="005F2A77"/>
    <w:rsid w:val="005F2E73"/>
    <w:rsid w:val="005F2F46"/>
    <w:rsid w:val="005F3A72"/>
    <w:rsid w:val="005F41AD"/>
    <w:rsid w:val="005F4DF6"/>
    <w:rsid w:val="005F4F83"/>
    <w:rsid w:val="005F5234"/>
    <w:rsid w:val="005F5AB5"/>
    <w:rsid w:val="005F5B6F"/>
    <w:rsid w:val="005F663A"/>
    <w:rsid w:val="005F686F"/>
    <w:rsid w:val="005F6C3D"/>
    <w:rsid w:val="005F7443"/>
    <w:rsid w:val="005F7539"/>
    <w:rsid w:val="005F754C"/>
    <w:rsid w:val="005F799A"/>
    <w:rsid w:val="005F7D35"/>
    <w:rsid w:val="005F7DA6"/>
    <w:rsid w:val="006003F7"/>
    <w:rsid w:val="00600480"/>
    <w:rsid w:val="0060060C"/>
    <w:rsid w:val="0060074A"/>
    <w:rsid w:val="006008D8"/>
    <w:rsid w:val="00600D1D"/>
    <w:rsid w:val="00600D7D"/>
    <w:rsid w:val="006014A7"/>
    <w:rsid w:val="00601563"/>
    <w:rsid w:val="00602033"/>
    <w:rsid w:val="006023CA"/>
    <w:rsid w:val="00602558"/>
    <w:rsid w:val="00602682"/>
    <w:rsid w:val="0060269D"/>
    <w:rsid w:val="00602AD6"/>
    <w:rsid w:val="00602E2E"/>
    <w:rsid w:val="00602FD0"/>
    <w:rsid w:val="00603125"/>
    <w:rsid w:val="00603401"/>
    <w:rsid w:val="006037DB"/>
    <w:rsid w:val="006038F6"/>
    <w:rsid w:val="00603B5B"/>
    <w:rsid w:val="00603D81"/>
    <w:rsid w:val="00603FA5"/>
    <w:rsid w:val="00604177"/>
    <w:rsid w:val="00604475"/>
    <w:rsid w:val="0060495B"/>
    <w:rsid w:val="00604A8F"/>
    <w:rsid w:val="00604BE3"/>
    <w:rsid w:val="00604E48"/>
    <w:rsid w:val="0060511A"/>
    <w:rsid w:val="00605430"/>
    <w:rsid w:val="006059D3"/>
    <w:rsid w:val="00605EC8"/>
    <w:rsid w:val="00606081"/>
    <w:rsid w:val="006060EB"/>
    <w:rsid w:val="0060651F"/>
    <w:rsid w:val="00606905"/>
    <w:rsid w:val="00606A9B"/>
    <w:rsid w:val="00607149"/>
    <w:rsid w:val="006072B5"/>
    <w:rsid w:val="00607672"/>
    <w:rsid w:val="0060767F"/>
    <w:rsid w:val="006077A6"/>
    <w:rsid w:val="0060796A"/>
    <w:rsid w:val="00607CE3"/>
    <w:rsid w:val="00607D7D"/>
    <w:rsid w:val="00607DF3"/>
    <w:rsid w:val="006102E1"/>
    <w:rsid w:val="00610384"/>
    <w:rsid w:val="00610895"/>
    <w:rsid w:val="00610A03"/>
    <w:rsid w:val="00610A2A"/>
    <w:rsid w:val="00610F84"/>
    <w:rsid w:val="0061118F"/>
    <w:rsid w:val="0061146D"/>
    <w:rsid w:val="0061161E"/>
    <w:rsid w:val="006117E1"/>
    <w:rsid w:val="00611B2B"/>
    <w:rsid w:val="00611D40"/>
    <w:rsid w:val="00612AD5"/>
    <w:rsid w:val="00613477"/>
    <w:rsid w:val="00613708"/>
    <w:rsid w:val="00613C75"/>
    <w:rsid w:val="00613FC9"/>
    <w:rsid w:val="00614372"/>
    <w:rsid w:val="00614759"/>
    <w:rsid w:val="0061498F"/>
    <w:rsid w:val="00614A76"/>
    <w:rsid w:val="0061517D"/>
    <w:rsid w:val="006156D6"/>
    <w:rsid w:val="00615B90"/>
    <w:rsid w:val="00615EFE"/>
    <w:rsid w:val="0061636F"/>
    <w:rsid w:val="006165C9"/>
    <w:rsid w:val="0061673D"/>
    <w:rsid w:val="006168BF"/>
    <w:rsid w:val="00616D61"/>
    <w:rsid w:val="00616D77"/>
    <w:rsid w:val="00616DBD"/>
    <w:rsid w:val="00616DD5"/>
    <w:rsid w:val="00616F00"/>
    <w:rsid w:val="00616F67"/>
    <w:rsid w:val="006173F2"/>
    <w:rsid w:val="0061788B"/>
    <w:rsid w:val="00617D36"/>
    <w:rsid w:val="006202FA"/>
    <w:rsid w:val="006209FF"/>
    <w:rsid w:val="0062126B"/>
    <w:rsid w:val="0062128C"/>
    <w:rsid w:val="0062166C"/>
    <w:rsid w:val="00621672"/>
    <w:rsid w:val="00621B48"/>
    <w:rsid w:val="006222B5"/>
    <w:rsid w:val="006223E3"/>
    <w:rsid w:val="00622F73"/>
    <w:rsid w:val="00623D15"/>
    <w:rsid w:val="0062402F"/>
    <w:rsid w:val="00625187"/>
    <w:rsid w:val="0062551C"/>
    <w:rsid w:val="0062572C"/>
    <w:rsid w:val="00625FC0"/>
    <w:rsid w:val="006265F1"/>
    <w:rsid w:val="00626880"/>
    <w:rsid w:val="00626BC8"/>
    <w:rsid w:val="006273C6"/>
    <w:rsid w:val="00627424"/>
    <w:rsid w:val="006274BD"/>
    <w:rsid w:val="0062798C"/>
    <w:rsid w:val="006279A9"/>
    <w:rsid w:val="00627AE1"/>
    <w:rsid w:val="00627E6F"/>
    <w:rsid w:val="00627E7C"/>
    <w:rsid w:val="0063082F"/>
    <w:rsid w:val="006310EC"/>
    <w:rsid w:val="0063140A"/>
    <w:rsid w:val="00631685"/>
    <w:rsid w:val="00631CF2"/>
    <w:rsid w:val="00631EE8"/>
    <w:rsid w:val="006324EC"/>
    <w:rsid w:val="006329E9"/>
    <w:rsid w:val="00632C43"/>
    <w:rsid w:val="00633079"/>
    <w:rsid w:val="006332D5"/>
    <w:rsid w:val="00633355"/>
    <w:rsid w:val="0063382C"/>
    <w:rsid w:val="006340C0"/>
    <w:rsid w:val="006342D8"/>
    <w:rsid w:val="006345A0"/>
    <w:rsid w:val="006346B0"/>
    <w:rsid w:val="006346C5"/>
    <w:rsid w:val="0063599E"/>
    <w:rsid w:val="00635DB5"/>
    <w:rsid w:val="00636053"/>
    <w:rsid w:val="00636BB1"/>
    <w:rsid w:val="00636D01"/>
    <w:rsid w:val="0063703A"/>
    <w:rsid w:val="006370AE"/>
    <w:rsid w:val="0063782C"/>
    <w:rsid w:val="006378FF"/>
    <w:rsid w:val="00637A41"/>
    <w:rsid w:val="00637D7F"/>
    <w:rsid w:val="00637EBF"/>
    <w:rsid w:val="006405D2"/>
    <w:rsid w:val="00640C5D"/>
    <w:rsid w:val="006412E7"/>
    <w:rsid w:val="006419D2"/>
    <w:rsid w:val="006421EB"/>
    <w:rsid w:val="006423A8"/>
    <w:rsid w:val="00642537"/>
    <w:rsid w:val="0064260A"/>
    <w:rsid w:val="0064290F"/>
    <w:rsid w:val="00642980"/>
    <w:rsid w:val="00642A8C"/>
    <w:rsid w:val="00642CB8"/>
    <w:rsid w:val="00643731"/>
    <w:rsid w:val="00643888"/>
    <w:rsid w:val="00643B43"/>
    <w:rsid w:val="00644458"/>
    <w:rsid w:val="006449C3"/>
    <w:rsid w:val="00644BFA"/>
    <w:rsid w:val="00644D13"/>
    <w:rsid w:val="00644D93"/>
    <w:rsid w:val="006451C2"/>
    <w:rsid w:val="00645976"/>
    <w:rsid w:val="00645A0B"/>
    <w:rsid w:val="00645D4B"/>
    <w:rsid w:val="006461A9"/>
    <w:rsid w:val="00646BA7"/>
    <w:rsid w:val="0064735D"/>
    <w:rsid w:val="00647616"/>
    <w:rsid w:val="00647A7F"/>
    <w:rsid w:val="00650533"/>
    <w:rsid w:val="006506B1"/>
    <w:rsid w:val="00650714"/>
    <w:rsid w:val="006508AA"/>
    <w:rsid w:val="00650D43"/>
    <w:rsid w:val="00650FBD"/>
    <w:rsid w:val="006510DB"/>
    <w:rsid w:val="0065124F"/>
    <w:rsid w:val="00651AF7"/>
    <w:rsid w:val="00651BA6"/>
    <w:rsid w:val="00651D56"/>
    <w:rsid w:val="00652572"/>
    <w:rsid w:val="0065283A"/>
    <w:rsid w:val="00652A15"/>
    <w:rsid w:val="00652B7B"/>
    <w:rsid w:val="00652E05"/>
    <w:rsid w:val="00653051"/>
    <w:rsid w:val="00653DFD"/>
    <w:rsid w:val="00654B28"/>
    <w:rsid w:val="00654BAD"/>
    <w:rsid w:val="00654BD3"/>
    <w:rsid w:val="00654C7A"/>
    <w:rsid w:val="00654E44"/>
    <w:rsid w:val="00655695"/>
    <w:rsid w:val="006557AA"/>
    <w:rsid w:val="0065589D"/>
    <w:rsid w:val="00655B41"/>
    <w:rsid w:val="00655CFD"/>
    <w:rsid w:val="00655EE3"/>
    <w:rsid w:val="006566AE"/>
    <w:rsid w:val="00656E0B"/>
    <w:rsid w:val="00656E93"/>
    <w:rsid w:val="00656F90"/>
    <w:rsid w:val="00657084"/>
    <w:rsid w:val="00657498"/>
    <w:rsid w:val="00657A1C"/>
    <w:rsid w:val="00657F48"/>
    <w:rsid w:val="006603F4"/>
    <w:rsid w:val="0066042A"/>
    <w:rsid w:val="00660D71"/>
    <w:rsid w:val="006612F0"/>
    <w:rsid w:val="00661456"/>
    <w:rsid w:val="00661681"/>
    <w:rsid w:val="00661D7E"/>
    <w:rsid w:val="00661DAD"/>
    <w:rsid w:val="00661F71"/>
    <w:rsid w:val="0066244F"/>
    <w:rsid w:val="00662E61"/>
    <w:rsid w:val="00663253"/>
    <w:rsid w:val="00663516"/>
    <w:rsid w:val="0066356A"/>
    <w:rsid w:val="0066374C"/>
    <w:rsid w:val="0066380F"/>
    <w:rsid w:val="00663F1A"/>
    <w:rsid w:val="006642E5"/>
    <w:rsid w:val="00664645"/>
    <w:rsid w:val="00664A39"/>
    <w:rsid w:val="00664A61"/>
    <w:rsid w:val="00665253"/>
    <w:rsid w:val="006657FC"/>
    <w:rsid w:val="006658D5"/>
    <w:rsid w:val="006659A8"/>
    <w:rsid w:val="00665C81"/>
    <w:rsid w:val="00665D92"/>
    <w:rsid w:val="00665E1F"/>
    <w:rsid w:val="00665F41"/>
    <w:rsid w:val="006663ED"/>
    <w:rsid w:val="00666500"/>
    <w:rsid w:val="00666599"/>
    <w:rsid w:val="00666A1F"/>
    <w:rsid w:val="00666A90"/>
    <w:rsid w:val="00666CF2"/>
    <w:rsid w:val="00666F1A"/>
    <w:rsid w:val="00667327"/>
    <w:rsid w:val="00667C09"/>
    <w:rsid w:val="00670099"/>
    <w:rsid w:val="00670313"/>
    <w:rsid w:val="00670A90"/>
    <w:rsid w:val="00670C29"/>
    <w:rsid w:val="00670E7E"/>
    <w:rsid w:val="00670ECB"/>
    <w:rsid w:val="00670F43"/>
    <w:rsid w:val="00671089"/>
    <w:rsid w:val="0067112E"/>
    <w:rsid w:val="00671353"/>
    <w:rsid w:val="006714AD"/>
    <w:rsid w:val="0067191D"/>
    <w:rsid w:val="00671A7C"/>
    <w:rsid w:val="006724DF"/>
    <w:rsid w:val="0067291B"/>
    <w:rsid w:val="006729CE"/>
    <w:rsid w:val="00672D32"/>
    <w:rsid w:val="00672D63"/>
    <w:rsid w:val="006730DD"/>
    <w:rsid w:val="00673163"/>
    <w:rsid w:val="00673348"/>
    <w:rsid w:val="00673554"/>
    <w:rsid w:val="006738CC"/>
    <w:rsid w:val="0067390C"/>
    <w:rsid w:val="00673980"/>
    <w:rsid w:val="00674124"/>
    <w:rsid w:val="00674686"/>
    <w:rsid w:val="00674A8B"/>
    <w:rsid w:val="00674AC0"/>
    <w:rsid w:val="00675851"/>
    <w:rsid w:val="006758DC"/>
    <w:rsid w:val="00675992"/>
    <w:rsid w:val="00675C60"/>
    <w:rsid w:val="006768DB"/>
    <w:rsid w:val="00676A09"/>
    <w:rsid w:val="00676A18"/>
    <w:rsid w:val="00676B5D"/>
    <w:rsid w:val="00676F6B"/>
    <w:rsid w:val="0067708C"/>
    <w:rsid w:val="006771B9"/>
    <w:rsid w:val="00677683"/>
    <w:rsid w:val="00677778"/>
    <w:rsid w:val="00677B31"/>
    <w:rsid w:val="00677FFA"/>
    <w:rsid w:val="00680122"/>
    <w:rsid w:val="00680364"/>
    <w:rsid w:val="00680650"/>
    <w:rsid w:val="00680850"/>
    <w:rsid w:val="00680ED3"/>
    <w:rsid w:val="006812D3"/>
    <w:rsid w:val="006813D2"/>
    <w:rsid w:val="00681470"/>
    <w:rsid w:val="006814A4"/>
    <w:rsid w:val="00681D90"/>
    <w:rsid w:val="00681E79"/>
    <w:rsid w:val="00681F7D"/>
    <w:rsid w:val="00682224"/>
    <w:rsid w:val="00682BAC"/>
    <w:rsid w:val="00682FCE"/>
    <w:rsid w:val="00682FD9"/>
    <w:rsid w:val="0068348D"/>
    <w:rsid w:val="00683A28"/>
    <w:rsid w:val="00683F99"/>
    <w:rsid w:val="006840E9"/>
    <w:rsid w:val="006844CA"/>
    <w:rsid w:val="00684599"/>
    <w:rsid w:val="006847CA"/>
    <w:rsid w:val="00684C0A"/>
    <w:rsid w:val="006851EE"/>
    <w:rsid w:val="00685233"/>
    <w:rsid w:val="006852DD"/>
    <w:rsid w:val="00685613"/>
    <w:rsid w:val="00685871"/>
    <w:rsid w:val="006858E4"/>
    <w:rsid w:val="00685AAF"/>
    <w:rsid w:val="00685C40"/>
    <w:rsid w:val="00685F65"/>
    <w:rsid w:val="006861C6"/>
    <w:rsid w:val="0068638F"/>
    <w:rsid w:val="006867BB"/>
    <w:rsid w:val="00686AC3"/>
    <w:rsid w:val="00686BFF"/>
    <w:rsid w:val="006871A2"/>
    <w:rsid w:val="00687CD8"/>
    <w:rsid w:val="0069020C"/>
    <w:rsid w:val="0069020E"/>
    <w:rsid w:val="00690647"/>
    <w:rsid w:val="00690BF4"/>
    <w:rsid w:val="00690F38"/>
    <w:rsid w:val="006914E1"/>
    <w:rsid w:val="0069154D"/>
    <w:rsid w:val="006919DF"/>
    <w:rsid w:val="00691FDC"/>
    <w:rsid w:val="006925AB"/>
    <w:rsid w:val="006926CC"/>
    <w:rsid w:val="00692BBF"/>
    <w:rsid w:val="00692CFE"/>
    <w:rsid w:val="006931A0"/>
    <w:rsid w:val="00693600"/>
    <w:rsid w:val="006936CE"/>
    <w:rsid w:val="0069393A"/>
    <w:rsid w:val="00693CC9"/>
    <w:rsid w:val="00693D72"/>
    <w:rsid w:val="006943BF"/>
    <w:rsid w:val="00694405"/>
    <w:rsid w:val="00694548"/>
    <w:rsid w:val="00694731"/>
    <w:rsid w:val="006947A9"/>
    <w:rsid w:val="00694850"/>
    <w:rsid w:val="006948C0"/>
    <w:rsid w:val="00694902"/>
    <w:rsid w:val="00694FC0"/>
    <w:rsid w:val="00695350"/>
    <w:rsid w:val="0069621D"/>
    <w:rsid w:val="006962FD"/>
    <w:rsid w:val="00696672"/>
    <w:rsid w:val="00696896"/>
    <w:rsid w:val="00696B7B"/>
    <w:rsid w:val="00696C60"/>
    <w:rsid w:val="00696CD8"/>
    <w:rsid w:val="0069713D"/>
    <w:rsid w:val="00697418"/>
    <w:rsid w:val="006976CB"/>
    <w:rsid w:val="0069774E"/>
    <w:rsid w:val="006977A8"/>
    <w:rsid w:val="006A0079"/>
    <w:rsid w:val="006A00A4"/>
    <w:rsid w:val="006A00AF"/>
    <w:rsid w:val="006A0E60"/>
    <w:rsid w:val="006A0ECE"/>
    <w:rsid w:val="006A1311"/>
    <w:rsid w:val="006A1D8D"/>
    <w:rsid w:val="006A2074"/>
    <w:rsid w:val="006A2161"/>
    <w:rsid w:val="006A23BC"/>
    <w:rsid w:val="006A2E2B"/>
    <w:rsid w:val="006A2EEC"/>
    <w:rsid w:val="006A3285"/>
    <w:rsid w:val="006A35F8"/>
    <w:rsid w:val="006A3881"/>
    <w:rsid w:val="006A43E1"/>
    <w:rsid w:val="006A47F6"/>
    <w:rsid w:val="006A4882"/>
    <w:rsid w:val="006A49CE"/>
    <w:rsid w:val="006A4D1A"/>
    <w:rsid w:val="006A5026"/>
    <w:rsid w:val="006A5E91"/>
    <w:rsid w:val="006A5F2A"/>
    <w:rsid w:val="006A5F57"/>
    <w:rsid w:val="006A65C2"/>
    <w:rsid w:val="006A67DF"/>
    <w:rsid w:val="006A68C6"/>
    <w:rsid w:val="006A73EB"/>
    <w:rsid w:val="006A742B"/>
    <w:rsid w:val="006A768C"/>
    <w:rsid w:val="006A76AB"/>
    <w:rsid w:val="006A7EFE"/>
    <w:rsid w:val="006A7FF0"/>
    <w:rsid w:val="006B0365"/>
    <w:rsid w:val="006B08FA"/>
    <w:rsid w:val="006B12A0"/>
    <w:rsid w:val="006B153D"/>
    <w:rsid w:val="006B1C28"/>
    <w:rsid w:val="006B1D05"/>
    <w:rsid w:val="006B2186"/>
    <w:rsid w:val="006B23E8"/>
    <w:rsid w:val="006B2582"/>
    <w:rsid w:val="006B26C0"/>
    <w:rsid w:val="006B2D93"/>
    <w:rsid w:val="006B3834"/>
    <w:rsid w:val="006B38D3"/>
    <w:rsid w:val="006B3ACE"/>
    <w:rsid w:val="006B3CD0"/>
    <w:rsid w:val="006B42B8"/>
    <w:rsid w:val="006B43C3"/>
    <w:rsid w:val="006B480C"/>
    <w:rsid w:val="006B482A"/>
    <w:rsid w:val="006B4D8E"/>
    <w:rsid w:val="006B52BD"/>
    <w:rsid w:val="006B5571"/>
    <w:rsid w:val="006B57CE"/>
    <w:rsid w:val="006B59DC"/>
    <w:rsid w:val="006B5E09"/>
    <w:rsid w:val="006B5F25"/>
    <w:rsid w:val="006B6414"/>
    <w:rsid w:val="006B6535"/>
    <w:rsid w:val="006B65D8"/>
    <w:rsid w:val="006B6AA8"/>
    <w:rsid w:val="006B70F2"/>
    <w:rsid w:val="006B71B5"/>
    <w:rsid w:val="006B74B0"/>
    <w:rsid w:val="006B754B"/>
    <w:rsid w:val="006B76C1"/>
    <w:rsid w:val="006B77B0"/>
    <w:rsid w:val="006B794C"/>
    <w:rsid w:val="006B7A40"/>
    <w:rsid w:val="006B7E9F"/>
    <w:rsid w:val="006B7F88"/>
    <w:rsid w:val="006B7FF4"/>
    <w:rsid w:val="006C0130"/>
    <w:rsid w:val="006C0891"/>
    <w:rsid w:val="006C0D78"/>
    <w:rsid w:val="006C0FA0"/>
    <w:rsid w:val="006C108B"/>
    <w:rsid w:val="006C141A"/>
    <w:rsid w:val="006C1970"/>
    <w:rsid w:val="006C2090"/>
    <w:rsid w:val="006C23C5"/>
    <w:rsid w:val="006C248F"/>
    <w:rsid w:val="006C2639"/>
    <w:rsid w:val="006C351F"/>
    <w:rsid w:val="006C353D"/>
    <w:rsid w:val="006C368E"/>
    <w:rsid w:val="006C374A"/>
    <w:rsid w:val="006C3B8E"/>
    <w:rsid w:val="006C44D3"/>
    <w:rsid w:val="006C4D9A"/>
    <w:rsid w:val="006C51E6"/>
    <w:rsid w:val="006C52F6"/>
    <w:rsid w:val="006C5394"/>
    <w:rsid w:val="006C56AF"/>
    <w:rsid w:val="006C5996"/>
    <w:rsid w:val="006C5C40"/>
    <w:rsid w:val="006C5C92"/>
    <w:rsid w:val="006C5D97"/>
    <w:rsid w:val="006C6469"/>
    <w:rsid w:val="006C65CB"/>
    <w:rsid w:val="006C67D1"/>
    <w:rsid w:val="006C6828"/>
    <w:rsid w:val="006C682B"/>
    <w:rsid w:val="006C6ACA"/>
    <w:rsid w:val="006C765B"/>
    <w:rsid w:val="006C777D"/>
    <w:rsid w:val="006C787E"/>
    <w:rsid w:val="006C7A3A"/>
    <w:rsid w:val="006C7A91"/>
    <w:rsid w:val="006D0086"/>
    <w:rsid w:val="006D025A"/>
    <w:rsid w:val="006D045F"/>
    <w:rsid w:val="006D0537"/>
    <w:rsid w:val="006D08BE"/>
    <w:rsid w:val="006D13E6"/>
    <w:rsid w:val="006D1441"/>
    <w:rsid w:val="006D14DA"/>
    <w:rsid w:val="006D1F07"/>
    <w:rsid w:val="006D2190"/>
    <w:rsid w:val="006D29A3"/>
    <w:rsid w:val="006D29E7"/>
    <w:rsid w:val="006D2B69"/>
    <w:rsid w:val="006D2E47"/>
    <w:rsid w:val="006D2FAC"/>
    <w:rsid w:val="006D3111"/>
    <w:rsid w:val="006D338B"/>
    <w:rsid w:val="006D33CC"/>
    <w:rsid w:val="006D3B2F"/>
    <w:rsid w:val="006D3D4B"/>
    <w:rsid w:val="006D4464"/>
    <w:rsid w:val="006D4A3F"/>
    <w:rsid w:val="006D4B0E"/>
    <w:rsid w:val="006D4D63"/>
    <w:rsid w:val="006D5004"/>
    <w:rsid w:val="006D5144"/>
    <w:rsid w:val="006D54D8"/>
    <w:rsid w:val="006D5D2A"/>
    <w:rsid w:val="006D6F95"/>
    <w:rsid w:val="006D713C"/>
    <w:rsid w:val="006D71DE"/>
    <w:rsid w:val="006D725D"/>
    <w:rsid w:val="006D7B28"/>
    <w:rsid w:val="006E079F"/>
    <w:rsid w:val="006E0A15"/>
    <w:rsid w:val="006E0B68"/>
    <w:rsid w:val="006E0F59"/>
    <w:rsid w:val="006E1109"/>
    <w:rsid w:val="006E12AB"/>
    <w:rsid w:val="006E137E"/>
    <w:rsid w:val="006E167A"/>
    <w:rsid w:val="006E170D"/>
    <w:rsid w:val="006E1A31"/>
    <w:rsid w:val="006E1D11"/>
    <w:rsid w:val="006E1DA8"/>
    <w:rsid w:val="006E2124"/>
    <w:rsid w:val="006E21F6"/>
    <w:rsid w:val="006E2365"/>
    <w:rsid w:val="006E2432"/>
    <w:rsid w:val="006E2457"/>
    <w:rsid w:val="006E2E8B"/>
    <w:rsid w:val="006E3394"/>
    <w:rsid w:val="006E3551"/>
    <w:rsid w:val="006E369C"/>
    <w:rsid w:val="006E3772"/>
    <w:rsid w:val="006E37D7"/>
    <w:rsid w:val="006E3935"/>
    <w:rsid w:val="006E39C0"/>
    <w:rsid w:val="006E39DF"/>
    <w:rsid w:val="006E3D6D"/>
    <w:rsid w:val="006E3DF7"/>
    <w:rsid w:val="006E3E0B"/>
    <w:rsid w:val="006E437D"/>
    <w:rsid w:val="006E46F8"/>
    <w:rsid w:val="006E49DD"/>
    <w:rsid w:val="006E4A68"/>
    <w:rsid w:val="006E522A"/>
    <w:rsid w:val="006E5770"/>
    <w:rsid w:val="006E5D3D"/>
    <w:rsid w:val="006E61F3"/>
    <w:rsid w:val="006E6835"/>
    <w:rsid w:val="006E6BCD"/>
    <w:rsid w:val="006E6CFE"/>
    <w:rsid w:val="006E748C"/>
    <w:rsid w:val="006E7625"/>
    <w:rsid w:val="006E7EC5"/>
    <w:rsid w:val="006E7F3B"/>
    <w:rsid w:val="006F008F"/>
    <w:rsid w:val="006F02B5"/>
    <w:rsid w:val="006F0615"/>
    <w:rsid w:val="006F0E64"/>
    <w:rsid w:val="006F0FB8"/>
    <w:rsid w:val="006F12E8"/>
    <w:rsid w:val="006F1B46"/>
    <w:rsid w:val="006F1E77"/>
    <w:rsid w:val="006F1E7B"/>
    <w:rsid w:val="006F1EF3"/>
    <w:rsid w:val="006F1FAA"/>
    <w:rsid w:val="006F2B1A"/>
    <w:rsid w:val="006F2C22"/>
    <w:rsid w:val="006F2D6C"/>
    <w:rsid w:val="006F2E9A"/>
    <w:rsid w:val="006F2EF0"/>
    <w:rsid w:val="006F3276"/>
    <w:rsid w:val="006F3A24"/>
    <w:rsid w:val="006F4179"/>
    <w:rsid w:val="006F48A5"/>
    <w:rsid w:val="006F4ABC"/>
    <w:rsid w:val="006F54AF"/>
    <w:rsid w:val="006F59BC"/>
    <w:rsid w:val="006F6040"/>
    <w:rsid w:val="006F609E"/>
    <w:rsid w:val="006F62FB"/>
    <w:rsid w:val="006F6837"/>
    <w:rsid w:val="006F689F"/>
    <w:rsid w:val="006F6933"/>
    <w:rsid w:val="006F6C57"/>
    <w:rsid w:val="006F7838"/>
    <w:rsid w:val="006F7B7E"/>
    <w:rsid w:val="006F7BE0"/>
    <w:rsid w:val="006F7C99"/>
    <w:rsid w:val="006F7F27"/>
    <w:rsid w:val="00700125"/>
    <w:rsid w:val="00700852"/>
    <w:rsid w:val="007008F2"/>
    <w:rsid w:val="00700D93"/>
    <w:rsid w:val="00701653"/>
    <w:rsid w:val="00701DFE"/>
    <w:rsid w:val="007026D1"/>
    <w:rsid w:val="00702EBB"/>
    <w:rsid w:val="007031BC"/>
    <w:rsid w:val="00703642"/>
    <w:rsid w:val="007036F2"/>
    <w:rsid w:val="00703855"/>
    <w:rsid w:val="00703A51"/>
    <w:rsid w:val="00704143"/>
    <w:rsid w:val="007043B2"/>
    <w:rsid w:val="00704579"/>
    <w:rsid w:val="00704895"/>
    <w:rsid w:val="00704DAF"/>
    <w:rsid w:val="007054A2"/>
    <w:rsid w:val="007054BA"/>
    <w:rsid w:val="00705784"/>
    <w:rsid w:val="00705D87"/>
    <w:rsid w:val="00705DF9"/>
    <w:rsid w:val="0070679C"/>
    <w:rsid w:val="00706A42"/>
    <w:rsid w:val="00706E2C"/>
    <w:rsid w:val="00706FAD"/>
    <w:rsid w:val="007074A9"/>
    <w:rsid w:val="007074CB"/>
    <w:rsid w:val="00707DDF"/>
    <w:rsid w:val="00710115"/>
    <w:rsid w:val="007102CD"/>
    <w:rsid w:val="007109B0"/>
    <w:rsid w:val="00710FF2"/>
    <w:rsid w:val="00711089"/>
    <w:rsid w:val="007119BC"/>
    <w:rsid w:val="00711AF1"/>
    <w:rsid w:val="00712169"/>
    <w:rsid w:val="00712982"/>
    <w:rsid w:val="00712AB5"/>
    <w:rsid w:val="00712B64"/>
    <w:rsid w:val="00712B96"/>
    <w:rsid w:val="007131CC"/>
    <w:rsid w:val="007136E6"/>
    <w:rsid w:val="00713C34"/>
    <w:rsid w:val="00713C6B"/>
    <w:rsid w:val="00713DF3"/>
    <w:rsid w:val="00713E33"/>
    <w:rsid w:val="0071415E"/>
    <w:rsid w:val="007142EA"/>
    <w:rsid w:val="007143E3"/>
    <w:rsid w:val="00714888"/>
    <w:rsid w:val="007148A8"/>
    <w:rsid w:val="00714B7D"/>
    <w:rsid w:val="007155DB"/>
    <w:rsid w:val="0071581E"/>
    <w:rsid w:val="00715895"/>
    <w:rsid w:val="00715AA2"/>
    <w:rsid w:val="00715D68"/>
    <w:rsid w:val="007166D6"/>
    <w:rsid w:val="007169E5"/>
    <w:rsid w:val="00716FC6"/>
    <w:rsid w:val="0071751A"/>
    <w:rsid w:val="00717727"/>
    <w:rsid w:val="0071773B"/>
    <w:rsid w:val="007177D5"/>
    <w:rsid w:val="00717E19"/>
    <w:rsid w:val="00717FF2"/>
    <w:rsid w:val="0072001C"/>
    <w:rsid w:val="007201FD"/>
    <w:rsid w:val="0072089C"/>
    <w:rsid w:val="00720D70"/>
    <w:rsid w:val="00721085"/>
    <w:rsid w:val="00721329"/>
    <w:rsid w:val="00721734"/>
    <w:rsid w:val="00721B37"/>
    <w:rsid w:val="007226BB"/>
    <w:rsid w:val="007229BD"/>
    <w:rsid w:val="00722A79"/>
    <w:rsid w:val="00722C14"/>
    <w:rsid w:val="00722E94"/>
    <w:rsid w:val="007235A1"/>
    <w:rsid w:val="00723B3E"/>
    <w:rsid w:val="00723C99"/>
    <w:rsid w:val="00724284"/>
    <w:rsid w:val="007242CC"/>
    <w:rsid w:val="00724452"/>
    <w:rsid w:val="007246D8"/>
    <w:rsid w:val="00724B4B"/>
    <w:rsid w:val="007250A5"/>
    <w:rsid w:val="0072516F"/>
    <w:rsid w:val="007251FD"/>
    <w:rsid w:val="00725C42"/>
    <w:rsid w:val="00726199"/>
    <w:rsid w:val="007262AC"/>
    <w:rsid w:val="00726416"/>
    <w:rsid w:val="007264BB"/>
    <w:rsid w:val="007265AF"/>
    <w:rsid w:val="007266E5"/>
    <w:rsid w:val="0072671F"/>
    <w:rsid w:val="0072687F"/>
    <w:rsid w:val="00726B8E"/>
    <w:rsid w:val="00726E8E"/>
    <w:rsid w:val="00727018"/>
    <w:rsid w:val="007270EA"/>
    <w:rsid w:val="00727307"/>
    <w:rsid w:val="00727BA9"/>
    <w:rsid w:val="00730C67"/>
    <w:rsid w:val="00731098"/>
    <w:rsid w:val="0073114A"/>
    <w:rsid w:val="00731C80"/>
    <w:rsid w:val="0073200C"/>
    <w:rsid w:val="00732399"/>
    <w:rsid w:val="007327DF"/>
    <w:rsid w:val="00732B43"/>
    <w:rsid w:val="00733262"/>
    <w:rsid w:val="007333E9"/>
    <w:rsid w:val="007337B1"/>
    <w:rsid w:val="00733BAA"/>
    <w:rsid w:val="00734033"/>
    <w:rsid w:val="00734570"/>
    <w:rsid w:val="007346BC"/>
    <w:rsid w:val="0073480B"/>
    <w:rsid w:val="00734B7F"/>
    <w:rsid w:val="007350C8"/>
    <w:rsid w:val="007353FA"/>
    <w:rsid w:val="007354C0"/>
    <w:rsid w:val="007356BD"/>
    <w:rsid w:val="00735F61"/>
    <w:rsid w:val="0073602B"/>
    <w:rsid w:val="007360F1"/>
    <w:rsid w:val="0073663D"/>
    <w:rsid w:val="0073683C"/>
    <w:rsid w:val="00736B64"/>
    <w:rsid w:val="00736E59"/>
    <w:rsid w:val="007371CF"/>
    <w:rsid w:val="007374A8"/>
    <w:rsid w:val="00737577"/>
    <w:rsid w:val="007375F9"/>
    <w:rsid w:val="007400E7"/>
    <w:rsid w:val="0074019C"/>
    <w:rsid w:val="007405BB"/>
    <w:rsid w:val="00740742"/>
    <w:rsid w:val="007408B9"/>
    <w:rsid w:val="00740E0D"/>
    <w:rsid w:val="0074130F"/>
    <w:rsid w:val="00741439"/>
    <w:rsid w:val="007416A4"/>
    <w:rsid w:val="007419B8"/>
    <w:rsid w:val="00741BDB"/>
    <w:rsid w:val="00741CC4"/>
    <w:rsid w:val="00741E44"/>
    <w:rsid w:val="007420DB"/>
    <w:rsid w:val="00742191"/>
    <w:rsid w:val="00742335"/>
    <w:rsid w:val="00742A3B"/>
    <w:rsid w:val="00742AE3"/>
    <w:rsid w:val="00742E1B"/>
    <w:rsid w:val="00743062"/>
    <w:rsid w:val="007430D7"/>
    <w:rsid w:val="0074328E"/>
    <w:rsid w:val="00743B45"/>
    <w:rsid w:val="00743D8D"/>
    <w:rsid w:val="007440A8"/>
    <w:rsid w:val="00744278"/>
    <w:rsid w:val="00744EF8"/>
    <w:rsid w:val="0074597E"/>
    <w:rsid w:val="00745AB6"/>
    <w:rsid w:val="00745D82"/>
    <w:rsid w:val="0074688D"/>
    <w:rsid w:val="007468EF"/>
    <w:rsid w:val="00746F75"/>
    <w:rsid w:val="0074759C"/>
    <w:rsid w:val="007475E1"/>
    <w:rsid w:val="00747EDF"/>
    <w:rsid w:val="00747F80"/>
    <w:rsid w:val="00747FAD"/>
    <w:rsid w:val="0075026E"/>
    <w:rsid w:val="007506E2"/>
    <w:rsid w:val="007507BD"/>
    <w:rsid w:val="00750832"/>
    <w:rsid w:val="007519A5"/>
    <w:rsid w:val="00751C9C"/>
    <w:rsid w:val="00751CF7"/>
    <w:rsid w:val="00751E7A"/>
    <w:rsid w:val="007525C5"/>
    <w:rsid w:val="007527F3"/>
    <w:rsid w:val="0075308D"/>
    <w:rsid w:val="0075361F"/>
    <w:rsid w:val="007536DA"/>
    <w:rsid w:val="00753DA3"/>
    <w:rsid w:val="0075417C"/>
    <w:rsid w:val="007541FE"/>
    <w:rsid w:val="00754301"/>
    <w:rsid w:val="00754446"/>
    <w:rsid w:val="0075444A"/>
    <w:rsid w:val="00754EBA"/>
    <w:rsid w:val="0075507A"/>
    <w:rsid w:val="00755190"/>
    <w:rsid w:val="007553B4"/>
    <w:rsid w:val="0075546A"/>
    <w:rsid w:val="0075551D"/>
    <w:rsid w:val="00755817"/>
    <w:rsid w:val="007558D2"/>
    <w:rsid w:val="007559DA"/>
    <w:rsid w:val="00755AD0"/>
    <w:rsid w:val="00755FF4"/>
    <w:rsid w:val="0075602F"/>
    <w:rsid w:val="00756032"/>
    <w:rsid w:val="007562D3"/>
    <w:rsid w:val="0075669F"/>
    <w:rsid w:val="007568F2"/>
    <w:rsid w:val="00757ABC"/>
    <w:rsid w:val="007602B6"/>
    <w:rsid w:val="0076036E"/>
    <w:rsid w:val="007605C3"/>
    <w:rsid w:val="00760CD5"/>
    <w:rsid w:val="0076130D"/>
    <w:rsid w:val="007615AF"/>
    <w:rsid w:val="007620EF"/>
    <w:rsid w:val="0076222D"/>
    <w:rsid w:val="007623E1"/>
    <w:rsid w:val="00762440"/>
    <w:rsid w:val="0076259E"/>
    <w:rsid w:val="00762601"/>
    <w:rsid w:val="00762C5D"/>
    <w:rsid w:val="00762D4D"/>
    <w:rsid w:val="00762F57"/>
    <w:rsid w:val="00762FFA"/>
    <w:rsid w:val="00763263"/>
    <w:rsid w:val="0076330E"/>
    <w:rsid w:val="00763332"/>
    <w:rsid w:val="007639B9"/>
    <w:rsid w:val="00763B5D"/>
    <w:rsid w:val="00763C85"/>
    <w:rsid w:val="00763E95"/>
    <w:rsid w:val="0076414F"/>
    <w:rsid w:val="007642CD"/>
    <w:rsid w:val="00764798"/>
    <w:rsid w:val="00764959"/>
    <w:rsid w:val="0076502B"/>
    <w:rsid w:val="00765495"/>
    <w:rsid w:val="00765A85"/>
    <w:rsid w:val="00765B07"/>
    <w:rsid w:val="00765C8E"/>
    <w:rsid w:val="00765F88"/>
    <w:rsid w:val="0076608B"/>
    <w:rsid w:val="0076614B"/>
    <w:rsid w:val="007662AD"/>
    <w:rsid w:val="00766695"/>
    <w:rsid w:val="007666BA"/>
    <w:rsid w:val="007668D2"/>
    <w:rsid w:val="007669D5"/>
    <w:rsid w:val="007669E9"/>
    <w:rsid w:val="00767068"/>
    <w:rsid w:val="007673E5"/>
    <w:rsid w:val="007674F7"/>
    <w:rsid w:val="00767B94"/>
    <w:rsid w:val="00767C04"/>
    <w:rsid w:val="00770BB2"/>
    <w:rsid w:val="00770E3B"/>
    <w:rsid w:val="00770F15"/>
    <w:rsid w:val="0077103F"/>
    <w:rsid w:val="007717D0"/>
    <w:rsid w:val="0077247B"/>
    <w:rsid w:val="007724D3"/>
    <w:rsid w:val="00772797"/>
    <w:rsid w:val="00772A33"/>
    <w:rsid w:val="00772AF0"/>
    <w:rsid w:val="007731D7"/>
    <w:rsid w:val="00773242"/>
    <w:rsid w:val="007735C0"/>
    <w:rsid w:val="007736B2"/>
    <w:rsid w:val="00773D06"/>
    <w:rsid w:val="00774170"/>
    <w:rsid w:val="00774574"/>
    <w:rsid w:val="00775278"/>
    <w:rsid w:val="00775840"/>
    <w:rsid w:val="007760F2"/>
    <w:rsid w:val="007763DA"/>
    <w:rsid w:val="00776563"/>
    <w:rsid w:val="00776A24"/>
    <w:rsid w:val="00776C63"/>
    <w:rsid w:val="0077703A"/>
    <w:rsid w:val="0077728A"/>
    <w:rsid w:val="00777C38"/>
    <w:rsid w:val="00777DBD"/>
    <w:rsid w:val="0078023E"/>
    <w:rsid w:val="00780817"/>
    <w:rsid w:val="0078082A"/>
    <w:rsid w:val="00780ABC"/>
    <w:rsid w:val="00780DF6"/>
    <w:rsid w:val="00780EFF"/>
    <w:rsid w:val="00781376"/>
    <w:rsid w:val="00781414"/>
    <w:rsid w:val="00781617"/>
    <w:rsid w:val="00781CFE"/>
    <w:rsid w:val="0078205C"/>
    <w:rsid w:val="007825AB"/>
    <w:rsid w:val="00782A21"/>
    <w:rsid w:val="00782A8B"/>
    <w:rsid w:val="00782AED"/>
    <w:rsid w:val="00782B94"/>
    <w:rsid w:val="00783156"/>
    <w:rsid w:val="007833B9"/>
    <w:rsid w:val="007839D1"/>
    <w:rsid w:val="00783E74"/>
    <w:rsid w:val="00784164"/>
    <w:rsid w:val="00784495"/>
    <w:rsid w:val="00784504"/>
    <w:rsid w:val="007848F2"/>
    <w:rsid w:val="0078497C"/>
    <w:rsid w:val="00784C68"/>
    <w:rsid w:val="00784F2E"/>
    <w:rsid w:val="007852A9"/>
    <w:rsid w:val="00785719"/>
    <w:rsid w:val="00785945"/>
    <w:rsid w:val="0078596C"/>
    <w:rsid w:val="00785CD3"/>
    <w:rsid w:val="00785F47"/>
    <w:rsid w:val="007860D3"/>
    <w:rsid w:val="007861EE"/>
    <w:rsid w:val="00786449"/>
    <w:rsid w:val="007864EF"/>
    <w:rsid w:val="0078654F"/>
    <w:rsid w:val="007865B2"/>
    <w:rsid w:val="00786CD9"/>
    <w:rsid w:val="00787062"/>
    <w:rsid w:val="0078712A"/>
    <w:rsid w:val="00790050"/>
    <w:rsid w:val="007900F5"/>
    <w:rsid w:val="00790B0A"/>
    <w:rsid w:val="007912CE"/>
    <w:rsid w:val="007912D5"/>
    <w:rsid w:val="00791606"/>
    <w:rsid w:val="00791ACD"/>
    <w:rsid w:val="00791B2C"/>
    <w:rsid w:val="0079201B"/>
    <w:rsid w:val="00792306"/>
    <w:rsid w:val="007928A7"/>
    <w:rsid w:val="00792F35"/>
    <w:rsid w:val="00793B03"/>
    <w:rsid w:val="00793BF5"/>
    <w:rsid w:val="00793D89"/>
    <w:rsid w:val="00793D98"/>
    <w:rsid w:val="00793E28"/>
    <w:rsid w:val="0079454C"/>
    <w:rsid w:val="007947C5"/>
    <w:rsid w:val="007948E7"/>
    <w:rsid w:val="00794AC6"/>
    <w:rsid w:val="00794B73"/>
    <w:rsid w:val="007955C6"/>
    <w:rsid w:val="0079566A"/>
    <w:rsid w:val="007956AA"/>
    <w:rsid w:val="00795E7F"/>
    <w:rsid w:val="007960A0"/>
    <w:rsid w:val="00796C14"/>
    <w:rsid w:val="0079745C"/>
    <w:rsid w:val="00797478"/>
    <w:rsid w:val="00797965"/>
    <w:rsid w:val="00797D56"/>
    <w:rsid w:val="00797EE0"/>
    <w:rsid w:val="007A06B7"/>
    <w:rsid w:val="007A080C"/>
    <w:rsid w:val="007A0933"/>
    <w:rsid w:val="007A0CDD"/>
    <w:rsid w:val="007A0F8D"/>
    <w:rsid w:val="007A1C27"/>
    <w:rsid w:val="007A1DFA"/>
    <w:rsid w:val="007A20EA"/>
    <w:rsid w:val="007A2137"/>
    <w:rsid w:val="007A229A"/>
    <w:rsid w:val="007A2836"/>
    <w:rsid w:val="007A283B"/>
    <w:rsid w:val="007A2944"/>
    <w:rsid w:val="007A316C"/>
    <w:rsid w:val="007A3BD1"/>
    <w:rsid w:val="007A3E00"/>
    <w:rsid w:val="007A4331"/>
    <w:rsid w:val="007A45B8"/>
    <w:rsid w:val="007A47C4"/>
    <w:rsid w:val="007A4891"/>
    <w:rsid w:val="007A49D6"/>
    <w:rsid w:val="007A4A01"/>
    <w:rsid w:val="007A4D8A"/>
    <w:rsid w:val="007A4F38"/>
    <w:rsid w:val="007A4FC6"/>
    <w:rsid w:val="007A507F"/>
    <w:rsid w:val="007A5317"/>
    <w:rsid w:val="007A5BB8"/>
    <w:rsid w:val="007A6277"/>
    <w:rsid w:val="007A63A8"/>
    <w:rsid w:val="007A6489"/>
    <w:rsid w:val="007A64A5"/>
    <w:rsid w:val="007A69E6"/>
    <w:rsid w:val="007A6A5E"/>
    <w:rsid w:val="007A6AC4"/>
    <w:rsid w:val="007A6CB3"/>
    <w:rsid w:val="007A6D46"/>
    <w:rsid w:val="007A6E97"/>
    <w:rsid w:val="007A735F"/>
    <w:rsid w:val="007A76F3"/>
    <w:rsid w:val="007A7758"/>
    <w:rsid w:val="007A780A"/>
    <w:rsid w:val="007A7D98"/>
    <w:rsid w:val="007A7F07"/>
    <w:rsid w:val="007B0005"/>
    <w:rsid w:val="007B011B"/>
    <w:rsid w:val="007B0338"/>
    <w:rsid w:val="007B08BB"/>
    <w:rsid w:val="007B08C2"/>
    <w:rsid w:val="007B0926"/>
    <w:rsid w:val="007B09DE"/>
    <w:rsid w:val="007B1078"/>
    <w:rsid w:val="007B115B"/>
    <w:rsid w:val="007B115E"/>
    <w:rsid w:val="007B1388"/>
    <w:rsid w:val="007B14AA"/>
    <w:rsid w:val="007B16CD"/>
    <w:rsid w:val="007B1E44"/>
    <w:rsid w:val="007B2050"/>
    <w:rsid w:val="007B2F20"/>
    <w:rsid w:val="007B32E9"/>
    <w:rsid w:val="007B340B"/>
    <w:rsid w:val="007B3B5C"/>
    <w:rsid w:val="007B3C95"/>
    <w:rsid w:val="007B421B"/>
    <w:rsid w:val="007B4582"/>
    <w:rsid w:val="007B4AA1"/>
    <w:rsid w:val="007B4B32"/>
    <w:rsid w:val="007B4D1D"/>
    <w:rsid w:val="007B4D6F"/>
    <w:rsid w:val="007B4F1E"/>
    <w:rsid w:val="007B55F5"/>
    <w:rsid w:val="007B58EC"/>
    <w:rsid w:val="007B591F"/>
    <w:rsid w:val="007B5A36"/>
    <w:rsid w:val="007B5B7C"/>
    <w:rsid w:val="007B64B1"/>
    <w:rsid w:val="007B65F6"/>
    <w:rsid w:val="007B6805"/>
    <w:rsid w:val="007B705A"/>
    <w:rsid w:val="007B7AAA"/>
    <w:rsid w:val="007B7AD7"/>
    <w:rsid w:val="007C02CA"/>
    <w:rsid w:val="007C09E4"/>
    <w:rsid w:val="007C2143"/>
    <w:rsid w:val="007C261E"/>
    <w:rsid w:val="007C27F0"/>
    <w:rsid w:val="007C31C2"/>
    <w:rsid w:val="007C332A"/>
    <w:rsid w:val="007C3704"/>
    <w:rsid w:val="007C3AED"/>
    <w:rsid w:val="007C3C1F"/>
    <w:rsid w:val="007C3C6C"/>
    <w:rsid w:val="007C3C84"/>
    <w:rsid w:val="007C3F8A"/>
    <w:rsid w:val="007C4BDA"/>
    <w:rsid w:val="007C4DFC"/>
    <w:rsid w:val="007C52AE"/>
    <w:rsid w:val="007C569B"/>
    <w:rsid w:val="007C586F"/>
    <w:rsid w:val="007C5BFB"/>
    <w:rsid w:val="007C5C37"/>
    <w:rsid w:val="007C6805"/>
    <w:rsid w:val="007C6848"/>
    <w:rsid w:val="007C69E3"/>
    <w:rsid w:val="007C6D5A"/>
    <w:rsid w:val="007C6E4C"/>
    <w:rsid w:val="007C7029"/>
    <w:rsid w:val="007C70D1"/>
    <w:rsid w:val="007C73C1"/>
    <w:rsid w:val="007C75D3"/>
    <w:rsid w:val="007C77A9"/>
    <w:rsid w:val="007C7926"/>
    <w:rsid w:val="007C7E98"/>
    <w:rsid w:val="007D017D"/>
    <w:rsid w:val="007D076A"/>
    <w:rsid w:val="007D0D2D"/>
    <w:rsid w:val="007D1193"/>
    <w:rsid w:val="007D1B60"/>
    <w:rsid w:val="007D1ED1"/>
    <w:rsid w:val="007D2371"/>
    <w:rsid w:val="007D2824"/>
    <w:rsid w:val="007D28F1"/>
    <w:rsid w:val="007D3246"/>
    <w:rsid w:val="007D33BB"/>
    <w:rsid w:val="007D3E6B"/>
    <w:rsid w:val="007D3EFD"/>
    <w:rsid w:val="007D3F1B"/>
    <w:rsid w:val="007D4323"/>
    <w:rsid w:val="007D4374"/>
    <w:rsid w:val="007D45EF"/>
    <w:rsid w:val="007D4618"/>
    <w:rsid w:val="007D4A1F"/>
    <w:rsid w:val="007D4E3A"/>
    <w:rsid w:val="007D581D"/>
    <w:rsid w:val="007D5BC2"/>
    <w:rsid w:val="007D5C26"/>
    <w:rsid w:val="007D5F7B"/>
    <w:rsid w:val="007D63D2"/>
    <w:rsid w:val="007D678E"/>
    <w:rsid w:val="007D6845"/>
    <w:rsid w:val="007D6BB2"/>
    <w:rsid w:val="007D6D5B"/>
    <w:rsid w:val="007D76E0"/>
    <w:rsid w:val="007D7799"/>
    <w:rsid w:val="007D7ADB"/>
    <w:rsid w:val="007D7B86"/>
    <w:rsid w:val="007D7B92"/>
    <w:rsid w:val="007D7FE6"/>
    <w:rsid w:val="007E0489"/>
    <w:rsid w:val="007E05CC"/>
    <w:rsid w:val="007E0A54"/>
    <w:rsid w:val="007E14BD"/>
    <w:rsid w:val="007E1A8D"/>
    <w:rsid w:val="007E1BFD"/>
    <w:rsid w:val="007E1EEA"/>
    <w:rsid w:val="007E2800"/>
    <w:rsid w:val="007E29D0"/>
    <w:rsid w:val="007E2B32"/>
    <w:rsid w:val="007E2C4F"/>
    <w:rsid w:val="007E327C"/>
    <w:rsid w:val="007E3C39"/>
    <w:rsid w:val="007E3CA9"/>
    <w:rsid w:val="007E3DA2"/>
    <w:rsid w:val="007E4085"/>
    <w:rsid w:val="007E44E4"/>
    <w:rsid w:val="007E4F0C"/>
    <w:rsid w:val="007E5174"/>
    <w:rsid w:val="007E5232"/>
    <w:rsid w:val="007E5493"/>
    <w:rsid w:val="007E56A6"/>
    <w:rsid w:val="007E5B4F"/>
    <w:rsid w:val="007E5C07"/>
    <w:rsid w:val="007E5E2E"/>
    <w:rsid w:val="007E5F51"/>
    <w:rsid w:val="007E6090"/>
    <w:rsid w:val="007E61B5"/>
    <w:rsid w:val="007E629C"/>
    <w:rsid w:val="007E681F"/>
    <w:rsid w:val="007E6BEE"/>
    <w:rsid w:val="007E7325"/>
    <w:rsid w:val="007E753F"/>
    <w:rsid w:val="007E7729"/>
    <w:rsid w:val="007E7A8D"/>
    <w:rsid w:val="007E7D2B"/>
    <w:rsid w:val="007E7E8D"/>
    <w:rsid w:val="007F025C"/>
    <w:rsid w:val="007F07E8"/>
    <w:rsid w:val="007F098D"/>
    <w:rsid w:val="007F0B58"/>
    <w:rsid w:val="007F0BF6"/>
    <w:rsid w:val="007F0E14"/>
    <w:rsid w:val="007F15E9"/>
    <w:rsid w:val="007F1A7B"/>
    <w:rsid w:val="007F213D"/>
    <w:rsid w:val="007F2270"/>
    <w:rsid w:val="007F258E"/>
    <w:rsid w:val="007F283C"/>
    <w:rsid w:val="007F2BBE"/>
    <w:rsid w:val="007F305D"/>
    <w:rsid w:val="007F30D9"/>
    <w:rsid w:val="007F310A"/>
    <w:rsid w:val="007F331E"/>
    <w:rsid w:val="007F3357"/>
    <w:rsid w:val="007F3903"/>
    <w:rsid w:val="007F3B3C"/>
    <w:rsid w:val="007F3B9A"/>
    <w:rsid w:val="007F3BA9"/>
    <w:rsid w:val="007F410B"/>
    <w:rsid w:val="007F43E7"/>
    <w:rsid w:val="007F43EC"/>
    <w:rsid w:val="007F44F9"/>
    <w:rsid w:val="007F454C"/>
    <w:rsid w:val="007F4806"/>
    <w:rsid w:val="007F4D44"/>
    <w:rsid w:val="007F4E6F"/>
    <w:rsid w:val="007F4E83"/>
    <w:rsid w:val="007F4EC9"/>
    <w:rsid w:val="007F50C6"/>
    <w:rsid w:val="007F5227"/>
    <w:rsid w:val="007F53A1"/>
    <w:rsid w:val="007F55F5"/>
    <w:rsid w:val="007F5F48"/>
    <w:rsid w:val="007F633B"/>
    <w:rsid w:val="007F670E"/>
    <w:rsid w:val="007F6888"/>
    <w:rsid w:val="007F750D"/>
    <w:rsid w:val="007F7F69"/>
    <w:rsid w:val="008008DB"/>
    <w:rsid w:val="0080096F"/>
    <w:rsid w:val="00800AA4"/>
    <w:rsid w:val="00800FF4"/>
    <w:rsid w:val="00802683"/>
    <w:rsid w:val="00802B3F"/>
    <w:rsid w:val="00802C56"/>
    <w:rsid w:val="00802D76"/>
    <w:rsid w:val="008033D3"/>
    <w:rsid w:val="00803AE5"/>
    <w:rsid w:val="00803B31"/>
    <w:rsid w:val="00803C67"/>
    <w:rsid w:val="00803E54"/>
    <w:rsid w:val="00804156"/>
    <w:rsid w:val="0080446D"/>
    <w:rsid w:val="00804E62"/>
    <w:rsid w:val="00805026"/>
    <w:rsid w:val="0080504D"/>
    <w:rsid w:val="0080516F"/>
    <w:rsid w:val="00805231"/>
    <w:rsid w:val="008055C1"/>
    <w:rsid w:val="00805C7E"/>
    <w:rsid w:val="00805EF9"/>
    <w:rsid w:val="00806A10"/>
    <w:rsid w:val="00806AB2"/>
    <w:rsid w:val="00806E3D"/>
    <w:rsid w:val="00806ECC"/>
    <w:rsid w:val="008072F3"/>
    <w:rsid w:val="00807985"/>
    <w:rsid w:val="00807AE2"/>
    <w:rsid w:val="00810331"/>
    <w:rsid w:val="0081056B"/>
    <w:rsid w:val="00810B3E"/>
    <w:rsid w:val="0081109C"/>
    <w:rsid w:val="008114AB"/>
    <w:rsid w:val="008114EB"/>
    <w:rsid w:val="0081186A"/>
    <w:rsid w:val="00812573"/>
    <w:rsid w:val="00812FD6"/>
    <w:rsid w:val="008132EF"/>
    <w:rsid w:val="00813737"/>
    <w:rsid w:val="00813831"/>
    <w:rsid w:val="00814402"/>
    <w:rsid w:val="008152BF"/>
    <w:rsid w:val="008152FF"/>
    <w:rsid w:val="00815AE7"/>
    <w:rsid w:val="00815DA9"/>
    <w:rsid w:val="00816467"/>
    <w:rsid w:val="00816759"/>
    <w:rsid w:val="00816DBC"/>
    <w:rsid w:val="00816E2B"/>
    <w:rsid w:val="00817307"/>
    <w:rsid w:val="00817453"/>
    <w:rsid w:val="00817586"/>
    <w:rsid w:val="00817830"/>
    <w:rsid w:val="008179FA"/>
    <w:rsid w:val="00817D73"/>
    <w:rsid w:val="008201B4"/>
    <w:rsid w:val="00820518"/>
    <w:rsid w:val="0082148B"/>
    <w:rsid w:val="0082201F"/>
    <w:rsid w:val="00822198"/>
    <w:rsid w:val="00822377"/>
    <w:rsid w:val="00822AE2"/>
    <w:rsid w:val="00822D7A"/>
    <w:rsid w:val="00823006"/>
    <w:rsid w:val="008233C2"/>
    <w:rsid w:val="008234CD"/>
    <w:rsid w:val="008238A4"/>
    <w:rsid w:val="00823C60"/>
    <w:rsid w:val="00823FFD"/>
    <w:rsid w:val="0082417C"/>
    <w:rsid w:val="00824329"/>
    <w:rsid w:val="008243CF"/>
    <w:rsid w:val="008245B0"/>
    <w:rsid w:val="008248D8"/>
    <w:rsid w:val="00824AA8"/>
    <w:rsid w:val="00824CD5"/>
    <w:rsid w:val="00824E6B"/>
    <w:rsid w:val="00824E6E"/>
    <w:rsid w:val="008251BE"/>
    <w:rsid w:val="0082536B"/>
    <w:rsid w:val="0082547E"/>
    <w:rsid w:val="008258F6"/>
    <w:rsid w:val="00825B92"/>
    <w:rsid w:val="008260EF"/>
    <w:rsid w:val="008263CA"/>
    <w:rsid w:val="00826499"/>
    <w:rsid w:val="0082661D"/>
    <w:rsid w:val="00827264"/>
    <w:rsid w:val="00827394"/>
    <w:rsid w:val="00827ECF"/>
    <w:rsid w:val="00827F5D"/>
    <w:rsid w:val="00827FE0"/>
    <w:rsid w:val="008303C0"/>
    <w:rsid w:val="0083048E"/>
    <w:rsid w:val="0083090D"/>
    <w:rsid w:val="008309F6"/>
    <w:rsid w:val="00830C4B"/>
    <w:rsid w:val="008313E9"/>
    <w:rsid w:val="00831C81"/>
    <w:rsid w:val="00832759"/>
    <w:rsid w:val="0083275D"/>
    <w:rsid w:val="00832955"/>
    <w:rsid w:val="0083298E"/>
    <w:rsid w:val="00832B3F"/>
    <w:rsid w:val="00832D02"/>
    <w:rsid w:val="00832E0C"/>
    <w:rsid w:val="00833603"/>
    <w:rsid w:val="0083379C"/>
    <w:rsid w:val="00833AB7"/>
    <w:rsid w:val="00833B69"/>
    <w:rsid w:val="00833D57"/>
    <w:rsid w:val="0083427C"/>
    <w:rsid w:val="008343DD"/>
    <w:rsid w:val="008344FD"/>
    <w:rsid w:val="008345A3"/>
    <w:rsid w:val="008346E2"/>
    <w:rsid w:val="00834D05"/>
    <w:rsid w:val="0083516A"/>
    <w:rsid w:val="0083559C"/>
    <w:rsid w:val="0083601F"/>
    <w:rsid w:val="0083609E"/>
    <w:rsid w:val="00836370"/>
    <w:rsid w:val="00836579"/>
    <w:rsid w:val="008365F2"/>
    <w:rsid w:val="0083669C"/>
    <w:rsid w:val="00836748"/>
    <w:rsid w:val="0083726E"/>
    <w:rsid w:val="008374A5"/>
    <w:rsid w:val="00837523"/>
    <w:rsid w:val="00837AF2"/>
    <w:rsid w:val="00837C91"/>
    <w:rsid w:val="00837DEB"/>
    <w:rsid w:val="008400C4"/>
    <w:rsid w:val="008400F1"/>
    <w:rsid w:val="008402F2"/>
    <w:rsid w:val="0084073D"/>
    <w:rsid w:val="00841023"/>
    <w:rsid w:val="00841217"/>
    <w:rsid w:val="00841563"/>
    <w:rsid w:val="00841948"/>
    <w:rsid w:val="008419F3"/>
    <w:rsid w:val="00841B0A"/>
    <w:rsid w:val="00841DDD"/>
    <w:rsid w:val="00841E95"/>
    <w:rsid w:val="008421A9"/>
    <w:rsid w:val="0084229C"/>
    <w:rsid w:val="008423D0"/>
    <w:rsid w:val="00842911"/>
    <w:rsid w:val="00842A26"/>
    <w:rsid w:val="00842B59"/>
    <w:rsid w:val="008431A8"/>
    <w:rsid w:val="00843254"/>
    <w:rsid w:val="00843426"/>
    <w:rsid w:val="008438D4"/>
    <w:rsid w:val="00843987"/>
    <w:rsid w:val="00844166"/>
    <w:rsid w:val="0084458E"/>
    <w:rsid w:val="008448CD"/>
    <w:rsid w:val="00844EF1"/>
    <w:rsid w:val="0084507A"/>
    <w:rsid w:val="00845174"/>
    <w:rsid w:val="008451D3"/>
    <w:rsid w:val="00846853"/>
    <w:rsid w:val="00846C12"/>
    <w:rsid w:val="00846C26"/>
    <w:rsid w:val="00847066"/>
    <w:rsid w:val="0084724E"/>
    <w:rsid w:val="00847B58"/>
    <w:rsid w:val="00847C65"/>
    <w:rsid w:val="00847FE8"/>
    <w:rsid w:val="008500B4"/>
    <w:rsid w:val="00850274"/>
    <w:rsid w:val="0085054D"/>
    <w:rsid w:val="00850550"/>
    <w:rsid w:val="008505AC"/>
    <w:rsid w:val="00850715"/>
    <w:rsid w:val="008509B6"/>
    <w:rsid w:val="00850C31"/>
    <w:rsid w:val="00850EEC"/>
    <w:rsid w:val="0085122B"/>
    <w:rsid w:val="008514CC"/>
    <w:rsid w:val="008516FC"/>
    <w:rsid w:val="00851749"/>
    <w:rsid w:val="00852455"/>
    <w:rsid w:val="008524A1"/>
    <w:rsid w:val="00852681"/>
    <w:rsid w:val="0085270D"/>
    <w:rsid w:val="00852FBC"/>
    <w:rsid w:val="00853233"/>
    <w:rsid w:val="00853B84"/>
    <w:rsid w:val="00853F37"/>
    <w:rsid w:val="00853FDB"/>
    <w:rsid w:val="00854223"/>
    <w:rsid w:val="00854339"/>
    <w:rsid w:val="00854A33"/>
    <w:rsid w:val="00854E6E"/>
    <w:rsid w:val="008551CD"/>
    <w:rsid w:val="008553F6"/>
    <w:rsid w:val="008554B9"/>
    <w:rsid w:val="008559C2"/>
    <w:rsid w:val="00855B23"/>
    <w:rsid w:val="00855F3D"/>
    <w:rsid w:val="00856092"/>
    <w:rsid w:val="00856A63"/>
    <w:rsid w:val="008571ED"/>
    <w:rsid w:val="0085729E"/>
    <w:rsid w:val="008574A7"/>
    <w:rsid w:val="00857657"/>
    <w:rsid w:val="00857B9A"/>
    <w:rsid w:val="00857BE5"/>
    <w:rsid w:val="00857F93"/>
    <w:rsid w:val="0086013D"/>
    <w:rsid w:val="008607F7"/>
    <w:rsid w:val="00860DAF"/>
    <w:rsid w:val="00860E91"/>
    <w:rsid w:val="00860F68"/>
    <w:rsid w:val="008614ED"/>
    <w:rsid w:val="0086174F"/>
    <w:rsid w:val="00861D14"/>
    <w:rsid w:val="00861E13"/>
    <w:rsid w:val="00861EA2"/>
    <w:rsid w:val="00862022"/>
    <w:rsid w:val="00862115"/>
    <w:rsid w:val="00862261"/>
    <w:rsid w:val="008627AB"/>
    <w:rsid w:val="00862E10"/>
    <w:rsid w:val="00863192"/>
    <w:rsid w:val="00863227"/>
    <w:rsid w:val="00863FCD"/>
    <w:rsid w:val="00864044"/>
    <w:rsid w:val="008640A2"/>
    <w:rsid w:val="008647FA"/>
    <w:rsid w:val="00864842"/>
    <w:rsid w:val="008649C6"/>
    <w:rsid w:val="00864E45"/>
    <w:rsid w:val="00865787"/>
    <w:rsid w:val="00865E28"/>
    <w:rsid w:val="00866252"/>
    <w:rsid w:val="008664BB"/>
    <w:rsid w:val="00866702"/>
    <w:rsid w:val="00866A3A"/>
    <w:rsid w:val="00866E3E"/>
    <w:rsid w:val="0086708E"/>
    <w:rsid w:val="008677BE"/>
    <w:rsid w:val="00867B84"/>
    <w:rsid w:val="00867C99"/>
    <w:rsid w:val="0087023B"/>
    <w:rsid w:val="00870369"/>
    <w:rsid w:val="00870681"/>
    <w:rsid w:val="008709EF"/>
    <w:rsid w:val="00870AC3"/>
    <w:rsid w:val="00870F1E"/>
    <w:rsid w:val="0087115B"/>
    <w:rsid w:val="00871417"/>
    <w:rsid w:val="00871447"/>
    <w:rsid w:val="00871765"/>
    <w:rsid w:val="00871A90"/>
    <w:rsid w:val="00871F54"/>
    <w:rsid w:val="00872272"/>
    <w:rsid w:val="0087253F"/>
    <w:rsid w:val="00872804"/>
    <w:rsid w:val="0087306A"/>
    <w:rsid w:val="0087319D"/>
    <w:rsid w:val="00873279"/>
    <w:rsid w:val="0087389E"/>
    <w:rsid w:val="008738DA"/>
    <w:rsid w:val="00873B7D"/>
    <w:rsid w:val="00873D83"/>
    <w:rsid w:val="00873E1E"/>
    <w:rsid w:val="00873F0E"/>
    <w:rsid w:val="00873F76"/>
    <w:rsid w:val="008742D3"/>
    <w:rsid w:val="00874498"/>
    <w:rsid w:val="008748AD"/>
    <w:rsid w:val="00874D79"/>
    <w:rsid w:val="00875266"/>
    <w:rsid w:val="0087530A"/>
    <w:rsid w:val="0087562E"/>
    <w:rsid w:val="0087611E"/>
    <w:rsid w:val="008762B2"/>
    <w:rsid w:val="00876A42"/>
    <w:rsid w:val="00876C93"/>
    <w:rsid w:val="00877179"/>
    <w:rsid w:val="00877A39"/>
    <w:rsid w:val="00877DE3"/>
    <w:rsid w:val="00880C59"/>
    <w:rsid w:val="00880DB8"/>
    <w:rsid w:val="0088107D"/>
    <w:rsid w:val="0088132D"/>
    <w:rsid w:val="0088191C"/>
    <w:rsid w:val="00881C00"/>
    <w:rsid w:val="00881DE3"/>
    <w:rsid w:val="00882BF6"/>
    <w:rsid w:val="00883066"/>
    <w:rsid w:val="00883100"/>
    <w:rsid w:val="00883122"/>
    <w:rsid w:val="0088394C"/>
    <w:rsid w:val="00883C94"/>
    <w:rsid w:val="00884544"/>
    <w:rsid w:val="00884F72"/>
    <w:rsid w:val="00885147"/>
    <w:rsid w:val="008857B2"/>
    <w:rsid w:val="00885CE8"/>
    <w:rsid w:val="00885E6A"/>
    <w:rsid w:val="00885EB6"/>
    <w:rsid w:val="00885FFD"/>
    <w:rsid w:val="0088601F"/>
    <w:rsid w:val="00886304"/>
    <w:rsid w:val="008863D2"/>
    <w:rsid w:val="0088644A"/>
    <w:rsid w:val="00886550"/>
    <w:rsid w:val="00886564"/>
    <w:rsid w:val="00886B0C"/>
    <w:rsid w:val="00886DE0"/>
    <w:rsid w:val="008872BA"/>
    <w:rsid w:val="00887CD8"/>
    <w:rsid w:val="0089063B"/>
    <w:rsid w:val="0089065B"/>
    <w:rsid w:val="008910A4"/>
    <w:rsid w:val="0089171E"/>
    <w:rsid w:val="00891BD5"/>
    <w:rsid w:val="00891BF7"/>
    <w:rsid w:val="00891D1F"/>
    <w:rsid w:val="0089208D"/>
    <w:rsid w:val="00892331"/>
    <w:rsid w:val="0089244B"/>
    <w:rsid w:val="00892462"/>
    <w:rsid w:val="008926AC"/>
    <w:rsid w:val="00892998"/>
    <w:rsid w:val="00892B3F"/>
    <w:rsid w:val="00892CCF"/>
    <w:rsid w:val="00892E1A"/>
    <w:rsid w:val="00893213"/>
    <w:rsid w:val="00893421"/>
    <w:rsid w:val="00893C96"/>
    <w:rsid w:val="00894110"/>
    <w:rsid w:val="00894AF6"/>
    <w:rsid w:val="00895353"/>
    <w:rsid w:val="00895507"/>
    <w:rsid w:val="0089557D"/>
    <w:rsid w:val="00895780"/>
    <w:rsid w:val="008964E4"/>
    <w:rsid w:val="008965A9"/>
    <w:rsid w:val="00896832"/>
    <w:rsid w:val="00896BF6"/>
    <w:rsid w:val="00896C25"/>
    <w:rsid w:val="00896E79"/>
    <w:rsid w:val="00897386"/>
    <w:rsid w:val="008973AD"/>
    <w:rsid w:val="0089748B"/>
    <w:rsid w:val="00897746"/>
    <w:rsid w:val="0089785C"/>
    <w:rsid w:val="008A0107"/>
    <w:rsid w:val="008A01D1"/>
    <w:rsid w:val="008A0411"/>
    <w:rsid w:val="008A042A"/>
    <w:rsid w:val="008A068A"/>
    <w:rsid w:val="008A0690"/>
    <w:rsid w:val="008A0893"/>
    <w:rsid w:val="008A0AA4"/>
    <w:rsid w:val="008A0F16"/>
    <w:rsid w:val="008A0F6A"/>
    <w:rsid w:val="008A118C"/>
    <w:rsid w:val="008A14C7"/>
    <w:rsid w:val="008A1A5B"/>
    <w:rsid w:val="008A20B5"/>
    <w:rsid w:val="008A21D7"/>
    <w:rsid w:val="008A2468"/>
    <w:rsid w:val="008A26DC"/>
    <w:rsid w:val="008A297E"/>
    <w:rsid w:val="008A2D77"/>
    <w:rsid w:val="008A31C7"/>
    <w:rsid w:val="008A33EC"/>
    <w:rsid w:val="008A37A6"/>
    <w:rsid w:val="008A3ADC"/>
    <w:rsid w:val="008A3BDA"/>
    <w:rsid w:val="008A44EF"/>
    <w:rsid w:val="008A465A"/>
    <w:rsid w:val="008A4986"/>
    <w:rsid w:val="008A4BEB"/>
    <w:rsid w:val="008A5434"/>
    <w:rsid w:val="008A5615"/>
    <w:rsid w:val="008A570A"/>
    <w:rsid w:val="008A577F"/>
    <w:rsid w:val="008A581A"/>
    <w:rsid w:val="008A5E3D"/>
    <w:rsid w:val="008A5FAB"/>
    <w:rsid w:val="008A604D"/>
    <w:rsid w:val="008A679A"/>
    <w:rsid w:val="008A6B7C"/>
    <w:rsid w:val="008A7452"/>
    <w:rsid w:val="008A79DA"/>
    <w:rsid w:val="008A7E78"/>
    <w:rsid w:val="008B018F"/>
    <w:rsid w:val="008B02AA"/>
    <w:rsid w:val="008B03D8"/>
    <w:rsid w:val="008B0A09"/>
    <w:rsid w:val="008B0D55"/>
    <w:rsid w:val="008B0D70"/>
    <w:rsid w:val="008B14A9"/>
    <w:rsid w:val="008B1668"/>
    <w:rsid w:val="008B17B5"/>
    <w:rsid w:val="008B22EF"/>
    <w:rsid w:val="008B23DF"/>
    <w:rsid w:val="008B2493"/>
    <w:rsid w:val="008B25F5"/>
    <w:rsid w:val="008B274A"/>
    <w:rsid w:val="008B2807"/>
    <w:rsid w:val="008B30F6"/>
    <w:rsid w:val="008B38B4"/>
    <w:rsid w:val="008B3EB8"/>
    <w:rsid w:val="008B44BA"/>
    <w:rsid w:val="008B4575"/>
    <w:rsid w:val="008B468D"/>
    <w:rsid w:val="008B5059"/>
    <w:rsid w:val="008B5413"/>
    <w:rsid w:val="008B5806"/>
    <w:rsid w:val="008B5D7F"/>
    <w:rsid w:val="008B5E94"/>
    <w:rsid w:val="008B63C2"/>
    <w:rsid w:val="008B63DF"/>
    <w:rsid w:val="008B63E2"/>
    <w:rsid w:val="008B7334"/>
    <w:rsid w:val="008B7824"/>
    <w:rsid w:val="008B7B70"/>
    <w:rsid w:val="008C02DC"/>
    <w:rsid w:val="008C0970"/>
    <w:rsid w:val="008C0DB3"/>
    <w:rsid w:val="008C1131"/>
    <w:rsid w:val="008C11AA"/>
    <w:rsid w:val="008C11E0"/>
    <w:rsid w:val="008C12DF"/>
    <w:rsid w:val="008C1831"/>
    <w:rsid w:val="008C1E88"/>
    <w:rsid w:val="008C1F6F"/>
    <w:rsid w:val="008C1F84"/>
    <w:rsid w:val="008C2296"/>
    <w:rsid w:val="008C2379"/>
    <w:rsid w:val="008C2617"/>
    <w:rsid w:val="008C268F"/>
    <w:rsid w:val="008C26C6"/>
    <w:rsid w:val="008C2B9D"/>
    <w:rsid w:val="008C3433"/>
    <w:rsid w:val="008C34BA"/>
    <w:rsid w:val="008C3DFB"/>
    <w:rsid w:val="008C42D6"/>
    <w:rsid w:val="008C4412"/>
    <w:rsid w:val="008C4B77"/>
    <w:rsid w:val="008C4DF2"/>
    <w:rsid w:val="008C5412"/>
    <w:rsid w:val="008C5A72"/>
    <w:rsid w:val="008C5BC3"/>
    <w:rsid w:val="008C5D66"/>
    <w:rsid w:val="008C5DBA"/>
    <w:rsid w:val="008C6340"/>
    <w:rsid w:val="008C6837"/>
    <w:rsid w:val="008C6A7B"/>
    <w:rsid w:val="008C773C"/>
    <w:rsid w:val="008C7A8B"/>
    <w:rsid w:val="008C7BA5"/>
    <w:rsid w:val="008C7BF0"/>
    <w:rsid w:val="008D068E"/>
    <w:rsid w:val="008D0832"/>
    <w:rsid w:val="008D0E16"/>
    <w:rsid w:val="008D1135"/>
    <w:rsid w:val="008D118D"/>
    <w:rsid w:val="008D1AF2"/>
    <w:rsid w:val="008D2694"/>
    <w:rsid w:val="008D2AA1"/>
    <w:rsid w:val="008D2CA6"/>
    <w:rsid w:val="008D2E2E"/>
    <w:rsid w:val="008D2FAD"/>
    <w:rsid w:val="008D306D"/>
    <w:rsid w:val="008D3438"/>
    <w:rsid w:val="008D34D5"/>
    <w:rsid w:val="008D35A2"/>
    <w:rsid w:val="008D35B3"/>
    <w:rsid w:val="008D37FC"/>
    <w:rsid w:val="008D3CD2"/>
    <w:rsid w:val="008D3ED2"/>
    <w:rsid w:val="008D4631"/>
    <w:rsid w:val="008D4FBE"/>
    <w:rsid w:val="008D53BF"/>
    <w:rsid w:val="008D548C"/>
    <w:rsid w:val="008D5601"/>
    <w:rsid w:val="008D5C8E"/>
    <w:rsid w:val="008D5E0D"/>
    <w:rsid w:val="008D6665"/>
    <w:rsid w:val="008D69E8"/>
    <w:rsid w:val="008D6A95"/>
    <w:rsid w:val="008D727C"/>
    <w:rsid w:val="008E0224"/>
    <w:rsid w:val="008E0B26"/>
    <w:rsid w:val="008E0CDD"/>
    <w:rsid w:val="008E0D4C"/>
    <w:rsid w:val="008E0F62"/>
    <w:rsid w:val="008E1058"/>
    <w:rsid w:val="008E10A0"/>
    <w:rsid w:val="008E10D7"/>
    <w:rsid w:val="008E128F"/>
    <w:rsid w:val="008E1637"/>
    <w:rsid w:val="008E1931"/>
    <w:rsid w:val="008E1CC9"/>
    <w:rsid w:val="008E2960"/>
    <w:rsid w:val="008E2AE8"/>
    <w:rsid w:val="008E3474"/>
    <w:rsid w:val="008E3A54"/>
    <w:rsid w:val="008E3B7D"/>
    <w:rsid w:val="008E3C9B"/>
    <w:rsid w:val="008E3E68"/>
    <w:rsid w:val="008E42F9"/>
    <w:rsid w:val="008E4762"/>
    <w:rsid w:val="008E47F5"/>
    <w:rsid w:val="008E4827"/>
    <w:rsid w:val="008E494D"/>
    <w:rsid w:val="008E4AB0"/>
    <w:rsid w:val="008E4B6A"/>
    <w:rsid w:val="008E4E81"/>
    <w:rsid w:val="008E523A"/>
    <w:rsid w:val="008E548E"/>
    <w:rsid w:val="008E554C"/>
    <w:rsid w:val="008E5626"/>
    <w:rsid w:val="008E5D43"/>
    <w:rsid w:val="008E6319"/>
    <w:rsid w:val="008E69B4"/>
    <w:rsid w:val="008E6B8C"/>
    <w:rsid w:val="008E6BDB"/>
    <w:rsid w:val="008E7C7B"/>
    <w:rsid w:val="008F000A"/>
    <w:rsid w:val="008F006B"/>
    <w:rsid w:val="008F0215"/>
    <w:rsid w:val="008F0911"/>
    <w:rsid w:val="008F0DE4"/>
    <w:rsid w:val="008F0E9F"/>
    <w:rsid w:val="008F12EE"/>
    <w:rsid w:val="008F1383"/>
    <w:rsid w:val="008F154F"/>
    <w:rsid w:val="008F1620"/>
    <w:rsid w:val="008F1A03"/>
    <w:rsid w:val="008F21BE"/>
    <w:rsid w:val="008F237B"/>
    <w:rsid w:val="008F2AF9"/>
    <w:rsid w:val="008F2F6A"/>
    <w:rsid w:val="008F335D"/>
    <w:rsid w:val="008F35E9"/>
    <w:rsid w:val="008F3A6A"/>
    <w:rsid w:val="008F3E88"/>
    <w:rsid w:val="008F3FDD"/>
    <w:rsid w:val="008F411B"/>
    <w:rsid w:val="008F42AB"/>
    <w:rsid w:val="008F454A"/>
    <w:rsid w:val="008F467E"/>
    <w:rsid w:val="008F496F"/>
    <w:rsid w:val="008F4BC4"/>
    <w:rsid w:val="008F4BDE"/>
    <w:rsid w:val="008F51A0"/>
    <w:rsid w:val="008F5682"/>
    <w:rsid w:val="008F5B4A"/>
    <w:rsid w:val="008F5BF7"/>
    <w:rsid w:val="008F5CCD"/>
    <w:rsid w:val="008F5D4E"/>
    <w:rsid w:val="008F6250"/>
    <w:rsid w:val="008F62EC"/>
    <w:rsid w:val="008F63EA"/>
    <w:rsid w:val="008F6551"/>
    <w:rsid w:val="008F6664"/>
    <w:rsid w:val="008F67E2"/>
    <w:rsid w:val="008F6A4C"/>
    <w:rsid w:val="008F6E1C"/>
    <w:rsid w:val="008F7115"/>
    <w:rsid w:val="008F7588"/>
    <w:rsid w:val="008F77D0"/>
    <w:rsid w:val="008F7849"/>
    <w:rsid w:val="008F791A"/>
    <w:rsid w:val="0090039E"/>
    <w:rsid w:val="009005FD"/>
    <w:rsid w:val="0090065E"/>
    <w:rsid w:val="00901292"/>
    <w:rsid w:val="00901680"/>
    <w:rsid w:val="009018C7"/>
    <w:rsid w:val="0090239C"/>
    <w:rsid w:val="0090274A"/>
    <w:rsid w:val="009027E7"/>
    <w:rsid w:val="00902AB5"/>
    <w:rsid w:val="00902DF2"/>
    <w:rsid w:val="009033B0"/>
    <w:rsid w:val="0090371D"/>
    <w:rsid w:val="00903BD3"/>
    <w:rsid w:val="0090451A"/>
    <w:rsid w:val="009045AC"/>
    <w:rsid w:val="009045BF"/>
    <w:rsid w:val="009045DD"/>
    <w:rsid w:val="009049D9"/>
    <w:rsid w:val="00904C45"/>
    <w:rsid w:val="00905130"/>
    <w:rsid w:val="0090565F"/>
    <w:rsid w:val="009056DE"/>
    <w:rsid w:val="00905830"/>
    <w:rsid w:val="00905B80"/>
    <w:rsid w:val="00905E2F"/>
    <w:rsid w:val="00906024"/>
    <w:rsid w:val="009061BB"/>
    <w:rsid w:val="00906214"/>
    <w:rsid w:val="00906743"/>
    <w:rsid w:val="00906F22"/>
    <w:rsid w:val="00907095"/>
    <w:rsid w:val="0090717A"/>
    <w:rsid w:val="00907AF8"/>
    <w:rsid w:val="00907BA6"/>
    <w:rsid w:val="009101CC"/>
    <w:rsid w:val="00910AAD"/>
    <w:rsid w:val="00910EF7"/>
    <w:rsid w:val="00910FB4"/>
    <w:rsid w:val="009111EB"/>
    <w:rsid w:val="0091170B"/>
    <w:rsid w:val="0091177F"/>
    <w:rsid w:val="00911F48"/>
    <w:rsid w:val="009121A9"/>
    <w:rsid w:val="009122C2"/>
    <w:rsid w:val="00912DE0"/>
    <w:rsid w:val="00913180"/>
    <w:rsid w:val="00913463"/>
    <w:rsid w:val="009134CE"/>
    <w:rsid w:val="009135B3"/>
    <w:rsid w:val="0091372F"/>
    <w:rsid w:val="00913A81"/>
    <w:rsid w:val="00913AF8"/>
    <w:rsid w:val="00913D61"/>
    <w:rsid w:val="00913E21"/>
    <w:rsid w:val="009140DB"/>
    <w:rsid w:val="0091486B"/>
    <w:rsid w:val="00914A2A"/>
    <w:rsid w:val="00914DF8"/>
    <w:rsid w:val="00915A4B"/>
    <w:rsid w:val="0091658C"/>
    <w:rsid w:val="009165CB"/>
    <w:rsid w:val="0091674D"/>
    <w:rsid w:val="009169AD"/>
    <w:rsid w:val="00916CE7"/>
    <w:rsid w:val="00916F5E"/>
    <w:rsid w:val="00916F68"/>
    <w:rsid w:val="00917461"/>
    <w:rsid w:val="009175A8"/>
    <w:rsid w:val="009177ED"/>
    <w:rsid w:val="009179D1"/>
    <w:rsid w:val="00917C18"/>
    <w:rsid w:val="0092072E"/>
    <w:rsid w:val="00920767"/>
    <w:rsid w:val="00920810"/>
    <w:rsid w:val="00920913"/>
    <w:rsid w:val="00920D55"/>
    <w:rsid w:val="00921101"/>
    <w:rsid w:val="0092199A"/>
    <w:rsid w:val="00921C61"/>
    <w:rsid w:val="00921DB7"/>
    <w:rsid w:val="00921E5C"/>
    <w:rsid w:val="00921F01"/>
    <w:rsid w:val="00922522"/>
    <w:rsid w:val="0092255F"/>
    <w:rsid w:val="00922CC9"/>
    <w:rsid w:val="0092329E"/>
    <w:rsid w:val="009232F9"/>
    <w:rsid w:val="009237F1"/>
    <w:rsid w:val="00923947"/>
    <w:rsid w:val="00923BD0"/>
    <w:rsid w:val="00923EE6"/>
    <w:rsid w:val="00923EF4"/>
    <w:rsid w:val="009241EF"/>
    <w:rsid w:val="00924523"/>
    <w:rsid w:val="00924560"/>
    <w:rsid w:val="00924A28"/>
    <w:rsid w:val="00924C90"/>
    <w:rsid w:val="00924DBD"/>
    <w:rsid w:val="0092508F"/>
    <w:rsid w:val="0092517E"/>
    <w:rsid w:val="0092565D"/>
    <w:rsid w:val="009259A4"/>
    <w:rsid w:val="00925B50"/>
    <w:rsid w:val="009260E3"/>
    <w:rsid w:val="009264C1"/>
    <w:rsid w:val="00926561"/>
    <w:rsid w:val="00926567"/>
    <w:rsid w:val="00926685"/>
    <w:rsid w:val="00926C45"/>
    <w:rsid w:val="0092706E"/>
    <w:rsid w:val="00927179"/>
    <w:rsid w:val="009272C1"/>
    <w:rsid w:val="00927823"/>
    <w:rsid w:val="00927B31"/>
    <w:rsid w:val="00927BFE"/>
    <w:rsid w:val="00927CC8"/>
    <w:rsid w:val="00927D64"/>
    <w:rsid w:val="00927E88"/>
    <w:rsid w:val="00927EBA"/>
    <w:rsid w:val="00927FDD"/>
    <w:rsid w:val="00930017"/>
    <w:rsid w:val="0093025B"/>
    <w:rsid w:val="0093073A"/>
    <w:rsid w:val="00930949"/>
    <w:rsid w:val="00930B7C"/>
    <w:rsid w:val="00930E03"/>
    <w:rsid w:val="009311C4"/>
    <w:rsid w:val="00931291"/>
    <w:rsid w:val="0093160D"/>
    <w:rsid w:val="009319BC"/>
    <w:rsid w:val="00931C4F"/>
    <w:rsid w:val="00931CDE"/>
    <w:rsid w:val="00931F0D"/>
    <w:rsid w:val="009322B5"/>
    <w:rsid w:val="009325F5"/>
    <w:rsid w:val="00932B29"/>
    <w:rsid w:val="00932CB2"/>
    <w:rsid w:val="00932DF7"/>
    <w:rsid w:val="00932E63"/>
    <w:rsid w:val="0093384D"/>
    <w:rsid w:val="00934167"/>
    <w:rsid w:val="009343C3"/>
    <w:rsid w:val="009344ED"/>
    <w:rsid w:val="0093471A"/>
    <w:rsid w:val="00934AE4"/>
    <w:rsid w:val="00935C96"/>
    <w:rsid w:val="00937238"/>
    <w:rsid w:val="00937457"/>
    <w:rsid w:val="00937710"/>
    <w:rsid w:val="0093772B"/>
    <w:rsid w:val="00937810"/>
    <w:rsid w:val="009379AA"/>
    <w:rsid w:val="009379D0"/>
    <w:rsid w:val="00937C32"/>
    <w:rsid w:val="00937E9F"/>
    <w:rsid w:val="0094016B"/>
    <w:rsid w:val="00940265"/>
    <w:rsid w:val="00940318"/>
    <w:rsid w:val="009406BF"/>
    <w:rsid w:val="00940795"/>
    <w:rsid w:val="009407BB"/>
    <w:rsid w:val="009409AE"/>
    <w:rsid w:val="00940AD0"/>
    <w:rsid w:val="00940BB4"/>
    <w:rsid w:val="00940C0E"/>
    <w:rsid w:val="009418D0"/>
    <w:rsid w:val="009418EA"/>
    <w:rsid w:val="00941CCC"/>
    <w:rsid w:val="00942907"/>
    <w:rsid w:val="00942A2A"/>
    <w:rsid w:val="00942B0F"/>
    <w:rsid w:val="009430A8"/>
    <w:rsid w:val="009431C3"/>
    <w:rsid w:val="00943A8E"/>
    <w:rsid w:val="009442CF"/>
    <w:rsid w:val="009449D4"/>
    <w:rsid w:val="00944AA4"/>
    <w:rsid w:val="00944DD8"/>
    <w:rsid w:val="00944FEE"/>
    <w:rsid w:val="00945273"/>
    <w:rsid w:val="00945452"/>
    <w:rsid w:val="009454DC"/>
    <w:rsid w:val="00945600"/>
    <w:rsid w:val="00945631"/>
    <w:rsid w:val="00945839"/>
    <w:rsid w:val="00945D8C"/>
    <w:rsid w:val="00945F9D"/>
    <w:rsid w:val="00946655"/>
    <w:rsid w:val="00946923"/>
    <w:rsid w:val="00946A3E"/>
    <w:rsid w:val="00946FFF"/>
    <w:rsid w:val="009472BC"/>
    <w:rsid w:val="0094771B"/>
    <w:rsid w:val="00947C2E"/>
    <w:rsid w:val="00947FAF"/>
    <w:rsid w:val="00947FB4"/>
    <w:rsid w:val="00947FD1"/>
    <w:rsid w:val="00947FDB"/>
    <w:rsid w:val="00947FEB"/>
    <w:rsid w:val="009504E9"/>
    <w:rsid w:val="00950D31"/>
    <w:rsid w:val="0095125B"/>
    <w:rsid w:val="00951328"/>
    <w:rsid w:val="0095153C"/>
    <w:rsid w:val="00951637"/>
    <w:rsid w:val="00951716"/>
    <w:rsid w:val="009518EF"/>
    <w:rsid w:val="0095203C"/>
    <w:rsid w:val="009520E2"/>
    <w:rsid w:val="009521C5"/>
    <w:rsid w:val="0095264A"/>
    <w:rsid w:val="00952898"/>
    <w:rsid w:val="00952BE2"/>
    <w:rsid w:val="00952EF5"/>
    <w:rsid w:val="009531E1"/>
    <w:rsid w:val="00953595"/>
    <w:rsid w:val="00953800"/>
    <w:rsid w:val="0095427E"/>
    <w:rsid w:val="00954631"/>
    <w:rsid w:val="009556EC"/>
    <w:rsid w:val="0095589D"/>
    <w:rsid w:val="00955B69"/>
    <w:rsid w:val="00955EDC"/>
    <w:rsid w:val="00956032"/>
    <w:rsid w:val="0095623D"/>
    <w:rsid w:val="0095668B"/>
    <w:rsid w:val="00956826"/>
    <w:rsid w:val="009569BA"/>
    <w:rsid w:val="00956CFD"/>
    <w:rsid w:val="00956D50"/>
    <w:rsid w:val="0095719F"/>
    <w:rsid w:val="009573AF"/>
    <w:rsid w:val="0095752F"/>
    <w:rsid w:val="009577C1"/>
    <w:rsid w:val="00957EFA"/>
    <w:rsid w:val="009603CD"/>
    <w:rsid w:val="00960592"/>
    <w:rsid w:val="009609E8"/>
    <w:rsid w:val="00961A1B"/>
    <w:rsid w:val="00961C28"/>
    <w:rsid w:val="00961C67"/>
    <w:rsid w:val="00961CBA"/>
    <w:rsid w:val="009635DB"/>
    <w:rsid w:val="0096366E"/>
    <w:rsid w:val="00963694"/>
    <w:rsid w:val="009637C0"/>
    <w:rsid w:val="00964850"/>
    <w:rsid w:val="00964894"/>
    <w:rsid w:val="009648BF"/>
    <w:rsid w:val="009648C0"/>
    <w:rsid w:val="00964AA6"/>
    <w:rsid w:val="00964FDF"/>
    <w:rsid w:val="00965406"/>
    <w:rsid w:val="0096590D"/>
    <w:rsid w:val="00965C5A"/>
    <w:rsid w:val="00965CA2"/>
    <w:rsid w:val="00966257"/>
    <w:rsid w:val="00966291"/>
    <w:rsid w:val="00966D04"/>
    <w:rsid w:val="00966ED7"/>
    <w:rsid w:val="00967AD2"/>
    <w:rsid w:val="009702EC"/>
    <w:rsid w:val="00971391"/>
    <w:rsid w:val="009714D7"/>
    <w:rsid w:val="00971B60"/>
    <w:rsid w:val="009720AD"/>
    <w:rsid w:val="0097240F"/>
    <w:rsid w:val="00972675"/>
    <w:rsid w:val="009728FC"/>
    <w:rsid w:val="0097306B"/>
    <w:rsid w:val="009730C4"/>
    <w:rsid w:val="009730DE"/>
    <w:rsid w:val="00973344"/>
    <w:rsid w:val="00973516"/>
    <w:rsid w:val="009739AE"/>
    <w:rsid w:val="00974246"/>
    <w:rsid w:val="00974C34"/>
    <w:rsid w:val="00974E63"/>
    <w:rsid w:val="00974E98"/>
    <w:rsid w:val="00974EFB"/>
    <w:rsid w:val="009755A3"/>
    <w:rsid w:val="009759ED"/>
    <w:rsid w:val="009759EF"/>
    <w:rsid w:val="00975A33"/>
    <w:rsid w:val="00975DB8"/>
    <w:rsid w:val="0097639B"/>
    <w:rsid w:val="00976EF1"/>
    <w:rsid w:val="009772C9"/>
    <w:rsid w:val="0097737C"/>
    <w:rsid w:val="00977C37"/>
    <w:rsid w:val="009801FE"/>
    <w:rsid w:val="009804B3"/>
    <w:rsid w:val="009804CA"/>
    <w:rsid w:val="009806A4"/>
    <w:rsid w:val="0098080B"/>
    <w:rsid w:val="00980A80"/>
    <w:rsid w:val="00980A90"/>
    <w:rsid w:val="00980C98"/>
    <w:rsid w:val="0098136F"/>
    <w:rsid w:val="0098174D"/>
    <w:rsid w:val="00981EE1"/>
    <w:rsid w:val="009821E0"/>
    <w:rsid w:val="00982276"/>
    <w:rsid w:val="00982299"/>
    <w:rsid w:val="009825C5"/>
    <w:rsid w:val="00982723"/>
    <w:rsid w:val="009827EE"/>
    <w:rsid w:val="009828F6"/>
    <w:rsid w:val="00983BBF"/>
    <w:rsid w:val="00983C2C"/>
    <w:rsid w:val="00983F6F"/>
    <w:rsid w:val="00984B68"/>
    <w:rsid w:val="00984E0B"/>
    <w:rsid w:val="00985298"/>
    <w:rsid w:val="009857D3"/>
    <w:rsid w:val="00985930"/>
    <w:rsid w:val="00985AE5"/>
    <w:rsid w:val="00985BF6"/>
    <w:rsid w:val="00985C6B"/>
    <w:rsid w:val="00985C88"/>
    <w:rsid w:val="00985D58"/>
    <w:rsid w:val="00986054"/>
    <w:rsid w:val="0098609C"/>
    <w:rsid w:val="009860C7"/>
    <w:rsid w:val="00987097"/>
    <w:rsid w:val="0098778D"/>
    <w:rsid w:val="00990515"/>
    <w:rsid w:val="009905C7"/>
    <w:rsid w:val="0099063B"/>
    <w:rsid w:val="009906AE"/>
    <w:rsid w:val="00990B49"/>
    <w:rsid w:val="00990E8A"/>
    <w:rsid w:val="00990FF6"/>
    <w:rsid w:val="009917F2"/>
    <w:rsid w:val="009920B9"/>
    <w:rsid w:val="009920F3"/>
    <w:rsid w:val="00992127"/>
    <w:rsid w:val="009921D2"/>
    <w:rsid w:val="009923B7"/>
    <w:rsid w:val="00992528"/>
    <w:rsid w:val="009928AF"/>
    <w:rsid w:val="00992990"/>
    <w:rsid w:val="00992A87"/>
    <w:rsid w:val="0099327B"/>
    <w:rsid w:val="009937A4"/>
    <w:rsid w:val="00993912"/>
    <w:rsid w:val="00993D88"/>
    <w:rsid w:val="00993E35"/>
    <w:rsid w:val="009944E6"/>
    <w:rsid w:val="009949F9"/>
    <w:rsid w:val="00994A14"/>
    <w:rsid w:val="00995057"/>
    <w:rsid w:val="00995075"/>
    <w:rsid w:val="00995234"/>
    <w:rsid w:val="00995649"/>
    <w:rsid w:val="00995AD6"/>
    <w:rsid w:val="00995B3D"/>
    <w:rsid w:val="00995CEA"/>
    <w:rsid w:val="00995D0B"/>
    <w:rsid w:val="00996070"/>
    <w:rsid w:val="009960D0"/>
    <w:rsid w:val="009965AD"/>
    <w:rsid w:val="00996D75"/>
    <w:rsid w:val="0099714F"/>
    <w:rsid w:val="00997EF5"/>
    <w:rsid w:val="009A05E0"/>
    <w:rsid w:val="009A05F3"/>
    <w:rsid w:val="009A0643"/>
    <w:rsid w:val="009A0AC0"/>
    <w:rsid w:val="009A0D78"/>
    <w:rsid w:val="009A110F"/>
    <w:rsid w:val="009A13A4"/>
    <w:rsid w:val="009A1756"/>
    <w:rsid w:val="009A1827"/>
    <w:rsid w:val="009A1E4B"/>
    <w:rsid w:val="009A29B3"/>
    <w:rsid w:val="009A2B5A"/>
    <w:rsid w:val="009A2B79"/>
    <w:rsid w:val="009A2C8A"/>
    <w:rsid w:val="009A33D3"/>
    <w:rsid w:val="009A3590"/>
    <w:rsid w:val="009A3690"/>
    <w:rsid w:val="009A3B26"/>
    <w:rsid w:val="009A3BBD"/>
    <w:rsid w:val="009A3EF0"/>
    <w:rsid w:val="009A3F42"/>
    <w:rsid w:val="009A47A8"/>
    <w:rsid w:val="009A48DB"/>
    <w:rsid w:val="009A48EF"/>
    <w:rsid w:val="009A494F"/>
    <w:rsid w:val="009A4BAE"/>
    <w:rsid w:val="009A4ECB"/>
    <w:rsid w:val="009A5BA6"/>
    <w:rsid w:val="009A5BEE"/>
    <w:rsid w:val="009A6171"/>
    <w:rsid w:val="009A65E5"/>
    <w:rsid w:val="009A67C7"/>
    <w:rsid w:val="009A6BB6"/>
    <w:rsid w:val="009A70F0"/>
    <w:rsid w:val="009A78CB"/>
    <w:rsid w:val="009A7AFD"/>
    <w:rsid w:val="009A7B0B"/>
    <w:rsid w:val="009A7BC8"/>
    <w:rsid w:val="009A7EF0"/>
    <w:rsid w:val="009A7F92"/>
    <w:rsid w:val="009B02D9"/>
    <w:rsid w:val="009B0358"/>
    <w:rsid w:val="009B08CD"/>
    <w:rsid w:val="009B0DA5"/>
    <w:rsid w:val="009B0FAE"/>
    <w:rsid w:val="009B1976"/>
    <w:rsid w:val="009B1CD8"/>
    <w:rsid w:val="009B228C"/>
    <w:rsid w:val="009B275A"/>
    <w:rsid w:val="009B2A2F"/>
    <w:rsid w:val="009B2B94"/>
    <w:rsid w:val="009B2EF2"/>
    <w:rsid w:val="009B3138"/>
    <w:rsid w:val="009B326A"/>
    <w:rsid w:val="009B3506"/>
    <w:rsid w:val="009B3DC1"/>
    <w:rsid w:val="009B3EFC"/>
    <w:rsid w:val="009B4497"/>
    <w:rsid w:val="009B46A3"/>
    <w:rsid w:val="009B48B1"/>
    <w:rsid w:val="009B4DF8"/>
    <w:rsid w:val="009B5324"/>
    <w:rsid w:val="009B5748"/>
    <w:rsid w:val="009B5939"/>
    <w:rsid w:val="009B5964"/>
    <w:rsid w:val="009B59C9"/>
    <w:rsid w:val="009B5F48"/>
    <w:rsid w:val="009B62F3"/>
    <w:rsid w:val="009B6A2F"/>
    <w:rsid w:val="009B6B42"/>
    <w:rsid w:val="009B6CB9"/>
    <w:rsid w:val="009B6CCF"/>
    <w:rsid w:val="009B6DAE"/>
    <w:rsid w:val="009B7878"/>
    <w:rsid w:val="009B78FA"/>
    <w:rsid w:val="009C044C"/>
    <w:rsid w:val="009C09A4"/>
    <w:rsid w:val="009C0E1B"/>
    <w:rsid w:val="009C0EB0"/>
    <w:rsid w:val="009C0FCA"/>
    <w:rsid w:val="009C1239"/>
    <w:rsid w:val="009C13D9"/>
    <w:rsid w:val="009C1451"/>
    <w:rsid w:val="009C15E6"/>
    <w:rsid w:val="009C17B9"/>
    <w:rsid w:val="009C256A"/>
    <w:rsid w:val="009C37D6"/>
    <w:rsid w:val="009C3880"/>
    <w:rsid w:val="009C3B48"/>
    <w:rsid w:val="009C3B7E"/>
    <w:rsid w:val="009C42CD"/>
    <w:rsid w:val="009C4898"/>
    <w:rsid w:val="009C4B6A"/>
    <w:rsid w:val="009C5193"/>
    <w:rsid w:val="009C5378"/>
    <w:rsid w:val="009C5E8C"/>
    <w:rsid w:val="009C5EAE"/>
    <w:rsid w:val="009C634D"/>
    <w:rsid w:val="009C668B"/>
    <w:rsid w:val="009C67B2"/>
    <w:rsid w:val="009C67F9"/>
    <w:rsid w:val="009C6F1C"/>
    <w:rsid w:val="009C7178"/>
    <w:rsid w:val="009C73EF"/>
    <w:rsid w:val="009C7E75"/>
    <w:rsid w:val="009C7EA7"/>
    <w:rsid w:val="009D030D"/>
    <w:rsid w:val="009D06E8"/>
    <w:rsid w:val="009D072D"/>
    <w:rsid w:val="009D13DD"/>
    <w:rsid w:val="009D16A1"/>
    <w:rsid w:val="009D1B0D"/>
    <w:rsid w:val="009D1B23"/>
    <w:rsid w:val="009D1E84"/>
    <w:rsid w:val="009D25F8"/>
    <w:rsid w:val="009D2760"/>
    <w:rsid w:val="009D29A7"/>
    <w:rsid w:val="009D3CA6"/>
    <w:rsid w:val="009D46C0"/>
    <w:rsid w:val="009D46FB"/>
    <w:rsid w:val="009D4C62"/>
    <w:rsid w:val="009D5311"/>
    <w:rsid w:val="009D59FE"/>
    <w:rsid w:val="009D5EA3"/>
    <w:rsid w:val="009D5F54"/>
    <w:rsid w:val="009D5FBB"/>
    <w:rsid w:val="009D6097"/>
    <w:rsid w:val="009D6402"/>
    <w:rsid w:val="009D6A2A"/>
    <w:rsid w:val="009D6CCF"/>
    <w:rsid w:val="009D7036"/>
    <w:rsid w:val="009D7183"/>
    <w:rsid w:val="009D71AF"/>
    <w:rsid w:val="009D79A0"/>
    <w:rsid w:val="009D7BA7"/>
    <w:rsid w:val="009D7D16"/>
    <w:rsid w:val="009D7D98"/>
    <w:rsid w:val="009E0236"/>
    <w:rsid w:val="009E0FEE"/>
    <w:rsid w:val="009E1112"/>
    <w:rsid w:val="009E1162"/>
    <w:rsid w:val="009E1215"/>
    <w:rsid w:val="009E122C"/>
    <w:rsid w:val="009E1A2A"/>
    <w:rsid w:val="009E2117"/>
    <w:rsid w:val="009E2248"/>
    <w:rsid w:val="009E24FC"/>
    <w:rsid w:val="009E2749"/>
    <w:rsid w:val="009E2772"/>
    <w:rsid w:val="009E33D8"/>
    <w:rsid w:val="009E3402"/>
    <w:rsid w:val="009E346A"/>
    <w:rsid w:val="009E34A5"/>
    <w:rsid w:val="009E3567"/>
    <w:rsid w:val="009E35FD"/>
    <w:rsid w:val="009E3E5E"/>
    <w:rsid w:val="009E3EFB"/>
    <w:rsid w:val="009E43F1"/>
    <w:rsid w:val="009E4534"/>
    <w:rsid w:val="009E459B"/>
    <w:rsid w:val="009E4788"/>
    <w:rsid w:val="009E5430"/>
    <w:rsid w:val="009E5444"/>
    <w:rsid w:val="009E5583"/>
    <w:rsid w:val="009E5A13"/>
    <w:rsid w:val="009E5FA4"/>
    <w:rsid w:val="009E62EE"/>
    <w:rsid w:val="009E6341"/>
    <w:rsid w:val="009E6CCB"/>
    <w:rsid w:val="009E7A94"/>
    <w:rsid w:val="009E7CD3"/>
    <w:rsid w:val="009E7DF6"/>
    <w:rsid w:val="009F0410"/>
    <w:rsid w:val="009F043D"/>
    <w:rsid w:val="009F0A43"/>
    <w:rsid w:val="009F0A92"/>
    <w:rsid w:val="009F0BA7"/>
    <w:rsid w:val="009F0F80"/>
    <w:rsid w:val="009F16C0"/>
    <w:rsid w:val="009F1882"/>
    <w:rsid w:val="009F1DC7"/>
    <w:rsid w:val="009F22F9"/>
    <w:rsid w:val="009F32C2"/>
    <w:rsid w:val="009F3CDC"/>
    <w:rsid w:val="009F4075"/>
    <w:rsid w:val="009F40CB"/>
    <w:rsid w:val="009F43F4"/>
    <w:rsid w:val="009F4655"/>
    <w:rsid w:val="009F4CFE"/>
    <w:rsid w:val="009F50A9"/>
    <w:rsid w:val="009F50B7"/>
    <w:rsid w:val="009F5329"/>
    <w:rsid w:val="009F577F"/>
    <w:rsid w:val="009F5887"/>
    <w:rsid w:val="009F5AFE"/>
    <w:rsid w:val="009F5DE5"/>
    <w:rsid w:val="009F60C0"/>
    <w:rsid w:val="009F61B5"/>
    <w:rsid w:val="009F61C9"/>
    <w:rsid w:val="009F6509"/>
    <w:rsid w:val="009F6E1A"/>
    <w:rsid w:val="009F6F09"/>
    <w:rsid w:val="009F70A9"/>
    <w:rsid w:val="009F73C8"/>
    <w:rsid w:val="00A000AC"/>
    <w:rsid w:val="00A008A9"/>
    <w:rsid w:val="00A00BB1"/>
    <w:rsid w:val="00A00BCD"/>
    <w:rsid w:val="00A00D04"/>
    <w:rsid w:val="00A011F3"/>
    <w:rsid w:val="00A013BF"/>
    <w:rsid w:val="00A01700"/>
    <w:rsid w:val="00A01845"/>
    <w:rsid w:val="00A01A19"/>
    <w:rsid w:val="00A01DAD"/>
    <w:rsid w:val="00A01EBA"/>
    <w:rsid w:val="00A02172"/>
    <w:rsid w:val="00A02366"/>
    <w:rsid w:val="00A023D7"/>
    <w:rsid w:val="00A023F6"/>
    <w:rsid w:val="00A02708"/>
    <w:rsid w:val="00A02B5B"/>
    <w:rsid w:val="00A02B70"/>
    <w:rsid w:val="00A02CFC"/>
    <w:rsid w:val="00A0306F"/>
    <w:rsid w:val="00A03089"/>
    <w:rsid w:val="00A03331"/>
    <w:rsid w:val="00A04908"/>
    <w:rsid w:val="00A059F3"/>
    <w:rsid w:val="00A05E0F"/>
    <w:rsid w:val="00A06403"/>
    <w:rsid w:val="00A06409"/>
    <w:rsid w:val="00A07015"/>
    <w:rsid w:val="00A07330"/>
    <w:rsid w:val="00A07590"/>
    <w:rsid w:val="00A076D2"/>
    <w:rsid w:val="00A07C1A"/>
    <w:rsid w:val="00A07E1C"/>
    <w:rsid w:val="00A100C9"/>
    <w:rsid w:val="00A1019A"/>
    <w:rsid w:val="00A108F2"/>
    <w:rsid w:val="00A1103E"/>
    <w:rsid w:val="00A1189B"/>
    <w:rsid w:val="00A11F50"/>
    <w:rsid w:val="00A1262A"/>
    <w:rsid w:val="00A13903"/>
    <w:rsid w:val="00A14679"/>
    <w:rsid w:val="00A14E23"/>
    <w:rsid w:val="00A14F62"/>
    <w:rsid w:val="00A15931"/>
    <w:rsid w:val="00A15AF0"/>
    <w:rsid w:val="00A15D20"/>
    <w:rsid w:val="00A15FE1"/>
    <w:rsid w:val="00A16105"/>
    <w:rsid w:val="00A1629A"/>
    <w:rsid w:val="00A1667D"/>
    <w:rsid w:val="00A1690F"/>
    <w:rsid w:val="00A169D9"/>
    <w:rsid w:val="00A16A5D"/>
    <w:rsid w:val="00A16B83"/>
    <w:rsid w:val="00A16BEC"/>
    <w:rsid w:val="00A17114"/>
    <w:rsid w:val="00A171A7"/>
    <w:rsid w:val="00A172E2"/>
    <w:rsid w:val="00A174D8"/>
    <w:rsid w:val="00A1779F"/>
    <w:rsid w:val="00A17FEA"/>
    <w:rsid w:val="00A2009F"/>
    <w:rsid w:val="00A20351"/>
    <w:rsid w:val="00A2050B"/>
    <w:rsid w:val="00A21311"/>
    <w:rsid w:val="00A21499"/>
    <w:rsid w:val="00A2154A"/>
    <w:rsid w:val="00A21710"/>
    <w:rsid w:val="00A2174E"/>
    <w:rsid w:val="00A219A0"/>
    <w:rsid w:val="00A21BD2"/>
    <w:rsid w:val="00A22403"/>
    <w:rsid w:val="00A225BD"/>
    <w:rsid w:val="00A22604"/>
    <w:rsid w:val="00A227A4"/>
    <w:rsid w:val="00A22B84"/>
    <w:rsid w:val="00A237D1"/>
    <w:rsid w:val="00A23968"/>
    <w:rsid w:val="00A23CFD"/>
    <w:rsid w:val="00A23DAC"/>
    <w:rsid w:val="00A24706"/>
    <w:rsid w:val="00A24835"/>
    <w:rsid w:val="00A24BCA"/>
    <w:rsid w:val="00A24C01"/>
    <w:rsid w:val="00A24D71"/>
    <w:rsid w:val="00A24DEA"/>
    <w:rsid w:val="00A256F6"/>
    <w:rsid w:val="00A257BC"/>
    <w:rsid w:val="00A26D7C"/>
    <w:rsid w:val="00A27303"/>
    <w:rsid w:val="00A2772C"/>
    <w:rsid w:val="00A277DA"/>
    <w:rsid w:val="00A27D76"/>
    <w:rsid w:val="00A27EAD"/>
    <w:rsid w:val="00A3074B"/>
    <w:rsid w:val="00A3082E"/>
    <w:rsid w:val="00A308F3"/>
    <w:rsid w:val="00A30FDB"/>
    <w:rsid w:val="00A312F1"/>
    <w:rsid w:val="00A31304"/>
    <w:rsid w:val="00A32005"/>
    <w:rsid w:val="00A32169"/>
    <w:rsid w:val="00A321DD"/>
    <w:rsid w:val="00A32345"/>
    <w:rsid w:val="00A32470"/>
    <w:rsid w:val="00A32507"/>
    <w:rsid w:val="00A32970"/>
    <w:rsid w:val="00A32BD0"/>
    <w:rsid w:val="00A32E0E"/>
    <w:rsid w:val="00A32F07"/>
    <w:rsid w:val="00A3311A"/>
    <w:rsid w:val="00A33214"/>
    <w:rsid w:val="00A3344B"/>
    <w:rsid w:val="00A337AA"/>
    <w:rsid w:val="00A33B5A"/>
    <w:rsid w:val="00A34035"/>
    <w:rsid w:val="00A34291"/>
    <w:rsid w:val="00A344A2"/>
    <w:rsid w:val="00A34593"/>
    <w:rsid w:val="00A3462E"/>
    <w:rsid w:val="00A34B9A"/>
    <w:rsid w:val="00A35131"/>
    <w:rsid w:val="00A351CB"/>
    <w:rsid w:val="00A351F4"/>
    <w:rsid w:val="00A35312"/>
    <w:rsid w:val="00A3531F"/>
    <w:rsid w:val="00A35324"/>
    <w:rsid w:val="00A35713"/>
    <w:rsid w:val="00A35901"/>
    <w:rsid w:val="00A35B52"/>
    <w:rsid w:val="00A35BBC"/>
    <w:rsid w:val="00A35EFD"/>
    <w:rsid w:val="00A36522"/>
    <w:rsid w:val="00A3691B"/>
    <w:rsid w:val="00A36DA6"/>
    <w:rsid w:val="00A370C2"/>
    <w:rsid w:val="00A3783E"/>
    <w:rsid w:val="00A37937"/>
    <w:rsid w:val="00A37B55"/>
    <w:rsid w:val="00A37CFE"/>
    <w:rsid w:val="00A37DC3"/>
    <w:rsid w:val="00A37F0E"/>
    <w:rsid w:val="00A37F73"/>
    <w:rsid w:val="00A40192"/>
    <w:rsid w:val="00A403B0"/>
    <w:rsid w:val="00A40572"/>
    <w:rsid w:val="00A41343"/>
    <w:rsid w:val="00A4137A"/>
    <w:rsid w:val="00A414AB"/>
    <w:rsid w:val="00A41971"/>
    <w:rsid w:val="00A419A5"/>
    <w:rsid w:val="00A41ABC"/>
    <w:rsid w:val="00A41F77"/>
    <w:rsid w:val="00A4208E"/>
    <w:rsid w:val="00A42225"/>
    <w:rsid w:val="00A4252E"/>
    <w:rsid w:val="00A42537"/>
    <w:rsid w:val="00A42801"/>
    <w:rsid w:val="00A4293F"/>
    <w:rsid w:val="00A42FCF"/>
    <w:rsid w:val="00A42FD3"/>
    <w:rsid w:val="00A4306D"/>
    <w:rsid w:val="00A436B2"/>
    <w:rsid w:val="00A43B98"/>
    <w:rsid w:val="00A43D0D"/>
    <w:rsid w:val="00A43ED4"/>
    <w:rsid w:val="00A44344"/>
    <w:rsid w:val="00A4490F"/>
    <w:rsid w:val="00A44E81"/>
    <w:rsid w:val="00A451C4"/>
    <w:rsid w:val="00A4545F"/>
    <w:rsid w:val="00A456FC"/>
    <w:rsid w:val="00A46019"/>
    <w:rsid w:val="00A46910"/>
    <w:rsid w:val="00A4699C"/>
    <w:rsid w:val="00A46A84"/>
    <w:rsid w:val="00A46B00"/>
    <w:rsid w:val="00A46DF2"/>
    <w:rsid w:val="00A472D3"/>
    <w:rsid w:val="00A502F7"/>
    <w:rsid w:val="00A503F0"/>
    <w:rsid w:val="00A506C9"/>
    <w:rsid w:val="00A51633"/>
    <w:rsid w:val="00A51A73"/>
    <w:rsid w:val="00A51D6E"/>
    <w:rsid w:val="00A52068"/>
    <w:rsid w:val="00A52B0D"/>
    <w:rsid w:val="00A52ECA"/>
    <w:rsid w:val="00A52F77"/>
    <w:rsid w:val="00A5310D"/>
    <w:rsid w:val="00A532ED"/>
    <w:rsid w:val="00A53B88"/>
    <w:rsid w:val="00A53CD0"/>
    <w:rsid w:val="00A5402B"/>
    <w:rsid w:val="00A54AE6"/>
    <w:rsid w:val="00A54C8B"/>
    <w:rsid w:val="00A55004"/>
    <w:rsid w:val="00A55032"/>
    <w:rsid w:val="00A5545F"/>
    <w:rsid w:val="00A55883"/>
    <w:rsid w:val="00A55A09"/>
    <w:rsid w:val="00A55E4D"/>
    <w:rsid w:val="00A55F95"/>
    <w:rsid w:val="00A566EF"/>
    <w:rsid w:val="00A56BE7"/>
    <w:rsid w:val="00A56C14"/>
    <w:rsid w:val="00A57398"/>
    <w:rsid w:val="00A57630"/>
    <w:rsid w:val="00A5774D"/>
    <w:rsid w:val="00A57CD2"/>
    <w:rsid w:val="00A57FF4"/>
    <w:rsid w:val="00A60032"/>
    <w:rsid w:val="00A600AF"/>
    <w:rsid w:val="00A601DD"/>
    <w:rsid w:val="00A60329"/>
    <w:rsid w:val="00A603CD"/>
    <w:rsid w:val="00A606BE"/>
    <w:rsid w:val="00A60D59"/>
    <w:rsid w:val="00A61534"/>
    <w:rsid w:val="00A61B51"/>
    <w:rsid w:val="00A61C47"/>
    <w:rsid w:val="00A62476"/>
    <w:rsid w:val="00A6270E"/>
    <w:rsid w:val="00A62771"/>
    <w:rsid w:val="00A6278E"/>
    <w:rsid w:val="00A62A6C"/>
    <w:rsid w:val="00A62B02"/>
    <w:rsid w:val="00A63596"/>
    <w:rsid w:val="00A63844"/>
    <w:rsid w:val="00A63AE8"/>
    <w:rsid w:val="00A640E1"/>
    <w:rsid w:val="00A642F2"/>
    <w:rsid w:val="00A643CA"/>
    <w:rsid w:val="00A64729"/>
    <w:rsid w:val="00A649E1"/>
    <w:rsid w:val="00A64CED"/>
    <w:rsid w:val="00A64FA0"/>
    <w:rsid w:val="00A64FD7"/>
    <w:rsid w:val="00A6506E"/>
    <w:rsid w:val="00A65C77"/>
    <w:rsid w:val="00A65E17"/>
    <w:rsid w:val="00A65F02"/>
    <w:rsid w:val="00A660D9"/>
    <w:rsid w:val="00A66358"/>
    <w:rsid w:val="00A66630"/>
    <w:rsid w:val="00A66C55"/>
    <w:rsid w:val="00A66CE4"/>
    <w:rsid w:val="00A67086"/>
    <w:rsid w:val="00A6717D"/>
    <w:rsid w:val="00A67203"/>
    <w:rsid w:val="00A677A5"/>
    <w:rsid w:val="00A677EC"/>
    <w:rsid w:val="00A70087"/>
    <w:rsid w:val="00A700A9"/>
    <w:rsid w:val="00A701A9"/>
    <w:rsid w:val="00A70223"/>
    <w:rsid w:val="00A702E5"/>
    <w:rsid w:val="00A70302"/>
    <w:rsid w:val="00A7098F"/>
    <w:rsid w:val="00A71C7E"/>
    <w:rsid w:val="00A7272C"/>
    <w:rsid w:val="00A7282C"/>
    <w:rsid w:val="00A72A4C"/>
    <w:rsid w:val="00A72C7F"/>
    <w:rsid w:val="00A7322B"/>
    <w:rsid w:val="00A739FF"/>
    <w:rsid w:val="00A73A6A"/>
    <w:rsid w:val="00A73C8B"/>
    <w:rsid w:val="00A73F50"/>
    <w:rsid w:val="00A741AB"/>
    <w:rsid w:val="00A744E7"/>
    <w:rsid w:val="00A74870"/>
    <w:rsid w:val="00A74EA6"/>
    <w:rsid w:val="00A752B5"/>
    <w:rsid w:val="00A75381"/>
    <w:rsid w:val="00A754D3"/>
    <w:rsid w:val="00A75551"/>
    <w:rsid w:val="00A7565C"/>
    <w:rsid w:val="00A758B2"/>
    <w:rsid w:val="00A75CEA"/>
    <w:rsid w:val="00A75DD6"/>
    <w:rsid w:val="00A764C1"/>
    <w:rsid w:val="00A765E2"/>
    <w:rsid w:val="00A768F9"/>
    <w:rsid w:val="00A76DB3"/>
    <w:rsid w:val="00A77077"/>
    <w:rsid w:val="00A77619"/>
    <w:rsid w:val="00A777C3"/>
    <w:rsid w:val="00A7792A"/>
    <w:rsid w:val="00A77B10"/>
    <w:rsid w:val="00A77D7D"/>
    <w:rsid w:val="00A80959"/>
    <w:rsid w:val="00A80A2D"/>
    <w:rsid w:val="00A81077"/>
    <w:rsid w:val="00A81822"/>
    <w:rsid w:val="00A81A32"/>
    <w:rsid w:val="00A81A34"/>
    <w:rsid w:val="00A81CCD"/>
    <w:rsid w:val="00A81D57"/>
    <w:rsid w:val="00A81D68"/>
    <w:rsid w:val="00A81E81"/>
    <w:rsid w:val="00A824DD"/>
    <w:rsid w:val="00A825C1"/>
    <w:rsid w:val="00A82BFC"/>
    <w:rsid w:val="00A82C38"/>
    <w:rsid w:val="00A83066"/>
    <w:rsid w:val="00A8309E"/>
    <w:rsid w:val="00A83235"/>
    <w:rsid w:val="00A8329C"/>
    <w:rsid w:val="00A83733"/>
    <w:rsid w:val="00A837A1"/>
    <w:rsid w:val="00A83D9C"/>
    <w:rsid w:val="00A840CD"/>
    <w:rsid w:val="00A840DF"/>
    <w:rsid w:val="00A84A61"/>
    <w:rsid w:val="00A854F7"/>
    <w:rsid w:val="00A8582C"/>
    <w:rsid w:val="00A85A4D"/>
    <w:rsid w:val="00A85D81"/>
    <w:rsid w:val="00A85EBC"/>
    <w:rsid w:val="00A8655F"/>
    <w:rsid w:val="00A86811"/>
    <w:rsid w:val="00A86A80"/>
    <w:rsid w:val="00A86C55"/>
    <w:rsid w:val="00A86CB3"/>
    <w:rsid w:val="00A86D28"/>
    <w:rsid w:val="00A86DB4"/>
    <w:rsid w:val="00A86DF7"/>
    <w:rsid w:val="00A86EE9"/>
    <w:rsid w:val="00A871A6"/>
    <w:rsid w:val="00A87428"/>
    <w:rsid w:val="00A875AE"/>
    <w:rsid w:val="00A877BF"/>
    <w:rsid w:val="00A901F7"/>
    <w:rsid w:val="00A9040C"/>
    <w:rsid w:val="00A906FA"/>
    <w:rsid w:val="00A908F2"/>
    <w:rsid w:val="00A90E6C"/>
    <w:rsid w:val="00A910BA"/>
    <w:rsid w:val="00A915A9"/>
    <w:rsid w:val="00A91808"/>
    <w:rsid w:val="00A919E6"/>
    <w:rsid w:val="00A91D92"/>
    <w:rsid w:val="00A9205E"/>
    <w:rsid w:val="00A926F7"/>
    <w:rsid w:val="00A92A44"/>
    <w:rsid w:val="00A92D08"/>
    <w:rsid w:val="00A9302F"/>
    <w:rsid w:val="00A93E82"/>
    <w:rsid w:val="00A93F16"/>
    <w:rsid w:val="00A947C8"/>
    <w:rsid w:val="00A94B8A"/>
    <w:rsid w:val="00A94F4A"/>
    <w:rsid w:val="00A951BD"/>
    <w:rsid w:val="00A955C4"/>
    <w:rsid w:val="00A955D5"/>
    <w:rsid w:val="00A956CA"/>
    <w:rsid w:val="00A95A7D"/>
    <w:rsid w:val="00A95BA1"/>
    <w:rsid w:val="00A95DE8"/>
    <w:rsid w:val="00A95FAF"/>
    <w:rsid w:val="00A961BB"/>
    <w:rsid w:val="00A9690A"/>
    <w:rsid w:val="00A96B96"/>
    <w:rsid w:val="00A96CF2"/>
    <w:rsid w:val="00A97063"/>
    <w:rsid w:val="00A9729E"/>
    <w:rsid w:val="00A97A68"/>
    <w:rsid w:val="00A97D68"/>
    <w:rsid w:val="00AA0045"/>
    <w:rsid w:val="00AA0799"/>
    <w:rsid w:val="00AA0B72"/>
    <w:rsid w:val="00AA1630"/>
    <w:rsid w:val="00AA1892"/>
    <w:rsid w:val="00AA1B02"/>
    <w:rsid w:val="00AA1D8F"/>
    <w:rsid w:val="00AA1DB1"/>
    <w:rsid w:val="00AA1E75"/>
    <w:rsid w:val="00AA2A1B"/>
    <w:rsid w:val="00AA2AA7"/>
    <w:rsid w:val="00AA3082"/>
    <w:rsid w:val="00AA3478"/>
    <w:rsid w:val="00AA34CD"/>
    <w:rsid w:val="00AA359D"/>
    <w:rsid w:val="00AA3671"/>
    <w:rsid w:val="00AA4087"/>
    <w:rsid w:val="00AA42CC"/>
    <w:rsid w:val="00AA4F78"/>
    <w:rsid w:val="00AA5568"/>
    <w:rsid w:val="00AA556D"/>
    <w:rsid w:val="00AA558A"/>
    <w:rsid w:val="00AA5BFA"/>
    <w:rsid w:val="00AA5CAB"/>
    <w:rsid w:val="00AA6437"/>
    <w:rsid w:val="00AA68F7"/>
    <w:rsid w:val="00AA6B95"/>
    <w:rsid w:val="00AA6FE9"/>
    <w:rsid w:val="00AA7001"/>
    <w:rsid w:val="00AA706D"/>
    <w:rsid w:val="00AA73A1"/>
    <w:rsid w:val="00AA74A5"/>
    <w:rsid w:val="00AA791B"/>
    <w:rsid w:val="00AA7D62"/>
    <w:rsid w:val="00AB0077"/>
    <w:rsid w:val="00AB0D0E"/>
    <w:rsid w:val="00AB1038"/>
    <w:rsid w:val="00AB1868"/>
    <w:rsid w:val="00AB1E83"/>
    <w:rsid w:val="00AB1FA7"/>
    <w:rsid w:val="00AB245D"/>
    <w:rsid w:val="00AB2744"/>
    <w:rsid w:val="00AB2762"/>
    <w:rsid w:val="00AB2A49"/>
    <w:rsid w:val="00AB300A"/>
    <w:rsid w:val="00AB39D6"/>
    <w:rsid w:val="00AB3A8C"/>
    <w:rsid w:val="00AB3BD1"/>
    <w:rsid w:val="00AB3D32"/>
    <w:rsid w:val="00AB43B9"/>
    <w:rsid w:val="00AB48BE"/>
    <w:rsid w:val="00AB4C32"/>
    <w:rsid w:val="00AB4C34"/>
    <w:rsid w:val="00AB51C8"/>
    <w:rsid w:val="00AB56D9"/>
    <w:rsid w:val="00AB5972"/>
    <w:rsid w:val="00AB5A68"/>
    <w:rsid w:val="00AB5BE2"/>
    <w:rsid w:val="00AB5E08"/>
    <w:rsid w:val="00AB64E4"/>
    <w:rsid w:val="00AB662A"/>
    <w:rsid w:val="00AB6E0A"/>
    <w:rsid w:val="00AB6FC1"/>
    <w:rsid w:val="00AB71F7"/>
    <w:rsid w:val="00AB73A6"/>
    <w:rsid w:val="00AB7734"/>
    <w:rsid w:val="00AB774A"/>
    <w:rsid w:val="00AB7BD5"/>
    <w:rsid w:val="00AC0044"/>
    <w:rsid w:val="00AC0766"/>
    <w:rsid w:val="00AC0872"/>
    <w:rsid w:val="00AC0E23"/>
    <w:rsid w:val="00AC1297"/>
    <w:rsid w:val="00AC15A4"/>
    <w:rsid w:val="00AC1620"/>
    <w:rsid w:val="00AC16D6"/>
    <w:rsid w:val="00AC1AA4"/>
    <w:rsid w:val="00AC1BEE"/>
    <w:rsid w:val="00AC1FE7"/>
    <w:rsid w:val="00AC2113"/>
    <w:rsid w:val="00AC21C5"/>
    <w:rsid w:val="00AC26CB"/>
    <w:rsid w:val="00AC2F19"/>
    <w:rsid w:val="00AC2F51"/>
    <w:rsid w:val="00AC4722"/>
    <w:rsid w:val="00AC49FB"/>
    <w:rsid w:val="00AC4BB6"/>
    <w:rsid w:val="00AC4BB7"/>
    <w:rsid w:val="00AC504B"/>
    <w:rsid w:val="00AC56E6"/>
    <w:rsid w:val="00AC5CB1"/>
    <w:rsid w:val="00AC6010"/>
    <w:rsid w:val="00AC6932"/>
    <w:rsid w:val="00AC6F9C"/>
    <w:rsid w:val="00AC733F"/>
    <w:rsid w:val="00AC7409"/>
    <w:rsid w:val="00AC7765"/>
    <w:rsid w:val="00AC78D8"/>
    <w:rsid w:val="00AC7C01"/>
    <w:rsid w:val="00AC7E15"/>
    <w:rsid w:val="00AC7FF5"/>
    <w:rsid w:val="00AD0745"/>
    <w:rsid w:val="00AD08F9"/>
    <w:rsid w:val="00AD0CCD"/>
    <w:rsid w:val="00AD0FC7"/>
    <w:rsid w:val="00AD1223"/>
    <w:rsid w:val="00AD125E"/>
    <w:rsid w:val="00AD17B2"/>
    <w:rsid w:val="00AD236A"/>
    <w:rsid w:val="00AD277F"/>
    <w:rsid w:val="00AD278E"/>
    <w:rsid w:val="00AD28D7"/>
    <w:rsid w:val="00AD29BB"/>
    <w:rsid w:val="00AD2CEE"/>
    <w:rsid w:val="00AD32FB"/>
    <w:rsid w:val="00AD3324"/>
    <w:rsid w:val="00AD3510"/>
    <w:rsid w:val="00AD3607"/>
    <w:rsid w:val="00AD3B9B"/>
    <w:rsid w:val="00AD48C3"/>
    <w:rsid w:val="00AD48D8"/>
    <w:rsid w:val="00AD499A"/>
    <w:rsid w:val="00AD4C45"/>
    <w:rsid w:val="00AD4CAF"/>
    <w:rsid w:val="00AD54C7"/>
    <w:rsid w:val="00AD5C94"/>
    <w:rsid w:val="00AD5E10"/>
    <w:rsid w:val="00AD62EA"/>
    <w:rsid w:val="00AD641E"/>
    <w:rsid w:val="00AD6878"/>
    <w:rsid w:val="00AD6C1E"/>
    <w:rsid w:val="00AD7A72"/>
    <w:rsid w:val="00AD7DE7"/>
    <w:rsid w:val="00AD7E18"/>
    <w:rsid w:val="00AE0FFF"/>
    <w:rsid w:val="00AE10AA"/>
    <w:rsid w:val="00AE1D07"/>
    <w:rsid w:val="00AE2161"/>
    <w:rsid w:val="00AE2327"/>
    <w:rsid w:val="00AE2383"/>
    <w:rsid w:val="00AE240A"/>
    <w:rsid w:val="00AE2933"/>
    <w:rsid w:val="00AE2AE3"/>
    <w:rsid w:val="00AE2C39"/>
    <w:rsid w:val="00AE2CC7"/>
    <w:rsid w:val="00AE2D2D"/>
    <w:rsid w:val="00AE373C"/>
    <w:rsid w:val="00AE3934"/>
    <w:rsid w:val="00AE3CD2"/>
    <w:rsid w:val="00AE40EB"/>
    <w:rsid w:val="00AE4157"/>
    <w:rsid w:val="00AE4507"/>
    <w:rsid w:val="00AE47DC"/>
    <w:rsid w:val="00AE47E3"/>
    <w:rsid w:val="00AE4B34"/>
    <w:rsid w:val="00AE4BCE"/>
    <w:rsid w:val="00AE53DD"/>
    <w:rsid w:val="00AE5441"/>
    <w:rsid w:val="00AE5641"/>
    <w:rsid w:val="00AE567D"/>
    <w:rsid w:val="00AE58CC"/>
    <w:rsid w:val="00AE5E26"/>
    <w:rsid w:val="00AE5F98"/>
    <w:rsid w:val="00AE60C0"/>
    <w:rsid w:val="00AE681A"/>
    <w:rsid w:val="00AE68D1"/>
    <w:rsid w:val="00AE6A4C"/>
    <w:rsid w:val="00AE6C7C"/>
    <w:rsid w:val="00AE6D83"/>
    <w:rsid w:val="00AE6DF3"/>
    <w:rsid w:val="00AE7431"/>
    <w:rsid w:val="00AE7760"/>
    <w:rsid w:val="00AE77B8"/>
    <w:rsid w:val="00AE7AD9"/>
    <w:rsid w:val="00AE7C0C"/>
    <w:rsid w:val="00AF0080"/>
    <w:rsid w:val="00AF0086"/>
    <w:rsid w:val="00AF0224"/>
    <w:rsid w:val="00AF08F9"/>
    <w:rsid w:val="00AF0956"/>
    <w:rsid w:val="00AF0C20"/>
    <w:rsid w:val="00AF123B"/>
    <w:rsid w:val="00AF132A"/>
    <w:rsid w:val="00AF18BF"/>
    <w:rsid w:val="00AF20A5"/>
    <w:rsid w:val="00AF2752"/>
    <w:rsid w:val="00AF29AB"/>
    <w:rsid w:val="00AF2B4E"/>
    <w:rsid w:val="00AF30B5"/>
    <w:rsid w:val="00AF317B"/>
    <w:rsid w:val="00AF36F8"/>
    <w:rsid w:val="00AF3B77"/>
    <w:rsid w:val="00AF438F"/>
    <w:rsid w:val="00AF49A0"/>
    <w:rsid w:val="00AF4BE2"/>
    <w:rsid w:val="00AF4E55"/>
    <w:rsid w:val="00AF512D"/>
    <w:rsid w:val="00AF52F8"/>
    <w:rsid w:val="00AF5303"/>
    <w:rsid w:val="00AF58C3"/>
    <w:rsid w:val="00AF58F4"/>
    <w:rsid w:val="00AF5AD3"/>
    <w:rsid w:val="00AF5EC3"/>
    <w:rsid w:val="00AF60F1"/>
    <w:rsid w:val="00AF627B"/>
    <w:rsid w:val="00AF6462"/>
    <w:rsid w:val="00AF650F"/>
    <w:rsid w:val="00AF6550"/>
    <w:rsid w:val="00AF77AF"/>
    <w:rsid w:val="00AF787C"/>
    <w:rsid w:val="00AF79B9"/>
    <w:rsid w:val="00AF79D8"/>
    <w:rsid w:val="00AF7CAD"/>
    <w:rsid w:val="00B0061C"/>
    <w:rsid w:val="00B007D4"/>
    <w:rsid w:val="00B00816"/>
    <w:rsid w:val="00B00969"/>
    <w:rsid w:val="00B00D88"/>
    <w:rsid w:val="00B00EE2"/>
    <w:rsid w:val="00B01B94"/>
    <w:rsid w:val="00B01BF1"/>
    <w:rsid w:val="00B01D48"/>
    <w:rsid w:val="00B01E2B"/>
    <w:rsid w:val="00B0261A"/>
    <w:rsid w:val="00B0286F"/>
    <w:rsid w:val="00B02A06"/>
    <w:rsid w:val="00B02B7F"/>
    <w:rsid w:val="00B03201"/>
    <w:rsid w:val="00B03723"/>
    <w:rsid w:val="00B039FE"/>
    <w:rsid w:val="00B03A18"/>
    <w:rsid w:val="00B03DE5"/>
    <w:rsid w:val="00B04088"/>
    <w:rsid w:val="00B04874"/>
    <w:rsid w:val="00B049C5"/>
    <w:rsid w:val="00B049E7"/>
    <w:rsid w:val="00B04F24"/>
    <w:rsid w:val="00B05DD5"/>
    <w:rsid w:val="00B05DF9"/>
    <w:rsid w:val="00B05F85"/>
    <w:rsid w:val="00B06919"/>
    <w:rsid w:val="00B06931"/>
    <w:rsid w:val="00B06D6E"/>
    <w:rsid w:val="00B07E07"/>
    <w:rsid w:val="00B07FA6"/>
    <w:rsid w:val="00B10251"/>
    <w:rsid w:val="00B105E4"/>
    <w:rsid w:val="00B10B4E"/>
    <w:rsid w:val="00B10F27"/>
    <w:rsid w:val="00B11133"/>
    <w:rsid w:val="00B1121E"/>
    <w:rsid w:val="00B1134E"/>
    <w:rsid w:val="00B115E8"/>
    <w:rsid w:val="00B116CA"/>
    <w:rsid w:val="00B11713"/>
    <w:rsid w:val="00B11C6A"/>
    <w:rsid w:val="00B12189"/>
    <w:rsid w:val="00B12544"/>
    <w:rsid w:val="00B12ED4"/>
    <w:rsid w:val="00B133DD"/>
    <w:rsid w:val="00B13536"/>
    <w:rsid w:val="00B13947"/>
    <w:rsid w:val="00B1408A"/>
    <w:rsid w:val="00B14202"/>
    <w:rsid w:val="00B14221"/>
    <w:rsid w:val="00B14764"/>
    <w:rsid w:val="00B1483E"/>
    <w:rsid w:val="00B14B3F"/>
    <w:rsid w:val="00B14B70"/>
    <w:rsid w:val="00B14CCF"/>
    <w:rsid w:val="00B14D7D"/>
    <w:rsid w:val="00B14E15"/>
    <w:rsid w:val="00B1574D"/>
    <w:rsid w:val="00B15E46"/>
    <w:rsid w:val="00B160E4"/>
    <w:rsid w:val="00B16BD7"/>
    <w:rsid w:val="00B16CA0"/>
    <w:rsid w:val="00B16D3C"/>
    <w:rsid w:val="00B16E0C"/>
    <w:rsid w:val="00B17023"/>
    <w:rsid w:val="00B1726C"/>
    <w:rsid w:val="00B172EB"/>
    <w:rsid w:val="00B17634"/>
    <w:rsid w:val="00B1767F"/>
    <w:rsid w:val="00B176F0"/>
    <w:rsid w:val="00B1777C"/>
    <w:rsid w:val="00B179D7"/>
    <w:rsid w:val="00B20393"/>
    <w:rsid w:val="00B2072A"/>
    <w:rsid w:val="00B20922"/>
    <w:rsid w:val="00B20D40"/>
    <w:rsid w:val="00B20DC4"/>
    <w:rsid w:val="00B20E4B"/>
    <w:rsid w:val="00B21E90"/>
    <w:rsid w:val="00B21EA6"/>
    <w:rsid w:val="00B21EE8"/>
    <w:rsid w:val="00B21F7C"/>
    <w:rsid w:val="00B22155"/>
    <w:rsid w:val="00B22216"/>
    <w:rsid w:val="00B227EB"/>
    <w:rsid w:val="00B22921"/>
    <w:rsid w:val="00B22CDC"/>
    <w:rsid w:val="00B23089"/>
    <w:rsid w:val="00B231C1"/>
    <w:rsid w:val="00B23433"/>
    <w:rsid w:val="00B23434"/>
    <w:rsid w:val="00B23546"/>
    <w:rsid w:val="00B2354F"/>
    <w:rsid w:val="00B2379B"/>
    <w:rsid w:val="00B23840"/>
    <w:rsid w:val="00B23842"/>
    <w:rsid w:val="00B23CA3"/>
    <w:rsid w:val="00B2417F"/>
    <w:rsid w:val="00B247D6"/>
    <w:rsid w:val="00B24919"/>
    <w:rsid w:val="00B249B2"/>
    <w:rsid w:val="00B24BE2"/>
    <w:rsid w:val="00B24DF0"/>
    <w:rsid w:val="00B25489"/>
    <w:rsid w:val="00B2592F"/>
    <w:rsid w:val="00B25C41"/>
    <w:rsid w:val="00B2611B"/>
    <w:rsid w:val="00B26160"/>
    <w:rsid w:val="00B265DE"/>
    <w:rsid w:val="00B266ED"/>
    <w:rsid w:val="00B26AEB"/>
    <w:rsid w:val="00B26C53"/>
    <w:rsid w:val="00B27183"/>
    <w:rsid w:val="00B272EA"/>
    <w:rsid w:val="00B2796B"/>
    <w:rsid w:val="00B27AB8"/>
    <w:rsid w:val="00B27CD6"/>
    <w:rsid w:val="00B304D7"/>
    <w:rsid w:val="00B306CC"/>
    <w:rsid w:val="00B3095F"/>
    <w:rsid w:val="00B30A9E"/>
    <w:rsid w:val="00B30D71"/>
    <w:rsid w:val="00B31296"/>
    <w:rsid w:val="00B31517"/>
    <w:rsid w:val="00B31D93"/>
    <w:rsid w:val="00B31E3D"/>
    <w:rsid w:val="00B32006"/>
    <w:rsid w:val="00B3216A"/>
    <w:rsid w:val="00B322B1"/>
    <w:rsid w:val="00B322C5"/>
    <w:rsid w:val="00B324F0"/>
    <w:rsid w:val="00B3265F"/>
    <w:rsid w:val="00B32A0D"/>
    <w:rsid w:val="00B32DDD"/>
    <w:rsid w:val="00B332B0"/>
    <w:rsid w:val="00B33391"/>
    <w:rsid w:val="00B33546"/>
    <w:rsid w:val="00B33589"/>
    <w:rsid w:val="00B33730"/>
    <w:rsid w:val="00B33A86"/>
    <w:rsid w:val="00B33D36"/>
    <w:rsid w:val="00B33FA3"/>
    <w:rsid w:val="00B34288"/>
    <w:rsid w:val="00B3429B"/>
    <w:rsid w:val="00B346BB"/>
    <w:rsid w:val="00B35772"/>
    <w:rsid w:val="00B35888"/>
    <w:rsid w:val="00B36295"/>
    <w:rsid w:val="00B3651D"/>
    <w:rsid w:val="00B3759B"/>
    <w:rsid w:val="00B37944"/>
    <w:rsid w:val="00B37E4C"/>
    <w:rsid w:val="00B400D6"/>
    <w:rsid w:val="00B40AC6"/>
    <w:rsid w:val="00B40BA3"/>
    <w:rsid w:val="00B40D93"/>
    <w:rsid w:val="00B41AE0"/>
    <w:rsid w:val="00B41B64"/>
    <w:rsid w:val="00B41C9B"/>
    <w:rsid w:val="00B41ED5"/>
    <w:rsid w:val="00B42FC1"/>
    <w:rsid w:val="00B4317F"/>
    <w:rsid w:val="00B43237"/>
    <w:rsid w:val="00B4332C"/>
    <w:rsid w:val="00B43C13"/>
    <w:rsid w:val="00B43EC0"/>
    <w:rsid w:val="00B4438C"/>
    <w:rsid w:val="00B44F8B"/>
    <w:rsid w:val="00B45E9C"/>
    <w:rsid w:val="00B4607A"/>
    <w:rsid w:val="00B460CC"/>
    <w:rsid w:val="00B46320"/>
    <w:rsid w:val="00B4644A"/>
    <w:rsid w:val="00B46990"/>
    <w:rsid w:val="00B47020"/>
    <w:rsid w:val="00B47235"/>
    <w:rsid w:val="00B4772D"/>
    <w:rsid w:val="00B47837"/>
    <w:rsid w:val="00B501FA"/>
    <w:rsid w:val="00B503B2"/>
    <w:rsid w:val="00B505A3"/>
    <w:rsid w:val="00B50CF5"/>
    <w:rsid w:val="00B51BCD"/>
    <w:rsid w:val="00B51C02"/>
    <w:rsid w:val="00B51DDA"/>
    <w:rsid w:val="00B51FE0"/>
    <w:rsid w:val="00B5218E"/>
    <w:rsid w:val="00B52E7B"/>
    <w:rsid w:val="00B533E0"/>
    <w:rsid w:val="00B53641"/>
    <w:rsid w:val="00B53677"/>
    <w:rsid w:val="00B53738"/>
    <w:rsid w:val="00B5387E"/>
    <w:rsid w:val="00B539C1"/>
    <w:rsid w:val="00B54900"/>
    <w:rsid w:val="00B54B4C"/>
    <w:rsid w:val="00B54B88"/>
    <w:rsid w:val="00B54B93"/>
    <w:rsid w:val="00B54EEE"/>
    <w:rsid w:val="00B55476"/>
    <w:rsid w:val="00B55810"/>
    <w:rsid w:val="00B55CB0"/>
    <w:rsid w:val="00B55D75"/>
    <w:rsid w:val="00B55E60"/>
    <w:rsid w:val="00B56612"/>
    <w:rsid w:val="00B56A05"/>
    <w:rsid w:val="00B572EB"/>
    <w:rsid w:val="00B5752C"/>
    <w:rsid w:val="00B575ED"/>
    <w:rsid w:val="00B579CF"/>
    <w:rsid w:val="00B57A45"/>
    <w:rsid w:val="00B57F0E"/>
    <w:rsid w:val="00B6004C"/>
    <w:rsid w:val="00B60487"/>
    <w:rsid w:val="00B60FB0"/>
    <w:rsid w:val="00B61624"/>
    <w:rsid w:val="00B61682"/>
    <w:rsid w:val="00B61CE9"/>
    <w:rsid w:val="00B62128"/>
    <w:rsid w:val="00B6256F"/>
    <w:rsid w:val="00B62902"/>
    <w:rsid w:val="00B63024"/>
    <w:rsid w:val="00B630B3"/>
    <w:rsid w:val="00B63252"/>
    <w:rsid w:val="00B632B5"/>
    <w:rsid w:val="00B633D5"/>
    <w:rsid w:val="00B638F0"/>
    <w:rsid w:val="00B63AA3"/>
    <w:rsid w:val="00B63C3A"/>
    <w:rsid w:val="00B63ECD"/>
    <w:rsid w:val="00B64372"/>
    <w:rsid w:val="00B6470D"/>
    <w:rsid w:val="00B64E1D"/>
    <w:rsid w:val="00B64E36"/>
    <w:rsid w:val="00B65466"/>
    <w:rsid w:val="00B65667"/>
    <w:rsid w:val="00B6578D"/>
    <w:rsid w:val="00B658FF"/>
    <w:rsid w:val="00B66198"/>
    <w:rsid w:val="00B6673C"/>
    <w:rsid w:val="00B667F1"/>
    <w:rsid w:val="00B66878"/>
    <w:rsid w:val="00B66D57"/>
    <w:rsid w:val="00B66D98"/>
    <w:rsid w:val="00B67002"/>
    <w:rsid w:val="00B67051"/>
    <w:rsid w:val="00B672E0"/>
    <w:rsid w:val="00B67807"/>
    <w:rsid w:val="00B6783A"/>
    <w:rsid w:val="00B67BFF"/>
    <w:rsid w:val="00B67DD3"/>
    <w:rsid w:val="00B70242"/>
    <w:rsid w:val="00B7036B"/>
    <w:rsid w:val="00B706F3"/>
    <w:rsid w:val="00B70D2B"/>
    <w:rsid w:val="00B71512"/>
    <w:rsid w:val="00B717F8"/>
    <w:rsid w:val="00B7197C"/>
    <w:rsid w:val="00B721BF"/>
    <w:rsid w:val="00B722BA"/>
    <w:rsid w:val="00B72374"/>
    <w:rsid w:val="00B72420"/>
    <w:rsid w:val="00B726CE"/>
    <w:rsid w:val="00B72C34"/>
    <w:rsid w:val="00B72D22"/>
    <w:rsid w:val="00B72ED5"/>
    <w:rsid w:val="00B72F2D"/>
    <w:rsid w:val="00B73948"/>
    <w:rsid w:val="00B73B52"/>
    <w:rsid w:val="00B740D2"/>
    <w:rsid w:val="00B74175"/>
    <w:rsid w:val="00B748ED"/>
    <w:rsid w:val="00B749C3"/>
    <w:rsid w:val="00B753A2"/>
    <w:rsid w:val="00B7544B"/>
    <w:rsid w:val="00B7558E"/>
    <w:rsid w:val="00B757DD"/>
    <w:rsid w:val="00B75880"/>
    <w:rsid w:val="00B76473"/>
    <w:rsid w:val="00B76B06"/>
    <w:rsid w:val="00B76E71"/>
    <w:rsid w:val="00B76FF5"/>
    <w:rsid w:val="00B77030"/>
    <w:rsid w:val="00B77256"/>
    <w:rsid w:val="00B773EE"/>
    <w:rsid w:val="00B77B46"/>
    <w:rsid w:val="00B77CA4"/>
    <w:rsid w:val="00B77CF6"/>
    <w:rsid w:val="00B77D67"/>
    <w:rsid w:val="00B77ECA"/>
    <w:rsid w:val="00B801B3"/>
    <w:rsid w:val="00B80396"/>
    <w:rsid w:val="00B803CB"/>
    <w:rsid w:val="00B804A5"/>
    <w:rsid w:val="00B80E98"/>
    <w:rsid w:val="00B8156B"/>
    <w:rsid w:val="00B81866"/>
    <w:rsid w:val="00B8280F"/>
    <w:rsid w:val="00B829B2"/>
    <w:rsid w:val="00B82FA9"/>
    <w:rsid w:val="00B82FF5"/>
    <w:rsid w:val="00B83091"/>
    <w:rsid w:val="00B832FD"/>
    <w:rsid w:val="00B83704"/>
    <w:rsid w:val="00B83AEE"/>
    <w:rsid w:val="00B83C34"/>
    <w:rsid w:val="00B83CE1"/>
    <w:rsid w:val="00B83E41"/>
    <w:rsid w:val="00B843B4"/>
    <w:rsid w:val="00B8459A"/>
    <w:rsid w:val="00B84AFD"/>
    <w:rsid w:val="00B84EEA"/>
    <w:rsid w:val="00B8512E"/>
    <w:rsid w:val="00B85324"/>
    <w:rsid w:val="00B854C9"/>
    <w:rsid w:val="00B857AB"/>
    <w:rsid w:val="00B85A29"/>
    <w:rsid w:val="00B86421"/>
    <w:rsid w:val="00B879C1"/>
    <w:rsid w:val="00B87BDA"/>
    <w:rsid w:val="00B87F74"/>
    <w:rsid w:val="00B87FDB"/>
    <w:rsid w:val="00B9014A"/>
    <w:rsid w:val="00B90528"/>
    <w:rsid w:val="00B9072A"/>
    <w:rsid w:val="00B90CA9"/>
    <w:rsid w:val="00B91087"/>
    <w:rsid w:val="00B91F15"/>
    <w:rsid w:val="00B91F75"/>
    <w:rsid w:val="00B9235D"/>
    <w:rsid w:val="00B92529"/>
    <w:rsid w:val="00B927D1"/>
    <w:rsid w:val="00B92848"/>
    <w:rsid w:val="00B92A03"/>
    <w:rsid w:val="00B92ACA"/>
    <w:rsid w:val="00B936D1"/>
    <w:rsid w:val="00B93C01"/>
    <w:rsid w:val="00B93D13"/>
    <w:rsid w:val="00B94362"/>
    <w:rsid w:val="00B9461B"/>
    <w:rsid w:val="00B947D9"/>
    <w:rsid w:val="00B949AD"/>
    <w:rsid w:val="00B9532D"/>
    <w:rsid w:val="00B956B9"/>
    <w:rsid w:val="00B95BC1"/>
    <w:rsid w:val="00B95BCE"/>
    <w:rsid w:val="00B9610E"/>
    <w:rsid w:val="00B96461"/>
    <w:rsid w:val="00B96B7B"/>
    <w:rsid w:val="00B96C8D"/>
    <w:rsid w:val="00B9752E"/>
    <w:rsid w:val="00B97AF9"/>
    <w:rsid w:val="00BA07F8"/>
    <w:rsid w:val="00BA08CF"/>
    <w:rsid w:val="00BA0A68"/>
    <w:rsid w:val="00BA0A6A"/>
    <w:rsid w:val="00BA0C92"/>
    <w:rsid w:val="00BA1015"/>
    <w:rsid w:val="00BA1089"/>
    <w:rsid w:val="00BA15B9"/>
    <w:rsid w:val="00BA18B5"/>
    <w:rsid w:val="00BA19AF"/>
    <w:rsid w:val="00BA1A7F"/>
    <w:rsid w:val="00BA1B19"/>
    <w:rsid w:val="00BA1BED"/>
    <w:rsid w:val="00BA21D0"/>
    <w:rsid w:val="00BA2491"/>
    <w:rsid w:val="00BA2759"/>
    <w:rsid w:val="00BA2981"/>
    <w:rsid w:val="00BA29BC"/>
    <w:rsid w:val="00BA2D29"/>
    <w:rsid w:val="00BA2DDE"/>
    <w:rsid w:val="00BA31B9"/>
    <w:rsid w:val="00BA3230"/>
    <w:rsid w:val="00BA329C"/>
    <w:rsid w:val="00BA3940"/>
    <w:rsid w:val="00BA448B"/>
    <w:rsid w:val="00BA4D27"/>
    <w:rsid w:val="00BA4FA5"/>
    <w:rsid w:val="00BA557D"/>
    <w:rsid w:val="00BA55B3"/>
    <w:rsid w:val="00BA57E9"/>
    <w:rsid w:val="00BA58E1"/>
    <w:rsid w:val="00BA5B04"/>
    <w:rsid w:val="00BA6157"/>
    <w:rsid w:val="00BA656C"/>
    <w:rsid w:val="00BA699F"/>
    <w:rsid w:val="00BA71C0"/>
    <w:rsid w:val="00BA7707"/>
    <w:rsid w:val="00BA7A25"/>
    <w:rsid w:val="00BA7B28"/>
    <w:rsid w:val="00BB0071"/>
    <w:rsid w:val="00BB02F2"/>
    <w:rsid w:val="00BB1331"/>
    <w:rsid w:val="00BB145C"/>
    <w:rsid w:val="00BB1571"/>
    <w:rsid w:val="00BB1750"/>
    <w:rsid w:val="00BB1CD3"/>
    <w:rsid w:val="00BB2052"/>
    <w:rsid w:val="00BB216A"/>
    <w:rsid w:val="00BB22D9"/>
    <w:rsid w:val="00BB2369"/>
    <w:rsid w:val="00BB2848"/>
    <w:rsid w:val="00BB2DE9"/>
    <w:rsid w:val="00BB2E4B"/>
    <w:rsid w:val="00BB3037"/>
    <w:rsid w:val="00BB30B1"/>
    <w:rsid w:val="00BB33B9"/>
    <w:rsid w:val="00BB34A2"/>
    <w:rsid w:val="00BB34FF"/>
    <w:rsid w:val="00BB3CE4"/>
    <w:rsid w:val="00BB3D42"/>
    <w:rsid w:val="00BB3DA4"/>
    <w:rsid w:val="00BB3E33"/>
    <w:rsid w:val="00BB405F"/>
    <w:rsid w:val="00BB444B"/>
    <w:rsid w:val="00BB4661"/>
    <w:rsid w:val="00BB477F"/>
    <w:rsid w:val="00BB47FE"/>
    <w:rsid w:val="00BB48CC"/>
    <w:rsid w:val="00BB4FA4"/>
    <w:rsid w:val="00BB4FFE"/>
    <w:rsid w:val="00BB51EF"/>
    <w:rsid w:val="00BB6091"/>
    <w:rsid w:val="00BB63C0"/>
    <w:rsid w:val="00BB6B55"/>
    <w:rsid w:val="00BB6DF5"/>
    <w:rsid w:val="00BB710A"/>
    <w:rsid w:val="00BB73A6"/>
    <w:rsid w:val="00BB764E"/>
    <w:rsid w:val="00BB7782"/>
    <w:rsid w:val="00BB77E6"/>
    <w:rsid w:val="00BC01BB"/>
    <w:rsid w:val="00BC0600"/>
    <w:rsid w:val="00BC068C"/>
    <w:rsid w:val="00BC0914"/>
    <w:rsid w:val="00BC0B81"/>
    <w:rsid w:val="00BC0BCB"/>
    <w:rsid w:val="00BC0E1B"/>
    <w:rsid w:val="00BC13E8"/>
    <w:rsid w:val="00BC16CD"/>
    <w:rsid w:val="00BC1883"/>
    <w:rsid w:val="00BC1B84"/>
    <w:rsid w:val="00BC222D"/>
    <w:rsid w:val="00BC2535"/>
    <w:rsid w:val="00BC27CA"/>
    <w:rsid w:val="00BC3196"/>
    <w:rsid w:val="00BC31D3"/>
    <w:rsid w:val="00BC32B1"/>
    <w:rsid w:val="00BC33AD"/>
    <w:rsid w:val="00BC346D"/>
    <w:rsid w:val="00BC370C"/>
    <w:rsid w:val="00BC44AA"/>
    <w:rsid w:val="00BC4AA4"/>
    <w:rsid w:val="00BC4BE1"/>
    <w:rsid w:val="00BC52F3"/>
    <w:rsid w:val="00BC5386"/>
    <w:rsid w:val="00BC545C"/>
    <w:rsid w:val="00BC5D51"/>
    <w:rsid w:val="00BC692A"/>
    <w:rsid w:val="00BC725E"/>
    <w:rsid w:val="00BC73BE"/>
    <w:rsid w:val="00BC73CF"/>
    <w:rsid w:val="00BC79C1"/>
    <w:rsid w:val="00BC7DCA"/>
    <w:rsid w:val="00BD0660"/>
    <w:rsid w:val="00BD06A7"/>
    <w:rsid w:val="00BD0944"/>
    <w:rsid w:val="00BD09C1"/>
    <w:rsid w:val="00BD1201"/>
    <w:rsid w:val="00BD1264"/>
    <w:rsid w:val="00BD1527"/>
    <w:rsid w:val="00BD1AAC"/>
    <w:rsid w:val="00BD1EBE"/>
    <w:rsid w:val="00BD1F6B"/>
    <w:rsid w:val="00BD212F"/>
    <w:rsid w:val="00BD2CC2"/>
    <w:rsid w:val="00BD3304"/>
    <w:rsid w:val="00BD33CE"/>
    <w:rsid w:val="00BD3408"/>
    <w:rsid w:val="00BD3485"/>
    <w:rsid w:val="00BD358F"/>
    <w:rsid w:val="00BD411E"/>
    <w:rsid w:val="00BD47A6"/>
    <w:rsid w:val="00BD49B2"/>
    <w:rsid w:val="00BD4B6F"/>
    <w:rsid w:val="00BD4BE9"/>
    <w:rsid w:val="00BD4DDD"/>
    <w:rsid w:val="00BD50A2"/>
    <w:rsid w:val="00BD53A5"/>
    <w:rsid w:val="00BD53A9"/>
    <w:rsid w:val="00BD55D6"/>
    <w:rsid w:val="00BD5698"/>
    <w:rsid w:val="00BD5AFC"/>
    <w:rsid w:val="00BD5C55"/>
    <w:rsid w:val="00BD67F2"/>
    <w:rsid w:val="00BD7504"/>
    <w:rsid w:val="00BD78A0"/>
    <w:rsid w:val="00BD791C"/>
    <w:rsid w:val="00BD7AE1"/>
    <w:rsid w:val="00BD7D39"/>
    <w:rsid w:val="00BD7FBF"/>
    <w:rsid w:val="00BE0130"/>
    <w:rsid w:val="00BE01F9"/>
    <w:rsid w:val="00BE04FE"/>
    <w:rsid w:val="00BE07BA"/>
    <w:rsid w:val="00BE0A6A"/>
    <w:rsid w:val="00BE0BA5"/>
    <w:rsid w:val="00BE0E18"/>
    <w:rsid w:val="00BE1229"/>
    <w:rsid w:val="00BE202E"/>
    <w:rsid w:val="00BE2212"/>
    <w:rsid w:val="00BE22DB"/>
    <w:rsid w:val="00BE28C5"/>
    <w:rsid w:val="00BE3505"/>
    <w:rsid w:val="00BE368B"/>
    <w:rsid w:val="00BE3953"/>
    <w:rsid w:val="00BE4808"/>
    <w:rsid w:val="00BE493E"/>
    <w:rsid w:val="00BE4A57"/>
    <w:rsid w:val="00BE4B41"/>
    <w:rsid w:val="00BE4BCA"/>
    <w:rsid w:val="00BE4E55"/>
    <w:rsid w:val="00BE4E68"/>
    <w:rsid w:val="00BE4F3E"/>
    <w:rsid w:val="00BE59AC"/>
    <w:rsid w:val="00BE5BCC"/>
    <w:rsid w:val="00BE5DC0"/>
    <w:rsid w:val="00BE5E7B"/>
    <w:rsid w:val="00BE5F68"/>
    <w:rsid w:val="00BE61FA"/>
    <w:rsid w:val="00BE6641"/>
    <w:rsid w:val="00BE69CA"/>
    <w:rsid w:val="00BE6C10"/>
    <w:rsid w:val="00BE6C62"/>
    <w:rsid w:val="00BE6C8B"/>
    <w:rsid w:val="00BE729E"/>
    <w:rsid w:val="00BF04DA"/>
    <w:rsid w:val="00BF0A04"/>
    <w:rsid w:val="00BF0A46"/>
    <w:rsid w:val="00BF0AFC"/>
    <w:rsid w:val="00BF0DAB"/>
    <w:rsid w:val="00BF18A1"/>
    <w:rsid w:val="00BF1B9D"/>
    <w:rsid w:val="00BF1E7D"/>
    <w:rsid w:val="00BF1E88"/>
    <w:rsid w:val="00BF1FBA"/>
    <w:rsid w:val="00BF2373"/>
    <w:rsid w:val="00BF2C2B"/>
    <w:rsid w:val="00BF2CA3"/>
    <w:rsid w:val="00BF2CAC"/>
    <w:rsid w:val="00BF2DC4"/>
    <w:rsid w:val="00BF2F58"/>
    <w:rsid w:val="00BF30BB"/>
    <w:rsid w:val="00BF3384"/>
    <w:rsid w:val="00BF3464"/>
    <w:rsid w:val="00BF3B2E"/>
    <w:rsid w:val="00BF3E2B"/>
    <w:rsid w:val="00BF40EB"/>
    <w:rsid w:val="00BF410C"/>
    <w:rsid w:val="00BF4582"/>
    <w:rsid w:val="00BF4A3E"/>
    <w:rsid w:val="00BF4B11"/>
    <w:rsid w:val="00BF4EA2"/>
    <w:rsid w:val="00BF5051"/>
    <w:rsid w:val="00BF555E"/>
    <w:rsid w:val="00BF5FAE"/>
    <w:rsid w:val="00BF69F0"/>
    <w:rsid w:val="00BF6A3D"/>
    <w:rsid w:val="00BF6DAB"/>
    <w:rsid w:val="00BF70BE"/>
    <w:rsid w:val="00BF72FA"/>
    <w:rsid w:val="00BF736C"/>
    <w:rsid w:val="00BF7658"/>
    <w:rsid w:val="00BF7EB4"/>
    <w:rsid w:val="00C00480"/>
    <w:rsid w:val="00C005D6"/>
    <w:rsid w:val="00C007E3"/>
    <w:rsid w:val="00C00A32"/>
    <w:rsid w:val="00C00D49"/>
    <w:rsid w:val="00C00EB9"/>
    <w:rsid w:val="00C00F2D"/>
    <w:rsid w:val="00C012B3"/>
    <w:rsid w:val="00C01A8A"/>
    <w:rsid w:val="00C01C57"/>
    <w:rsid w:val="00C01DEF"/>
    <w:rsid w:val="00C01E2B"/>
    <w:rsid w:val="00C01FAE"/>
    <w:rsid w:val="00C022A5"/>
    <w:rsid w:val="00C028F1"/>
    <w:rsid w:val="00C03748"/>
    <w:rsid w:val="00C03B6B"/>
    <w:rsid w:val="00C03E1B"/>
    <w:rsid w:val="00C04BF6"/>
    <w:rsid w:val="00C04E39"/>
    <w:rsid w:val="00C04F7D"/>
    <w:rsid w:val="00C050B9"/>
    <w:rsid w:val="00C058CB"/>
    <w:rsid w:val="00C05BCE"/>
    <w:rsid w:val="00C063F7"/>
    <w:rsid w:val="00C06742"/>
    <w:rsid w:val="00C06BF8"/>
    <w:rsid w:val="00C07658"/>
    <w:rsid w:val="00C0779D"/>
    <w:rsid w:val="00C079B2"/>
    <w:rsid w:val="00C07C2F"/>
    <w:rsid w:val="00C10000"/>
    <w:rsid w:val="00C102C9"/>
    <w:rsid w:val="00C10785"/>
    <w:rsid w:val="00C10A67"/>
    <w:rsid w:val="00C10AD2"/>
    <w:rsid w:val="00C10B82"/>
    <w:rsid w:val="00C10F1D"/>
    <w:rsid w:val="00C10F9E"/>
    <w:rsid w:val="00C10F9F"/>
    <w:rsid w:val="00C1147A"/>
    <w:rsid w:val="00C11C0F"/>
    <w:rsid w:val="00C12367"/>
    <w:rsid w:val="00C12969"/>
    <w:rsid w:val="00C129C6"/>
    <w:rsid w:val="00C12B5C"/>
    <w:rsid w:val="00C12E4F"/>
    <w:rsid w:val="00C12ECF"/>
    <w:rsid w:val="00C13452"/>
    <w:rsid w:val="00C137D8"/>
    <w:rsid w:val="00C13DF4"/>
    <w:rsid w:val="00C13E8D"/>
    <w:rsid w:val="00C14441"/>
    <w:rsid w:val="00C14754"/>
    <w:rsid w:val="00C14970"/>
    <w:rsid w:val="00C14DF9"/>
    <w:rsid w:val="00C15426"/>
    <w:rsid w:val="00C15855"/>
    <w:rsid w:val="00C15A4B"/>
    <w:rsid w:val="00C16332"/>
    <w:rsid w:val="00C1661A"/>
    <w:rsid w:val="00C1699D"/>
    <w:rsid w:val="00C17B4B"/>
    <w:rsid w:val="00C17B7B"/>
    <w:rsid w:val="00C17D49"/>
    <w:rsid w:val="00C17E94"/>
    <w:rsid w:val="00C17F15"/>
    <w:rsid w:val="00C202BE"/>
    <w:rsid w:val="00C2058B"/>
    <w:rsid w:val="00C206D2"/>
    <w:rsid w:val="00C2073E"/>
    <w:rsid w:val="00C209C5"/>
    <w:rsid w:val="00C20A4A"/>
    <w:rsid w:val="00C21259"/>
    <w:rsid w:val="00C21A57"/>
    <w:rsid w:val="00C21ED1"/>
    <w:rsid w:val="00C22576"/>
    <w:rsid w:val="00C225D3"/>
    <w:rsid w:val="00C22677"/>
    <w:rsid w:val="00C2268F"/>
    <w:rsid w:val="00C22690"/>
    <w:rsid w:val="00C22CA2"/>
    <w:rsid w:val="00C22F2D"/>
    <w:rsid w:val="00C23567"/>
    <w:rsid w:val="00C236E8"/>
    <w:rsid w:val="00C236F1"/>
    <w:rsid w:val="00C237B1"/>
    <w:rsid w:val="00C24279"/>
    <w:rsid w:val="00C245E7"/>
    <w:rsid w:val="00C24608"/>
    <w:rsid w:val="00C24D28"/>
    <w:rsid w:val="00C24D42"/>
    <w:rsid w:val="00C24F44"/>
    <w:rsid w:val="00C24FEC"/>
    <w:rsid w:val="00C252F5"/>
    <w:rsid w:val="00C256A3"/>
    <w:rsid w:val="00C256CF"/>
    <w:rsid w:val="00C25D08"/>
    <w:rsid w:val="00C26672"/>
    <w:rsid w:val="00C26818"/>
    <w:rsid w:val="00C2693D"/>
    <w:rsid w:val="00C26D22"/>
    <w:rsid w:val="00C2717A"/>
    <w:rsid w:val="00C27405"/>
    <w:rsid w:val="00C2785F"/>
    <w:rsid w:val="00C27AE2"/>
    <w:rsid w:val="00C301C4"/>
    <w:rsid w:val="00C307F9"/>
    <w:rsid w:val="00C309AF"/>
    <w:rsid w:val="00C31188"/>
    <w:rsid w:val="00C31BAD"/>
    <w:rsid w:val="00C31F09"/>
    <w:rsid w:val="00C320C6"/>
    <w:rsid w:val="00C32A52"/>
    <w:rsid w:val="00C32B98"/>
    <w:rsid w:val="00C32BCB"/>
    <w:rsid w:val="00C32E22"/>
    <w:rsid w:val="00C32E32"/>
    <w:rsid w:val="00C33050"/>
    <w:rsid w:val="00C33E01"/>
    <w:rsid w:val="00C340D4"/>
    <w:rsid w:val="00C34183"/>
    <w:rsid w:val="00C3429F"/>
    <w:rsid w:val="00C34343"/>
    <w:rsid w:val="00C345B9"/>
    <w:rsid w:val="00C349A3"/>
    <w:rsid w:val="00C35AB8"/>
    <w:rsid w:val="00C35B0C"/>
    <w:rsid w:val="00C36281"/>
    <w:rsid w:val="00C36515"/>
    <w:rsid w:val="00C3659D"/>
    <w:rsid w:val="00C368ED"/>
    <w:rsid w:val="00C371FF"/>
    <w:rsid w:val="00C372F5"/>
    <w:rsid w:val="00C37684"/>
    <w:rsid w:val="00C37955"/>
    <w:rsid w:val="00C379E9"/>
    <w:rsid w:val="00C37AE4"/>
    <w:rsid w:val="00C400A5"/>
    <w:rsid w:val="00C402A2"/>
    <w:rsid w:val="00C40450"/>
    <w:rsid w:val="00C408AE"/>
    <w:rsid w:val="00C41356"/>
    <w:rsid w:val="00C415AD"/>
    <w:rsid w:val="00C41B70"/>
    <w:rsid w:val="00C42157"/>
    <w:rsid w:val="00C42CD8"/>
    <w:rsid w:val="00C42D33"/>
    <w:rsid w:val="00C42EB1"/>
    <w:rsid w:val="00C430E7"/>
    <w:rsid w:val="00C433E7"/>
    <w:rsid w:val="00C43BEC"/>
    <w:rsid w:val="00C43E72"/>
    <w:rsid w:val="00C440B8"/>
    <w:rsid w:val="00C44304"/>
    <w:rsid w:val="00C4450E"/>
    <w:rsid w:val="00C44678"/>
    <w:rsid w:val="00C4477A"/>
    <w:rsid w:val="00C44A1A"/>
    <w:rsid w:val="00C4504D"/>
    <w:rsid w:val="00C45594"/>
    <w:rsid w:val="00C45DD9"/>
    <w:rsid w:val="00C46209"/>
    <w:rsid w:val="00C46224"/>
    <w:rsid w:val="00C46275"/>
    <w:rsid w:val="00C4643B"/>
    <w:rsid w:val="00C46995"/>
    <w:rsid w:val="00C46C9E"/>
    <w:rsid w:val="00C46D39"/>
    <w:rsid w:val="00C46DFE"/>
    <w:rsid w:val="00C46F31"/>
    <w:rsid w:val="00C47357"/>
    <w:rsid w:val="00C4759E"/>
    <w:rsid w:val="00C475A5"/>
    <w:rsid w:val="00C475C8"/>
    <w:rsid w:val="00C47A1D"/>
    <w:rsid w:val="00C47B2E"/>
    <w:rsid w:val="00C47CBB"/>
    <w:rsid w:val="00C47FEE"/>
    <w:rsid w:val="00C500B1"/>
    <w:rsid w:val="00C51246"/>
    <w:rsid w:val="00C51297"/>
    <w:rsid w:val="00C519D7"/>
    <w:rsid w:val="00C51D34"/>
    <w:rsid w:val="00C51DF4"/>
    <w:rsid w:val="00C5218C"/>
    <w:rsid w:val="00C5258B"/>
    <w:rsid w:val="00C5280F"/>
    <w:rsid w:val="00C528F7"/>
    <w:rsid w:val="00C5296D"/>
    <w:rsid w:val="00C52EF9"/>
    <w:rsid w:val="00C53258"/>
    <w:rsid w:val="00C537C4"/>
    <w:rsid w:val="00C53857"/>
    <w:rsid w:val="00C53B66"/>
    <w:rsid w:val="00C53CE4"/>
    <w:rsid w:val="00C5418B"/>
    <w:rsid w:val="00C541F6"/>
    <w:rsid w:val="00C54AD5"/>
    <w:rsid w:val="00C55185"/>
    <w:rsid w:val="00C5585F"/>
    <w:rsid w:val="00C55FA3"/>
    <w:rsid w:val="00C5616E"/>
    <w:rsid w:val="00C561C5"/>
    <w:rsid w:val="00C568A6"/>
    <w:rsid w:val="00C56A8A"/>
    <w:rsid w:val="00C56C6C"/>
    <w:rsid w:val="00C5737C"/>
    <w:rsid w:val="00C574A9"/>
    <w:rsid w:val="00C577D0"/>
    <w:rsid w:val="00C57D7A"/>
    <w:rsid w:val="00C60C5D"/>
    <w:rsid w:val="00C60D59"/>
    <w:rsid w:val="00C60F35"/>
    <w:rsid w:val="00C62300"/>
    <w:rsid w:val="00C623AD"/>
    <w:rsid w:val="00C624DD"/>
    <w:rsid w:val="00C62BEA"/>
    <w:rsid w:val="00C62D9B"/>
    <w:rsid w:val="00C62E20"/>
    <w:rsid w:val="00C630B3"/>
    <w:rsid w:val="00C63F8C"/>
    <w:rsid w:val="00C64078"/>
    <w:rsid w:val="00C64371"/>
    <w:rsid w:val="00C64483"/>
    <w:rsid w:val="00C646B7"/>
    <w:rsid w:val="00C6470C"/>
    <w:rsid w:val="00C6478F"/>
    <w:rsid w:val="00C64BC1"/>
    <w:rsid w:val="00C64C09"/>
    <w:rsid w:val="00C651E9"/>
    <w:rsid w:val="00C6545E"/>
    <w:rsid w:val="00C65730"/>
    <w:rsid w:val="00C657F7"/>
    <w:rsid w:val="00C658E4"/>
    <w:rsid w:val="00C65A6D"/>
    <w:rsid w:val="00C65E5D"/>
    <w:rsid w:val="00C66544"/>
    <w:rsid w:val="00C66638"/>
    <w:rsid w:val="00C669C4"/>
    <w:rsid w:val="00C669E7"/>
    <w:rsid w:val="00C67115"/>
    <w:rsid w:val="00C671B4"/>
    <w:rsid w:val="00C67257"/>
    <w:rsid w:val="00C6728B"/>
    <w:rsid w:val="00C672A0"/>
    <w:rsid w:val="00C673D4"/>
    <w:rsid w:val="00C674BC"/>
    <w:rsid w:val="00C6762C"/>
    <w:rsid w:val="00C67670"/>
    <w:rsid w:val="00C6770F"/>
    <w:rsid w:val="00C677D3"/>
    <w:rsid w:val="00C67998"/>
    <w:rsid w:val="00C67C3E"/>
    <w:rsid w:val="00C67E5C"/>
    <w:rsid w:val="00C70594"/>
    <w:rsid w:val="00C70F2A"/>
    <w:rsid w:val="00C7101B"/>
    <w:rsid w:val="00C7150E"/>
    <w:rsid w:val="00C718A7"/>
    <w:rsid w:val="00C71EBC"/>
    <w:rsid w:val="00C71F1A"/>
    <w:rsid w:val="00C71F92"/>
    <w:rsid w:val="00C72079"/>
    <w:rsid w:val="00C72460"/>
    <w:rsid w:val="00C7261D"/>
    <w:rsid w:val="00C72B59"/>
    <w:rsid w:val="00C73037"/>
    <w:rsid w:val="00C73441"/>
    <w:rsid w:val="00C736B2"/>
    <w:rsid w:val="00C73844"/>
    <w:rsid w:val="00C738D8"/>
    <w:rsid w:val="00C739AD"/>
    <w:rsid w:val="00C73F91"/>
    <w:rsid w:val="00C74011"/>
    <w:rsid w:val="00C74353"/>
    <w:rsid w:val="00C744C3"/>
    <w:rsid w:val="00C74848"/>
    <w:rsid w:val="00C7486C"/>
    <w:rsid w:val="00C74B59"/>
    <w:rsid w:val="00C74C5F"/>
    <w:rsid w:val="00C757FE"/>
    <w:rsid w:val="00C7580D"/>
    <w:rsid w:val="00C75812"/>
    <w:rsid w:val="00C760FA"/>
    <w:rsid w:val="00C7611E"/>
    <w:rsid w:val="00C761CF"/>
    <w:rsid w:val="00C76292"/>
    <w:rsid w:val="00C7638B"/>
    <w:rsid w:val="00C76451"/>
    <w:rsid w:val="00C76498"/>
    <w:rsid w:val="00C7654B"/>
    <w:rsid w:val="00C7679C"/>
    <w:rsid w:val="00C76829"/>
    <w:rsid w:val="00C7698A"/>
    <w:rsid w:val="00C77113"/>
    <w:rsid w:val="00C775E6"/>
    <w:rsid w:val="00C77A2D"/>
    <w:rsid w:val="00C77A4D"/>
    <w:rsid w:val="00C77CA7"/>
    <w:rsid w:val="00C77FDD"/>
    <w:rsid w:val="00C80604"/>
    <w:rsid w:val="00C80EA8"/>
    <w:rsid w:val="00C81200"/>
    <w:rsid w:val="00C81524"/>
    <w:rsid w:val="00C815A5"/>
    <w:rsid w:val="00C81931"/>
    <w:rsid w:val="00C81DC2"/>
    <w:rsid w:val="00C82577"/>
    <w:rsid w:val="00C8282A"/>
    <w:rsid w:val="00C83DF1"/>
    <w:rsid w:val="00C8418F"/>
    <w:rsid w:val="00C84218"/>
    <w:rsid w:val="00C846CB"/>
    <w:rsid w:val="00C849D0"/>
    <w:rsid w:val="00C84FA4"/>
    <w:rsid w:val="00C8503D"/>
    <w:rsid w:val="00C85108"/>
    <w:rsid w:val="00C851AC"/>
    <w:rsid w:val="00C861AF"/>
    <w:rsid w:val="00C86334"/>
    <w:rsid w:val="00C8687C"/>
    <w:rsid w:val="00C8689E"/>
    <w:rsid w:val="00C86A71"/>
    <w:rsid w:val="00C86AF0"/>
    <w:rsid w:val="00C86E83"/>
    <w:rsid w:val="00C87176"/>
    <w:rsid w:val="00C871C5"/>
    <w:rsid w:val="00C871F3"/>
    <w:rsid w:val="00C87387"/>
    <w:rsid w:val="00C87500"/>
    <w:rsid w:val="00C87F06"/>
    <w:rsid w:val="00C9019B"/>
    <w:rsid w:val="00C901DD"/>
    <w:rsid w:val="00C901FA"/>
    <w:rsid w:val="00C90332"/>
    <w:rsid w:val="00C9055C"/>
    <w:rsid w:val="00C90FD3"/>
    <w:rsid w:val="00C91029"/>
    <w:rsid w:val="00C91271"/>
    <w:rsid w:val="00C9136E"/>
    <w:rsid w:val="00C91A2F"/>
    <w:rsid w:val="00C91AC7"/>
    <w:rsid w:val="00C91D1F"/>
    <w:rsid w:val="00C91D45"/>
    <w:rsid w:val="00C92007"/>
    <w:rsid w:val="00C92152"/>
    <w:rsid w:val="00C92502"/>
    <w:rsid w:val="00C92910"/>
    <w:rsid w:val="00C93341"/>
    <w:rsid w:val="00C93356"/>
    <w:rsid w:val="00C9400B"/>
    <w:rsid w:val="00C9418C"/>
    <w:rsid w:val="00C94DC6"/>
    <w:rsid w:val="00C95457"/>
    <w:rsid w:val="00C9560A"/>
    <w:rsid w:val="00C95674"/>
    <w:rsid w:val="00C95835"/>
    <w:rsid w:val="00C95FAE"/>
    <w:rsid w:val="00C9651F"/>
    <w:rsid w:val="00C9671C"/>
    <w:rsid w:val="00C96811"/>
    <w:rsid w:val="00C96B14"/>
    <w:rsid w:val="00C96BAB"/>
    <w:rsid w:val="00C96DCD"/>
    <w:rsid w:val="00C9721E"/>
    <w:rsid w:val="00C972FB"/>
    <w:rsid w:val="00C97332"/>
    <w:rsid w:val="00C977DE"/>
    <w:rsid w:val="00C97869"/>
    <w:rsid w:val="00CA0109"/>
    <w:rsid w:val="00CA0490"/>
    <w:rsid w:val="00CA071E"/>
    <w:rsid w:val="00CA10AE"/>
    <w:rsid w:val="00CA10CC"/>
    <w:rsid w:val="00CA1A9F"/>
    <w:rsid w:val="00CA1AF5"/>
    <w:rsid w:val="00CA1D93"/>
    <w:rsid w:val="00CA1DC3"/>
    <w:rsid w:val="00CA209C"/>
    <w:rsid w:val="00CA2515"/>
    <w:rsid w:val="00CA2906"/>
    <w:rsid w:val="00CA31EC"/>
    <w:rsid w:val="00CA32B3"/>
    <w:rsid w:val="00CA3326"/>
    <w:rsid w:val="00CA35DA"/>
    <w:rsid w:val="00CA37B6"/>
    <w:rsid w:val="00CA3977"/>
    <w:rsid w:val="00CA3FFE"/>
    <w:rsid w:val="00CA432B"/>
    <w:rsid w:val="00CA46B6"/>
    <w:rsid w:val="00CA51DC"/>
    <w:rsid w:val="00CA591D"/>
    <w:rsid w:val="00CA5BC9"/>
    <w:rsid w:val="00CA5F31"/>
    <w:rsid w:val="00CA60F0"/>
    <w:rsid w:val="00CA636C"/>
    <w:rsid w:val="00CA6868"/>
    <w:rsid w:val="00CA6B83"/>
    <w:rsid w:val="00CA6BAE"/>
    <w:rsid w:val="00CA6DB9"/>
    <w:rsid w:val="00CA71AE"/>
    <w:rsid w:val="00CA7A19"/>
    <w:rsid w:val="00CA7B8E"/>
    <w:rsid w:val="00CA7D1E"/>
    <w:rsid w:val="00CA7ED0"/>
    <w:rsid w:val="00CB0289"/>
    <w:rsid w:val="00CB0CF4"/>
    <w:rsid w:val="00CB1435"/>
    <w:rsid w:val="00CB1769"/>
    <w:rsid w:val="00CB1A8E"/>
    <w:rsid w:val="00CB1A9C"/>
    <w:rsid w:val="00CB1E14"/>
    <w:rsid w:val="00CB1E82"/>
    <w:rsid w:val="00CB21BB"/>
    <w:rsid w:val="00CB2A3A"/>
    <w:rsid w:val="00CB2AA7"/>
    <w:rsid w:val="00CB2AF9"/>
    <w:rsid w:val="00CB2EF6"/>
    <w:rsid w:val="00CB315F"/>
    <w:rsid w:val="00CB3339"/>
    <w:rsid w:val="00CB3405"/>
    <w:rsid w:val="00CB3F92"/>
    <w:rsid w:val="00CB402B"/>
    <w:rsid w:val="00CB41AF"/>
    <w:rsid w:val="00CB5C0F"/>
    <w:rsid w:val="00CB5E19"/>
    <w:rsid w:val="00CB6417"/>
    <w:rsid w:val="00CB6B61"/>
    <w:rsid w:val="00CB7139"/>
    <w:rsid w:val="00CB71F8"/>
    <w:rsid w:val="00CB7847"/>
    <w:rsid w:val="00CC004D"/>
    <w:rsid w:val="00CC01A5"/>
    <w:rsid w:val="00CC049C"/>
    <w:rsid w:val="00CC0514"/>
    <w:rsid w:val="00CC0DA9"/>
    <w:rsid w:val="00CC0E07"/>
    <w:rsid w:val="00CC0F30"/>
    <w:rsid w:val="00CC13B9"/>
    <w:rsid w:val="00CC147E"/>
    <w:rsid w:val="00CC151D"/>
    <w:rsid w:val="00CC15C0"/>
    <w:rsid w:val="00CC16B6"/>
    <w:rsid w:val="00CC17EE"/>
    <w:rsid w:val="00CC204B"/>
    <w:rsid w:val="00CC206B"/>
    <w:rsid w:val="00CC2205"/>
    <w:rsid w:val="00CC25BD"/>
    <w:rsid w:val="00CC25E3"/>
    <w:rsid w:val="00CC265B"/>
    <w:rsid w:val="00CC2AC0"/>
    <w:rsid w:val="00CC323A"/>
    <w:rsid w:val="00CC331B"/>
    <w:rsid w:val="00CC34E3"/>
    <w:rsid w:val="00CC3648"/>
    <w:rsid w:val="00CC3699"/>
    <w:rsid w:val="00CC3B5A"/>
    <w:rsid w:val="00CC3C6F"/>
    <w:rsid w:val="00CC3E1F"/>
    <w:rsid w:val="00CC3FB2"/>
    <w:rsid w:val="00CC3FE4"/>
    <w:rsid w:val="00CC41F9"/>
    <w:rsid w:val="00CC4339"/>
    <w:rsid w:val="00CC4FF6"/>
    <w:rsid w:val="00CC55AF"/>
    <w:rsid w:val="00CC5D42"/>
    <w:rsid w:val="00CC5DDF"/>
    <w:rsid w:val="00CC61BA"/>
    <w:rsid w:val="00CC64F9"/>
    <w:rsid w:val="00CC6A5D"/>
    <w:rsid w:val="00CC71DB"/>
    <w:rsid w:val="00CC754D"/>
    <w:rsid w:val="00CC766C"/>
    <w:rsid w:val="00CC777E"/>
    <w:rsid w:val="00CC7BC0"/>
    <w:rsid w:val="00CC7C23"/>
    <w:rsid w:val="00CC7FFC"/>
    <w:rsid w:val="00CD0419"/>
    <w:rsid w:val="00CD045F"/>
    <w:rsid w:val="00CD05F7"/>
    <w:rsid w:val="00CD078A"/>
    <w:rsid w:val="00CD085A"/>
    <w:rsid w:val="00CD0A43"/>
    <w:rsid w:val="00CD1094"/>
    <w:rsid w:val="00CD1108"/>
    <w:rsid w:val="00CD13AD"/>
    <w:rsid w:val="00CD1472"/>
    <w:rsid w:val="00CD190D"/>
    <w:rsid w:val="00CD1BC1"/>
    <w:rsid w:val="00CD1FC9"/>
    <w:rsid w:val="00CD233E"/>
    <w:rsid w:val="00CD277E"/>
    <w:rsid w:val="00CD2A0F"/>
    <w:rsid w:val="00CD31F4"/>
    <w:rsid w:val="00CD3738"/>
    <w:rsid w:val="00CD3746"/>
    <w:rsid w:val="00CD3B86"/>
    <w:rsid w:val="00CD3C0B"/>
    <w:rsid w:val="00CD3D53"/>
    <w:rsid w:val="00CD3E7F"/>
    <w:rsid w:val="00CD412E"/>
    <w:rsid w:val="00CD506F"/>
    <w:rsid w:val="00CD5319"/>
    <w:rsid w:val="00CD53AB"/>
    <w:rsid w:val="00CD596F"/>
    <w:rsid w:val="00CD5A07"/>
    <w:rsid w:val="00CD5ADF"/>
    <w:rsid w:val="00CD6153"/>
    <w:rsid w:val="00CD64F7"/>
    <w:rsid w:val="00CD6617"/>
    <w:rsid w:val="00CD6706"/>
    <w:rsid w:val="00CD6C36"/>
    <w:rsid w:val="00CD6DA8"/>
    <w:rsid w:val="00CD6DE0"/>
    <w:rsid w:val="00CD6ED3"/>
    <w:rsid w:val="00CD71B0"/>
    <w:rsid w:val="00CD7498"/>
    <w:rsid w:val="00CD760E"/>
    <w:rsid w:val="00CD7B5C"/>
    <w:rsid w:val="00CD7BAB"/>
    <w:rsid w:val="00CD7ED6"/>
    <w:rsid w:val="00CE010D"/>
    <w:rsid w:val="00CE02B9"/>
    <w:rsid w:val="00CE048A"/>
    <w:rsid w:val="00CE0559"/>
    <w:rsid w:val="00CE0854"/>
    <w:rsid w:val="00CE08DA"/>
    <w:rsid w:val="00CE0900"/>
    <w:rsid w:val="00CE0974"/>
    <w:rsid w:val="00CE09A7"/>
    <w:rsid w:val="00CE0C58"/>
    <w:rsid w:val="00CE146E"/>
    <w:rsid w:val="00CE14A7"/>
    <w:rsid w:val="00CE14E2"/>
    <w:rsid w:val="00CE1B20"/>
    <w:rsid w:val="00CE1BA1"/>
    <w:rsid w:val="00CE237B"/>
    <w:rsid w:val="00CE25AB"/>
    <w:rsid w:val="00CE2609"/>
    <w:rsid w:val="00CE2738"/>
    <w:rsid w:val="00CE2A8A"/>
    <w:rsid w:val="00CE2AB3"/>
    <w:rsid w:val="00CE2ACC"/>
    <w:rsid w:val="00CE2DFB"/>
    <w:rsid w:val="00CE3493"/>
    <w:rsid w:val="00CE3866"/>
    <w:rsid w:val="00CE38AA"/>
    <w:rsid w:val="00CE3D64"/>
    <w:rsid w:val="00CE3E02"/>
    <w:rsid w:val="00CE47A3"/>
    <w:rsid w:val="00CE4B1C"/>
    <w:rsid w:val="00CE4C58"/>
    <w:rsid w:val="00CE4D81"/>
    <w:rsid w:val="00CE4F59"/>
    <w:rsid w:val="00CE5204"/>
    <w:rsid w:val="00CE5DDC"/>
    <w:rsid w:val="00CE5E01"/>
    <w:rsid w:val="00CE6227"/>
    <w:rsid w:val="00CE63EB"/>
    <w:rsid w:val="00CE680D"/>
    <w:rsid w:val="00CE6D94"/>
    <w:rsid w:val="00CE6EAC"/>
    <w:rsid w:val="00CE7A30"/>
    <w:rsid w:val="00CE7CE9"/>
    <w:rsid w:val="00CF01D7"/>
    <w:rsid w:val="00CF0E02"/>
    <w:rsid w:val="00CF10FA"/>
    <w:rsid w:val="00CF16BC"/>
    <w:rsid w:val="00CF17BC"/>
    <w:rsid w:val="00CF17BE"/>
    <w:rsid w:val="00CF17EE"/>
    <w:rsid w:val="00CF1836"/>
    <w:rsid w:val="00CF1899"/>
    <w:rsid w:val="00CF1B2B"/>
    <w:rsid w:val="00CF1B6E"/>
    <w:rsid w:val="00CF1C92"/>
    <w:rsid w:val="00CF1F60"/>
    <w:rsid w:val="00CF2552"/>
    <w:rsid w:val="00CF2EB1"/>
    <w:rsid w:val="00CF3701"/>
    <w:rsid w:val="00CF3840"/>
    <w:rsid w:val="00CF3888"/>
    <w:rsid w:val="00CF3A2E"/>
    <w:rsid w:val="00CF3E8E"/>
    <w:rsid w:val="00CF4888"/>
    <w:rsid w:val="00CF498B"/>
    <w:rsid w:val="00CF49B5"/>
    <w:rsid w:val="00CF49F4"/>
    <w:rsid w:val="00CF4A6B"/>
    <w:rsid w:val="00CF53D7"/>
    <w:rsid w:val="00CF5513"/>
    <w:rsid w:val="00CF599C"/>
    <w:rsid w:val="00CF5BD9"/>
    <w:rsid w:val="00CF5F40"/>
    <w:rsid w:val="00CF64FF"/>
    <w:rsid w:val="00CF659E"/>
    <w:rsid w:val="00CF6700"/>
    <w:rsid w:val="00CF6B47"/>
    <w:rsid w:val="00CF78F9"/>
    <w:rsid w:val="00CF7978"/>
    <w:rsid w:val="00CF7A10"/>
    <w:rsid w:val="00CF7B76"/>
    <w:rsid w:val="00CF7B8D"/>
    <w:rsid w:val="00CF7E74"/>
    <w:rsid w:val="00D00A19"/>
    <w:rsid w:val="00D014E2"/>
    <w:rsid w:val="00D01BA2"/>
    <w:rsid w:val="00D01E30"/>
    <w:rsid w:val="00D021C7"/>
    <w:rsid w:val="00D0258A"/>
    <w:rsid w:val="00D02842"/>
    <w:rsid w:val="00D02B75"/>
    <w:rsid w:val="00D02D81"/>
    <w:rsid w:val="00D036D5"/>
    <w:rsid w:val="00D03A8A"/>
    <w:rsid w:val="00D040D8"/>
    <w:rsid w:val="00D04B34"/>
    <w:rsid w:val="00D0510C"/>
    <w:rsid w:val="00D053B5"/>
    <w:rsid w:val="00D057F4"/>
    <w:rsid w:val="00D0582F"/>
    <w:rsid w:val="00D05BDC"/>
    <w:rsid w:val="00D05C9F"/>
    <w:rsid w:val="00D062D4"/>
    <w:rsid w:val="00D0635A"/>
    <w:rsid w:val="00D066E6"/>
    <w:rsid w:val="00D0694E"/>
    <w:rsid w:val="00D06BA5"/>
    <w:rsid w:val="00D072A6"/>
    <w:rsid w:val="00D078A8"/>
    <w:rsid w:val="00D07B64"/>
    <w:rsid w:val="00D07BF2"/>
    <w:rsid w:val="00D07FFA"/>
    <w:rsid w:val="00D10647"/>
    <w:rsid w:val="00D10B8B"/>
    <w:rsid w:val="00D10CE7"/>
    <w:rsid w:val="00D10D6F"/>
    <w:rsid w:val="00D10F4B"/>
    <w:rsid w:val="00D1128B"/>
    <w:rsid w:val="00D11B1C"/>
    <w:rsid w:val="00D11DD4"/>
    <w:rsid w:val="00D121A7"/>
    <w:rsid w:val="00D1277A"/>
    <w:rsid w:val="00D12D03"/>
    <w:rsid w:val="00D12F46"/>
    <w:rsid w:val="00D13288"/>
    <w:rsid w:val="00D1366D"/>
    <w:rsid w:val="00D1436D"/>
    <w:rsid w:val="00D144FB"/>
    <w:rsid w:val="00D1486E"/>
    <w:rsid w:val="00D14871"/>
    <w:rsid w:val="00D14C2B"/>
    <w:rsid w:val="00D14E1D"/>
    <w:rsid w:val="00D14E73"/>
    <w:rsid w:val="00D14F30"/>
    <w:rsid w:val="00D15276"/>
    <w:rsid w:val="00D1534C"/>
    <w:rsid w:val="00D153D1"/>
    <w:rsid w:val="00D159D9"/>
    <w:rsid w:val="00D160E0"/>
    <w:rsid w:val="00D16231"/>
    <w:rsid w:val="00D16357"/>
    <w:rsid w:val="00D167B9"/>
    <w:rsid w:val="00D16874"/>
    <w:rsid w:val="00D16AED"/>
    <w:rsid w:val="00D16B1C"/>
    <w:rsid w:val="00D16D78"/>
    <w:rsid w:val="00D16DA7"/>
    <w:rsid w:val="00D1716E"/>
    <w:rsid w:val="00D172B2"/>
    <w:rsid w:val="00D175E7"/>
    <w:rsid w:val="00D1770C"/>
    <w:rsid w:val="00D17B43"/>
    <w:rsid w:val="00D17CEF"/>
    <w:rsid w:val="00D20009"/>
    <w:rsid w:val="00D203AF"/>
    <w:rsid w:val="00D20507"/>
    <w:rsid w:val="00D20656"/>
    <w:rsid w:val="00D20A23"/>
    <w:rsid w:val="00D20BFC"/>
    <w:rsid w:val="00D20C71"/>
    <w:rsid w:val="00D20E1C"/>
    <w:rsid w:val="00D20E8F"/>
    <w:rsid w:val="00D211BF"/>
    <w:rsid w:val="00D21343"/>
    <w:rsid w:val="00D22865"/>
    <w:rsid w:val="00D2297A"/>
    <w:rsid w:val="00D2336D"/>
    <w:rsid w:val="00D2347F"/>
    <w:rsid w:val="00D234CB"/>
    <w:rsid w:val="00D2362B"/>
    <w:rsid w:val="00D2382D"/>
    <w:rsid w:val="00D240F7"/>
    <w:rsid w:val="00D24535"/>
    <w:rsid w:val="00D245A8"/>
    <w:rsid w:val="00D245DE"/>
    <w:rsid w:val="00D24C33"/>
    <w:rsid w:val="00D24DB8"/>
    <w:rsid w:val="00D25419"/>
    <w:rsid w:val="00D257E5"/>
    <w:rsid w:val="00D259ED"/>
    <w:rsid w:val="00D265E5"/>
    <w:rsid w:val="00D265FB"/>
    <w:rsid w:val="00D266F0"/>
    <w:rsid w:val="00D26E0D"/>
    <w:rsid w:val="00D26E77"/>
    <w:rsid w:val="00D2704B"/>
    <w:rsid w:val="00D27537"/>
    <w:rsid w:val="00D27A0E"/>
    <w:rsid w:val="00D31684"/>
    <w:rsid w:val="00D3169A"/>
    <w:rsid w:val="00D3199B"/>
    <w:rsid w:val="00D31A49"/>
    <w:rsid w:val="00D3239D"/>
    <w:rsid w:val="00D323D4"/>
    <w:rsid w:val="00D328AA"/>
    <w:rsid w:val="00D33078"/>
    <w:rsid w:val="00D3334E"/>
    <w:rsid w:val="00D3347B"/>
    <w:rsid w:val="00D3363A"/>
    <w:rsid w:val="00D338E5"/>
    <w:rsid w:val="00D339A1"/>
    <w:rsid w:val="00D33AA8"/>
    <w:rsid w:val="00D33B4D"/>
    <w:rsid w:val="00D33E83"/>
    <w:rsid w:val="00D340B5"/>
    <w:rsid w:val="00D3441F"/>
    <w:rsid w:val="00D344B9"/>
    <w:rsid w:val="00D3455D"/>
    <w:rsid w:val="00D34778"/>
    <w:rsid w:val="00D34971"/>
    <w:rsid w:val="00D34F31"/>
    <w:rsid w:val="00D351B3"/>
    <w:rsid w:val="00D352B4"/>
    <w:rsid w:val="00D35643"/>
    <w:rsid w:val="00D35A42"/>
    <w:rsid w:val="00D35F37"/>
    <w:rsid w:val="00D36542"/>
    <w:rsid w:val="00D3705A"/>
    <w:rsid w:val="00D3705C"/>
    <w:rsid w:val="00D3712F"/>
    <w:rsid w:val="00D3722F"/>
    <w:rsid w:val="00D3775C"/>
    <w:rsid w:val="00D378FB"/>
    <w:rsid w:val="00D3794F"/>
    <w:rsid w:val="00D37A0B"/>
    <w:rsid w:val="00D37B5E"/>
    <w:rsid w:val="00D37C73"/>
    <w:rsid w:val="00D37CCE"/>
    <w:rsid w:val="00D4001A"/>
    <w:rsid w:val="00D4023B"/>
    <w:rsid w:val="00D4044A"/>
    <w:rsid w:val="00D407E1"/>
    <w:rsid w:val="00D40BB2"/>
    <w:rsid w:val="00D41013"/>
    <w:rsid w:val="00D4102B"/>
    <w:rsid w:val="00D417A3"/>
    <w:rsid w:val="00D419F2"/>
    <w:rsid w:val="00D4205C"/>
    <w:rsid w:val="00D421AA"/>
    <w:rsid w:val="00D42C3F"/>
    <w:rsid w:val="00D43291"/>
    <w:rsid w:val="00D43566"/>
    <w:rsid w:val="00D43AE4"/>
    <w:rsid w:val="00D43BFA"/>
    <w:rsid w:val="00D440F9"/>
    <w:rsid w:val="00D441B5"/>
    <w:rsid w:val="00D442B2"/>
    <w:rsid w:val="00D445B1"/>
    <w:rsid w:val="00D4496F"/>
    <w:rsid w:val="00D44F1B"/>
    <w:rsid w:val="00D450E8"/>
    <w:rsid w:val="00D45B2B"/>
    <w:rsid w:val="00D45FFB"/>
    <w:rsid w:val="00D4618D"/>
    <w:rsid w:val="00D46602"/>
    <w:rsid w:val="00D4677A"/>
    <w:rsid w:val="00D46A14"/>
    <w:rsid w:val="00D46C71"/>
    <w:rsid w:val="00D46CED"/>
    <w:rsid w:val="00D46D0E"/>
    <w:rsid w:val="00D46E59"/>
    <w:rsid w:val="00D47236"/>
    <w:rsid w:val="00D47525"/>
    <w:rsid w:val="00D47999"/>
    <w:rsid w:val="00D47B14"/>
    <w:rsid w:val="00D500CA"/>
    <w:rsid w:val="00D501E9"/>
    <w:rsid w:val="00D50D6E"/>
    <w:rsid w:val="00D50F35"/>
    <w:rsid w:val="00D514A5"/>
    <w:rsid w:val="00D51A1D"/>
    <w:rsid w:val="00D51DFD"/>
    <w:rsid w:val="00D5228C"/>
    <w:rsid w:val="00D5243D"/>
    <w:rsid w:val="00D52648"/>
    <w:rsid w:val="00D52DC8"/>
    <w:rsid w:val="00D5307C"/>
    <w:rsid w:val="00D533A7"/>
    <w:rsid w:val="00D53591"/>
    <w:rsid w:val="00D536B7"/>
    <w:rsid w:val="00D54047"/>
    <w:rsid w:val="00D544FE"/>
    <w:rsid w:val="00D54735"/>
    <w:rsid w:val="00D54BC5"/>
    <w:rsid w:val="00D54DD2"/>
    <w:rsid w:val="00D551EB"/>
    <w:rsid w:val="00D55263"/>
    <w:rsid w:val="00D55481"/>
    <w:rsid w:val="00D557D8"/>
    <w:rsid w:val="00D5585A"/>
    <w:rsid w:val="00D559B8"/>
    <w:rsid w:val="00D55C25"/>
    <w:rsid w:val="00D55C91"/>
    <w:rsid w:val="00D55D88"/>
    <w:rsid w:val="00D55F5C"/>
    <w:rsid w:val="00D56453"/>
    <w:rsid w:val="00D5659B"/>
    <w:rsid w:val="00D565AE"/>
    <w:rsid w:val="00D565F1"/>
    <w:rsid w:val="00D566B8"/>
    <w:rsid w:val="00D56A84"/>
    <w:rsid w:val="00D56BE5"/>
    <w:rsid w:val="00D56CAC"/>
    <w:rsid w:val="00D56D89"/>
    <w:rsid w:val="00D575FB"/>
    <w:rsid w:val="00D57731"/>
    <w:rsid w:val="00D57832"/>
    <w:rsid w:val="00D57F5A"/>
    <w:rsid w:val="00D607D9"/>
    <w:rsid w:val="00D60BC3"/>
    <w:rsid w:val="00D610EF"/>
    <w:rsid w:val="00D61DEA"/>
    <w:rsid w:val="00D621D4"/>
    <w:rsid w:val="00D625F4"/>
    <w:rsid w:val="00D62782"/>
    <w:rsid w:val="00D62A32"/>
    <w:rsid w:val="00D62E17"/>
    <w:rsid w:val="00D63F05"/>
    <w:rsid w:val="00D64528"/>
    <w:rsid w:val="00D64786"/>
    <w:rsid w:val="00D64AA5"/>
    <w:rsid w:val="00D64E29"/>
    <w:rsid w:val="00D64E3E"/>
    <w:rsid w:val="00D6509D"/>
    <w:rsid w:val="00D651EB"/>
    <w:rsid w:val="00D65644"/>
    <w:rsid w:val="00D658C3"/>
    <w:rsid w:val="00D65A34"/>
    <w:rsid w:val="00D65EA6"/>
    <w:rsid w:val="00D66C68"/>
    <w:rsid w:val="00D67329"/>
    <w:rsid w:val="00D6735F"/>
    <w:rsid w:val="00D675ED"/>
    <w:rsid w:val="00D6772B"/>
    <w:rsid w:val="00D67BEE"/>
    <w:rsid w:val="00D67D4B"/>
    <w:rsid w:val="00D67DF6"/>
    <w:rsid w:val="00D703FF"/>
    <w:rsid w:val="00D709AE"/>
    <w:rsid w:val="00D70E35"/>
    <w:rsid w:val="00D71203"/>
    <w:rsid w:val="00D71342"/>
    <w:rsid w:val="00D71878"/>
    <w:rsid w:val="00D723D6"/>
    <w:rsid w:val="00D72855"/>
    <w:rsid w:val="00D72B0F"/>
    <w:rsid w:val="00D72F85"/>
    <w:rsid w:val="00D730B4"/>
    <w:rsid w:val="00D7330B"/>
    <w:rsid w:val="00D7371A"/>
    <w:rsid w:val="00D7391B"/>
    <w:rsid w:val="00D73A0F"/>
    <w:rsid w:val="00D73A28"/>
    <w:rsid w:val="00D73D46"/>
    <w:rsid w:val="00D74215"/>
    <w:rsid w:val="00D747D2"/>
    <w:rsid w:val="00D747F3"/>
    <w:rsid w:val="00D74AB0"/>
    <w:rsid w:val="00D74C23"/>
    <w:rsid w:val="00D74FDE"/>
    <w:rsid w:val="00D7556C"/>
    <w:rsid w:val="00D75AAC"/>
    <w:rsid w:val="00D75B54"/>
    <w:rsid w:val="00D75CEC"/>
    <w:rsid w:val="00D75F62"/>
    <w:rsid w:val="00D76393"/>
    <w:rsid w:val="00D7639B"/>
    <w:rsid w:val="00D76B86"/>
    <w:rsid w:val="00D77041"/>
    <w:rsid w:val="00D7768A"/>
    <w:rsid w:val="00D77A24"/>
    <w:rsid w:val="00D80143"/>
    <w:rsid w:val="00D803FA"/>
    <w:rsid w:val="00D805E9"/>
    <w:rsid w:val="00D806DA"/>
    <w:rsid w:val="00D80855"/>
    <w:rsid w:val="00D80CCC"/>
    <w:rsid w:val="00D80D33"/>
    <w:rsid w:val="00D80FB0"/>
    <w:rsid w:val="00D81151"/>
    <w:rsid w:val="00D81174"/>
    <w:rsid w:val="00D81455"/>
    <w:rsid w:val="00D8175B"/>
    <w:rsid w:val="00D81A2D"/>
    <w:rsid w:val="00D81A98"/>
    <w:rsid w:val="00D81B35"/>
    <w:rsid w:val="00D81EB8"/>
    <w:rsid w:val="00D81F67"/>
    <w:rsid w:val="00D81FBC"/>
    <w:rsid w:val="00D8219E"/>
    <w:rsid w:val="00D82229"/>
    <w:rsid w:val="00D824E4"/>
    <w:rsid w:val="00D82871"/>
    <w:rsid w:val="00D828C2"/>
    <w:rsid w:val="00D82995"/>
    <w:rsid w:val="00D8337B"/>
    <w:rsid w:val="00D834E9"/>
    <w:rsid w:val="00D83FB9"/>
    <w:rsid w:val="00D8436F"/>
    <w:rsid w:val="00D84982"/>
    <w:rsid w:val="00D85594"/>
    <w:rsid w:val="00D8589A"/>
    <w:rsid w:val="00D85A95"/>
    <w:rsid w:val="00D85BFD"/>
    <w:rsid w:val="00D85C9D"/>
    <w:rsid w:val="00D85D97"/>
    <w:rsid w:val="00D86048"/>
    <w:rsid w:val="00D86378"/>
    <w:rsid w:val="00D863C3"/>
    <w:rsid w:val="00D867BE"/>
    <w:rsid w:val="00D867E0"/>
    <w:rsid w:val="00D86BBA"/>
    <w:rsid w:val="00D871D5"/>
    <w:rsid w:val="00D87837"/>
    <w:rsid w:val="00D87E80"/>
    <w:rsid w:val="00D87F4A"/>
    <w:rsid w:val="00D90524"/>
    <w:rsid w:val="00D90537"/>
    <w:rsid w:val="00D906B3"/>
    <w:rsid w:val="00D907F4"/>
    <w:rsid w:val="00D9090C"/>
    <w:rsid w:val="00D90B42"/>
    <w:rsid w:val="00D90C59"/>
    <w:rsid w:val="00D90F60"/>
    <w:rsid w:val="00D9109F"/>
    <w:rsid w:val="00D9151A"/>
    <w:rsid w:val="00D9226E"/>
    <w:rsid w:val="00D92574"/>
    <w:rsid w:val="00D92831"/>
    <w:rsid w:val="00D929CF"/>
    <w:rsid w:val="00D92A18"/>
    <w:rsid w:val="00D92D2C"/>
    <w:rsid w:val="00D92D84"/>
    <w:rsid w:val="00D92F54"/>
    <w:rsid w:val="00D93CA1"/>
    <w:rsid w:val="00D94718"/>
    <w:rsid w:val="00D94CC6"/>
    <w:rsid w:val="00D95123"/>
    <w:rsid w:val="00D967CD"/>
    <w:rsid w:val="00D96D2F"/>
    <w:rsid w:val="00D96D35"/>
    <w:rsid w:val="00D97085"/>
    <w:rsid w:val="00D97336"/>
    <w:rsid w:val="00D9751D"/>
    <w:rsid w:val="00D97699"/>
    <w:rsid w:val="00D977B4"/>
    <w:rsid w:val="00D97BBC"/>
    <w:rsid w:val="00D97CE4"/>
    <w:rsid w:val="00D97D5D"/>
    <w:rsid w:val="00D97FB1"/>
    <w:rsid w:val="00D97FB3"/>
    <w:rsid w:val="00DA0221"/>
    <w:rsid w:val="00DA0687"/>
    <w:rsid w:val="00DA0B24"/>
    <w:rsid w:val="00DA0D07"/>
    <w:rsid w:val="00DA123A"/>
    <w:rsid w:val="00DA14F3"/>
    <w:rsid w:val="00DA223D"/>
    <w:rsid w:val="00DA2B2C"/>
    <w:rsid w:val="00DA2BCE"/>
    <w:rsid w:val="00DA3FEF"/>
    <w:rsid w:val="00DA4A23"/>
    <w:rsid w:val="00DA4BB4"/>
    <w:rsid w:val="00DA50AE"/>
    <w:rsid w:val="00DA55F2"/>
    <w:rsid w:val="00DA5737"/>
    <w:rsid w:val="00DA5790"/>
    <w:rsid w:val="00DA5D37"/>
    <w:rsid w:val="00DA5D38"/>
    <w:rsid w:val="00DA618B"/>
    <w:rsid w:val="00DA6550"/>
    <w:rsid w:val="00DA6C86"/>
    <w:rsid w:val="00DA73CE"/>
    <w:rsid w:val="00DA78A7"/>
    <w:rsid w:val="00DA78A9"/>
    <w:rsid w:val="00DB0438"/>
    <w:rsid w:val="00DB04AA"/>
    <w:rsid w:val="00DB0755"/>
    <w:rsid w:val="00DB1138"/>
    <w:rsid w:val="00DB11F2"/>
    <w:rsid w:val="00DB1422"/>
    <w:rsid w:val="00DB1ABF"/>
    <w:rsid w:val="00DB1F82"/>
    <w:rsid w:val="00DB2448"/>
    <w:rsid w:val="00DB26C1"/>
    <w:rsid w:val="00DB2991"/>
    <w:rsid w:val="00DB2BDF"/>
    <w:rsid w:val="00DB2FD1"/>
    <w:rsid w:val="00DB313B"/>
    <w:rsid w:val="00DB31F6"/>
    <w:rsid w:val="00DB36D7"/>
    <w:rsid w:val="00DB3C0C"/>
    <w:rsid w:val="00DB4499"/>
    <w:rsid w:val="00DB4616"/>
    <w:rsid w:val="00DB48D1"/>
    <w:rsid w:val="00DB5305"/>
    <w:rsid w:val="00DB538F"/>
    <w:rsid w:val="00DB5A79"/>
    <w:rsid w:val="00DB607E"/>
    <w:rsid w:val="00DB6881"/>
    <w:rsid w:val="00DB6982"/>
    <w:rsid w:val="00DB6B23"/>
    <w:rsid w:val="00DB70B6"/>
    <w:rsid w:val="00DB727B"/>
    <w:rsid w:val="00DB7A32"/>
    <w:rsid w:val="00DB7BAE"/>
    <w:rsid w:val="00DC00AD"/>
    <w:rsid w:val="00DC00BE"/>
    <w:rsid w:val="00DC0121"/>
    <w:rsid w:val="00DC0858"/>
    <w:rsid w:val="00DC0998"/>
    <w:rsid w:val="00DC119F"/>
    <w:rsid w:val="00DC13B4"/>
    <w:rsid w:val="00DC2067"/>
    <w:rsid w:val="00DC21D4"/>
    <w:rsid w:val="00DC26A0"/>
    <w:rsid w:val="00DC27DE"/>
    <w:rsid w:val="00DC2ED5"/>
    <w:rsid w:val="00DC3161"/>
    <w:rsid w:val="00DC388B"/>
    <w:rsid w:val="00DC38C4"/>
    <w:rsid w:val="00DC39E5"/>
    <w:rsid w:val="00DC424D"/>
    <w:rsid w:val="00DC42BC"/>
    <w:rsid w:val="00DC47DC"/>
    <w:rsid w:val="00DC4C3C"/>
    <w:rsid w:val="00DC4EBB"/>
    <w:rsid w:val="00DC4F36"/>
    <w:rsid w:val="00DC4F38"/>
    <w:rsid w:val="00DC4FD6"/>
    <w:rsid w:val="00DC565B"/>
    <w:rsid w:val="00DC5C8A"/>
    <w:rsid w:val="00DC6115"/>
    <w:rsid w:val="00DC63BD"/>
    <w:rsid w:val="00DC65B7"/>
    <w:rsid w:val="00DC6C2B"/>
    <w:rsid w:val="00DC6E30"/>
    <w:rsid w:val="00DC6E3F"/>
    <w:rsid w:val="00DC6FD4"/>
    <w:rsid w:val="00DC721C"/>
    <w:rsid w:val="00DC7703"/>
    <w:rsid w:val="00DC7A9A"/>
    <w:rsid w:val="00DD01B0"/>
    <w:rsid w:val="00DD0810"/>
    <w:rsid w:val="00DD0A95"/>
    <w:rsid w:val="00DD10A3"/>
    <w:rsid w:val="00DD10F8"/>
    <w:rsid w:val="00DD16A2"/>
    <w:rsid w:val="00DD19E0"/>
    <w:rsid w:val="00DD1C36"/>
    <w:rsid w:val="00DD1D02"/>
    <w:rsid w:val="00DD1DC2"/>
    <w:rsid w:val="00DD2291"/>
    <w:rsid w:val="00DD2599"/>
    <w:rsid w:val="00DD2646"/>
    <w:rsid w:val="00DD274B"/>
    <w:rsid w:val="00DD2FCC"/>
    <w:rsid w:val="00DD3430"/>
    <w:rsid w:val="00DD390C"/>
    <w:rsid w:val="00DD3CEC"/>
    <w:rsid w:val="00DD3F03"/>
    <w:rsid w:val="00DD3F7A"/>
    <w:rsid w:val="00DD42BD"/>
    <w:rsid w:val="00DD43D6"/>
    <w:rsid w:val="00DD44B1"/>
    <w:rsid w:val="00DD48F5"/>
    <w:rsid w:val="00DD4A00"/>
    <w:rsid w:val="00DD4BB3"/>
    <w:rsid w:val="00DD51A8"/>
    <w:rsid w:val="00DD531E"/>
    <w:rsid w:val="00DD6204"/>
    <w:rsid w:val="00DD65EB"/>
    <w:rsid w:val="00DD66CB"/>
    <w:rsid w:val="00DD6766"/>
    <w:rsid w:val="00DD6EDC"/>
    <w:rsid w:val="00DD796F"/>
    <w:rsid w:val="00DD7F84"/>
    <w:rsid w:val="00DE0081"/>
    <w:rsid w:val="00DE0218"/>
    <w:rsid w:val="00DE04CF"/>
    <w:rsid w:val="00DE0A74"/>
    <w:rsid w:val="00DE0AF0"/>
    <w:rsid w:val="00DE0C58"/>
    <w:rsid w:val="00DE1022"/>
    <w:rsid w:val="00DE11D9"/>
    <w:rsid w:val="00DE1760"/>
    <w:rsid w:val="00DE1B44"/>
    <w:rsid w:val="00DE1C20"/>
    <w:rsid w:val="00DE1E1A"/>
    <w:rsid w:val="00DE1FE1"/>
    <w:rsid w:val="00DE2390"/>
    <w:rsid w:val="00DE23A9"/>
    <w:rsid w:val="00DE24B0"/>
    <w:rsid w:val="00DE2618"/>
    <w:rsid w:val="00DE2F13"/>
    <w:rsid w:val="00DE3173"/>
    <w:rsid w:val="00DE3758"/>
    <w:rsid w:val="00DE39B7"/>
    <w:rsid w:val="00DE414F"/>
    <w:rsid w:val="00DE416B"/>
    <w:rsid w:val="00DE4842"/>
    <w:rsid w:val="00DE4B65"/>
    <w:rsid w:val="00DE4BE1"/>
    <w:rsid w:val="00DE4F1D"/>
    <w:rsid w:val="00DE5369"/>
    <w:rsid w:val="00DE5A5D"/>
    <w:rsid w:val="00DE5B91"/>
    <w:rsid w:val="00DE5BE2"/>
    <w:rsid w:val="00DE5C56"/>
    <w:rsid w:val="00DE5C9F"/>
    <w:rsid w:val="00DE5E0C"/>
    <w:rsid w:val="00DE6613"/>
    <w:rsid w:val="00DE6686"/>
    <w:rsid w:val="00DE6868"/>
    <w:rsid w:val="00DE6FF0"/>
    <w:rsid w:val="00DE718D"/>
    <w:rsid w:val="00DE7655"/>
    <w:rsid w:val="00DE7A62"/>
    <w:rsid w:val="00DE7A7E"/>
    <w:rsid w:val="00DE7CA2"/>
    <w:rsid w:val="00DF0A5C"/>
    <w:rsid w:val="00DF0D84"/>
    <w:rsid w:val="00DF0E4B"/>
    <w:rsid w:val="00DF13D0"/>
    <w:rsid w:val="00DF1747"/>
    <w:rsid w:val="00DF1B87"/>
    <w:rsid w:val="00DF1BDC"/>
    <w:rsid w:val="00DF35FE"/>
    <w:rsid w:val="00DF3B2D"/>
    <w:rsid w:val="00DF3E6F"/>
    <w:rsid w:val="00DF4203"/>
    <w:rsid w:val="00DF4264"/>
    <w:rsid w:val="00DF42A3"/>
    <w:rsid w:val="00DF43D8"/>
    <w:rsid w:val="00DF499C"/>
    <w:rsid w:val="00DF5066"/>
    <w:rsid w:val="00DF51A0"/>
    <w:rsid w:val="00DF5283"/>
    <w:rsid w:val="00DF5688"/>
    <w:rsid w:val="00DF581A"/>
    <w:rsid w:val="00DF5A86"/>
    <w:rsid w:val="00DF62E9"/>
    <w:rsid w:val="00DF6971"/>
    <w:rsid w:val="00DF6A0A"/>
    <w:rsid w:val="00DF6E9E"/>
    <w:rsid w:val="00DF7952"/>
    <w:rsid w:val="00DF7D2F"/>
    <w:rsid w:val="00DF7FBE"/>
    <w:rsid w:val="00E0019A"/>
    <w:rsid w:val="00E009BE"/>
    <w:rsid w:val="00E009EF"/>
    <w:rsid w:val="00E00E3C"/>
    <w:rsid w:val="00E00F48"/>
    <w:rsid w:val="00E01250"/>
    <w:rsid w:val="00E017D8"/>
    <w:rsid w:val="00E01EB5"/>
    <w:rsid w:val="00E01EC6"/>
    <w:rsid w:val="00E02147"/>
    <w:rsid w:val="00E02303"/>
    <w:rsid w:val="00E026E9"/>
    <w:rsid w:val="00E02CCB"/>
    <w:rsid w:val="00E0342F"/>
    <w:rsid w:val="00E035F2"/>
    <w:rsid w:val="00E03875"/>
    <w:rsid w:val="00E03C8A"/>
    <w:rsid w:val="00E04050"/>
    <w:rsid w:val="00E0424D"/>
    <w:rsid w:val="00E04EC7"/>
    <w:rsid w:val="00E05189"/>
    <w:rsid w:val="00E05321"/>
    <w:rsid w:val="00E05CC3"/>
    <w:rsid w:val="00E05D45"/>
    <w:rsid w:val="00E05EBC"/>
    <w:rsid w:val="00E062DC"/>
    <w:rsid w:val="00E06301"/>
    <w:rsid w:val="00E063A4"/>
    <w:rsid w:val="00E068E4"/>
    <w:rsid w:val="00E0696F"/>
    <w:rsid w:val="00E06E1A"/>
    <w:rsid w:val="00E07360"/>
    <w:rsid w:val="00E07AC6"/>
    <w:rsid w:val="00E07C69"/>
    <w:rsid w:val="00E100BE"/>
    <w:rsid w:val="00E103EF"/>
    <w:rsid w:val="00E1070B"/>
    <w:rsid w:val="00E108E2"/>
    <w:rsid w:val="00E11023"/>
    <w:rsid w:val="00E1147A"/>
    <w:rsid w:val="00E11508"/>
    <w:rsid w:val="00E1165A"/>
    <w:rsid w:val="00E1183C"/>
    <w:rsid w:val="00E11D92"/>
    <w:rsid w:val="00E1202E"/>
    <w:rsid w:val="00E12105"/>
    <w:rsid w:val="00E128C2"/>
    <w:rsid w:val="00E12E9A"/>
    <w:rsid w:val="00E133F1"/>
    <w:rsid w:val="00E13466"/>
    <w:rsid w:val="00E13890"/>
    <w:rsid w:val="00E139D8"/>
    <w:rsid w:val="00E13DFC"/>
    <w:rsid w:val="00E140DB"/>
    <w:rsid w:val="00E14675"/>
    <w:rsid w:val="00E14879"/>
    <w:rsid w:val="00E14CF8"/>
    <w:rsid w:val="00E14E16"/>
    <w:rsid w:val="00E154B2"/>
    <w:rsid w:val="00E1596A"/>
    <w:rsid w:val="00E15E4D"/>
    <w:rsid w:val="00E160A9"/>
    <w:rsid w:val="00E1633F"/>
    <w:rsid w:val="00E1676B"/>
    <w:rsid w:val="00E168D3"/>
    <w:rsid w:val="00E168EF"/>
    <w:rsid w:val="00E1738A"/>
    <w:rsid w:val="00E17686"/>
    <w:rsid w:val="00E1783D"/>
    <w:rsid w:val="00E179CA"/>
    <w:rsid w:val="00E17B0F"/>
    <w:rsid w:val="00E17E2B"/>
    <w:rsid w:val="00E20909"/>
    <w:rsid w:val="00E21464"/>
    <w:rsid w:val="00E2157C"/>
    <w:rsid w:val="00E216B6"/>
    <w:rsid w:val="00E21D31"/>
    <w:rsid w:val="00E21ED8"/>
    <w:rsid w:val="00E22203"/>
    <w:rsid w:val="00E224D7"/>
    <w:rsid w:val="00E225BF"/>
    <w:rsid w:val="00E226EA"/>
    <w:rsid w:val="00E22A44"/>
    <w:rsid w:val="00E22C0B"/>
    <w:rsid w:val="00E22DC3"/>
    <w:rsid w:val="00E2328D"/>
    <w:rsid w:val="00E2329D"/>
    <w:rsid w:val="00E23579"/>
    <w:rsid w:val="00E235D5"/>
    <w:rsid w:val="00E24138"/>
    <w:rsid w:val="00E24BE8"/>
    <w:rsid w:val="00E24FFB"/>
    <w:rsid w:val="00E2501F"/>
    <w:rsid w:val="00E25167"/>
    <w:rsid w:val="00E252C5"/>
    <w:rsid w:val="00E2546D"/>
    <w:rsid w:val="00E25B70"/>
    <w:rsid w:val="00E25C19"/>
    <w:rsid w:val="00E262E3"/>
    <w:rsid w:val="00E26639"/>
    <w:rsid w:val="00E26B89"/>
    <w:rsid w:val="00E26C7D"/>
    <w:rsid w:val="00E27630"/>
    <w:rsid w:val="00E27A1D"/>
    <w:rsid w:val="00E27B4F"/>
    <w:rsid w:val="00E27DC7"/>
    <w:rsid w:val="00E27E0C"/>
    <w:rsid w:val="00E27F24"/>
    <w:rsid w:val="00E30715"/>
    <w:rsid w:val="00E308CA"/>
    <w:rsid w:val="00E30BBD"/>
    <w:rsid w:val="00E30CF9"/>
    <w:rsid w:val="00E31155"/>
    <w:rsid w:val="00E31839"/>
    <w:rsid w:val="00E31A2C"/>
    <w:rsid w:val="00E31A8F"/>
    <w:rsid w:val="00E31E0B"/>
    <w:rsid w:val="00E3239B"/>
    <w:rsid w:val="00E32979"/>
    <w:rsid w:val="00E32AB9"/>
    <w:rsid w:val="00E3306B"/>
    <w:rsid w:val="00E33137"/>
    <w:rsid w:val="00E344F0"/>
    <w:rsid w:val="00E344FC"/>
    <w:rsid w:val="00E34C80"/>
    <w:rsid w:val="00E3544D"/>
    <w:rsid w:val="00E3598F"/>
    <w:rsid w:val="00E35A21"/>
    <w:rsid w:val="00E35B43"/>
    <w:rsid w:val="00E3606D"/>
    <w:rsid w:val="00E36AF1"/>
    <w:rsid w:val="00E36B75"/>
    <w:rsid w:val="00E36C7D"/>
    <w:rsid w:val="00E36EE0"/>
    <w:rsid w:val="00E37719"/>
    <w:rsid w:val="00E3799B"/>
    <w:rsid w:val="00E37AAA"/>
    <w:rsid w:val="00E37C16"/>
    <w:rsid w:val="00E40941"/>
    <w:rsid w:val="00E40B2C"/>
    <w:rsid w:val="00E40BCF"/>
    <w:rsid w:val="00E41685"/>
    <w:rsid w:val="00E41940"/>
    <w:rsid w:val="00E41CF0"/>
    <w:rsid w:val="00E42196"/>
    <w:rsid w:val="00E42318"/>
    <w:rsid w:val="00E42991"/>
    <w:rsid w:val="00E4321D"/>
    <w:rsid w:val="00E434F2"/>
    <w:rsid w:val="00E4414F"/>
    <w:rsid w:val="00E44240"/>
    <w:rsid w:val="00E446BC"/>
    <w:rsid w:val="00E44D3D"/>
    <w:rsid w:val="00E450E2"/>
    <w:rsid w:val="00E45160"/>
    <w:rsid w:val="00E4550F"/>
    <w:rsid w:val="00E456ED"/>
    <w:rsid w:val="00E457E1"/>
    <w:rsid w:val="00E45867"/>
    <w:rsid w:val="00E45C2D"/>
    <w:rsid w:val="00E45D20"/>
    <w:rsid w:val="00E45DDB"/>
    <w:rsid w:val="00E4632B"/>
    <w:rsid w:val="00E46675"/>
    <w:rsid w:val="00E46747"/>
    <w:rsid w:val="00E46EF5"/>
    <w:rsid w:val="00E47101"/>
    <w:rsid w:val="00E47142"/>
    <w:rsid w:val="00E4731C"/>
    <w:rsid w:val="00E473BB"/>
    <w:rsid w:val="00E4744A"/>
    <w:rsid w:val="00E5040C"/>
    <w:rsid w:val="00E504B9"/>
    <w:rsid w:val="00E50625"/>
    <w:rsid w:val="00E511B3"/>
    <w:rsid w:val="00E512A9"/>
    <w:rsid w:val="00E51644"/>
    <w:rsid w:val="00E51A48"/>
    <w:rsid w:val="00E51F5B"/>
    <w:rsid w:val="00E521A7"/>
    <w:rsid w:val="00E521DC"/>
    <w:rsid w:val="00E5278C"/>
    <w:rsid w:val="00E52836"/>
    <w:rsid w:val="00E52A69"/>
    <w:rsid w:val="00E52CBB"/>
    <w:rsid w:val="00E52F06"/>
    <w:rsid w:val="00E53126"/>
    <w:rsid w:val="00E53A57"/>
    <w:rsid w:val="00E53ACA"/>
    <w:rsid w:val="00E53BFA"/>
    <w:rsid w:val="00E53EF8"/>
    <w:rsid w:val="00E54056"/>
    <w:rsid w:val="00E54329"/>
    <w:rsid w:val="00E5449F"/>
    <w:rsid w:val="00E54739"/>
    <w:rsid w:val="00E5483B"/>
    <w:rsid w:val="00E549EC"/>
    <w:rsid w:val="00E552F4"/>
    <w:rsid w:val="00E553CF"/>
    <w:rsid w:val="00E55789"/>
    <w:rsid w:val="00E55DC7"/>
    <w:rsid w:val="00E56595"/>
    <w:rsid w:val="00E56E29"/>
    <w:rsid w:val="00E5702E"/>
    <w:rsid w:val="00E57200"/>
    <w:rsid w:val="00E578BC"/>
    <w:rsid w:val="00E57A7E"/>
    <w:rsid w:val="00E57ABF"/>
    <w:rsid w:val="00E57DF8"/>
    <w:rsid w:val="00E57F6F"/>
    <w:rsid w:val="00E60691"/>
    <w:rsid w:val="00E60722"/>
    <w:rsid w:val="00E60CF3"/>
    <w:rsid w:val="00E612D2"/>
    <w:rsid w:val="00E6182C"/>
    <w:rsid w:val="00E61979"/>
    <w:rsid w:val="00E619C8"/>
    <w:rsid w:val="00E61A43"/>
    <w:rsid w:val="00E61B05"/>
    <w:rsid w:val="00E61C39"/>
    <w:rsid w:val="00E61F8A"/>
    <w:rsid w:val="00E622C1"/>
    <w:rsid w:val="00E62409"/>
    <w:rsid w:val="00E6244C"/>
    <w:rsid w:val="00E62590"/>
    <w:rsid w:val="00E62C68"/>
    <w:rsid w:val="00E63040"/>
    <w:rsid w:val="00E63081"/>
    <w:rsid w:val="00E63166"/>
    <w:rsid w:val="00E63B75"/>
    <w:rsid w:val="00E63E11"/>
    <w:rsid w:val="00E6414B"/>
    <w:rsid w:val="00E6417D"/>
    <w:rsid w:val="00E6476A"/>
    <w:rsid w:val="00E64BD6"/>
    <w:rsid w:val="00E64EE5"/>
    <w:rsid w:val="00E64F12"/>
    <w:rsid w:val="00E657D1"/>
    <w:rsid w:val="00E65B3D"/>
    <w:rsid w:val="00E65BBA"/>
    <w:rsid w:val="00E65FDA"/>
    <w:rsid w:val="00E661D9"/>
    <w:rsid w:val="00E66253"/>
    <w:rsid w:val="00E66263"/>
    <w:rsid w:val="00E6634F"/>
    <w:rsid w:val="00E672F5"/>
    <w:rsid w:val="00E67314"/>
    <w:rsid w:val="00E673C0"/>
    <w:rsid w:val="00E6783D"/>
    <w:rsid w:val="00E67A0F"/>
    <w:rsid w:val="00E67D90"/>
    <w:rsid w:val="00E67EF9"/>
    <w:rsid w:val="00E70129"/>
    <w:rsid w:val="00E70344"/>
    <w:rsid w:val="00E707B7"/>
    <w:rsid w:val="00E709AE"/>
    <w:rsid w:val="00E709F3"/>
    <w:rsid w:val="00E70EFF"/>
    <w:rsid w:val="00E70FD4"/>
    <w:rsid w:val="00E714B9"/>
    <w:rsid w:val="00E71766"/>
    <w:rsid w:val="00E718FE"/>
    <w:rsid w:val="00E71ADF"/>
    <w:rsid w:val="00E71B04"/>
    <w:rsid w:val="00E71D98"/>
    <w:rsid w:val="00E72687"/>
    <w:rsid w:val="00E7284E"/>
    <w:rsid w:val="00E729B2"/>
    <w:rsid w:val="00E7306E"/>
    <w:rsid w:val="00E73DF7"/>
    <w:rsid w:val="00E73F64"/>
    <w:rsid w:val="00E73FDA"/>
    <w:rsid w:val="00E7403F"/>
    <w:rsid w:val="00E74686"/>
    <w:rsid w:val="00E74964"/>
    <w:rsid w:val="00E74EE0"/>
    <w:rsid w:val="00E74EF3"/>
    <w:rsid w:val="00E757FF"/>
    <w:rsid w:val="00E7595B"/>
    <w:rsid w:val="00E75C2A"/>
    <w:rsid w:val="00E75F16"/>
    <w:rsid w:val="00E761AC"/>
    <w:rsid w:val="00E767DD"/>
    <w:rsid w:val="00E76C6A"/>
    <w:rsid w:val="00E76F19"/>
    <w:rsid w:val="00E76F35"/>
    <w:rsid w:val="00E77221"/>
    <w:rsid w:val="00E77359"/>
    <w:rsid w:val="00E7748F"/>
    <w:rsid w:val="00E774D0"/>
    <w:rsid w:val="00E77991"/>
    <w:rsid w:val="00E779FD"/>
    <w:rsid w:val="00E77C12"/>
    <w:rsid w:val="00E77C21"/>
    <w:rsid w:val="00E80063"/>
    <w:rsid w:val="00E805EA"/>
    <w:rsid w:val="00E80634"/>
    <w:rsid w:val="00E80A2A"/>
    <w:rsid w:val="00E80A6A"/>
    <w:rsid w:val="00E811CE"/>
    <w:rsid w:val="00E81204"/>
    <w:rsid w:val="00E812D7"/>
    <w:rsid w:val="00E81859"/>
    <w:rsid w:val="00E818B0"/>
    <w:rsid w:val="00E81A71"/>
    <w:rsid w:val="00E81B43"/>
    <w:rsid w:val="00E81B6B"/>
    <w:rsid w:val="00E8217C"/>
    <w:rsid w:val="00E8287D"/>
    <w:rsid w:val="00E82AB3"/>
    <w:rsid w:val="00E82B8D"/>
    <w:rsid w:val="00E82B90"/>
    <w:rsid w:val="00E82BB1"/>
    <w:rsid w:val="00E83052"/>
    <w:rsid w:val="00E8369F"/>
    <w:rsid w:val="00E83BF1"/>
    <w:rsid w:val="00E83E2C"/>
    <w:rsid w:val="00E840D5"/>
    <w:rsid w:val="00E843DD"/>
    <w:rsid w:val="00E8465F"/>
    <w:rsid w:val="00E84754"/>
    <w:rsid w:val="00E847AB"/>
    <w:rsid w:val="00E84895"/>
    <w:rsid w:val="00E84B4A"/>
    <w:rsid w:val="00E84E41"/>
    <w:rsid w:val="00E84FA1"/>
    <w:rsid w:val="00E85070"/>
    <w:rsid w:val="00E851BF"/>
    <w:rsid w:val="00E85F98"/>
    <w:rsid w:val="00E86330"/>
    <w:rsid w:val="00E863C1"/>
    <w:rsid w:val="00E8646D"/>
    <w:rsid w:val="00E8661C"/>
    <w:rsid w:val="00E8672D"/>
    <w:rsid w:val="00E86809"/>
    <w:rsid w:val="00E86A19"/>
    <w:rsid w:val="00E86A2C"/>
    <w:rsid w:val="00E86A8C"/>
    <w:rsid w:val="00E87457"/>
    <w:rsid w:val="00E8793B"/>
    <w:rsid w:val="00E87D42"/>
    <w:rsid w:val="00E901FB"/>
    <w:rsid w:val="00E90538"/>
    <w:rsid w:val="00E90593"/>
    <w:rsid w:val="00E90811"/>
    <w:rsid w:val="00E90885"/>
    <w:rsid w:val="00E90917"/>
    <w:rsid w:val="00E90A1D"/>
    <w:rsid w:val="00E910D5"/>
    <w:rsid w:val="00E910EA"/>
    <w:rsid w:val="00E911CB"/>
    <w:rsid w:val="00E9127F"/>
    <w:rsid w:val="00E915A6"/>
    <w:rsid w:val="00E91788"/>
    <w:rsid w:val="00E91B96"/>
    <w:rsid w:val="00E92027"/>
    <w:rsid w:val="00E920BD"/>
    <w:rsid w:val="00E9267D"/>
    <w:rsid w:val="00E9269C"/>
    <w:rsid w:val="00E929DF"/>
    <w:rsid w:val="00E92B76"/>
    <w:rsid w:val="00E93488"/>
    <w:rsid w:val="00E935E7"/>
    <w:rsid w:val="00E93C5E"/>
    <w:rsid w:val="00E93DE9"/>
    <w:rsid w:val="00E93FF4"/>
    <w:rsid w:val="00E943CF"/>
    <w:rsid w:val="00E9447E"/>
    <w:rsid w:val="00E9471F"/>
    <w:rsid w:val="00E949C8"/>
    <w:rsid w:val="00E95502"/>
    <w:rsid w:val="00E9576D"/>
    <w:rsid w:val="00E95AFD"/>
    <w:rsid w:val="00E95D2B"/>
    <w:rsid w:val="00E95F6F"/>
    <w:rsid w:val="00E9606E"/>
    <w:rsid w:val="00E96589"/>
    <w:rsid w:val="00E96985"/>
    <w:rsid w:val="00E96E5A"/>
    <w:rsid w:val="00E9775E"/>
    <w:rsid w:val="00E97DDB"/>
    <w:rsid w:val="00E97E6E"/>
    <w:rsid w:val="00EA0976"/>
    <w:rsid w:val="00EA0F57"/>
    <w:rsid w:val="00EA14C2"/>
    <w:rsid w:val="00EA1500"/>
    <w:rsid w:val="00EA17C5"/>
    <w:rsid w:val="00EA22FA"/>
    <w:rsid w:val="00EA2307"/>
    <w:rsid w:val="00EA2927"/>
    <w:rsid w:val="00EA2978"/>
    <w:rsid w:val="00EA3331"/>
    <w:rsid w:val="00EA3516"/>
    <w:rsid w:val="00EA39F8"/>
    <w:rsid w:val="00EA3AB4"/>
    <w:rsid w:val="00EA3BF6"/>
    <w:rsid w:val="00EA3DB9"/>
    <w:rsid w:val="00EA445C"/>
    <w:rsid w:val="00EA462C"/>
    <w:rsid w:val="00EA4665"/>
    <w:rsid w:val="00EA46EC"/>
    <w:rsid w:val="00EA4844"/>
    <w:rsid w:val="00EA5127"/>
    <w:rsid w:val="00EA5379"/>
    <w:rsid w:val="00EA58A7"/>
    <w:rsid w:val="00EA5E97"/>
    <w:rsid w:val="00EA60A5"/>
    <w:rsid w:val="00EA6227"/>
    <w:rsid w:val="00EA6681"/>
    <w:rsid w:val="00EA677A"/>
    <w:rsid w:val="00EA6A05"/>
    <w:rsid w:val="00EA6B9D"/>
    <w:rsid w:val="00EA6C49"/>
    <w:rsid w:val="00EA6CA0"/>
    <w:rsid w:val="00EA7023"/>
    <w:rsid w:val="00EA7152"/>
    <w:rsid w:val="00EA7184"/>
    <w:rsid w:val="00EA72DF"/>
    <w:rsid w:val="00EA748C"/>
    <w:rsid w:val="00EA7CCC"/>
    <w:rsid w:val="00EB0378"/>
    <w:rsid w:val="00EB09A7"/>
    <w:rsid w:val="00EB0A6E"/>
    <w:rsid w:val="00EB0EC1"/>
    <w:rsid w:val="00EB100E"/>
    <w:rsid w:val="00EB1467"/>
    <w:rsid w:val="00EB16E4"/>
    <w:rsid w:val="00EB1B8D"/>
    <w:rsid w:val="00EB1DC4"/>
    <w:rsid w:val="00EB27A3"/>
    <w:rsid w:val="00EB2B58"/>
    <w:rsid w:val="00EB4030"/>
    <w:rsid w:val="00EB41FB"/>
    <w:rsid w:val="00EB41FF"/>
    <w:rsid w:val="00EB43BD"/>
    <w:rsid w:val="00EB46C3"/>
    <w:rsid w:val="00EB4AC0"/>
    <w:rsid w:val="00EB4D4A"/>
    <w:rsid w:val="00EB4FD1"/>
    <w:rsid w:val="00EB502E"/>
    <w:rsid w:val="00EB52C6"/>
    <w:rsid w:val="00EB53C3"/>
    <w:rsid w:val="00EB54FF"/>
    <w:rsid w:val="00EB56B9"/>
    <w:rsid w:val="00EB59A0"/>
    <w:rsid w:val="00EB59CA"/>
    <w:rsid w:val="00EB5C2E"/>
    <w:rsid w:val="00EB5EF5"/>
    <w:rsid w:val="00EB62A6"/>
    <w:rsid w:val="00EB632C"/>
    <w:rsid w:val="00EB6537"/>
    <w:rsid w:val="00EB69A6"/>
    <w:rsid w:val="00EB6CB2"/>
    <w:rsid w:val="00EB6D45"/>
    <w:rsid w:val="00EB6F89"/>
    <w:rsid w:val="00EB70BF"/>
    <w:rsid w:val="00EB72AC"/>
    <w:rsid w:val="00EB7A04"/>
    <w:rsid w:val="00EB7A74"/>
    <w:rsid w:val="00EB7BA8"/>
    <w:rsid w:val="00EB7CD1"/>
    <w:rsid w:val="00EB7D0B"/>
    <w:rsid w:val="00EB7E57"/>
    <w:rsid w:val="00EB7F71"/>
    <w:rsid w:val="00EC03E7"/>
    <w:rsid w:val="00EC0594"/>
    <w:rsid w:val="00EC0819"/>
    <w:rsid w:val="00EC084E"/>
    <w:rsid w:val="00EC0993"/>
    <w:rsid w:val="00EC09DD"/>
    <w:rsid w:val="00EC122D"/>
    <w:rsid w:val="00EC1611"/>
    <w:rsid w:val="00EC189F"/>
    <w:rsid w:val="00EC2485"/>
    <w:rsid w:val="00EC2969"/>
    <w:rsid w:val="00EC2980"/>
    <w:rsid w:val="00EC2FA5"/>
    <w:rsid w:val="00EC34B5"/>
    <w:rsid w:val="00EC3DAA"/>
    <w:rsid w:val="00EC3FA7"/>
    <w:rsid w:val="00EC41EA"/>
    <w:rsid w:val="00EC4377"/>
    <w:rsid w:val="00EC47E7"/>
    <w:rsid w:val="00EC4848"/>
    <w:rsid w:val="00EC51E9"/>
    <w:rsid w:val="00EC524A"/>
    <w:rsid w:val="00EC5482"/>
    <w:rsid w:val="00EC5509"/>
    <w:rsid w:val="00EC5620"/>
    <w:rsid w:val="00EC56BE"/>
    <w:rsid w:val="00EC5890"/>
    <w:rsid w:val="00EC58AD"/>
    <w:rsid w:val="00EC5B81"/>
    <w:rsid w:val="00EC5D1E"/>
    <w:rsid w:val="00EC60BE"/>
    <w:rsid w:val="00EC6596"/>
    <w:rsid w:val="00EC6996"/>
    <w:rsid w:val="00EC6E25"/>
    <w:rsid w:val="00EC731C"/>
    <w:rsid w:val="00EC74D9"/>
    <w:rsid w:val="00EC7EA0"/>
    <w:rsid w:val="00EC7F7F"/>
    <w:rsid w:val="00ED0489"/>
    <w:rsid w:val="00ED0CF7"/>
    <w:rsid w:val="00ED0FB2"/>
    <w:rsid w:val="00ED18FA"/>
    <w:rsid w:val="00ED1B97"/>
    <w:rsid w:val="00ED1F22"/>
    <w:rsid w:val="00ED227E"/>
    <w:rsid w:val="00ED256D"/>
    <w:rsid w:val="00ED2A6E"/>
    <w:rsid w:val="00ED2BBF"/>
    <w:rsid w:val="00ED2CE1"/>
    <w:rsid w:val="00ED3259"/>
    <w:rsid w:val="00ED3450"/>
    <w:rsid w:val="00ED36E7"/>
    <w:rsid w:val="00ED376C"/>
    <w:rsid w:val="00ED3D9A"/>
    <w:rsid w:val="00ED3DCC"/>
    <w:rsid w:val="00ED4382"/>
    <w:rsid w:val="00ED4610"/>
    <w:rsid w:val="00ED468D"/>
    <w:rsid w:val="00ED479C"/>
    <w:rsid w:val="00ED4E33"/>
    <w:rsid w:val="00ED4EAD"/>
    <w:rsid w:val="00ED51AF"/>
    <w:rsid w:val="00ED5314"/>
    <w:rsid w:val="00ED5C0A"/>
    <w:rsid w:val="00ED5D4F"/>
    <w:rsid w:val="00ED5EA3"/>
    <w:rsid w:val="00ED6337"/>
    <w:rsid w:val="00ED660F"/>
    <w:rsid w:val="00ED6B43"/>
    <w:rsid w:val="00EE0337"/>
    <w:rsid w:val="00EE0532"/>
    <w:rsid w:val="00EE067B"/>
    <w:rsid w:val="00EE0A2E"/>
    <w:rsid w:val="00EE17A6"/>
    <w:rsid w:val="00EE185E"/>
    <w:rsid w:val="00EE1CF2"/>
    <w:rsid w:val="00EE1DC6"/>
    <w:rsid w:val="00EE20FA"/>
    <w:rsid w:val="00EE24D5"/>
    <w:rsid w:val="00EE2815"/>
    <w:rsid w:val="00EE288D"/>
    <w:rsid w:val="00EE2BC9"/>
    <w:rsid w:val="00EE2BCD"/>
    <w:rsid w:val="00EE2C7B"/>
    <w:rsid w:val="00EE2C82"/>
    <w:rsid w:val="00EE2E52"/>
    <w:rsid w:val="00EE309C"/>
    <w:rsid w:val="00EE311D"/>
    <w:rsid w:val="00EE31D1"/>
    <w:rsid w:val="00EE3790"/>
    <w:rsid w:val="00EE3D7A"/>
    <w:rsid w:val="00EE4038"/>
    <w:rsid w:val="00EE4A04"/>
    <w:rsid w:val="00EE4F63"/>
    <w:rsid w:val="00EE520B"/>
    <w:rsid w:val="00EE530A"/>
    <w:rsid w:val="00EE594D"/>
    <w:rsid w:val="00EE6105"/>
    <w:rsid w:val="00EE635F"/>
    <w:rsid w:val="00EE6C5E"/>
    <w:rsid w:val="00EE6F0F"/>
    <w:rsid w:val="00EE7084"/>
    <w:rsid w:val="00EE7171"/>
    <w:rsid w:val="00EE717D"/>
    <w:rsid w:val="00EE7B3E"/>
    <w:rsid w:val="00EE7DE1"/>
    <w:rsid w:val="00EE7FF6"/>
    <w:rsid w:val="00EF0259"/>
    <w:rsid w:val="00EF069C"/>
    <w:rsid w:val="00EF1160"/>
    <w:rsid w:val="00EF118A"/>
    <w:rsid w:val="00EF12CF"/>
    <w:rsid w:val="00EF1B77"/>
    <w:rsid w:val="00EF2174"/>
    <w:rsid w:val="00EF238A"/>
    <w:rsid w:val="00EF2E66"/>
    <w:rsid w:val="00EF2F99"/>
    <w:rsid w:val="00EF3119"/>
    <w:rsid w:val="00EF341D"/>
    <w:rsid w:val="00EF3753"/>
    <w:rsid w:val="00EF3B3B"/>
    <w:rsid w:val="00EF3F80"/>
    <w:rsid w:val="00EF4016"/>
    <w:rsid w:val="00EF4564"/>
    <w:rsid w:val="00EF4BF9"/>
    <w:rsid w:val="00EF4F50"/>
    <w:rsid w:val="00EF6105"/>
    <w:rsid w:val="00EF6263"/>
    <w:rsid w:val="00EF63D5"/>
    <w:rsid w:val="00EF67F2"/>
    <w:rsid w:val="00EF6AB9"/>
    <w:rsid w:val="00EF6ACD"/>
    <w:rsid w:val="00EF7089"/>
    <w:rsid w:val="00EF7115"/>
    <w:rsid w:val="00EF712E"/>
    <w:rsid w:val="00EF7911"/>
    <w:rsid w:val="00EF7B04"/>
    <w:rsid w:val="00F0015C"/>
    <w:rsid w:val="00F0078E"/>
    <w:rsid w:val="00F00894"/>
    <w:rsid w:val="00F009D8"/>
    <w:rsid w:val="00F00C16"/>
    <w:rsid w:val="00F00D82"/>
    <w:rsid w:val="00F01521"/>
    <w:rsid w:val="00F01654"/>
    <w:rsid w:val="00F02127"/>
    <w:rsid w:val="00F0236B"/>
    <w:rsid w:val="00F02380"/>
    <w:rsid w:val="00F02382"/>
    <w:rsid w:val="00F02397"/>
    <w:rsid w:val="00F02416"/>
    <w:rsid w:val="00F028DD"/>
    <w:rsid w:val="00F02A52"/>
    <w:rsid w:val="00F0301A"/>
    <w:rsid w:val="00F033E6"/>
    <w:rsid w:val="00F03D01"/>
    <w:rsid w:val="00F03E8B"/>
    <w:rsid w:val="00F0504E"/>
    <w:rsid w:val="00F05694"/>
    <w:rsid w:val="00F05E69"/>
    <w:rsid w:val="00F05FF9"/>
    <w:rsid w:val="00F06267"/>
    <w:rsid w:val="00F0645E"/>
    <w:rsid w:val="00F06A43"/>
    <w:rsid w:val="00F06BB2"/>
    <w:rsid w:val="00F06BF1"/>
    <w:rsid w:val="00F07562"/>
    <w:rsid w:val="00F07B9A"/>
    <w:rsid w:val="00F07CD2"/>
    <w:rsid w:val="00F10491"/>
    <w:rsid w:val="00F10A48"/>
    <w:rsid w:val="00F10BF8"/>
    <w:rsid w:val="00F11342"/>
    <w:rsid w:val="00F116A5"/>
    <w:rsid w:val="00F116FF"/>
    <w:rsid w:val="00F11D5E"/>
    <w:rsid w:val="00F12253"/>
    <w:rsid w:val="00F1252F"/>
    <w:rsid w:val="00F125F0"/>
    <w:rsid w:val="00F129EA"/>
    <w:rsid w:val="00F13061"/>
    <w:rsid w:val="00F13259"/>
    <w:rsid w:val="00F1363A"/>
    <w:rsid w:val="00F13E05"/>
    <w:rsid w:val="00F14126"/>
    <w:rsid w:val="00F144AB"/>
    <w:rsid w:val="00F14677"/>
    <w:rsid w:val="00F147DB"/>
    <w:rsid w:val="00F14A2A"/>
    <w:rsid w:val="00F14B85"/>
    <w:rsid w:val="00F15336"/>
    <w:rsid w:val="00F155C6"/>
    <w:rsid w:val="00F1565C"/>
    <w:rsid w:val="00F156F6"/>
    <w:rsid w:val="00F15EE3"/>
    <w:rsid w:val="00F15F4C"/>
    <w:rsid w:val="00F165FF"/>
    <w:rsid w:val="00F16803"/>
    <w:rsid w:val="00F1732F"/>
    <w:rsid w:val="00F1765D"/>
    <w:rsid w:val="00F176DD"/>
    <w:rsid w:val="00F17CC4"/>
    <w:rsid w:val="00F20037"/>
    <w:rsid w:val="00F20220"/>
    <w:rsid w:val="00F20557"/>
    <w:rsid w:val="00F20869"/>
    <w:rsid w:val="00F208C6"/>
    <w:rsid w:val="00F20A6A"/>
    <w:rsid w:val="00F20BC0"/>
    <w:rsid w:val="00F20E30"/>
    <w:rsid w:val="00F211A5"/>
    <w:rsid w:val="00F21246"/>
    <w:rsid w:val="00F21A21"/>
    <w:rsid w:val="00F21B02"/>
    <w:rsid w:val="00F21C4F"/>
    <w:rsid w:val="00F21D77"/>
    <w:rsid w:val="00F21F58"/>
    <w:rsid w:val="00F220A9"/>
    <w:rsid w:val="00F22861"/>
    <w:rsid w:val="00F22B59"/>
    <w:rsid w:val="00F233C6"/>
    <w:rsid w:val="00F23772"/>
    <w:rsid w:val="00F23D97"/>
    <w:rsid w:val="00F241B7"/>
    <w:rsid w:val="00F246B9"/>
    <w:rsid w:val="00F24730"/>
    <w:rsid w:val="00F248B9"/>
    <w:rsid w:val="00F24F01"/>
    <w:rsid w:val="00F25A28"/>
    <w:rsid w:val="00F261B0"/>
    <w:rsid w:val="00F263C5"/>
    <w:rsid w:val="00F26AC8"/>
    <w:rsid w:val="00F26AE0"/>
    <w:rsid w:val="00F26DC9"/>
    <w:rsid w:val="00F274AB"/>
    <w:rsid w:val="00F2787D"/>
    <w:rsid w:val="00F27A51"/>
    <w:rsid w:val="00F27BDB"/>
    <w:rsid w:val="00F27C02"/>
    <w:rsid w:val="00F31246"/>
    <w:rsid w:val="00F31987"/>
    <w:rsid w:val="00F31ED2"/>
    <w:rsid w:val="00F32159"/>
    <w:rsid w:val="00F32304"/>
    <w:rsid w:val="00F324D5"/>
    <w:rsid w:val="00F32819"/>
    <w:rsid w:val="00F3285B"/>
    <w:rsid w:val="00F332B5"/>
    <w:rsid w:val="00F338FF"/>
    <w:rsid w:val="00F33AB6"/>
    <w:rsid w:val="00F340CE"/>
    <w:rsid w:val="00F3469A"/>
    <w:rsid w:val="00F34B58"/>
    <w:rsid w:val="00F34EF2"/>
    <w:rsid w:val="00F35186"/>
    <w:rsid w:val="00F353D2"/>
    <w:rsid w:val="00F356D5"/>
    <w:rsid w:val="00F35A53"/>
    <w:rsid w:val="00F36019"/>
    <w:rsid w:val="00F360A1"/>
    <w:rsid w:val="00F365DA"/>
    <w:rsid w:val="00F36CCA"/>
    <w:rsid w:val="00F36ECF"/>
    <w:rsid w:val="00F37032"/>
    <w:rsid w:val="00F3740D"/>
    <w:rsid w:val="00F374EC"/>
    <w:rsid w:val="00F37849"/>
    <w:rsid w:val="00F4014D"/>
    <w:rsid w:val="00F40508"/>
    <w:rsid w:val="00F4079E"/>
    <w:rsid w:val="00F408FC"/>
    <w:rsid w:val="00F40B40"/>
    <w:rsid w:val="00F40EEC"/>
    <w:rsid w:val="00F413B7"/>
    <w:rsid w:val="00F4167C"/>
    <w:rsid w:val="00F41C52"/>
    <w:rsid w:val="00F41F17"/>
    <w:rsid w:val="00F4201A"/>
    <w:rsid w:val="00F426B0"/>
    <w:rsid w:val="00F42BF5"/>
    <w:rsid w:val="00F42CD0"/>
    <w:rsid w:val="00F43417"/>
    <w:rsid w:val="00F434A1"/>
    <w:rsid w:val="00F436A5"/>
    <w:rsid w:val="00F43B8C"/>
    <w:rsid w:val="00F43EEF"/>
    <w:rsid w:val="00F44047"/>
    <w:rsid w:val="00F440A6"/>
    <w:rsid w:val="00F440DD"/>
    <w:rsid w:val="00F444F0"/>
    <w:rsid w:val="00F44EA5"/>
    <w:rsid w:val="00F45380"/>
    <w:rsid w:val="00F4580C"/>
    <w:rsid w:val="00F4677D"/>
    <w:rsid w:val="00F46B79"/>
    <w:rsid w:val="00F46FBC"/>
    <w:rsid w:val="00F4744E"/>
    <w:rsid w:val="00F474C0"/>
    <w:rsid w:val="00F50123"/>
    <w:rsid w:val="00F503AB"/>
    <w:rsid w:val="00F5043D"/>
    <w:rsid w:val="00F50939"/>
    <w:rsid w:val="00F50F56"/>
    <w:rsid w:val="00F5126E"/>
    <w:rsid w:val="00F513F9"/>
    <w:rsid w:val="00F5140D"/>
    <w:rsid w:val="00F5171E"/>
    <w:rsid w:val="00F51CB5"/>
    <w:rsid w:val="00F522E3"/>
    <w:rsid w:val="00F52CB4"/>
    <w:rsid w:val="00F52DC4"/>
    <w:rsid w:val="00F52E55"/>
    <w:rsid w:val="00F53118"/>
    <w:rsid w:val="00F533EF"/>
    <w:rsid w:val="00F53AA2"/>
    <w:rsid w:val="00F543F9"/>
    <w:rsid w:val="00F54BB9"/>
    <w:rsid w:val="00F55083"/>
    <w:rsid w:val="00F55634"/>
    <w:rsid w:val="00F558C1"/>
    <w:rsid w:val="00F55AA7"/>
    <w:rsid w:val="00F56500"/>
    <w:rsid w:val="00F5707F"/>
    <w:rsid w:val="00F575B1"/>
    <w:rsid w:val="00F57718"/>
    <w:rsid w:val="00F577DC"/>
    <w:rsid w:val="00F57D3D"/>
    <w:rsid w:val="00F600E2"/>
    <w:rsid w:val="00F6043E"/>
    <w:rsid w:val="00F607DB"/>
    <w:rsid w:val="00F60B69"/>
    <w:rsid w:val="00F60CF2"/>
    <w:rsid w:val="00F60D73"/>
    <w:rsid w:val="00F61E33"/>
    <w:rsid w:val="00F62872"/>
    <w:rsid w:val="00F62CDB"/>
    <w:rsid w:val="00F63102"/>
    <w:rsid w:val="00F6323F"/>
    <w:rsid w:val="00F63A01"/>
    <w:rsid w:val="00F642AB"/>
    <w:rsid w:val="00F64455"/>
    <w:rsid w:val="00F6452F"/>
    <w:rsid w:val="00F647CD"/>
    <w:rsid w:val="00F649FA"/>
    <w:rsid w:val="00F64D78"/>
    <w:rsid w:val="00F64D83"/>
    <w:rsid w:val="00F65763"/>
    <w:rsid w:val="00F658F1"/>
    <w:rsid w:val="00F65A5D"/>
    <w:rsid w:val="00F65CDD"/>
    <w:rsid w:val="00F65D66"/>
    <w:rsid w:val="00F65D78"/>
    <w:rsid w:val="00F65E6E"/>
    <w:rsid w:val="00F6671F"/>
    <w:rsid w:val="00F66802"/>
    <w:rsid w:val="00F66986"/>
    <w:rsid w:val="00F66C1F"/>
    <w:rsid w:val="00F66D00"/>
    <w:rsid w:val="00F6767D"/>
    <w:rsid w:val="00F679D8"/>
    <w:rsid w:val="00F67A24"/>
    <w:rsid w:val="00F67F4E"/>
    <w:rsid w:val="00F7009C"/>
    <w:rsid w:val="00F703F0"/>
    <w:rsid w:val="00F705AA"/>
    <w:rsid w:val="00F708A7"/>
    <w:rsid w:val="00F70A81"/>
    <w:rsid w:val="00F7112F"/>
    <w:rsid w:val="00F711D6"/>
    <w:rsid w:val="00F714B0"/>
    <w:rsid w:val="00F71969"/>
    <w:rsid w:val="00F71AAA"/>
    <w:rsid w:val="00F71B54"/>
    <w:rsid w:val="00F71B65"/>
    <w:rsid w:val="00F71E46"/>
    <w:rsid w:val="00F72234"/>
    <w:rsid w:val="00F723AD"/>
    <w:rsid w:val="00F723EA"/>
    <w:rsid w:val="00F7241C"/>
    <w:rsid w:val="00F72980"/>
    <w:rsid w:val="00F73127"/>
    <w:rsid w:val="00F731E4"/>
    <w:rsid w:val="00F73938"/>
    <w:rsid w:val="00F73C43"/>
    <w:rsid w:val="00F74019"/>
    <w:rsid w:val="00F740FA"/>
    <w:rsid w:val="00F74239"/>
    <w:rsid w:val="00F745DD"/>
    <w:rsid w:val="00F74FB4"/>
    <w:rsid w:val="00F753F8"/>
    <w:rsid w:val="00F754B8"/>
    <w:rsid w:val="00F7579D"/>
    <w:rsid w:val="00F759CD"/>
    <w:rsid w:val="00F759D1"/>
    <w:rsid w:val="00F75BE8"/>
    <w:rsid w:val="00F75C6B"/>
    <w:rsid w:val="00F75FE4"/>
    <w:rsid w:val="00F760AD"/>
    <w:rsid w:val="00F760B4"/>
    <w:rsid w:val="00F767C7"/>
    <w:rsid w:val="00F76932"/>
    <w:rsid w:val="00F76B3F"/>
    <w:rsid w:val="00F77877"/>
    <w:rsid w:val="00F778DE"/>
    <w:rsid w:val="00F77D80"/>
    <w:rsid w:val="00F77E04"/>
    <w:rsid w:val="00F80408"/>
    <w:rsid w:val="00F80594"/>
    <w:rsid w:val="00F80636"/>
    <w:rsid w:val="00F808B2"/>
    <w:rsid w:val="00F80B6D"/>
    <w:rsid w:val="00F81983"/>
    <w:rsid w:val="00F81AF6"/>
    <w:rsid w:val="00F81BF4"/>
    <w:rsid w:val="00F824A4"/>
    <w:rsid w:val="00F82667"/>
    <w:rsid w:val="00F82909"/>
    <w:rsid w:val="00F832A6"/>
    <w:rsid w:val="00F836E1"/>
    <w:rsid w:val="00F8394B"/>
    <w:rsid w:val="00F83A49"/>
    <w:rsid w:val="00F83BD6"/>
    <w:rsid w:val="00F83F23"/>
    <w:rsid w:val="00F83FFC"/>
    <w:rsid w:val="00F84D8E"/>
    <w:rsid w:val="00F8517C"/>
    <w:rsid w:val="00F85B34"/>
    <w:rsid w:val="00F85C14"/>
    <w:rsid w:val="00F86192"/>
    <w:rsid w:val="00F861D1"/>
    <w:rsid w:val="00F8657B"/>
    <w:rsid w:val="00F867A5"/>
    <w:rsid w:val="00F86F0D"/>
    <w:rsid w:val="00F87250"/>
    <w:rsid w:val="00F87885"/>
    <w:rsid w:val="00F878B6"/>
    <w:rsid w:val="00F87D0B"/>
    <w:rsid w:val="00F87D46"/>
    <w:rsid w:val="00F87D7C"/>
    <w:rsid w:val="00F87FB9"/>
    <w:rsid w:val="00F9088C"/>
    <w:rsid w:val="00F908A2"/>
    <w:rsid w:val="00F91020"/>
    <w:rsid w:val="00F91130"/>
    <w:rsid w:val="00F91370"/>
    <w:rsid w:val="00F916C2"/>
    <w:rsid w:val="00F91AC2"/>
    <w:rsid w:val="00F91C2F"/>
    <w:rsid w:val="00F91CE3"/>
    <w:rsid w:val="00F91E03"/>
    <w:rsid w:val="00F91EAC"/>
    <w:rsid w:val="00F91F4D"/>
    <w:rsid w:val="00F923BD"/>
    <w:rsid w:val="00F92781"/>
    <w:rsid w:val="00F9290C"/>
    <w:rsid w:val="00F92A88"/>
    <w:rsid w:val="00F92B03"/>
    <w:rsid w:val="00F92F10"/>
    <w:rsid w:val="00F92F25"/>
    <w:rsid w:val="00F93160"/>
    <w:rsid w:val="00F931D9"/>
    <w:rsid w:val="00F9358A"/>
    <w:rsid w:val="00F93660"/>
    <w:rsid w:val="00F936B2"/>
    <w:rsid w:val="00F93975"/>
    <w:rsid w:val="00F93AD0"/>
    <w:rsid w:val="00F94A3D"/>
    <w:rsid w:val="00F94A86"/>
    <w:rsid w:val="00F94EBA"/>
    <w:rsid w:val="00F95034"/>
    <w:rsid w:val="00F96335"/>
    <w:rsid w:val="00F9637F"/>
    <w:rsid w:val="00F966AD"/>
    <w:rsid w:val="00F96ABB"/>
    <w:rsid w:val="00F97069"/>
    <w:rsid w:val="00F972A1"/>
    <w:rsid w:val="00F97BA9"/>
    <w:rsid w:val="00F97DCA"/>
    <w:rsid w:val="00FA0D0E"/>
    <w:rsid w:val="00FA0D12"/>
    <w:rsid w:val="00FA0DCE"/>
    <w:rsid w:val="00FA1408"/>
    <w:rsid w:val="00FA15A8"/>
    <w:rsid w:val="00FA174F"/>
    <w:rsid w:val="00FA1778"/>
    <w:rsid w:val="00FA17EB"/>
    <w:rsid w:val="00FA1853"/>
    <w:rsid w:val="00FA18E6"/>
    <w:rsid w:val="00FA1C02"/>
    <w:rsid w:val="00FA20F7"/>
    <w:rsid w:val="00FA2291"/>
    <w:rsid w:val="00FA2358"/>
    <w:rsid w:val="00FA243F"/>
    <w:rsid w:val="00FA251B"/>
    <w:rsid w:val="00FA2A8A"/>
    <w:rsid w:val="00FA2E52"/>
    <w:rsid w:val="00FA335A"/>
    <w:rsid w:val="00FA3561"/>
    <w:rsid w:val="00FA3586"/>
    <w:rsid w:val="00FA398D"/>
    <w:rsid w:val="00FA3D2F"/>
    <w:rsid w:val="00FA4127"/>
    <w:rsid w:val="00FA471C"/>
    <w:rsid w:val="00FA4797"/>
    <w:rsid w:val="00FA48BE"/>
    <w:rsid w:val="00FA4C1E"/>
    <w:rsid w:val="00FA541D"/>
    <w:rsid w:val="00FA5538"/>
    <w:rsid w:val="00FA589D"/>
    <w:rsid w:val="00FA5961"/>
    <w:rsid w:val="00FA597C"/>
    <w:rsid w:val="00FA5AB0"/>
    <w:rsid w:val="00FA64E7"/>
    <w:rsid w:val="00FA6D61"/>
    <w:rsid w:val="00FA736D"/>
    <w:rsid w:val="00FA78C8"/>
    <w:rsid w:val="00FA7F72"/>
    <w:rsid w:val="00FB06B2"/>
    <w:rsid w:val="00FB085C"/>
    <w:rsid w:val="00FB0988"/>
    <w:rsid w:val="00FB0BAE"/>
    <w:rsid w:val="00FB0FFF"/>
    <w:rsid w:val="00FB1BB3"/>
    <w:rsid w:val="00FB1D3A"/>
    <w:rsid w:val="00FB20ED"/>
    <w:rsid w:val="00FB2545"/>
    <w:rsid w:val="00FB2CC0"/>
    <w:rsid w:val="00FB30F8"/>
    <w:rsid w:val="00FB33E6"/>
    <w:rsid w:val="00FB3568"/>
    <w:rsid w:val="00FB3D52"/>
    <w:rsid w:val="00FB3F77"/>
    <w:rsid w:val="00FB465D"/>
    <w:rsid w:val="00FB46D7"/>
    <w:rsid w:val="00FB47F8"/>
    <w:rsid w:val="00FB4BA2"/>
    <w:rsid w:val="00FB5046"/>
    <w:rsid w:val="00FB50DF"/>
    <w:rsid w:val="00FB585D"/>
    <w:rsid w:val="00FB5D97"/>
    <w:rsid w:val="00FB610A"/>
    <w:rsid w:val="00FB6E3E"/>
    <w:rsid w:val="00FB6EF5"/>
    <w:rsid w:val="00FB7045"/>
    <w:rsid w:val="00FB76E4"/>
    <w:rsid w:val="00FB7CE0"/>
    <w:rsid w:val="00FB7E36"/>
    <w:rsid w:val="00FC014B"/>
    <w:rsid w:val="00FC025E"/>
    <w:rsid w:val="00FC0716"/>
    <w:rsid w:val="00FC0874"/>
    <w:rsid w:val="00FC0895"/>
    <w:rsid w:val="00FC08DB"/>
    <w:rsid w:val="00FC1021"/>
    <w:rsid w:val="00FC1073"/>
    <w:rsid w:val="00FC10F4"/>
    <w:rsid w:val="00FC1164"/>
    <w:rsid w:val="00FC14C2"/>
    <w:rsid w:val="00FC1526"/>
    <w:rsid w:val="00FC1852"/>
    <w:rsid w:val="00FC190A"/>
    <w:rsid w:val="00FC1A76"/>
    <w:rsid w:val="00FC1B70"/>
    <w:rsid w:val="00FC1C9F"/>
    <w:rsid w:val="00FC202A"/>
    <w:rsid w:val="00FC22B9"/>
    <w:rsid w:val="00FC2B6C"/>
    <w:rsid w:val="00FC2C4A"/>
    <w:rsid w:val="00FC2CEC"/>
    <w:rsid w:val="00FC2CF1"/>
    <w:rsid w:val="00FC32E8"/>
    <w:rsid w:val="00FC3420"/>
    <w:rsid w:val="00FC3725"/>
    <w:rsid w:val="00FC3AD8"/>
    <w:rsid w:val="00FC3DF5"/>
    <w:rsid w:val="00FC402B"/>
    <w:rsid w:val="00FC4063"/>
    <w:rsid w:val="00FC46D5"/>
    <w:rsid w:val="00FC46F4"/>
    <w:rsid w:val="00FC471B"/>
    <w:rsid w:val="00FC4990"/>
    <w:rsid w:val="00FC4AA0"/>
    <w:rsid w:val="00FC4EED"/>
    <w:rsid w:val="00FC51A8"/>
    <w:rsid w:val="00FC617C"/>
    <w:rsid w:val="00FC66C7"/>
    <w:rsid w:val="00FC66DE"/>
    <w:rsid w:val="00FC69F9"/>
    <w:rsid w:val="00FC6EC2"/>
    <w:rsid w:val="00FC714F"/>
    <w:rsid w:val="00FC75D6"/>
    <w:rsid w:val="00FC7DBD"/>
    <w:rsid w:val="00FD09C6"/>
    <w:rsid w:val="00FD09ED"/>
    <w:rsid w:val="00FD0FB0"/>
    <w:rsid w:val="00FD109D"/>
    <w:rsid w:val="00FD10E6"/>
    <w:rsid w:val="00FD17C7"/>
    <w:rsid w:val="00FD1829"/>
    <w:rsid w:val="00FD1A00"/>
    <w:rsid w:val="00FD1B3F"/>
    <w:rsid w:val="00FD22EA"/>
    <w:rsid w:val="00FD239F"/>
    <w:rsid w:val="00FD27CA"/>
    <w:rsid w:val="00FD2962"/>
    <w:rsid w:val="00FD2DFB"/>
    <w:rsid w:val="00FD37C8"/>
    <w:rsid w:val="00FD402C"/>
    <w:rsid w:val="00FD4CDF"/>
    <w:rsid w:val="00FD4D07"/>
    <w:rsid w:val="00FD5B94"/>
    <w:rsid w:val="00FD5BF3"/>
    <w:rsid w:val="00FD6D9C"/>
    <w:rsid w:val="00FD78B3"/>
    <w:rsid w:val="00FE04EF"/>
    <w:rsid w:val="00FE0890"/>
    <w:rsid w:val="00FE0909"/>
    <w:rsid w:val="00FE0F7D"/>
    <w:rsid w:val="00FE156C"/>
    <w:rsid w:val="00FE16D1"/>
    <w:rsid w:val="00FE1753"/>
    <w:rsid w:val="00FE18F7"/>
    <w:rsid w:val="00FE197A"/>
    <w:rsid w:val="00FE1C14"/>
    <w:rsid w:val="00FE1C78"/>
    <w:rsid w:val="00FE1F27"/>
    <w:rsid w:val="00FE1F86"/>
    <w:rsid w:val="00FE2DCB"/>
    <w:rsid w:val="00FE2E8C"/>
    <w:rsid w:val="00FE2FCD"/>
    <w:rsid w:val="00FE31FC"/>
    <w:rsid w:val="00FE35B5"/>
    <w:rsid w:val="00FE3602"/>
    <w:rsid w:val="00FE3829"/>
    <w:rsid w:val="00FE3B00"/>
    <w:rsid w:val="00FE3CB7"/>
    <w:rsid w:val="00FE3CBB"/>
    <w:rsid w:val="00FE3E1C"/>
    <w:rsid w:val="00FE4217"/>
    <w:rsid w:val="00FE432D"/>
    <w:rsid w:val="00FE4FD5"/>
    <w:rsid w:val="00FE4FE6"/>
    <w:rsid w:val="00FE5802"/>
    <w:rsid w:val="00FE5986"/>
    <w:rsid w:val="00FE632B"/>
    <w:rsid w:val="00FE649C"/>
    <w:rsid w:val="00FE6555"/>
    <w:rsid w:val="00FE671C"/>
    <w:rsid w:val="00FE70C0"/>
    <w:rsid w:val="00FE72B8"/>
    <w:rsid w:val="00FE72E2"/>
    <w:rsid w:val="00FE73E2"/>
    <w:rsid w:val="00FE7411"/>
    <w:rsid w:val="00FE79B1"/>
    <w:rsid w:val="00FE7E94"/>
    <w:rsid w:val="00FF01F1"/>
    <w:rsid w:val="00FF02B2"/>
    <w:rsid w:val="00FF03D8"/>
    <w:rsid w:val="00FF04E6"/>
    <w:rsid w:val="00FF0D11"/>
    <w:rsid w:val="00FF1293"/>
    <w:rsid w:val="00FF14A1"/>
    <w:rsid w:val="00FF1C22"/>
    <w:rsid w:val="00FF20C9"/>
    <w:rsid w:val="00FF266A"/>
    <w:rsid w:val="00FF2673"/>
    <w:rsid w:val="00FF270F"/>
    <w:rsid w:val="00FF286B"/>
    <w:rsid w:val="00FF2ADB"/>
    <w:rsid w:val="00FF2F54"/>
    <w:rsid w:val="00FF305E"/>
    <w:rsid w:val="00FF3080"/>
    <w:rsid w:val="00FF3226"/>
    <w:rsid w:val="00FF3366"/>
    <w:rsid w:val="00FF3657"/>
    <w:rsid w:val="00FF42E2"/>
    <w:rsid w:val="00FF4308"/>
    <w:rsid w:val="00FF448A"/>
    <w:rsid w:val="00FF4BAD"/>
    <w:rsid w:val="00FF5465"/>
    <w:rsid w:val="00FF5AF5"/>
    <w:rsid w:val="00FF63B1"/>
    <w:rsid w:val="00FF68D9"/>
    <w:rsid w:val="00FF6B58"/>
    <w:rsid w:val="00FF6C0F"/>
    <w:rsid w:val="00FF6F9F"/>
    <w:rsid w:val="00FF761D"/>
    <w:rsid w:val="00FF79A3"/>
    <w:rsid w:val="00FF79C7"/>
    <w:rsid w:val="00FF7B2E"/>
    <w:rsid w:val="00FF7B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F7B9E"/>
  <w15:docId w15:val="{6AEC4D04-CD4B-4826-BCAF-C2368705E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D566B8"/>
    <w:rPr>
      <w:rFonts w:ascii="Arial" w:hAnsi="Arial"/>
      <w:sz w:val="24"/>
    </w:rPr>
  </w:style>
  <w:style w:type="paragraph" w:styleId="Ttulo1">
    <w:name w:val="heading 1"/>
    <w:basedOn w:val="Normal"/>
    <w:next w:val="Normal"/>
    <w:link w:val="Ttulo1Char"/>
    <w:uiPriority w:val="9"/>
    <w:qFormat/>
    <w:rsid w:val="009B6CCF"/>
    <w:pPr>
      <w:keepNext/>
      <w:pageBreakBefore/>
      <w:widowControl w:val="0"/>
      <w:numPr>
        <w:numId w:val="4"/>
      </w:numPr>
      <w:ind w:left="284" w:hanging="284"/>
      <w:jc w:val="left"/>
      <w:outlineLvl w:val="0"/>
    </w:pPr>
    <w:rPr>
      <w:rFonts w:eastAsiaTheme="majorEastAsia" w:cstheme="majorBidi"/>
      <w:b/>
      <w:caps/>
      <w:szCs w:val="32"/>
    </w:rPr>
  </w:style>
  <w:style w:type="paragraph" w:styleId="Ttulo2">
    <w:name w:val="heading 2"/>
    <w:basedOn w:val="Ttulo1"/>
    <w:next w:val="Normal"/>
    <w:link w:val="Ttulo2Char"/>
    <w:uiPriority w:val="9"/>
    <w:unhideWhenUsed/>
    <w:qFormat/>
    <w:rsid w:val="002D729A"/>
    <w:pPr>
      <w:pageBreakBefore w:val="0"/>
      <w:numPr>
        <w:ilvl w:val="1"/>
      </w:numPr>
      <w:spacing w:before="240"/>
      <w:outlineLvl w:val="1"/>
    </w:pPr>
    <w:rPr>
      <w:b w:val="0"/>
      <w:szCs w:val="26"/>
    </w:rPr>
  </w:style>
  <w:style w:type="paragraph" w:styleId="Ttulo3">
    <w:name w:val="heading 3"/>
    <w:basedOn w:val="Normal"/>
    <w:next w:val="Normal"/>
    <w:link w:val="Ttulo3Char"/>
    <w:uiPriority w:val="9"/>
    <w:unhideWhenUsed/>
    <w:qFormat/>
    <w:rsid w:val="00093FBB"/>
    <w:pPr>
      <w:keepNext/>
      <w:keepLines/>
      <w:numPr>
        <w:ilvl w:val="2"/>
        <w:numId w:val="4"/>
      </w:numPr>
      <w:spacing w:before="18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4E1CB8"/>
    <w:pPr>
      <w:keepNext/>
      <w:keepLines/>
      <w:numPr>
        <w:ilvl w:val="3"/>
        <w:numId w:val="4"/>
      </w:numPr>
      <w:spacing w:before="180"/>
      <w:outlineLvl w:val="3"/>
    </w:pPr>
    <w:rPr>
      <w:rFonts w:eastAsiaTheme="majorEastAsia" w:cstheme="majorBidi"/>
      <w:i/>
      <w:iCs/>
    </w:rPr>
  </w:style>
  <w:style w:type="paragraph" w:styleId="Ttulo5">
    <w:name w:val="heading 5"/>
    <w:basedOn w:val="Normal"/>
    <w:next w:val="Normal"/>
    <w:link w:val="Ttulo5Char"/>
    <w:uiPriority w:val="9"/>
    <w:unhideWhenUsed/>
    <w:qFormat/>
    <w:rsid w:val="00482219"/>
    <w:pPr>
      <w:keepNext/>
      <w:keepLines/>
      <w:numPr>
        <w:ilvl w:val="4"/>
        <w:numId w:val="4"/>
      </w:numPr>
      <w:outlineLvl w:val="4"/>
    </w:pPr>
    <w:rPr>
      <w:rFonts w:eastAsiaTheme="majorEastAsia" w:cstheme="majorBidi"/>
    </w:rPr>
  </w:style>
  <w:style w:type="paragraph" w:styleId="Ttulo6">
    <w:name w:val="heading 6"/>
    <w:basedOn w:val="Normal"/>
    <w:next w:val="Normal"/>
    <w:link w:val="Ttulo6Char"/>
    <w:uiPriority w:val="9"/>
    <w:semiHidden/>
    <w:unhideWhenUsed/>
    <w:qFormat/>
    <w:rsid w:val="00570E8A"/>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semiHidden/>
    <w:unhideWhenUsed/>
    <w:qFormat/>
    <w:rsid w:val="00570E8A"/>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9"/>
    <w:semiHidden/>
    <w:unhideWhenUsed/>
    <w:qFormat/>
    <w:rsid w:val="00570E8A"/>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70E8A"/>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6329E9"/>
    <w:rPr>
      <w:sz w:val="16"/>
      <w:szCs w:val="16"/>
    </w:rPr>
  </w:style>
  <w:style w:type="paragraph" w:styleId="Textodecomentrio">
    <w:name w:val="annotation text"/>
    <w:basedOn w:val="Normal"/>
    <w:link w:val="TextodecomentrioChar"/>
    <w:uiPriority w:val="99"/>
    <w:unhideWhenUsed/>
    <w:rsid w:val="006329E9"/>
    <w:pPr>
      <w:spacing w:line="240" w:lineRule="auto"/>
    </w:pPr>
    <w:rPr>
      <w:sz w:val="20"/>
      <w:szCs w:val="20"/>
    </w:rPr>
  </w:style>
  <w:style w:type="character" w:customStyle="1" w:styleId="TextodecomentrioChar">
    <w:name w:val="Texto de comentário Char"/>
    <w:basedOn w:val="Fontepargpadro"/>
    <w:link w:val="Textodecomentrio"/>
    <w:uiPriority w:val="99"/>
    <w:rsid w:val="006329E9"/>
    <w:rPr>
      <w:sz w:val="20"/>
      <w:szCs w:val="20"/>
    </w:rPr>
  </w:style>
  <w:style w:type="paragraph" w:styleId="Assuntodocomentrio">
    <w:name w:val="annotation subject"/>
    <w:basedOn w:val="Textodecomentrio"/>
    <w:next w:val="Textodecomentrio"/>
    <w:link w:val="AssuntodocomentrioChar"/>
    <w:uiPriority w:val="99"/>
    <w:semiHidden/>
    <w:unhideWhenUsed/>
    <w:rsid w:val="006329E9"/>
    <w:rPr>
      <w:b/>
      <w:bCs/>
    </w:rPr>
  </w:style>
  <w:style w:type="character" w:customStyle="1" w:styleId="AssuntodocomentrioChar">
    <w:name w:val="Assunto do comentário Char"/>
    <w:basedOn w:val="TextodecomentrioChar"/>
    <w:link w:val="Assuntodocomentrio"/>
    <w:uiPriority w:val="99"/>
    <w:semiHidden/>
    <w:rsid w:val="006329E9"/>
    <w:rPr>
      <w:b/>
      <w:bCs/>
      <w:sz w:val="20"/>
      <w:szCs w:val="20"/>
    </w:rPr>
  </w:style>
  <w:style w:type="paragraph" w:styleId="Textodebalo">
    <w:name w:val="Balloon Text"/>
    <w:basedOn w:val="Normal"/>
    <w:link w:val="TextodebaloChar"/>
    <w:uiPriority w:val="99"/>
    <w:semiHidden/>
    <w:unhideWhenUsed/>
    <w:rsid w:val="006329E9"/>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329E9"/>
    <w:rPr>
      <w:rFonts w:ascii="Segoe UI" w:hAnsi="Segoe UI" w:cs="Segoe UI"/>
      <w:sz w:val="18"/>
      <w:szCs w:val="18"/>
    </w:rPr>
  </w:style>
  <w:style w:type="character" w:styleId="Hyperlink">
    <w:name w:val="Hyperlink"/>
    <w:basedOn w:val="Fontepargpadro"/>
    <w:uiPriority w:val="99"/>
    <w:unhideWhenUsed/>
    <w:rsid w:val="00B14CCF"/>
    <w:rPr>
      <w:color w:val="0563C1" w:themeColor="hyperlink"/>
      <w:u w:val="single"/>
    </w:rPr>
  </w:style>
  <w:style w:type="paragraph" w:styleId="NormalWeb">
    <w:name w:val="Normal (Web)"/>
    <w:basedOn w:val="Normal"/>
    <w:uiPriority w:val="99"/>
    <w:unhideWhenUsed/>
    <w:rsid w:val="004F3B25"/>
    <w:pPr>
      <w:spacing w:before="100" w:beforeAutospacing="1" w:after="100" w:afterAutospacing="1" w:line="240" w:lineRule="auto"/>
    </w:pPr>
    <w:rPr>
      <w:rFonts w:ascii="Times New Roman" w:eastAsiaTheme="minorEastAsia" w:hAnsi="Times New Roman" w:cs="Times New Roman"/>
      <w:szCs w:val="24"/>
      <w:lang w:eastAsia="pt-BR"/>
    </w:rPr>
  </w:style>
  <w:style w:type="paragraph" w:styleId="PargrafodaLista">
    <w:name w:val="List Paragraph"/>
    <w:basedOn w:val="Normal"/>
    <w:link w:val="PargrafodaListaChar"/>
    <w:uiPriority w:val="34"/>
    <w:qFormat/>
    <w:rsid w:val="00FE156C"/>
    <w:pPr>
      <w:ind w:left="720"/>
      <w:contextualSpacing/>
    </w:pPr>
  </w:style>
  <w:style w:type="paragraph" w:styleId="Cabealho">
    <w:name w:val="header"/>
    <w:basedOn w:val="Normal"/>
    <w:link w:val="CabealhoChar"/>
    <w:uiPriority w:val="99"/>
    <w:unhideWhenUsed/>
    <w:rsid w:val="00333E9A"/>
    <w:pPr>
      <w:tabs>
        <w:tab w:val="center" w:pos="4252"/>
        <w:tab w:val="right" w:pos="8504"/>
      </w:tabs>
      <w:spacing w:line="240" w:lineRule="auto"/>
    </w:pPr>
  </w:style>
  <w:style w:type="character" w:customStyle="1" w:styleId="CabealhoChar">
    <w:name w:val="Cabeçalho Char"/>
    <w:basedOn w:val="Fontepargpadro"/>
    <w:link w:val="Cabealho"/>
    <w:uiPriority w:val="99"/>
    <w:rsid w:val="00333E9A"/>
  </w:style>
  <w:style w:type="paragraph" w:styleId="Rodap">
    <w:name w:val="footer"/>
    <w:basedOn w:val="Normal"/>
    <w:link w:val="RodapChar"/>
    <w:uiPriority w:val="99"/>
    <w:unhideWhenUsed/>
    <w:rsid w:val="00333E9A"/>
    <w:pPr>
      <w:tabs>
        <w:tab w:val="center" w:pos="4252"/>
        <w:tab w:val="right" w:pos="8504"/>
      </w:tabs>
      <w:spacing w:line="240" w:lineRule="auto"/>
    </w:pPr>
  </w:style>
  <w:style w:type="character" w:customStyle="1" w:styleId="RodapChar">
    <w:name w:val="Rodapé Char"/>
    <w:basedOn w:val="Fontepargpadro"/>
    <w:link w:val="Rodap"/>
    <w:uiPriority w:val="99"/>
    <w:rsid w:val="00333E9A"/>
  </w:style>
  <w:style w:type="table" w:customStyle="1" w:styleId="TabeladeGrade5Escura-nfase11">
    <w:name w:val="Tabela de Grade 5 Escura - Ênfase 1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TabeladeGrade5Escura-nfase51">
    <w:name w:val="Tabela de Grade 5 Escura - Ênfase 5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docs-title-input-label-inner">
    <w:name w:val="docs-title-input-label-inner"/>
    <w:basedOn w:val="Fontepargpadro"/>
    <w:rsid w:val="0073602B"/>
  </w:style>
  <w:style w:type="character" w:customStyle="1" w:styleId="LinkdaInternet">
    <w:name w:val="Link da Internet"/>
    <w:uiPriority w:val="99"/>
    <w:rsid w:val="001C58DC"/>
    <w:rPr>
      <w:color w:val="0000FF"/>
      <w:u w:val="single"/>
    </w:rPr>
  </w:style>
  <w:style w:type="paragraph" w:customStyle="1" w:styleId="PargrafodaLista1">
    <w:name w:val="Parágrafo da Lista1"/>
    <w:basedOn w:val="Normal"/>
    <w:uiPriority w:val="34"/>
    <w:rsid w:val="001C58DC"/>
    <w:pPr>
      <w:suppressAutoHyphens/>
    </w:pPr>
    <w:rPr>
      <w:rFonts w:ascii="Times New Roman" w:eastAsia="Times New Roman" w:hAnsi="Times New Roman" w:cs="Times New Roman"/>
      <w:szCs w:val="24"/>
    </w:rPr>
  </w:style>
  <w:style w:type="paragraph" w:styleId="SemEspaamento">
    <w:name w:val="No Spacing"/>
    <w:aliases w:val="Alíneas"/>
    <w:autoRedefine/>
    <w:uiPriority w:val="1"/>
    <w:rsid w:val="00D00A19"/>
    <w:pPr>
      <w:numPr>
        <w:numId w:val="1"/>
      </w:numPr>
    </w:pPr>
    <w:rPr>
      <w:rFonts w:ascii="Arial" w:hAnsi="Arial"/>
      <w:sz w:val="24"/>
    </w:rPr>
  </w:style>
  <w:style w:type="character" w:customStyle="1" w:styleId="Ttulo1Char">
    <w:name w:val="Título 1 Char"/>
    <w:basedOn w:val="Fontepargpadro"/>
    <w:link w:val="Ttulo1"/>
    <w:uiPriority w:val="9"/>
    <w:rsid w:val="009B6CCF"/>
    <w:rPr>
      <w:rFonts w:ascii="Arial" w:eastAsiaTheme="majorEastAsia" w:hAnsi="Arial" w:cstheme="majorBidi"/>
      <w:b/>
      <w:caps/>
      <w:sz w:val="24"/>
      <w:szCs w:val="32"/>
    </w:rPr>
  </w:style>
  <w:style w:type="character" w:customStyle="1" w:styleId="Ttulo2Char">
    <w:name w:val="Título 2 Char"/>
    <w:basedOn w:val="Fontepargpadro"/>
    <w:link w:val="Ttulo2"/>
    <w:uiPriority w:val="9"/>
    <w:rsid w:val="002D729A"/>
    <w:rPr>
      <w:rFonts w:ascii="Arial" w:eastAsiaTheme="majorEastAsia" w:hAnsi="Arial" w:cstheme="majorBidi"/>
      <w:caps/>
      <w:sz w:val="24"/>
      <w:szCs w:val="26"/>
    </w:rPr>
  </w:style>
  <w:style w:type="numbering" w:customStyle="1" w:styleId="Estilo1">
    <w:name w:val="Estilo1"/>
    <w:uiPriority w:val="99"/>
    <w:rsid w:val="00570E8A"/>
    <w:pPr>
      <w:numPr>
        <w:numId w:val="2"/>
      </w:numPr>
    </w:pPr>
  </w:style>
  <w:style w:type="numbering" w:customStyle="1" w:styleId="Estilo2">
    <w:name w:val="Estilo2"/>
    <w:uiPriority w:val="99"/>
    <w:rsid w:val="00570E8A"/>
    <w:pPr>
      <w:numPr>
        <w:numId w:val="3"/>
      </w:numPr>
    </w:pPr>
  </w:style>
  <w:style w:type="character" w:customStyle="1" w:styleId="Ttulo3Char">
    <w:name w:val="Título 3 Char"/>
    <w:basedOn w:val="Fontepargpadro"/>
    <w:link w:val="Ttulo3"/>
    <w:uiPriority w:val="9"/>
    <w:rsid w:val="00093FBB"/>
    <w:rPr>
      <w:rFonts w:ascii="Arial" w:eastAsiaTheme="majorEastAsia" w:hAnsi="Arial" w:cstheme="majorBidi"/>
      <w:b/>
      <w:sz w:val="24"/>
      <w:szCs w:val="24"/>
    </w:rPr>
  </w:style>
  <w:style w:type="character" w:customStyle="1" w:styleId="Ttulo4Char">
    <w:name w:val="Título 4 Char"/>
    <w:basedOn w:val="Fontepargpadro"/>
    <w:link w:val="Ttulo4"/>
    <w:uiPriority w:val="9"/>
    <w:rsid w:val="004E1CB8"/>
    <w:rPr>
      <w:rFonts w:ascii="Arial" w:eastAsiaTheme="majorEastAsia" w:hAnsi="Arial" w:cstheme="majorBidi"/>
      <w:i/>
      <w:iCs/>
      <w:sz w:val="24"/>
    </w:rPr>
  </w:style>
  <w:style w:type="character" w:customStyle="1" w:styleId="Ttulo5Char">
    <w:name w:val="Título 5 Char"/>
    <w:basedOn w:val="Fontepargpadro"/>
    <w:link w:val="Ttulo5"/>
    <w:uiPriority w:val="9"/>
    <w:rsid w:val="00482219"/>
    <w:rPr>
      <w:rFonts w:ascii="Arial" w:eastAsiaTheme="majorEastAsia" w:hAnsi="Arial" w:cstheme="majorBidi"/>
      <w:sz w:val="24"/>
    </w:rPr>
  </w:style>
  <w:style w:type="character" w:customStyle="1" w:styleId="Ttulo6Char">
    <w:name w:val="Título 6 Char"/>
    <w:basedOn w:val="Fontepargpadro"/>
    <w:link w:val="Ttulo6"/>
    <w:uiPriority w:val="9"/>
    <w:semiHidden/>
    <w:rsid w:val="00570E8A"/>
    <w:rPr>
      <w:rFonts w:asciiTheme="majorHAnsi" w:eastAsiaTheme="majorEastAsia" w:hAnsiTheme="majorHAnsi" w:cstheme="majorBidi"/>
      <w:color w:val="1F4D78" w:themeColor="accent1" w:themeShade="7F"/>
      <w:sz w:val="24"/>
    </w:rPr>
  </w:style>
  <w:style w:type="character" w:customStyle="1" w:styleId="Ttulo7Char">
    <w:name w:val="Título 7 Char"/>
    <w:basedOn w:val="Fontepargpadro"/>
    <w:link w:val="Ttulo7"/>
    <w:uiPriority w:val="9"/>
    <w:semiHidden/>
    <w:rsid w:val="00570E8A"/>
    <w:rPr>
      <w:rFonts w:asciiTheme="majorHAnsi" w:eastAsiaTheme="majorEastAsia" w:hAnsiTheme="majorHAnsi" w:cstheme="majorBidi"/>
      <w:i/>
      <w:iCs/>
      <w:color w:val="1F4D78" w:themeColor="accent1" w:themeShade="7F"/>
      <w:sz w:val="24"/>
    </w:rPr>
  </w:style>
  <w:style w:type="character" w:customStyle="1" w:styleId="Ttulo8Char">
    <w:name w:val="Título 8 Char"/>
    <w:basedOn w:val="Fontepargpadro"/>
    <w:link w:val="Ttulo8"/>
    <w:uiPriority w:val="9"/>
    <w:semiHidden/>
    <w:rsid w:val="00570E8A"/>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70E8A"/>
    <w:rPr>
      <w:rFonts w:asciiTheme="majorHAnsi" w:eastAsiaTheme="majorEastAsia" w:hAnsiTheme="majorHAnsi" w:cstheme="majorBidi"/>
      <w:i/>
      <w:iCs/>
      <w:color w:val="272727" w:themeColor="text1" w:themeTint="D8"/>
      <w:sz w:val="21"/>
      <w:szCs w:val="21"/>
    </w:rPr>
  </w:style>
  <w:style w:type="paragraph" w:styleId="Ttulo">
    <w:name w:val="Title"/>
    <w:aliases w:val="Seções pré-textuais"/>
    <w:basedOn w:val="Normal"/>
    <w:next w:val="Normal"/>
    <w:link w:val="TtuloChar"/>
    <w:autoRedefine/>
    <w:uiPriority w:val="10"/>
    <w:qFormat/>
    <w:rsid w:val="001C4296"/>
    <w:pPr>
      <w:ind w:firstLine="0"/>
      <w:contextualSpacing/>
      <w:jc w:val="center"/>
    </w:pPr>
    <w:rPr>
      <w:rFonts w:eastAsiaTheme="majorEastAsia" w:cstheme="majorBidi"/>
      <w:b/>
      <w:caps/>
      <w:spacing w:val="-10"/>
      <w:kern w:val="28"/>
      <w:szCs w:val="56"/>
    </w:rPr>
  </w:style>
  <w:style w:type="character" w:customStyle="1" w:styleId="TtuloChar">
    <w:name w:val="Título Char"/>
    <w:aliases w:val="Seções pré-textuais Char"/>
    <w:basedOn w:val="Fontepargpadro"/>
    <w:link w:val="Ttulo"/>
    <w:uiPriority w:val="10"/>
    <w:rsid w:val="001C4296"/>
    <w:rPr>
      <w:rFonts w:ascii="Arial" w:eastAsiaTheme="majorEastAsia" w:hAnsi="Arial" w:cstheme="majorBidi"/>
      <w:b/>
      <w:caps/>
      <w:spacing w:val="-10"/>
      <w:kern w:val="28"/>
      <w:sz w:val="24"/>
      <w:szCs w:val="56"/>
    </w:rPr>
  </w:style>
  <w:style w:type="paragraph" w:styleId="Subttulo">
    <w:name w:val="Subtitle"/>
    <w:aliases w:val="Seções pós-textuais"/>
    <w:basedOn w:val="Normal"/>
    <w:next w:val="Normal"/>
    <w:link w:val="SubttuloChar"/>
    <w:autoRedefine/>
    <w:uiPriority w:val="11"/>
    <w:qFormat/>
    <w:rsid w:val="001C3507"/>
    <w:pPr>
      <w:numPr>
        <w:ilvl w:val="1"/>
      </w:numPr>
      <w:ind w:firstLine="851"/>
      <w:jc w:val="center"/>
      <w:outlineLvl w:val="6"/>
    </w:pPr>
    <w:rPr>
      <w:rFonts w:eastAsiaTheme="minorEastAsia"/>
      <w:b/>
      <w:caps/>
    </w:rPr>
  </w:style>
  <w:style w:type="character" w:customStyle="1" w:styleId="SubttuloChar">
    <w:name w:val="Subtítulo Char"/>
    <w:aliases w:val="Seções pós-textuais Char"/>
    <w:basedOn w:val="Fontepargpadro"/>
    <w:link w:val="Subttulo"/>
    <w:uiPriority w:val="11"/>
    <w:rsid w:val="001C3507"/>
    <w:rPr>
      <w:rFonts w:ascii="Arial" w:eastAsiaTheme="minorEastAsia" w:hAnsi="Arial"/>
      <w:b/>
      <w:caps/>
      <w:sz w:val="24"/>
    </w:rPr>
  </w:style>
  <w:style w:type="paragraph" w:styleId="Sumrio2">
    <w:name w:val="toc 2"/>
    <w:basedOn w:val="Normal"/>
    <w:next w:val="Normal"/>
    <w:autoRedefine/>
    <w:uiPriority w:val="39"/>
    <w:unhideWhenUsed/>
    <w:rsid w:val="00D47B14"/>
    <w:pPr>
      <w:ind w:firstLine="0"/>
    </w:pPr>
    <w:rPr>
      <w:caps/>
    </w:rPr>
  </w:style>
  <w:style w:type="paragraph" w:styleId="Sumrio1">
    <w:name w:val="toc 1"/>
    <w:basedOn w:val="Normal"/>
    <w:next w:val="Normal"/>
    <w:autoRedefine/>
    <w:uiPriority w:val="39"/>
    <w:unhideWhenUsed/>
    <w:rsid w:val="00D47B14"/>
    <w:pPr>
      <w:ind w:firstLine="0"/>
    </w:pPr>
    <w:rPr>
      <w:b/>
      <w:caps/>
    </w:rPr>
  </w:style>
  <w:style w:type="paragraph" w:styleId="Sumrio3">
    <w:name w:val="toc 3"/>
    <w:basedOn w:val="Normal"/>
    <w:next w:val="Normal"/>
    <w:autoRedefine/>
    <w:uiPriority w:val="39"/>
    <w:unhideWhenUsed/>
    <w:rsid w:val="00D47B14"/>
    <w:pPr>
      <w:ind w:firstLine="0"/>
    </w:pPr>
    <w:rPr>
      <w:b/>
    </w:rPr>
  </w:style>
  <w:style w:type="paragraph" w:styleId="Sumrio4">
    <w:name w:val="toc 4"/>
    <w:basedOn w:val="Normal"/>
    <w:next w:val="Normal"/>
    <w:autoRedefine/>
    <w:uiPriority w:val="39"/>
    <w:unhideWhenUsed/>
    <w:rsid w:val="00BD09C1"/>
    <w:pPr>
      <w:ind w:firstLine="0"/>
    </w:pPr>
    <w:rPr>
      <w:i/>
    </w:rPr>
  </w:style>
  <w:style w:type="character" w:styleId="RefernciaSutil">
    <w:name w:val="Subtle Reference"/>
    <w:basedOn w:val="Fontepargpadro"/>
    <w:uiPriority w:val="31"/>
    <w:rsid w:val="005C1CB2"/>
    <w:rPr>
      <w:smallCaps/>
      <w:color w:val="5A5A5A" w:themeColor="text1" w:themeTint="A5"/>
    </w:rPr>
  </w:style>
  <w:style w:type="character" w:styleId="RefernciaIntensa">
    <w:name w:val="Intense Reference"/>
    <w:basedOn w:val="Fontepargpadro"/>
    <w:uiPriority w:val="32"/>
    <w:rsid w:val="005C1CB2"/>
    <w:rPr>
      <w:b/>
      <w:bCs/>
      <w:smallCaps/>
      <w:color w:val="5B9BD5" w:themeColor="accent1"/>
      <w:spacing w:val="5"/>
    </w:rPr>
  </w:style>
  <w:style w:type="character" w:styleId="TtulodoLivro">
    <w:name w:val="Book Title"/>
    <w:basedOn w:val="Fontepargpadro"/>
    <w:uiPriority w:val="33"/>
    <w:rsid w:val="005C1CB2"/>
    <w:rPr>
      <w:b/>
      <w:bCs/>
      <w:i/>
      <w:iCs/>
      <w:spacing w:val="5"/>
    </w:rPr>
  </w:style>
  <w:style w:type="character" w:styleId="Forte">
    <w:name w:val="Strong"/>
    <w:basedOn w:val="Fontepargpadro"/>
    <w:uiPriority w:val="22"/>
    <w:qFormat/>
    <w:rsid w:val="005C1CB2"/>
    <w:rPr>
      <w:b/>
      <w:bCs/>
    </w:rPr>
  </w:style>
  <w:style w:type="character" w:styleId="nfase">
    <w:name w:val="Emphasis"/>
    <w:basedOn w:val="Fontepargpadro"/>
    <w:uiPriority w:val="20"/>
    <w:rsid w:val="005C1CB2"/>
    <w:rPr>
      <w:i/>
      <w:iCs/>
    </w:rPr>
  </w:style>
  <w:style w:type="character" w:styleId="nfaseIntensa">
    <w:name w:val="Intense Emphasis"/>
    <w:basedOn w:val="Fontepargpadro"/>
    <w:uiPriority w:val="21"/>
    <w:rsid w:val="005C1CB2"/>
    <w:rPr>
      <w:i/>
      <w:iCs/>
      <w:color w:val="5B9BD5" w:themeColor="accent1"/>
    </w:rPr>
  </w:style>
  <w:style w:type="paragraph" w:styleId="CabealhodoSumrio">
    <w:name w:val="TOC Heading"/>
    <w:basedOn w:val="Ttulo1"/>
    <w:next w:val="Normal"/>
    <w:uiPriority w:val="39"/>
    <w:unhideWhenUsed/>
    <w:qFormat/>
    <w:rsid w:val="005C1CB2"/>
    <w:pPr>
      <w:numPr>
        <w:numId w:val="0"/>
      </w:numPr>
      <w:spacing w:before="240" w:line="259" w:lineRule="auto"/>
      <w:outlineLvl w:val="9"/>
    </w:pPr>
    <w:rPr>
      <w:rFonts w:asciiTheme="majorHAnsi" w:hAnsiTheme="majorHAnsi"/>
      <w:b w:val="0"/>
      <w:color w:val="2E74B5" w:themeColor="accent1" w:themeShade="BF"/>
      <w:sz w:val="32"/>
      <w:lang w:eastAsia="pt-BR"/>
    </w:rPr>
  </w:style>
  <w:style w:type="paragraph" w:styleId="Sumrio6">
    <w:name w:val="toc 6"/>
    <w:basedOn w:val="Normal"/>
    <w:next w:val="Normal"/>
    <w:autoRedefine/>
    <w:uiPriority w:val="39"/>
    <w:unhideWhenUsed/>
    <w:rsid w:val="00BD09C1"/>
    <w:pPr>
      <w:ind w:firstLine="0"/>
    </w:pPr>
    <w:rPr>
      <w:b/>
    </w:rPr>
  </w:style>
  <w:style w:type="paragraph" w:styleId="Sumrio5">
    <w:name w:val="toc 5"/>
    <w:basedOn w:val="Normal"/>
    <w:next w:val="Normal"/>
    <w:autoRedefine/>
    <w:uiPriority w:val="39"/>
    <w:semiHidden/>
    <w:unhideWhenUsed/>
    <w:rsid w:val="00D47B14"/>
    <w:pPr>
      <w:ind w:left="958" w:firstLine="0"/>
    </w:pPr>
  </w:style>
  <w:style w:type="paragraph" w:styleId="Sumrio9">
    <w:name w:val="toc 9"/>
    <w:basedOn w:val="Normal"/>
    <w:next w:val="Normal"/>
    <w:autoRedefine/>
    <w:uiPriority w:val="39"/>
    <w:semiHidden/>
    <w:unhideWhenUsed/>
    <w:rsid w:val="005C1CB2"/>
    <w:rPr>
      <w:b/>
      <w:caps/>
    </w:rPr>
  </w:style>
  <w:style w:type="paragraph" w:styleId="Sumrio7">
    <w:name w:val="toc 7"/>
    <w:basedOn w:val="Normal"/>
    <w:next w:val="Normal"/>
    <w:autoRedefine/>
    <w:uiPriority w:val="39"/>
    <w:unhideWhenUsed/>
    <w:rsid w:val="00D47B14"/>
    <w:pPr>
      <w:ind w:left="958" w:firstLine="0"/>
    </w:pPr>
    <w:rPr>
      <w:b/>
      <w:caps/>
    </w:rPr>
  </w:style>
  <w:style w:type="paragraph" w:styleId="Legenda">
    <w:name w:val="caption"/>
    <w:aliases w:val="Nota de Rodapé"/>
    <w:basedOn w:val="Normal"/>
    <w:next w:val="Normal"/>
    <w:uiPriority w:val="35"/>
    <w:unhideWhenUsed/>
    <w:qFormat/>
    <w:rsid w:val="00A6278E"/>
    <w:pPr>
      <w:keepNext/>
      <w:widowControl w:val="0"/>
      <w:spacing w:line="240" w:lineRule="auto"/>
      <w:ind w:left="28" w:hanging="28"/>
      <w:jc w:val="center"/>
    </w:pPr>
    <w:rPr>
      <w:iCs/>
      <w:sz w:val="20"/>
      <w:szCs w:val="20"/>
    </w:rPr>
  </w:style>
  <w:style w:type="table" w:customStyle="1" w:styleId="TabeladeGrade4-nfase11">
    <w:name w:val="Tabela de Grade 4 - Ênfase 11"/>
    <w:basedOn w:val="Tabelanormal"/>
    <w:uiPriority w:val="49"/>
    <w:rsid w:val="00E901FB"/>
    <w:pPr>
      <w:spacing w:line="240" w:lineRule="auto"/>
      <w:jc w:val="center"/>
    </w:pPr>
    <w:rPr>
      <w:rFonts w:ascii="Arial" w:hAnsi="Arial"/>
      <w:sz w:val="20"/>
    </w:rPr>
    <w:tblPr>
      <w:tblStyleRowBandSize w:val="1"/>
      <w:tblStyleColBandSize w:val="1"/>
      <w:jc w:val="cente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rPr>
      <w:jc w:val="center"/>
    </w:trPr>
    <w:tcPr>
      <w:vAlign w:val="center"/>
    </w:tcPr>
    <w:tblStylePr w:type="firstRow">
      <w:pPr>
        <w:jc w:val="center"/>
      </w:pPr>
      <w:rPr>
        <w:rFonts w:ascii="Arial" w:hAnsi="Arial"/>
        <w:b/>
        <w:bCs/>
        <w:color w:val="FFFFFF" w:themeColor="background1"/>
        <w:sz w:val="24"/>
      </w:rPr>
      <w:tblPr/>
      <w:tcPr>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rPr>
        <w:rFonts w:ascii="Arial" w:hAnsi="Arial"/>
        <w:sz w:val="20"/>
      </w:rPr>
      <w:tblPr/>
      <w:tcPr>
        <w:shd w:val="clear" w:color="auto" w:fill="DEEAF6" w:themeFill="accent1" w:themeFillTint="33"/>
      </w:tcPr>
    </w:tblStylePr>
    <w:tblStylePr w:type="band2Horz">
      <w:rPr>
        <w:rFonts w:ascii="Arial" w:hAnsi="Arial"/>
        <w:sz w:val="20"/>
      </w:rPr>
    </w:tblStylePr>
  </w:style>
  <w:style w:type="paragraph" w:styleId="ndicedeilustraes">
    <w:name w:val="table of figures"/>
    <w:basedOn w:val="Normal"/>
    <w:next w:val="Normal"/>
    <w:uiPriority w:val="99"/>
    <w:unhideWhenUsed/>
    <w:rsid w:val="001C4296"/>
    <w:pPr>
      <w:ind w:left="480" w:hanging="480"/>
      <w:jc w:val="left"/>
    </w:pPr>
    <w:rPr>
      <w:rFonts w:asciiTheme="minorHAnsi" w:hAnsiTheme="minorHAnsi" w:cstheme="minorHAnsi"/>
      <w:smallCaps/>
      <w:sz w:val="20"/>
      <w:szCs w:val="20"/>
    </w:rPr>
  </w:style>
  <w:style w:type="character" w:customStyle="1" w:styleId="markedcontent">
    <w:name w:val="markedcontent"/>
    <w:basedOn w:val="Fontepargpadro"/>
    <w:rsid w:val="00303A34"/>
  </w:style>
  <w:style w:type="paragraph" w:styleId="Textodenotaderodap">
    <w:name w:val="footnote text"/>
    <w:basedOn w:val="Normal"/>
    <w:link w:val="TextodenotaderodapChar"/>
    <w:uiPriority w:val="99"/>
    <w:semiHidden/>
    <w:unhideWhenUsed/>
    <w:rsid w:val="00BB3037"/>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BB3037"/>
    <w:rPr>
      <w:rFonts w:ascii="Arial" w:hAnsi="Arial"/>
      <w:sz w:val="20"/>
      <w:szCs w:val="20"/>
    </w:rPr>
  </w:style>
  <w:style w:type="character" w:styleId="Refdenotaderodap">
    <w:name w:val="footnote reference"/>
    <w:basedOn w:val="Fontepargpadro"/>
    <w:uiPriority w:val="99"/>
    <w:unhideWhenUsed/>
    <w:rsid w:val="00BB3037"/>
    <w:rPr>
      <w:vertAlign w:val="superscript"/>
    </w:rPr>
  </w:style>
  <w:style w:type="paragraph" w:styleId="Bibliografia">
    <w:name w:val="Bibliography"/>
    <w:basedOn w:val="Normal"/>
    <w:next w:val="Normal"/>
    <w:uiPriority w:val="37"/>
    <w:unhideWhenUsed/>
    <w:rsid w:val="000E2B78"/>
    <w:pPr>
      <w:spacing w:after="240" w:line="240" w:lineRule="auto"/>
      <w:ind w:firstLine="0"/>
    </w:pPr>
  </w:style>
  <w:style w:type="table" w:styleId="Tabelacomgrade">
    <w:name w:val="Table Grid"/>
    <w:basedOn w:val="Tabelanormal"/>
    <w:uiPriority w:val="39"/>
    <w:rsid w:val="00D61D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igo">
    <w:name w:val="Codigo"/>
    <w:basedOn w:val="Normal"/>
    <w:link w:val="CodigoChar"/>
    <w:qFormat/>
    <w:rsid w:val="0009440A"/>
    <w:pPr>
      <w:spacing w:line="240" w:lineRule="auto"/>
      <w:ind w:left="447" w:firstLine="0"/>
    </w:pPr>
    <w:rPr>
      <w:rFonts w:ascii="Courier New" w:hAnsi="Courier New" w:cs="Courier New"/>
      <w:sz w:val="20"/>
      <w:szCs w:val="20"/>
    </w:rPr>
  </w:style>
  <w:style w:type="character" w:customStyle="1" w:styleId="CodigoChar">
    <w:name w:val="Codigo Char"/>
    <w:basedOn w:val="Fontepargpadro"/>
    <w:link w:val="Codigo"/>
    <w:rsid w:val="0009440A"/>
    <w:rPr>
      <w:rFonts w:ascii="Courier New" w:hAnsi="Courier New" w:cs="Courier New"/>
      <w:sz w:val="20"/>
      <w:szCs w:val="20"/>
    </w:rPr>
  </w:style>
  <w:style w:type="character" w:customStyle="1" w:styleId="ng-star-inserted">
    <w:name w:val="ng-star-inserted"/>
    <w:basedOn w:val="Fontepargpadro"/>
    <w:rsid w:val="003A557B"/>
  </w:style>
  <w:style w:type="character" w:customStyle="1" w:styleId="bold">
    <w:name w:val="bold"/>
    <w:basedOn w:val="Fontepargpadro"/>
    <w:rsid w:val="003A557B"/>
  </w:style>
  <w:style w:type="character" w:customStyle="1" w:styleId="MenoPendente1">
    <w:name w:val="Menção Pendente1"/>
    <w:basedOn w:val="Fontepargpadro"/>
    <w:uiPriority w:val="99"/>
    <w:semiHidden/>
    <w:unhideWhenUsed/>
    <w:rsid w:val="00437E76"/>
    <w:rPr>
      <w:color w:val="605E5C"/>
      <w:shd w:val="clear" w:color="auto" w:fill="E1DFDD"/>
    </w:rPr>
  </w:style>
  <w:style w:type="character" w:customStyle="1" w:styleId="mat-mdc-tooltip-trigger">
    <w:name w:val="mat-mdc-tooltip-trigger"/>
    <w:basedOn w:val="Fontepargpadro"/>
    <w:rsid w:val="005E3159"/>
  </w:style>
  <w:style w:type="character" w:customStyle="1" w:styleId="mdc-buttonlabel">
    <w:name w:val="mdc-button__label"/>
    <w:basedOn w:val="Fontepargpadro"/>
    <w:rsid w:val="005E3159"/>
  </w:style>
  <w:style w:type="paragraph" w:customStyle="1" w:styleId="referncia">
    <w:name w:val="_referência"/>
    <w:basedOn w:val="Normal"/>
    <w:link w:val="refernciaChar"/>
    <w:qFormat/>
    <w:rsid w:val="00DB727B"/>
    <w:rPr>
      <w:sz w:val="20"/>
      <w:szCs w:val="20"/>
    </w:rPr>
  </w:style>
  <w:style w:type="character" w:customStyle="1" w:styleId="refernciaChar">
    <w:name w:val="_referência Char"/>
    <w:basedOn w:val="Fontepargpadro"/>
    <w:link w:val="referncia"/>
    <w:rsid w:val="00DB727B"/>
    <w:rPr>
      <w:rFonts w:ascii="Arial" w:hAnsi="Arial"/>
      <w:sz w:val="20"/>
      <w:szCs w:val="20"/>
    </w:rPr>
  </w:style>
  <w:style w:type="paragraph" w:customStyle="1" w:styleId="Estilo3">
    <w:name w:val="Estilo3"/>
    <w:basedOn w:val="referncia"/>
    <w:link w:val="Estilo3Char"/>
    <w:rsid w:val="00CA7ED0"/>
    <w:pPr>
      <w:keepNext/>
    </w:pPr>
  </w:style>
  <w:style w:type="character" w:customStyle="1" w:styleId="Estilo3Char">
    <w:name w:val="Estilo3 Char"/>
    <w:basedOn w:val="refernciaChar"/>
    <w:link w:val="Estilo3"/>
    <w:rsid w:val="00CA7ED0"/>
    <w:rPr>
      <w:rFonts w:ascii="Arial" w:hAnsi="Arial"/>
      <w:sz w:val="24"/>
      <w:szCs w:val="20"/>
      <w:lang w:eastAsia="pt-BR"/>
    </w:rPr>
  </w:style>
  <w:style w:type="paragraph" w:customStyle="1" w:styleId="Citao">
    <w:name w:val="_Citação"/>
    <w:basedOn w:val="Normal"/>
    <w:link w:val="CitaoChar"/>
    <w:qFormat/>
    <w:rsid w:val="00A81D57"/>
    <w:pPr>
      <w:spacing w:line="240" w:lineRule="auto"/>
      <w:ind w:left="2268" w:firstLine="0"/>
    </w:pPr>
    <w:rPr>
      <w:sz w:val="20"/>
      <w:szCs w:val="20"/>
      <w:lang w:eastAsia="pt-BR"/>
    </w:rPr>
  </w:style>
  <w:style w:type="character" w:customStyle="1" w:styleId="CitaoChar">
    <w:name w:val="_Citação Char"/>
    <w:basedOn w:val="Fontepargpadro"/>
    <w:link w:val="Citao"/>
    <w:rsid w:val="00A81D57"/>
    <w:rPr>
      <w:rFonts w:ascii="Arial" w:hAnsi="Arial"/>
      <w:sz w:val="20"/>
      <w:szCs w:val="20"/>
      <w:lang w:eastAsia="pt-BR"/>
    </w:rPr>
  </w:style>
  <w:style w:type="character" w:customStyle="1" w:styleId="MenoPendente10">
    <w:name w:val="Menção Pendente1"/>
    <w:basedOn w:val="Fontepargpadro"/>
    <w:uiPriority w:val="99"/>
    <w:semiHidden/>
    <w:unhideWhenUsed/>
    <w:rsid w:val="000752AD"/>
    <w:rPr>
      <w:color w:val="605E5C"/>
      <w:shd w:val="clear" w:color="auto" w:fill="E1DFDD"/>
    </w:rPr>
  </w:style>
  <w:style w:type="paragraph" w:styleId="Reviso">
    <w:name w:val="Revision"/>
    <w:hidden/>
    <w:uiPriority w:val="99"/>
    <w:semiHidden/>
    <w:rsid w:val="000752AD"/>
    <w:pPr>
      <w:spacing w:line="240" w:lineRule="auto"/>
      <w:ind w:firstLine="0"/>
      <w:jc w:val="left"/>
    </w:pPr>
    <w:rPr>
      <w:rFonts w:ascii="Arial" w:hAnsi="Arial"/>
      <w:sz w:val="24"/>
    </w:rPr>
  </w:style>
  <w:style w:type="paragraph" w:styleId="Textodenotadefim">
    <w:name w:val="endnote text"/>
    <w:basedOn w:val="Normal"/>
    <w:link w:val="TextodenotadefimChar"/>
    <w:uiPriority w:val="99"/>
    <w:semiHidden/>
    <w:unhideWhenUsed/>
    <w:rsid w:val="000752AD"/>
    <w:pPr>
      <w:spacing w:line="240" w:lineRule="auto"/>
    </w:pPr>
    <w:rPr>
      <w:sz w:val="20"/>
      <w:szCs w:val="20"/>
    </w:rPr>
  </w:style>
  <w:style w:type="character" w:customStyle="1" w:styleId="TextodenotadefimChar">
    <w:name w:val="Texto de nota de fim Char"/>
    <w:basedOn w:val="Fontepargpadro"/>
    <w:link w:val="Textodenotadefim"/>
    <w:uiPriority w:val="99"/>
    <w:semiHidden/>
    <w:rsid w:val="000752AD"/>
    <w:rPr>
      <w:rFonts w:ascii="Arial" w:hAnsi="Arial"/>
      <w:sz w:val="20"/>
      <w:szCs w:val="20"/>
    </w:rPr>
  </w:style>
  <w:style w:type="character" w:styleId="Refdenotadefim">
    <w:name w:val="endnote reference"/>
    <w:basedOn w:val="Fontepargpadro"/>
    <w:uiPriority w:val="99"/>
    <w:semiHidden/>
    <w:unhideWhenUsed/>
    <w:rsid w:val="000752AD"/>
    <w:rPr>
      <w:vertAlign w:val="superscript"/>
    </w:rPr>
  </w:style>
  <w:style w:type="paragraph" w:customStyle="1" w:styleId="Tpico">
    <w:name w:val="Tópico"/>
    <w:basedOn w:val="Normal"/>
    <w:link w:val="TpicoChar"/>
    <w:qFormat/>
    <w:rsid w:val="00EA3516"/>
    <w:pPr>
      <w:keepNext/>
      <w:numPr>
        <w:numId w:val="65"/>
      </w:numPr>
      <w:tabs>
        <w:tab w:val="left" w:pos="567"/>
      </w:tabs>
      <w:spacing w:before="120"/>
      <w:ind w:left="1276"/>
    </w:pPr>
  </w:style>
  <w:style w:type="character" w:customStyle="1" w:styleId="PargrafodaListaChar">
    <w:name w:val="Parágrafo da Lista Char"/>
    <w:basedOn w:val="Fontepargpadro"/>
    <w:link w:val="PargrafodaLista"/>
    <w:uiPriority w:val="34"/>
    <w:rsid w:val="000752AD"/>
    <w:rPr>
      <w:rFonts w:ascii="Arial" w:hAnsi="Arial"/>
      <w:sz w:val="24"/>
    </w:rPr>
  </w:style>
  <w:style w:type="character" w:customStyle="1" w:styleId="TpicoChar">
    <w:name w:val="Tópico Char"/>
    <w:basedOn w:val="PargrafodaListaChar"/>
    <w:link w:val="Tpico"/>
    <w:rsid w:val="00EA3516"/>
    <w:rPr>
      <w:rFonts w:ascii="Arial" w:hAnsi="Arial"/>
      <w:sz w:val="24"/>
    </w:rPr>
  </w:style>
  <w:style w:type="table" w:styleId="SimplesTabela1">
    <w:name w:val="Plain Table 1"/>
    <w:basedOn w:val="Tabelanormal"/>
    <w:uiPriority w:val="41"/>
    <w:rsid w:val="00063EB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rpodetexto">
    <w:name w:val="Body Text"/>
    <w:basedOn w:val="Normal"/>
    <w:link w:val="CorpodetextoChar"/>
    <w:semiHidden/>
    <w:rsid w:val="00EE0A2E"/>
    <w:pPr>
      <w:widowControl w:val="0"/>
      <w:spacing w:line="240" w:lineRule="auto"/>
      <w:ind w:firstLine="0"/>
    </w:pPr>
    <w:rPr>
      <w:rFonts w:ascii="Times New Roman" w:eastAsia="SimSun" w:hAnsi="Times New Roman" w:cs="Arial"/>
      <w:szCs w:val="20"/>
    </w:rPr>
  </w:style>
  <w:style w:type="character" w:customStyle="1" w:styleId="CorpodetextoChar">
    <w:name w:val="Corpo de texto Char"/>
    <w:basedOn w:val="Fontepargpadro"/>
    <w:link w:val="Corpodetexto"/>
    <w:semiHidden/>
    <w:rsid w:val="00EE0A2E"/>
    <w:rPr>
      <w:rFonts w:ascii="Times New Roman" w:eastAsia="SimSun" w:hAnsi="Times New Roman" w:cs="Arial"/>
      <w:sz w:val="24"/>
      <w:szCs w:val="20"/>
    </w:rPr>
  </w:style>
  <w:style w:type="character" w:customStyle="1" w:styleId="TextoChar">
    <w:name w:val="Texto Char"/>
    <w:basedOn w:val="Fontepargpadro"/>
    <w:rsid w:val="00785F47"/>
    <w:rPr>
      <w:rFonts w:ascii="Times New Roman" w:eastAsia="Times New Roman" w:hAnsi="Times New Roman" w:cs="Times New Roman"/>
      <w:lang w:val="pt-BR" w:bidi="en-US"/>
    </w:rPr>
  </w:style>
  <w:style w:type="paragraph" w:customStyle="1" w:styleId="Subttulo1">
    <w:name w:val="Subtítulo1"/>
    <w:basedOn w:val="Corpodetexto"/>
    <w:rsid w:val="00F72234"/>
    <w:pPr>
      <w:numPr>
        <w:numId w:val="6"/>
      </w:numPr>
    </w:pPr>
    <w:rPr>
      <w:b/>
      <w:lang w:val="en-US"/>
    </w:rPr>
  </w:style>
  <w:style w:type="paragraph" w:customStyle="1" w:styleId="Subtitle2">
    <w:name w:val="Subtitle_2"/>
    <w:basedOn w:val="Corpodetexto"/>
    <w:rsid w:val="00F72234"/>
    <w:pPr>
      <w:numPr>
        <w:ilvl w:val="1"/>
        <w:numId w:val="6"/>
      </w:numPr>
    </w:pPr>
  </w:style>
  <w:style w:type="paragraph" w:customStyle="1" w:styleId="Subtitle3">
    <w:name w:val="Subtitle_3"/>
    <w:basedOn w:val="Corpodetexto"/>
    <w:rsid w:val="00F72234"/>
    <w:pPr>
      <w:numPr>
        <w:ilvl w:val="2"/>
        <w:numId w:val="6"/>
      </w:numPr>
    </w:pPr>
  </w:style>
  <w:style w:type="character" w:styleId="TextodoEspaoReservado">
    <w:name w:val="Placeholder Text"/>
    <w:basedOn w:val="Fontepargpadro"/>
    <w:uiPriority w:val="99"/>
    <w:semiHidden/>
    <w:rsid w:val="009F61B5"/>
    <w:rPr>
      <w:color w:val="666666"/>
    </w:rPr>
  </w:style>
  <w:style w:type="character" w:styleId="HiperlinkVisitado">
    <w:name w:val="FollowedHyperlink"/>
    <w:basedOn w:val="Fontepargpadro"/>
    <w:uiPriority w:val="99"/>
    <w:semiHidden/>
    <w:unhideWhenUsed/>
    <w:rsid w:val="00E90593"/>
    <w:rPr>
      <w:color w:val="954F72" w:themeColor="followedHyperlink"/>
      <w:u w:val="single"/>
    </w:rPr>
  </w:style>
  <w:style w:type="paragraph" w:customStyle="1" w:styleId="Seo">
    <w:name w:val="Seção"/>
    <w:basedOn w:val="Tpico"/>
    <w:link w:val="SeoChar"/>
    <w:qFormat/>
    <w:rsid w:val="00661D7E"/>
    <w:pPr>
      <w:numPr>
        <w:numId w:val="0"/>
      </w:numPr>
      <w:spacing w:before="180"/>
      <w:ind w:left="839"/>
    </w:pPr>
  </w:style>
  <w:style w:type="character" w:customStyle="1" w:styleId="SeoChar">
    <w:name w:val="Seção Char"/>
    <w:basedOn w:val="TpicoChar"/>
    <w:link w:val="Seo"/>
    <w:rsid w:val="00661D7E"/>
    <w:rPr>
      <w:rFonts w:ascii="Arial" w:hAnsi="Arial"/>
      <w:b w:val="0"/>
      <w:bCs w:val="0"/>
      <w:sz w:val="24"/>
    </w:rPr>
  </w:style>
  <w:style w:type="character" w:styleId="MenoPendente">
    <w:name w:val="Unresolved Mention"/>
    <w:basedOn w:val="Fontepargpadro"/>
    <w:uiPriority w:val="99"/>
    <w:semiHidden/>
    <w:unhideWhenUsed/>
    <w:rsid w:val="00F144AB"/>
    <w:rPr>
      <w:color w:val="605E5C"/>
      <w:shd w:val="clear" w:color="auto" w:fill="E1DFDD"/>
    </w:rPr>
  </w:style>
  <w:style w:type="paragraph" w:styleId="Ttulodendicedeautoridades">
    <w:name w:val="toa heading"/>
    <w:basedOn w:val="Normal"/>
    <w:next w:val="Normal"/>
    <w:uiPriority w:val="99"/>
    <w:semiHidden/>
    <w:unhideWhenUsed/>
    <w:rsid w:val="0056021C"/>
    <w:pPr>
      <w:spacing w:before="120"/>
    </w:pPr>
    <w:rPr>
      <w:rFonts w:asciiTheme="majorHAnsi" w:eastAsiaTheme="majorEastAsia" w:hAnsiTheme="majorHAnsi" w:cstheme="majorBidi"/>
      <w:b/>
      <w:bCs/>
      <w:szCs w:val="24"/>
    </w:rPr>
  </w:style>
  <w:style w:type="paragraph" w:styleId="ndicedeautoridades">
    <w:name w:val="table of authorities"/>
    <w:basedOn w:val="Normal"/>
    <w:next w:val="Normal"/>
    <w:uiPriority w:val="99"/>
    <w:semiHidden/>
    <w:unhideWhenUsed/>
    <w:rsid w:val="0056021C"/>
    <w:pPr>
      <w:ind w:left="240" w:hanging="240"/>
    </w:pPr>
  </w:style>
  <w:style w:type="paragraph" w:customStyle="1" w:styleId="ContItem">
    <w:name w:val="Cont. Item"/>
    <w:basedOn w:val="Normal"/>
    <w:link w:val="ContItemChar"/>
    <w:qFormat/>
    <w:rsid w:val="002E71CB"/>
    <w:pPr>
      <w:ind w:left="567" w:firstLine="0"/>
    </w:pPr>
  </w:style>
  <w:style w:type="character" w:customStyle="1" w:styleId="ContItemChar">
    <w:name w:val="Cont. Item Char"/>
    <w:basedOn w:val="Fontepargpadro"/>
    <w:link w:val="ContItem"/>
    <w:rsid w:val="002E71CB"/>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7484">
      <w:bodyDiv w:val="1"/>
      <w:marLeft w:val="0"/>
      <w:marRight w:val="0"/>
      <w:marTop w:val="0"/>
      <w:marBottom w:val="0"/>
      <w:divBdr>
        <w:top w:val="none" w:sz="0" w:space="0" w:color="auto"/>
        <w:left w:val="none" w:sz="0" w:space="0" w:color="auto"/>
        <w:bottom w:val="none" w:sz="0" w:space="0" w:color="auto"/>
        <w:right w:val="none" w:sz="0" w:space="0" w:color="auto"/>
      </w:divBdr>
    </w:div>
    <w:div w:id="22483335">
      <w:bodyDiv w:val="1"/>
      <w:marLeft w:val="0"/>
      <w:marRight w:val="0"/>
      <w:marTop w:val="0"/>
      <w:marBottom w:val="0"/>
      <w:divBdr>
        <w:top w:val="none" w:sz="0" w:space="0" w:color="auto"/>
        <w:left w:val="none" w:sz="0" w:space="0" w:color="auto"/>
        <w:bottom w:val="none" w:sz="0" w:space="0" w:color="auto"/>
        <w:right w:val="none" w:sz="0" w:space="0" w:color="auto"/>
      </w:divBdr>
    </w:div>
    <w:div w:id="29454893">
      <w:bodyDiv w:val="1"/>
      <w:marLeft w:val="0"/>
      <w:marRight w:val="0"/>
      <w:marTop w:val="0"/>
      <w:marBottom w:val="0"/>
      <w:divBdr>
        <w:top w:val="none" w:sz="0" w:space="0" w:color="auto"/>
        <w:left w:val="none" w:sz="0" w:space="0" w:color="auto"/>
        <w:bottom w:val="none" w:sz="0" w:space="0" w:color="auto"/>
        <w:right w:val="none" w:sz="0" w:space="0" w:color="auto"/>
      </w:divBdr>
    </w:div>
    <w:div w:id="95172890">
      <w:bodyDiv w:val="1"/>
      <w:marLeft w:val="0"/>
      <w:marRight w:val="0"/>
      <w:marTop w:val="0"/>
      <w:marBottom w:val="0"/>
      <w:divBdr>
        <w:top w:val="none" w:sz="0" w:space="0" w:color="auto"/>
        <w:left w:val="none" w:sz="0" w:space="0" w:color="auto"/>
        <w:bottom w:val="none" w:sz="0" w:space="0" w:color="auto"/>
        <w:right w:val="none" w:sz="0" w:space="0" w:color="auto"/>
      </w:divBdr>
      <w:divsChild>
        <w:div w:id="1200585396">
          <w:marLeft w:val="0"/>
          <w:marRight w:val="0"/>
          <w:marTop w:val="0"/>
          <w:marBottom w:val="0"/>
          <w:divBdr>
            <w:top w:val="none" w:sz="0" w:space="0" w:color="auto"/>
            <w:left w:val="none" w:sz="0" w:space="0" w:color="auto"/>
            <w:bottom w:val="none" w:sz="0" w:space="0" w:color="auto"/>
            <w:right w:val="none" w:sz="0" w:space="0" w:color="auto"/>
          </w:divBdr>
          <w:divsChild>
            <w:div w:id="190121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8226">
      <w:bodyDiv w:val="1"/>
      <w:marLeft w:val="0"/>
      <w:marRight w:val="0"/>
      <w:marTop w:val="0"/>
      <w:marBottom w:val="0"/>
      <w:divBdr>
        <w:top w:val="none" w:sz="0" w:space="0" w:color="auto"/>
        <w:left w:val="none" w:sz="0" w:space="0" w:color="auto"/>
        <w:bottom w:val="none" w:sz="0" w:space="0" w:color="auto"/>
        <w:right w:val="none" w:sz="0" w:space="0" w:color="auto"/>
      </w:divBdr>
    </w:div>
    <w:div w:id="124471325">
      <w:bodyDiv w:val="1"/>
      <w:marLeft w:val="0"/>
      <w:marRight w:val="0"/>
      <w:marTop w:val="0"/>
      <w:marBottom w:val="0"/>
      <w:divBdr>
        <w:top w:val="none" w:sz="0" w:space="0" w:color="auto"/>
        <w:left w:val="none" w:sz="0" w:space="0" w:color="auto"/>
        <w:bottom w:val="none" w:sz="0" w:space="0" w:color="auto"/>
        <w:right w:val="none" w:sz="0" w:space="0" w:color="auto"/>
      </w:divBdr>
      <w:divsChild>
        <w:div w:id="1483619409">
          <w:marLeft w:val="0"/>
          <w:marRight w:val="0"/>
          <w:marTop w:val="0"/>
          <w:marBottom w:val="0"/>
          <w:divBdr>
            <w:top w:val="none" w:sz="0" w:space="0" w:color="auto"/>
            <w:left w:val="none" w:sz="0" w:space="0" w:color="auto"/>
            <w:bottom w:val="none" w:sz="0" w:space="0" w:color="auto"/>
            <w:right w:val="none" w:sz="0" w:space="0" w:color="auto"/>
          </w:divBdr>
          <w:divsChild>
            <w:div w:id="388497435">
              <w:marLeft w:val="0"/>
              <w:marRight w:val="0"/>
              <w:marTop w:val="0"/>
              <w:marBottom w:val="0"/>
              <w:divBdr>
                <w:top w:val="none" w:sz="0" w:space="0" w:color="auto"/>
                <w:left w:val="none" w:sz="0" w:space="0" w:color="auto"/>
                <w:bottom w:val="none" w:sz="0" w:space="0" w:color="auto"/>
                <w:right w:val="none" w:sz="0" w:space="0" w:color="auto"/>
              </w:divBdr>
            </w:div>
            <w:div w:id="320279478">
              <w:marLeft w:val="0"/>
              <w:marRight w:val="0"/>
              <w:marTop w:val="0"/>
              <w:marBottom w:val="0"/>
              <w:divBdr>
                <w:top w:val="none" w:sz="0" w:space="0" w:color="auto"/>
                <w:left w:val="none" w:sz="0" w:space="0" w:color="auto"/>
                <w:bottom w:val="none" w:sz="0" w:space="0" w:color="auto"/>
                <w:right w:val="none" w:sz="0" w:space="0" w:color="auto"/>
              </w:divBdr>
            </w:div>
            <w:div w:id="1269776163">
              <w:marLeft w:val="0"/>
              <w:marRight w:val="0"/>
              <w:marTop w:val="0"/>
              <w:marBottom w:val="0"/>
              <w:divBdr>
                <w:top w:val="none" w:sz="0" w:space="0" w:color="auto"/>
                <w:left w:val="none" w:sz="0" w:space="0" w:color="auto"/>
                <w:bottom w:val="none" w:sz="0" w:space="0" w:color="auto"/>
                <w:right w:val="none" w:sz="0" w:space="0" w:color="auto"/>
              </w:divBdr>
            </w:div>
            <w:div w:id="965232298">
              <w:marLeft w:val="0"/>
              <w:marRight w:val="0"/>
              <w:marTop w:val="0"/>
              <w:marBottom w:val="0"/>
              <w:divBdr>
                <w:top w:val="none" w:sz="0" w:space="0" w:color="auto"/>
                <w:left w:val="none" w:sz="0" w:space="0" w:color="auto"/>
                <w:bottom w:val="none" w:sz="0" w:space="0" w:color="auto"/>
                <w:right w:val="none" w:sz="0" w:space="0" w:color="auto"/>
              </w:divBdr>
            </w:div>
            <w:div w:id="148713763">
              <w:marLeft w:val="0"/>
              <w:marRight w:val="0"/>
              <w:marTop w:val="0"/>
              <w:marBottom w:val="0"/>
              <w:divBdr>
                <w:top w:val="none" w:sz="0" w:space="0" w:color="auto"/>
                <w:left w:val="none" w:sz="0" w:space="0" w:color="auto"/>
                <w:bottom w:val="none" w:sz="0" w:space="0" w:color="auto"/>
                <w:right w:val="none" w:sz="0" w:space="0" w:color="auto"/>
              </w:divBdr>
            </w:div>
            <w:div w:id="479347151">
              <w:marLeft w:val="0"/>
              <w:marRight w:val="0"/>
              <w:marTop w:val="0"/>
              <w:marBottom w:val="0"/>
              <w:divBdr>
                <w:top w:val="none" w:sz="0" w:space="0" w:color="auto"/>
                <w:left w:val="none" w:sz="0" w:space="0" w:color="auto"/>
                <w:bottom w:val="none" w:sz="0" w:space="0" w:color="auto"/>
                <w:right w:val="none" w:sz="0" w:space="0" w:color="auto"/>
              </w:divBdr>
            </w:div>
            <w:div w:id="1142430623">
              <w:marLeft w:val="0"/>
              <w:marRight w:val="0"/>
              <w:marTop w:val="0"/>
              <w:marBottom w:val="0"/>
              <w:divBdr>
                <w:top w:val="none" w:sz="0" w:space="0" w:color="auto"/>
                <w:left w:val="none" w:sz="0" w:space="0" w:color="auto"/>
                <w:bottom w:val="none" w:sz="0" w:space="0" w:color="auto"/>
                <w:right w:val="none" w:sz="0" w:space="0" w:color="auto"/>
              </w:divBdr>
            </w:div>
            <w:div w:id="101210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1374">
      <w:bodyDiv w:val="1"/>
      <w:marLeft w:val="0"/>
      <w:marRight w:val="0"/>
      <w:marTop w:val="0"/>
      <w:marBottom w:val="0"/>
      <w:divBdr>
        <w:top w:val="none" w:sz="0" w:space="0" w:color="auto"/>
        <w:left w:val="none" w:sz="0" w:space="0" w:color="auto"/>
        <w:bottom w:val="none" w:sz="0" w:space="0" w:color="auto"/>
        <w:right w:val="none" w:sz="0" w:space="0" w:color="auto"/>
      </w:divBdr>
    </w:div>
    <w:div w:id="136723230">
      <w:bodyDiv w:val="1"/>
      <w:marLeft w:val="0"/>
      <w:marRight w:val="0"/>
      <w:marTop w:val="0"/>
      <w:marBottom w:val="0"/>
      <w:divBdr>
        <w:top w:val="none" w:sz="0" w:space="0" w:color="auto"/>
        <w:left w:val="none" w:sz="0" w:space="0" w:color="auto"/>
        <w:bottom w:val="none" w:sz="0" w:space="0" w:color="auto"/>
        <w:right w:val="none" w:sz="0" w:space="0" w:color="auto"/>
      </w:divBdr>
    </w:div>
    <w:div w:id="152449273">
      <w:bodyDiv w:val="1"/>
      <w:marLeft w:val="0"/>
      <w:marRight w:val="0"/>
      <w:marTop w:val="0"/>
      <w:marBottom w:val="0"/>
      <w:divBdr>
        <w:top w:val="none" w:sz="0" w:space="0" w:color="auto"/>
        <w:left w:val="none" w:sz="0" w:space="0" w:color="auto"/>
        <w:bottom w:val="none" w:sz="0" w:space="0" w:color="auto"/>
        <w:right w:val="none" w:sz="0" w:space="0" w:color="auto"/>
      </w:divBdr>
      <w:divsChild>
        <w:div w:id="1360817707">
          <w:marLeft w:val="0"/>
          <w:marRight w:val="0"/>
          <w:marTop w:val="0"/>
          <w:marBottom w:val="0"/>
          <w:divBdr>
            <w:top w:val="none" w:sz="0" w:space="0" w:color="auto"/>
            <w:left w:val="none" w:sz="0" w:space="0" w:color="auto"/>
            <w:bottom w:val="none" w:sz="0" w:space="0" w:color="auto"/>
            <w:right w:val="none" w:sz="0" w:space="0" w:color="auto"/>
          </w:divBdr>
          <w:divsChild>
            <w:div w:id="882524515">
              <w:marLeft w:val="0"/>
              <w:marRight w:val="0"/>
              <w:marTop w:val="0"/>
              <w:marBottom w:val="0"/>
              <w:divBdr>
                <w:top w:val="none" w:sz="0" w:space="0" w:color="auto"/>
                <w:left w:val="none" w:sz="0" w:space="0" w:color="auto"/>
                <w:bottom w:val="none" w:sz="0" w:space="0" w:color="auto"/>
                <w:right w:val="none" w:sz="0" w:space="0" w:color="auto"/>
              </w:divBdr>
            </w:div>
            <w:div w:id="520094121">
              <w:marLeft w:val="0"/>
              <w:marRight w:val="0"/>
              <w:marTop w:val="0"/>
              <w:marBottom w:val="0"/>
              <w:divBdr>
                <w:top w:val="none" w:sz="0" w:space="0" w:color="auto"/>
                <w:left w:val="none" w:sz="0" w:space="0" w:color="auto"/>
                <w:bottom w:val="none" w:sz="0" w:space="0" w:color="auto"/>
                <w:right w:val="none" w:sz="0" w:space="0" w:color="auto"/>
              </w:divBdr>
            </w:div>
            <w:div w:id="1270969154">
              <w:marLeft w:val="0"/>
              <w:marRight w:val="0"/>
              <w:marTop w:val="0"/>
              <w:marBottom w:val="0"/>
              <w:divBdr>
                <w:top w:val="none" w:sz="0" w:space="0" w:color="auto"/>
                <w:left w:val="none" w:sz="0" w:space="0" w:color="auto"/>
                <w:bottom w:val="none" w:sz="0" w:space="0" w:color="auto"/>
                <w:right w:val="none" w:sz="0" w:space="0" w:color="auto"/>
              </w:divBdr>
            </w:div>
            <w:div w:id="1564410843">
              <w:marLeft w:val="0"/>
              <w:marRight w:val="0"/>
              <w:marTop w:val="0"/>
              <w:marBottom w:val="0"/>
              <w:divBdr>
                <w:top w:val="none" w:sz="0" w:space="0" w:color="auto"/>
                <w:left w:val="none" w:sz="0" w:space="0" w:color="auto"/>
                <w:bottom w:val="none" w:sz="0" w:space="0" w:color="auto"/>
                <w:right w:val="none" w:sz="0" w:space="0" w:color="auto"/>
              </w:divBdr>
            </w:div>
            <w:div w:id="168421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9242">
      <w:bodyDiv w:val="1"/>
      <w:marLeft w:val="0"/>
      <w:marRight w:val="0"/>
      <w:marTop w:val="0"/>
      <w:marBottom w:val="0"/>
      <w:divBdr>
        <w:top w:val="none" w:sz="0" w:space="0" w:color="auto"/>
        <w:left w:val="none" w:sz="0" w:space="0" w:color="auto"/>
        <w:bottom w:val="none" w:sz="0" w:space="0" w:color="auto"/>
        <w:right w:val="none" w:sz="0" w:space="0" w:color="auto"/>
      </w:divBdr>
    </w:div>
    <w:div w:id="195386349">
      <w:bodyDiv w:val="1"/>
      <w:marLeft w:val="0"/>
      <w:marRight w:val="0"/>
      <w:marTop w:val="0"/>
      <w:marBottom w:val="0"/>
      <w:divBdr>
        <w:top w:val="none" w:sz="0" w:space="0" w:color="auto"/>
        <w:left w:val="none" w:sz="0" w:space="0" w:color="auto"/>
        <w:bottom w:val="none" w:sz="0" w:space="0" w:color="auto"/>
        <w:right w:val="none" w:sz="0" w:space="0" w:color="auto"/>
      </w:divBdr>
      <w:divsChild>
        <w:div w:id="2074228282">
          <w:marLeft w:val="547"/>
          <w:marRight w:val="0"/>
          <w:marTop w:val="0"/>
          <w:marBottom w:val="0"/>
          <w:divBdr>
            <w:top w:val="none" w:sz="0" w:space="0" w:color="auto"/>
            <w:left w:val="none" w:sz="0" w:space="0" w:color="auto"/>
            <w:bottom w:val="none" w:sz="0" w:space="0" w:color="auto"/>
            <w:right w:val="none" w:sz="0" w:space="0" w:color="auto"/>
          </w:divBdr>
        </w:div>
        <w:div w:id="569660799">
          <w:marLeft w:val="547"/>
          <w:marRight w:val="0"/>
          <w:marTop w:val="0"/>
          <w:marBottom w:val="0"/>
          <w:divBdr>
            <w:top w:val="none" w:sz="0" w:space="0" w:color="auto"/>
            <w:left w:val="none" w:sz="0" w:space="0" w:color="auto"/>
            <w:bottom w:val="none" w:sz="0" w:space="0" w:color="auto"/>
            <w:right w:val="none" w:sz="0" w:space="0" w:color="auto"/>
          </w:divBdr>
        </w:div>
        <w:div w:id="129439319">
          <w:marLeft w:val="1267"/>
          <w:marRight w:val="0"/>
          <w:marTop w:val="86"/>
          <w:marBottom w:val="0"/>
          <w:divBdr>
            <w:top w:val="none" w:sz="0" w:space="0" w:color="auto"/>
            <w:left w:val="none" w:sz="0" w:space="0" w:color="auto"/>
            <w:bottom w:val="none" w:sz="0" w:space="0" w:color="auto"/>
            <w:right w:val="none" w:sz="0" w:space="0" w:color="auto"/>
          </w:divBdr>
        </w:div>
        <w:div w:id="700935265">
          <w:marLeft w:val="1267"/>
          <w:marRight w:val="0"/>
          <w:marTop w:val="86"/>
          <w:marBottom w:val="0"/>
          <w:divBdr>
            <w:top w:val="none" w:sz="0" w:space="0" w:color="auto"/>
            <w:left w:val="none" w:sz="0" w:space="0" w:color="auto"/>
            <w:bottom w:val="none" w:sz="0" w:space="0" w:color="auto"/>
            <w:right w:val="none" w:sz="0" w:space="0" w:color="auto"/>
          </w:divBdr>
        </w:div>
        <w:div w:id="978925220">
          <w:marLeft w:val="1267"/>
          <w:marRight w:val="0"/>
          <w:marTop w:val="86"/>
          <w:marBottom w:val="0"/>
          <w:divBdr>
            <w:top w:val="none" w:sz="0" w:space="0" w:color="auto"/>
            <w:left w:val="none" w:sz="0" w:space="0" w:color="auto"/>
            <w:bottom w:val="none" w:sz="0" w:space="0" w:color="auto"/>
            <w:right w:val="none" w:sz="0" w:space="0" w:color="auto"/>
          </w:divBdr>
        </w:div>
        <w:div w:id="1883251374">
          <w:marLeft w:val="1267"/>
          <w:marRight w:val="0"/>
          <w:marTop w:val="86"/>
          <w:marBottom w:val="0"/>
          <w:divBdr>
            <w:top w:val="none" w:sz="0" w:space="0" w:color="auto"/>
            <w:left w:val="none" w:sz="0" w:space="0" w:color="auto"/>
            <w:bottom w:val="none" w:sz="0" w:space="0" w:color="auto"/>
            <w:right w:val="none" w:sz="0" w:space="0" w:color="auto"/>
          </w:divBdr>
        </w:div>
      </w:divsChild>
    </w:div>
    <w:div w:id="238641367">
      <w:bodyDiv w:val="1"/>
      <w:marLeft w:val="0"/>
      <w:marRight w:val="0"/>
      <w:marTop w:val="0"/>
      <w:marBottom w:val="0"/>
      <w:divBdr>
        <w:top w:val="none" w:sz="0" w:space="0" w:color="auto"/>
        <w:left w:val="none" w:sz="0" w:space="0" w:color="auto"/>
        <w:bottom w:val="none" w:sz="0" w:space="0" w:color="auto"/>
        <w:right w:val="none" w:sz="0" w:space="0" w:color="auto"/>
      </w:divBdr>
    </w:div>
    <w:div w:id="243875654">
      <w:bodyDiv w:val="1"/>
      <w:marLeft w:val="0"/>
      <w:marRight w:val="0"/>
      <w:marTop w:val="0"/>
      <w:marBottom w:val="0"/>
      <w:divBdr>
        <w:top w:val="none" w:sz="0" w:space="0" w:color="auto"/>
        <w:left w:val="none" w:sz="0" w:space="0" w:color="auto"/>
        <w:bottom w:val="none" w:sz="0" w:space="0" w:color="auto"/>
        <w:right w:val="none" w:sz="0" w:space="0" w:color="auto"/>
      </w:divBdr>
      <w:divsChild>
        <w:div w:id="639457743">
          <w:marLeft w:val="0"/>
          <w:marRight w:val="0"/>
          <w:marTop w:val="0"/>
          <w:marBottom w:val="0"/>
          <w:divBdr>
            <w:top w:val="none" w:sz="0" w:space="0" w:color="auto"/>
            <w:left w:val="none" w:sz="0" w:space="0" w:color="auto"/>
            <w:bottom w:val="none" w:sz="0" w:space="0" w:color="auto"/>
            <w:right w:val="none" w:sz="0" w:space="0" w:color="auto"/>
          </w:divBdr>
          <w:divsChild>
            <w:div w:id="161284791">
              <w:marLeft w:val="0"/>
              <w:marRight w:val="0"/>
              <w:marTop w:val="0"/>
              <w:marBottom w:val="0"/>
              <w:divBdr>
                <w:top w:val="none" w:sz="0" w:space="0" w:color="auto"/>
                <w:left w:val="none" w:sz="0" w:space="0" w:color="auto"/>
                <w:bottom w:val="none" w:sz="0" w:space="0" w:color="auto"/>
                <w:right w:val="none" w:sz="0" w:space="0" w:color="auto"/>
              </w:divBdr>
              <w:divsChild>
                <w:div w:id="746390458">
                  <w:marLeft w:val="0"/>
                  <w:marRight w:val="0"/>
                  <w:marTop w:val="0"/>
                  <w:marBottom w:val="0"/>
                  <w:divBdr>
                    <w:top w:val="none" w:sz="0" w:space="0" w:color="auto"/>
                    <w:left w:val="none" w:sz="0" w:space="0" w:color="auto"/>
                    <w:bottom w:val="none" w:sz="0" w:space="0" w:color="auto"/>
                    <w:right w:val="none" w:sz="0" w:space="0" w:color="auto"/>
                  </w:divBdr>
                  <w:divsChild>
                    <w:div w:id="2087876694">
                      <w:marLeft w:val="0"/>
                      <w:marRight w:val="0"/>
                      <w:marTop w:val="0"/>
                      <w:marBottom w:val="0"/>
                      <w:divBdr>
                        <w:top w:val="none" w:sz="0" w:space="0" w:color="auto"/>
                        <w:left w:val="none" w:sz="0" w:space="0" w:color="auto"/>
                        <w:bottom w:val="none" w:sz="0" w:space="0" w:color="auto"/>
                        <w:right w:val="none" w:sz="0" w:space="0" w:color="auto"/>
                      </w:divBdr>
                      <w:divsChild>
                        <w:div w:id="1493792526">
                          <w:marLeft w:val="0"/>
                          <w:marRight w:val="0"/>
                          <w:marTop w:val="0"/>
                          <w:marBottom w:val="0"/>
                          <w:divBdr>
                            <w:top w:val="none" w:sz="0" w:space="0" w:color="auto"/>
                            <w:left w:val="none" w:sz="0" w:space="0" w:color="auto"/>
                            <w:bottom w:val="none" w:sz="0" w:space="0" w:color="auto"/>
                            <w:right w:val="none" w:sz="0" w:space="0" w:color="auto"/>
                          </w:divBdr>
                          <w:divsChild>
                            <w:div w:id="395007508">
                              <w:marLeft w:val="0"/>
                              <w:marRight w:val="0"/>
                              <w:marTop w:val="0"/>
                              <w:marBottom w:val="0"/>
                              <w:divBdr>
                                <w:top w:val="none" w:sz="0" w:space="0" w:color="auto"/>
                                <w:left w:val="none" w:sz="0" w:space="0" w:color="auto"/>
                                <w:bottom w:val="none" w:sz="0" w:space="0" w:color="auto"/>
                                <w:right w:val="none" w:sz="0" w:space="0" w:color="auto"/>
                              </w:divBdr>
                              <w:divsChild>
                                <w:div w:id="1110660386">
                                  <w:marLeft w:val="0"/>
                                  <w:marRight w:val="0"/>
                                  <w:marTop w:val="0"/>
                                  <w:marBottom w:val="0"/>
                                  <w:divBdr>
                                    <w:top w:val="none" w:sz="0" w:space="0" w:color="auto"/>
                                    <w:left w:val="none" w:sz="0" w:space="0" w:color="auto"/>
                                    <w:bottom w:val="none" w:sz="0" w:space="0" w:color="auto"/>
                                    <w:right w:val="none" w:sz="0" w:space="0" w:color="auto"/>
                                  </w:divBdr>
                                  <w:divsChild>
                                    <w:div w:id="160318944">
                                      <w:marLeft w:val="0"/>
                                      <w:marRight w:val="0"/>
                                      <w:marTop w:val="0"/>
                                      <w:marBottom w:val="0"/>
                                      <w:divBdr>
                                        <w:top w:val="none" w:sz="0" w:space="0" w:color="auto"/>
                                        <w:left w:val="none" w:sz="0" w:space="0" w:color="auto"/>
                                        <w:bottom w:val="none" w:sz="0" w:space="0" w:color="auto"/>
                                        <w:right w:val="none" w:sz="0" w:space="0" w:color="auto"/>
                                      </w:divBdr>
                                      <w:divsChild>
                                        <w:div w:id="1581677123">
                                          <w:marLeft w:val="0"/>
                                          <w:marRight w:val="0"/>
                                          <w:marTop w:val="0"/>
                                          <w:marBottom w:val="0"/>
                                          <w:divBdr>
                                            <w:top w:val="none" w:sz="0" w:space="0" w:color="auto"/>
                                            <w:left w:val="none" w:sz="0" w:space="0" w:color="auto"/>
                                            <w:bottom w:val="none" w:sz="0" w:space="0" w:color="auto"/>
                                            <w:right w:val="none" w:sz="0" w:space="0" w:color="auto"/>
                                          </w:divBdr>
                                          <w:divsChild>
                                            <w:div w:id="346563882">
                                              <w:marLeft w:val="0"/>
                                              <w:marRight w:val="0"/>
                                              <w:marTop w:val="0"/>
                                              <w:marBottom w:val="0"/>
                                              <w:divBdr>
                                                <w:top w:val="none" w:sz="0" w:space="0" w:color="auto"/>
                                                <w:left w:val="none" w:sz="0" w:space="0" w:color="auto"/>
                                                <w:bottom w:val="none" w:sz="0" w:space="0" w:color="auto"/>
                                                <w:right w:val="none" w:sz="0" w:space="0" w:color="auto"/>
                                              </w:divBdr>
                                              <w:divsChild>
                                                <w:div w:id="1491213311">
                                                  <w:marLeft w:val="0"/>
                                                  <w:marRight w:val="0"/>
                                                  <w:marTop w:val="0"/>
                                                  <w:marBottom w:val="0"/>
                                                  <w:divBdr>
                                                    <w:top w:val="none" w:sz="0" w:space="0" w:color="auto"/>
                                                    <w:left w:val="none" w:sz="0" w:space="0" w:color="auto"/>
                                                    <w:bottom w:val="none" w:sz="0" w:space="0" w:color="auto"/>
                                                    <w:right w:val="none" w:sz="0" w:space="0" w:color="auto"/>
                                                  </w:divBdr>
                                                  <w:divsChild>
                                                    <w:div w:id="504322387">
                                                      <w:marLeft w:val="0"/>
                                                      <w:marRight w:val="0"/>
                                                      <w:marTop w:val="0"/>
                                                      <w:marBottom w:val="0"/>
                                                      <w:divBdr>
                                                        <w:top w:val="none" w:sz="0" w:space="0" w:color="auto"/>
                                                        <w:left w:val="none" w:sz="0" w:space="0" w:color="auto"/>
                                                        <w:bottom w:val="none" w:sz="0" w:space="0" w:color="auto"/>
                                                        <w:right w:val="none" w:sz="0" w:space="0" w:color="auto"/>
                                                      </w:divBdr>
                                                      <w:divsChild>
                                                        <w:div w:id="1556969626">
                                                          <w:marLeft w:val="0"/>
                                                          <w:marRight w:val="0"/>
                                                          <w:marTop w:val="0"/>
                                                          <w:marBottom w:val="0"/>
                                                          <w:divBdr>
                                                            <w:top w:val="none" w:sz="0" w:space="0" w:color="auto"/>
                                                            <w:left w:val="none" w:sz="0" w:space="0" w:color="auto"/>
                                                            <w:bottom w:val="none" w:sz="0" w:space="0" w:color="auto"/>
                                                            <w:right w:val="none" w:sz="0" w:space="0" w:color="auto"/>
                                                          </w:divBdr>
                                                        </w:div>
                                                        <w:div w:id="1587110088">
                                                          <w:marLeft w:val="0"/>
                                                          <w:marRight w:val="0"/>
                                                          <w:marTop w:val="0"/>
                                                          <w:marBottom w:val="0"/>
                                                          <w:divBdr>
                                                            <w:top w:val="none" w:sz="0" w:space="0" w:color="auto"/>
                                                            <w:left w:val="none" w:sz="0" w:space="0" w:color="auto"/>
                                                            <w:bottom w:val="none" w:sz="0" w:space="0" w:color="auto"/>
                                                            <w:right w:val="none" w:sz="0" w:space="0" w:color="auto"/>
                                                          </w:divBdr>
                                                        </w:div>
                                                        <w:div w:id="127405932">
                                                          <w:marLeft w:val="0"/>
                                                          <w:marRight w:val="0"/>
                                                          <w:marTop w:val="0"/>
                                                          <w:marBottom w:val="0"/>
                                                          <w:divBdr>
                                                            <w:top w:val="none" w:sz="0" w:space="0" w:color="auto"/>
                                                            <w:left w:val="none" w:sz="0" w:space="0" w:color="auto"/>
                                                            <w:bottom w:val="none" w:sz="0" w:space="0" w:color="auto"/>
                                                            <w:right w:val="none" w:sz="0" w:space="0" w:color="auto"/>
                                                          </w:divBdr>
                                                        </w:div>
                                                        <w:div w:id="487095013">
                                                          <w:marLeft w:val="0"/>
                                                          <w:marRight w:val="0"/>
                                                          <w:marTop w:val="0"/>
                                                          <w:marBottom w:val="0"/>
                                                          <w:divBdr>
                                                            <w:top w:val="none" w:sz="0" w:space="0" w:color="auto"/>
                                                            <w:left w:val="none" w:sz="0" w:space="0" w:color="auto"/>
                                                            <w:bottom w:val="none" w:sz="0" w:space="0" w:color="auto"/>
                                                            <w:right w:val="none" w:sz="0" w:space="0" w:color="auto"/>
                                                          </w:divBdr>
                                                        </w:div>
                                                        <w:div w:id="1310860756">
                                                          <w:marLeft w:val="0"/>
                                                          <w:marRight w:val="0"/>
                                                          <w:marTop w:val="0"/>
                                                          <w:marBottom w:val="0"/>
                                                          <w:divBdr>
                                                            <w:top w:val="none" w:sz="0" w:space="0" w:color="auto"/>
                                                            <w:left w:val="none" w:sz="0" w:space="0" w:color="auto"/>
                                                            <w:bottom w:val="none" w:sz="0" w:space="0" w:color="auto"/>
                                                            <w:right w:val="none" w:sz="0" w:space="0" w:color="auto"/>
                                                          </w:divBdr>
                                                        </w:div>
                                                        <w:div w:id="1109467787">
                                                          <w:marLeft w:val="0"/>
                                                          <w:marRight w:val="0"/>
                                                          <w:marTop w:val="0"/>
                                                          <w:marBottom w:val="0"/>
                                                          <w:divBdr>
                                                            <w:top w:val="none" w:sz="0" w:space="0" w:color="auto"/>
                                                            <w:left w:val="none" w:sz="0" w:space="0" w:color="auto"/>
                                                            <w:bottom w:val="none" w:sz="0" w:space="0" w:color="auto"/>
                                                            <w:right w:val="none" w:sz="0" w:space="0" w:color="auto"/>
                                                          </w:divBdr>
                                                        </w:div>
                                                        <w:div w:id="1045057624">
                                                          <w:marLeft w:val="0"/>
                                                          <w:marRight w:val="0"/>
                                                          <w:marTop w:val="0"/>
                                                          <w:marBottom w:val="0"/>
                                                          <w:divBdr>
                                                            <w:top w:val="none" w:sz="0" w:space="0" w:color="auto"/>
                                                            <w:left w:val="none" w:sz="0" w:space="0" w:color="auto"/>
                                                            <w:bottom w:val="none" w:sz="0" w:space="0" w:color="auto"/>
                                                            <w:right w:val="none" w:sz="0" w:space="0" w:color="auto"/>
                                                          </w:divBdr>
                                                        </w:div>
                                                        <w:div w:id="1339194103">
                                                          <w:marLeft w:val="0"/>
                                                          <w:marRight w:val="0"/>
                                                          <w:marTop w:val="0"/>
                                                          <w:marBottom w:val="0"/>
                                                          <w:divBdr>
                                                            <w:top w:val="none" w:sz="0" w:space="0" w:color="auto"/>
                                                            <w:left w:val="none" w:sz="0" w:space="0" w:color="auto"/>
                                                            <w:bottom w:val="none" w:sz="0" w:space="0" w:color="auto"/>
                                                            <w:right w:val="none" w:sz="0" w:space="0" w:color="auto"/>
                                                          </w:divBdr>
                                                        </w:div>
                                                        <w:div w:id="2084403895">
                                                          <w:marLeft w:val="0"/>
                                                          <w:marRight w:val="0"/>
                                                          <w:marTop w:val="0"/>
                                                          <w:marBottom w:val="0"/>
                                                          <w:divBdr>
                                                            <w:top w:val="none" w:sz="0" w:space="0" w:color="auto"/>
                                                            <w:left w:val="none" w:sz="0" w:space="0" w:color="auto"/>
                                                            <w:bottom w:val="none" w:sz="0" w:space="0" w:color="auto"/>
                                                            <w:right w:val="none" w:sz="0" w:space="0" w:color="auto"/>
                                                          </w:divBdr>
                                                        </w:div>
                                                        <w:div w:id="1827895150">
                                                          <w:marLeft w:val="0"/>
                                                          <w:marRight w:val="0"/>
                                                          <w:marTop w:val="0"/>
                                                          <w:marBottom w:val="0"/>
                                                          <w:divBdr>
                                                            <w:top w:val="none" w:sz="0" w:space="0" w:color="auto"/>
                                                            <w:left w:val="none" w:sz="0" w:space="0" w:color="auto"/>
                                                            <w:bottom w:val="none" w:sz="0" w:space="0" w:color="auto"/>
                                                            <w:right w:val="none" w:sz="0" w:space="0" w:color="auto"/>
                                                          </w:divBdr>
                                                        </w:div>
                                                        <w:div w:id="1540825319">
                                                          <w:marLeft w:val="0"/>
                                                          <w:marRight w:val="0"/>
                                                          <w:marTop w:val="0"/>
                                                          <w:marBottom w:val="0"/>
                                                          <w:divBdr>
                                                            <w:top w:val="none" w:sz="0" w:space="0" w:color="auto"/>
                                                            <w:left w:val="none" w:sz="0" w:space="0" w:color="auto"/>
                                                            <w:bottom w:val="none" w:sz="0" w:space="0" w:color="auto"/>
                                                            <w:right w:val="none" w:sz="0" w:space="0" w:color="auto"/>
                                                          </w:divBdr>
                                                        </w:div>
                                                        <w:div w:id="1612277108">
                                                          <w:marLeft w:val="0"/>
                                                          <w:marRight w:val="0"/>
                                                          <w:marTop w:val="0"/>
                                                          <w:marBottom w:val="0"/>
                                                          <w:divBdr>
                                                            <w:top w:val="none" w:sz="0" w:space="0" w:color="auto"/>
                                                            <w:left w:val="none" w:sz="0" w:space="0" w:color="auto"/>
                                                            <w:bottom w:val="none" w:sz="0" w:space="0" w:color="auto"/>
                                                            <w:right w:val="none" w:sz="0" w:space="0" w:color="auto"/>
                                                          </w:divBdr>
                                                        </w:div>
                                                        <w:div w:id="676734579">
                                                          <w:marLeft w:val="0"/>
                                                          <w:marRight w:val="0"/>
                                                          <w:marTop w:val="0"/>
                                                          <w:marBottom w:val="0"/>
                                                          <w:divBdr>
                                                            <w:top w:val="none" w:sz="0" w:space="0" w:color="auto"/>
                                                            <w:left w:val="none" w:sz="0" w:space="0" w:color="auto"/>
                                                            <w:bottom w:val="none" w:sz="0" w:space="0" w:color="auto"/>
                                                            <w:right w:val="none" w:sz="0" w:space="0" w:color="auto"/>
                                                          </w:divBdr>
                                                        </w:div>
                                                        <w:div w:id="172647371">
                                                          <w:marLeft w:val="0"/>
                                                          <w:marRight w:val="0"/>
                                                          <w:marTop w:val="0"/>
                                                          <w:marBottom w:val="0"/>
                                                          <w:divBdr>
                                                            <w:top w:val="none" w:sz="0" w:space="0" w:color="auto"/>
                                                            <w:left w:val="none" w:sz="0" w:space="0" w:color="auto"/>
                                                            <w:bottom w:val="none" w:sz="0" w:space="0" w:color="auto"/>
                                                            <w:right w:val="none" w:sz="0" w:space="0" w:color="auto"/>
                                                          </w:divBdr>
                                                        </w:div>
                                                        <w:div w:id="2069575476">
                                                          <w:marLeft w:val="0"/>
                                                          <w:marRight w:val="0"/>
                                                          <w:marTop w:val="0"/>
                                                          <w:marBottom w:val="0"/>
                                                          <w:divBdr>
                                                            <w:top w:val="none" w:sz="0" w:space="0" w:color="auto"/>
                                                            <w:left w:val="none" w:sz="0" w:space="0" w:color="auto"/>
                                                            <w:bottom w:val="none" w:sz="0" w:space="0" w:color="auto"/>
                                                            <w:right w:val="none" w:sz="0" w:space="0" w:color="auto"/>
                                                          </w:divBdr>
                                                        </w:div>
                                                        <w:div w:id="1884637883">
                                                          <w:marLeft w:val="0"/>
                                                          <w:marRight w:val="0"/>
                                                          <w:marTop w:val="0"/>
                                                          <w:marBottom w:val="0"/>
                                                          <w:divBdr>
                                                            <w:top w:val="none" w:sz="0" w:space="0" w:color="auto"/>
                                                            <w:left w:val="none" w:sz="0" w:space="0" w:color="auto"/>
                                                            <w:bottom w:val="none" w:sz="0" w:space="0" w:color="auto"/>
                                                            <w:right w:val="none" w:sz="0" w:space="0" w:color="auto"/>
                                                          </w:divBdr>
                                                        </w:div>
                                                        <w:div w:id="169684827">
                                                          <w:marLeft w:val="0"/>
                                                          <w:marRight w:val="0"/>
                                                          <w:marTop w:val="0"/>
                                                          <w:marBottom w:val="0"/>
                                                          <w:divBdr>
                                                            <w:top w:val="none" w:sz="0" w:space="0" w:color="auto"/>
                                                            <w:left w:val="none" w:sz="0" w:space="0" w:color="auto"/>
                                                            <w:bottom w:val="none" w:sz="0" w:space="0" w:color="auto"/>
                                                            <w:right w:val="none" w:sz="0" w:space="0" w:color="auto"/>
                                                          </w:divBdr>
                                                        </w:div>
                                                        <w:div w:id="1368487320">
                                                          <w:marLeft w:val="0"/>
                                                          <w:marRight w:val="0"/>
                                                          <w:marTop w:val="0"/>
                                                          <w:marBottom w:val="0"/>
                                                          <w:divBdr>
                                                            <w:top w:val="none" w:sz="0" w:space="0" w:color="auto"/>
                                                            <w:left w:val="none" w:sz="0" w:space="0" w:color="auto"/>
                                                            <w:bottom w:val="none" w:sz="0" w:space="0" w:color="auto"/>
                                                            <w:right w:val="none" w:sz="0" w:space="0" w:color="auto"/>
                                                          </w:divBdr>
                                                        </w:div>
                                                        <w:div w:id="2072654117">
                                                          <w:marLeft w:val="0"/>
                                                          <w:marRight w:val="0"/>
                                                          <w:marTop w:val="0"/>
                                                          <w:marBottom w:val="0"/>
                                                          <w:divBdr>
                                                            <w:top w:val="none" w:sz="0" w:space="0" w:color="auto"/>
                                                            <w:left w:val="none" w:sz="0" w:space="0" w:color="auto"/>
                                                            <w:bottom w:val="none" w:sz="0" w:space="0" w:color="auto"/>
                                                            <w:right w:val="none" w:sz="0" w:space="0" w:color="auto"/>
                                                          </w:divBdr>
                                                        </w:div>
                                                        <w:div w:id="1578175261">
                                                          <w:marLeft w:val="0"/>
                                                          <w:marRight w:val="0"/>
                                                          <w:marTop w:val="0"/>
                                                          <w:marBottom w:val="0"/>
                                                          <w:divBdr>
                                                            <w:top w:val="none" w:sz="0" w:space="0" w:color="auto"/>
                                                            <w:left w:val="none" w:sz="0" w:space="0" w:color="auto"/>
                                                            <w:bottom w:val="none" w:sz="0" w:space="0" w:color="auto"/>
                                                            <w:right w:val="none" w:sz="0" w:space="0" w:color="auto"/>
                                                          </w:divBdr>
                                                        </w:div>
                                                        <w:div w:id="1866287520">
                                                          <w:marLeft w:val="0"/>
                                                          <w:marRight w:val="0"/>
                                                          <w:marTop w:val="0"/>
                                                          <w:marBottom w:val="0"/>
                                                          <w:divBdr>
                                                            <w:top w:val="none" w:sz="0" w:space="0" w:color="auto"/>
                                                            <w:left w:val="none" w:sz="0" w:space="0" w:color="auto"/>
                                                            <w:bottom w:val="none" w:sz="0" w:space="0" w:color="auto"/>
                                                            <w:right w:val="none" w:sz="0" w:space="0" w:color="auto"/>
                                                          </w:divBdr>
                                                        </w:div>
                                                        <w:div w:id="83495608">
                                                          <w:marLeft w:val="0"/>
                                                          <w:marRight w:val="0"/>
                                                          <w:marTop w:val="0"/>
                                                          <w:marBottom w:val="0"/>
                                                          <w:divBdr>
                                                            <w:top w:val="none" w:sz="0" w:space="0" w:color="auto"/>
                                                            <w:left w:val="none" w:sz="0" w:space="0" w:color="auto"/>
                                                            <w:bottom w:val="none" w:sz="0" w:space="0" w:color="auto"/>
                                                            <w:right w:val="none" w:sz="0" w:space="0" w:color="auto"/>
                                                          </w:divBdr>
                                                        </w:div>
                                                        <w:div w:id="1041899896">
                                                          <w:marLeft w:val="0"/>
                                                          <w:marRight w:val="0"/>
                                                          <w:marTop w:val="0"/>
                                                          <w:marBottom w:val="0"/>
                                                          <w:divBdr>
                                                            <w:top w:val="none" w:sz="0" w:space="0" w:color="auto"/>
                                                            <w:left w:val="none" w:sz="0" w:space="0" w:color="auto"/>
                                                            <w:bottom w:val="none" w:sz="0" w:space="0" w:color="auto"/>
                                                            <w:right w:val="none" w:sz="0" w:space="0" w:color="auto"/>
                                                          </w:divBdr>
                                                        </w:div>
                                                        <w:div w:id="447353419">
                                                          <w:marLeft w:val="0"/>
                                                          <w:marRight w:val="0"/>
                                                          <w:marTop w:val="0"/>
                                                          <w:marBottom w:val="0"/>
                                                          <w:divBdr>
                                                            <w:top w:val="none" w:sz="0" w:space="0" w:color="auto"/>
                                                            <w:left w:val="none" w:sz="0" w:space="0" w:color="auto"/>
                                                            <w:bottom w:val="none" w:sz="0" w:space="0" w:color="auto"/>
                                                            <w:right w:val="none" w:sz="0" w:space="0" w:color="auto"/>
                                                          </w:divBdr>
                                                        </w:div>
                                                        <w:div w:id="1718318360">
                                                          <w:marLeft w:val="0"/>
                                                          <w:marRight w:val="0"/>
                                                          <w:marTop w:val="0"/>
                                                          <w:marBottom w:val="0"/>
                                                          <w:divBdr>
                                                            <w:top w:val="none" w:sz="0" w:space="0" w:color="auto"/>
                                                            <w:left w:val="none" w:sz="0" w:space="0" w:color="auto"/>
                                                            <w:bottom w:val="none" w:sz="0" w:space="0" w:color="auto"/>
                                                            <w:right w:val="none" w:sz="0" w:space="0" w:color="auto"/>
                                                          </w:divBdr>
                                                        </w:div>
                                                        <w:div w:id="911503180">
                                                          <w:marLeft w:val="0"/>
                                                          <w:marRight w:val="0"/>
                                                          <w:marTop w:val="0"/>
                                                          <w:marBottom w:val="0"/>
                                                          <w:divBdr>
                                                            <w:top w:val="none" w:sz="0" w:space="0" w:color="auto"/>
                                                            <w:left w:val="none" w:sz="0" w:space="0" w:color="auto"/>
                                                            <w:bottom w:val="none" w:sz="0" w:space="0" w:color="auto"/>
                                                            <w:right w:val="none" w:sz="0" w:space="0" w:color="auto"/>
                                                          </w:divBdr>
                                                        </w:div>
                                                        <w:div w:id="1781025679">
                                                          <w:marLeft w:val="0"/>
                                                          <w:marRight w:val="0"/>
                                                          <w:marTop w:val="0"/>
                                                          <w:marBottom w:val="0"/>
                                                          <w:divBdr>
                                                            <w:top w:val="none" w:sz="0" w:space="0" w:color="auto"/>
                                                            <w:left w:val="none" w:sz="0" w:space="0" w:color="auto"/>
                                                            <w:bottom w:val="none" w:sz="0" w:space="0" w:color="auto"/>
                                                            <w:right w:val="none" w:sz="0" w:space="0" w:color="auto"/>
                                                          </w:divBdr>
                                                        </w:div>
                                                        <w:div w:id="1441754112">
                                                          <w:marLeft w:val="0"/>
                                                          <w:marRight w:val="0"/>
                                                          <w:marTop w:val="0"/>
                                                          <w:marBottom w:val="0"/>
                                                          <w:divBdr>
                                                            <w:top w:val="none" w:sz="0" w:space="0" w:color="auto"/>
                                                            <w:left w:val="none" w:sz="0" w:space="0" w:color="auto"/>
                                                            <w:bottom w:val="none" w:sz="0" w:space="0" w:color="auto"/>
                                                            <w:right w:val="none" w:sz="0" w:space="0" w:color="auto"/>
                                                          </w:divBdr>
                                                        </w:div>
                                                        <w:div w:id="1918778840">
                                                          <w:marLeft w:val="0"/>
                                                          <w:marRight w:val="0"/>
                                                          <w:marTop w:val="0"/>
                                                          <w:marBottom w:val="0"/>
                                                          <w:divBdr>
                                                            <w:top w:val="none" w:sz="0" w:space="0" w:color="auto"/>
                                                            <w:left w:val="none" w:sz="0" w:space="0" w:color="auto"/>
                                                            <w:bottom w:val="none" w:sz="0" w:space="0" w:color="auto"/>
                                                            <w:right w:val="none" w:sz="0" w:space="0" w:color="auto"/>
                                                          </w:divBdr>
                                                        </w:div>
                                                        <w:div w:id="60739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6698">
                                                  <w:marLeft w:val="0"/>
                                                  <w:marRight w:val="0"/>
                                                  <w:marTop w:val="0"/>
                                                  <w:marBottom w:val="0"/>
                                                  <w:divBdr>
                                                    <w:top w:val="none" w:sz="0" w:space="0" w:color="auto"/>
                                                    <w:left w:val="none" w:sz="0" w:space="0" w:color="auto"/>
                                                    <w:bottom w:val="none" w:sz="0" w:space="0" w:color="auto"/>
                                                    <w:right w:val="none" w:sz="0" w:space="0" w:color="auto"/>
                                                  </w:divBdr>
                                                  <w:divsChild>
                                                    <w:div w:id="677393155">
                                                      <w:marLeft w:val="0"/>
                                                      <w:marRight w:val="0"/>
                                                      <w:marTop w:val="0"/>
                                                      <w:marBottom w:val="0"/>
                                                      <w:divBdr>
                                                        <w:top w:val="none" w:sz="0" w:space="0" w:color="auto"/>
                                                        <w:left w:val="none" w:sz="0" w:space="0" w:color="auto"/>
                                                        <w:bottom w:val="none" w:sz="0" w:space="0" w:color="auto"/>
                                                        <w:right w:val="none" w:sz="0" w:space="0" w:color="auto"/>
                                                      </w:divBdr>
                                                    </w:div>
                                                  </w:divsChild>
                                                </w:div>
                                                <w:div w:id="879439986">
                                                  <w:marLeft w:val="0"/>
                                                  <w:marRight w:val="0"/>
                                                  <w:marTop w:val="0"/>
                                                  <w:marBottom w:val="0"/>
                                                  <w:divBdr>
                                                    <w:top w:val="none" w:sz="0" w:space="0" w:color="auto"/>
                                                    <w:left w:val="none" w:sz="0" w:space="0" w:color="auto"/>
                                                    <w:bottom w:val="none" w:sz="0" w:space="0" w:color="auto"/>
                                                    <w:right w:val="none" w:sz="0" w:space="0" w:color="auto"/>
                                                  </w:divBdr>
                                                  <w:divsChild>
                                                    <w:div w:id="947657945">
                                                      <w:marLeft w:val="0"/>
                                                      <w:marRight w:val="0"/>
                                                      <w:marTop w:val="0"/>
                                                      <w:marBottom w:val="0"/>
                                                      <w:divBdr>
                                                        <w:top w:val="none" w:sz="0" w:space="0" w:color="auto"/>
                                                        <w:left w:val="none" w:sz="0" w:space="0" w:color="auto"/>
                                                        <w:bottom w:val="none" w:sz="0" w:space="0" w:color="auto"/>
                                                        <w:right w:val="none" w:sz="0" w:space="0" w:color="auto"/>
                                                      </w:divBdr>
                                                    </w:div>
                                                  </w:divsChild>
                                                </w:div>
                                                <w:div w:id="930167202">
                                                  <w:marLeft w:val="0"/>
                                                  <w:marRight w:val="0"/>
                                                  <w:marTop w:val="0"/>
                                                  <w:marBottom w:val="0"/>
                                                  <w:divBdr>
                                                    <w:top w:val="none" w:sz="0" w:space="0" w:color="auto"/>
                                                    <w:left w:val="none" w:sz="0" w:space="0" w:color="auto"/>
                                                    <w:bottom w:val="none" w:sz="0" w:space="0" w:color="auto"/>
                                                    <w:right w:val="none" w:sz="0" w:space="0" w:color="auto"/>
                                                  </w:divBdr>
                                                  <w:divsChild>
                                                    <w:div w:id="44396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263121">
      <w:bodyDiv w:val="1"/>
      <w:marLeft w:val="0"/>
      <w:marRight w:val="0"/>
      <w:marTop w:val="0"/>
      <w:marBottom w:val="0"/>
      <w:divBdr>
        <w:top w:val="none" w:sz="0" w:space="0" w:color="auto"/>
        <w:left w:val="none" w:sz="0" w:space="0" w:color="auto"/>
        <w:bottom w:val="none" w:sz="0" w:space="0" w:color="auto"/>
        <w:right w:val="none" w:sz="0" w:space="0" w:color="auto"/>
      </w:divBdr>
    </w:div>
    <w:div w:id="288972781">
      <w:bodyDiv w:val="1"/>
      <w:marLeft w:val="0"/>
      <w:marRight w:val="0"/>
      <w:marTop w:val="0"/>
      <w:marBottom w:val="0"/>
      <w:divBdr>
        <w:top w:val="none" w:sz="0" w:space="0" w:color="auto"/>
        <w:left w:val="none" w:sz="0" w:space="0" w:color="auto"/>
        <w:bottom w:val="none" w:sz="0" w:space="0" w:color="auto"/>
        <w:right w:val="none" w:sz="0" w:space="0" w:color="auto"/>
      </w:divBdr>
    </w:div>
    <w:div w:id="310521919">
      <w:bodyDiv w:val="1"/>
      <w:marLeft w:val="0"/>
      <w:marRight w:val="0"/>
      <w:marTop w:val="0"/>
      <w:marBottom w:val="0"/>
      <w:divBdr>
        <w:top w:val="none" w:sz="0" w:space="0" w:color="auto"/>
        <w:left w:val="none" w:sz="0" w:space="0" w:color="auto"/>
        <w:bottom w:val="none" w:sz="0" w:space="0" w:color="auto"/>
        <w:right w:val="none" w:sz="0" w:space="0" w:color="auto"/>
      </w:divBdr>
    </w:div>
    <w:div w:id="313340656">
      <w:bodyDiv w:val="1"/>
      <w:marLeft w:val="0"/>
      <w:marRight w:val="0"/>
      <w:marTop w:val="0"/>
      <w:marBottom w:val="0"/>
      <w:divBdr>
        <w:top w:val="none" w:sz="0" w:space="0" w:color="auto"/>
        <w:left w:val="none" w:sz="0" w:space="0" w:color="auto"/>
        <w:bottom w:val="none" w:sz="0" w:space="0" w:color="auto"/>
        <w:right w:val="none" w:sz="0" w:space="0" w:color="auto"/>
      </w:divBdr>
    </w:div>
    <w:div w:id="322243488">
      <w:bodyDiv w:val="1"/>
      <w:marLeft w:val="0"/>
      <w:marRight w:val="0"/>
      <w:marTop w:val="0"/>
      <w:marBottom w:val="0"/>
      <w:divBdr>
        <w:top w:val="none" w:sz="0" w:space="0" w:color="auto"/>
        <w:left w:val="none" w:sz="0" w:space="0" w:color="auto"/>
        <w:bottom w:val="none" w:sz="0" w:space="0" w:color="auto"/>
        <w:right w:val="none" w:sz="0" w:space="0" w:color="auto"/>
      </w:divBdr>
    </w:div>
    <w:div w:id="343366539">
      <w:bodyDiv w:val="1"/>
      <w:marLeft w:val="0"/>
      <w:marRight w:val="0"/>
      <w:marTop w:val="0"/>
      <w:marBottom w:val="0"/>
      <w:divBdr>
        <w:top w:val="none" w:sz="0" w:space="0" w:color="auto"/>
        <w:left w:val="none" w:sz="0" w:space="0" w:color="auto"/>
        <w:bottom w:val="none" w:sz="0" w:space="0" w:color="auto"/>
        <w:right w:val="none" w:sz="0" w:space="0" w:color="auto"/>
      </w:divBdr>
    </w:div>
    <w:div w:id="347369251">
      <w:bodyDiv w:val="1"/>
      <w:marLeft w:val="0"/>
      <w:marRight w:val="0"/>
      <w:marTop w:val="0"/>
      <w:marBottom w:val="0"/>
      <w:divBdr>
        <w:top w:val="none" w:sz="0" w:space="0" w:color="auto"/>
        <w:left w:val="none" w:sz="0" w:space="0" w:color="auto"/>
        <w:bottom w:val="none" w:sz="0" w:space="0" w:color="auto"/>
        <w:right w:val="none" w:sz="0" w:space="0" w:color="auto"/>
      </w:divBdr>
    </w:div>
    <w:div w:id="372924768">
      <w:bodyDiv w:val="1"/>
      <w:marLeft w:val="0"/>
      <w:marRight w:val="0"/>
      <w:marTop w:val="0"/>
      <w:marBottom w:val="0"/>
      <w:divBdr>
        <w:top w:val="none" w:sz="0" w:space="0" w:color="auto"/>
        <w:left w:val="none" w:sz="0" w:space="0" w:color="auto"/>
        <w:bottom w:val="none" w:sz="0" w:space="0" w:color="auto"/>
        <w:right w:val="none" w:sz="0" w:space="0" w:color="auto"/>
      </w:divBdr>
      <w:divsChild>
        <w:div w:id="157770056">
          <w:marLeft w:val="0"/>
          <w:marRight w:val="0"/>
          <w:marTop w:val="60"/>
          <w:marBottom w:val="0"/>
          <w:divBdr>
            <w:top w:val="none" w:sz="0" w:space="0" w:color="auto"/>
            <w:left w:val="none" w:sz="0" w:space="0" w:color="auto"/>
            <w:bottom w:val="none" w:sz="0" w:space="0" w:color="auto"/>
            <w:right w:val="none" w:sz="0" w:space="0" w:color="auto"/>
          </w:divBdr>
        </w:div>
        <w:div w:id="1100950253">
          <w:marLeft w:val="0"/>
          <w:marRight w:val="0"/>
          <w:marTop w:val="60"/>
          <w:marBottom w:val="0"/>
          <w:divBdr>
            <w:top w:val="none" w:sz="0" w:space="0" w:color="auto"/>
            <w:left w:val="none" w:sz="0" w:space="0" w:color="auto"/>
            <w:bottom w:val="none" w:sz="0" w:space="0" w:color="auto"/>
            <w:right w:val="none" w:sz="0" w:space="0" w:color="auto"/>
          </w:divBdr>
        </w:div>
        <w:div w:id="29260819">
          <w:marLeft w:val="0"/>
          <w:marRight w:val="0"/>
          <w:marTop w:val="60"/>
          <w:marBottom w:val="0"/>
          <w:divBdr>
            <w:top w:val="none" w:sz="0" w:space="0" w:color="auto"/>
            <w:left w:val="none" w:sz="0" w:space="0" w:color="auto"/>
            <w:bottom w:val="none" w:sz="0" w:space="0" w:color="auto"/>
            <w:right w:val="none" w:sz="0" w:space="0" w:color="auto"/>
          </w:divBdr>
        </w:div>
        <w:div w:id="578372338">
          <w:marLeft w:val="0"/>
          <w:marRight w:val="0"/>
          <w:marTop w:val="60"/>
          <w:marBottom w:val="0"/>
          <w:divBdr>
            <w:top w:val="none" w:sz="0" w:space="0" w:color="auto"/>
            <w:left w:val="none" w:sz="0" w:space="0" w:color="auto"/>
            <w:bottom w:val="none" w:sz="0" w:space="0" w:color="auto"/>
            <w:right w:val="none" w:sz="0" w:space="0" w:color="auto"/>
          </w:divBdr>
        </w:div>
        <w:div w:id="1137377776">
          <w:marLeft w:val="0"/>
          <w:marRight w:val="0"/>
          <w:marTop w:val="60"/>
          <w:marBottom w:val="0"/>
          <w:divBdr>
            <w:top w:val="none" w:sz="0" w:space="0" w:color="auto"/>
            <w:left w:val="none" w:sz="0" w:space="0" w:color="auto"/>
            <w:bottom w:val="none" w:sz="0" w:space="0" w:color="auto"/>
            <w:right w:val="none" w:sz="0" w:space="0" w:color="auto"/>
          </w:divBdr>
        </w:div>
        <w:div w:id="149250715">
          <w:marLeft w:val="0"/>
          <w:marRight w:val="0"/>
          <w:marTop w:val="60"/>
          <w:marBottom w:val="0"/>
          <w:divBdr>
            <w:top w:val="none" w:sz="0" w:space="0" w:color="auto"/>
            <w:left w:val="none" w:sz="0" w:space="0" w:color="auto"/>
            <w:bottom w:val="none" w:sz="0" w:space="0" w:color="auto"/>
            <w:right w:val="none" w:sz="0" w:space="0" w:color="auto"/>
          </w:divBdr>
        </w:div>
        <w:div w:id="1641611356">
          <w:marLeft w:val="0"/>
          <w:marRight w:val="0"/>
          <w:marTop w:val="60"/>
          <w:marBottom w:val="0"/>
          <w:divBdr>
            <w:top w:val="none" w:sz="0" w:space="0" w:color="auto"/>
            <w:left w:val="none" w:sz="0" w:space="0" w:color="auto"/>
            <w:bottom w:val="none" w:sz="0" w:space="0" w:color="auto"/>
            <w:right w:val="none" w:sz="0" w:space="0" w:color="auto"/>
          </w:divBdr>
        </w:div>
        <w:div w:id="478959232">
          <w:marLeft w:val="0"/>
          <w:marRight w:val="0"/>
          <w:marTop w:val="60"/>
          <w:marBottom w:val="0"/>
          <w:divBdr>
            <w:top w:val="none" w:sz="0" w:space="0" w:color="auto"/>
            <w:left w:val="none" w:sz="0" w:space="0" w:color="auto"/>
            <w:bottom w:val="none" w:sz="0" w:space="0" w:color="auto"/>
            <w:right w:val="none" w:sz="0" w:space="0" w:color="auto"/>
          </w:divBdr>
        </w:div>
      </w:divsChild>
    </w:div>
    <w:div w:id="374278665">
      <w:bodyDiv w:val="1"/>
      <w:marLeft w:val="0"/>
      <w:marRight w:val="0"/>
      <w:marTop w:val="0"/>
      <w:marBottom w:val="0"/>
      <w:divBdr>
        <w:top w:val="none" w:sz="0" w:space="0" w:color="auto"/>
        <w:left w:val="none" w:sz="0" w:space="0" w:color="auto"/>
        <w:bottom w:val="none" w:sz="0" w:space="0" w:color="auto"/>
        <w:right w:val="none" w:sz="0" w:space="0" w:color="auto"/>
      </w:divBdr>
      <w:divsChild>
        <w:div w:id="720861950">
          <w:marLeft w:val="0"/>
          <w:marRight w:val="0"/>
          <w:marTop w:val="0"/>
          <w:marBottom w:val="0"/>
          <w:divBdr>
            <w:top w:val="none" w:sz="0" w:space="0" w:color="auto"/>
            <w:left w:val="none" w:sz="0" w:space="0" w:color="auto"/>
            <w:bottom w:val="none" w:sz="0" w:space="0" w:color="auto"/>
            <w:right w:val="none" w:sz="0" w:space="0" w:color="auto"/>
          </w:divBdr>
          <w:divsChild>
            <w:div w:id="1597133571">
              <w:marLeft w:val="0"/>
              <w:marRight w:val="0"/>
              <w:marTop w:val="0"/>
              <w:marBottom w:val="0"/>
              <w:divBdr>
                <w:top w:val="none" w:sz="0" w:space="0" w:color="auto"/>
                <w:left w:val="none" w:sz="0" w:space="0" w:color="auto"/>
                <w:bottom w:val="none" w:sz="0" w:space="0" w:color="auto"/>
                <w:right w:val="none" w:sz="0" w:space="0" w:color="auto"/>
              </w:divBdr>
              <w:divsChild>
                <w:div w:id="336618562">
                  <w:marLeft w:val="0"/>
                  <w:marRight w:val="0"/>
                  <w:marTop w:val="0"/>
                  <w:marBottom w:val="0"/>
                  <w:divBdr>
                    <w:top w:val="none" w:sz="0" w:space="0" w:color="auto"/>
                    <w:left w:val="none" w:sz="0" w:space="0" w:color="auto"/>
                    <w:bottom w:val="none" w:sz="0" w:space="0" w:color="auto"/>
                    <w:right w:val="none" w:sz="0" w:space="0" w:color="auto"/>
                  </w:divBdr>
                  <w:divsChild>
                    <w:div w:id="792405359">
                      <w:marLeft w:val="0"/>
                      <w:marRight w:val="0"/>
                      <w:marTop w:val="0"/>
                      <w:marBottom w:val="0"/>
                      <w:divBdr>
                        <w:top w:val="none" w:sz="0" w:space="0" w:color="auto"/>
                        <w:left w:val="none" w:sz="0" w:space="0" w:color="auto"/>
                        <w:bottom w:val="none" w:sz="0" w:space="0" w:color="auto"/>
                        <w:right w:val="none" w:sz="0" w:space="0" w:color="auto"/>
                      </w:divBdr>
                      <w:divsChild>
                        <w:div w:id="180557226">
                          <w:marLeft w:val="0"/>
                          <w:marRight w:val="0"/>
                          <w:marTop w:val="0"/>
                          <w:marBottom w:val="0"/>
                          <w:divBdr>
                            <w:top w:val="none" w:sz="0" w:space="0" w:color="auto"/>
                            <w:left w:val="none" w:sz="0" w:space="0" w:color="auto"/>
                            <w:bottom w:val="none" w:sz="0" w:space="0" w:color="auto"/>
                            <w:right w:val="none" w:sz="0" w:space="0" w:color="auto"/>
                          </w:divBdr>
                          <w:divsChild>
                            <w:div w:id="2067988860">
                              <w:marLeft w:val="0"/>
                              <w:marRight w:val="0"/>
                              <w:marTop w:val="0"/>
                              <w:marBottom w:val="0"/>
                              <w:divBdr>
                                <w:top w:val="none" w:sz="0" w:space="0" w:color="auto"/>
                                <w:left w:val="none" w:sz="0" w:space="0" w:color="auto"/>
                                <w:bottom w:val="none" w:sz="0" w:space="0" w:color="auto"/>
                                <w:right w:val="none" w:sz="0" w:space="0" w:color="auto"/>
                              </w:divBdr>
                              <w:divsChild>
                                <w:div w:id="2113433351">
                                  <w:marLeft w:val="0"/>
                                  <w:marRight w:val="0"/>
                                  <w:marTop w:val="0"/>
                                  <w:marBottom w:val="0"/>
                                  <w:divBdr>
                                    <w:top w:val="none" w:sz="0" w:space="0" w:color="auto"/>
                                    <w:left w:val="none" w:sz="0" w:space="0" w:color="auto"/>
                                    <w:bottom w:val="none" w:sz="0" w:space="0" w:color="auto"/>
                                    <w:right w:val="none" w:sz="0" w:space="0" w:color="auto"/>
                                  </w:divBdr>
                                  <w:divsChild>
                                    <w:div w:id="1534803315">
                                      <w:marLeft w:val="0"/>
                                      <w:marRight w:val="0"/>
                                      <w:marTop w:val="0"/>
                                      <w:marBottom w:val="0"/>
                                      <w:divBdr>
                                        <w:top w:val="none" w:sz="0" w:space="0" w:color="auto"/>
                                        <w:left w:val="none" w:sz="0" w:space="0" w:color="auto"/>
                                        <w:bottom w:val="none" w:sz="0" w:space="0" w:color="auto"/>
                                        <w:right w:val="none" w:sz="0" w:space="0" w:color="auto"/>
                                      </w:divBdr>
                                      <w:divsChild>
                                        <w:div w:id="2047291111">
                                          <w:marLeft w:val="0"/>
                                          <w:marRight w:val="0"/>
                                          <w:marTop w:val="0"/>
                                          <w:marBottom w:val="0"/>
                                          <w:divBdr>
                                            <w:top w:val="none" w:sz="0" w:space="0" w:color="auto"/>
                                            <w:left w:val="none" w:sz="0" w:space="0" w:color="auto"/>
                                            <w:bottom w:val="none" w:sz="0" w:space="0" w:color="auto"/>
                                            <w:right w:val="none" w:sz="0" w:space="0" w:color="auto"/>
                                          </w:divBdr>
                                          <w:divsChild>
                                            <w:div w:id="99105536">
                                              <w:marLeft w:val="0"/>
                                              <w:marRight w:val="0"/>
                                              <w:marTop w:val="0"/>
                                              <w:marBottom w:val="0"/>
                                              <w:divBdr>
                                                <w:top w:val="none" w:sz="0" w:space="0" w:color="auto"/>
                                                <w:left w:val="none" w:sz="0" w:space="0" w:color="auto"/>
                                                <w:bottom w:val="none" w:sz="0" w:space="0" w:color="auto"/>
                                                <w:right w:val="none" w:sz="0" w:space="0" w:color="auto"/>
                                              </w:divBdr>
                                              <w:divsChild>
                                                <w:div w:id="1012993991">
                                                  <w:marLeft w:val="0"/>
                                                  <w:marRight w:val="0"/>
                                                  <w:marTop w:val="0"/>
                                                  <w:marBottom w:val="0"/>
                                                  <w:divBdr>
                                                    <w:top w:val="none" w:sz="0" w:space="0" w:color="auto"/>
                                                    <w:left w:val="none" w:sz="0" w:space="0" w:color="auto"/>
                                                    <w:bottom w:val="none" w:sz="0" w:space="0" w:color="auto"/>
                                                    <w:right w:val="none" w:sz="0" w:space="0" w:color="auto"/>
                                                  </w:divBdr>
                                                  <w:divsChild>
                                                    <w:div w:id="1610576502">
                                                      <w:marLeft w:val="0"/>
                                                      <w:marRight w:val="0"/>
                                                      <w:marTop w:val="0"/>
                                                      <w:marBottom w:val="0"/>
                                                      <w:divBdr>
                                                        <w:top w:val="none" w:sz="0" w:space="0" w:color="auto"/>
                                                        <w:left w:val="none" w:sz="0" w:space="0" w:color="auto"/>
                                                        <w:bottom w:val="none" w:sz="0" w:space="0" w:color="auto"/>
                                                        <w:right w:val="none" w:sz="0" w:space="0" w:color="auto"/>
                                                      </w:divBdr>
                                                      <w:divsChild>
                                                        <w:div w:id="459804786">
                                                          <w:marLeft w:val="0"/>
                                                          <w:marRight w:val="0"/>
                                                          <w:marTop w:val="0"/>
                                                          <w:marBottom w:val="0"/>
                                                          <w:divBdr>
                                                            <w:top w:val="none" w:sz="0" w:space="0" w:color="auto"/>
                                                            <w:left w:val="none" w:sz="0" w:space="0" w:color="auto"/>
                                                            <w:bottom w:val="none" w:sz="0" w:space="0" w:color="auto"/>
                                                            <w:right w:val="none" w:sz="0" w:space="0" w:color="auto"/>
                                                          </w:divBdr>
                                                        </w:div>
                                                        <w:div w:id="2029410806">
                                                          <w:marLeft w:val="0"/>
                                                          <w:marRight w:val="0"/>
                                                          <w:marTop w:val="0"/>
                                                          <w:marBottom w:val="0"/>
                                                          <w:divBdr>
                                                            <w:top w:val="none" w:sz="0" w:space="0" w:color="auto"/>
                                                            <w:left w:val="none" w:sz="0" w:space="0" w:color="auto"/>
                                                            <w:bottom w:val="none" w:sz="0" w:space="0" w:color="auto"/>
                                                            <w:right w:val="none" w:sz="0" w:space="0" w:color="auto"/>
                                                          </w:divBdr>
                                                        </w:div>
                                                        <w:div w:id="1743527070">
                                                          <w:marLeft w:val="0"/>
                                                          <w:marRight w:val="0"/>
                                                          <w:marTop w:val="0"/>
                                                          <w:marBottom w:val="0"/>
                                                          <w:divBdr>
                                                            <w:top w:val="none" w:sz="0" w:space="0" w:color="auto"/>
                                                            <w:left w:val="none" w:sz="0" w:space="0" w:color="auto"/>
                                                            <w:bottom w:val="none" w:sz="0" w:space="0" w:color="auto"/>
                                                            <w:right w:val="none" w:sz="0" w:space="0" w:color="auto"/>
                                                          </w:divBdr>
                                                        </w:div>
                                                        <w:div w:id="1746226503">
                                                          <w:marLeft w:val="0"/>
                                                          <w:marRight w:val="0"/>
                                                          <w:marTop w:val="0"/>
                                                          <w:marBottom w:val="0"/>
                                                          <w:divBdr>
                                                            <w:top w:val="none" w:sz="0" w:space="0" w:color="auto"/>
                                                            <w:left w:val="none" w:sz="0" w:space="0" w:color="auto"/>
                                                            <w:bottom w:val="none" w:sz="0" w:space="0" w:color="auto"/>
                                                            <w:right w:val="none" w:sz="0" w:space="0" w:color="auto"/>
                                                          </w:divBdr>
                                                        </w:div>
                                                        <w:div w:id="1115634703">
                                                          <w:marLeft w:val="0"/>
                                                          <w:marRight w:val="0"/>
                                                          <w:marTop w:val="0"/>
                                                          <w:marBottom w:val="0"/>
                                                          <w:divBdr>
                                                            <w:top w:val="none" w:sz="0" w:space="0" w:color="auto"/>
                                                            <w:left w:val="none" w:sz="0" w:space="0" w:color="auto"/>
                                                            <w:bottom w:val="none" w:sz="0" w:space="0" w:color="auto"/>
                                                            <w:right w:val="none" w:sz="0" w:space="0" w:color="auto"/>
                                                          </w:divBdr>
                                                        </w:div>
                                                        <w:div w:id="925651546">
                                                          <w:marLeft w:val="0"/>
                                                          <w:marRight w:val="0"/>
                                                          <w:marTop w:val="0"/>
                                                          <w:marBottom w:val="0"/>
                                                          <w:divBdr>
                                                            <w:top w:val="none" w:sz="0" w:space="0" w:color="auto"/>
                                                            <w:left w:val="none" w:sz="0" w:space="0" w:color="auto"/>
                                                            <w:bottom w:val="none" w:sz="0" w:space="0" w:color="auto"/>
                                                            <w:right w:val="none" w:sz="0" w:space="0" w:color="auto"/>
                                                          </w:divBdr>
                                                        </w:div>
                                                        <w:div w:id="1756317367">
                                                          <w:marLeft w:val="0"/>
                                                          <w:marRight w:val="0"/>
                                                          <w:marTop w:val="0"/>
                                                          <w:marBottom w:val="0"/>
                                                          <w:divBdr>
                                                            <w:top w:val="none" w:sz="0" w:space="0" w:color="auto"/>
                                                            <w:left w:val="none" w:sz="0" w:space="0" w:color="auto"/>
                                                            <w:bottom w:val="none" w:sz="0" w:space="0" w:color="auto"/>
                                                            <w:right w:val="none" w:sz="0" w:space="0" w:color="auto"/>
                                                          </w:divBdr>
                                                        </w:div>
                                                        <w:div w:id="1876233966">
                                                          <w:marLeft w:val="0"/>
                                                          <w:marRight w:val="0"/>
                                                          <w:marTop w:val="0"/>
                                                          <w:marBottom w:val="0"/>
                                                          <w:divBdr>
                                                            <w:top w:val="none" w:sz="0" w:space="0" w:color="auto"/>
                                                            <w:left w:val="none" w:sz="0" w:space="0" w:color="auto"/>
                                                            <w:bottom w:val="none" w:sz="0" w:space="0" w:color="auto"/>
                                                            <w:right w:val="none" w:sz="0" w:space="0" w:color="auto"/>
                                                          </w:divBdr>
                                                        </w:div>
                                                        <w:div w:id="1331325325">
                                                          <w:marLeft w:val="0"/>
                                                          <w:marRight w:val="0"/>
                                                          <w:marTop w:val="0"/>
                                                          <w:marBottom w:val="0"/>
                                                          <w:divBdr>
                                                            <w:top w:val="none" w:sz="0" w:space="0" w:color="auto"/>
                                                            <w:left w:val="none" w:sz="0" w:space="0" w:color="auto"/>
                                                            <w:bottom w:val="none" w:sz="0" w:space="0" w:color="auto"/>
                                                            <w:right w:val="none" w:sz="0" w:space="0" w:color="auto"/>
                                                          </w:divBdr>
                                                        </w:div>
                                                        <w:div w:id="1793017268">
                                                          <w:marLeft w:val="0"/>
                                                          <w:marRight w:val="0"/>
                                                          <w:marTop w:val="0"/>
                                                          <w:marBottom w:val="0"/>
                                                          <w:divBdr>
                                                            <w:top w:val="none" w:sz="0" w:space="0" w:color="auto"/>
                                                            <w:left w:val="none" w:sz="0" w:space="0" w:color="auto"/>
                                                            <w:bottom w:val="none" w:sz="0" w:space="0" w:color="auto"/>
                                                            <w:right w:val="none" w:sz="0" w:space="0" w:color="auto"/>
                                                          </w:divBdr>
                                                        </w:div>
                                                        <w:div w:id="511728004">
                                                          <w:marLeft w:val="0"/>
                                                          <w:marRight w:val="0"/>
                                                          <w:marTop w:val="0"/>
                                                          <w:marBottom w:val="0"/>
                                                          <w:divBdr>
                                                            <w:top w:val="none" w:sz="0" w:space="0" w:color="auto"/>
                                                            <w:left w:val="none" w:sz="0" w:space="0" w:color="auto"/>
                                                            <w:bottom w:val="none" w:sz="0" w:space="0" w:color="auto"/>
                                                            <w:right w:val="none" w:sz="0" w:space="0" w:color="auto"/>
                                                          </w:divBdr>
                                                        </w:div>
                                                        <w:div w:id="1144541919">
                                                          <w:marLeft w:val="0"/>
                                                          <w:marRight w:val="0"/>
                                                          <w:marTop w:val="0"/>
                                                          <w:marBottom w:val="0"/>
                                                          <w:divBdr>
                                                            <w:top w:val="none" w:sz="0" w:space="0" w:color="auto"/>
                                                            <w:left w:val="none" w:sz="0" w:space="0" w:color="auto"/>
                                                            <w:bottom w:val="none" w:sz="0" w:space="0" w:color="auto"/>
                                                            <w:right w:val="none" w:sz="0" w:space="0" w:color="auto"/>
                                                          </w:divBdr>
                                                        </w:div>
                                                        <w:div w:id="1510096638">
                                                          <w:marLeft w:val="0"/>
                                                          <w:marRight w:val="0"/>
                                                          <w:marTop w:val="0"/>
                                                          <w:marBottom w:val="0"/>
                                                          <w:divBdr>
                                                            <w:top w:val="none" w:sz="0" w:space="0" w:color="auto"/>
                                                            <w:left w:val="none" w:sz="0" w:space="0" w:color="auto"/>
                                                            <w:bottom w:val="none" w:sz="0" w:space="0" w:color="auto"/>
                                                            <w:right w:val="none" w:sz="0" w:space="0" w:color="auto"/>
                                                          </w:divBdr>
                                                        </w:div>
                                                        <w:div w:id="540822038">
                                                          <w:marLeft w:val="0"/>
                                                          <w:marRight w:val="0"/>
                                                          <w:marTop w:val="0"/>
                                                          <w:marBottom w:val="0"/>
                                                          <w:divBdr>
                                                            <w:top w:val="none" w:sz="0" w:space="0" w:color="auto"/>
                                                            <w:left w:val="none" w:sz="0" w:space="0" w:color="auto"/>
                                                            <w:bottom w:val="none" w:sz="0" w:space="0" w:color="auto"/>
                                                            <w:right w:val="none" w:sz="0" w:space="0" w:color="auto"/>
                                                          </w:divBdr>
                                                        </w:div>
                                                        <w:div w:id="1107509548">
                                                          <w:marLeft w:val="0"/>
                                                          <w:marRight w:val="0"/>
                                                          <w:marTop w:val="0"/>
                                                          <w:marBottom w:val="0"/>
                                                          <w:divBdr>
                                                            <w:top w:val="none" w:sz="0" w:space="0" w:color="auto"/>
                                                            <w:left w:val="none" w:sz="0" w:space="0" w:color="auto"/>
                                                            <w:bottom w:val="none" w:sz="0" w:space="0" w:color="auto"/>
                                                            <w:right w:val="none" w:sz="0" w:space="0" w:color="auto"/>
                                                          </w:divBdr>
                                                        </w:div>
                                                        <w:div w:id="1560558523">
                                                          <w:marLeft w:val="0"/>
                                                          <w:marRight w:val="0"/>
                                                          <w:marTop w:val="0"/>
                                                          <w:marBottom w:val="0"/>
                                                          <w:divBdr>
                                                            <w:top w:val="none" w:sz="0" w:space="0" w:color="auto"/>
                                                            <w:left w:val="none" w:sz="0" w:space="0" w:color="auto"/>
                                                            <w:bottom w:val="none" w:sz="0" w:space="0" w:color="auto"/>
                                                            <w:right w:val="none" w:sz="0" w:space="0" w:color="auto"/>
                                                          </w:divBdr>
                                                        </w:div>
                                                        <w:div w:id="2145846885">
                                                          <w:marLeft w:val="0"/>
                                                          <w:marRight w:val="0"/>
                                                          <w:marTop w:val="0"/>
                                                          <w:marBottom w:val="0"/>
                                                          <w:divBdr>
                                                            <w:top w:val="none" w:sz="0" w:space="0" w:color="auto"/>
                                                            <w:left w:val="none" w:sz="0" w:space="0" w:color="auto"/>
                                                            <w:bottom w:val="none" w:sz="0" w:space="0" w:color="auto"/>
                                                            <w:right w:val="none" w:sz="0" w:space="0" w:color="auto"/>
                                                          </w:divBdr>
                                                        </w:div>
                                                        <w:div w:id="1567447591">
                                                          <w:marLeft w:val="0"/>
                                                          <w:marRight w:val="0"/>
                                                          <w:marTop w:val="0"/>
                                                          <w:marBottom w:val="0"/>
                                                          <w:divBdr>
                                                            <w:top w:val="none" w:sz="0" w:space="0" w:color="auto"/>
                                                            <w:left w:val="none" w:sz="0" w:space="0" w:color="auto"/>
                                                            <w:bottom w:val="none" w:sz="0" w:space="0" w:color="auto"/>
                                                            <w:right w:val="none" w:sz="0" w:space="0" w:color="auto"/>
                                                          </w:divBdr>
                                                        </w:div>
                                                        <w:div w:id="896820369">
                                                          <w:marLeft w:val="0"/>
                                                          <w:marRight w:val="0"/>
                                                          <w:marTop w:val="0"/>
                                                          <w:marBottom w:val="0"/>
                                                          <w:divBdr>
                                                            <w:top w:val="none" w:sz="0" w:space="0" w:color="auto"/>
                                                            <w:left w:val="none" w:sz="0" w:space="0" w:color="auto"/>
                                                            <w:bottom w:val="none" w:sz="0" w:space="0" w:color="auto"/>
                                                            <w:right w:val="none" w:sz="0" w:space="0" w:color="auto"/>
                                                          </w:divBdr>
                                                        </w:div>
                                                        <w:div w:id="635600044">
                                                          <w:marLeft w:val="0"/>
                                                          <w:marRight w:val="0"/>
                                                          <w:marTop w:val="0"/>
                                                          <w:marBottom w:val="0"/>
                                                          <w:divBdr>
                                                            <w:top w:val="none" w:sz="0" w:space="0" w:color="auto"/>
                                                            <w:left w:val="none" w:sz="0" w:space="0" w:color="auto"/>
                                                            <w:bottom w:val="none" w:sz="0" w:space="0" w:color="auto"/>
                                                            <w:right w:val="none" w:sz="0" w:space="0" w:color="auto"/>
                                                          </w:divBdr>
                                                        </w:div>
                                                        <w:div w:id="1940017156">
                                                          <w:marLeft w:val="0"/>
                                                          <w:marRight w:val="0"/>
                                                          <w:marTop w:val="0"/>
                                                          <w:marBottom w:val="0"/>
                                                          <w:divBdr>
                                                            <w:top w:val="none" w:sz="0" w:space="0" w:color="auto"/>
                                                            <w:left w:val="none" w:sz="0" w:space="0" w:color="auto"/>
                                                            <w:bottom w:val="none" w:sz="0" w:space="0" w:color="auto"/>
                                                            <w:right w:val="none" w:sz="0" w:space="0" w:color="auto"/>
                                                          </w:divBdr>
                                                        </w:div>
                                                        <w:div w:id="1358234888">
                                                          <w:marLeft w:val="0"/>
                                                          <w:marRight w:val="0"/>
                                                          <w:marTop w:val="0"/>
                                                          <w:marBottom w:val="0"/>
                                                          <w:divBdr>
                                                            <w:top w:val="none" w:sz="0" w:space="0" w:color="auto"/>
                                                            <w:left w:val="none" w:sz="0" w:space="0" w:color="auto"/>
                                                            <w:bottom w:val="none" w:sz="0" w:space="0" w:color="auto"/>
                                                            <w:right w:val="none" w:sz="0" w:space="0" w:color="auto"/>
                                                          </w:divBdr>
                                                        </w:div>
                                                        <w:div w:id="79300062">
                                                          <w:marLeft w:val="0"/>
                                                          <w:marRight w:val="0"/>
                                                          <w:marTop w:val="0"/>
                                                          <w:marBottom w:val="0"/>
                                                          <w:divBdr>
                                                            <w:top w:val="none" w:sz="0" w:space="0" w:color="auto"/>
                                                            <w:left w:val="none" w:sz="0" w:space="0" w:color="auto"/>
                                                            <w:bottom w:val="none" w:sz="0" w:space="0" w:color="auto"/>
                                                            <w:right w:val="none" w:sz="0" w:space="0" w:color="auto"/>
                                                          </w:divBdr>
                                                        </w:div>
                                                        <w:div w:id="254291237">
                                                          <w:marLeft w:val="0"/>
                                                          <w:marRight w:val="0"/>
                                                          <w:marTop w:val="0"/>
                                                          <w:marBottom w:val="0"/>
                                                          <w:divBdr>
                                                            <w:top w:val="none" w:sz="0" w:space="0" w:color="auto"/>
                                                            <w:left w:val="none" w:sz="0" w:space="0" w:color="auto"/>
                                                            <w:bottom w:val="none" w:sz="0" w:space="0" w:color="auto"/>
                                                            <w:right w:val="none" w:sz="0" w:space="0" w:color="auto"/>
                                                          </w:divBdr>
                                                        </w:div>
                                                        <w:div w:id="1829785685">
                                                          <w:marLeft w:val="0"/>
                                                          <w:marRight w:val="0"/>
                                                          <w:marTop w:val="0"/>
                                                          <w:marBottom w:val="0"/>
                                                          <w:divBdr>
                                                            <w:top w:val="none" w:sz="0" w:space="0" w:color="auto"/>
                                                            <w:left w:val="none" w:sz="0" w:space="0" w:color="auto"/>
                                                            <w:bottom w:val="none" w:sz="0" w:space="0" w:color="auto"/>
                                                            <w:right w:val="none" w:sz="0" w:space="0" w:color="auto"/>
                                                          </w:divBdr>
                                                        </w:div>
                                                        <w:div w:id="2006276695">
                                                          <w:marLeft w:val="0"/>
                                                          <w:marRight w:val="0"/>
                                                          <w:marTop w:val="0"/>
                                                          <w:marBottom w:val="0"/>
                                                          <w:divBdr>
                                                            <w:top w:val="none" w:sz="0" w:space="0" w:color="auto"/>
                                                            <w:left w:val="none" w:sz="0" w:space="0" w:color="auto"/>
                                                            <w:bottom w:val="none" w:sz="0" w:space="0" w:color="auto"/>
                                                            <w:right w:val="none" w:sz="0" w:space="0" w:color="auto"/>
                                                          </w:divBdr>
                                                        </w:div>
                                                        <w:div w:id="1378432472">
                                                          <w:marLeft w:val="0"/>
                                                          <w:marRight w:val="0"/>
                                                          <w:marTop w:val="0"/>
                                                          <w:marBottom w:val="0"/>
                                                          <w:divBdr>
                                                            <w:top w:val="none" w:sz="0" w:space="0" w:color="auto"/>
                                                            <w:left w:val="none" w:sz="0" w:space="0" w:color="auto"/>
                                                            <w:bottom w:val="none" w:sz="0" w:space="0" w:color="auto"/>
                                                            <w:right w:val="none" w:sz="0" w:space="0" w:color="auto"/>
                                                          </w:divBdr>
                                                        </w:div>
                                                        <w:div w:id="1148089226">
                                                          <w:marLeft w:val="0"/>
                                                          <w:marRight w:val="0"/>
                                                          <w:marTop w:val="0"/>
                                                          <w:marBottom w:val="0"/>
                                                          <w:divBdr>
                                                            <w:top w:val="none" w:sz="0" w:space="0" w:color="auto"/>
                                                            <w:left w:val="none" w:sz="0" w:space="0" w:color="auto"/>
                                                            <w:bottom w:val="none" w:sz="0" w:space="0" w:color="auto"/>
                                                            <w:right w:val="none" w:sz="0" w:space="0" w:color="auto"/>
                                                          </w:divBdr>
                                                        </w:div>
                                                        <w:div w:id="715157009">
                                                          <w:marLeft w:val="0"/>
                                                          <w:marRight w:val="0"/>
                                                          <w:marTop w:val="0"/>
                                                          <w:marBottom w:val="0"/>
                                                          <w:divBdr>
                                                            <w:top w:val="none" w:sz="0" w:space="0" w:color="auto"/>
                                                            <w:left w:val="none" w:sz="0" w:space="0" w:color="auto"/>
                                                            <w:bottom w:val="none" w:sz="0" w:space="0" w:color="auto"/>
                                                            <w:right w:val="none" w:sz="0" w:space="0" w:color="auto"/>
                                                          </w:divBdr>
                                                        </w:div>
                                                        <w:div w:id="1018655912">
                                                          <w:marLeft w:val="0"/>
                                                          <w:marRight w:val="0"/>
                                                          <w:marTop w:val="0"/>
                                                          <w:marBottom w:val="0"/>
                                                          <w:divBdr>
                                                            <w:top w:val="none" w:sz="0" w:space="0" w:color="auto"/>
                                                            <w:left w:val="none" w:sz="0" w:space="0" w:color="auto"/>
                                                            <w:bottom w:val="none" w:sz="0" w:space="0" w:color="auto"/>
                                                            <w:right w:val="none" w:sz="0" w:space="0" w:color="auto"/>
                                                          </w:divBdr>
                                                        </w:div>
                                                        <w:div w:id="2134907580">
                                                          <w:marLeft w:val="0"/>
                                                          <w:marRight w:val="0"/>
                                                          <w:marTop w:val="0"/>
                                                          <w:marBottom w:val="0"/>
                                                          <w:divBdr>
                                                            <w:top w:val="none" w:sz="0" w:space="0" w:color="auto"/>
                                                            <w:left w:val="none" w:sz="0" w:space="0" w:color="auto"/>
                                                            <w:bottom w:val="none" w:sz="0" w:space="0" w:color="auto"/>
                                                            <w:right w:val="none" w:sz="0" w:space="0" w:color="auto"/>
                                                          </w:divBdr>
                                                        </w:div>
                                                        <w:div w:id="1062213877">
                                                          <w:marLeft w:val="0"/>
                                                          <w:marRight w:val="0"/>
                                                          <w:marTop w:val="0"/>
                                                          <w:marBottom w:val="0"/>
                                                          <w:divBdr>
                                                            <w:top w:val="none" w:sz="0" w:space="0" w:color="auto"/>
                                                            <w:left w:val="none" w:sz="0" w:space="0" w:color="auto"/>
                                                            <w:bottom w:val="none" w:sz="0" w:space="0" w:color="auto"/>
                                                            <w:right w:val="none" w:sz="0" w:space="0" w:color="auto"/>
                                                          </w:divBdr>
                                                        </w:div>
                                                        <w:div w:id="281500986">
                                                          <w:marLeft w:val="0"/>
                                                          <w:marRight w:val="0"/>
                                                          <w:marTop w:val="0"/>
                                                          <w:marBottom w:val="0"/>
                                                          <w:divBdr>
                                                            <w:top w:val="none" w:sz="0" w:space="0" w:color="auto"/>
                                                            <w:left w:val="none" w:sz="0" w:space="0" w:color="auto"/>
                                                            <w:bottom w:val="none" w:sz="0" w:space="0" w:color="auto"/>
                                                            <w:right w:val="none" w:sz="0" w:space="0" w:color="auto"/>
                                                          </w:divBdr>
                                                        </w:div>
                                                        <w:div w:id="348221148">
                                                          <w:marLeft w:val="0"/>
                                                          <w:marRight w:val="0"/>
                                                          <w:marTop w:val="0"/>
                                                          <w:marBottom w:val="0"/>
                                                          <w:divBdr>
                                                            <w:top w:val="none" w:sz="0" w:space="0" w:color="auto"/>
                                                            <w:left w:val="none" w:sz="0" w:space="0" w:color="auto"/>
                                                            <w:bottom w:val="none" w:sz="0" w:space="0" w:color="auto"/>
                                                            <w:right w:val="none" w:sz="0" w:space="0" w:color="auto"/>
                                                          </w:divBdr>
                                                        </w:div>
                                                        <w:div w:id="311716903">
                                                          <w:marLeft w:val="0"/>
                                                          <w:marRight w:val="0"/>
                                                          <w:marTop w:val="0"/>
                                                          <w:marBottom w:val="0"/>
                                                          <w:divBdr>
                                                            <w:top w:val="none" w:sz="0" w:space="0" w:color="auto"/>
                                                            <w:left w:val="none" w:sz="0" w:space="0" w:color="auto"/>
                                                            <w:bottom w:val="none" w:sz="0" w:space="0" w:color="auto"/>
                                                            <w:right w:val="none" w:sz="0" w:space="0" w:color="auto"/>
                                                          </w:divBdr>
                                                        </w:div>
                                                        <w:div w:id="792676210">
                                                          <w:marLeft w:val="0"/>
                                                          <w:marRight w:val="0"/>
                                                          <w:marTop w:val="0"/>
                                                          <w:marBottom w:val="0"/>
                                                          <w:divBdr>
                                                            <w:top w:val="none" w:sz="0" w:space="0" w:color="auto"/>
                                                            <w:left w:val="none" w:sz="0" w:space="0" w:color="auto"/>
                                                            <w:bottom w:val="none" w:sz="0" w:space="0" w:color="auto"/>
                                                            <w:right w:val="none" w:sz="0" w:space="0" w:color="auto"/>
                                                          </w:divBdr>
                                                        </w:div>
                                                        <w:div w:id="1803234372">
                                                          <w:marLeft w:val="0"/>
                                                          <w:marRight w:val="0"/>
                                                          <w:marTop w:val="0"/>
                                                          <w:marBottom w:val="0"/>
                                                          <w:divBdr>
                                                            <w:top w:val="none" w:sz="0" w:space="0" w:color="auto"/>
                                                            <w:left w:val="none" w:sz="0" w:space="0" w:color="auto"/>
                                                            <w:bottom w:val="none" w:sz="0" w:space="0" w:color="auto"/>
                                                            <w:right w:val="none" w:sz="0" w:space="0" w:color="auto"/>
                                                          </w:divBdr>
                                                        </w:div>
                                                        <w:div w:id="1186022708">
                                                          <w:marLeft w:val="0"/>
                                                          <w:marRight w:val="0"/>
                                                          <w:marTop w:val="0"/>
                                                          <w:marBottom w:val="0"/>
                                                          <w:divBdr>
                                                            <w:top w:val="none" w:sz="0" w:space="0" w:color="auto"/>
                                                            <w:left w:val="none" w:sz="0" w:space="0" w:color="auto"/>
                                                            <w:bottom w:val="none" w:sz="0" w:space="0" w:color="auto"/>
                                                            <w:right w:val="none" w:sz="0" w:space="0" w:color="auto"/>
                                                          </w:divBdr>
                                                        </w:div>
                                                        <w:div w:id="193805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05286">
                                                  <w:marLeft w:val="0"/>
                                                  <w:marRight w:val="0"/>
                                                  <w:marTop w:val="0"/>
                                                  <w:marBottom w:val="0"/>
                                                  <w:divBdr>
                                                    <w:top w:val="none" w:sz="0" w:space="0" w:color="auto"/>
                                                    <w:left w:val="none" w:sz="0" w:space="0" w:color="auto"/>
                                                    <w:bottom w:val="none" w:sz="0" w:space="0" w:color="auto"/>
                                                    <w:right w:val="none" w:sz="0" w:space="0" w:color="auto"/>
                                                  </w:divBdr>
                                                  <w:divsChild>
                                                    <w:div w:id="1578128782">
                                                      <w:marLeft w:val="0"/>
                                                      <w:marRight w:val="0"/>
                                                      <w:marTop w:val="0"/>
                                                      <w:marBottom w:val="0"/>
                                                      <w:divBdr>
                                                        <w:top w:val="none" w:sz="0" w:space="0" w:color="auto"/>
                                                        <w:left w:val="none" w:sz="0" w:space="0" w:color="auto"/>
                                                        <w:bottom w:val="none" w:sz="0" w:space="0" w:color="auto"/>
                                                        <w:right w:val="none" w:sz="0" w:space="0" w:color="auto"/>
                                                      </w:divBdr>
                                                    </w:div>
                                                  </w:divsChild>
                                                </w:div>
                                                <w:div w:id="448861211">
                                                  <w:marLeft w:val="0"/>
                                                  <w:marRight w:val="0"/>
                                                  <w:marTop w:val="0"/>
                                                  <w:marBottom w:val="0"/>
                                                  <w:divBdr>
                                                    <w:top w:val="none" w:sz="0" w:space="0" w:color="auto"/>
                                                    <w:left w:val="none" w:sz="0" w:space="0" w:color="auto"/>
                                                    <w:bottom w:val="none" w:sz="0" w:space="0" w:color="auto"/>
                                                    <w:right w:val="none" w:sz="0" w:space="0" w:color="auto"/>
                                                  </w:divBdr>
                                                  <w:divsChild>
                                                    <w:div w:id="561331482">
                                                      <w:marLeft w:val="0"/>
                                                      <w:marRight w:val="0"/>
                                                      <w:marTop w:val="0"/>
                                                      <w:marBottom w:val="0"/>
                                                      <w:divBdr>
                                                        <w:top w:val="none" w:sz="0" w:space="0" w:color="auto"/>
                                                        <w:left w:val="none" w:sz="0" w:space="0" w:color="auto"/>
                                                        <w:bottom w:val="none" w:sz="0" w:space="0" w:color="auto"/>
                                                        <w:right w:val="none" w:sz="0" w:space="0" w:color="auto"/>
                                                      </w:divBdr>
                                                    </w:div>
                                                  </w:divsChild>
                                                </w:div>
                                                <w:div w:id="240876623">
                                                  <w:marLeft w:val="0"/>
                                                  <w:marRight w:val="0"/>
                                                  <w:marTop w:val="0"/>
                                                  <w:marBottom w:val="0"/>
                                                  <w:divBdr>
                                                    <w:top w:val="none" w:sz="0" w:space="0" w:color="auto"/>
                                                    <w:left w:val="none" w:sz="0" w:space="0" w:color="auto"/>
                                                    <w:bottom w:val="none" w:sz="0" w:space="0" w:color="auto"/>
                                                    <w:right w:val="none" w:sz="0" w:space="0" w:color="auto"/>
                                                  </w:divBdr>
                                                  <w:divsChild>
                                                    <w:div w:id="174903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45562">
                                              <w:marLeft w:val="0"/>
                                              <w:marRight w:val="0"/>
                                              <w:marTop w:val="0"/>
                                              <w:marBottom w:val="0"/>
                                              <w:divBdr>
                                                <w:top w:val="none" w:sz="0" w:space="0" w:color="auto"/>
                                                <w:left w:val="none" w:sz="0" w:space="0" w:color="auto"/>
                                                <w:bottom w:val="none" w:sz="0" w:space="0" w:color="auto"/>
                                                <w:right w:val="none" w:sz="0" w:space="0" w:color="auto"/>
                                              </w:divBdr>
                                              <w:divsChild>
                                                <w:div w:id="791753490">
                                                  <w:marLeft w:val="0"/>
                                                  <w:marRight w:val="0"/>
                                                  <w:marTop w:val="0"/>
                                                  <w:marBottom w:val="0"/>
                                                  <w:divBdr>
                                                    <w:top w:val="none" w:sz="0" w:space="0" w:color="auto"/>
                                                    <w:left w:val="none" w:sz="0" w:space="0" w:color="auto"/>
                                                    <w:bottom w:val="none" w:sz="0" w:space="0" w:color="auto"/>
                                                    <w:right w:val="none" w:sz="0" w:space="0" w:color="auto"/>
                                                  </w:divBdr>
                                                  <w:divsChild>
                                                    <w:div w:id="2520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43840">
                                              <w:marLeft w:val="0"/>
                                              <w:marRight w:val="0"/>
                                              <w:marTop w:val="0"/>
                                              <w:marBottom w:val="0"/>
                                              <w:divBdr>
                                                <w:top w:val="none" w:sz="0" w:space="0" w:color="auto"/>
                                                <w:left w:val="none" w:sz="0" w:space="0" w:color="auto"/>
                                                <w:bottom w:val="none" w:sz="0" w:space="0" w:color="auto"/>
                                                <w:right w:val="none" w:sz="0" w:space="0" w:color="auto"/>
                                              </w:divBdr>
                                              <w:divsChild>
                                                <w:div w:id="1678800922">
                                                  <w:marLeft w:val="0"/>
                                                  <w:marRight w:val="0"/>
                                                  <w:marTop w:val="0"/>
                                                  <w:marBottom w:val="0"/>
                                                  <w:divBdr>
                                                    <w:top w:val="none" w:sz="0" w:space="0" w:color="auto"/>
                                                    <w:left w:val="none" w:sz="0" w:space="0" w:color="auto"/>
                                                    <w:bottom w:val="none" w:sz="0" w:space="0" w:color="auto"/>
                                                    <w:right w:val="none" w:sz="0" w:space="0" w:color="auto"/>
                                                  </w:divBdr>
                                                  <w:divsChild>
                                                    <w:div w:id="114297105">
                                                      <w:marLeft w:val="0"/>
                                                      <w:marRight w:val="0"/>
                                                      <w:marTop w:val="0"/>
                                                      <w:marBottom w:val="0"/>
                                                      <w:divBdr>
                                                        <w:top w:val="none" w:sz="0" w:space="0" w:color="auto"/>
                                                        <w:left w:val="none" w:sz="0" w:space="0" w:color="auto"/>
                                                        <w:bottom w:val="none" w:sz="0" w:space="0" w:color="auto"/>
                                                        <w:right w:val="none" w:sz="0" w:space="0" w:color="auto"/>
                                                      </w:divBdr>
                                                      <w:divsChild>
                                                        <w:div w:id="1539778637">
                                                          <w:marLeft w:val="0"/>
                                                          <w:marRight w:val="0"/>
                                                          <w:marTop w:val="0"/>
                                                          <w:marBottom w:val="0"/>
                                                          <w:divBdr>
                                                            <w:top w:val="none" w:sz="0" w:space="0" w:color="auto"/>
                                                            <w:left w:val="none" w:sz="0" w:space="0" w:color="auto"/>
                                                            <w:bottom w:val="none" w:sz="0" w:space="0" w:color="auto"/>
                                                            <w:right w:val="none" w:sz="0" w:space="0" w:color="auto"/>
                                                          </w:divBdr>
                                                        </w:div>
                                                        <w:div w:id="807863220">
                                                          <w:marLeft w:val="0"/>
                                                          <w:marRight w:val="0"/>
                                                          <w:marTop w:val="0"/>
                                                          <w:marBottom w:val="0"/>
                                                          <w:divBdr>
                                                            <w:top w:val="none" w:sz="0" w:space="0" w:color="auto"/>
                                                            <w:left w:val="none" w:sz="0" w:space="0" w:color="auto"/>
                                                            <w:bottom w:val="none" w:sz="0" w:space="0" w:color="auto"/>
                                                            <w:right w:val="none" w:sz="0" w:space="0" w:color="auto"/>
                                                          </w:divBdr>
                                                        </w:div>
                                                        <w:div w:id="248850151">
                                                          <w:marLeft w:val="0"/>
                                                          <w:marRight w:val="0"/>
                                                          <w:marTop w:val="0"/>
                                                          <w:marBottom w:val="0"/>
                                                          <w:divBdr>
                                                            <w:top w:val="none" w:sz="0" w:space="0" w:color="auto"/>
                                                            <w:left w:val="none" w:sz="0" w:space="0" w:color="auto"/>
                                                            <w:bottom w:val="none" w:sz="0" w:space="0" w:color="auto"/>
                                                            <w:right w:val="none" w:sz="0" w:space="0" w:color="auto"/>
                                                          </w:divBdr>
                                                        </w:div>
                                                        <w:div w:id="2075423354">
                                                          <w:marLeft w:val="0"/>
                                                          <w:marRight w:val="0"/>
                                                          <w:marTop w:val="0"/>
                                                          <w:marBottom w:val="0"/>
                                                          <w:divBdr>
                                                            <w:top w:val="none" w:sz="0" w:space="0" w:color="auto"/>
                                                            <w:left w:val="none" w:sz="0" w:space="0" w:color="auto"/>
                                                            <w:bottom w:val="none" w:sz="0" w:space="0" w:color="auto"/>
                                                            <w:right w:val="none" w:sz="0" w:space="0" w:color="auto"/>
                                                          </w:divBdr>
                                                        </w:div>
                                                        <w:div w:id="1550416856">
                                                          <w:marLeft w:val="0"/>
                                                          <w:marRight w:val="0"/>
                                                          <w:marTop w:val="0"/>
                                                          <w:marBottom w:val="0"/>
                                                          <w:divBdr>
                                                            <w:top w:val="none" w:sz="0" w:space="0" w:color="auto"/>
                                                            <w:left w:val="none" w:sz="0" w:space="0" w:color="auto"/>
                                                            <w:bottom w:val="none" w:sz="0" w:space="0" w:color="auto"/>
                                                            <w:right w:val="none" w:sz="0" w:space="0" w:color="auto"/>
                                                          </w:divBdr>
                                                        </w:div>
                                                        <w:div w:id="1151141039">
                                                          <w:marLeft w:val="0"/>
                                                          <w:marRight w:val="0"/>
                                                          <w:marTop w:val="0"/>
                                                          <w:marBottom w:val="0"/>
                                                          <w:divBdr>
                                                            <w:top w:val="none" w:sz="0" w:space="0" w:color="auto"/>
                                                            <w:left w:val="none" w:sz="0" w:space="0" w:color="auto"/>
                                                            <w:bottom w:val="none" w:sz="0" w:space="0" w:color="auto"/>
                                                            <w:right w:val="none" w:sz="0" w:space="0" w:color="auto"/>
                                                          </w:divBdr>
                                                        </w:div>
                                                        <w:div w:id="1239709514">
                                                          <w:marLeft w:val="0"/>
                                                          <w:marRight w:val="0"/>
                                                          <w:marTop w:val="0"/>
                                                          <w:marBottom w:val="0"/>
                                                          <w:divBdr>
                                                            <w:top w:val="none" w:sz="0" w:space="0" w:color="auto"/>
                                                            <w:left w:val="none" w:sz="0" w:space="0" w:color="auto"/>
                                                            <w:bottom w:val="none" w:sz="0" w:space="0" w:color="auto"/>
                                                            <w:right w:val="none" w:sz="0" w:space="0" w:color="auto"/>
                                                          </w:divBdr>
                                                        </w:div>
                                                        <w:div w:id="1838691460">
                                                          <w:marLeft w:val="0"/>
                                                          <w:marRight w:val="0"/>
                                                          <w:marTop w:val="0"/>
                                                          <w:marBottom w:val="0"/>
                                                          <w:divBdr>
                                                            <w:top w:val="none" w:sz="0" w:space="0" w:color="auto"/>
                                                            <w:left w:val="none" w:sz="0" w:space="0" w:color="auto"/>
                                                            <w:bottom w:val="none" w:sz="0" w:space="0" w:color="auto"/>
                                                            <w:right w:val="none" w:sz="0" w:space="0" w:color="auto"/>
                                                          </w:divBdr>
                                                        </w:div>
                                                        <w:div w:id="1010451385">
                                                          <w:marLeft w:val="0"/>
                                                          <w:marRight w:val="0"/>
                                                          <w:marTop w:val="0"/>
                                                          <w:marBottom w:val="0"/>
                                                          <w:divBdr>
                                                            <w:top w:val="none" w:sz="0" w:space="0" w:color="auto"/>
                                                            <w:left w:val="none" w:sz="0" w:space="0" w:color="auto"/>
                                                            <w:bottom w:val="none" w:sz="0" w:space="0" w:color="auto"/>
                                                            <w:right w:val="none" w:sz="0" w:space="0" w:color="auto"/>
                                                          </w:divBdr>
                                                        </w:div>
                                                        <w:div w:id="514878038">
                                                          <w:marLeft w:val="0"/>
                                                          <w:marRight w:val="0"/>
                                                          <w:marTop w:val="0"/>
                                                          <w:marBottom w:val="0"/>
                                                          <w:divBdr>
                                                            <w:top w:val="none" w:sz="0" w:space="0" w:color="auto"/>
                                                            <w:left w:val="none" w:sz="0" w:space="0" w:color="auto"/>
                                                            <w:bottom w:val="none" w:sz="0" w:space="0" w:color="auto"/>
                                                            <w:right w:val="none" w:sz="0" w:space="0" w:color="auto"/>
                                                          </w:divBdr>
                                                        </w:div>
                                                        <w:div w:id="130558953">
                                                          <w:marLeft w:val="0"/>
                                                          <w:marRight w:val="0"/>
                                                          <w:marTop w:val="0"/>
                                                          <w:marBottom w:val="0"/>
                                                          <w:divBdr>
                                                            <w:top w:val="none" w:sz="0" w:space="0" w:color="auto"/>
                                                            <w:left w:val="none" w:sz="0" w:space="0" w:color="auto"/>
                                                            <w:bottom w:val="none" w:sz="0" w:space="0" w:color="auto"/>
                                                            <w:right w:val="none" w:sz="0" w:space="0" w:color="auto"/>
                                                          </w:divBdr>
                                                        </w:div>
                                                        <w:div w:id="477839121">
                                                          <w:marLeft w:val="0"/>
                                                          <w:marRight w:val="0"/>
                                                          <w:marTop w:val="0"/>
                                                          <w:marBottom w:val="0"/>
                                                          <w:divBdr>
                                                            <w:top w:val="none" w:sz="0" w:space="0" w:color="auto"/>
                                                            <w:left w:val="none" w:sz="0" w:space="0" w:color="auto"/>
                                                            <w:bottom w:val="none" w:sz="0" w:space="0" w:color="auto"/>
                                                            <w:right w:val="none" w:sz="0" w:space="0" w:color="auto"/>
                                                          </w:divBdr>
                                                        </w:div>
                                                        <w:div w:id="307441881">
                                                          <w:marLeft w:val="0"/>
                                                          <w:marRight w:val="0"/>
                                                          <w:marTop w:val="0"/>
                                                          <w:marBottom w:val="0"/>
                                                          <w:divBdr>
                                                            <w:top w:val="none" w:sz="0" w:space="0" w:color="auto"/>
                                                            <w:left w:val="none" w:sz="0" w:space="0" w:color="auto"/>
                                                            <w:bottom w:val="none" w:sz="0" w:space="0" w:color="auto"/>
                                                            <w:right w:val="none" w:sz="0" w:space="0" w:color="auto"/>
                                                          </w:divBdr>
                                                        </w:div>
                                                        <w:div w:id="511530948">
                                                          <w:marLeft w:val="0"/>
                                                          <w:marRight w:val="0"/>
                                                          <w:marTop w:val="0"/>
                                                          <w:marBottom w:val="0"/>
                                                          <w:divBdr>
                                                            <w:top w:val="none" w:sz="0" w:space="0" w:color="auto"/>
                                                            <w:left w:val="none" w:sz="0" w:space="0" w:color="auto"/>
                                                            <w:bottom w:val="none" w:sz="0" w:space="0" w:color="auto"/>
                                                            <w:right w:val="none" w:sz="0" w:space="0" w:color="auto"/>
                                                          </w:divBdr>
                                                        </w:div>
                                                        <w:div w:id="767046695">
                                                          <w:marLeft w:val="0"/>
                                                          <w:marRight w:val="0"/>
                                                          <w:marTop w:val="0"/>
                                                          <w:marBottom w:val="0"/>
                                                          <w:divBdr>
                                                            <w:top w:val="none" w:sz="0" w:space="0" w:color="auto"/>
                                                            <w:left w:val="none" w:sz="0" w:space="0" w:color="auto"/>
                                                            <w:bottom w:val="none" w:sz="0" w:space="0" w:color="auto"/>
                                                            <w:right w:val="none" w:sz="0" w:space="0" w:color="auto"/>
                                                          </w:divBdr>
                                                        </w:div>
                                                        <w:div w:id="1571381337">
                                                          <w:marLeft w:val="0"/>
                                                          <w:marRight w:val="0"/>
                                                          <w:marTop w:val="0"/>
                                                          <w:marBottom w:val="0"/>
                                                          <w:divBdr>
                                                            <w:top w:val="none" w:sz="0" w:space="0" w:color="auto"/>
                                                            <w:left w:val="none" w:sz="0" w:space="0" w:color="auto"/>
                                                            <w:bottom w:val="none" w:sz="0" w:space="0" w:color="auto"/>
                                                            <w:right w:val="none" w:sz="0" w:space="0" w:color="auto"/>
                                                          </w:divBdr>
                                                        </w:div>
                                                        <w:div w:id="1272931645">
                                                          <w:marLeft w:val="0"/>
                                                          <w:marRight w:val="0"/>
                                                          <w:marTop w:val="0"/>
                                                          <w:marBottom w:val="0"/>
                                                          <w:divBdr>
                                                            <w:top w:val="none" w:sz="0" w:space="0" w:color="auto"/>
                                                            <w:left w:val="none" w:sz="0" w:space="0" w:color="auto"/>
                                                            <w:bottom w:val="none" w:sz="0" w:space="0" w:color="auto"/>
                                                            <w:right w:val="none" w:sz="0" w:space="0" w:color="auto"/>
                                                          </w:divBdr>
                                                        </w:div>
                                                        <w:div w:id="85613575">
                                                          <w:marLeft w:val="0"/>
                                                          <w:marRight w:val="0"/>
                                                          <w:marTop w:val="0"/>
                                                          <w:marBottom w:val="0"/>
                                                          <w:divBdr>
                                                            <w:top w:val="none" w:sz="0" w:space="0" w:color="auto"/>
                                                            <w:left w:val="none" w:sz="0" w:space="0" w:color="auto"/>
                                                            <w:bottom w:val="none" w:sz="0" w:space="0" w:color="auto"/>
                                                            <w:right w:val="none" w:sz="0" w:space="0" w:color="auto"/>
                                                          </w:divBdr>
                                                        </w:div>
                                                        <w:div w:id="500000238">
                                                          <w:marLeft w:val="0"/>
                                                          <w:marRight w:val="0"/>
                                                          <w:marTop w:val="0"/>
                                                          <w:marBottom w:val="0"/>
                                                          <w:divBdr>
                                                            <w:top w:val="none" w:sz="0" w:space="0" w:color="auto"/>
                                                            <w:left w:val="none" w:sz="0" w:space="0" w:color="auto"/>
                                                            <w:bottom w:val="none" w:sz="0" w:space="0" w:color="auto"/>
                                                            <w:right w:val="none" w:sz="0" w:space="0" w:color="auto"/>
                                                          </w:divBdr>
                                                        </w:div>
                                                        <w:div w:id="268047371">
                                                          <w:marLeft w:val="0"/>
                                                          <w:marRight w:val="0"/>
                                                          <w:marTop w:val="0"/>
                                                          <w:marBottom w:val="0"/>
                                                          <w:divBdr>
                                                            <w:top w:val="none" w:sz="0" w:space="0" w:color="auto"/>
                                                            <w:left w:val="none" w:sz="0" w:space="0" w:color="auto"/>
                                                            <w:bottom w:val="none" w:sz="0" w:space="0" w:color="auto"/>
                                                            <w:right w:val="none" w:sz="0" w:space="0" w:color="auto"/>
                                                          </w:divBdr>
                                                        </w:div>
                                                        <w:div w:id="1856772568">
                                                          <w:marLeft w:val="0"/>
                                                          <w:marRight w:val="0"/>
                                                          <w:marTop w:val="0"/>
                                                          <w:marBottom w:val="0"/>
                                                          <w:divBdr>
                                                            <w:top w:val="none" w:sz="0" w:space="0" w:color="auto"/>
                                                            <w:left w:val="none" w:sz="0" w:space="0" w:color="auto"/>
                                                            <w:bottom w:val="none" w:sz="0" w:space="0" w:color="auto"/>
                                                            <w:right w:val="none" w:sz="0" w:space="0" w:color="auto"/>
                                                          </w:divBdr>
                                                        </w:div>
                                                        <w:div w:id="327750430">
                                                          <w:marLeft w:val="0"/>
                                                          <w:marRight w:val="0"/>
                                                          <w:marTop w:val="0"/>
                                                          <w:marBottom w:val="0"/>
                                                          <w:divBdr>
                                                            <w:top w:val="none" w:sz="0" w:space="0" w:color="auto"/>
                                                            <w:left w:val="none" w:sz="0" w:space="0" w:color="auto"/>
                                                            <w:bottom w:val="none" w:sz="0" w:space="0" w:color="auto"/>
                                                            <w:right w:val="none" w:sz="0" w:space="0" w:color="auto"/>
                                                          </w:divBdr>
                                                        </w:div>
                                                        <w:div w:id="1852260815">
                                                          <w:marLeft w:val="0"/>
                                                          <w:marRight w:val="0"/>
                                                          <w:marTop w:val="0"/>
                                                          <w:marBottom w:val="0"/>
                                                          <w:divBdr>
                                                            <w:top w:val="none" w:sz="0" w:space="0" w:color="auto"/>
                                                            <w:left w:val="none" w:sz="0" w:space="0" w:color="auto"/>
                                                            <w:bottom w:val="none" w:sz="0" w:space="0" w:color="auto"/>
                                                            <w:right w:val="none" w:sz="0" w:space="0" w:color="auto"/>
                                                          </w:divBdr>
                                                        </w:div>
                                                        <w:div w:id="994722210">
                                                          <w:marLeft w:val="0"/>
                                                          <w:marRight w:val="0"/>
                                                          <w:marTop w:val="0"/>
                                                          <w:marBottom w:val="0"/>
                                                          <w:divBdr>
                                                            <w:top w:val="none" w:sz="0" w:space="0" w:color="auto"/>
                                                            <w:left w:val="none" w:sz="0" w:space="0" w:color="auto"/>
                                                            <w:bottom w:val="none" w:sz="0" w:space="0" w:color="auto"/>
                                                            <w:right w:val="none" w:sz="0" w:space="0" w:color="auto"/>
                                                          </w:divBdr>
                                                        </w:div>
                                                        <w:div w:id="1866020744">
                                                          <w:marLeft w:val="0"/>
                                                          <w:marRight w:val="0"/>
                                                          <w:marTop w:val="0"/>
                                                          <w:marBottom w:val="0"/>
                                                          <w:divBdr>
                                                            <w:top w:val="none" w:sz="0" w:space="0" w:color="auto"/>
                                                            <w:left w:val="none" w:sz="0" w:space="0" w:color="auto"/>
                                                            <w:bottom w:val="none" w:sz="0" w:space="0" w:color="auto"/>
                                                            <w:right w:val="none" w:sz="0" w:space="0" w:color="auto"/>
                                                          </w:divBdr>
                                                        </w:div>
                                                        <w:div w:id="1800613587">
                                                          <w:marLeft w:val="0"/>
                                                          <w:marRight w:val="0"/>
                                                          <w:marTop w:val="0"/>
                                                          <w:marBottom w:val="0"/>
                                                          <w:divBdr>
                                                            <w:top w:val="none" w:sz="0" w:space="0" w:color="auto"/>
                                                            <w:left w:val="none" w:sz="0" w:space="0" w:color="auto"/>
                                                            <w:bottom w:val="none" w:sz="0" w:space="0" w:color="auto"/>
                                                            <w:right w:val="none" w:sz="0" w:space="0" w:color="auto"/>
                                                          </w:divBdr>
                                                        </w:div>
                                                        <w:div w:id="1852793543">
                                                          <w:marLeft w:val="0"/>
                                                          <w:marRight w:val="0"/>
                                                          <w:marTop w:val="0"/>
                                                          <w:marBottom w:val="0"/>
                                                          <w:divBdr>
                                                            <w:top w:val="none" w:sz="0" w:space="0" w:color="auto"/>
                                                            <w:left w:val="none" w:sz="0" w:space="0" w:color="auto"/>
                                                            <w:bottom w:val="none" w:sz="0" w:space="0" w:color="auto"/>
                                                            <w:right w:val="none" w:sz="0" w:space="0" w:color="auto"/>
                                                          </w:divBdr>
                                                        </w:div>
                                                        <w:div w:id="399059456">
                                                          <w:marLeft w:val="0"/>
                                                          <w:marRight w:val="0"/>
                                                          <w:marTop w:val="0"/>
                                                          <w:marBottom w:val="0"/>
                                                          <w:divBdr>
                                                            <w:top w:val="none" w:sz="0" w:space="0" w:color="auto"/>
                                                            <w:left w:val="none" w:sz="0" w:space="0" w:color="auto"/>
                                                            <w:bottom w:val="none" w:sz="0" w:space="0" w:color="auto"/>
                                                            <w:right w:val="none" w:sz="0" w:space="0" w:color="auto"/>
                                                          </w:divBdr>
                                                        </w:div>
                                                        <w:div w:id="1211647432">
                                                          <w:marLeft w:val="0"/>
                                                          <w:marRight w:val="0"/>
                                                          <w:marTop w:val="0"/>
                                                          <w:marBottom w:val="0"/>
                                                          <w:divBdr>
                                                            <w:top w:val="none" w:sz="0" w:space="0" w:color="auto"/>
                                                            <w:left w:val="none" w:sz="0" w:space="0" w:color="auto"/>
                                                            <w:bottom w:val="none" w:sz="0" w:space="0" w:color="auto"/>
                                                            <w:right w:val="none" w:sz="0" w:space="0" w:color="auto"/>
                                                          </w:divBdr>
                                                        </w:div>
                                                        <w:div w:id="763066576">
                                                          <w:marLeft w:val="0"/>
                                                          <w:marRight w:val="0"/>
                                                          <w:marTop w:val="0"/>
                                                          <w:marBottom w:val="0"/>
                                                          <w:divBdr>
                                                            <w:top w:val="none" w:sz="0" w:space="0" w:color="auto"/>
                                                            <w:left w:val="none" w:sz="0" w:space="0" w:color="auto"/>
                                                            <w:bottom w:val="none" w:sz="0" w:space="0" w:color="auto"/>
                                                            <w:right w:val="none" w:sz="0" w:space="0" w:color="auto"/>
                                                          </w:divBdr>
                                                        </w:div>
                                                        <w:div w:id="1609266730">
                                                          <w:marLeft w:val="0"/>
                                                          <w:marRight w:val="0"/>
                                                          <w:marTop w:val="0"/>
                                                          <w:marBottom w:val="0"/>
                                                          <w:divBdr>
                                                            <w:top w:val="none" w:sz="0" w:space="0" w:color="auto"/>
                                                            <w:left w:val="none" w:sz="0" w:space="0" w:color="auto"/>
                                                            <w:bottom w:val="none" w:sz="0" w:space="0" w:color="auto"/>
                                                            <w:right w:val="none" w:sz="0" w:space="0" w:color="auto"/>
                                                          </w:divBdr>
                                                        </w:div>
                                                        <w:div w:id="326596799">
                                                          <w:marLeft w:val="0"/>
                                                          <w:marRight w:val="0"/>
                                                          <w:marTop w:val="0"/>
                                                          <w:marBottom w:val="0"/>
                                                          <w:divBdr>
                                                            <w:top w:val="none" w:sz="0" w:space="0" w:color="auto"/>
                                                            <w:left w:val="none" w:sz="0" w:space="0" w:color="auto"/>
                                                            <w:bottom w:val="none" w:sz="0" w:space="0" w:color="auto"/>
                                                            <w:right w:val="none" w:sz="0" w:space="0" w:color="auto"/>
                                                          </w:divBdr>
                                                        </w:div>
                                                        <w:div w:id="1854224591">
                                                          <w:marLeft w:val="0"/>
                                                          <w:marRight w:val="0"/>
                                                          <w:marTop w:val="0"/>
                                                          <w:marBottom w:val="0"/>
                                                          <w:divBdr>
                                                            <w:top w:val="none" w:sz="0" w:space="0" w:color="auto"/>
                                                            <w:left w:val="none" w:sz="0" w:space="0" w:color="auto"/>
                                                            <w:bottom w:val="none" w:sz="0" w:space="0" w:color="auto"/>
                                                            <w:right w:val="none" w:sz="0" w:space="0" w:color="auto"/>
                                                          </w:divBdr>
                                                        </w:div>
                                                        <w:div w:id="13583703">
                                                          <w:marLeft w:val="0"/>
                                                          <w:marRight w:val="0"/>
                                                          <w:marTop w:val="0"/>
                                                          <w:marBottom w:val="0"/>
                                                          <w:divBdr>
                                                            <w:top w:val="none" w:sz="0" w:space="0" w:color="auto"/>
                                                            <w:left w:val="none" w:sz="0" w:space="0" w:color="auto"/>
                                                            <w:bottom w:val="none" w:sz="0" w:space="0" w:color="auto"/>
                                                            <w:right w:val="none" w:sz="0" w:space="0" w:color="auto"/>
                                                          </w:divBdr>
                                                        </w:div>
                                                        <w:div w:id="1085767116">
                                                          <w:marLeft w:val="0"/>
                                                          <w:marRight w:val="0"/>
                                                          <w:marTop w:val="0"/>
                                                          <w:marBottom w:val="0"/>
                                                          <w:divBdr>
                                                            <w:top w:val="none" w:sz="0" w:space="0" w:color="auto"/>
                                                            <w:left w:val="none" w:sz="0" w:space="0" w:color="auto"/>
                                                            <w:bottom w:val="none" w:sz="0" w:space="0" w:color="auto"/>
                                                            <w:right w:val="none" w:sz="0" w:space="0" w:color="auto"/>
                                                          </w:divBdr>
                                                        </w:div>
                                                        <w:div w:id="805127421">
                                                          <w:marLeft w:val="0"/>
                                                          <w:marRight w:val="0"/>
                                                          <w:marTop w:val="0"/>
                                                          <w:marBottom w:val="0"/>
                                                          <w:divBdr>
                                                            <w:top w:val="none" w:sz="0" w:space="0" w:color="auto"/>
                                                            <w:left w:val="none" w:sz="0" w:space="0" w:color="auto"/>
                                                            <w:bottom w:val="none" w:sz="0" w:space="0" w:color="auto"/>
                                                            <w:right w:val="none" w:sz="0" w:space="0" w:color="auto"/>
                                                          </w:divBdr>
                                                        </w:div>
                                                        <w:div w:id="1072117974">
                                                          <w:marLeft w:val="0"/>
                                                          <w:marRight w:val="0"/>
                                                          <w:marTop w:val="0"/>
                                                          <w:marBottom w:val="0"/>
                                                          <w:divBdr>
                                                            <w:top w:val="none" w:sz="0" w:space="0" w:color="auto"/>
                                                            <w:left w:val="none" w:sz="0" w:space="0" w:color="auto"/>
                                                            <w:bottom w:val="none" w:sz="0" w:space="0" w:color="auto"/>
                                                            <w:right w:val="none" w:sz="0" w:space="0" w:color="auto"/>
                                                          </w:divBdr>
                                                        </w:div>
                                                        <w:div w:id="2128352114">
                                                          <w:marLeft w:val="0"/>
                                                          <w:marRight w:val="0"/>
                                                          <w:marTop w:val="0"/>
                                                          <w:marBottom w:val="0"/>
                                                          <w:divBdr>
                                                            <w:top w:val="none" w:sz="0" w:space="0" w:color="auto"/>
                                                            <w:left w:val="none" w:sz="0" w:space="0" w:color="auto"/>
                                                            <w:bottom w:val="none" w:sz="0" w:space="0" w:color="auto"/>
                                                            <w:right w:val="none" w:sz="0" w:space="0" w:color="auto"/>
                                                          </w:divBdr>
                                                        </w:div>
                                                        <w:div w:id="486359518">
                                                          <w:marLeft w:val="0"/>
                                                          <w:marRight w:val="0"/>
                                                          <w:marTop w:val="0"/>
                                                          <w:marBottom w:val="0"/>
                                                          <w:divBdr>
                                                            <w:top w:val="none" w:sz="0" w:space="0" w:color="auto"/>
                                                            <w:left w:val="none" w:sz="0" w:space="0" w:color="auto"/>
                                                            <w:bottom w:val="none" w:sz="0" w:space="0" w:color="auto"/>
                                                            <w:right w:val="none" w:sz="0" w:space="0" w:color="auto"/>
                                                          </w:divBdr>
                                                        </w:div>
                                                        <w:div w:id="134375324">
                                                          <w:marLeft w:val="0"/>
                                                          <w:marRight w:val="0"/>
                                                          <w:marTop w:val="0"/>
                                                          <w:marBottom w:val="0"/>
                                                          <w:divBdr>
                                                            <w:top w:val="none" w:sz="0" w:space="0" w:color="auto"/>
                                                            <w:left w:val="none" w:sz="0" w:space="0" w:color="auto"/>
                                                            <w:bottom w:val="none" w:sz="0" w:space="0" w:color="auto"/>
                                                            <w:right w:val="none" w:sz="0" w:space="0" w:color="auto"/>
                                                          </w:divBdr>
                                                        </w:div>
                                                        <w:div w:id="2067103526">
                                                          <w:marLeft w:val="0"/>
                                                          <w:marRight w:val="0"/>
                                                          <w:marTop w:val="0"/>
                                                          <w:marBottom w:val="0"/>
                                                          <w:divBdr>
                                                            <w:top w:val="none" w:sz="0" w:space="0" w:color="auto"/>
                                                            <w:left w:val="none" w:sz="0" w:space="0" w:color="auto"/>
                                                            <w:bottom w:val="none" w:sz="0" w:space="0" w:color="auto"/>
                                                            <w:right w:val="none" w:sz="0" w:space="0" w:color="auto"/>
                                                          </w:divBdr>
                                                        </w:div>
                                                        <w:div w:id="33469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02815">
                                                  <w:marLeft w:val="0"/>
                                                  <w:marRight w:val="0"/>
                                                  <w:marTop w:val="0"/>
                                                  <w:marBottom w:val="0"/>
                                                  <w:divBdr>
                                                    <w:top w:val="none" w:sz="0" w:space="0" w:color="auto"/>
                                                    <w:left w:val="none" w:sz="0" w:space="0" w:color="auto"/>
                                                    <w:bottom w:val="none" w:sz="0" w:space="0" w:color="auto"/>
                                                    <w:right w:val="none" w:sz="0" w:space="0" w:color="auto"/>
                                                  </w:divBdr>
                                                  <w:divsChild>
                                                    <w:div w:id="560678803">
                                                      <w:marLeft w:val="0"/>
                                                      <w:marRight w:val="0"/>
                                                      <w:marTop w:val="0"/>
                                                      <w:marBottom w:val="0"/>
                                                      <w:divBdr>
                                                        <w:top w:val="none" w:sz="0" w:space="0" w:color="auto"/>
                                                        <w:left w:val="none" w:sz="0" w:space="0" w:color="auto"/>
                                                        <w:bottom w:val="none" w:sz="0" w:space="0" w:color="auto"/>
                                                        <w:right w:val="none" w:sz="0" w:space="0" w:color="auto"/>
                                                      </w:divBdr>
                                                    </w:div>
                                                  </w:divsChild>
                                                </w:div>
                                                <w:div w:id="472720399">
                                                  <w:marLeft w:val="0"/>
                                                  <w:marRight w:val="0"/>
                                                  <w:marTop w:val="0"/>
                                                  <w:marBottom w:val="0"/>
                                                  <w:divBdr>
                                                    <w:top w:val="none" w:sz="0" w:space="0" w:color="auto"/>
                                                    <w:left w:val="none" w:sz="0" w:space="0" w:color="auto"/>
                                                    <w:bottom w:val="none" w:sz="0" w:space="0" w:color="auto"/>
                                                    <w:right w:val="none" w:sz="0" w:space="0" w:color="auto"/>
                                                  </w:divBdr>
                                                  <w:divsChild>
                                                    <w:div w:id="1825777033">
                                                      <w:marLeft w:val="0"/>
                                                      <w:marRight w:val="0"/>
                                                      <w:marTop w:val="0"/>
                                                      <w:marBottom w:val="0"/>
                                                      <w:divBdr>
                                                        <w:top w:val="none" w:sz="0" w:space="0" w:color="auto"/>
                                                        <w:left w:val="none" w:sz="0" w:space="0" w:color="auto"/>
                                                        <w:bottom w:val="none" w:sz="0" w:space="0" w:color="auto"/>
                                                        <w:right w:val="none" w:sz="0" w:space="0" w:color="auto"/>
                                                      </w:divBdr>
                                                    </w:div>
                                                  </w:divsChild>
                                                </w:div>
                                                <w:div w:id="389815604">
                                                  <w:marLeft w:val="0"/>
                                                  <w:marRight w:val="0"/>
                                                  <w:marTop w:val="0"/>
                                                  <w:marBottom w:val="0"/>
                                                  <w:divBdr>
                                                    <w:top w:val="none" w:sz="0" w:space="0" w:color="auto"/>
                                                    <w:left w:val="none" w:sz="0" w:space="0" w:color="auto"/>
                                                    <w:bottom w:val="none" w:sz="0" w:space="0" w:color="auto"/>
                                                    <w:right w:val="none" w:sz="0" w:space="0" w:color="auto"/>
                                                  </w:divBdr>
                                                  <w:divsChild>
                                                    <w:div w:id="174406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98235">
      <w:bodyDiv w:val="1"/>
      <w:marLeft w:val="0"/>
      <w:marRight w:val="0"/>
      <w:marTop w:val="0"/>
      <w:marBottom w:val="0"/>
      <w:divBdr>
        <w:top w:val="none" w:sz="0" w:space="0" w:color="auto"/>
        <w:left w:val="none" w:sz="0" w:space="0" w:color="auto"/>
        <w:bottom w:val="none" w:sz="0" w:space="0" w:color="auto"/>
        <w:right w:val="none" w:sz="0" w:space="0" w:color="auto"/>
      </w:divBdr>
    </w:div>
    <w:div w:id="437146391">
      <w:bodyDiv w:val="1"/>
      <w:marLeft w:val="0"/>
      <w:marRight w:val="0"/>
      <w:marTop w:val="0"/>
      <w:marBottom w:val="0"/>
      <w:divBdr>
        <w:top w:val="none" w:sz="0" w:space="0" w:color="auto"/>
        <w:left w:val="none" w:sz="0" w:space="0" w:color="auto"/>
        <w:bottom w:val="none" w:sz="0" w:space="0" w:color="auto"/>
        <w:right w:val="none" w:sz="0" w:space="0" w:color="auto"/>
      </w:divBdr>
    </w:div>
    <w:div w:id="477846515">
      <w:bodyDiv w:val="1"/>
      <w:marLeft w:val="0"/>
      <w:marRight w:val="0"/>
      <w:marTop w:val="0"/>
      <w:marBottom w:val="0"/>
      <w:divBdr>
        <w:top w:val="none" w:sz="0" w:space="0" w:color="auto"/>
        <w:left w:val="none" w:sz="0" w:space="0" w:color="auto"/>
        <w:bottom w:val="none" w:sz="0" w:space="0" w:color="auto"/>
        <w:right w:val="none" w:sz="0" w:space="0" w:color="auto"/>
      </w:divBdr>
    </w:div>
    <w:div w:id="500127783">
      <w:bodyDiv w:val="1"/>
      <w:marLeft w:val="0"/>
      <w:marRight w:val="0"/>
      <w:marTop w:val="0"/>
      <w:marBottom w:val="0"/>
      <w:divBdr>
        <w:top w:val="none" w:sz="0" w:space="0" w:color="auto"/>
        <w:left w:val="none" w:sz="0" w:space="0" w:color="auto"/>
        <w:bottom w:val="none" w:sz="0" w:space="0" w:color="auto"/>
        <w:right w:val="none" w:sz="0" w:space="0" w:color="auto"/>
      </w:divBdr>
    </w:div>
    <w:div w:id="500395206">
      <w:bodyDiv w:val="1"/>
      <w:marLeft w:val="0"/>
      <w:marRight w:val="0"/>
      <w:marTop w:val="0"/>
      <w:marBottom w:val="0"/>
      <w:divBdr>
        <w:top w:val="none" w:sz="0" w:space="0" w:color="auto"/>
        <w:left w:val="none" w:sz="0" w:space="0" w:color="auto"/>
        <w:bottom w:val="none" w:sz="0" w:space="0" w:color="auto"/>
        <w:right w:val="none" w:sz="0" w:space="0" w:color="auto"/>
      </w:divBdr>
      <w:divsChild>
        <w:div w:id="1446119749">
          <w:marLeft w:val="0"/>
          <w:marRight w:val="0"/>
          <w:marTop w:val="0"/>
          <w:marBottom w:val="0"/>
          <w:divBdr>
            <w:top w:val="none" w:sz="0" w:space="0" w:color="auto"/>
            <w:left w:val="none" w:sz="0" w:space="0" w:color="auto"/>
            <w:bottom w:val="none" w:sz="0" w:space="0" w:color="auto"/>
            <w:right w:val="none" w:sz="0" w:space="0" w:color="auto"/>
          </w:divBdr>
          <w:divsChild>
            <w:div w:id="1012874967">
              <w:marLeft w:val="0"/>
              <w:marRight w:val="0"/>
              <w:marTop w:val="0"/>
              <w:marBottom w:val="0"/>
              <w:divBdr>
                <w:top w:val="none" w:sz="0" w:space="0" w:color="auto"/>
                <w:left w:val="none" w:sz="0" w:space="0" w:color="auto"/>
                <w:bottom w:val="none" w:sz="0" w:space="0" w:color="auto"/>
                <w:right w:val="none" w:sz="0" w:space="0" w:color="auto"/>
              </w:divBdr>
            </w:div>
            <w:div w:id="1305353721">
              <w:marLeft w:val="0"/>
              <w:marRight w:val="0"/>
              <w:marTop w:val="0"/>
              <w:marBottom w:val="0"/>
              <w:divBdr>
                <w:top w:val="none" w:sz="0" w:space="0" w:color="auto"/>
                <w:left w:val="none" w:sz="0" w:space="0" w:color="auto"/>
                <w:bottom w:val="none" w:sz="0" w:space="0" w:color="auto"/>
                <w:right w:val="none" w:sz="0" w:space="0" w:color="auto"/>
              </w:divBdr>
            </w:div>
            <w:div w:id="2061971519">
              <w:marLeft w:val="0"/>
              <w:marRight w:val="0"/>
              <w:marTop w:val="0"/>
              <w:marBottom w:val="0"/>
              <w:divBdr>
                <w:top w:val="none" w:sz="0" w:space="0" w:color="auto"/>
                <w:left w:val="none" w:sz="0" w:space="0" w:color="auto"/>
                <w:bottom w:val="none" w:sz="0" w:space="0" w:color="auto"/>
                <w:right w:val="none" w:sz="0" w:space="0" w:color="auto"/>
              </w:divBdr>
            </w:div>
            <w:div w:id="2067295147">
              <w:marLeft w:val="0"/>
              <w:marRight w:val="0"/>
              <w:marTop w:val="0"/>
              <w:marBottom w:val="0"/>
              <w:divBdr>
                <w:top w:val="none" w:sz="0" w:space="0" w:color="auto"/>
                <w:left w:val="none" w:sz="0" w:space="0" w:color="auto"/>
                <w:bottom w:val="none" w:sz="0" w:space="0" w:color="auto"/>
                <w:right w:val="none" w:sz="0" w:space="0" w:color="auto"/>
              </w:divBdr>
            </w:div>
            <w:div w:id="721751484">
              <w:marLeft w:val="0"/>
              <w:marRight w:val="0"/>
              <w:marTop w:val="0"/>
              <w:marBottom w:val="0"/>
              <w:divBdr>
                <w:top w:val="none" w:sz="0" w:space="0" w:color="auto"/>
                <w:left w:val="none" w:sz="0" w:space="0" w:color="auto"/>
                <w:bottom w:val="none" w:sz="0" w:space="0" w:color="auto"/>
                <w:right w:val="none" w:sz="0" w:space="0" w:color="auto"/>
              </w:divBdr>
            </w:div>
            <w:div w:id="6830190">
              <w:marLeft w:val="0"/>
              <w:marRight w:val="0"/>
              <w:marTop w:val="0"/>
              <w:marBottom w:val="0"/>
              <w:divBdr>
                <w:top w:val="none" w:sz="0" w:space="0" w:color="auto"/>
                <w:left w:val="none" w:sz="0" w:space="0" w:color="auto"/>
                <w:bottom w:val="none" w:sz="0" w:space="0" w:color="auto"/>
                <w:right w:val="none" w:sz="0" w:space="0" w:color="auto"/>
              </w:divBdr>
            </w:div>
            <w:div w:id="1866361374">
              <w:marLeft w:val="0"/>
              <w:marRight w:val="0"/>
              <w:marTop w:val="0"/>
              <w:marBottom w:val="0"/>
              <w:divBdr>
                <w:top w:val="none" w:sz="0" w:space="0" w:color="auto"/>
                <w:left w:val="none" w:sz="0" w:space="0" w:color="auto"/>
                <w:bottom w:val="none" w:sz="0" w:space="0" w:color="auto"/>
                <w:right w:val="none" w:sz="0" w:space="0" w:color="auto"/>
              </w:divBdr>
            </w:div>
            <w:div w:id="456946981">
              <w:marLeft w:val="0"/>
              <w:marRight w:val="0"/>
              <w:marTop w:val="0"/>
              <w:marBottom w:val="0"/>
              <w:divBdr>
                <w:top w:val="none" w:sz="0" w:space="0" w:color="auto"/>
                <w:left w:val="none" w:sz="0" w:space="0" w:color="auto"/>
                <w:bottom w:val="none" w:sz="0" w:space="0" w:color="auto"/>
                <w:right w:val="none" w:sz="0" w:space="0" w:color="auto"/>
              </w:divBdr>
            </w:div>
            <w:div w:id="1223523993">
              <w:marLeft w:val="0"/>
              <w:marRight w:val="0"/>
              <w:marTop w:val="0"/>
              <w:marBottom w:val="0"/>
              <w:divBdr>
                <w:top w:val="none" w:sz="0" w:space="0" w:color="auto"/>
                <w:left w:val="none" w:sz="0" w:space="0" w:color="auto"/>
                <w:bottom w:val="none" w:sz="0" w:space="0" w:color="auto"/>
                <w:right w:val="none" w:sz="0" w:space="0" w:color="auto"/>
              </w:divBdr>
            </w:div>
            <w:div w:id="1367175852">
              <w:marLeft w:val="0"/>
              <w:marRight w:val="0"/>
              <w:marTop w:val="0"/>
              <w:marBottom w:val="0"/>
              <w:divBdr>
                <w:top w:val="none" w:sz="0" w:space="0" w:color="auto"/>
                <w:left w:val="none" w:sz="0" w:space="0" w:color="auto"/>
                <w:bottom w:val="none" w:sz="0" w:space="0" w:color="auto"/>
                <w:right w:val="none" w:sz="0" w:space="0" w:color="auto"/>
              </w:divBdr>
            </w:div>
            <w:div w:id="169275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03475">
      <w:bodyDiv w:val="1"/>
      <w:marLeft w:val="0"/>
      <w:marRight w:val="0"/>
      <w:marTop w:val="0"/>
      <w:marBottom w:val="0"/>
      <w:divBdr>
        <w:top w:val="none" w:sz="0" w:space="0" w:color="auto"/>
        <w:left w:val="none" w:sz="0" w:space="0" w:color="auto"/>
        <w:bottom w:val="none" w:sz="0" w:space="0" w:color="auto"/>
        <w:right w:val="none" w:sz="0" w:space="0" w:color="auto"/>
      </w:divBdr>
    </w:div>
    <w:div w:id="510339966">
      <w:bodyDiv w:val="1"/>
      <w:marLeft w:val="0"/>
      <w:marRight w:val="0"/>
      <w:marTop w:val="0"/>
      <w:marBottom w:val="0"/>
      <w:divBdr>
        <w:top w:val="none" w:sz="0" w:space="0" w:color="auto"/>
        <w:left w:val="none" w:sz="0" w:space="0" w:color="auto"/>
        <w:bottom w:val="none" w:sz="0" w:space="0" w:color="auto"/>
        <w:right w:val="none" w:sz="0" w:space="0" w:color="auto"/>
      </w:divBdr>
      <w:divsChild>
        <w:div w:id="186911469">
          <w:marLeft w:val="0"/>
          <w:marRight w:val="0"/>
          <w:marTop w:val="0"/>
          <w:marBottom w:val="0"/>
          <w:divBdr>
            <w:top w:val="none" w:sz="0" w:space="0" w:color="auto"/>
            <w:left w:val="none" w:sz="0" w:space="0" w:color="auto"/>
            <w:bottom w:val="none" w:sz="0" w:space="0" w:color="auto"/>
            <w:right w:val="none" w:sz="0" w:space="0" w:color="auto"/>
          </w:divBdr>
        </w:div>
      </w:divsChild>
    </w:div>
    <w:div w:id="535243005">
      <w:bodyDiv w:val="1"/>
      <w:marLeft w:val="0"/>
      <w:marRight w:val="0"/>
      <w:marTop w:val="0"/>
      <w:marBottom w:val="0"/>
      <w:divBdr>
        <w:top w:val="none" w:sz="0" w:space="0" w:color="auto"/>
        <w:left w:val="none" w:sz="0" w:space="0" w:color="auto"/>
        <w:bottom w:val="none" w:sz="0" w:space="0" w:color="auto"/>
        <w:right w:val="none" w:sz="0" w:space="0" w:color="auto"/>
      </w:divBdr>
    </w:div>
    <w:div w:id="584413840">
      <w:bodyDiv w:val="1"/>
      <w:marLeft w:val="0"/>
      <w:marRight w:val="0"/>
      <w:marTop w:val="0"/>
      <w:marBottom w:val="0"/>
      <w:divBdr>
        <w:top w:val="none" w:sz="0" w:space="0" w:color="auto"/>
        <w:left w:val="none" w:sz="0" w:space="0" w:color="auto"/>
        <w:bottom w:val="none" w:sz="0" w:space="0" w:color="auto"/>
        <w:right w:val="none" w:sz="0" w:space="0" w:color="auto"/>
      </w:divBdr>
    </w:div>
    <w:div w:id="590044100">
      <w:bodyDiv w:val="1"/>
      <w:marLeft w:val="0"/>
      <w:marRight w:val="0"/>
      <w:marTop w:val="0"/>
      <w:marBottom w:val="0"/>
      <w:divBdr>
        <w:top w:val="none" w:sz="0" w:space="0" w:color="auto"/>
        <w:left w:val="none" w:sz="0" w:space="0" w:color="auto"/>
        <w:bottom w:val="none" w:sz="0" w:space="0" w:color="auto"/>
        <w:right w:val="none" w:sz="0" w:space="0" w:color="auto"/>
      </w:divBdr>
      <w:divsChild>
        <w:div w:id="1952588129">
          <w:marLeft w:val="0"/>
          <w:marRight w:val="0"/>
          <w:marTop w:val="0"/>
          <w:marBottom w:val="0"/>
          <w:divBdr>
            <w:top w:val="none" w:sz="0" w:space="0" w:color="auto"/>
            <w:left w:val="none" w:sz="0" w:space="0" w:color="auto"/>
            <w:bottom w:val="none" w:sz="0" w:space="0" w:color="auto"/>
            <w:right w:val="none" w:sz="0" w:space="0" w:color="auto"/>
          </w:divBdr>
          <w:divsChild>
            <w:div w:id="1070037997">
              <w:marLeft w:val="0"/>
              <w:marRight w:val="0"/>
              <w:marTop w:val="0"/>
              <w:marBottom w:val="0"/>
              <w:divBdr>
                <w:top w:val="none" w:sz="0" w:space="0" w:color="auto"/>
                <w:left w:val="none" w:sz="0" w:space="0" w:color="auto"/>
                <w:bottom w:val="none" w:sz="0" w:space="0" w:color="auto"/>
                <w:right w:val="none" w:sz="0" w:space="0" w:color="auto"/>
              </w:divBdr>
            </w:div>
            <w:div w:id="1364862926">
              <w:marLeft w:val="0"/>
              <w:marRight w:val="0"/>
              <w:marTop w:val="0"/>
              <w:marBottom w:val="0"/>
              <w:divBdr>
                <w:top w:val="none" w:sz="0" w:space="0" w:color="auto"/>
                <w:left w:val="none" w:sz="0" w:space="0" w:color="auto"/>
                <w:bottom w:val="none" w:sz="0" w:space="0" w:color="auto"/>
                <w:right w:val="none" w:sz="0" w:space="0" w:color="auto"/>
              </w:divBdr>
            </w:div>
            <w:div w:id="760217971">
              <w:marLeft w:val="0"/>
              <w:marRight w:val="0"/>
              <w:marTop w:val="0"/>
              <w:marBottom w:val="0"/>
              <w:divBdr>
                <w:top w:val="none" w:sz="0" w:space="0" w:color="auto"/>
                <w:left w:val="none" w:sz="0" w:space="0" w:color="auto"/>
                <w:bottom w:val="none" w:sz="0" w:space="0" w:color="auto"/>
                <w:right w:val="none" w:sz="0" w:space="0" w:color="auto"/>
              </w:divBdr>
            </w:div>
            <w:div w:id="567693939">
              <w:marLeft w:val="0"/>
              <w:marRight w:val="0"/>
              <w:marTop w:val="0"/>
              <w:marBottom w:val="0"/>
              <w:divBdr>
                <w:top w:val="none" w:sz="0" w:space="0" w:color="auto"/>
                <w:left w:val="none" w:sz="0" w:space="0" w:color="auto"/>
                <w:bottom w:val="none" w:sz="0" w:space="0" w:color="auto"/>
                <w:right w:val="none" w:sz="0" w:space="0" w:color="auto"/>
              </w:divBdr>
            </w:div>
            <w:div w:id="610670655">
              <w:marLeft w:val="0"/>
              <w:marRight w:val="0"/>
              <w:marTop w:val="0"/>
              <w:marBottom w:val="0"/>
              <w:divBdr>
                <w:top w:val="none" w:sz="0" w:space="0" w:color="auto"/>
                <w:left w:val="none" w:sz="0" w:space="0" w:color="auto"/>
                <w:bottom w:val="none" w:sz="0" w:space="0" w:color="auto"/>
                <w:right w:val="none" w:sz="0" w:space="0" w:color="auto"/>
              </w:divBdr>
            </w:div>
            <w:div w:id="1168401148">
              <w:marLeft w:val="0"/>
              <w:marRight w:val="0"/>
              <w:marTop w:val="0"/>
              <w:marBottom w:val="0"/>
              <w:divBdr>
                <w:top w:val="none" w:sz="0" w:space="0" w:color="auto"/>
                <w:left w:val="none" w:sz="0" w:space="0" w:color="auto"/>
                <w:bottom w:val="none" w:sz="0" w:space="0" w:color="auto"/>
                <w:right w:val="none" w:sz="0" w:space="0" w:color="auto"/>
              </w:divBdr>
            </w:div>
            <w:div w:id="189995520">
              <w:marLeft w:val="0"/>
              <w:marRight w:val="0"/>
              <w:marTop w:val="0"/>
              <w:marBottom w:val="0"/>
              <w:divBdr>
                <w:top w:val="none" w:sz="0" w:space="0" w:color="auto"/>
                <w:left w:val="none" w:sz="0" w:space="0" w:color="auto"/>
                <w:bottom w:val="none" w:sz="0" w:space="0" w:color="auto"/>
                <w:right w:val="none" w:sz="0" w:space="0" w:color="auto"/>
              </w:divBdr>
            </w:div>
            <w:div w:id="1871260458">
              <w:marLeft w:val="0"/>
              <w:marRight w:val="0"/>
              <w:marTop w:val="0"/>
              <w:marBottom w:val="0"/>
              <w:divBdr>
                <w:top w:val="none" w:sz="0" w:space="0" w:color="auto"/>
                <w:left w:val="none" w:sz="0" w:space="0" w:color="auto"/>
                <w:bottom w:val="none" w:sz="0" w:space="0" w:color="auto"/>
                <w:right w:val="none" w:sz="0" w:space="0" w:color="auto"/>
              </w:divBdr>
            </w:div>
            <w:div w:id="303630689">
              <w:marLeft w:val="0"/>
              <w:marRight w:val="0"/>
              <w:marTop w:val="0"/>
              <w:marBottom w:val="0"/>
              <w:divBdr>
                <w:top w:val="none" w:sz="0" w:space="0" w:color="auto"/>
                <w:left w:val="none" w:sz="0" w:space="0" w:color="auto"/>
                <w:bottom w:val="none" w:sz="0" w:space="0" w:color="auto"/>
                <w:right w:val="none" w:sz="0" w:space="0" w:color="auto"/>
              </w:divBdr>
            </w:div>
            <w:div w:id="1784694240">
              <w:marLeft w:val="0"/>
              <w:marRight w:val="0"/>
              <w:marTop w:val="0"/>
              <w:marBottom w:val="0"/>
              <w:divBdr>
                <w:top w:val="none" w:sz="0" w:space="0" w:color="auto"/>
                <w:left w:val="none" w:sz="0" w:space="0" w:color="auto"/>
                <w:bottom w:val="none" w:sz="0" w:space="0" w:color="auto"/>
                <w:right w:val="none" w:sz="0" w:space="0" w:color="auto"/>
              </w:divBdr>
            </w:div>
            <w:div w:id="128091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6037">
      <w:bodyDiv w:val="1"/>
      <w:marLeft w:val="0"/>
      <w:marRight w:val="0"/>
      <w:marTop w:val="0"/>
      <w:marBottom w:val="0"/>
      <w:divBdr>
        <w:top w:val="none" w:sz="0" w:space="0" w:color="auto"/>
        <w:left w:val="none" w:sz="0" w:space="0" w:color="auto"/>
        <w:bottom w:val="none" w:sz="0" w:space="0" w:color="auto"/>
        <w:right w:val="none" w:sz="0" w:space="0" w:color="auto"/>
      </w:divBdr>
      <w:divsChild>
        <w:div w:id="1293442069">
          <w:marLeft w:val="0"/>
          <w:marRight w:val="0"/>
          <w:marTop w:val="0"/>
          <w:marBottom w:val="0"/>
          <w:divBdr>
            <w:top w:val="none" w:sz="0" w:space="0" w:color="auto"/>
            <w:left w:val="none" w:sz="0" w:space="0" w:color="auto"/>
            <w:bottom w:val="none" w:sz="0" w:space="0" w:color="auto"/>
            <w:right w:val="none" w:sz="0" w:space="0" w:color="auto"/>
          </w:divBdr>
          <w:divsChild>
            <w:div w:id="853375207">
              <w:marLeft w:val="0"/>
              <w:marRight w:val="0"/>
              <w:marTop w:val="0"/>
              <w:marBottom w:val="0"/>
              <w:divBdr>
                <w:top w:val="none" w:sz="0" w:space="0" w:color="auto"/>
                <w:left w:val="none" w:sz="0" w:space="0" w:color="auto"/>
                <w:bottom w:val="none" w:sz="0" w:space="0" w:color="auto"/>
                <w:right w:val="none" w:sz="0" w:space="0" w:color="auto"/>
              </w:divBdr>
            </w:div>
            <w:div w:id="1728407658">
              <w:marLeft w:val="0"/>
              <w:marRight w:val="0"/>
              <w:marTop w:val="0"/>
              <w:marBottom w:val="0"/>
              <w:divBdr>
                <w:top w:val="none" w:sz="0" w:space="0" w:color="auto"/>
                <w:left w:val="none" w:sz="0" w:space="0" w:color="auto"/>
                <w:bottom w:val="none" w:sz="0" w:space="0" w:color="auto"/>
                <w:right w:val="none" w:sz="0" w:space="0" w:color="auto"/>
              </w:divBdr>
            </w:div>
            <w:div w:id="1128742066">
              <w:marLeft w:val="0"/>
              <w:marRight w:val="0"/>
              <w:marTop w:val="0"/>
              <w:marBottom w:val="0"/>
              <w:divBdr>
                <w:top w:val="none" w:sz="0" w:space="0" w:color="auto"/>
                <w:left w:val="none" w:sz="0" w:space="0" w:color="auto"/>
                <w:bottom w:val="none" w:sz="0" w:space="0" w:color="auto"/>
                <w:right w:val="none" w:sz="0" w:space="0" w:color="auto"/>
              </w:divBdr>
            </w:div>
            <w:div w:id="633948614">
              <w:marLeft w:val="0"/>
              <w:marRight w:val="0"/>
              <w:marTop w:val="0"/>
              <w:marBottom w:val="0"/>
              <w:divBdr>
                <w:top w:val="none" w:sz="0" w:space="0" w:color="auto"/>
                <w:left w:val="none" w:sz="0" w:space="0" w:color="auto"/>
                <w:bottom w:val="none" w:sz="0" w:space="0" w:color="auto"/>
                <w:right w:val="none" w:sz="0" w:space="0" w:color="auto"/>
              </w:divBdr>
            </w:div>
            <w:div w:id="1372614194">
              <w:marLeft w:val="0"/>
              <w:marRight w:val="0"/>
              <w:marTop w:val="0"/>
              <w:marBottom w:val="0"/>
              <w:divBdr>
                <w:top w:val="none" w:sz="0" w:space="0" w:color="auto"/>
                <w:left w:val="none" w:sz="0" w:space="0" w:color="auto"/>
                <w:bottom w:val="none" w:sz="0" w:space="0" w:color="auto"/>
                <w:right w:val="none" w:sz="0" w:space="0" w:color="auto"/>
              </w:divBdr>
            </w:div>
            <w:div w:id="378286561">
              <w:marLeft w:val="0"/>
              <w:marRight w:val="0"/>
              <w:marTop w:val="0"/>
              <w:marBottom w:val="0"/>
              <w:divBdr>
                <w:top w:val="none" w:sz="0" w:space="0" w:color="auto"/>
                <w:left w:val="none" w:sz="0" w:space="0" w:color="auto"/>
                <w:bottom w:val="none" w:sz="0" w:space="0" w:color="auto"/>
                <w:right w:val="none" w:sz="0" w:space="0" w:color="auto"/>
              </w:divBdr>
            </w:div>
            <w:div w:id="177044061">
              <w:marLeft w:val="0"/>
              <w:marRight w:val="0"/>
              <w:marTop w:val="0"/>
              <w:marBottom w:val="0"/>
              <w:divBdr>
                <w:top w:val="none" w:sz="0" w:space="0" w:color="auto"/>
                <w:left w:val="none" w:sz="0" w:space="0" w:color="auto"/>
                <w:bottom w:val="none" w:sz="0" w:space="0" w:color="auto"/>
                <w:right w:val="none" w:sz="0" w:space="0" w:color="auto"/>
              </w:divBdr>
            </w:div>
            <w:div w:id="1692995108">
              <w:marLeft w:val="0"/>
              <w:marRight w:val="0"/>
              <w:marTop w:val="0"/>
              <w:marBottom w:val="0"/>
              <w:divBdr>
                <w:top w:val="none" w:sz="0" w:space="0" w:color="auto"/>
                <w:left w:val="none" w:sz="0" w:space="0" w:color="auto"/>
                <w:bottom w:val="none" w:sz="0" w:space="0" w:color="auto"/>
                <w:right w:val="none" w:sz="0" w:space="0" w:color="auto"/>
              </w:divBdr>
            </w:div>
            <w:div w:id="36865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04821">
      <w:bodyDiv w:val="1"/>
      <w:marLeft w:val="0"/>
      <w:marRight w:val="0"/>
      <w:marTop w:val="0"/>
      <w:marBottom w:val="0"/>
      <w:divBdr>
        <w:top w:val="none" w:sz="0" w:space="0" w:color="auto"/>
        <w:left w:val="none" w:sz="0" w:space="0" w:color="auto"/>
        <w:bottom w:val="none" w:sz="0" w:space="0" w:color="auto"/>
        <w:right w:val="none" w:sz="0" w:space="0" w:color="auto"/>
      </w:divBdr>
      <w:divsChild>
        <w:div w:id="1047074108">
          <w:marLeft w:val="0"/>
          <w:marRight w:val="0"/>
          <w:marTop w:val="0"/>
          <w:marBottom w:val="0"/>
          <w:divBdr>
            <w:top w:val="none" w:sz="0" w:space="0" w:color="auto"/>
            <w:left w:val="none" w:sz="0" w:space="0" w:color="auto"/>
            <w:bottom w:val="none" w:sz="0" w:space="0" w:color="auto"/>
            <w:right w:val="none" w:sz="0" w:space="0" w:color="auto"/>
          </w:divBdr>
          <w:divsChild>
            <w:div w:id="1299218102">
              <w:marLeft w:val="0"/>
              <w:marRight w:val="0"/>
              <w:marTop w:val="0"/>
              <w:marBottom w:val="0"/>
              <w:divBdr>
                <w:top w:val="none" w:sz="0" w:space="0" w:color="auto"/>
                <w:left w:val="none" w:sz="0" w:space="0" w:color="auto"/>
                <w:bottom w:val="none" w:sz="0" w:space="0" w:color="auto"/>
                <w:right w:val="none" w:sz="0" w:space="0" w:color="auto"/>
              </w:divBdr>
              <w:divsChild>
                <w:div w:id="241716925">
                  <w:marLeft w:val="0"/>
                  <w:marRight w:val="0"/>
                  <w:marTop w:val="0"/>
                  <w:marBottom w:val="0"/>
                  <w:divBdr>
                    <w:top w:val="none" w:sz="0" w:space="0" w:color="auto"/>
                    <w:left w:val="none" w:sz="0" w:space="0" w:color="auto"/>
                    <w:bottom w:val="none" w:sz="0" w:space="0" w:color="auto"/>
                    <w:right w:val="none" w:sz="0" w:space="0" w:color="auto"/>
                  </w:divBdr>
                  <w:divsChild>
                    <w:div w:id="205801871">
                      <w:marLeft w:val="0"/>
                      <w:marRight w:val="0"/>
                      <w:marTop w:val="0"/>
                      <w:marBottom w:val="0"/>
                      <w:divBdr>
                        <w:top w:val="none" w:sz="0" w:space="0" w:color="auto"/>
                        <w:left w:val="none" w:sz="0" w:space="0" w:color="auto"/>
                        <w:bottom w:val="none" w:sz="0" w:space="0" w:color="auto"/>
                        <w:right w:val="none" w:sz="0" w:space="0" w:color="auto"/>
                      </w:divBdr>
                      <w:divsChild>
                        <w:div w:id="1794254104">
                          <w:marLeft w:val="0"/>
                          <w:marRight w:val="0"/>
                          <w:marTop w:val="0"/>
                          <w:marBottom w:val="0"/>
                          <w:divBdr>
                            <w:top w:val="none" w:sz="0" w:space="0" w:color="auto"/>
                            <w:left w:val="none" w:sz="0" w:space="0" w:color="auto"/>
                            <w:bottom w:val="none" w:sz="0" w:space="0" w:color="auto"/>
                            <w:right w:val="none" w:sz="0" w:space="0" w:color="auto"/>
                          </w:divBdr>
                          <w:divsChild>
                            <w:div w:id="969938715">
                              <w:marLeft w:val="0"/>
                              <w:marRight w:val="0"/>
                              <w:marTop w:val="0"/>
                              <w:marBottom w:val="0"/>
                              <w:divBdr>
                                <w:top w:val="none" w:sz="0" w:space="0" w:color="auto"/>
                                <w:left w:val="none" w:sz="0" w:space="0" w:color="auto"/>
                                <w:bottom w:val="none" w:sz="0" w:space="0" w:color="auto"/>
                                <w:right w:val="none" w:sz="0" w:space="0" w:color="auto"/>
                              </w:divBdr>
                              <w:divsChild>
                                <w:div w:id="59058724">
                                  <w:marLeft w:val="0"/>
                                  <w:marRight w:val="0"/>
                                  <w:marTop w:val="0"/>
                                  <w:marBottom w:val="0"/>
                                  <w:divBdr>
                                    <w:top w:val="none" w:sz="0" w:space="0" w:color="auto"/>
                                    <w:left w:val="none" w:sz="0" w:space="0" w:color="auto"/>
                                    <w:bottom w:val="none" w:sz="0" w:space="0" w:color="auto"/>
                                    <w:right w:val="none" w:sz="0" w:space="0" w:color="auto"/>
                                  </w:divBdr>
                                  <w:divsChild>
                                    <w:div w:id="2094203083">
                                      <w:marLeft w:val="0"/>
                                      <w:marRight w:val="0"/>
                                      <w:marTop w:val="0"/>
                                      <w:marBottom w:val="0"/>
                                      <w:divBdr>
                                        <w:top w:val="none" w:sz="0" w:space="0" w:color="auto"/>
                                        <w:left w:val="none" w:sz="0" w:space="0" w:color="auto"/>
                                        <w:bottom w:val="none" w:sz="0" w:space="0" w:color="auto"/>
                                        <w:right w:val="none" w:sz="0" w:space="0" w:color="auto"/>
                                      </w:divBdr>
                                      <w:divsChild>
                                        <w:div w:id="1935160931">
                                          <w:marLeft w:val="0"/>
                                          <w:marRight w:val="0"/>
                                          <w:marTop w:val="0"/>
                                          <w:marBottom w:val="0"/>
                                          <w:divBdr>
                                            <w:top w:val="none" w:sz="0" w:space="0" w:color="auto"/>
                                            <w:left w:val="none" w:sz="0" w:space="0" w:color="auto"/>
                                            <w:bottom w:val="none" w:sz="0" w:space="0" w:color="auto"/>
                                            <w:right w:val="none" w:sz="0" w:space="0" w:color="auto"/>
                                          </w:divBdr>
                                          <w:divsChild>
                                            <w:div w:id="89936461">
                                              <w:marLeft w:val="0"/>
                                              <w:marRight w:val="0"/>
                                              <w:marTop w:val="0"/>
                                              <w:marBottom w:val="0"/>
                                              <w:divBdr>
                                                <w:top w:val="none" w:sz="0" w:space="0" w:color="auto"/>
                                                <w:left w:val="none" w:sz="0" w:space="0" w:color="auto"/>
                                                <w:bottom w:val="none" w:sz="0" w:space="0" w:color="auto"/>
                                                <w:right w:val="none" w:sz="0" w:space="0" w:color="auto"/>
                                              </w:divBdr>
                                              <w:divsChild>
                                                <w:div w:id="164711768">
                                                  <w:marLeft w:val="0"/>
                                                  <w:marRight w:val="0"/>
                                                  <w:marTop w:val="0"/>
                                                  <w:marBottom w:val="0"/>
                                                  <w:divBdr>
                                                    <w:top w:val="none" w:sz="0" w:space="0" w:color="auto"/>
                                                    <w:left w:val="none" w:sz="0" w:space="0" w:color="auto"/>
                                                    <w:bottom w:val="none" w:sz="0" w:space="0" w:color="auto"/>
                                                    <w:right w:val="none" w:sz="0" w:space="0" w:color="auto"/>
                                                  </w:divBdr>
                                                  <w:divsChild>
                                                    <w:div w:id="1585725208">
                                                      <w:marLeft w:val="0"/>
                                                      <w:marRight w:val="0"/>
                                                      <w:marTop w:val="0"/>
                                                      <w:marBottom w:val="0"/>
                                                      <w:divBdr>
                                                        <w:top w:val="none" w:sz="0" w:space="0" w:color="auto"/>
                                                        <w:left w:val="none" w:sz="0" w:space="0" w:color="auto"/>
                                                        <w:bottom w:val="none" w:sz="0" w:space="0" w:color="auto"/>
                                                        <w:right w:val="none" w:sz="0" w:space="0" w:color="auto"/>
                                                      </w:divBdr>
                                                      <w:divsChild>
                                                        <w:div w:id="861748766">
                                                          <w:marLeft w:val="0"/>
                                                          <w:marRight w:val="0"/>
                                                          <w:marTop w:val="0"/>
                                                          <w:marBottom w:val="0"/>
                                                          <w:divBdr>
                                                            <w:top w:val="none" w:sz="0" w:space="0" w:color="auto"/>
                                                            <w:left w:val="none" w:sz="0" w:space="0" w:color="auto"/>
                                                            <w:bottom w:val="none" w:sz="0" w:space="0" w:color="auto"/>
                                                            <w:right w:val="none" w:sz="0" w:space="0" w:color="auto"/>
                                                          </w:divBdr>
                                                        </w:div>
                                                        <w:div w:id="232546517">
                                                          <w:marLeft w:val="0"/>
                                                          <w:marRight w:val="0"/>
                                                          <w:marTop w:val="0"/>
                                                          <w:marBottom w:val="0"/>
                                                          <w:divBdr>
                                                            <w:top w:val="none" w:sz="0" w:space="0" w:color="auto"/>
                                                            <w:left w:val="none" w:sz="0" w:space="0" w:color="auto"/>
                                                            <w:bottom w:val="none" w:sz="0" w:space="0" w:color="auto"/>
                                                            <w:right w:val="none" w:sz="0" w:space="0" w:color="auto"/>
                                                          </w:divBdr>
                                                        </w:div>
                                                        <w:div w:id="1965312377">
                                                          <w:marLeft w:val="0"/>
                                                          <w:marRight w:val="0"/>
                                                          <w:marTop w:val="0"/>
                                                          <w:marBottom w:val="0"/>
                                                          <w:divBdr>
                                                            <w:top w:val="none" w:sz="0" w:space="0" w:color="auto"/>
                                                            <w:left w:val="none" w:sz="0" w:space="0" w:color="auto"/>
                                                            <w:bottom w:val="none" w:sz="0" w:space="0" w:color="auto"/>
                                                            <w:right w:val="none" w:sz="0" w:space="0" w:color="auto"/>
                                                          </w:divBdr>
                                                        </w:div>
                                                        <w:div w:id="872309911">
                                                          <w:marLeft w:val="0"/>
                                                          <w:marRight w:val="0"/>
                                                          <w:marTop w:val="0"/>
                                                          <w:marBottom w:val="0"/>
                                                          <w:divBdr>
                                                            <w:top w:val="none" w:sz="0" w:space="0" w:color="auto"/>
                                                            <w:left w:val="none" w:sz="0" w:space="0" w:color="auto"/>
                                                            <w:bottom w:val="none" w:sz="0" w:space="0" w:color="auto"/>
                                                            <w:right w:val="none" w:sz="0" w:space="0" w:color="auto"/>
                                                          </w:divBdr>
                                                        </w:div>
                                                        <w:div w:id="410083001">
                                                          <w:marLeft w:val="0"/>
                                                          <w:marRight w:val="0"/>
                                                          <w:marTop w:val="0"/>
                                                          <w:marBottom w:val="0"/>
                                                          <w:divBdr>
                                                            <w:top w:val="none" w:sz="0" w:space="0" w:color="auto"/>
                                                            <w:left w:val="none" w:sz="0" w:space="0" w:color="auto"/>
                                                            <w:bottom w:val="none" w:sz="0" w:space="0" w:color="auto"/>
                                                            <w:right w:val="none" w:sz="0" w:space="0" w:color="auto"/>
                                                          </w:divBdr>
                                                        </w:div>
                                                        <w:div w:id="1906598474">
                                                          <w:marLeft w:val="0"/>
                                                          <w:marRight w:val="0"/>
                                                          <w:marTop w:val="0"/>
                                                          <w:marBottom w:val="0"/>
                                                          <w:divBdr>
                                                            <w:top w:val="none" w:sz="0" w:space="0" w:color="auto"/>
                                                            <w:left w:val="none" w:sz="0" w:space="0" w:color="auto"/>
                                                            <w:bottom w:val="none" w:sz="0" w:space="0" w:color="auto"/>
                                                            <w:right w:val="none" w:sz="0" w:space="0" w:color="auto"/>
                                                          </w:divBdr>
                                                        </w:div>
                                                        <w:div w:id="1221937503">
                                                          <w:marLeft w:val="0"/>
                                                          <w:marRight w:val="0"/>
                                                          <w:marTop w:val="0"/>
                                                          <w:marBottom w:val="0"/>
                                                          <w:divBdr>
                                                            <w:top w:val="none" w:sz="0" w:space="0" w:color="auto"/>
                                                            <w:left w:val="none" w:sz="0" w:space="0" w:color="auto"/>
                                                            <w:bottom w:val="none" w:sz="0" w:space="0" w:color="auto"/>
                                                            <w:right w:val="none" w:sz="0" w:space="0" w:color="auto"/>
                                                          </w:divBdr>
                                                        </w:div>
                                                        <w:div w:id="1450588839">
                                                          <w:marLeft w:val="0"/>
                                                          <w:marRight w:val="0"/>
                                                          <w:marTop w:val="0"/>
                                                          <w:marBottom w:val="0"/>
                                                          <w:divBdr>
                                                            <w:top w:val="none" w:sz="0" w:space="0" w:color="auto"/>
                                                            <w:left w:val="none" w:sz="0" w:space="0" w:color="auto"/>
                                                            <w:bottom w:val="none" w:sz="0" w:space="0" w:color="auto"/>
                                                            <w:right w:val="none" w:sz="0" w:space="0" w:color="auto"/>
                                                          </w:divBdr>
                                                        </w:div>
                                                        <w:div w:id="922371950">
                                                          <w:marLeft w:val="0"/>
                                                          <w:marRight w:val="0"/>
                                                          <w:marTop w:val="0"/>
                                                          <w:marBottom w:val="0"/>
                                                          <w:divBdr>
                                                            <w:top w:val="none" w:sz="0" w:space="0" w:color="auto"/>
                                                            <w:left w:val="none" w:sz="0" w:space="0" w:color="auto"/>
                                                            <w:bottom w:val="none" w:sz="0" w:space="0" w:color="auto"/>
                                                            <w:right w:val="none" w:sz="0" w:space="0" w:color="auto"/>
                                                          </w:divBdr>
                                                        </w:div>
                                                        <w:div w:id="1369450607">
                                                          <w:marLeft w:val="0"/>
                                                          <w:marRight w:val="0"/>
                                                          <w:marTop w:val="0"/>
                                                          <w:marBottom w:val="0"/>
                                                          <w:divBdr>
                                                            <w:top w:val="none" w:sz="0" w:space="0" w:color="auto"/>
                                                            <w:left w:val="none" w:sz="0" w:space="0" w:color="auto"/>
                                                            <w:bottom w:val="none" w:sz="0" w:space="0" w:color="auto"/>
                                                            <w:right w:val="none" w:sz="0" w:space="0" w:color="auto"/>
                                                          </w:divBdr>
                                                        </w:div>
                                                        <w:div w:id="965694934">
                                                          <w:marLeft w:val="0"/>
                                                          <w:marRight w:val="0"/>
                                                          <w:marTop w:val="0"/>
                                                          <w:marBottom w:val="0"/>
                                                          <w:divBdr>
                                                            <w:top w:val="none" w:sz="0" w:space="0" w:color="auto"/>
                                                            <w:left w:val="none" w:sz="0" w:space="0" w:color="auto"/>
                                                            <w:bottom w:val="none" w:sz="0" w:space="0" w:color="auto"/>
                                                            <w:right w:val="none" w:sz="0" w:space="0" w:color="auto"/>
                                                          </w:divBdr>
                                                        </w:div>
                                                        <w:div w:id="23099541">
                                                          <w:marLeft w:val="0"/>
                                                          <w:marRight w:val="0"/>
                                                          <w:marTop w:val="0"/>
                                                          <w:marBottom w:val="0"/>
                                                          <w:divBdr>
                                                            <w:top w:val="none" w:sz="0" w:space="0" w:color="auto"/>
                                                            <w:left w:val="none" w:sz="0" w:space="0" w:color="auto"/>
                                                            <w:bottom w:val="none" w:sz="0" w:space="0" w:color="auto"/>
                                                            <w:right w:val="none" w:sz="0" w:space="0" w:color="auto"/>
                                                          </w:divBdr>
                                                        </w:div>
                                                        <w:div w:id="99685534">
                                                          <w:marLeft w:val="0"/>
                                                          <w:marRight w:val="0"/>
                                                          <w:marTop w:val="0"/>
                                                          <w:marBottom w:val="0"/>
                                                          <w:divBdr>
                                                            <w:top w:val="none" w:sz="0" w:space="0" w:color="auto"/>
                                                            <w:left w:val="none" w:sz="0" w:space="0" w:color="auto"/>
                                                            <w:bottom w:val="none" w:sz="0" w:space="0" w:color="auto"/>
                                                            <w:right w:val="none" w:sz="0" w:space="0" w:color="auto"/>
                                                          </w:divBdr>
                                                        </w:div>
                                                        <w:div w:id="82187722">
                                                          <w:marLeft w:val="0"/>
                                                          <w:marRight w:val="0"/>
                                                          <w:marTop w:val="0"/>
                                                          <w:marBottom w:val="0"/>
                                                          <w:divBdr>
                                                            <w:top w:val="none" w:sz="0" w:space="0" w:color="auto"/>
                                                            <w:left w:val="none" w:sz="0" w:space="0" w:color="auto"/>
                                                            <w:bottom w:val="none" w:sz="0" w:space="0" w:color="auto"/>
                                                            <w:right w:val="none" w:sz="0" w:space="0" w:color="auto"/>
                                                          </w:divBdr>
                                                        </w:div>
                                                        <w:div w:id="1948585541">
                                                          <w:marLeft w:val="0"/>
                                                          <w:marRight w:val="0"/>
                                                          <w:marTop w:val="0"/>
                                                          <w:marBottom w:val="0"/>
                                                          <w:divBdr>
                                                            <w:top w:val="none" w:sz="0" w:space="0" w:color="auto"/>
                                                            <w:left w:val="none" w:sz="0" w:space="0" w:color="auto"/>
                                                            <w:bottom w:val="none" w:sz="0" w:space="0" w:color="auto"/>
                                                            <w:right w:val="none" w:sz="0" w:space="0" w:color="auto"/>
                                                          </w:divBdr>
                                                        </w:div>
                                                        <w:div w:id="1977710542">
                                                          <w:marLeft w:val="0"/>
                                                          <w:marRight w:val="0"/>
                                                          <w:marTop w:val="0"/>
                                                          <w:marBottom w:val="0"/>
                                                          <w:divBdr>
                                                            <w:top w:val="none" w:sz="0" w:space="0" w:color="auto"/>
                                                            <w:left w:val="none" w:sz="0" w:space="0" w:color="auto"/>
                                                            <w:bottom w:val="none" w:sz="0" w:space="0" w:color="auto"/>
                                                            <w:right w:val="none" w:sz="0" w:space="0" w:color="auto"/>
                                                          </w:divBdr>
                                                        </w:div>
                                                        <w:div w:id="1154100040">
                                                          <w:marLeft w:val="0"/>
                                                          <w:marRight w:val="0"/>
                                                          <w:marTop w:val="0"/>
                                                          <w:marBottom w:val="0"/>
                                                          <w:divBdr>
                                                            <w:top w:val="none" w:sz="0" w:space="0" w:color="auto"/>
                                                            <w:left w:val="none" w:sz="0" w:space="0" w:color="auto"/>
                                                            <w:bottom w:val="none" w:sz="0" w:space="0" w:color="auto"/>
                                                            <w:right w:val="none" w:sz="0" w:space="0" w:color="auto"/>
                                                          </w:divBdr>
                                                        </w:div>
                                                        <w:div w:id="1933775833">
                                                          <w:marLeft w:val="0"/>
                                                          <w:marRight w:val="0"/>
                                                          <w:marTop w:val="0"/>
                                                          <w:marBottom w:val="0"/>
                                                          <w:divBdr>
                                                            <w:top w:val="none" w:sz="0" w:space="0" w:color="auto"/>
                                                            <w:left w:val="none" w:sz="0" w:space="0" w:color="auto"/>
                                                            <w:bottom w:val="none" w:sz="0" w:space="0" w:color="auto"/>
                                                            <w:right w:val="none" w:sz="0" w:space="0" w:color="auto"/>
                                                          </w:divBdr>
                                                        </w:div>
                                                        <w:div w:id="6294630">
                                                          <w:marLeft w:val="0"/>
                                                          <w:marRight w:val="0"/>
                                                          <w:marTop w:val="0"/>
                                                          <w:marBottom w:val="0"/>
                                                          <w:divBdr>
                                                            <w:top w:val="none" w:sz="0" w:space="0" w:color="auto"/>
                                                            <w:left w:val="none" w:sz="0" w:space="0" w:color="auto"/>
                                                            <w:bottom w:val="none" w:sz="0" w:space="0" w:color="auto"/>
                                                            <w:right w:val="none" w:sz="0" w:space="0" w:color="auto"/>
                                                          </w:divBdr>
                                                        </w:div>
                                                        <w:div w:id="895242731">
                                                          <w:marLeft w:val="0"/>
                                                          <w:marRight w:val="0"/>
                                                          <w:marTop w:val="0"/>
                                                          <w:marBottom w:val="0"/>
                                                          <w:divBdr>
                                                            <w:top w:val="none" w:sz="0" w:space="0" w:color="auto"/>
                                                            <w:left w:val="none" w:sz="0" w:space="0" w:color="auto"/>
                                                            <w:bottom w:val="none" w:sz="0" w:space="0" w:color="auto"/>
                                                            <w:right w:val="none" w:sz="0" w:space="0" w:color="auto"/>
                                                          </w:divBdr>
                                                        </w:div>
                                                        <w:div w:id="988436778">
                                                          <w:marLeft w:val="0"/>
                                                          <w:marRight w:val="0"/>
                                                          <w:marTop w:val="0"/>
                                                          <w:marBottom w:val="0"/>
                                                          <w:divBdr>
                                                            <w:top w:val="none" w:sz="0" w:space="0" w:color="auto"/>
                                                            <w:left w:val="none" w:sz="0" w:space="0" w:color="auto"/>
                                                            <w:bottom w:val="none" w:sz="0" w:space="0" w:color="auto"/>
                                                            <w:right w:val="none" w:sz="0" w:space="0" w:color="auto"/>
                                                          </w:divBdr>
                                                        </w:div>
                                                        <w:div w:id="973412309">
                                                          <w:marLeft w:val="0"/>
                                                          <w:marRight w:val="0"/>
                                                          <w:marTop w:val="0"/>
                                                          <w:marBottom w:val="0"/>
                                                          <w:divBdr>
                                                            <w:top w:val="none" w:sz="0" w:space="0" w:color="auto"/>
                                                            <w:left w:val="none" w:sz="0" w:space="0" w:color="auto"/>
                                                            <w:bottom w:val="none" w:sz="0" w:space="0" w:color="auto"/>
                                                            <w:right w:val="none" w:sz="0" w:space="0" w:color="auto"/>
                                                          </w:divBdr>
                                                        </w:div>
                                                        <w:div w:id="1333921169">
                                                          <w:marLeft w:val="0"/>
                                                          <w:marRight w:val="0"/>
                                                          <w:marTop w:val="0"/>
                                                          <w:marBottom w:val="0"/>
                                                          <w:divBdr>
                                                            <w:top w:val="none" w:sz="0" w:space="0" w:color="auto"/>
                                                            <w:left w:val="none" w:sz="0" w:space="0" w:color="auto"/>
                                                            <w:bottom w:val="none" w:sz="0" w:space="0" w:color="auto"/>
                                                            <w:right w:val="none" w:sz="0" w:space="0" w:color="auto"/>
                                                          </w:divBdr>
                                                        </w:div>
                                                        <w:div w:id="177937763">
                                                          <w:marLeft w:val="0"/>
                                                          <w:marRight w:val="0"/>
                                                          <w:marTop w:val="0"/>
                                                          <w:marBottom w:val="0"/>
                                                          <w:divBdr>
                                                            <w:top w:val="none" w:sz="0" w:space="0" w:color="auto"/>
                                                            <w:left w:val="none" w:sz="0" w:space="0" w:color="auto"/>
                                                            <w:bottom w:val="none" w:sz="0" w:space="0" w:color="auto"/>
                                                            <w:right w:val="none" w:sz="0" w:space="0" w:color="auto"/>
                                                          </w:divBdr>
                                                        </w:div>
                                                        <w:div w:id="1784616956">
                                                          <w:marLeft w:val="0"/>
                                                          <w:marRight w:val="0"/>
                                                          <w:marTop w:val="0"/>
                                                          <w:marBottom w:val="0"/>
                                                          <w:divBdr>
                                                            <w:top w:val="none" w:sz="0" w:space="0" w:color="auto"/>
                                                            <w:left w:val="none" w:sz="0" w:space="0" w:color="auto"/>
                                                            <w:bottom w:val="none" w:sz="0" w:space="0" w:color="auto"/>
                                                            <w:right w:val="none" w:sz="0" w:space="0" w:color="auto"/>
                                                          </w:divBdr>
                                                        </w:div>
                                                        <w:div w:id="590314851">
                                                          <w:marLeft w:val="0"/>
                                                          <w:marRight w:val="0"/>
                                                          <w:marTop w:val="0"/>
                                                          <w:marBottom w:val="0"/>
                                                          <w:divBdr>
                                                            <w:top w:val="none" w:sz="0" w:space="0" w:color="auto"/>
                                                            <w:left w:val="none" w:sz="0" w:space="0" w:color="auto"/>
                                                            <w:bottom w:val="none" w:sz="0" w:space="0" w:color="auto"/>
                                                            <w:right w:val="none" w:sz="0" w:space="0" w:color="auto"/>
                                                          </w:divBdr>
                                                        </w:div>
                                                        <w:div w:id="1942882091">
                                                          <w:marLeft w:val="0"/>
                                                          <w:marRight w:val="0"/>
                                                          <w:marTop w:val="0"/>
                                                          <w:marBottom w:val="0"/>
                                                          <w:divBdr>
                                                            <w:top w:val="none" w:sz="0" w:space="0" w:color="auto"/>
                                                            <w:left w:val="none" w:sz="0" w:space="0" w:color="auto"/>
                                                            <w:bottom w:val="none" w:sz="0" w:space="0" w:color="auto"/>
                                                            <w:right w:val="none" w:sz="0" w:space="0" w:color="auto"/>
                                                          </w:divBdr>
                                                        </w:div>
                                                        <w:div w:id="352149755">
                                                          <w:marLeft w:val="0"/>
                                                          <w:marRight w:val="0"/>
                                                          <w:marTop w:val="0"/>
                                                          <w:marBottom w:val="0"/>
                                                          <w:divBdr>
                                                            <w:top w:val="none" w:sz="0" w:space="0" w:color="auto"/>
                                                            <w:left w:val="none" w:sz="0" w:space="0" w:color="auto"/>
                                                            <w:bottom w:val="none" w:sz="0" w:space="0" w:color="auto"/>
                                                            <w:right w:val="none" w:sz="0" w:space="0" w:color="auto"/>
                                                          </w:divBdr>
                                                        </w:div>
                                                        <w:div w:id="272059803">
                                                          <w:marLeft w:val="0"/>
                                                          <w:marRight w:val="0"/>
                                                          <w:marTop w:val="0"/>
                                                          <w:marBottom w:val="0"/>
                                                          <w:divBdr>
                                                            <w:top w:val="none" w:sz="0" w:space="0" w:color="auto"/>
                                                            <w:left w:val="none" w:sz="0" w:space="0" w:color="auto"/>
                                                            <w:bottom w:val="none" w:sz="0" w:space="0" w:color="auto"/>
                                                            <w:right w:val="none" w:sz="0" w:space="0" w:color="auto"/>
                                                          </w:divBdr>
                                                        </w:div>
                                                        <w:div w:id="11124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98563">
                                                  <w:marLeft w:val="0"/>
                                                  <w:marRight w:val="0"/>
                                                  <w:marTop w:val="0"/>
                                                  <w:marBottom w:val="0"/>
                                                  <w:divBdr>
                                                    <w:top w:val="none" w:sz="0" w:space="0" w:color="auto"/>
                                                    <w:left w:val="none" w:sz="0" w:space="0" w:color="auto"/>
                                                    <w:bottom w:val="none" w:sz="0" w:space="0" w:color="auto"/>
                                                    <w:right w:val="none" w:sz="0" w:space="0" w:color="auto"/>
                                                  </w:divBdr>
                                                  <w:divsChild>
                                                    <w:div w:id="1322657380">
                                                      <w:marLeft w:val="0"/>
                                                      <w:marRight w:val="0"/>
                                                      <w:marTop w:val="0"/>
                                                      <w:marBottom w:val="0"/>
                                                      <w:divBdr>
                                                        <w:top w:val="none" w:sz="0" w:space="0" w:color="auto"/>
                                                        <w:left w:val="none" w:sz="0" w:space="0" w:color="auto"/>
                                                        <w:bottom w:val="none" w:sz="0" w:space="0" w:color="auto"/>
                                                        <w:right w:val="none" w:sz="0" w:space="0" w:color="auto"/>
                                                      </w:divBdr>
                                                    </w:div>
                                                  </w:divsChild>
                                                </w:div>
                                                <w:div w:id="1540118542">
                                                  <w:marLeft w:val="0"/>
                                                  <w:marRight w:val="0"/>
                                                  <w:marTop w:val="0"/>
                                                  <w:marBottom w:val="0"/>
                                                  <w:divBdr>
                                                    <w:top w:val="none" w:sz="0" w:space="0" w:color="auto"/>
                                                    <w:left w:val="none" w:sz="0" w:space="0" w:color="auto"/>
                                                    <w:bottom w:val="none" w:sz="0" w:space="0" w:color="auto"/>
                                                    <w:right w:val="none" w:sz="0" w:space="0" w:color="auto"/>
                                                  </w:divBdr>
                                                  <w:divsChild>
                                                    <w:div w:id="1042291106">
                                                      <w:marLeft w:val="0"/>
                                                      <w:marRight w:val="0"/>
                                                      <w:marTop w:val="0"/>
                                                      <w:marBottom w:val="0"/>
                                                      <w:divBdr>
                                                        <w:top w:val="none" w:sz="0" w:space="0" w:color="auto"/>
                                                        <w:left w:val="none" w:sz="0" w:space="0" w:color="auto"/>
                                                        <w:bottom w:val="none" w:sz="0" w:space="0" w:color="auto"/>
                                                        <w:right w:val="none" w:sz="0" w:space="0" w:color="auto"/>
                                                      </w:divBdr>
                                                    </w:div>
                                                  </w:divsChild>
                                                </w:div>
                                                <w:div w:id="1693722633">
                                                  <w:marLeft w:val="0"/>
                                                  <w:marRight w:val="0"/>
                                                  <w:marTop w:val="0"/>
                                                  <w:marBottom w:val="0"/>
                                                  <w:divBdr>
                                                    <w:top w:val="none" w:sz="0" w:space="0" w:color="auto"/>
                                                    <w:left w:val="none" w:sz="0" w:space="0" w:color="auto"/>
                                                    <w:bottom w:val="none" w:sz="0" w:space="0" w:color="auto"/>
                                                    <w:right w:val="none" w:sz="0" w:space="0" w:color="auto"/>
                                                  </w:divBdr>
                                                  <w:divsChild>
                                                    <w:div w:id="108750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153440">
      <w:bodyDiv w:val="1"/>
      <w:marLeft w:val="0"/>
      <w:marRight w:val="0"/>
      <w:marTop w:val="0"/>
      <w:marBottom w:val="0"/>
      <w:divBdr>
        <w:top w:val="none" w:sz="0" w:space="0" w:color="auto"/>
        <w:left w:val="none" w:sz="0" w:space="0" w:color="auto"/>
        <w:bottom w:val="none" w:sz="0" w:space="0" w:color="auto"/>
        <w:right w:val="none" w:sz="0" w:space="0" w:color="auto"/>
      </w:divBdr>
      <w:divsChild>
        <w:div w:id="944338396">
          <w:marLeft w:val="0"/>
          <w:marRight w:val="0"/>
          <w:marTop w:val="0"/>
          <w:marBottom w:val="0"/>
          <w:divBdr>
            <w:top w:val="none" w:sz="0" w:space="0" w:color="auto"/>
            <w:left w:val="none" w:sz="0" w:space="0" w:color="auto"/>
            <w:bottom w:val="none" w:sz="0" w:space="0" w:color="auto"/>
            <w:right w:val="none" w:sz="0" w:space="0" w:color="auto"/>
          </w:divBdr>
          <w:divsChild>
            <w:div w:id="133372542">
              <w:marLeft w:val="0"/>
              <w:marRight w:val="0"/>
              <w:marTop w:val="0"/>
              <w:marBottom w:val="0"/>
              <w:divBdr>
                <w:top w:val="none" w:sz="0" w:space="0" w:color="auto"/>
                <w:left w:val="none" w:sz="0" w:space="0" w:color="auto"/>
                <w:bottom w:val="none" w:sz="0" w:space="0" w:color="auto"/>
                <w:right w:val="none" w:sz="0" w:space="0" w:color="auto"/>
              </w:divBdr>
            </w:div>
            <w:div w:id="1352224665">
              <w:marLeft w:val="0"/>
              <w:marRight w:val="0"/>
              <w:marTop w:val="0"/>
              <w:marBottom w:val="0"/>
              <w:divBdr>
                <w:top w:val="none" w:sz="0" w:space="0" w:color="auto"/>
                <w:left w:val="none" w:sz="0" w:space="0" w:color="auto"/>
                <w:bottom w:val="none" w:sz="0" w:space="0" w:color="auto"/>
                <w:right w:val="none" w:sz="0" w:space="0" w:color="auto"/>
              </w:divBdr>
            </w:div>
            <w:div w:id="1011184142">
              <w:marLeft w:val="0"/>
              <w:marRight w:val="0"/>
              <w:marTop w:val="0"/>
              <w:marBottom w:val="0"/>
              <w:divBdr>
                <w:top w:val="none" w:sz="0" w:space="0" w:color="auto"/>
                <w:left w:val="none" w:sz="0" w:space="0" w:color="auto"/>
                <w:bottom w:val="none" w:sz="0" w:space="0" w:color="auto"/>
                <w:right w:val="none" w:sz="0" w:space="0" w:color="auto"/>
              </w:divBdr>
            </w:div>
            <w:div w:id="1029338490">
              <w:marLeft w:val="0"/>
              <w:marRight w:val="0"/>
              <w:marTop w:val="0"/>
              <w:marBottom w:val="0"/>
              <w:divBdr>
                <w:top w:val="none" w:sz="0" w:space="0" w:color="auto"/>
                <w:left w:val="none" w:sz="0" w:space="0" w:color="auto"/>
                <w:bottom w:val="none" w:sz="0" w:space="0" w:color="auto"/>
                <w:right w:val="none" w:sz="0" w:space="0" w:color="auto"/>
              </w:divBdr>
            </w:div>
            <w:div w:id="1965455836">
              <w:marLeft w:val="0"/>
              <w:marRight w:val="0"/>
              <w:marTop w:val="0"/>
              <w:marBottom w:val="0"/>
              <w:divBdr>
                <w:top w:val="none" w:sz="0" w:space="0" w:color="auto"/>
                <w:left w:val="none" w:sz="0" w:space="0" w:color="auto"/>
                <w:bottom w:val="none" w:sz="0" w:space="0" w:color="auto"/>
                <w:right w:val="none" w:sz="0" w:space="0" w:color="auto"/>
              </w:divBdr>
            </w:div>
            <w:div w:id="525489881">
              <w:marLeft w:val="0"/>
              <w:marRight w:val="0"/>
              <w:marTop w:val="0"/>
              <w:marBottom w:val="0"/>
              <w:divBdr>
                <w:top w:val="none" w:sz="0" w:space="0" w:color="auto"/>
                <w:left w:val="none" w:sz="0" w:space="0" w:color="auto"/>
                <w:bottom w:val="none" w:sz="0" w:space="0" w:color="auto"/>
                <w:right w:val="none" w:sz="0" w:space="0" w:color="auto"/>
              </w:divBdr>
            </w:div>
            <w:div w:id="1397556244">
              <w:marLeft w:val="0"/>
              <w:marRight w:val="0"/>
              <w:marTop w:val="0"/>
              <w:marBottom w:val="0"/>
              <w:divBdr>
                <w:top w:val="none" w:sz="0" w:space="0" w:color="auto"/>
                <w:left w:val="none" w:sz="0" w:space="0" w:color="auto"/>
                <w:bottom w:val="none" w:sz="0" w:space="0" w:color="auto"/>
                <w:right w:val="none" w:sz="0" w:space="0" w:color="auto"/>
              </w:divBdr>
            </w:div>
            <w:div w:id="2025473162">
              <w:marLeft w:val="0"/>
              <w:marRight w:val="0"/>
              <w:marTop w:val="0"/>
              <w:marBottom w:val="0"/>
              <w:divBdr>
                <w:top w:val="none" w:sz="0" w:space="0" w:color="auto"/>
                <w:left w:val="none" w:sz="0" w:space="0" w:color="auto"/>
                <w:bottom w:val="none" w:sz="0" w:space="0" w:color="auto"/>
                <w:right w:val="none" w:sz="0" w:space="0" w:color="auto"/>
              </w:divBdr>
            </w:div>
            <w:div w:id="157431988">
              <w:marLeft w:val="0"/>
              <w:marRight w:val="0"/>
              <w:marTop w:val="0"/>
              <w:marBottom w:val="0"/>
              <w:divBdr>
                <w:top w:val="none" w:sz="0" w:space="0" w:color="auto"/>
                <w:left w:val="none" w:sz="0" w:space="0" w:color="auto"/>
                <w:bottom w:val="none" w:sz="0" w:space="0" w:color="auto"/>
                <w:right w:val="none" w:sz="0" w:space="0" w:color="auto"/>
              </w:divBdr>
            </w:div>
            <w:div w:id="1486320397">
              <w:marLeft w:val="0"/>
              <w:marRight w:val="0"/>
              <w:marTop w:val="0"/>
              <w:marBottom w:val="0"/>
              <w:divBdr>
                <w:top w:val="none" w:sz="0" w:space="0" w:color="auto"/>
                <w:left w:val="none" w:sz="0" w:space="0" w:color="auto"/>
                <w:bottom w:val="none" w:sz="0" w:space="0" w:color="auto"/>
                <w:right w:val="none" w:sz="0" w:space="0" w:color="auto"/>
              </w:divBdr>
            </w:div>
            <w:div w:id="1441607427">
              <w:marLeft w:val="0"/>
              <w:marRight w:val="0"/>
              <w:marTop w:val="0"/>
              <w:marBottom w:val="0"/>
              <w:divBdr>
                <w:top w:val="none" w:sz="0" w:space="0" w:color="auto"/>
                <w:left w:val="none" w:sz="0" w:space="0" w:color="auto"/>
                <w:bottom w:val="none" w:sz="0" w:space="0" w:color="auto"/>
                <w:right w:val="none" w:sz="0" w:space="0" w:color="auto"/>
              </w:divBdr>
            </w:div>
            <w:div w:id="45051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173">
      <w:bodyDiv w:val="1"/>
      <w:marLeft w:val="0"/>
      <w:marRight w:val="0"/>
      <w:marTop w:val="0"/>
      <w:marBottom w:val="0"/>
      <w:divBdr>
        <w:top w:val="none" w:sz="0" w:space="0" w:color="auto"/>
        <w:left w:val="none" w:sz="0" w:space="0" w:color="auto"/>
        <w:bottom w:val="none" w:sz="0" w:space="0" w:color="auto"/>
        <w:right w:val="none" w:sz="0" w:space="0" w:color="auto"/>
      </w:divBdr>
    </w:div>
    <w:div w:id="678969199">
      <w:bodyDiv w:val="1"/>
      <w:marLeft w:val="0"/>
      <w:marRight w:val="0"/>
      <w:marTop w:val="0"/>
      <w:marBottom w:val="0"/>
      <w:divBdr>
        <w:top w:val="none" w:sz="0" w:space="0" w:color="auto"/>
        <w:left w:val="none" w:sz="0" w:space="0" w:color="auto"/>
        <w:bottom w:val="none" w:sz="0" w:space="0" w:color="auto"/>
        <w:right w:val="none" w:sz="0" w:space="0" w:color="auto"/>
      </w:divBdr>
      <w:divsChild>
        <w:div w:id="1469978853">
          <w:marLeft w:val="0"/>
          <w:marRight w:val="0"/>
          <w:marTop w:val="0"/>
          <w:marBottom w:val="0"/>
          <w:divBdr>
            <w:top w:val="none" w:sz="0" w:space="0" w:color="auto"/>
            <w:left w:val="none" w:sz="0" w:space="0" w:color="auto"/>
            <w:bottom w:val="none" w:sz="0" w:space="0" w:color="auto"/>
            <w:right w:val="none" w:sz="0" w:space="0" w:color="auto"/>
          </w:divBdr>
          <w:divsChild>
            <w:div w:id="771515051">
              <w:marLeft w:val="0"/>
              <w:marRight w:val="0"/>
              <w:marTop w:val="0"/>
              <w:marBottom w:val="0"/>
              <w:divBdr>
                <w:top w:val="none" w:sz="0" w:space="0" w:color="auto"/>
                <w:left w:val="none" w:sz="0" w:space="0" w:color="auto"/>
                <w:bottom w:val="none" w:sz="0" w:space="0" w:color="auto"/>
                <w:right w:val="none" w:sz="0" w:space="0" w:color="auto"/>
              </w:divBdr>
              <w:divsChild>
                <w:div w:id="517276226">
                  <w:marLeft w:val="0"/>
                  <w:marRight w:val="0"/>
                  <w:marTop w:val="0"/>
                  <w:marBottom w:val="0"/>
                  <w:divBdr>
                    <w:top w:val="none" w:sz="0" w:space="0" w:color="auto"/>
                    <w:left w:val="none" w:sz="0" w:space="0" w:color="auto"/>
                    <w:bottom w:val="none" w:sz="0" w:space="0" w:color="auto"/>
                    <w:right w:val="none" w:sz="0" w:space="0" w:color="auto"/>
                  </w:divBdr>
                  <w:divsChild>
                    <w:div w:id="1330526396">
                      <w:marLeft w:val="0"/>
                      <w:marRight w:val="0"/>
                      <w:marTop w:val="0"/>
                      <w:marBottom w:val="0"/>
                      <w:divBdr>
                        <w:top w:val="none" w:sz="0" w:space="0" w:color="auto"/>
                        <w:left w:val="none" w:sz="0" w:space="0" w:color="auto"/>
                        <w:bottom w:val="none" w:sz="0" w:space="0" w:color="auto"/>
                        <w:right w:val="none" w:sz="0" w:space="0" w:color="auto"/>
                      </w:divBdr>
                      <w:divsChild>
                        <w:div w:id="2045061328">
                          <w:marLeft w:val="0"/>
                          <w:marRight w:val="0"/>
                          <w:marTop w:val="0"/>
                          <w:marBottom w:val="0"/>
                          <w:divBdr>
                            <w:top w:val="none" w:sz="0" w:space="0" w:color="auto"/>
                            <w:left w:val="none" w:sz="0" w:space="0" w:color="auto"/>
                            <w:bottom w:val="none" w:sz="0" w:space="0" w:color="auto"/>
                            <w:right w:val="none" w:sz="0" w:space="0" w:color="auto"/>
                          </w:divBdr>
                          <w:divsChild>
                            <w:div w:id="2042632073">
                              <w:marLeft w:val="0"/>
                              <w:marRight w:val="0"/>
                              <w:marTop w:val="0"/>
                              <w:marBottom w:val="0"/>
                              <w:divBdr>
                                <w:top w:val="none" w:sz="0" w:space="0" w:color="auto"/>
                                <w:left w:val="none" w:sz="0" w:space="0" w:color="auto"/>
                                <w:bottom w:val="none" w:sz="0" w:space="0" w:color="auto"/>
                                <w:right w:val="none" w:sz="0" w:space="0" w:color="auto"/>
                              </w:divBdr>
                              <w:divsChild>
                                <w:div w:id="2032603260">
                                  <w:marLeft w:val="0"/>
                                  <w:marRight w:val="0"/>
                                  <w:marTop w:val="0"/>
                                  <w:marBottom w:val="0"/>
                                  <w:divBdr>
                                    <w:top w:val="none" w:sz="0" w:space="0" w:color="auto"/>
                                    <w:left w:val="none" w:sz="0" w:space="0" w:color="auto"/>
                                    <w:bottom w:val="none" w:sz="0" w:space="0" w:color="auto"/>
                                    <w:right w:val="none" w:sz="0" w:space="0" w:color="auto"/>
                                  </w:divBdr>
                                  <w:divsChild>
                                    <w:div w:id="1600600641">
                                      <w:marLeft w:val="0"/>
                                      <w:marRight w:val="0"/>
                                      <w:marTop w:val="0"/>
                                      <w:marBottom w:val="0"/>
                                      <w:divBdr>
                                        <w:top w:val="none" w:sz="0" w:space="0" w:color="auto"/>
                                        <w:left w:val="none" w:sz="0" w:space="0" w:color="auto"/>
                                        <w:bottom w:val="none" w:sz="0" w:space="0" w:color="auto"/>
                                        <w:right w:val="none" w:sz="0" w:space="0" w:color="auto"/>
                                      </w:divBdr>
                                      <w:divsChild>
                                        <w:div w:id="665329368">
                                          <w:marLeft w:val="0"/>
                                          <w:marRight w:val="0"/>
                                          <w:marTop w:val="0"/>
                                          <w:marBottom w:val="0"/>
                                          <w:divBdr>
                                            <w:top w:val="none" w:sz="0" w:space="0" w:color="auto"/>
                                            <w:left w:val="none" w:sz="0" w:space="0" w:color="auto"/>
                                            <w:bottom w:val="none" w:sz="0" w:space="0" w:color="auto"/>
                                            <w:right w:val="none" w:sz="0" w:space="0" w:color="auto"/>
                                          </w:divBdr>
                                          <w:divsChild>
                                            <w:div w:id="1230383184">
                                              <w:marLeft w:val="0"/>
                                              <w:marRight w:val="0"/>
                                              <w:marTop w:val="0"/>
                                              <w:marBottom w:val="0"/>
                                              <w:divBdr>
                                                <w:top w:val="none" w:sz="0" w:space="0" w:color="auto"/>
                                                <w:left w:val="none" w:sz="0" w:space="0" w:color="auto"/>
                                                <w:bottom w:val="none" w:sz="0" w:space="0" w:color="auto"/>
                                                <w:right w:val="none" w:sz="0" w:space="0" w:color="auto"/>
                                              </w:divBdr>
                                              <w:divsChild>
                                                <w:div w:id="1171526309">
                                                  <w:marLeft w:val="0"/>
                                                  <w:marRight w:val="0"/>
                                                  <w:marTop w:val="0"/>
                                                  <w:marBottom w:val="0"/>
                                                  <w:divBdr>
                                                    <w:top w:val="none" w:sz="0" w:space="0" w:color="auto"/>
                                                    <w:left w:val="none" w:sz="0" w:space="0" w:color="auto"/>
                                                    <w:bottom w:val="none" w:sz="0" w:space="0" w:color="auto"/>
                                                    <w:right w:val="none" w:sz="0" w:space="0" w:color="auto"/>
                                                  </w:divBdr>
                                                  <w:divsChild>
                                                    <w:div w:id="1159152516">
                                                      <w:marLeft w:val="0"/>
                                                      <w:marRight w:val="0"/>
                                                      <w:marTop w:val="0"/>
                                                      <w:marBottom w:val="0"/>
                                                      <w:divBdr>
                                                        <w:top w:val="none" w:sz="0" w:space="0" w:color="auto"/>
                                                        <w:left w:val="none" w:sz="0" w:space="0" w:color="auto"/>
                                                        <w:bottom w:val="none" w:sz="0" w:space="0" w:color="auto"/>
                                                        <w:right w:val="none" w:sz="0" w:space="0" w:color="auto"/>
                                                      </w:divBdr>
                                                      <w:divsChild>
                                                        <w:div w:id="1802066547">
                                                          <w:marLeft w:val="0"/>
                                                          <w:marRight w:val="0"/>
                                                          <w:marTop w:val="0"/>
                                                          <w:marBottom w:val="0"/>
                                                          <w:divBdr>
                                                            <w:top w:val="none" w:sz="0" w:space="0" w:color="auto"/>
                                                            <w:left w:val="none" w:sz="0" w:space="0" w:color="auto"/>
                                                            <w:bottom w:val="none" w:sz="0" w:space="0" w:color="auto"/>
                                                            <w:right w:val="none" w:sz="0" w:space="0" w:color="auto"/>
                                                          </w:divBdr>
                                                        </w:div>
                                                        <w:div w:id="229077032">
                                                          <w:marLeft w:val="0"/>
                                                          <w:marRight w:val="0"/>
                                                          <w:marTop w:val="0"/>
                                                          <w:marBottom w:val="0"/>
                                                          <w:divBdr>
                                                            <w:top w:val="none" w:sz="0" w:space="0" w:color="auto"/>
                                                            <w:left w:val="none" w:sz="0" w:space="0" w:color="auto"/>
                                                            <w:bottom w:val="none" w:sz="0" w:space="0" w:color="auto"/>
                                                            <w:right w:val="none" w:sz="0" w:space="0" w:color="auto"/>
                                                          </w:divBdr>
                                                        </w:div>
                                                        <w:div w:id="1262909947">
                                                          <w:marLeft w:val="0"/>
                                                          <w:marRight w:val="0"/>
                                                          <w:marTop w:val="0"/>
                                                          <w:marBottom w:val="0"/>
                                                          <w:divBdr>
                                                            <w:top w:val="none" w:sz="0" w:space="0" w:color="auto"/>
                                                            <w:left w:val="none" w:sz="0" w:space="0" w:color="auto"/>
                                                            <w:bottom w:val="none" w:sz="0" w:space="0" w:color="auto"/>
                                                            <w:right w:val="none" w:sz="0" w:space="0" w:color="auto"/>
                                                          </w:divBdr>
                                                        </w:div>
                                                        <w:div w:id="1051657300">
                                                          <w:marLeft w:val="0"/>
                                                          <w:marRight w:val="0"/>
                                                          <w:marTop w:val="0"/>
                                                          <w:marBottom w:val="0"/>
                                                          <w:divBdr>
                                                            <w:top w:val="none" w:sz="0" w:space="0" w:color="auto"/>
                                                            <w:left w:val="none" w:sz="0" w:space="0" w:color="auto"/>
                                                            <w:bottom w:val="none" w:sz="0" w:space="0" w:color="auto"/>
                                                            <w:right w:val="none" w:sz="0" w:space="0" w:color="auto"/>
                                                          </w:divBdr>
                                                        </w:div>
                                                        <w:div w:id="366758589">
                                                          <w:marLeft w:val="0"/>
                                                          <w:marRight w:val="0"/>
                                                          <w:marTop w:val="0"/>
                                                          <w:marBottom w:val="0"/>
                                                          <w:divBdr>
                                                            <w:top w:val="none" w:sz="0" w:space="0" w:color="auto"/>
                                                            <w:left w:val="none" w:sz="0" w:space="0" w:color="auto"/>
                                                            <w:bottom w:val="none" w:sz="0" w:space="0" w:color="auto"/>
                                                            <w:right w:val="none" w:sz="0" w:space="0" w:color="auto"/>
                                                          </w:divBdr>
                                                        </w:div>
                                                        <w:div w:id="1620917168">
                                                          <w:marLeft w:val="0"/>
                                                          <w:marRight w:val="0"/>
                                                          <w:marTop w:val="0"/>
                                                          <w:marBottom w:val="0"/>
                                                          <w:divBdr>
                                                            <w:top w:val="none" w:sz="0" w:space="0" w:color="auto"/>
                                                            <w:left w:val="none" w:sz="0" w:space="0" w:color="auto"/>
                                                            <w:bottom w:val="none" w:sz="0" w:space="0" w:color="auto"/>
                                                            <w:right w:val="none" w:sz="0" w:space="0" w:color="auto"/>
                                                          </w:divBdr>
                                                        </w:div>
                                                        <w:div w:id="1787506028">
                                                          <w:marLeft w:val="0"/>
                                                          <w:marRight w:val="0"/>
                                                          <w:marTop w:val="0"/>
                                                          <w:marBottom w:val="0"/>
                                                          <w:divBdr>
                                                            <w:top w:val="none" w:sz="0" w:space="0" w:color="auto"/>
                                                            <w:left w:val="none" w:sz="0" w:space="0" w:color="auto"/>
                                                            <w:bottom w:val="none" w:sz="0" w:space="0" w:color="auto"/>
                                                            <w:right w:val="none" w:sz="0" w:space="0" w:color="auto"/>
                                                          </w:divBdr>
                                                        </w:div>
                                                        <w:div w:id="561526201">
                                                          <w:marLeft w:val="0"/>
                                                          <w:marRight w:val="0"/>
                                                          <w:marTop w:val="0"/>
                                                          <w:marBottom w:val="0"/>
                                                          <w:divBdr>
                                                            <w:top w:val="none" w:sz="0" w:space="0" w:color="auto"/>
                                                            <w:left w:val="none" w:sz="0" w:space="0" w:color="auto"/>
                                                            <w:bottom w:val="none" w:sz="0" w:space="0" w:color="auto"/>
                                                            <w:right w:val="none" w:sz="0" w:space="0" w:color="auto"/>
                                                          </w:divBdr>
                                                        </w:div>
                                                        <w:div w:id="62222651">
                                                          <w:marLeft w:val="0"/>
                                                          <w:marRight w:val="0"/>
                                                          <w:marTop w:val="0"/>
                                                          <w:marBottom w:val="0"/>
                                                          <w:divBdr>
                                                            <w:top w:val="none" w:sz="0" w:space="0" w:color="auto"/>
                                                            <w:left w:val="none" w:sz="0" w:space="0" w:color="auto"/>
                                                            <w:bottom w:val="none" w:sz="0" w:space="0" w:color="auto"/>
                                                            <w:right w:val="none" w:sz="0" w:space="0" w:color="auto"/>
                                                          </w:divBdr>
                                                        </w:div>
                                                        <w:div w:id="455293805">
                                                          <w:marLeft w:val="0"/>
                                                          <w:marRight w:val="0"/>
                                                          <w:marTop w:val="0"/>
                                                          <w:marBottom w:val="0"/>
                                                          <w:divBdr>
                                                            <w:top w:val="none" w:sz="0" w:space="0" w:color="auto"/>
                                                            <w:left w:val="none" w:sz="0" w:space="0" w:color="auto"/>
                                                            <w:bottom w:val="none" w:sz="0" w:space="0" w:color="auto"/>
                                                            <w:right w:val="none" w:sz="0" w:space="0" w:color="auto"/>
                                                          </w:divBdr>
                                                        </w:div>
                                                        <w:div w:id="1493643175">
                                                          <w:marLeft w:val="0"/>
                                                          <w:marRight w:val="0"/>
                                                          <w:marTop w:val="0"/>
                                                          <w:marBottom w:val="0"/>
                                                          <w:divBdr>
                                                            <w:top w:val="none" w:sz="0" w:space="0" w:color="auto"/>
                                                            <w:left w:val="none" w:sz="0" w:space="0" w:color="auto"/>
                                                            <w:bottom w:val="none" w:sz="0" w:space="0" w:color="auto"/>
                                                            <w:right w:val="none" w:sz="0" w:space="0" w:color="auto"/>
                                                          </w:divBdr>
                                                        </w:div>
                                                        <w:div w:id="886189062">
                                                          <w:marLeft w:val="0"/>
                                                          <w:marRight w:val="0"/>
                                                          <w:marTop w:val="0"/>
                                                          <w:marBottom w:val="0"/>
                                                          <w:divBdr>
                                                            <w:top w:val="none" w:sz="0" w:space="0" w:color="auto"/>
                                                            <w:left w:val="none" w:sz="0" w:space="0" w:color="auto"/>
                                                            <w:bottom w:val="none" w:sz="0" w:space="0" w:color="auto"/>
                                                            <w:right w:val="none" w:sz="0" w:space="0" w:color="auto"/>
                                                          </w:divBdr>
                                                        </w:div>
                                                        <w:div w:id="109056586">
                                                          <w:marLeft w:val="0"/>
                                                          <w:marRight w:val="0"/>
                                                          <w:marTop w:val="0"/>
                                                          <w:marBottom w:val="0"/>
                                                          <w:divBdr>
                                                            <w:top w:val="none" w:sz="0" w:space="0" w:color="auto"/>
                                                            <w:left w:val="none" w:sz="0" w:space="0" w:color="auto"/>
                                                            <w:bottom w:val="none" w:sz="0" w:space="0" w:color="auto"/>
                                                            <w:right w:val="none" w:sz="0" w:space="0" w:color="auto"/>
                                                          </w:divBdr>
                                                        </w:div>
                                                        <w:div w:id="521558258">
                                                          <w:marLeft w:val="0"/>
                                                          <w:marRight w:val="0"/>
                                                          <w:marTop w:val="0"/>
                                                          <w:marBottom w:val="0"/>
                                                          <w:divBdr>
                                                            <w:top w:val="none" w:sz="0" w:space="0" w:color="auto"/>
                                                            <w:left w:val="none" w:sz="0" w:space="0" w:color="auto"/>
                                                            <w:bottom w:val="none" w:sz="0" w:space="0" w:color="auto"/>
                                                            <w:right w:val="none" w:sz="0" w:space="0" w:color="auto"/>
                                                          </w:divBdr>
                                                        </w:div>
                                                        <w:div w:id="1686207642">
                                                          <w:marLeft w:val="0"/>
                                                          <w:marRight w:val="0"/>
                                                          <w:marTop w:val="0"/>
                                                          <w:marBottom w:val="0"/>
                                                          <w:divBdr>
                                                            <w:top w:val="none" w:sz="0" w:space="0" w:color="auto"/>
                                                            <w:left w:val="none" w:sz="0" w:space="0" w:color="auto"/>
                                                            <w:bottom w:val="none" w:sz="0" w:space="0" w:color="auto"/>
                                                            <w:right w:val="none" w:sz="0" w:space="0" w:color="auto"/>
                                                          </w:divBdr>
                                                        </w:div>
                                                        <w:div w:id="1560945767">
                                                          <w:marLeft w:val="0"/>
                                                          <w:marRight w:val="0"/>
                                                          <w:marTop w:val="0"/>
                                                          <w:marBottom w:val="0"/>
                                                          <w:divBdr>
                                                            <w:top w:val="none" w:sz="0" w:space="0" w:color="auto"/>
                                                            <w:left w:val="none" w:sz="0" w:space="0" w:color="auto"/>
                                                            <w:bottom w:val="none" w:sz="0" w:space="0" w:color="auto"/>
                                                            <w:right w:val="none" w:sz="0" w:space="0" w:color="auto"/>
                                                          </w:divBdr>
                                                        </w:div>
                                                        <w:div w:id="206793863">
                                                          <w:marLeft w:val="0"/>
                                                          <w:marRight w:val="0"/>
                                                          <w:marTop w:val="0"/>
                                                          <w:marBottom w:val="0"/>
                                                          <w:divBdr>
                                                            <w:top w:val="none" w:sz="0" w:space="0" w:color="auto"/>
                                                            <w:left w:val="none" w:sz="0" w:space="0" w:color="auto"/>
                                                            <w:bottom w:val="none" w:sz="0" w:space="0" w:color="auto"/>
                                                            <w:right w:val="none" w:sz="0" w:space="0" w:color="auto"/>
                                                          </w:divBdr>
                                                        </w:div>
                                                        <w:div w:id="462232279">
                                                          <w:marLeft w:val="0"/>
                                                          <w:marRight w:val="0"/>
                                                          <w:marTop w:val="0"/>
                                                          <w:marBottom w:val="0"/>
                                                          <w:divBdr>
                                                            <w:top w:val="none" w:sz="0" w:space="0" w:color="auto"/>
                                                            <w:left w:val="none" w:sz="0" w:space="0" w:color="auto"/>
                                                            <w:bottom w:val="none" w:sz="0" w:space="0" w:color="auto"/>
                                                            <w:right w:val="none" w:sz="0" w:space="0" w:color="auto"/>
                                                          </w:divBdr>
                                                        </w:div>
                                                        <w:div w:id="936863222">
                                                          <w:marLeft w:val="0"/>
                                                          <w:marRight w:val="0"/>
                                                          <w:marTop w:val="0"/>
                                                          <w:marBottom w:val="0"/>
                                                          <w:divBdr>
                                                            <w:top w:val="none" w:sz="0" w:space="0" w:color="auto"/>
                                                            <w:left w:val="none" w:sz="0" w:space="0" w:color="auto"/>
                                                            <w:bottom w:val="none" w:sz="0" w:space="0" w:color="auto"/>
                                                            <w:right w:val="none" w:sz="0" w:space="0" w:color="auto"/>
                                                          </w:divBdr>
                                                        </w:div>
                                                        <w:div w:id="1071268281">
                                                          <w:marLeft w:val="0"/>
                                                          <w:marRight w:val="0"/>
                                                          <w:marTop w:val="0"/>
                                                          <w:marBottom w:val="0"/>
                                                          <w:divBdr>
                                                            <w:top w:val="none" w:sz="0" w:space="0" w:color="auto"/>
                                                            <w:left w:val="none" w:sz="0" w:space="0" w:color="auto"/>
                                                            <w:bottom w:val="none" w:sz="0" w:space="0" w:color="auto"/>
                                                            <w:right w:val="none" w:sz="0" w:space="0" w:color="auto"/>
                                                          </w:divBdr>
                                                        </w:div>
                                                        <w:div w:id="1897203847">
                                                          <w:marLeft w:val="0"/>
                                                          <w:marRight w:val="0"/>
                                                          <w:marTop w:val="0"/>
                                                          <w:marBottom w:val="0"/>
                                                          <w:divBdr>
                                                            <w:top w:val="none" w:sz="0" w:space="0" w:color="auto"/>
                                                            <w:left w:val="none" w:sz="0" w:space="0" w:color="auto"/>
                                                            <w:bottom w:val="none" w:sz="0" w:space="0" w:color="auto"/>
                                                            <w:right w:val="none" w:sz="0" w:space="0" w:color="auto"/>
                                                          </w:divBdr>
                                                        </w:div>
                                                        <w:div w:id="847986495">
                                                          <w:marLeft w:val="0"/>
                                                          <w:marRight w:val="0"/>
                                                          <w:marTop w:val="0"/>
                                                          <w:marBottom w:val="0"/>
                                                          <w:divBdr>
                                                            <w:top w:val="none" w:sz="0" w:space="0" w:color="auto"/>
                                                            <w:left w:val="none" w:sz="0" w:space="0" w:color="auto"/>
                                                            <w:bottom w:val="none" w:sz="0" w:space="0" w:color="auto"/>
                                                            <w:right w:val="none" w:sz="0" w:space="0" w:color="auto"/>
                                                          </w:divBdr>
                                                        </w:div>
                                                        <w:div w:id="1808161950">
                                                          <w:marLeft w:val="0"/>
                                                          <w:marRight w:val="0"/>
                                                          <w:marTop w:val="0"/>
                                                          <w:marBottom w:val="0"/>
                                                          <w:divBdr>
                                                            <w:top w:val="none" w:sz="0" w:space="0" w:color="auto"/>
                                                            <w:left w:val="none" w:sz="0" w:space="0" w:color="auto"/>
                                                            <w:bottom w:val="none" w:sz="0" w:space="0" w:color="auto"/>
                                                            <w:right w:val="none" w:sz="0" w:space="0" w:color="auto"/>
                                                          </w:divBdr>
                                                        </w:div>
                                                        <w:div w:id="935212090">
                                                          <w:marLeft w:val="0"/>
                                                          <w:marRight w:val="0"/>
                                                          <w:marTop w:val="0"/>
                                                          <w:marBottom w:val="0"/>
                                                          <w:divBdr>
                                                            <w:top w:val="none" w:sz="0" w:space="0" w:color="auto"/>
                                                            <w:left w:val="none" w:sz="0" w:space="0" w:color="auto"/>
                                                            <w:bottom w:val="none" w:sz="0" w:space="0" w:color="auto"/>
                                                            <w:right w:val="none" w:sz="0" w:space="0" w:color="auto"/>
                                                          </w:divBdr>
                                                        </w:div>
                                                        <w:div w:id="438764371">
                                                          <w:marLeft w:val="0"/>
                                                          <w:marRight w:val="0"/>
                                                          <w:marTop w:val="0"/>
                                                          <w:marBottom w:val="0"/>
                                                          <w:divBdr>
                                                            <w:top w:val="none" w:sz="0" w:space="0" w:color="auto"/>
                                                            <w:left w:val="none" w:sz="0" w:space="0" w:color="auto"/>
                                                            <w:bottom w:val="none" w:sz="0" w:space="0" w:color="auto"/>
                                                            <w:right w:val="none" w:sz="0" w:space="0" w:color="auto"/>
                                                          </w:divBdr>
                                                        </w:div>
                                                        <w:div w:id="255948197">
                                                          <w:marLeft w:val="0"/>
                                                          <w:marRight w:val="0"/>
                                                          <w:marTop w:val="0"/>
                                                          <w:marBottom w:val="0"/>
                                                          <w:divBdr>
                                                            <w:top w:val="none" w:sz="0" w:space="0" w:color="auto"/>
                                                            <w:left w:val="none" w:sz="0" w:space="0" w:color="auto"/>
                                                            <w:bottom w:val="none" w:sz="0" w:space="0" w:color="auto"/>
                                                            <w:right w:val="none" w:sz="0" w:space="0" w:color="auto"/>
                                                          </w:divBdr>
                                                        </w:div>
                                                        <w:div w:id="1782066523">
                                                          <w:marLeft w:val="0"/>
                                                          <w:marRight w:val="0"/>
                                                          <w:marTop w:val="0"/>
                                                          <w:marBottom w:val="0"/>
                                                          <w:divBdr>
                                                            <w:top w:val="none" w:sz="0" w:space="0" w:color="auto"/>
                                                            <w:left w:val="none" w:sz="0" w:space="0" w:color="auto"/>
                                                            <w:bottom w:val="none" w:sz="0" w:space="0" w:color="auto"/>
                                                            <w:right w:val="none" w:sz="0" w:space="0" w:color="auto"/>
                                                          </w:divBdr>
                                                        </w:div>
                                                        <w:div w:id="263005425">
                                                          <w:marLeft w:val="0"/>
                                                          <w:marRight w:val="0"/>
                                                          <w:marTop w:val="0"/>
                                                          <w:marBottom w:val="0"/>
                                                          <w:divBdr>
                                                            <w:top w:val="none" w:sz="0" w:space="0" w:color="auto"/>
                                                            <w:left w:val="none" w:sz="0" w:space="0" w:color="auto"/>
                                                            <w:bottom w:val="none" w:sz="0" w:space="0" w:color="auto"/>
                                                            <w:right w:val="none" w:sz="0" w:space="0" w:color="auto"/>
                                                          </w:divBdr>
                                                        </w:div>
                                                        <w:div w:id="908926247">
                                                          <w:marLeft w:val="0"/>
                                                          <w:marRight w:val="0"/>
                                                          <w:marTop w:val="0"/>
                                                          <w:marBottom w:val="0"/>
                                                          <w:divBdr>
                                                            <w:top w:val="none" w:sz="0" w:space="0" w:color="auto"/>
                                                            <w:left w:val="none" w:sz="0" w:space="0" w:color="auto"/>
                                                            <w:bottom w:val="none" w:sz="0" w:space="0" w:color="auto"/>
                                                            <w:right w:val="none" w:sz="0" w:space="0" w:color="auto"/>
                                                          </w:divBdr>
                                                        </w:div>
                                                        <w:div w:id="190922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93043">
                                                  <w:marLeft w:val="0"/>
                                                  <w:marRight w:val="0"/>
                                                  <w:marTop w:val="0"/>
                                                  <w:marBottom w:val="0"/>
                                                  <w:divBdr>
                                                    <w:top w:val="none" w:sz="0" w:space="0" w:color="auto"/>
                                                    <w:left w:val="none" w:sz="0" w:space="0" w:color="auto"/>
                                                    <w:bottom w:val="none" w:sz="0" w:space="0" w:color="auto"/>
                                                    <w:right w:val="none" w:sz="0" w:space="0" w:color="auto"/>
                                                  </w:divBdr>
                                                  <w:divsChild>
                                                    <w:div w:id="1522402637">
                                                      <w:marLeft w:val="0"/>
                                                      <w:marRight w:val="0"/>
                                                      <w:marTop w:val="0"/>
                                                      <w:marBottom w:val="0"/>
                                                      <w:divBdr>
                                                        <w:top w:val="none" w:sz="0" w:space="0" w:color="auto"/>
                                                        <w:left w:val="none" w:sz="0" w:space="0" w:color="auto"/>
                                                        <w:bottom w:val="none" w:sz="0" w:space="0" w:color="auto"/>
                                                        <w:right w:val="none" w:sz="0" w:space="0" w:color="auto"/>
                                                      </w:divBdr>
                                                    </w:div>
                                                  </w:divsChild>
                                                </w:div>
                                                <w:div w:id="1796486435">
                                                  <w:marLeft w:val="0"/>
                                                  <w:marRight w:val="0"/>
                                                  <w:marTop w:val="0"/>
                                                  <w:marBottom w:val="0"/>
                                                  <w:divBdr>
                                                    <w:top w:val="none" w:sz="0" w:space="0" w:color="auto"/>
                                                    <w:left w:val="none" w:sz="0" w:space="0" w:color="auto"/>
                                                    <w:bottom w:val="none" w:sz="0" w:space="0" w:color="auto"/>
                                                    <w:right w:val="none" w:sz="0" w:space="0" w:color="auto"/>
                                                  </w:divBdr>
                                                  <w:divsChild>
                                                    <w:div w:id="976835326">
                                                      <w:marLeft w:val="0"/>
                                                      <w:marRight w:val="0"/>
                                                      <w:marTop w:val="0"/>
                                                      <w:marBottom w:val="0"/>
                                                      <w:divBdr>
                                                        <w:top w:val="none" w:sz="0" w:space="0" w:color="auto"/>
                                                        <w:left w:val="none" w:sz="0" w:space="0" w:color="auto"/>
                                                        <w:bottom w:val="none" w:sz="0" w:space="0" w:color="auto"/>
                                                        <w:right w:val="none" w:sz="0" w:space="0" w:color="auto"/>
                                                      </w:divBdr>
                                                    </w:div>
                                                  </w:divsChild>
                                                </w:div>
                                                <w:div w:id="137773616">
                                                  <w:marLeft w:val="0"/>
                                                  <w:marRight w:val="0"/>
                                                  <w:marTop w:val="0"/>
                                                  <w:marBottom w:val="0"/>
                                                  <w:divBdr>
                                                    <w:top w:val="none" w:sz="0" w:space="0" w:color="auto"/>
                                                    <w:left w:val="none" w:sz="0" w:space="0" w:color="auto"/>
                                                    <w:bottom w:val="none" w:sz="0" w:space="0" w:color="auto"/>
                                                    <w:right w:val="none" w:sz="0" w:space="0" w:color="auto"/>
                                                  </w:divBdr>
                                                  <w:divsChild>
                                                    <w:div w:id="997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094400">
      <w:bodyDiv w:val="1"/>
      <w:marLeft w:val="0"/>
      <w:marRight w:val="0"/>
      <w:marTop w:val="0"/>
      <w:marBottom w:val="0"/>
      <w:divBdr>
        <w:top w:val="none" w:sz="0" w:space="0" w:color="auto"/>
        <w:left w:val="none" w:sz="0" w:space="0" w:color="auto"/>
        <w:bottom w:val="none" w:sz="0" w:space="0" w:color="auto"/>
        <w:right w:val="none" w:sz="0" w:space="0" w:color="auto"/>
      </w:divBdr>
    </w:div>
    <w:div w:id="706031611">
      <w:bodyDiv w:val="1"/>
      <w:marLeft w:val="0"/>
      <w:marRight w:val="0"/>
      <w:marTop w:val="0"/>
      <w:marBottom w:val="0"/>
      <w:divBdr>
        <w:top w:val="none" w:sz="0" w:space="0" w:color="auto"/>
        <w:left w:val="none" w:sz="0" w:space="0" w:color="auto"/>
        <w:bottom w:val="none" w:sz="0" w:space="0" w:color="auto"/>
        <w:right w:val="none" w:sz="0" w:space="0" w:color="auto"/>
      </w:divBdr>
    </w:div>
    <w:div w:id="711150116">
      <w:bodyDiv w:val="1"/>
      <w:marLeft w:val="0"/>
      <w:marRight w:val="0"/>
      <w:marTop w:val="0"/>
      <w:marBottom w:val="0"/>
      <w:divBdr>
        <w:top w:val="none" w:sz="0" w:space="0" w:color="auto"/>
        <w:left w:val="none" w:sz="0" w:space="0" w:color="auto"/>
        <w:bottom w:val="none" w:sz="0" w:space="0" w:color="auto"/>
        <w:right w:val="none" w:sz="0" w:space="0" w:color="auto"/>
      </w:divBdr>
    </w:div>
    <w:div w:id="717054284">
      <w:bodyDiv w:val="1"/>
      <w:marLeft w:val="0"/>
      <w:marRight w:val="0"/>
      <w:marTop w:val="0"/>
      <w:marBottom w:val="0"/>
      <w:divBdr>
        <w:top w:val="none" w:sz="0" w:space="0" w:color="auto"/>
        <w:left w:val="none" w:sz="0" w:space="0" w:color="auto"/>
        <w:bottom w:val="none" w:sz="0" w:space="0" w:color="auto"/>
        <w:right w:val="none" w:sz="0" w:space="0" w:color="auto"/>
      </w:divBdr>
    </w:div>
    <w:div w:id="740174731">
      <w:bodyDiv w:val="1"/>
      <w:marLeft w:val="0"/>
      <w:marRight w:val="0"/>
      <w:marTop w:val="0"/>
      <w:marBottom w:val="0"/>
      <w:divBdr>
        <w:top w:val="none" w:sz="0" w:space="0" w:color="auto"/>
        <w:left w:val="none" w:sz="0" w:space="0" w:color="auto"/>
        <w:bottom w:val="none" w:sz="0" w:space="0" w:color="auto"/>
        <w:right w:val="none" w:sz="0" w:space="0" w:color="auto"/>
      </w:divBdr>
    </w:div>
    <w:div w:id="749813241">
      <w:bodyDiv w:val="1"/>
      <w:marLeft w:val="0"/>
      <w:marRight w:val="0"/>
      <w:marTop w:val="0"/>
      <w:marBottom w:val="0"/>
      <w:divBdr>
        <w:top w:val="none" w:sz="0" w:space="0" w:color="auto"/>
        <w:left w:val="none" w:sz="0" w:space="0" w:color="auto"/>
        <w:bottom w:val="none" w:sz="0" w:space="0" w:color="auto"/>
        <w:right w:val="none" w:sz="0" w:space="0" w:color="auto"/>
      </w:divBdr>
    </w:div>
    <w:div w:id="762381305">
      <w:bodyDiv w:val="1"/>
      <w:marLeft w:val="0"/>
      <w:marRight w:val="0"/>
      <w:marTop w:val="0"/>
      <w:marBottom w:val="0"/>
      <w:divBdr>
        <w:top w:val="none" w:sz="0" w:space="0" w:color="auto"/>
        <w:left w:val="none" w:sz="0" w:space="0" w:color="auto"/>
        <w:bottom w:val="none" w:sz="0" w:space="0" w:color="auto"/>
        <w:right w:val="none" w:sz="0" w:space="0" w:color="auto"/>
      </w:divBdr>
    </w:div>
    <w:div w:id="786780524">
      <w:bodyDiv w:val="1"/>
      <w:marLeft w:val="0"/>
      <w:marRight w:val="0"/>
      <w:marTop w:val="0"/>
      <w:marBottom w:val="0"/>
      <w:divBdr>
        <w:top w:val="none" w:sz="0" w:space="0" w:color="auto"/>
        <w:left w:val="none" w:sz="0" w:space="0" w:color="auto"/>
        <w:bottom w:val="none" w:sz="0" w:space="0" w:color="auto"/>
        <w:right w:val="none" w:sz="0" w:space="0" w:color="auto"/>
      </w:divBdr>
      <w:divsChild>
        <w:div w:id="473065183">
          <w:marLeft w:val="0"/>
          <w:marRight w:val="0"/>
          <w:marTop w:val="0"/>
          <w:marBottom w:val="0"/>
          <w:divBdr>
            <w:top w:val="none" w:sz="0" w:space="0" w:color="auto"/>
            <w:left w:val="none" w:sz="0" w:space="0" w:color="auto"/>
            <w:bottom w:val="none" w:sz="0" w:space="0" w:color="auto"/>
            <w:right w:val="none" w:sz="0" w:space="0" w:color="auto"/>
          </w:divBdr>
          <w:divsChild>
            <w:div w:id="1622296058">
              <w:marLeft w:val="0"/>
              <w:marRight w:val="0"/>
              <w:marTop w:val="0"/>
              <w:marBottom w:val="0"/>
              <w:divBdr>
                <w:top w:val="none" w:sz="0" w:space="0" w:color="auto"/>
                <w:left w:val="none" w:sz="0" w:space="0" w:color="auto"/>
                <w:bottom w:val="none" w:sz="0" w:space="0" w:color="auto"/>
                <w:right w:val="none" w:sz="0" w:space="0" w:color="auto"/>
              </w:divBdr>
              <w:divsChild>
                <w:div w:id="771970647">
                  <w:marLeft w:val="0"/>
                  <w:marRight w:val="0"/>
                  <w:marTop w:val="0"/>
                  <w:marBottom w:val="0"/>
                  <w:divBdr>
                    <w:top w:val="none" w:sz="0" w:space="0" w:color="auto"/>
                    <w:left w:val="none" w:sz="0" w:space="0" w:color="auto"/>
                    <w:bottom w:val="none" w:sz="0" w:space="0" w:color="auto"/>
                    <w:right w:val="none" w:sz="0" w:space="0" w:color="auto"/>
                  </w:divBdr>
                  <w:divsChild>
                    <w:div w:id="1704360706">
                      <w:marLeft w:val="0"/>
                      <w:marRight w:val="0"/>
                      <w:marTop w:val="0"/>
                      <w:marBottom w:val="0"/>
                      <w:divBdr>
                        <w:top w:val="none" w:sz="0" w:space="0" w:color="auto"/>
                        <w:left w:val="none" w:sz="0" w:space="0" w:color="auto"/>
                        <w:bottom w:val="none" w:sz="0" w:space="0" w:color="auto"/>
                        <w:right w:val="none" w:sz="0" w:space="0" w:color="auto"/>
                      </w:divBdr>
                      <w:divsChild>
                        <w:div w:id="1166743283">
                          <w:marLeft w:val="0"/>
                          <w:marRight w:val="0"/>
                          <w:marTop w:val="0"/>
                          <w:marBottom w:val="0"/>
                          <w:divBdr>
                            <w:top w:val="none" w:sz="0" w:space="0" w:color="auto"/>
                            <w:left w:val="none" w:sz="0" w:space="0" w:color="auto"/>
                            <w:bottom w:val="none" w:sz="0" w:space="0" w:color="auto"/>
                            <w:right w:val="none" w:sz="0" w:space="0" w:color="auto"/>
                          </w:divBdr>
                          <w:divsChild>
                            <w:div w:id="831797867">
                              <w:marLeft w:val="0"/>
                              <w:marRight w:val="0"/>
                              <w:marTop w:val="0"/>
                              <w:marBottom w:val="0"/>
                              <w:divBdr>
                                <w:top w:val="none" w:sz="0" w:space="0" w:color="auto"/>
                                <w:left w:val="none" w:sz="0" w:space="0" w:color="auto"/>
                                <w:bottom w:val="none" w:sz="0" w:space="0" w:color="auto"/>
                                <w:right w:val="none" w:sz="0" w:space="0" w:color="auto"/>
                              </w:divBdr>
                              <w:divsChild>
                                <w:div w:id="1625964813">
                                  <w:marLeft w:val="0"/>
                                  <w:marRight w:val="0"/>
                                  <w:marTop w:val="0"/>
                                  <w:marBottom w:val="0"/>
                                  <w:divBdr>
                                    <w:top w:val="none" w:sz="0" w:space="0" w:color="auto"/>
                                    <w:left w:val="none" w:sz="0" w:space="0" w:color="auto"/>
                                    <w:bottom w:val="none" w:sz="0" w:space="0" w:color="auto"/>
                                    <w:right w:val="none" w:sz="0" w:space="0" w:color="auto"/>
                                  </w:divBdr>
                                  <w:divsChild>
                                    <w:div w:id="494348023">
                                      <w:marLeft w:val="0"/>
                                      <w:marRight w:val="0"/>
                                      <w:marTop w:val="0"/>
                                      <w:marBottom w:val="0"/>
                                      <w:divBdr>
                                        <w:top w:val="none" w:sz="0" w:space="0" w:color="auto"/>
                                        <w:left w:val="none" w:sz="0" w:space="0" w:color="auto"/>
                                        <w:bottom w:val="none" w:sz="0" w:space="0" w:color="auto"/>
                                        <w:right w:val="none" w:sz="0" w:space="0" w:color="auto"/>
                                      </w:divBdr>
                                      <w:divsChild>
                                        <w:div w:id="1196189504">
                                          <w:marLeft w:val="0"/>
                                          <w:marRight w:val="0"/>
                                          <w:marTop w:val="0"/>
                                          <w:marBottom w:val="0"/>
                                          <w:divBdr>
                                            <w:top w:val="none" w:sz="0" w:space="0" w:color="auto"/>
                                            <w:left w:val="none" w:sz="0" w:space="0" w:color="auto"/>
                                            <w:bottom w:val="none" w:sz="0" w:space="0" w:color="auto"/>
                                            <w:right w:val="none" w:sz="0" w:space="0" w:color="auto"/>
                                          </w:divBdr>
                                          <w:divsChild>
                                            <w:div w:id="1748990716">
                                              <w:marLeft w:val="0"/>
                                              <w:marRight w:val="0"/>
                                              <w:marTop w:val="0"/>
                                              <w:marBottom w:val="0"/>
                                              <w:divBdr>
                                                <w:top w:val="none" w:sz="0" w:space="0" w:color="auto"/>
                                                <w:left w:val="none" w:sz="0" w:space="0" w:color="auto"/>
                                                <w:bottom w:val="none" w:sz="0" w:space="0" w:color="auto"/>
                                                <w:right w:val="none" w:sz="0" w:space="0" w:color="auto"/>
                                              </w:divBdr>
                                              <w:divsChild>
                                                <w:div w:id="2105492305">
                                                  <w:marLeft w:val="0"/>
                                                  <w:marRight w:val="0"/>
                                                  <w:marTop w:val="0"/>
                                                  <w:marBottom w:val="0"/>
                                                  <w:divBdr>
                                                    <w:top w:val="none" w:sz="0" w:space="0" w:color="auto"/>
                                                    <w:left w:val="none" w:sz="0" w:space="0" w:color="auto"/>
                                                    <w:bottom w:val="none" w:sz="0" w:space="0" w:color="auto"/>
                                                    <w:right w:val="none" w:sz="0" w:space="0" w:color="auto"/>
                                                  </w:divBdr>
                                                  <w:divsChild>
                                                    <w:div w:id="942230536">
                                                      <w:marLeft w:val="0"/>
                                                      <w:marRight w:val="0"/>
                                                      <w:marTop w:val="0"/>
                                                      <w:marBottom w:val="0"/>
                                                      <w:divBdr>
                                                        <w:top w:val="none" w:sz="0" w:space="0" w:color="auto"/>
                                                        <w:left w:val="none" w:sz="0" w:space="0" w:color="auto"/>
                                                        <w:bottom w:val="none" w:sz="0" w:space="0" w:color="auto"/>
                                                        <w:right w:val="none" w:sz="0" w:space="0" w:color="auto"/>
                                                      </w:divBdr>
                                                      <w:divsChild>
                                                        <w:div w:id="1675449301">
                                                          <w:marLeft w:val="0"/>
                                                          <w:marRight w:val="0"/>
                                                          <w:marTop w:val="0"/>
                                                          <w:marBottom w:val="0"/>
                                                          <w:divBdr>
                                                            <w:top w:val="none" w:sz="0" w:space="0" w:color="auto"/>
                                                            <w:left w:val="none" w:sz="0" w:space="0" w:color="auto"/>
                                                            <w:bottom w:val="none" w:sz="0" w:space="0" w:color="auto"/>
                                                            <w:right w:val="none" w:sz="0" w:space="0" w:color="auto"/>
                                                          </w:divBdr>
                                                        </w:div>
                                                        <w:div w:id="758988454">
                                                          <w:marLeft w:val="0"/>
                                                          <w:marRight w:val="0"/>
                                                          <w:marTop w:val="0"/>
                                                          <w:marBottom w:val="0"/>
                                                          <w:divBdr>
                                                            <w:top w:val="none" w:sz="0" w:space="0" w:color="auto"/>
                                                            <w:left w:val="none" w:sz="0" w:space="0" w:color="auto"/>
                                                            <w:bottom w:val="none" w:sz="0" w:space="0" w:color="auto"/>
                                                            <w:right w:val="none" w:sz="0" w:space="0" w:color="auto"/>
                                                          </w:divBdr>
                                                        </w:div>
                                                        <w:div w:id="1901331259">
                                                          <w:marLeft w:val="0"/>
                                                          <w:marRight w:val="0"/>
                                                          <w:marTop w:val="0"/>
                                                          <w:marBottom w:val="0"/>
                                                          <w:divBdr>
                                                            <w:top w:val="none" w:sz="0" w:space="0" w:color="auto"/>
                                                            <w:left w:val="none" w:sz="0" w:space="0" w:color="auto"/>
                                                            <w:bottom w:val="none" w:sz="0" w:space="0" w:color="auto"/>
                                                            <w:right w:val="none" w:sz="0" w:space="0" w:color="auto"/>
                                                          </w:divBdr>
                                                        </w:div>
                                                        <w:div w:id="1764302673">
                                                          <w:marLeft w:val="0"/>
                                                          <w:marRight w:val="0"/>
                                                          <w:marTop w:val="0"/>
                                                          <w:marBottom w:val="0"/>
                                                          <w:divBdr>
                                                            <w:top w:val="none" w:sz="0" w:space="0" w:color="auto"/>
                                                            <w:left w:val="none" w:sz="0" w:space="0" w:color="auto"/>
                                                            <w:bottom w:val="none" w:sz="0" w:space="0" w:color="auto"/>
                                                            <w:right w:val="none" w:sz="0" w:space="0" w:color="auto"/>
                                                          </w:divBdr>
                                                        </w:div>
                                                        <w:div w:id="87846424">
                                                          <w:marLeft w:val="0"/>
                                                          <w:marRight w:val="0"/>
                                                          <w:marTop w:val="0"/>
                                                          <w:marBottom w:val="0"/>
                                                          <w:divBdr>
                                                            <w:top w:val="none" w:sz="0" w:space="0" w:color="auto"/>
                                                            <w:left w:val="none" w:sz="0" w:space="0" w:color="auto"/>
                                                            <w:bottom w:val="none" w:sz="0" w:space="0" w:color="auto"/>
                                                            <w:right w:val="none" w:sz="0" w:space="0" w:color="auto"/>
                                                          </w:divBdr>
                                                        </w:div>
                                                        <w:div w:id="629553548">
                                                          <w:marLeft w:val="0"/>
                                                          <w:marRight w:val="0"/>
                                                          <w:marTop w:val="0"/>
                                                          <w:marBottom w:val="0"/>
                                                          <w:divBdr>
                                                            <w:top w:val="none" w:sz="0" w:space="0" w:color="auto"/>
                                                            <w:left w:val="none" w:sz="0" w:space="0" w:color="auto"/>
                                                            <w:bottom w:val="none" w:sz="0" w:space="0" w:color="auto"/>
                                                            <w:right w:val="none" w:sz="0" w:space="0" w:color="auto"/>
                                                          </w:divBdr>
                                                        </w:div>
                                                        <w:div w:id="1436173585">
                                                          <w:marLeft w:val="0"/>
                                                          <w:marRight w:val="0"/>
                                                          <w:marTop w:val="0"/>
                                                          <w:marBottom w:val="0"/>
                                                          <w:divBdr>
                                                            <w:top w:val="none" w:sz="0" w:space="0" w:color="auto"/>
                                                            <w:left w:val="none" w:sz="0" w:space="0" w:color="auto"/>
                                                            <w:bottom w:val="none" w:sz="0" w:space="0" w:color="auto"/>
                                                            <w:right w:val="none" w:sz="0" w:space="0" w:color="auto"/>
                                                          </w:divBdr>
                                                        </w:div>
                                                        <w:div w:id="1136991455">
                                                          <w:marLeft w:val="0"/>
                                                          <w:marRight w:val="0"/>
                                                          <w:marTop w:val="0"/>
                                                          <w:marBottom w:val="0"/>
                                                          <w:divBdr>
                                                            <w:top w:val="none" w:sz="0" w:space="0" w:color="auto"/>
                                                            <w:left w:val="none" w:sz="0" w:space="0" w:color="auto"/>
                                                            <w:bottom w:val="none" w:sz="0" w:space="0" w:color="auto"/>
                                                            <w:right w:val="none" w:sz="0" w:space="0" w:color="auto"/>
                                                          </w:divBdr>
                                                        </w:div>
                                                        <w:div w:id="515311380">
                                                          <w:marLeft w:val="0"/>
                                                          <w:marRight w:val="0"/>
                                                          <w:marTop w:val="0"/>
                                                          <w:marBottom w:val="0"/>
                                                          <w:divBdr>
                                                            <w:top w:val="none" w:sz="0" w:space="0" w:color="auto"/>
                                                            <w:left w:val="none" w:sz="0" w:space="0" w:color="auto"/>
                                                            <w:bottom w:val="none" w:sz="0" w:space="0" w:color="auto"/>
                                                            <w:right w:val="none" w:sz="0" w:space="0" w:color="auto"/>
                                                          </w:divBdr>
                                                        </w:div>
                                                        <w:div w:id="589580402">
                                                          <w:marLeft w:val="0"/>
                                                          <w:marRight w:val="0"/>
                                                          <w:marTop w:val="0"/>
                                                          <w:marBottom w:val="0"/>
                                                          <w:divBdr>
                                                            <w:top w:val="none" w:sz="0" w:space="0" w:color="auto"/>
                                                            <w:left w:val="none" w:sz="0" w:space="0" w:color="auto"/>
                                                            <w:bottom w:val="none" w:sz="0" w:space="0" w:color="auto"/>
                                                            <w:right w:val="none" w:sz="0" w:space="0" w:color="auto"/>
                                                          </w:divBdr>
                                                        </w:div>
                                                        <w:div w:id="1219130835">
                                                          <w:marLeft w:val="0"/>
                                                          <w:marRight w:val="0"/>
                                                          <w:marTop w:val="0"/>
                                                          <w:marBottom w:val="0"/>
                                                          <w:divBdr>
                                                            <w:top w:val="none" w:sz="0" w:space="0" w:color="auto"/>
                                                            <w:left w:val="none" w:sz="0" w:space="0" w:color="auto"/>
                                                            <w:bottom w:val="none" w:sz="0" w:space="0" w:color="auto"/>
                                                            <w:right w:val="none" w:sz="0" w:space="0" w:color="auto"/>
                                                          </w:divBdr>
                                                        </w:div>
                                                        <w:div w:id="1514950624">
                                                          <w:marLeft w:val="0"/>
                                                          <w:marRight w:val="0"/>
                                                          <w:marTop w:val="0"/>
                                                          <w:marBottom w:val="0"/>
                                                          <w:divBdr>
                                                            <w:top w:val="none" w:sz="0" w:space="0" w:color="auto"/>
                                                            <w:left w:val="none" w:sz="0" w:space="0" w:color="auto"/>
                                                            <w:bottom w:val="none" w:sz="0" w:space="0" w:color="auto"/>
                                                            <w:right w:val="none" w:sz="0" w:space="0" w:color="auto"/>
                                                          </w:divBdr>
                                                        </w:div>
                                                        <w:div w:id="1751081960">
                                                          <w:marLeft w:val="0"/>
                                                          <w:marRight w:val="0"/>
                                                          <w:marTop w:val="0"/>
                                                          <w:marBottom w:val="0"/>
                                                          <w:divBdr>
                                                            <w:top w:val="none" w:sz="0" w:space="0" w:color="auto"/>
                                                            <w:left w:val="none" w:sz="0" w:space="0" w:color="auto"/>
                                                            <w:bottom w:val="none" w:sz="0" w:space="0" w:color="auto"/>
                                                            <w:right w:val="none" w:sz="0" w:space="0" w:color="auto"/>
                                                          </w:divBdr>
                                                        </w:div>
                                                        <w:div w:id="1856188011">
                                                          <w:marLeft w:val="0"/>
                                                          <w:marRight w:val="0"/>
                                                          <w:marTop w:val="0"/>
                                                          <w:marBottom w:val="0"/>
                                                          <w:divBdr>
                                                            <w:top w:val="none" w:sz="0" w:space="0" w:color="auto"/>
                                                            <w:left w:val="none" w:sz="0" w:space="0" w:color="auto"/>
                                                            <w:bottom w:val="none" w:sz="0" w:space="0" w:color="auto"/>
                                                            <w:right w:val="none" w:sz="0" w:space="0" w:color="auto"/>
                                                          </w:divBdr>
                                                        </w:div>
                                                        <w:div w:id="1301768110">
                                                          <w:marLeft w:val="0"/>
                                                          <w:marRight w:val="0"/>
                                                          <w:marTop w:val="0"/>
                                                          <w:marBottom w:val="0"/>
                                                          <w:divBdr>
                                                            <w:top w:val="none" w:sz="0" w:space="0" w:color="auto"/>
                                                            <w:left w:val="none" w:sz="0" w:space="0" w:color="auto"/>
                                                            <w:bottom w:val="none" w:sz="0" w:space="0" w:color="auto"/>
                                                            <w:right w:val="none" w:sz="0" w:space="0" w:color="auto"/>
                                                          </w:divBdr>
                                                        </w:div>
                                                        <w:div w:id="614101652">
                                                          <w:marLeft w:val="0"/>
                                                          <w:marRight w:val="0"/>
                                                          <w:marTop w:val="0"/>
                                                          <w:marBottom w:val="0"/>
                                                          <w:divBdr>
                                                            <w:top w:val="none" w:sz="0" w:space="0" w:color="auto"/>
                                                            <w:left w:val="none" w:sz="0" w:space="0" w:color="auto"/>
                                                            <w:bottom w:val="none" w:sz="0" w:space="0" w:color="auto"/>
                                                            <w:right w:val="none" w:sz="0" w:space="0" w:color="auto"/>
                                                          </w:divBdr>
                                                        </w:div>
                                                        <w:div w:id="1275752544">
                                                          <w:marLeft w:val="0"/>
                                                          <w:marRight w:val="0"/>
                                                          <w:marTop w:val="0"/>
                                                          <w:marBottom w:val="0"/>
                                                          <w:divBdr>
                                                            <w:top w:val="none" w:sz="0" w:space="0" w:color="auto"/>
                                                            <w:left w:val="none" w:sz="0" w:space="0" w:color="auto"/>
                                                            <w:bottom w:val="none" w:sz="0" w:space="0" w:color="auto"/>
                                                            <w:right w:val="none" w:sz="0" w:space="0" w:color="auto"/>
                                                          </w:divBdr>
                                                        </w:div>
                                                        <w:div w:id="1263298194">
                                                          <w:marLeft w:val="0"/>
                                                          <w:marRight w:val="0"/>
                                                          <w:marTop w:val="0"/>
                                                          <w:marBottom w:val="0"/>
                                                          <w:divBdr>
                                                            <w:top w:val="none" w:sz="0" w:space="0" w:color="auto"/>
                                                            <w:left w:val="none" w:sz="0" w:space="0" w:color="auto"/>
                                                            <w:bottom w:val="none" w:sz="0" w:space="0" w:color="auto"/>
                                                            <w:right w:val="none" w:sz="0" w:space="0" w:color="auto"/>
                                                          </w:divBdr>
                                                        </w:div>
                                                        <w:div w:id="580526683">
                                                          <w:marLeft w:val="0"/>
                                                          <w:marRight w:val="0"/>
                                                          <w:marTop w:val="0"/>
                                                          <w:marBottom w:val="0"/>
                                                          <w:divBdr>
                                                            <w:top w:val="none" w:sz="0" w:space="0" w:color="auto"/>
                                                            <w:left w:val="none" w:sz="0" w:space="0" w:color="auto"/>
                                                            <w:bottom w:val="none" w:sz="0" w:space="0" w:color="auto"/>
                                                            <w:right w:val="none" w:sz="0" w:space="0" w:color="auto"/>
                                                          </w:divBdr>
                                                        </w:div>
                                                        <w:div w:id="389232396">
                                                          <w:marLeft w:val="0"/>
                                                          <w:marRight w:val="0"/>
                                                          <w:marTop w:val="0"/>
                                                          <w:marBottom w:val="0"/>
                                                          <w:divBdr>
                                                            <w:top w:val="none" w:sz="0" w:space="0" w:color="auto"/>
                                                            <w:left w:val="none" w:sz="0" w:space="0" w:color="auto"/>
                                                            <w:bottom w:val="none" w:sz="0" w:space="0" w:color="auto"/>
                                                            <w:right w:val="none" w:sz="0" w:space="0" w:color="auto"/>
                                                          </w:divBdr>
                                                        </w:div>
                                                        <w:div w:id="1885209834">
                                                          <w:marLeft w:val="0"/>
                                                          <w:marRight w:val="0"/>
                                                          <w:marTop w:val="0"/>
                                                          <w:marBottom w:val="0"/>
                                                          <w:divBdr>
                                                            <w:top w:val="none" w:sz="0" w:space="0" w:color="auto"/>
                                                            <w:left w:val="none" w:sz="0" w:space="0" w:color="auto"/>
                                                            <w:bottom w:val="none" w:sz="0" w:space="0" w:color="auto"/>
                                                            <w:right w:val="none" w:sz="0" w:space="0" w:color="auto"/>
                                                          </w:divBdr>
                                                        </w:div>
                                                        <w:div w:id="312485518">
                                                          <w:marLeft w:val="0"/>
                                                          <w:marRight w:val="0"/>
                                                          <w:marTop w:val="0"/>
                                                          <w:marBottom w:val="0"/>
                                                          <w:divBdr>
                                                            <w:top w:val="none" w:sz="0" w:space="0" w:color="auto"/>
                                                            <w:left w:val="none" w:sz="0" w:space="0" w:color="auto"/>
                                                            <w:bottom w:val="none" w:sz="0" w:space="0" w:color="auto"/>
                                                            <w:right w:val="none" w:sz="0" w:space="0" w:color="auto"/>
                                                          </w:divBdr>
                                                        </w:div>
                                                        <w:div w:id="963192470">
                                                          <w:marLeft w:val="0"/>
                                                          <w:marRight w:val="0"/>
                                                          <w:marTop w:val="0"/>
                                                          <w:marBottom w:val="0"/>
                                                          <w:divBdr>
                                                            <w:top w:val="none" w:sz="0" w:space="0" w:color="auto"/>
                                                            <w:left w:val="none" w:sz="0" w:space="0" w:color="auto"/>
                                                            <w:bottom w:val="none" w:sz="0" w:space="0" w:color="auto"/>
                                                            <w:right w:val="none" w:sz="0" w:space="0" w:color="auto"/>
                                                          </w:divBdr>
                                                        </w:div>
                                                        <w:div w:id="1567036489">
                                                          <w:marLeft w:val="0"/>
                                                          <w:marRight w:val="0"/>
                                                          <w:marTop w:val="0"/>
                                                          <w:marBottom w:val="0"/>
                                                          <w:divBdr>
                                                            <w:top w:val="none" w:sz="0" w:space="0" w:color="auto"/>
                                                            <w:left w:val="none" w:sz="0" w:space="0" w:color="auto"/>
                                                            <w:bottom w:val="none" w:sz="0" w:space="0" w:color="auto"/>
                                                            <w:right w:val="none" w:sz="0" w:space="0" w:color="auto"/>
                                                          </w:divBdr>
                                                        </w:div>
                                                        <w:div w:id="1149206349">
                                                          <w:marLeft w:val="0"/>
                                                          <w:marRight w:val="0"/>
                                                          <w:marTop w:val="0"/>
                                                          <w:marBottom w:val="0"/>
                                                          <w:divBdr>
                                                            <w:top w:val="none" w:sz="0" w:space="0" w:color="auto"/>
                                                            <w:left w:val="none" w:sz="0" w:space="0" w:color="auto"/>
                                                            <w:bottom w:val="none" w:sz="0" w:space="0" w:color="auto"/>
                                                            <w:right w:val="none" w:sz="0" w:space="0" w:color="auto"/>
                                                          </w:divBdr>
                                                        </w:div>
                                                        <w:div w:id="1533155284">
                                                          <w:marLeft w:val="0"/>
                                                          <w:marRight w:val="0"/>
                                                          <w:marTop w:val="0"/>
                                                          <w:marBottom w:val="0"/>
                                                          <w:divBdr>
                                                            <w:top w:val="none" w:sz="0" w:space="0" w:color="auto"/>
                                                            <w:left w:val="none" w:sz="0" w:space="0" w:color="auto"/>
                                                            <w:bottom w:val="none" w:sz="0" w:space="0" w:color="auto"/>
                                                            <w:right w:val="none" w:sz="0" w:space="0" w:color="auto"/>
                                                          </w:divBdr>
                                                        </w:div>
                                                        <w:div w:id="1012218988">
                                                          <w:marLeft w:val="0"/>
                                                          <w:marRight w:val="0"/>
                                                          <w:marTop w:val="0"/>
                                                          <w:marBottom w:val="0"/>
                                                          <w:divBdr>
                                                            <w:top w:val="none" w:sz="0" w:space="0" w:color="auto"/>
                                                            <w:left w:val="none" w:sz="0" w:space="0" w:color="auto"/>
                                                            <w:bottom w:val="none" w:sz="0" w:space="0" w:color="auto"/>
                                                            <w:right w:val="none" w:sz="0" w:space="0" w:color="auto"/>
                                                          </w:divBdr>
                                                        </w:div>
                                                        <w:div w:id="157310437">
                                                          <w:marLeft w:val="0"/>
                                                          <w:marRight w:val="0"/>
                                                          <w:marTop w:val="0"/>
                                                          <w:marBottom w:val="0"/>
                                                          <w:divBdr>
                                                            <w:top w:val="none" w:sz="0" w:space="0" w:color="auto"/>
                                                            <w:left w:val="none" w:sz="0" w:space="0" w:color="auto"/>
                                                            <w:bottom w:val="none" w:sz="0" w:space="0" w:color="auto"/>
                                                            <w:right w:val="none" w:sz="0" w:space="0" w:color="auto"/>
                                                          </w:divBdr>
                                                        </w:div>
                                                        <w:div w:id="854031791">
                                                          <w:marLeft w:val="0"/>
                                                          <w:marRight w:val="0"/>
                                                          <w:marTop w:val="0"/>
                                                          <w:marBottom w:val="0"/>
                                                          <w:divBdr>
                                                            <w:top w:val="none" w:sz="0" w:space="0" w:color="auto"/>
                                                            <w:left w:val="none" w:sz="0" w:space="0" w:color="auto"/>
                                                            <w:bottom w:val="none" w:sz="0" w:space="0" w:color="auto"/>
                                                            <w:right w:val="none" w:sz="0" w:space="0" w:color="auto"/>
                                                          </w:divBdr>
                                                        </w:div>
                                                        <w:div w:id="1134953135">
                                                          <w:marLeft w:val="0"/>
                                                          <w:marRight w:val="0"/>
                                                          <w:marTop w:val="0"/>
                                                          <w:marBottom w:val="0"/>
                                                          <w:divBdr>
                                                            <w:top w:val="none" w:sz="0" w:space="0" w:color="auto"/>
                                                            <w:left w:val="none" w:sz="0" w:space="0" w:color="auto"/>
                                                            <w:bottom w:val="none" w:sz="0" w:space="0" w:color="auto"/>
                                                            <w:right w:val="none" w:sz="0" w:space="0" w:color="auto"/>
                                                          </w:divBdr>
                                                        </w:div>
                                                        <w:div w:id="2122071065">
                                                          <w:marLeft w:val="0"/>
                                                          <w:marRight w:val="0"/>
                                                          <w:marTop w:val="0"/>
                                                          <w:marBottom w:val="0"/>
                                                          <w:divBdr>
                                                            <w:top w:val="none" w:sz="0" w:space="0" w:color="auto"/>
                                                            <w:left w:val="none" w:sz="0" w:space="0" w:color="auto"/>
                                                            <w:bottom w:val="none" w:sz="0" w:space="0" w:color="auto"/>
                                                            <w:right w:val="none" w:sz="0" w:space="0" w:color="auto"/>
                                                          </w:divBdr>
                                                        </w:div>
                                                        <w:div w:id="897931941">
                                                          <w:marLeft w:val="0"/>
                                                          <w:marRight w:val="0"/>
                                                          <w:marTop w:val="0"/>
                                                          <w:marBottom w:val="0"/>
                                                          <w:divBdr>
                                                            <w:top w:val="none" w:sz="0" w:space="0" w:color="auto"/>
                                                            <w:left w:val="none" w:sz="0" w:space="0" w:color="auto"/>
                                                            <w:bottom w:val="none" w:sz="0" w:space="0" w:color="auto"/>
                                                            <w:right w:val="none" w:sz="0" w:space="0" w:color="auto"/>
                                                          </w:divBdr>
                                                        </w:div>
                                                        <w:div w:id="558126474">
                                                          <w:marLeft w:val="0"/>
                                                          <w:marRight w:val="0"/>
                                                          <w:marTop w:val="0"/>
                                                          <w:marBottom w:val="0"/>
                                                          <w:divBdr>
                                                            <w:top w:val="none" w:sz="0" w:space="0" w:color="auto"/>
                                                            <w:left w:val="none" w:sz="0" w:space="0" w:color="auto"/>
                                                            <w:bottom w:val="none" w:sz="0" w:space="0" w:color="auto"/>
                                                            <w:right w:val="none" w:sz="0" w:space="0" w:color="auto"/>
                                                          </w:divBdr>
                                                        </w:div>
                                                        <w:div w:id="864173888">
                                                          <w:marLeft w:val="0"/>
                                                          <w:marRight w:val="0"/>
                                                          <w:marTop w:val="0"/>
                                                          <w:marBottom w:val="0"/>
                                                          <w:divBdr>
                                                            <w:top w:val="none" w:sz="0" w:space="0" w:color="auto"/>
                                                            <w:left w:val="none" w:sz="0" w:space="0" w:color="auto"/>
                                                            <w:bottom w:val="none" w:sz="0" w:space="0" w:color="auto"/>
                                                            <w:right w:val="none" w:sz="0" w:space="0" w:color="auto"/>
                                                          </w:divBdr>
                                                        </w:div>
                                                        <w:div w:id="443311014">
                                                          <w:marLeft w:val="0"/>
                                                          <w:marRight w:val="0"/>
                                                          <w:marTop w:val="0"/>
                                                          <w:marBottom w:val="0"/>
                                                          <w:divBdr>
                                                            <w:top w:val="none" w:sz="0" w:space="0" w:color="auto"/>
                                                            <w:left w:val="none" w:sz="0" w:space="0" w:color="auto"/>
                                                            <w:bottom w:val="none" w:sz="0" w:space="0" w:color="auto"/>
                                                            <w:right w:val="none" w:sz="0" w:space="0" w:color="auto"/>
                                                          </w:divBdr>
                                                        </w:div>
                                                        <w:div w:id="1797527307">
                                                          <w:marLeft w:val="0"/>
                                                          <w:marRight w:val="0"/>
                                                          <w:marTop w:val="0"/>
                                                          <w:marBottom w:val="0"/>
                                                          <w:divBdr>
                                                            <w:top w:val="none" w:sz="0" w:space="0" w:color="auto"/>
                                                            <w:left w:val="none" w:sz="0" w:space="0" w:color="auto"/>
                                                            <w:bottom w:val="none" w:sz="0" w:space="0" w:color="auto"/>
                                                            <w:right w:val="none" w:sz="0" w:space="0" w:color="auto"/>
                                                          </w:divBdr>
                                                        </w:div>
                                                        <w:div w:id="155613132">
                                                          <w:marLeft w:val="0"/>
                                                          <w:marRight w:val="0"/>
                                                          <w:marTop w:val="0"/>
                                                          <w:marBottom w:val="0"/>
                                                          <w:divBdr>
                                                            <w:top w:val="none" w:sz="0" w:space="0" w:color="auto"/>
                                                            <w:left w:val="none" w:sz="0" w:space="0" w:color="auto"/>
                                                            <w:bottom w:val="none" w:sz="0" w:space="0" w:color="auto"/>
                                                            <w:right w:val="none" w:sz="0" w:space="0" w:color="auto"/>
                                                          </w:divBdr>
                                                        </w:div>
                                                        <w:div w:id="2109346579">
                                                          <w:marLeft w:val="0"/>
                                                          <w:marRight w:val="0"/>
                                                          <w:marTop w:val="0"/>
                                                          <w:marBottom w:val="0"/>
                                                          <w:divBdr>
                                                            <w:top w:val="none" w:sz="0" w:space="0" w:color="auto"/>
                                                            <w:left w:val="none" w:sz="0" w:space="0" w:color="auto"/>
                                                            <w:bottom w:val="none" w:sz="0" w:space="0" w:color="auto"/>
                                                            <w:right w:val="none" w:sz="0" w:space="0" w:color="auto"/>
                                                          </w:divBdr>
                                                        </w:div>
                                                        <w:div w:id="153106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85638">
                                                  <w:marLeft w:val="0"/>
                                                  <w:marRight w:val="0"/>
                                                  <w:marTop w:val="0"/>
                                                  <w:marBottom w:val="0"/>
                                                  <w:divBdr>
                                                    <w:top w:val="none" w:sz="0" w:space="0" w:color="auto"/>
                                                    <w:left w:val="none" w:sz="0" w:space="0" w:color="auto"/>
                                                    <w:bottom w:val="none" w:sz="0" w:space="0" w:color="auto"/>
                                                    <w:right w:val="none" w:sz="0" w:space="0" w:color="auto"/>
                                                  </w:divBdr>
                                                  <w:divsChild>
                                                    <w:div w:id="330718977">
                                                      <w:marLeft w:val="0"/>
                                                      <w:marRight w:val="0"/>
                                                      <w:marTop w:val="0"/>
                                                      <w:marBottom w:val="0"/>
                                                      <w:divBdr>
                                                        <w:top w:val="none" w:sz="0" w:space="0" w:color="auto"/>
                                                        <w:left w:val="none" w:sz="0" w:space="0" w:color="auto"/>
                                                        <w:bottom w:val="none" w:sz="0" w:space="0" w:color="auto"/>
                                                        <w:right w:val="none" w:sz="0" w:space="0" w:color="auto"/>
                                                      </w:divBdr>
                                                    </w:div>
                                                  </w:divsChild>
                                                </w:div>
                                                <w:div w:id="468208659">
                                                  <w:marLeft w:val="0"/>
                                                  <w:marRight w:val="0"/>
                                                  <w:marTop w:val="0"/>
                                                  <w:marBottom w:val="0"/>
                                                  <w:divBdr>
                                                    <w:top w:val="none" w:sz="0" w:space="0" w:color="auto"/>
                                                    <w:left w:val="none" w:sz="0" w:space="0" w:color="auto"/>
                                                    <w:bottom w:val="none" w:sz="0" w:space="0" w:color="auto"/>
                                                    <w:right w:val="none" w:sz="0" w:space="0" w:color="auto"/>
                                                  </w:divBdr>
                                                  <w:divsChild>
                                                    <w:div w:id="590357831">
                                                      <w:marLeft w:val="0"/>
                                                      <w:marRight w:val="0"/>
                                                      <w:marTop w:val="0"/>
                                                      <w:marBottom w:val="0"/>
                                                      <w:divBdr>
                                                        <w:top w:val="none" w:sz="0" w:space="0" w:color="auto"/>
                                                        <w:left w:val="none" w:sz="0" w:space="0" w:color="auto"/>
                                                        <w:bottom w:val="none" w:sz="0" w:space="0" w:color="auto"/>
                                                        <w:right w:val="none" w:sz="0" w:space="0" w:color="auto"/>
                                                      </w:divBdr>
                                                    </w:div>
                                                  </w:divsChild>
                                                </w:div>
                                                <w:div w:id="1688482302">
                                                  <w:marLeft w:val="0"/>
                                                  <w:marRight w:val="0"/>
                                                  <w:marTop w:val="0"/>
                                                  <w:marBottom w:val="0"/>
                                                  <w:divBdr>
                                                    <w:top w:val="none" w:sz="0" w:space="0" w:color="auto"/>
                                                    <w:left w:val="none" w:sz="0" w:space="0" w:color="auto"/>
                                                    <w:bottom w:val="none" w:sz="0" w:space="0" w:color="auto"/>
                                                    <w:right w:val="none" w:sz="0" w:space="0" w:color="auto"/>
                                                  </w:divBdr>
                                                  <w:divsChild>
                                                    <w:div w:id="2707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744">
                                              <w:marLeft w:val="0"/>
                                              <w:marRight w:val="0"/>
                                              <w:marTop w:val="0"/>
                                              <w:marBottom w:val="0"/>
                                              <w:divBdr>
                                                <w:top w:val="none" w:sz="0" w:space="0" w:color="auto"/>
                                                <w:left w:val="none" w:sz="0" w:space="0" w:color="auto"/>
                                                <w:bottom w:val="none" w:sz="0" w:space="0" w:color="auto"/>
                                                <w:right w:val="none" w:sz="0" w:space="0" w:color="auto"/>
                                              </w:divBdr>
                                              <w:divsChild>
                                                <w:div w:id="917439873">
                                                  <w:marLeft w:val="0"/>
                                                  <w:marRight w:val="0"/>
                                                  <w:marTop w:val="0"/>
                                                  <w:marBottom w:val="0"/>
                                                  <w:divBdr>
                                                    <w:top w:val="none" w:sz="0" w:space="0" w:color="auto"/>
                                                    <w:left w:val="none" w:sz="0" w:space="0" w:color="auto"/>
                                                    <w:bottom w:val="none" w:sz="0" w:space="0" w:color="auto"/>
                                                    <w:right w:val="none" w:sz="0" w:space="0" w:color="auto"/>
                                                  </w:divBdr>
                                                  <w:divsChild>
                                                    <w:div w:id="117106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764872">
                                              <w:marLeft w:val="0"/>
                                              <w:marRight w:val="0"/>
                                              <w:marTop w:val="0"/>
                                              <w:marBottom w:val="0"/>
                                              <w:divBdr>
                                                <w:top w:val="none" w:sz="0" w:space="0" w:color="auto"/>
                                                <w:left w:val="none" w:sz="0" w:space="0" w:color="auto"/>
                                                <w:bottom w:val="none" w:sz="0" w:space="0" w:color="auto"/>
                                                <w:right w:val="none" w:sz="0" w:space="0" w:color="auto"/>
                                              </w:divBdr>
                                              <w:divsChild>
                                                <w:div w:id="1371294978">
                                                  <w:marLeft w:val="0"/>
                                                  <w:marRight w:val="0"/>
                                                  <w:marTop w:val="0"/>
                                                  <w:marBottom w:val="0"/>
                                                  <w:divBdr>
                                                    <w:top w:val="none" w:sz="0" w:space="0" w:color="auto"/>
                                                    <w:left w:val="none" w:sz="0" w:space="0" w:color="auto"/>
                                                    <w:bottom w:val="none" w:sz="0" w:space="0" w:color="auto"/>
                                                    <w:right w:val="none" w:sz="0" w:space="0" w:color="auto"/>
                                                  </w:divBdr>
                                                  <w:divsChild>
                                                    <w:div w:id="1070496295">
                                                      <w:marLeft w:val="0"/>
                                                      <w:marRight w:val="0"/>
                                                      <w:marTop w:val="0"/>
                                                      <w:marBottom w:val="0"/>
                                                      <w:divBdr>
                                                        <w:top w:val="none" w:sz="0" w:space="0" w:color="auto"/>
                                                        <w:left w:val="none" w:sz="0" w:space="0" w:color="auto"/>
                                                        <w:bottom w:val="none" w:sz="0" w:space="0" w:color="auto"/>
                                                        <w:right w:val="none" w:sz="0" w:space="0" w:color="auto"/>
                                                      </w:divBdr>
                                                      <w:divsChild>
                                                        <w:div w:id="1063796590">
                                                          <w:marLeft w:val="0"/>
                                                          <w:marRight w:val="0"/>
                                                          <w:marTop w:val="0"/>
                                                          <w:marBottom w:val="0"/>
                                                          <w:divBdr>
                                                            <w:top w:val="none" w:sz="0" w:space="0" w:color="auto"/>
                                                            <w:left w:val="none" w:sz="0" w:space="0" w:color="auto"/>
                                                            <w:bottom w:val="none" w:sz="0" w:space="0" w:color="auto"/>
                                                            <w:right w:val="none" w:sz="0" w:space="0" w:color="auto"/>
                                                          </w:divBdr>
                                                        </w:div>
                                                        <w:div w:id="1729760576">
                                                          <w:marLeft w:val="0"/>
                                                          <w:marRight w:val="0"/>
                                                          <w:marTop w:val="0"/>
                                                          <w:marBottom w:val="0"/>
                                                          <w:divBdr>
                                                            <w:top w:val="none" w:sz="0" w:space="0" w:color="auto"/>
                                                            <w:left w:val="none" w:sz="0" w:space="0" w:color="auto"/>
                                                            <w:bottom w:val="none" w:sz="0" w:space="0" w:color="auto"/>
                                                            <w:right w:val="none" w:sz="0" w:space="0" w:color="auto"/>
                                                          </w:divBdr>
                                                        </w:div>
                                                        <w:div w:id="1486508617">
                                                          <w:marLeft w:val="0"/>
                                                          <w:marRight w:val="0"/>
                                                          <w:marTop w:val="0"/>
                                                          <w:marBottom w:val="0"/>
                                                          <w:divBdr>
                                                            <w:top w:val="none" w:sz="0" w:space="0" w:color="auto"/>
                                                            <w:left w:val="none" w:sz="0" w:space="0" w:color="auto"/>
                                                            <w:bottom w:val="none" w:sz="0" w:space="0" w:color="auto"/>
                                                            <w:right w:val="none" w:sz="0" w:space="0" w:color="auto"/>
                                                          </w:divBdr>
                                                        </w:div>
                                                        <w:div w:id="1840853543">
                                                          <w:marLeft w:val="0"/>
                                                          <w:marRight w:val="0"/>
                                                          <w:marTop w:val="0"/>
                                                          <w:marBottom w:val="0"/>
                                                          <w:divBdr>
                                                            <w:top w:val="none" w:sz="0" w:space="0" w:color="auto"/>
                                                            <w:left w:val="none" w:sz="0" w:space="0" w:color="auto"/>
                                                            <w:bottom w:val="none" w:sz="0" w:space="0" w:color="auto"/>
                                                            <w:right w:val="none" w:sz="0" w:space="0" w:color="auto"/>
                                                          </w:divBdr>
                                                        </w:div>
                                                        <w:div w:id="528298417">
                                                          <w:marLeft w:val="0"/>
                                                          <w:marRight w:val="0"/>
                                                          <w:marTop w:val="0"/>
                                                          <w:marBottom w:val="0"/>
                                                          <w:divBdr>
                                                            <w:top w:val="none" w:sz="0" w:space="0" w:color="auto"/>
                                                            <w:left w:val="none" w:sz="0" w:space="0" w:color="auto"/>
                                                            <w:bottom w:val="none" w:sz="0" w:space="0" w:color="auto"/>
                                                            <w:right w:val="none" w:sz="0" w:space="0" w:color="auto"/>
                                                          </w:divBdr>
                                                        </w:div>
                                                        <w:div w:id="1670791480">
                                                          <w:marLeft w:val="0"/>
                                                          <w:marRight w:val="0"/>
                                                          <w:marTop w:val="0"/>
                                                          <w:marBottom w:val="0"/>
                                                          <w:divBdr>
                                                            <w:top w:val="none" w:sz="0" w:space="0" w:color="auto"/>
                                                            <w:left w:val="none" w:sz="0" w:space="0" w:color="auto"/>
                                                            <w:bottom w:val="none" w:sz="0" w:space="0" w:color="auto"/>
                                                            <w:right w:val="none" w:sz="0" w:space="0" w:color="auto"/>
                                                          </w:divBdr>
                                                        </w:div>
                                                        <w:div w:id="370879860">
                                                          <w:marLeft w:val="0"/>
                                                          <w:marRight w:val="0"/>
                                                          <w:marTop w:val="0"/>
                                                          <w:marBottom w:val="0"/>
                                                          <w:divBdr>
                                                            <w:top w:val="none" w:sz="0" w:space="0" w:color="auto"/>
                                                            <w:left w:val="none" w:sz="0" w:space="0" w:color="auto"/>
                                                            <w:bottom w:val="none" w:sz="0" w:space="0" w:color="auto"/>
                                                            <w:right w:val="none" w:sz="0" w:space="0" w:color="auto"/>
                                                          </w:divBdr>
                                                        </w:div>
                                                        <w:div w:id="1174881924">
                                                          <w:marLeft w:val="0"/>
                                                          <w:marRight w:val="0"/>
                                                          <w:marTop w:val="0"/>
                                                          <w:marBottom w:val="0"/>
                                                          <w:divBdr>
                                                            <w:top w:val="none" w:sz="0" w:space="0" w:color="auto"/>
                                                            <w:left w:val="none" w:sz="0" w:space="0" w:color="auto"/>
                                                            <w:bottom w:val="none" w:sz="0" w:space="0" w:color="auto"/>
                                                            <w:right w:val="none" w:sz="0" w:space="0" w:color="auto"/>
                                                          </w:divBdr>
                                                        </w:div>
                                                        <w:div w:id="1249852282">
                                                          <w:marLeft w:val="0"/>
                                                          <w:marRight w:val="0"/>
                                                          <w:marTop w:val="0"/>
                                                          <w:marBottom w:val="0"/>
                                                          <w:divBdr>
                                                            <w:top w:val="none" w:sz="0" w:space="0" w:color="auto"/>
                                                            <w:left w:val="none" w:sz="0" w:space="0" w:color="auto"/>
                                                            <w:bottom w:val="none" w:sz="0" w:space="0" w:color="auto"/>
                                                            <w:right w:val="none" w:sz="0" w:space="0" w:color="auto"/>
                                                          </w:divBdr>
                                                        </w:div>
                                                        <w:div w:id="1175071637">
                                                          <w:marLeft w:val="0"/>
                                                          <w:marRight w:val="0"/>
                                                          <w:marTop w:val="0"/>
                                                          <w:marBottom w:val="0"/>
                                                          <w:divBdr>
                                                            <w:top w:val="none" w:sz="0" w:space="0" w:color="auto"/>
                                                            <w:left w:val="none" w:sz="0" w:space="0" w:color="auto"/>
                                                            <w:bottom w:val="none" w:sz="0" w:space="0" w:color="auto"/>
                                                            <w:right w:val="none" w:sz="0" w:space="0" w:color="auto"/>
                                                          </w:divBdr>
                                                        </w:div>
                                                        <w:div w:id="83455312">
                                                          <w:marLeft w:val="0"/>
                                                          <w:marRight w:val="0"/>
                                                          <w:marTop w:val="0"/>
                                                          <w:marBottom w:val="0"/>
                                                          <w:divBdr>
                                                            <w:top w:val="none" w:sz="0" w:space="0" w:color="auto"/>
                                                            <w:left w:val="none" w:sz="0" w:space="0" w:color="auto"/>
                                                            <w:bottom w:val="none" w:sz="0" w:space="0" w:color="auto"/>
                                                            <w:right w:val="none" w:sz="0" w:space="0" w:color="auto"/>
                                                          </w:divBdr>
                                                        </w:div>
                                                        <w:div w:id="1250427395">
                                                          <w:marLeft w:val="0"/>
                                                          <w:marRight w:val="0"/>
                                                          <w:marTop w:val="0"/>
                                                          <w:marBottom w:val="0"/>
                                                          <w:divBdr>
                                                            <w:top w:val="none" w:sz="0" w:space="0" w:color="auto"/>
                                                            <w:left w:val="none" w:sz="0" w:space="0" w:color="auto"/>
                                                            <w:bottom w:val="none" w:sz="0" w:space="0" w:color="auto"/>
                                                            <w:right w:val="none" w:sz="0" w:space="0" w:color="auto"/>
                                                          </w:divBdr>
                                                        </w:div>
                                                        <w:div w:id="703212653">
                                                          <w:marLeft w:val="0"/>
                                                          <w:marRight w:val="0"/>
                                                          <w:marTop w:val="0"/>
                                                          <w:marBottom w:val="0"/>
                                                          <w:divBdr>
                                                            <w:top w:val="none" w:sz="0" w:space="0" w:color="auto"/>
                                                            <w:left w:val="none" w:sz="0" w:space="0" w:color="auto"/>
                                                            <w:bottom w:val="none" w:sz="0" w:space="0" w:color="auto"/>
                                                            <w:right w:val="none" w:sz="0" w:space="0" w:color="auto"/>
                                                          </w:divBdr>
                                                        </w:div>
                                                        <w:div w:id="1506431324">
                                                          <w:marLeft w:val="0"/>
                                                          <w:marRight w:val="0"/>
                                                          <w:marTop w:val="0"/>
                                                          <w:marBottom w:val="0"/>
                                                          <w:divBdr>
                                                            <w:top w:val="none" w:sz="0" w:space="0" w:color="auto"/>
                                                            <w:left w:val="none" w:sz="0" w:space="0" w:color="auto"/>
                                                            <w:bottom w:val="none" w:sz="0" w:space="0" w:color="auto"/>
                                                            <w:right w:val="none" w:sz="0" w:space="0" w:color="auto"/>
                                                          </w:divBdr>
                                                        </w:div>
                                                        <w:div w:id="1503162397">
                                                          <w:marLeft w:val="0"/>
                                                          <w:marRight w:val="0"/>
                                                          <w:marTop w:val="0"/>
                                                          <w:marBottom w:val="0"/>
                                                          <w:divBdr>
                                                            <w:top w:val="none" w:sz="0" w:space="0" w:color="auto"/>
                                                            <w:left w:val="none" w:sz="0" w:space="0" w:color="auto"/>
                                                            <w:bottom w:val="none" w:sz="0" w:space="0" w:color="auto"/>
                                                            <w:right w:val="none" w:sz="0" w:space="0" w:color="auto"/>
                                                          </w:divBdr>
                                                        </w:div>
                                                        <w:div w:id="732892693">
                                                          <w:marLeft w:val="0"/>
                                                          <w:marRight w:val="0"/>
                                                          <w:marTop w:val="0"/>
                                                          <w:marBottom w:val="0"/>
                                                          <w:divBdr>
                                                            <w:top w:val="none" w:sz="0" w:space="0" w:color="auto"/>
                                                            <w:left w:val="none" w:sz="0" w:space="0" w:color="auto"/>
                                                            <w:bottom w:val="none" w:sz="0" w:space="0" w:color="auto"/>
                                                            <w:right w:val="none" w:sz="0" w:space="0" w:color="auto"/>
                                                          </w:divBdr>
                                                        </w:div>
                                                        <w:div w:id="1251231550">
                                                          <w:marLeft w:val="0"/>
                                                          <w:marRight w:val="0"/>
                                                          <w:marTop w:val="0"/>
                                                          <w:marBottom w:val="0"/>
                                                          <w:divBdr>
                                                            <w:top w:val="none" w:sz="0" w:space="0" w:color="auto"/>
                                                            <w:left w:val="none" w:sz="0" w:space="0" w:color="auto"/>
                                                            <w:bottom w:val="none" w:sz="0" w:space="0" w:color="auto"/>
                                                            <w:right w:val="none" w:sz="0" w:space="0" w:color="auto"/>
                                                          </w:divBdr>
                                                        </w:div>
                                                        <w:div w:id="713509532">
                                                          <w:marLeft w:val="0"/>
                                                          <w:marRight w:val="0"/>
                                                          <w:marTop w:val="0"/>
                                                          <w:marBottom w:val="0"/>
                                                          <w:divBdr>
                                                            <w:top w:val="none" w:sz="0" w:space="0" w:color="auto"/>
                                                            <w:left w:val="none" w:sz="0" w:space="0" w:color="auto"/>
                                                            <w:bottom w:val="none" w:sz="0" w:space="0" w:color="auto"/>
                                                            <w:right w:val="none" w:sz="0" w:space="0" w:color="auto"/>
                                                          </w:divBdr>
                                                        </w:div>
                                                        <w:div w:id="1769160572">
                                                          <w:marLeft w:val="0"/>
                                                          <w:marRight w:val="0"/>
                                                          <w:marTop w:val="0"/>
                                                          <w:marBottom w:val="0"/>
                                                          <w:divBdr>
                                                            <w:top w:val="none" w:sz="0" w:space="0" w:color="auto"/>
                                                            <w:left w:val="none" w:sz="0" w:space="0" w:color="auto"/>
                                                            <w:bottom w:val="none" w:sz="0" w:space="0" w:color="auto"/>
                                                            <w:right w:val="none" w:sz="0" w:space="0" w:color="auto"/>
                                                          </w:divBdr>
                                                        </w:div>
                                                        <w:div w:id="324281988">
                                                          <w:marLeft w:val="0"/>
                                                          <w:marRight w:val="0"/>
                                                          <w:marTop w:val="0"/>
                                                          <w:marBottom w:val="0"/>
                                                          <w:divBdr>
                                                            <w:top w:val="none" w:sz="0" w:space="0" w:color="auto"/>
                                                            <w:left w:val="none" w:sz="0" w:space="0" w:color="auto"/>
                                                            <w:bottom w:val="none" w:sz="0" w:space="0" w:color="auto"/>
                                                            <w:right w:val="none" w:sz="0" w:space="0" w:color="auto"/>
                                                          </w:divBdr>
                                                        </w:div>
                                                        <w:div w:id="678317512">
                                                          <w:marLeft w:val="0"/>
                                                          <w:marRight w:val="0"/>
                                                          <w:marTop w:val="0"/>
                                                          <w:marBottom w:val="0"/>
                                                          <w:divBdr>
                                                            <w:top w:val="none" w:sz="0" w:space="0" w:color="auto"/>
                                                            <w:left w:val="none" w:sz="0" w:space="0" w:color="auto"/>
                                                            <w:bottom w:val="none" w:sz="0" w:space="0" w:color="auto"/>
                                                            <w:right w:val="none" w:sz="0" w:space="0" w:color="auto"/>
                                                          </w:divBdr>
                                                        </w:div>
                                                        <w:div w:id="498471105">
                                                          <w:marLeft w:val="0"/>
                                                          <w:marRight w:val="0"/>
                                                          <w:marTop w:val="0"/>
                                                          <w:marBottom w:val="0"/>
                                                          <w:divBdr>
                                                            <w:top w:val="none" w:sz="0" w:space="0" w:color="auto"/>
                                                            <w:left w:val="none" w:sz="0" w:space="0" w:color="auto"/>
                                                            <w:bottom w:val="none" w:sz="0" w:space="0" w:color="auto"/>
                                                            <w:right w:val="none" w:sz="0" w:space="0" w:color="auto"/>
                                                          </w:divBdr>
                                                        </w:div>
                                                        <w:div w:id="1297757219">
                                                          <w:marLeft w:val="0"/>
                                                          <w:marRight w:val="0"/>
                                                          <w:marTop w:val="0"/>
                                                          <w:marBottom w:val="0"/>
                                                          <w:divBdr>
                                                            <w:top w:val="none" w:sz="0" w:space="0" w:color="auto"/>
                                                            <w:left w:val="none" w:sz="0" w:space="0" w:color="auto"/>
                                                            <w:bottom w:val="none" w:sz="0" w:space="0" w:color="auto"/>
                                                            <w:right w:val="none" w:sz="0" w:space="0" w:color="auto"/>
                                                          </w:divBdr>
                                                        </w:div>
                                                        <w:div w:id="776174029">
                                                          <w:marLeft w:val="0"/>
                                                          <w:marRight w:val="0"/>
                                                          <w:marTop w:val="0"/>
                                                          <w:marBottom w:val="0"/>
                                                          <w:divBdr>
                                                            <w:top w:val="none" w:sz="0" w:space="0" w:color="auto"/>
                                                            <w:left w:val="none" w:sz="0" w:space="0" w:color="auto"/>
                                                            <w:bottom w:val="none" w:sz="0" w:space="0" w:color="auto"/>
                                                            <w:right w:val="none" w:sz="0" w:space="0" w:color="auto"/>
                                                          </w:divBdr>
                                                        </w:div>
                                                        <w:div w:id="1438789841">
                                                          <w:marLeft w:val="0"/>
                                                          <w:marRight w:val="0"/>
                                                          <w:marTop w:val="0"/>
                                                          <w:marBottom w:val="0"/>
                                                          <w:divBdr>
                                                            <w:top w:val="none" w:sz="0" w:space="0" w:color="auto"/>
                                                            <w:left w:val="none" w:sz="0" w:space="0" w:color="auto"/>
                                                            <w:bottom w:val="none" w:sz="0" w:space="0" w:color="auto"/>
                                                            <w:right w:val="none" w:sz="0" w:space="0" w:color="auto"/>
                                                          </w:divBdr>
                                                        </w:div>
                                                        <w:div w:id="1413812646">
                                                          <w:marLeft w:val="0"/>
                                                          <w:marRight w:val="0"/>
                                                          <w:marTop w:val="0"/>
                                                          <w:marBottom w:val="0"/>
                                                          <w:divBdr>
                                                            <w:top w:val="none" w:sz="0" w:space="0" w:color="auto"/>
                                                            <w:left w:val="none" w:sz="0" w:space="0" w:color="auto"/>
                                                            <w:bottom w:val="none" w:sz="0" w:space="0" w:color="auto"/>
                                                            <w:right w:val="none" w:sz="0" w:space="0" w:color="auto"/>
                                                          </w:divBdr>
                                                        </w:div>
                                                        <w:div w:id="511528787">
                                                          <w:marLeft w:val="0"/>
                                                          <w:marRight w:val="0"/>
                                                          <w:marTop w:val="0"/>
                                                          <w:marBottom w:val="0"/>
                                                          <w:divBdr>
                                                            <w:top w:val="none" w:sz="0" w:space="0" w:color="auto"/>
                                                            <w:left w:val="none" w:sz="0" w:space="0" w:color="auto"/>
                                                            <w:bottom w:val="none" w:sz="0" w:space="0" w:color="auto"/>
                                                            <w:right w:val="none" w:sz="0" w:space="0" w:color="auto"/>
                                                          </w:divBdr>
                                                        </w:div>
                                                        <w:div w:id="1367483980">
                                                          <w:marLeft w:val="0"/>
                                                          <w:marRight w:val="0"/>
                                                          <w:marTop w:val="0"/>
                                                          <w:marBottom w:val="0"/>
                                                          <w:divBdr>
                                                            <w:top w:val="none" w:sz="0" w:space="0" w:color="auto"/>
                                                            <w:left w:val="none" w:sz="0" w:space="0" w:color="auto"/>
                                                            <w:bottom w:val="none" w:sz="0" w:space="0" w:color="auto"/>
                                                            <w:right w:val="none" w:sz="0" w:space="0" w:color="auto"/>
                                                          </w:divBdr>
                                                        </w:div>
                                                        <w:div w:id="1153181768">
                                                          <w:marLeft w:val="0"/>
                                                          <w:marRight w:val="0"/>
                                                          <w:marTop w:val="0"/>
                                                          <w:marBottom w:val="0"/>
                                                          <w:divBdr>
                                                            <w:top w:val="none" w:sz="0" w:space="0" w:color="auto"/>
                                                            <w:left w:val="none" w:sz="0" w:space="0" w:color="auto"/>
                                                            <w:bottom w:val="none" w:sz="0" w:space="0" w:color="auto"/>
                                                            <w:right w:val="none" w:sz="0" w:space="0" w:color="auto"/>
                                                          </w:divBdr>
                                                        </w:div>
                                                        <w:div w:id="1839072939">
                                                          <w:marLeft w:val="0"/>
                                                          <w:marRight w:val="0"/>
                                                          <w:marTop w:val="0"/>
                                                          <w:marBottom w:val="0"/>
                                                          <w:divBdr>
                                                            <w:top w:val="none" w:sz="0" w:space="0" w:color="auto"/>
                                                            <w:left w:val="none" w:sz="0" w:space="0" w:color="auto"/>
                                                            <w:bottom w:val="none" w:sz="0" w:space="0" w:color="auto"/>
                                                            <w:right w:val="none" w:sz="0" w:space="0" w:color="auto"/>
                                                          </w:divBdr>
                                                        </w:div>
                                                        <w:div w:id="1657563238">
                                                          <w:marLeft w:val="0"/>
                                                          <w:marRight w:val="0"/>
                                                          <w:marTop w:val="0"/>
                                                          <w:marBottom w:val="0"/>
                                                          <w:divBdr>
                                                            <w:top w:val="none" w:sz="0" w:space="0" w:color="auto"/>
                                                            <w:left w:val="none" w:sz="0" w:space="0" w:color="auto"/>
                                                            <w:bottom w:val="none" w:sz="0" w:space="0" w:color="auto"/>
                                                            <w:right w:val="none" w:sz="0" w:space="0" w:color="auto"/>
                                                          </w:divBdr>
                                                        </w:div>
                                                        <w:div w:id="435558314">
                                                          <w:marLeft w:val="0"/>
                                                          <w:marRight w:val="0"/>
                                                          <w:marTop w:val="0"/>
                                                          <w:marBottom w:val="0"/>
                                                          <w:divBdr>
                                                            <w:top w:val="none" w:sz="0" w:space="0" w:color="auto"/>
                                                            <w:left w:val="none" w:sz="0" w:space="0" w:color="auto"/>
                                                            <w:bottom w:val="none" w:sz="0" w:space="0" w:color="auto"/>
                                                            <w:right w:val="none" w:sz="0" w:space="0" w:color="auto"/>
                                                          </w:divBdr>
                                                        </w:div>
                                                        <w:div w:id="1406142698">
                                                          <w:marLeft w:val="0"/>
                                                          <w:marRight w:val="0"/>
                                                          <w:marTop w:val="0"/>
                                                          <w:marBottom w:val="0"/>
                                                          <w:divBdr>
                                                            <w:top w:val="none" w:sz="0" w:space="0" w:color="auto"/>
                                                            <w:left w:val="none" w:sz="0" w:space="0" w:color="auto"/>
                                                            <w:bottom w:val="none" w:sz="0" w:space="0" w:color="auto"/>
                                                            <w:right w:val="none" w:sz="0" w:space="0" w:color="auto"/>
                                                          </w:divBdr>
                                                        </w:div>
                                                        <w:div w:id="235481126">
                                                          <w:marLeft w:val="0"/>
                                                          <w:marRight w:val="0"/>
                                                          <w:marTop w:val="0"/>
                                                          <w:marBottom w:val="0"/>
                                                          <w:divBdr>
                                                            <w:top w:val="none" w:sz="0" w:space="0" w:color="auto"/>
                                                            <w:left w:val="none" w:sz="0" w:space="0" w:color="auto"/>
                                                            <w:bottom w:val="none" w:sz="0" w:space="0" w:color="auto"/>
                                                            <w:right w:val="none" w:sz="0" w:space="0" w:color="auto"/>
                                                          </w:divBdr>
                                                        </w:div>
                                                        <w:div w:id="1266380169">
                                                          <w:marLeft w:val="0"/>
                                                          <w:marRight w:val="0"/>
                                                          <w:marTop w:val="0"/>
                                                          <w:marBottom w:val="0"/>
                                                          <w:divBdr>
                                                            <w:top w:val="none" w:sz="0" w:space="0" w:color="auto"/>
                                                            <w:left w:val="none" w:sz="0" w:space="0" w:color="auto"/>
                                                            <w:bottom w:val="none" w:sz="0" w:space="0" w:color="auto"/>
                                                            <w:right w:val="none" w:sz="0" w:space="0" w:color="auto"/>
                                                          </w:divBdr>
                                                        </w:div>
                                                        <w:div w:id="1065301250">
                                                          <w:marLeft w:val="0"/>
                                                          <w:marRight w:val="0"/>
                                                          <w:marTop w:val="0"/>
                                                          <w:marBottom w:val="0"/>
                                                          <w:divBdr>
                                                            <w:top w:val="none" w:sz="0" w:space="0" w:color="auto"/>
                                                            <w:left w:val="none" w:sz="0" w:space="0" w:color="auto"/>
                                                            <w:bottom w:val="none" w:sz="0" w:space="0" w:color="auto"/>
                                                            <w:right w:val="none" w:sz="0" w:space="0" w:color="auto"/>
                                                          </w:divBdr>
                                                        </w:div>
                                                        <w:div w:id="584387237">
                                                          <w:marLeft w:val="0"/>
                                                          <w:marRight w:val="0"/>
                                                          <w:marTop w:val="0"/>
                                                          <w:marBottom w:val="0"/>
                                                          <w:divBdr>
                                                            <w:top w:val="none" w:sz="0" w:space="0" w:color="auto"/>
                                                            <w:left w:val="none" w:sz="0" w:space="0" w:color="auto"/>
                                                            <w:bottom w:val="none" w:sz="0" w:space="0" w:color="auto"/>
                                                            <w:right w:val="none" w:sz="0" w:space="0" w:color="auto"/>
                                                          </w:divBdr>
                                                        </w:div>
                                                        <w:div w:id="1548099743">
                                                          <w:marLeft w:val="0"/>
                                                          <w:marRight w:val="0"/>
                                                          <w:marTop w:val="0"/>
                                                          <w:marBottom w:val="0"/>
                                                          <w:divBdr>
                                                            <w:top w:val="none" w:sz="0" w:space="0" w:color="auto"/>
                                                            <w:left w:val="none" w:sz="0" w:space="0" w:color="auto"/>
                                                            <w:bottom w:val="none" w:sz="0" w:space="0" w:color="auto"/>
                                                            <w:right w:val="none" w:sz="0" w:space="0" w:color="auto"/>
                                                          </w:divBdr>
                                                        </w:div>
                                                        <w:div w:id="2093315007">
                                                          <w:marLeft w:val="0"/>
                                                          <w:marRight w:val="0"/>
                                                          <w:marTop w:val="0"/>
                                                          <w:marBottom w:val="0"/>
                                                          <w:divBdr>
                                                            <w:top w:val="none" w:sz="0" w:space="0" w:color="auto"/>
                                                            <w:left w:val="none" w:sz="0" w:space="0" w:color="auto"/>
                                                            <w:bottom w:val="none" w:sz="0" w:space="0" w:color="auto"/>
                                                            <w:right w:val="none" w:sz="0" w:space="0" w:color="auto"/>
                                                          </w:divBdr>
                                                        </w:div>
                                                        <w:div w:id="2113698851">
                                                          <w:marLeft w:val="0"/>
                                                          <w:marRight w:val="0"/>
                                                          <w:marTop w:val="0"/>
                                                          <w:marBottom w:val="0"/>
                                                          <w:divBdr>
                                                            <w:top w:val="none" w:sz="0" w:space="0" w:color="auto"/>
                                                            <w:left w:val="none" w:sz="0" w:space="0" w:color="auto"/>
                                                            <w:bottom w:val="none" w:sz="0" w:space="0" w:color="auto"/>
                                                            <w:right w:val="none" w:sz="0" w:space="0" w:color="auto"/>
                                                          </w:divBdr>
                                                        </w:div>
                                                        <w:div w:id="61299336">
                                                          <w:marLeft w:val="0"/>
                                                          <w:marRight w:val="0"/>
                                                          <w:marTop w:val="0"/>
                                                          <w:marBottom w:val="0"/>
                                                          <w:divBdr>
                                                            <w:top w:val="none" w:sz="0" w:space="0" w:color="auto"/>
                                                            <w:left w:val="none" w:sz="0" w:space="0" w:color="auto"/>
                                                            <w:bottom w:val="none" w:sz="0" w:space="0" w:color="auto"/>
                                                            <w:right w:val="none" w:sz="0" w:space="0" w:color="auto"/>
                                                          </w:divBdr>
                                                        </w:div>
                                                        <w:div w:id="94138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24512">
                                                  <w:marLeft w:val="0"/>
                                                  <w:marRight w:val="0"/>
                                                  <w:marTop w:val="0"/>
                                                  <w:marBottom w:val="0"/>
                                                  <w:divBdr>
                                                    <w:top w:val="none" w:sz="0" w:space="0" w:color="auto"/>
                                                    <w:left w:val="none" w:sz="0" w:space="0" w:color="auto"/>
                                                    <w:bottom w:val="none" w:sz="0" w:space="0" w:color="auto"/>
                                                    <w:right w:val="none" w:sz="0" w:space="0" w:color="auto"/>
                                                  </w:divBdr>
                                                  <w:divsChild>
                                                    <w:div w:id="1488089178">
                                                      <w:marLeft w:val="0"/>
                                                      <w:marRight w:val="0"/>
                                                      <w:marTop w:val="0"/>
                                                      <w:marBottom w:val="0"/>
                                                      <w:divBdr>
                                                        <w:top w:val="none" w:sz="0" w:space="0" w:color="auto"/>
                                                        <w:left w:val="none" w:sz="0" w:space="0" w:color="auto"/>
                                                        <w:bottom w:val="none" w:sz="0" w:space="0" w:color="auto"/>
                                                        <w:right w:val="none" w:sz="0" w:space="0" w:color="auto"/>
                                                      </w:divBdr>
                                                    </w:div>
                                                  </w:divsChild>
                                                </w:div>
                                                <w:div w:id="1249653710">
                                                  <w:marLeft w:val="0"/>
                                                  <w:marRight w:val="0"/>
                                                  <w:marTop w:val="0"/>
                                                  <w:marBottom w:val="0"/>
                                                  <w:divBdr>
                                                    <w:top w:val="none" w:sz="0" w:space="0" w:color="auto"/>
                                                    <w:left w:val="none" w:sz="0" w:space="0" w:color="auto"/>
                                                    <w:bottom w:val="none" w:sz="0" w:space="0" w:color="auto"/>
                                                    <w:right w:val="none" w:sz="0" w:space="0" w:color="auto"/>
                                                  </w:divBdr>
                                                  <w:divsChild>
                                                    <w:div w:id="1954702438">
                                                      <w:marLeft w:val="0"/>
                                                      <w:marRight w:val="0"/>
                                                      <w:marTop w:val="0"/>
                                                      <w:marBottom w:val="0"/>
                                                      <w:divBdr>
                                                        <w:top w:val="none" w:sz="0" w:space="0" w:color="auto"/>
                                                        <w:left w:val="none" w:sz="0" w:space="0" w:color="auto"/>
                                                        <w:bottom w:val="none" w:sz="0" w:space="0" w:color="auto"/>
                                                        <w:right w:val="none" w:sz="0" w:space="0" w:color="auto"/>
                                                      </w:divBdr>
                                                    </w:div>
                                                  </w:divsChild>
                                                </w:div>
                                                <w:div w:id="1878081467">
                                                  <w:marLeft w:val="0"/>
                                                  <w:marRight w:val="0"/>
                                                  <w:marTop w:val="0"/>
                                                  <w:marBottom w:val="0"/>
                                                  <w:divBdr>
                                                    <w:top w:val="none" w:sz="0" w:space="0" w:color="auto"/>
                                                    <w:left w:val="none" w:sz="0" w:space="0" w:color="auto"/>
                                                    <w:bottom w:val="none" w:sz="0" w:space="0" w:color="auto"/>
                                                    <w:right w:val="none" w:sz="0" w:space="0" w:color="auto"/>
                                                  </w:divBdr>
                                                  <w:divsChild>
                                                    <w:div w:id="20047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996331">
      <w:bodyDiv w:val="1"/>
      <w:marLeft w:val="0"/>
      <w:marRight w:val="0"/>
      <w:marTop w:val="0"/>
      <w:marBottom w:val="0"/>
      <w:divBdr>
        <w:top w:val="none" w:sz="0" w:space="0" w:color="auto"/>
        <w:left w:val="none" w:sz="0" w:space="0" w:color="auto"/>
        <w:bottom w:val="none" w:sz="0" w:space="0" w:color="auto"/>
        <w:right w:val="none" w:sz="0" w:space="0" w:color="auto"/>
      </w:divBdr>
      <w:divsChild>
        <w:div w:id="188644469">
          <w:marLeft w:val="0"/>
          <w:marRight w:val="0"/>
          <w:marTop w:val="0"/>
          <w:marBottom w:val="0"/>
          <w:divBdr>
            <w:top w:val="none" w:sz="0" w:space="0" w:color="auto"/>
            <w:left w:val="none" w:sz="0" w:space="0" w:color="auto"/>
            <w:bottom w:val="none" w:sz="0" w:space="0" w:color="auto"/>
            <w:right w:val="none" w:sz="0" w:space="0" w:color="auto"/>
          </w:divBdr>
          <w:divsChild>
            <w:div w:id="1051342801">
              <w:marLeft w:val="0"/>
              <w:marRight w:val="0"/>
              <w:marTop w:val="0"/>
              <w:marBottom w:val="0"/>
              <w:divBdr>
                <w:top w:val="none" w:sz="0" w:space="0" w:color="auto"/>
                <w:left w:val="none" w:sz="0" w:space="0" w:color="auto"/>
                <w:bottom w:val="none" w:sz="0" w:space="0" w:color="auto"/>
                <w:right w:val="none" w:sz="0" w:space="0" w:color="auto"/>
              </w:divBdr>
            </w:div>
            <w:div w:id="1660040771">
              <w:marLeft w:val="0"/>
              <w:marRight w:val="0"/>
              <w:marTop w:val="0"/>
              <w:marBottom w:val="0"/>
              <w:divBdr>
                <w:top w:val="none" w:sz="0" w:space="0" w:color="auto"/>
                <w:left w:val="none" w:sz="0" w:space="0" w:color="auto"/>
                <w:bottom w:val="none" w:sz="0" w:space="0" w:color="auto"/>
                <w:right w:val="none" w:sz="0" w:space="0" w:color="auto"/>
              </w:divBdr>
            </w:div>
            <w:div w:id="848757915">
              <w:marLeft w:val="0"/>
              <w:marRight w:val="0"/>
              <w:marTop w:val="0"/>
              <w:marBottom w:val="0"/>
              <w:divBdr>
                <w:top w:val="none" w:sz="0" w:space="0" w:color="auto"/>
                <w:left w:val="none" w:sz="0" w:space="0" w:color="auto"/>
                <w:bottom w:val="none" w:sz="0" w:space="0" w:color="auto"/>
                <w:right w:val="none" w:sz="0" w:space="0" w:color="auto"/>
              </w:divBdr>
            </w:div>
            <w:div w:id="659624358">
              <w:marLeft w:val="0"/>
              <w:marRight w:val="0"/>
              <w:marTop w:val="0"/>
              <w:marBottom w:val="0"/>
              <w:divBdr>
                <w:top w:val="none" w:sz="0" w:space="0" w:color="auto"/>
                <w:left w:val="none" w:sz="0" w:space="0" w:color="auto"/>
                <w:bottom w:val="none" w:sz="0" w:space="0" w:color="auto"/>
                <w:right w:val="none" w:sz="0" w:space="0" w:color="auto"/>
              </w:divBdr>
            </w:div>
            <w:div w:id="6639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8965">
      <w:bodyDiv w:val="1"/>
      <w:marLeft w:val="0"/>
      <w:marRight w:val="0"/>
      <w:marTop w:val="0"/>
      <w:marBottom w:val="0"/>
      <w:divBdr>
        <w:top w:val="none" w:sz="0" w:space="0" w:color="auto"/>
        <w:left w:val="none" w:sz="0" w:space="0" w:color="auto"/>
        <w:bottom w:val="none" w:sz="0" w:space="0" w:color="auto"/>
        <w:right w:val="none" w:sz="0" w:space="0" w:color="auto"/>
      </w:divBdr>
      <w:divsChild>
        <w:div w:id="81225696">
          <w:marLeft w:val="0"/>
          <w:marRight w:val="0"/>
          <w:marTop w:val="0"/>
          <w:marBottom w:val="0"/>
          <w:divBdr>
            <w:top w:val="none" w:sz="0" w:space="0" w:color="auto"/>
            <w:left w:val="none" w:sz="0" w:space="0" w:color="auto"/>
            <w:bottom w:val="none" w:sz="0" w:space="0" w:color="auto"/>
            <w:right w:val="none" w:sz="0" w:space="0" w:color="auto"/>
          </w:divBdr>
          <w:divsChild>
            <w:div w:id="76018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77204">
      <w:bodyDiv w:val="1"/>
      <w:marLeft w:val="0"/>
      <w:marRight w:val="0"/>
      <w:marTop w:val="0"/>
      <w:marBottom w:val="0"/>
      <w:divBdr>
        <w:top w:val="none" w:sz="0" w:space="0" w:color="auto"/>
        <w:left w:val="none" w:sz="0" w:space="0" w:color="auto"/>
        <w:bottom w:val="none" w:sz="0" w:space="0" w:color="auto"/>
        <w:right w:val="none" w:sz="0" w:space="0" w:color="auto"/>
      </w:divBdr>
    </w:div>
    <w:div w:id="863128465">
      <w:bodyDiv w:val="1"/>
      <w:marLeft w:val="0"/>
      <w:marRight w:val="0"/>
      <w:marTop w:val="0"/>
      <w:marBottom w:val="0"/>
      <w:divBdr>
        <w:top w:val="none" w:sz="0" w:space="0" w:color="auto"/>
        <w:left w:val="none" w:sz="0" w:space="0" w:color="auto"/>
        <w:bottom w:val="none" w:sz="0" w:space="0" w:color="auto"/>
        <w:right w:val="none" w:sz="0" w:space="0" w:color="auto"/>
      </w:divBdr>
    </w:div>
    <w:div w:id="867913813">
      <w:bodyDiv w:val="1"/>
      <w:marLeft w:val="0"/>
      <w:marRight w:val="0"/>
      <w:marTop w:val="0"/>
      <w:marBottom w:val="0"/>
      <w:divBdr>
        <w:top w:val="none" w:sz="0" w:space="0" w:color="auto"/>
        <w:left w:val="none" w:sz="0" w:space="0" w:color="auto"/>
        <w:bottom w:val="none" w:sz="0" w:space="0" w:color="auto"/>
        <w:right w:val="none" w:sz="0" w:space="0" w:color="auto"/>
      </w:divBdr>
      <w:divsChild>
        <w:div w:id="288052431">
          <w:marLeft w:val="0"/>
          <w:marRight w:val="0"/>
          <w:marTop w:val="0"/>
          <w:marBottom w:val="0"/>
          <w:divBdr>
            <w:top w:val="none" w:sz="0" w:space="0" w:color="auto"/>
            <w:left w:val="none" w:sz="0" w:space="0" w:color="auto"/>
            <w:bottom w:val="none" w:sz="0" w:space="0" w:color="auto"/>
            <w:right w:val="none" w:sz="0" w:space="0" w:color="auto"/>
          </w:divBdr>
          <w:divsChild>
            <w:div w:id="548345473">
              <w:marLeft w:val="0"/>
              <w:marRight w:val="0"/>
              <w:marTop w:val="0"/>
              <w:marBottom w:val="0"/>
              <w:divBdr>
                <w:top w:val="none" w:sz="0" w:space="0" w:color="auto"/>
                <w:left w:val="none" w:sz="0" w:space="0" w:color="auto"/>
                <w:bottom w:val="none" w:sz="0" w:space="0" w:color="auto"/>
                <w:right w:val="none" w:sz="0" w:space="0" w:color="auto"/>
              </w:divBdr>
            </w:div>
            <w:div w:id="1408260560">
              <w:marLeft w:val="0"/>
              <w:marRight w:val="0"/>
              <w:marTop w:val="0"/>
              <w:marBottom w:val="0"/>
              <w:divBdr>
                <w:top w:val="none" w:sz="0" w:space="0" w:color="auto"/>
                <w:left w:val="none" w:sz="0" w:space="0" w:color="auto"/>
                <w:bottom w:val="none" w:sz="0" w:space="0" w:color="auto"/>
                <w:right w:val="none" w:sz="0" w:space="0" w:color="auto"/>
              </w:divBdr>
            </w:div>
            <w:div w:id="312830753">
              <w:marLeft w:val="0"/>
              <w:marRight w:val="0"/>
              <w:marTop w:val="0"/>
              <w:marBottom w:val="0"/>
              <w:divBdr>
                <w:top w:val="none" w:sz="0" w:space="0" w:color="auto"/>
                <w:left w:val="none" w:sz="0" w:space="0" w:color="auto"/>
                <w:bottom w:val="none" w:sz="0" w:space="0" w:color="auto"/>
                <w:right w:val="none" w:sz="0" w:space="0" w:color="auto"/>
              </w:divBdr>
            </w:div>
            <w:div w:id="2103449709">
              <w:marLeft w:val="0"/>
              <w:marRight w:val="0"/>
              <w:marTop w:val="0"/>
              <w:marBottom w:val="0"/>
              <w:divBdr>
                <w:top w:val="none" w:sz="0" w:space="0" w:color="auto"/>
                <w:left w:val="none" w:sz="0" w:space="0" w:color="auto"/>
                <w:bottom w:val="none" w:sz="0" w:space="0" w:color="auto"/>
                <w:right w:val="none" w:sz="0" w:space="0" w:color="auto"/>
              </w:divBdr>
            </w:div>
            <w:div w:id="46886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87708">
      <w:bodyDiv w:val="1"/>
      <w:marLeft w:val="0"/>
      <w:marRight w:val="0"/>
      <w:marTop w:val="0"/>
      <w:marBottom w:val="0"/>
      <w:divBdr>
        <w:top w:val="none" w:sz="0" w:space="0" w:color="auto"/>
        <w:left w:val="none" w:sz="0" w:space="0" w:color="auto"/>
        <w:bottom w:val="none" w:sz="0" w:space="0" w:color="auto"/>
        <w:right w:val="none" w:sz="0" w:space="0" w:color="auto"/>
      </w:divBdr>
    </w:div>
    <w:div w:id="887886121">
      <w:bodyDiv w:val="1"/>
      <w:marLeft w:val="0"/>
      <w:marRight w:val="0"/>
      <w:marTop w:val="0"/>
      <w:marBottom w:val="0"/>
      <w:divBdr>
        <w:top w:val="none" w:sz="0" w:space="0" w:color="auto"/>
        <w:left w:val="none" w:sz="0" w:space="0" w:color="auto"/>
        <w:bottom w:val="none" w:sz="0" w:space="0" w:color="auto"/>
        <w:right w:val="none" w:sz="0" w:space="0" w:color="auto"/>
      </w:divBdr>
    </w:div>
    <w:div w:id="891038296">
      <w:bodyDiv w:val="1"/>
      <w:marLeft w:val="0"/>
      <w:marRight w:val="0"/>
      <w:marTop w:val="0"/>
      <w:marBottom w:val="0"/>
      <w:divBdr>
        <w:top w:val="none" w:sz="0" w:space="0" w:color="auto"/>
        <w:left w:val="none" w:sz="0" w:space="0" w:color="auto"/>
        <w:bottom w:val="none" w:sz="0" w:space="0" w:color="auto"/>
        <w:right w:val="none" w:sz="0" w:space="0" w:color="auto"/>
      </w:divBdr>
    </w:div>
    <w:div w:id="935022185">
      <w:bodyDiv w:val="1"/>
      <w:marLeft w:val="0"/>
      <w:marRight w:val="0"/>
      <w:marTop w:val="0"/>
      <w:marBottom w:val="0"/>
      <w:divBdr>
        <w:top w:val="none" w:sz="0" w:space="0" w:color="auto"/>
        <w:left w:val="none" w:sz="0" w:space="0" w:color="auto"/>
        <w:bottom w:val="none" w:sz="0" w:space="0" w:color="auto"/>
        <w:right w:val="none" w:sz="0" w:space="0" w:color="auto"/>
      </w:divBdr>
    </w:div>
    <w:div w:id="958530778">
      <w:bodyDiv w:val="1"/>
      <w:marLeft w:val="0"/>
      <w:marRight w:val="0"/>
      <w:marTop w:val="0"/>
      <w:marBottom w:val="0"/>
      <w:divBdr>
        <w:top w:val="none" w:sz="0" w:space="0" w:color="auto"/>
        <w:left w:val="none" w:sz="0" w:space="0" w:color="auto"/>
        <w:bottom w:val="none" w:sz="0" w:space="0" w:color="auto"/>
        <w:right w:val="none" w:sz="0" w:space="0" w:color="auto"/>
      </w:divBdr>
    </w:div>
    <w:div w:id="959216772">
      <w:bodyDiv w:val="1"/>
      <w:marLeft w:val="0"/>
      <w:marRight w:val="0"/>
      <w:marTop w:val="0"/>
      <w:marBottom w:val="0"/>
      <w:divBdr>
        <w:top w:val="none" w:sz="0" w:space="0" w:color="auto"/>
        <w:left w:val="none" w:sz="0" w:space="0" w:color="auto"/>
        <w:bottom w:val="none" w:sz="0" w:space="0" w:color="auto"/>
        <w:right w:val="none" w:sz="0" w:space="0" w:color="auto"/>
      </w:divBdr>
    </w:div>
    <w:div w:id="977029685">
      <w:bodyDiv w:val="1"/>
      <w:marLeft w:val="0"/>
      <w:marRight w:val="0"/>
      <w:marTop w:val="0"/>
      <w:marBottom w:val="0"/>
      <w:divBdr>
        <w:top w:val="none" w:sz="0" w:space="0" w:color="auto"/>
        <w:left w:val="none" w:sz="0" w:space="0" w:color="auto"/>
        <w:bottom w:val="none" w:sz="0" w:space="0" w:color="auto"/>
        <w:right w:val="none" w:sz="0" w:space="0" w:color="auto"/>
      </w:divBdr>
    </w:div>
    <w:div w:id="994802934">
      <w:bodyDiv w:val="1"/>
      <w:marLeft w:val="0"/>
      <w:marRight w:val="0"/>
      <w:marTop w:val="0"/>
      <w:marBottom w:val="0"/>
      <w:divBdr>
        <w:top w:val="none" w:sz="0" w:space="0" w:color="auto"/>
        <w:left w:val="none" w:sz="0" w:space="0" w:color="auto"/>
        <w:bottom w:val="none" w:sz="0" w:space="0" w:color="auto"/>
        <w:right w:val="none" w:sz="0" w:space="0" w:color="auto"/>
      </w:divBdr>
      <w:divsChild>
        <w:div w:id="1921014098">
          <w:marLeft w:val="0"/>
          <w:marRight w:val="0"/>
          <w:marTop w:val="0"/>
          <w:marBottom w:val="0"/>
          <w:divBdr>
            <w:top w:val="none" w:sz="0" w:space="0" w:color="auto"/>
            <w:left w:val="none" w:sz="0" w:space="0" w:color="auto"/>
            <w:bottom w:val="none" w:sz="0" w:space="0" w:color="auto"/>
            <w:right w:val="none" w:sz="0" w:space="0" w:color="auto"/>
          </w:divBdr>
          <w:divsChild>
            <w:div w:id="519322435">
              <w:marLeft w:val="0"/>
              <w:marRight w:val="0"/>
              <w:marTop w:val="0"/>
              <w:marBottom w:val="0"/>
              <w:divBdr>
                <w:top w:val="none" w:sz="0" w:space="0" w:color="auto"/>
                <w:left w:val="none" w:sz="0" w:space="0" w:color="auto"/>
                <w:bottom w:val="none" w:sz="0" w:space="0" w:color="auto"/>
                <w:right w:val="none" w:sz="0" w:space="0" w:color="auto"/>
              </w:divBdr>
            </w:div>
            <w:div w:id="556430933">
              <w:marLeft w:val="0"/>
              <w:marRight w:val="0"/>
              <w:marTop w:val="0"/>
              <w:marBottom w:val="0"/>
              <w:divBdr>
                <w:top w:val="none" w:sz="0" w:space="0" w:color="auto"/>
                <w:left w:val="none" w:sz="0" w:space="0" w:color="auto"/>
                <w:bottom w:val="none" w:sz="0" w:space="0" w:color="auto"/>
                <w:right w:val="none" w:sz="0" w:space="0" w:color="auto"/>
              </w:divBdr>
            </w:div>
            <w:div w:id="1469317288">
              <w:marLeft w:val="0"/>
              <w:marRight w:val="0"/>
              <w:marTop w:val="0"/>
              <w:marBottom w:val="0"/>
              <w:divBdr>
                <w:top w:val="none" w:sz="0" w:space="0" w:color="auto"/>
                <w:left w:val="none" w:sz="0" w:space="0" w:color="auto"/>
                <w:bottom w:val="none" w:sz="0" w:space="0" w:color="auto"/>
                <w:right w:val="none" w:sz="0" w:space="0" w:color="auto"/>
              </w:divBdr>
            </w:div>
            <w:div w:id="866135996">
              <w:marLeft w:val="0"/>
              <w:marRight w:val="0"/>
              <w:marTop w:val="0"/>
              <w:marBottom w:val="0"/>
              <w:divBdr>
                <w:top w:val="none" w:sz="0" w:space="0" w:color="auto"/>
                <w:left w:val="none" w:sz="0" w:space="0" w:color="auto"/>
                <w:bottom w:val="none" w:sz="0" w:space="0" w:color="auto"/>
                <w:right w:val="none" w:sz="0" w:space="0" w:color="auto"/>
              </w:divBdr>
            </w:div>
            <w:div w:id="112666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2244">
      <w:bodyDiv w:val="1"/>
      <w:marLeft w:val="0"/>
      <w:marRight w:val="0"/>
      <w:marTop w:val="0"/>
      <w:marBottom w:val="0"/>
      <w:divBdr>
        <w:top w:val="none" w:sz="0" w:space="0" w:color="auto"/>
        <w:left w:val="none" w:sz="0" w:space="0" w:color="auto"/>
        <w:bottom w:val="none" w:sz="0" w:space="0" w:color="auto"/>
        <w:right w:val="none" w:sz="0" w:space="0" w:color="auto"/>
      </w:divBdr>
      <w:divsChild>
        <w:div w:id="329410705">
          <w:marLeft w:val="0"/>
          <w:marRight w:val="0"/>
          <w:marTop w:val="0"/>
          <w:marBottom w:val="0"/>
          <w:divBdr>
            <w:top w:val="none" w:sz="0" w:space="0" w:color="auto"/>
            <w:left w:val="none" w:sz="0" w:space="0" w:color="auto"/>
            <w:bottom w:val="none" w:sz="0" w:space="0" w:color="auto"/>
            <w:right w:val="none" w:sz="0" w:space="0" w:color="auto"/>
          </w:divBdr>
        </w:div>
      </w:divsChild>
    </w:div>
    <w:div w:id="1080370134">
      <w:bodyDiv w:val="1"/>
      <w:marLeft w:val="0"/>
      <w:marRight w:val="0"/>
      <w:marTop w:val="0"/>
      <w:marBottom w:val="0"/>
      <w:divBdr>
        <w:top w:val="none" w:sz="0" w:space="0" w:color="auto"/>
        <w:left w:val="none" w:sz="0" w:space="0" w:color="auto"/>
        <w:bottom w:val="none" w:sz="0" w:space="0" w:color="auto"/>
        <w:right w:val="none" w:sz="0" w:space="0" w:color="auto"/>
      </w:divBdr>
      <w:divsChild>
        <w:div w:id="673724381">
          <w:marLeft w:val="0"/>
          <w:marRight w:val="0"/>
          <w:marTop w:val="0"/>
          <w:marBottom w:val="0"/>
          <w:divBdr>
            <w:top w:val="none" w:sz="0" w:space="0" w:color="auto"/>
            <w:left w:val="none" w:sz="0" w:space="0" w:color="auto"/>
            <w:bottom w:val="none" w:sz="0" w:space="0" w:color="auto"/>
            <w:right w:val="none" w:sz="0" w:space="0" w:color="auto"/>
          </w:divBdr>
          <w:divsChild>
            <w:div w:id="1302539595">
              <w:marLeft w:val="0"/>
              <w:marRight w:val="0"/>
              <w:marTop w:val="0"/>
              <w:marBottom w:val="0"/>
              <w:divBdr>
                <w:top w:val="none" w:sz="0" w:space="0" w:color="auto"/>
                <w:left w:val="none" w:sz="0" w:space="0" w:color="auto"/>
                <w:bottom w:val="none" w:sz="0" w:space="0" w:color="auto"/>
                <w:right w:val="none" w:sz="0" w:space="0" w:color="auto"/>
              </w:divBdr>
              <w:divsChild>
                <w:div w:id="1271474911">
                  <w:marLeft w:val="0"/>
                  <w:marRight w:val="0"/>
                  <w:marTop w:val="0"/>
                  <w:marBottom w:val="0"/>
                  <w:divBdr>
                    <w:top w:val="none" w:sz="0" w:space="0" w:color="auto"/>
                    <w:left w:val="none" w:sz="0" w:space="0" w:color="auto"/>
                    <w:bottom w:val="none" w:sz="0" w:space="0" w:color="auto"/>
                    <w:right w:val="none" w:sz="0" w:space="0" w:color="auto"/>
                  </w:divBdr>
                  <w:divsChild>
                    <w:div w:id="1355770689">
                      <w:marLeft w:val="0"/>
                      <w:marRight w:val="0"/>
                      <w:marTop w:val="0"/>
                      <w:marBottom w:val="0"/>
                      <w:divBdr>
                        <w:top w:val="none" w:sz="0" w:space="0" w:color="auto"/>
                        <w:left w:val="none" w:sz="0" w:space="0" w:color="auto"/>
                        <w:bottom w:val="none" w:sz="0" w:space="0" w:color="auto"/>
                        <w:right w:val="none" w:sz="0" w:space="0" w:color="auto"/>
                      </w:divBdr>
                      <w:divsChild>
                        <w:div w:id="1614631553">
                          <w:marLeft w:val="0"/>
                          <w:marRight w:val="0"/>
                          <w:marTop w:val="0"/>
                          <w:marBottom w:val="0"/>
                          <w:divBdr>
                            <w:top w:val="none" w:sz="0" w:space="0" w:color="auto"/>
                            <w:left w:val="none" w:sz="0" w:space="0" w:color="auto"/>
                            <w:bottom w:val="none" w:sz="0" w:space="0" w:color="auto"/>
                            <w:right w:val="none" w:sz="0" w:space="0" w:color="auto"/>
                          </w:divBdr>
                          <w:divsChild>
                            <w:div w:id="1593471116">
                              <w:marLeft w:val="0"/>
                              <w:marRight w:val="0"/>
                              <w:marTop w:val="0"/>
                              <w:marBottom w:val="0"/>
                              <w:divBdr>
                                <w:top w:val="none" w:sz="0" w:space="0" w:color="auto"/>
                                <w:left w:val="none" w:sz="0" w:space="0" w:color="auto"/>
                                <w:bottom w:val="none" w:sz="0" w:space="0" w:color="auto"/>
                                <w:right w:val="none" w:sz="0" w:space="0" w:color="auto"/>
                              </w:divBdr>
                              <w:divsChild>
                                <w:div w:id="1979070697">
                                  <w:marLeft w:val="0"/>
                                  <w:marRight w:val="0"/>
                                  <w:marTop w:val="0"/>
                                  <w:marBottom w:val="0"/>
                                  <w:divBdr>
                                    <w:top w:val="none" w:sz="0" w:space="0" w:color="auto"/>
                                    <w:left w:val="none" w:sz="0" w:space="0" w:color="auto"/>
                                    <w:bottom w:val="none" w:sz="0" w:space="0" w:color="auto"/>
                                    <w:right w:val="none" w:sz="0" w:space="0" w:color="auto"/>
                                  </w:divBdr>
                                  <w:divsChild>
                                    <w:div w:id="1150754384">
                                      <w:marLeft w:val="0"/>
                                      <w:marRight w:val="0"/>
                                      <w:marTop w:val="0"/>
                                      <w:marBottom w:val="0"/>
                                      <w:divBdr>
                                        <w:top w:val="none" w:sz="0" w:space="0" w:color="auto"/>
                                        <w:left w:val="none" w:sz="0" w:space="0" w:color="auto"/>
                                        <w:bottom w:val="none" w:sz="0" w:space="0" w:color="auto"/>
                                        <w:right w:val="none" w:sz="0" w:space="0" w:color="auto"/>
                                      </w:divBdr>
                                      <w:divsChild>
                                        <w:div w:id="473065201">
                                          <w:marLeft w:val="0"/>
                                          <w:marRight w:val="0"/>
                                          <w:marTop w:val="0"/>
                                          <w:marBottom w:val="0"/>
                                          <w:divBdr>
                                            <w:top w:val="none" w:sz="0" w:space="0" w:color="auto"/>
                                            <w:left w:val="none" w:sz="0" w:space="0" w:color="auto"/>
                                            <w:bottom w:val="none" w:sz="0" w:space="0" w:color="auto"/>
                                            <w:right w:val="none" w:sz="0" w:space="0" w:color="auto"/>
                                          </w:divBdr>
                                          <w:divsChild>
                                            <w:div w:id="356274849">
                                              <w:marLeft w:val="0"/>
                                              <w:marRight w:val="0"/>
                                              <w:marTop w:val="0"/>
                                              <w:marBottom w:val="0"/>
                                              <w:divBdr>
                                                <w:top w:val="none" w:sz="0" w:space="0" w:color="auto"/>
                                                <w:left w:val="none" w:sz="0" w:space="0" w:color="auto"/>
                                                <w:bottom w:val="none" w:sz="0" w:space="0" w:color="auto"/>
                                                <w:right w:val="none" w:sz="0" w:space="0" w:color="auto"/>
                                              </w:divBdr>
                                              <w:divsChild>
                                                <w:div w:id="1814639838">
                                                  <w:marLeft w:val="0"/>
                                                  <w:marRight w:val="0"/>
                                                  <w:marTop w:val="0"/>
                                                  <w:marBottom w:val="0"/>
                                                  <w:divBdr>
                                                    <w:top w:val="none" w:sz="0" w:space="0" w:color="auto"/>
                                                    <w:left w:val="none" w:sz="0" w:space="0" w:color="auto"/>
                                                    <w:bottom w:val="none" w:sz="0" w:space="0" w:color="auto"/>
                                                    <w:right w:val="none" w:sz="0" w:space="0" w:color="auto"/>
                                                  </w:divBdr>
                                                  <w:divsChild>
                                                    <w:div w:id="1577859889">
                                                      <w:marLeft w:val="0"/>
                                                      <w:marRight w:val="0"/>
                                                      <w:marTop w:val="0"/>
                                                      <w:marBottom w:val="0"/>
                                                      <w:divBdr>
                                                        <w:top w:val="none" w:sz="0" w:space="0" w:color="auto"/>
                                                        <w:left w:val="none" w:sz="0" w:space="0" w:color="auto"/>
                                                        <w:bottom w:val="none" w:sz="0" w:space="0" w:color="auto"/>
                                                        <w:right w:val="none" w:sz="0" w:space="0" w:color="auto"/>
                                                      </w:divBdr>
                                                      <w:divsChild>
                                                        <w:div w:id="707877286">
                                                          <w:marLeft w:val="0"/>
                                                          <w:marRight w:val="0"/>
                                                          <w:marTop w:val="0"/>
                                                          <w:marBottom w:val="0"/>
                                                          <w:divBdr>
                                                            <w:top w:val="none" w:sz="0" w:space="0" w:color="auto"/>
                                                            <w:left w:val="none" w:sz="0" w:space="0" w:color="auto"/>
                                                            <w:bottom w:val="none" w:sz="0" w:space="0" w:color="auto"/>
                                                            <w:right w:val="none" w:sz="0" w:space="0" w:color="auto"/>
                                                          </w:divBdr>
                                                        </w:div>
                                                        <w:div w:id="1287153573">
                                                          <w:marLeft w:val="0"/>
                                                          <w:marRight w:val="0"/>
                                                          <w:marTop w:val="0"/>
                                                          <w:marBottom w:val="0"/>
                                                          <w:divBdr>
                                                            <w:top w:val="none" w:sz="0" w:space="0" w:color="auto"/>
                                                            <w:left w:val="none" w:sz="0" w:space="0" w:color="auto"/>
                                                            <w:bottom w:val="none" w:sz="0" w:space="0" w:color="auto"/>
                                                            <w:right w:val="none" w:sz="0" w:space="0" w:color="auto"/>
                                                          </w:divBdr>
                                                        </w:div>
                                                        <w:div w:id="1186864894">
                                                          <w:marLeft w:val="0"/>
                                                          <w:marRight w:val="0"/>
                                                          <w:marTop w:val="0"/>
                                                          <w:marBottom w:val="0"/>
                                                          <w:divBdr>
                                                            <w:top w:val="none" w:sz="0" w:space="0" w:color="auto"/>
                                                            <w:left w:val="none" w:sz="0" w:space="0" w:color="auto"/>
                                                            <w:bottom w:val="none" w:sz="0" w:space="0" w:color="auto"/>
                                                            <w:right w:val="none" w:sz="0" w:space="0" w:color="auto"/>
                                                          </w:divBdr>
                                                        </w:div>
                                                        <w:div w:id="2143302446">
                                                          <w:marLeft w:val="0"/>
                                                          <w:marRight w:val="0"/>
                                                          <w:marTop w:val="0"/>
                                                          <w:marBottom w:val="0"/>
                                                          <w:divBdr>
                                                            <w:top w:val="none" w:sz="0" w:space="0" w:color="auto"/>
                                                            <w:left w:val="none" w:sz="0" w:space="0" w:color="auto"/>
                                                            <w:bottom w:val="none" w:sz="0" w:space="0" w:color="auto"/>
                                                            <w:right w:val="none" w:sz="0" w:space="0" w:color="auto"/>
                                                          </w:divBdr>
                                                        </w:div>
                                                        <w:div w:id="264119131">
                                                          <w:marLeft w:val="0"/>
                                                          <w:marRight w:val="0"/>
                                                          <w:marTop w:val="0"/>
                                                          <w:marBottom w:val="0"/>
                                                          <w:divBdr>
                                                            <w:top w:val="none" w:sz="0" w:space="0" w:color="auto"/>
                                                            <w:left w:val="none" w:sz="0" w:space="0" w:color="auto"/>
                                                            <w:bottom w:val="none" w:sz="0" w:space="0" w:color="auto"/>
                                                            <w:right w:val="none" w:sz="0" w:space="0" w:color="auto"/>
                                                          </w:divBdr>
                                                        </w:div>
                                                        <w:div w:id="1499615416">
                                                          <w:marLeft w:val="0"/>
                                                          <w:marRight w:val="0"/>
                                                          <w:marTop w:val="0"/>
                                                          <w:marBottom w:val="0"/>
                                                          <w:divBdr>
                                                            <w:top w:val="none" w:sz="0" w:space="0" w:color="auto"/>
                                                            <w:left w:val="none" w:sz="0" w:space="0" w:color="auto"/>
                                                            <w:bottom w:val="none" w:sz="0" w:space="0" w:color="auto"/>
                                                            <w:right w:val="none" w:sz="0" w:space="0" w:color="auto"/>
                                                          </w:divBdr>
                                                        </w:div>
                                                        <w:div w:id="1212156920">
                                                          <w:marLeft w:val="0"/>
                                                          <w:marRight w:val="0"/>
                                                          <w:marTop w:val="0"/>
                                                          <w:marBottom w:val="0"/>
                                                          <w:divBdr>
                                                            <w:top w:val="none" w:sz="0" w:space="0" w:color="auto"/>
                                                            <w:left w:val="none" w:sz="0" w:space="0" w:color="auto"/>
                                                            <w:bottom w:val="none" w:sz="0" w:space="0" w:color="auto"/>
                                                            <w:right w:val="none" w:sz="0" w:space="0" w:color="auto"/>
                                                          </w:divBdr>
                                                        </w:div>
                                                        <w:div w:id="670065329">
                                                          <w:marLeft w:val="0"/>
                                                          <w:marRight w:val="0"/>
                                                          <w:marTop w:val="0"/>
                                                          <w:marBottom w:val="0"/>
                                                          <w:divBdr>
                                                            <w:top w:val="none" w:sz="0" w:space="0" w:color="auto"/>
                                                            <w:left w:val="none" w:sz="0" w:space="0" w:color="auto"/>
                                                            <w:bottom w:val="none" w:sz="0" w:space="0" w:color="auto"/>
                                                            <w:right w:val="none" w:sz="0" w:space="0" w:color="auto"/>
                                                          </w:divBdr>
                                                        </w:div>
                                                        <w:div w:id="1375354182">
                                                          <w:marLeft w:val="0"/>
                                                          <w:marRight w:val="0"/>
                                                          <w:marTop w:val="0"/>
                                                          <w:marBottom w:val="0"/>
                                                          <w:divBdr>
                                                            <w:top w:val="none" w:sz="0" w:space="0" w:color="auto"/>
                                                            <w:left w:val="none" w:sz="0" w:space="0" w:color="auto"/>
                                                            <w:bottom w:val="none" w:sz="0" w:space="0" w:color="auto"/>
                                                            <w:right w:val="none" w:sz="0" w:space="0" w:color="auto"/>
                                                          </w:divBdr>
                                                        </w:div>
                                                        <w:div w:id="995913672">
                                                          <w:marLeft w:val="0"/>
                                                          <w:marRight w:val="0"/>
                                                          <w:marTop w:val="0"/>
                                                          <w:marBottom w:val="0"/>
                                                          <w:divBdr>
                                                            <w:top w:val="none" w:sz="0" w:space="0" w:color="auto"/>
                                                            <w:left w:val="none" w:sz="0" w:space="0" w:color="auto"/>
                                                            <w:bottom w:val="none" w:sz="0" w:space="0" w:color="auto"/>
                                                            <w:right w:val="none" w:sz="0" w:space="0" w:color="auto"/>
                                                          </w:divBdr>
                                                        </w:div>
                                                        <w:div w:id="41486411">
                                                          <w:marLeft w:val="0"/>
                                                          <w:marRight w:val="0"/>
                                                          <w:marTop w:val="0"/>
                                                          <w:marBottom w:val="0"/>
                                                          <w:divBdr>
                                                            <w:top w:val="none" w:sz="0" w:space="0" w:color="auto"/>
                                                            <w:left w:val="none" w:sz="0" w:space="0" w:color="auto"/>
                                                            <w:bottom w:val="none" w:sz="0" w:space="0" w:color="auto"/>
                                                            <w:right w:val="none" w:sz="0" w:space="0" w:color="auto"/>
                                                          </w:divBdr>
                                                        </w:div>
                                                        <w:div w:id="1053430426">
                                                          <w:marLeft w:val="0"/>
                                                          <w:marRight w:val="0"/>
                                                          <w:marTop w:val="0"/>
                                                          <w:marBottom w:val="0"/>
                                                          <w:divBdr>
                                                            <w:top w:val="none" w:sz="0" w:space="0" w:color="auto"/>
                                                            <w:left w:val="none" w:sz="0" w:space="0" w:color="auto"/>
                                                            <w:bottom w:val="none" w:sz="0" w:space="0" w:color="auto"/>
                                                            <w:right w:val="none" w:sz="0" w:space="0" w:color="auto"/>
                                                          </w:divBdr>
                                                        </w:div>
                                                        <w:div w:id="682586388">
                                                          <w:marLeft w:val="0"/>
                                                          <w:marRight w:val="0"/>
                                                          <w:marTop w:val="0"/>
                                                          <w:marBottom w:val="0"/>
                                                          <w:divBdr>
                                                            <w:top w:val="none" w:sz="0" w:space="0" w:color="auto"/>
                                                            <w:left w:val="none" w:sz="0" w:space="0" w:color="auto"/>
                                                            <w:bottom w:val="none" w:sz="0" w:space="0" w:color="auto"/>
                                                            <w:right w:val="none" w:sz="0" w:space="0" w:color="auto"/>
                                                          </w:divBdr>
                                                        </w:div>
                                                        <w:div w:id="948587866">
                                                          <w:marLeft w:val="0"/>
                                                          <w:marRight w:val="0"/>
                                                          <w:marTop w:val="0"/>
                                                          <w:marBottom w:val="0"/>
                                                          <w:divBdr>
                                                            <w:top w:val="none" w:sz="0" w:space="0" w:color="auto"/>
                                                            <w:left w:val="none" w:sz="0" w:space="0" w:color="auto"/>
                                                            <w:bottom w:val="none" w:sz="0" w:space="0" w:color="auto"/>
                                                            <w:right w:val="none" w:sz="0" w:space="0" w:color="auto"/>
                                                          </w:divBdr>
                                                        </w:div>
                                                        <w:div w:id="578641883">
                                                          <w:marLeft w:val="0"/>
                                                          <w:marRight w:val="0"/>
                                                          <w:marTop w:val="0"/>
                                                          <w:marBottom w:val="0"/>
                                                          <w:divBdr>
                                                            <w:top w:val="none" w:sz="0" w:space="0" w:color="auto"/>
                                                            <w:left w:val="none" w:sz="0" w:space="0" w:color="auto"/>
                                                            <w:bottom w:val="none" w:sz="0" w:space="0" w:color="auto"/>
                                                            <w:right w:val="none" w:sz="0" w:space="0" w:color="auto"/>
                                                          </w:divBdr>
                                                        </w:div>
                                                        <w:div w:id="1798331843">
                                                          <w:marLeft w:val="0"/>
                                                          <w:marRight w:val="0"/>
                                                          <w:marTop w:val="0"/>
                                                          <w:marBottom w:val="0"/>
                                                          <w:divBdr>
                                                            <w:top w:val="none" w:sz="0" w:space="0" w:color="auto"/>
                                                            <w:left w:val="none" w:sz="0" w:space="0" w:color="auto"/>
                                                            <w:bottom w:val="none" w:sz="0" w:space="0" w:color="auto"/>
                                                            <w:right w:val="none" w:sz="0" w:space="0" w:color="auto"/>
                                                          </w:divBdr>
                                                        </w:div>
                                                        <w:div w:id="357708217">
                                                          <w:marLeft w:val="0"/>
                                                          <w:marRight w:val="0"/>
                                                          <w:marTop w:val="0"/>
                                                          <w:marBottom w:val="0"/>
                                                          <w:divBdr>
                                                            <w:top w:val="none" w:sz="0" w:space="0" w:color="auto"/>
                                                            <w:left w:val="none" w:sz="0" w:space="0" w:color="auto"/>
                                                            <w:bottom w:val="none" w:sz="0" w:space="0" w:color="auto"/>
                                                            <w:right w:val="none" w:sz="0" w:space="0" w:color="auto"/>
                                                          </w:divBdr>
                                                        </w:div>
                                                        <w:div w:id="472645887">
                                                          <w:marLeft w:val="0"/>
                                                          <w:marRight w:val="0"/>
                                                          <w:marTop w:val="0"/>
                                                          <w:marBottom w:val="0"/>
                                                          <w:divBdr>
                                                            <w:top w:val="none" w:sz="0" w:space="0" w:color="auto"/>
                                                            <w:left w:val="none" w:sz="0" w:space="0" w:color="auto"/>
                                                            <w:bottom w:val="none" w:sz="0" w:space="0" w:color="auto"/>
                                                            <w:right w:val="none" w:sz="0" w:space="0" w:color="auto"/>
                                                          </w:divBdr>
                                                        </w:div>
                                                        <w:div w:id="939870586">
                                                          <w:marLeft w:val="0"/>
                                                          <w:marRight w:val="0"/>
                                                          <w:marTop w:val="0"/>
                                                          <w:marBottom w:val="0"/>
                                                          <w:divBdr>
                                                            <w:top w:val="none" w:sz="0" w:space="0" w:color="auto"/>
                                                            <w:left w:val="none" w:sz="0" w:space="0" w:color="auto"/>
                                                            <w:bottom w:val="none" w:sz="0" w:space="0" w:color="auto"/>
                                                            <w:right w:val="none" w:sz="0" w:space="0" w:color="auto"/>
                                                          </w:divBdr>
                                                        </w:div>
                                                        <w:div w:id="1661498226">
                                                          <w:marLeft w:val="0"/>
                                                          <w:marRight w:val="0"/>
                                                          <w:marTop w:val="0"/>
                                                          <w:marBottom w:val="0"/>
                                                          <w:divBdr>
                                                            <w:top w:val="none" w:sz="0" w:space="0" w:color="auto"/>
                                                            <w:left w:val="none" w:sz="0" w:space="0" w:color="auto"/>
                                                            <w:bottom w:val="none" w:sz="0" w:space="0" w:color="auto"/>
                                                            <w:right w:val="none" w:sz="0" w:space="0" w:color="auto"/>
                                                          </w:divBdr>
                                                        </w:div>
                                                        <w:div w:id="70393661">
                                                          <w:marLeft w:val="0"/>
                                                          <w:marRight w:val="0"/>
                                                          <w:marTop w:val="0"/>
                                                          <w:marBottom w:val="0"/>
                                                          <w:divBdr>
                                                            <w:top w:val="none" w:sz="0" w:space="0" w:color="auto"/>
                                                            <w:left w:val="none" w:sz="0" w:space="0" w:color="auto"/>
                                                            <w:bottom w:val="none" w:sz="0" w:space="0" w:color="auto"/>
                                                            <w:right w:val="none" w:sz="0" w:space="0" w:color="auto"/>
                                                          </w:divBdr>
                                                        </w:div>
                                                        <w:div w:id="1873960237">
                                                          <w:marLeft w:val="0"/>
                                                          <w:marRight w:val="0"/>
                                                          <w:marTop w:val="0"/>
                                                          <w:marBottom w:val="0"/>
                                                          <w:divBdr>
                                                            <w:top w:val="none" w:sz="0" w:space="0" w:color="auto"/>
                                                            <w:left w:val="none" w:sz="0" w:space="0" w:color="auto"/>
                                                            <w:bottom w:val="none" w:sz="0" w:space="0" w:color="auto"/>
                                                            <w:right w:val="none" w:sz="0" w:space="0" w:color="auto"/>
                                                          </w:divBdr>
                                                        </w:div>
                                                        <w:div w:id="958415431">
                                                          <w:marLeft w:val="0"/>
                                                          <w:marRight w:val="0"/>
                                                          <w:marTop w:val="0"/>
                                                          <w:marBottom w:val="0"/>
                                                          <w:divBdr>
                                                            <w:top w:val="none" w:sz="0" w:space="0" w:color="auto"/>
                                                            <w:left w:val="none" w:sz="0" w:space="0" w:color="auto"/>
                                                            <w:bottom w:val="none" w:sz="0" w:space="0" w:color="auto"/>
                                                            <w:right w:val="none" w:sz="0" w:space="0" w:color="auto"/>
                                                          </w:divBdr>
                                                        </w:div>
                                                        <w:div w:id="976450499">
                                                          <w:marLeft w:val="0"/>
                                                          <w:marRight w:val="0"/>
                                                          <w:marTop w:val="0"/>
                                                          <w:marBottom w:val="0"/>
                                                          <w:divBdr>
                                                            <w:top w:val="none" w:sz="0" w:space="0" w:color="auto"/>
                                                            <w:left w:val="none" w:sz="0" w:space="0" w:color="auto"/>
                                                            <w:bottom w:val="none" w:sz="0" w:space="0" w:color="auto"/>
                                                            <w:right w:val="none" w:sz="0" w:space="0" w:color="auto"/>
                                                          </w:divBdr>
                                                        </w:div>
                                                        <w:div w:id="389696573">
                                                          <w:marLeft w:val="0"/>
                                                          <w:marRight w:val="0"/>
                                                          <w:marTop w:val="0"/>
                                                          <w:marBottom w:val="0"/>
                                                          <w:divBdr>
                                                            <w:top w:val="none" w:sz="0" w:space="0" w:color="auto"/>
                                                            <w:left w:val="none" w:sz="0" w:space="0" w:color="auto"/>
                                                            <w:bottom w:val="none" w:sz="0" w:space="0" w:color="auto"/>
                                                            <w:right w:val="none" w:sz="0" w:space="0" w:color="auto"/>
                                                          </w:divBdr>
                                                        </w:div>
                                                        <w:div w:id="1804886058">
                                                          <w:marLeft w:val="0"/>
                                                          <w:marRight w:val="0"/>
                                                          <w:marTop w:val="0"/>
                                                          <w:marBottom w:val="0"/>
                                                          <w:divBdr>
                                                            <w:top w:val="none" w:sz="0" w:space="0" w:color="auto"/>
                                                            <w:left w:val="none" w:sz="0" w:space="0" w:color="auto"/>
                                                            <w:bottom w:val="none" w:sz="0" w:space="0" w:color="auto"/>
                                                            <w:right w:val="none" w:sz="0" w:space="0" w:color="auto"/>
                                                          </w:divBdr>
                                                        </w:div>
                                                        <w:div w:id="1039477568">
                                                          <w:marLeft w:val="0"/>
                                                          <w:marRight w:val="0"/>
                                                          <w:marTop w:val="0"/>
                                                          <w:marBottom w:val="0"/>
                                                          <w:divBdr>
                                                            <w:top w:val="none" w:sz="0" w:space="0" w:color="auto"/>
                                                            <w:left w:val="none" w:sz="0" w:space="0" w:color="auto"/>
                                                            <w:bottom w:val="none" w:sz="0" w:space="0" w:color="auto"/>
                                                            <w:right w:val="none" w:sz="0" w:space="0" w:color="auto"/>
                                                          </w:divBdr>
                                                        </w:div>
                                                        <w:div w:id="1281884591">
                                                          <w:marLeft w:val="0"/>
                                                          <w:marRight w:val="0"/>
                                                          <w:marTop w:val="0"/>
                                                          <w:marBottom w:val="0"/>
                                                          <w:divBdr>
                                                            <w:top w:val="none" w:sz="0" w:space="0" w:color="auto"/>
                                                            <w:left w:val="none" w:sz="0" w:space="0" w:color="auto"/>
                                                            <w:bottom w:val="none" w:sz="0" w:space="0" w:color="auto"/>
                                                            <w:right w:val="none" w:sz="0" w:space="0" w:color="auto"/>
                                                          </w:divBdr>
                                                        </w:div>
                                                        <w:div w:id="772821249">
                                                          <w:marLeft w:val="0"/>
                                                          <w:marRight w:val="0"/>
                                                          <w:marTop w:val="0"/>
                                                          <w:marBottom w:val="0"/>
                                                          <w:divBdr>
                                                            <w:top w:val="none" w:sz="0" w:space="0" w:color="auto"/>
                                                            <w:left w:val="none" w:sz="0" w:space="0" w:color="auto"/>
                                                            <w:bottom w:val="none" w:sz="0" w:space="0" w:color="auto"/>
                                                            <w:right w:val="none" w:sz="0" w:space="0" w:color="auto"/>
                                                          </w:divBdr>
                                                        </w:div>
                                                        <w:div w:id="96817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439435">
                                                  <w:marLeft w:val="0"/>
                                                  <w:marRight w:val="0"/>
                                                  <w:marTop w:val="0"/>
                                                  <w:marBottom w:val="0"/>
                                                  <w:divBdr>
                                                    <w:top w:val="none" w:sz="0" w:space="0" w:color="auto"/>
                                                    <w:left w:val="none" w:sz="0" w:space="0" w:color="auto"/>
                                                    <w:bottom w:val="none" w:sz="0" w:space="0" w:color="auto"/>
                                                    <w:right w:val="none" w:sz="0" w:space="0" w:color="auto"/>
                                                  </w:divBdr>
                                                  <w:divsChild>
                                                    <w:div w:id="991174223">
                                                      <w:marLeft w:val="0"/>
                                                      <w:marRight w:val="0"/>
                                                      <w:marTop w:val="0"/>
                                                      <w:marBottom w:val="0"/>
                                                      <w:divBdr>
                                                        <w:top w:val="none" w:sz="0" w:space="0" w:color="auto"/>
                                                        <w:left w:val="none" w:sz="0" w:space="0" w:color="auto"/>
                                                        <w:bottom w:val="none" w:sz="0" w:space="0" w:color="auto"/>
                                                        <w:right w:val="none" w:sz="0" w:space="0" w:color="auto"/>
                                                      </w:divBdr>
                                                    </w:div>
                                                  </w:divsChild>
                                                </w:div>
                                                <w:div w:id="122159194">
                                                  <w:marLeft w:val="0"/>
                                                  <w:marRight w:val="0"/>
                                                  <w:marTop w:val="0"/>
                                                  <w:marBottom w:val="0"/>
                                                  <w:divBdr>
                                                    <w:top w:val="none" w:sz="0" w:space="0" w:color="auto"/>
                                                    <w:left w:val="none" w:sz="0" w:space="0" w:color="auto"/>
                                                    <w:bottom w:val="none" w:sz="0" w:space="0" w:color="auto"/>
                                                    <w:right w:val="none" w:sz="0" w:space="0" w:color="auto"/>
                                                  </w:divBdr>
                                                  <w:divsChild>
                                                    <w:div w:id="855995487">
                                                      <w:marLeft w:val="0"/>
                                                      <w:marRight w:val="0"/>
                                                      <w:marTop w:val="0"/>
                                                      <w:marBottom w:val="0"/>
                                                      <w:divBdr>
                                                        <w:top w:val="none" w:sz="0" w:space="0" w:color="auto"/>
                                                        <w:left w:val="none" w:sz="0" w:space="0" w:color="auto"/>
                                                        <w:bottom w:val="none" w:sz="0" w:space="0" w:color="auto"/>
                                                        <w:right w:val="none" w:sz="0" w:space="0" w:color="auto"/>
                                                      </w:divBdr>
                                                    </w:div>
                                                  </w:divsChild>
                                                </w:div>
                                                <w:div w:id="1402560613">
                                                  <w:marLeft w:val="0"/>
                                                  <w:marRight w:val="0"/>
                                                  <w:marTop w:val="0"/>
                                                  <w:marBottom w:val="0"/>
                                                  <w:divBdr>
                                                    <w:top w:val="none" w:sz="0" w:space="0" w:color="auto"/>
                                                    <w:left w:val="none" w:sz="0" w:space="0" w:color="auto"/>
                                                    <w:bottom w:val="none" w:sz="0" w:space="0" w:color="auto"/>
                                                    <w:right w:val="none" w:sz="0" w:space="0" w:color="auto"/>
                                                  </w:divBdr>
                                                  <w:divsChild>
                                                    <w:div w:id="1287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640626">
      <w:bodyDiv w:val="1"/>
      <w:marLeft w:val="0"/>
      <w:marRight w:val="0"/>
      <w:marTop w:val="0"/>
      <w:marBottom w:val="0"/>
      <w:divBdr>
        <w:top w:val="none" w:sz="0" w:space="0" w:color="auto"/>
        <w:left w:val="none" w:sz="0" w:space="0" w:color="auto"/>
        <w:bottom w:val="none" w:sz="0" w:space="0" w:color="auto"/>
        <w:right w:val="none" w:sz="0" w:space="0" w:color="auto"/>
      </w:divBdr>
    </w:div>
    <w:div w:id="1088192310">
      <w:bodyDiv w:val="1"/>
      <w:marLeft w:val="0"/>
      <w:marRight w:val="0"/>
      <w:marTop w:val="0"/>
      <w:marBottom w:val="0"/>
      <w:divBdr>
        <w:top w:val="none" w:sz="0" w:space="0" w:color="auto"/>
        <w:left w:val="none" w:sz="0" w:space="0" w:color="auto"/>
        <w:bottom w:val="none" w:sz="0" w:space="0" w:color="auto"/>
        <w:right w:val="none" w:sz="0" w:space="0" w:color="auto"/>
      </w:divBdr>
    </w:div>
    <w:div w:id="1091589125">
      <w:bodyDiv w:val="1"/>
      <w:marLeft w:val="0"/>
      <w:marRight w:val="0"/>
      <w:marTop w:val="0"/>
      <w:marBottom w:val="0"/>
      <w:divBdr>
        <w:top w:val="none" w:sz="0" w:space="0" w:color="auto"/>
        <w:left w:val="none" w:sz="0" w:space="0" w:color="auto"/>
        <w:bottom w:val="none" w:sz="0" w:space="0" w:color="auto"/>
        <w:right w:val="none" w:sz="0" w:space="0" w:color="auto"/>
      </w:divBdr>
    </w:div>
    <w:div w:id="1126121196">
      <w:bodyDiv w:val="1"/>
      <w:marLeft w:val="0"/>
      <w:marRight w:val="0"/>
      <w:marTop w:val="0"/>
      <w:marBottom w:val="0"/>
      <w:divBdr>
        <w:top w:val="none" w:sz="0" w:space="0" w:color="auto"/>
        <w:left w:val="none" w:sz="0" w:space="0" w:color="auto"/>
        <w:bottom w:val="none" w:sz="0" w:space="0" w:color="auto"/>
        <w:right w:val="none" w:sz="0" w:space="0" w:color="auto"/>
      </w:divBdr>
    </w:div>
    <w:div w:id="1173569480">
      <w:bodyDiv w:val="1"/>
      <w:marLeft w:val="0"/>
      <w:marRight w:val="0"/>
      <w:marTop w:val="0"/>
      <w:marBottom w:val="0"/>
      <w:divBdr>
        <w:top w:val="none" w:sz="0" w:space="0" w:color="auto"/>
        <w:left w:val="none" w:sz="0" w:space="0" w:color="auto"/>
        <w:bottom w:val="none" w:sz="0" w:space="0" w:color="auto"/>
        <w:right w:val="none" w:sz="0" w:space="0" w:color="auto"/>
      </w:divBdr>
    </w:div>
    <w:div w:id="1178421759">
      <w:bodyDiv w:val="1"/>
      <w:marLeft w:val="0"/>
      <w:marRight w:val="0"/>
      <w:marTop w:val="0"/>
      <w:marBottom w:val="0"/>
      <w:divBdr>
        <w:top w:val="none" w:sz="0" w:space="0" w:color="auto"/>
        <w:left w:val="none" w:sz="0" w:space="0" w:color="auto"/>
        <w:bottom w:val="none" w:sz="0" w:space="0" w:color="auto"/>
        <w:right w:val="none" w:sz="0" w:space="0" w:color="auto"/>
      </w:divBdr>
    </w:div>
    <w:div w:id="1203710064">
      <w:bodyDiv w:val="1"/>
      <w:marLeft w:val="0"/>
      <w:marRight w:val="0"/>
      <w:marTop w:val="0"/>
      <w:marBottom w:val="0"/>
      <w:divBdr>
        <w:top w:val="none" w:sz="0" w:space="0" w:color="auto"/>
        <w:left w:val="none" w:sz="0" w:space="0" w:color="auto"/>
        <w:bottom w:val="none" w:sz="0" w:space="0" w:color="auto"/>
        <w:right w:val="none" w:sz="0" w:space="0" w:color="auto"/>
      </w:divBdr>
      <w:divsChild>
        <w:div w:id="1903321884">
          <w:marLeft w:val="0"/>
          <w:marRight w:val="0"/>
          <w:marTop w:val="0"/>
          <w:marBottom w:val="0"/>
          <w:divBdr>
            <w:top w:val="none" w:sz="0" w:space="0" w:color="auto"/>
            <w:left w:val="none" w:sz="0" w:space="0" w:color="auto"/>
            <w:bottom w:val="none" w:sz="0" w:space="0" w:color="auto"/>
            <w:right w:val="none" w:sz="0" w:space="0" w:color="auto"/>
          </w:divBdr>
          <w:divsChild>
            <w:div w:id="343437038">
              <w:marLeft w:val="0"/>
              <w:marRight w:val="0"/>
              <w:marTop w:val="0"/>
              <w:marBottom w:val="0"/>
              <w:divBdr>
                <w:top w:val="none" w:sz="0" w:space="0" w:color="auto"/>
                <w:left w:val="none" w:sz="0" w:space="0" w:color="auto"/>
                <w:bottom w:val="none" w:sz="0" w:space="0" w:color="auto"/>
                <w:right w:val="none" w:sz="0" w:space="0" w:color="auto"/>
              </w:divBdr>
            </w:div>
            <w:div w:id="1329943876">
              <w:marLeft w:val="0"/>
              <w:marRight w:val="0"/>
              <w:marTop w:val="0"/>
              <w:marBottom w:val="0"/>
              <w:divBdr>
                <w:top w:val="none" w:sz="0" w:space="0" w:color="auto"/>
                <w:left w:val="none" w:sz="0" w:space="0" w:color="auto"/>
                <w:bottom w:val="none" w:sz="0" w:space="0" w:color="auto"/>
                <w:right w:val="none" w:sz="0" w:space="0" w:color="auto"/>
              </w:divBdr>
            </w:div>
            <w:div w:id="823280353">
              <w:marLeft w:val="0"/>
              <w:marRight w:val="0"/>
              <w:marTop w:val="0"/>
              <w:marBottom w:val="0"/>
              <w:divBdr>
                <w:top w:val="none" w:sz="0" w:space="0" w:color="auto"/>
                <w:left w:val="none" w:sz="0" w:space="0" w:color="auto"/>
                <w:bottom w:val="none" w:sz="0" w:space="0" w:color="auto"/>
                <w:right w:val="none" w:sz="0" w:space="0" w:color="auto"/>
              </w:divBdr>
            </w:div>
            <w:div w:id="1578125863">
              <w:marLeft w:val="0"/>
              <w:marRight w:val="0"/>
              <w:marTop w:val="0"/>
              <w:marBottom w:val="0"/>
              <w:divBdr>
                <w:top w:val="none" w:sz="0" w:space="0" w:color="auto"/>
                <w:left w:val="none" w:sz="0" w:space="0" w:color="auto"/>
                <w:bottom w:val="none" w:sz="0" w:space="0" w:color="auto"/>
                <w:right w:val="none" w:sz="0" w:space="0" w:color="auto"/>
              </w:divBdr>
            </w:div>
            <w:div w:id="1622031489">
              <w:marLeft w:val="0"/>
              <w:marRight w:val="0"/>
              <w:marTop w:val="0"/>
              <w:marBottom w:val="0"/>
              <w:divBdr>
                <w:top w:val="none" w:sz="0" w:space="0" w:color="auto"/>
                <w:left w:val="none" w:sz="0" w:space="0" w:color="auto"/>
                <w:bottom w:val="none" w:sz="0" w:space="0" w:color="auto"/>
                <w:right w:val="none" w:sz="0" w:space="0" w:color="auto"/>
              </w:divBdr>
            </w:div>
            <w:div w:id="900365958">
              <w:marLeft w:val="0"/>
              <w:marRight w:val="0"/>
              <w:marTop w:val="0"/>
              <w:marBottom w:val="0"/>
              <w:divBdr>
                <w:top w:val="none" w:sz="0" w:space="0" w:color="auto"/>
                <w:left w:val="none" w:sz="0" w:space="0" w:color="auto"/>
                <w:bottom w:val="none" w:sz="0" w:space="0" w:color="auto"/>
                <w:right w:val="none" w:sz="0" w:space="0" w:color="auto"/>
              </w:divBdr>
            </w:div>
            <w:div w:id="148525777">
              <w:marLeft w:val="0"/>
              <w:marRight w:val="0"/>
              <w:marTop w:val="0"/>
              <w:marBottom w:val="0"/>
              <w:divBdr>
                <w:top w:val="none" w:sz="0" w:space="0" w:color="auto"/>
                <w:left w:val="none" w:sz="0" w:space="0" w:color="auto"/>
                <w:bottom w:val="none" w:sz="0" w:space="0" w:color="auto"/>
                <w:right w:val="none" w:sz="0" w:space="0" w:color="auto"/>
              </w:divBdr>
            </w:div>
            <w:div w:id="983774298">
              <w:marLeft w:val="0"/>
              <w:marRight w:val="0"/>
              <w:marTop w:val="0"/>
              <w:marBottom w:val="0"/>
              <w:divBdr>
                <w:top w:val="none" w:sz="0" w:space="0" w:color="auto"/>
                <w:left w:val="none" w:sz="0" w:space="0" w:color="auto"/>
                <w:bottom w:val="none" w:sz="0" w:space="0" w:color="auto"/>
                <w:right w:val="none" w:sz="0" w:space="0" w:color="auto"/>
              </w:divBdr>
            </w:div>
            <w:div w:id="1951623357">
              <w:marLeft w:val="0"/>
              <w:marRight w:val="0"/>
              <w:marTop w:val="0"/>
              <w:marBottom w:val="0"/>
              <w:divBdr>
                <w:top w:val="none" w:sz="0" w:space="0" w:color="auto"/>
                <w:left w:val="none" w:sz="0" w:space="0" w:color="auto"/>
                <w:bottom w:val="none" w:sz="0" w:space="0" w:color="auto"/>
                <w:right w:val="none" w:sz="0" w:space="0" w:color="auto"/>
              </w:divBdr>
            </w:div>
            <w:div w:id="1409696060">
              <w:marLeft w:val="0"/>
              <w:marRight w:val="0"/>
              <w:marTop w:val="0"/>
              <w:marBottom w:val="0"/>
              <w:divBdr>
                <w:top w:val="none" w:sz="0" w:space="0" w:color="auto"/>
                <w:left w:val="none" w:sz="0" w:space="0" w:color="auto"/>
                <w:bottom w:val="none" w:sz="0" w:space="0" w:color="auto"/>
                <w:right w:val="none" w:sz="0" w:space="0" w:color="auto"/>
              </w:divBdr>
            </w:div>
            <w:div w:id="1025402200">
              <w:marLeft w:val="0"/>
              <w:marRight w:val="0"/>
              <w:marTop w:val="0"/>
              <w:marBottom w:val="0"/>
              <w:divBdr>
                <w:top w:val="none" w:sz="0" w:space="0" w:color="auto"/>
                <w:left w:val="none" w:sz="0" w:space="0" w:color="auto"/>
                <w:bottom w:val="none" w:sz="0" w:space="0" w:color="auto"/>
                <w:right w:val="none" w:sz="0" w:space="0" w:color="auto"/>
              </w:divBdr>
            </w:div>
            <w:div w:id="40823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18290">
      <w:bodyDiv w:val="1"/>
      <w:marLeft w:val="0"/>
      <w:marRight w:val="0"/>
      <w:marTop w:val="0"/>
      <w:marBottom w:val="0"/>
      <w:divBdr>
        <w:top w:val="none" w:sz="0" w:space="0" w:color="auto"/>
        <w:left w:val="none" w:sz="0" w:space="0" w:color="auto"/>
        <w:bottom w:val="none" w:sz="0" w:space="0" w:color="auto"/>
        <w:right w:val="none" w:sz="0" w:space="0" w:color="auto"/>
      </w:divBdr>
      <w:divsChild>
        <w:div w:id="2103840197">
          <w:marLeft w:val="0"/>
          <w:marRight w:val="0"/>
          <w:marTop w:val="0"/>
          <w:marBottom w:val="0"/>
          <w:divBdr>
            <w:top w:val="none" w:sz="0" w:space="0" w:color="auto"/>
            <w:left w:val="none" w:sz="0" w:space="0" w:color="auto"/>
            <w:bottom w:val="none" w:sz="0" w:space="0" w:color="auto"/>
            <w:right w:val="none" w:sz="0" w:space="0" w:color="auto"/>
          </w:divBdr>
          <w:divsChild>
            <w:div w:id="191793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10124">
      <w:bodyDiv w:val="1"/>
      <w:marLeft w:val="0"/>
      <w:marRight w:val="0"/>
      <w:marTop w:val="0"/>
      <w:marBottom w:val="0"/>
      <w:divBdr>
        <w:top w:val="none" w:sz="0" w:space="0" w:color="auto"/>
        <w:left w:val="none" w:sz="0" w:space="0" w:color="auto"/>
        <w:bottom w:val="none" w:sz="0" w:space="0" w:color="auto"/>
        <w:right w:val="none" w:sz="0" w:space="0" w:color="auto"/>
      </w:divBdr>
      <w:divsChild>
        <w:div w:id="1729498725">
          <w:marLeft w:val="0"/>
          <w:marRight w:val="0"/>
          <w:marTop w:val="0"/>
          <w:marBottom w:val="0"/>
          <w:divBdr>
            <w:top w:val="none" w:sz="0" w:space="0" w:color="auto"/>
            <w:left w:val="none" w:sz="0" w:space="0" w:color="auto"/>
            <w:bottom w:val="none" w:sz="0" w:space="0" w:color="auto"/>
            <w:right w:val="none" w:sz="0" w:space="0" w:color="auto"/>
          </w:divBdr>
        </w:div>
        <w:div w:id="1391736017">
          <w:marLeft w:val="0"/>
          <w:marRight w:val="0"/>
          <w:marTop w:val="0"/>
          <w:marBottom w:val="0"/>
          <w:divBdr>
            <w:top w:val="none" w:sz="0" w:space="0" w:color="auto"/>
            <w:left w:val="none" w:sz="0" w:space="0" w:color="auto"/>
            <w:bottom w:val="none" w:sz="0" w:space="0" w:color="auto"/>
            <w:right w:val="none" w:sz="0" w:space="0" w:color="auto"/>
          </w:divBdr>
        </w:div>
        <w:div w:id="1470367525">
          <w:marLeft w:val="0"/>
          <w:marRight w:val="0"/>
          <w:marTop w:val="0"/>
          <w:marBottom w:val="0"/>
          <w:divBdr>
            <w:top w:val="none" w:sz="0" w:space="0" w:color="auto"/>
            <w:left w:val="none" w:sz="0" w:space="0" w:color="auto"/>
            <w:bottom w:val="none" w:sz="0" w:space="0" w:color="auto"/>
            <w:right w:val="none" w:sz="0" w:space="0" w:color="auto"/>
          </w:divBdr>
        </w:div>
        <w:div w:id="699822307">
          <w:marLeft w:val="0"/>
          <w:marRight w:val="0"/>
          <w:marTop w:val="0"/>
          <w:marBottom w:val="0"/>
          <w:divBdr>
            <w:top w:val="none" w:sz="0" w:space="0" w:color="auto"/>
            <w:left w:val="none" w:sz="0" w:space="0" w:color="auto"/>
            <w:bottom w:val="none" w:sz="0" w:space="0" w:color="auto"/>
            <w:right w:val="none" w:sz="0" w:space="0" w:color="auto"/>
          </w:divBdr>
        </w:div>
        <w:div w:id="1413577462">
          <w:marLeft w:val="0"/>
          <w:marRight w:val="0"/>
          <w:marTop w:val="0"/>
          <w:marBottom w:val="0"/>
          <w:divBdr>
            <w:top w:val="none" w:sz="0" w:space="0" w:color="auto"/>
            <w:left w:val="none" w:sz="0" w:space="0" w:color="auto"/>
            <w:bottom w:val="none" w:sz="0" w:space="0" w:color="auto"/>
            <w:right w:val="none" w:sz="0" w:space="0" w:color="auto"/>
          </w:divBdr>
        </w:div>
        <w:div w:id="1646007885">
          <w:marLeft w:val="0"/>
          <w:marRight w:val="0"/>
          <w:marTop w:val="0"/>
          <w:marBottom w:val="0"/>
          <w:divBdr>
            <w:top w:val="none" w:sz="0" w:space="0" w:color="auto"/>
            <w:left w:val="none" w:sz="0" w:space="0" w:color="auto"/>
            <w:bottom w:val="none" w:sz="0" w:space="0" w:color="auto"/>
            <w:right w:val="none" w:sz="0" w:space="0" w:color="auto"/>
          </w:divBdr>
        </w:div>
        <w:div w:id="239295500">
          <w:marLeft w:val="0"/>
          <w:marRight w:val="0"/>
          <w:marTop w:val="0"/>
          <w:marBottom w:val="0"/>
          <w:divBdr>
            <w:top w:val="none" w:sz="0" w:space="0" w:color="auto"/>
            <w:left w:val="none" w:sz="0" w:space="0" w:color="auto"/>
            <w:bottom w:val="none" w:sz="0" w:space="0" w:color="auto"/>
            <w:right w:val="none" w:sz="0" w:space="0" w:color="auto"/>
          </w:divBdr>
        </w:div>
        <w:div w:id="1678460587">
          <w:marLeft w:val="0"/>
          <w:marRight w:val="0"/>
          <w:marTop w:val="0"/>
          <w:marBottom w:val="0"/>
          <w:divBdr>
            <w:top w:val="none" w:sz="0" w:space="0" w:color="auto"/>
            <w:left w:val="none" w:sz="0" w:space="0" w:color="auto"/>
            <w:bottom w:val="none" w:sz="0" w:space="0" w:color="auto"/>
            <w:right w:val="none" w:sz="0" w:space="0" w:color="auto"/>
          </w:divBdr>
        </w:div>
        <w:div w:id="991447211">
          <w:marLeft w:val="0"/>
          <w:marRight w:val="0"/>
          <w:marTop w:val="0"/>
          <w:marBottom w:val="0"/>
          <w:divBdr>
            <w:top w:val="none" w:sz="0" w:space="0" w:color="auto"/>
            <w:left w:val="none" w:sz="0" w:space="0" w:color="auto"/>
            <w:bottom w:val="none" w:sz="0" w:space="0" w:color="auto"/>
            <w:right w:val="none" w:sz="0" w:space="0" w:color="auto"/>
          </w:divBdr>
        </w:div>
        <w:div w:id="1770807321">
          <w:marLeft w:val="0"/>
          <w:marRight w:val="0"/>
          <w:marTop w:val="0"/>
          <w:marBottom w:val="0"/>
          <w:divBdr>
            <w:top w:val="none" w:sz="0" w:space="0" w:color="auto"/>
            <w:left w:val="none" w:sz="0" w:space="0" w:color="auto"/>
            <w:bottom w:val="none" w:sz="0" w:space="0" w:color="auto"/>
            <w:right w:val="none" w:sz="0" w:space="0" w:color="auto"/>
          </w:divBdr>
        </w:div>
        <w:div w:id="969094441">
          <w:marLeft w:val="0"/>
          <w:marRight w:val="0"/>
          <w:marTop w:val="0"/>
          <w:marBottom w:val="0"/>
          <w:divBdr>
            <w:top w:val="none" w:sz="0" w:space="0" w:color="auto"/>
            <w:left w:val="none" w:sz="0" w:space="0" w:color="auto"/>
            <w:bottom w:val="none" w:sz="0" w:space="0" w:color="auto"/>
            <w:right w:val="none" w:sz="0" w:space="0" w:color="auto"/>
          </w:divBdr>
        </w:div>
        <w:div w:id="154685275">
          <w:marLeft w:val="0"/>
          <w:marRight w:val="0"/>
          <w:marTop w:val="0"/>
          <w:marBottom w:val="0"/>
          <w:divBdr>
            <w:top w:val="none" w:sz="0" w:space="0" w:color="auto"/>
            <w:left w:val="none" w:sz="0" w:space="0" w:color="auto"/>
            <w:bottom w:val="none" w:sz="0" w:space="0" w:color="auto"/>
            <w:right w:val="none" w:sz="0" w:space="0" w:color="auto"/>
          </w:divBdr>
        </w:div>
        <w:div w:id="1792476463">
          <w:marLeft w:val="0"/>
          <w:marRight w:val="0"/>
          <w:marTop w:val="0"/>
          <w:marBottom w:val="0"/>
          <w:divBdr>
            <w:top w:val="none" w:sz="0" w:space="0" w:color="auto"/>
            <w:left w:val="none" w:sz="0" w:space="0" w:color="auto"/>
            <w:bottom w:val="none" w:sz="0" w:space="0" w:color="auto"/>
            <w:right w:val="none" w:sz="0" w:space="0" w:color="auto"/>
          </w:divBdr>
        </w:div>
        <w:div w:id="1869560434">
          <w:marLeft w:val="0"/>
          <w:marRight w:val="0"/>
          <w:marTop w:val="0"/>
          <w:marBottom w:val="0"/>
          <w:divBdr>
            <w:top w:val="none" w:sz="0" w:space="0" w:color="auto"/>
            <w:left w:val="none" w:sz="0" w:space="0" w:color="auto"/>
            <w:bottom w:val="none" w:sz="0" w:space="0" w:color="auto"/>
            <w:right w:val="none" w:sz="0" w:space="0" w:color="auto"/>
          </w:divBdr>
        </w:div>
        <w:div w:id="1085999882">
          <w:marLeft w:val="0"/>
          <w:marRight w:val="0"/>
          <w:marTop w:val="0"/>
          <w:marBottom w:val="0"/>
          <w:divBdr>
            <w:top w:val="none" w:sz="0" w:space="0" w:color="auto"/>
            <w:left w:val="none" w:sz="0" w:space="0" w:color="auto"/>
            <w:bottom w:val="none" w:sz="0" w:space="0" w:color="auto"/>
            <w:right w:val="none" w:sz="0" w:space="0" w:color="auto"/>
          </w:divBdr>
        </w:div>
        <w:div w:id="149519890">
          <w:marLeft w:val="0"/>
          <w:marRight w:val="0"/>
          <w:marTop w:val="0"/>
          <w:marBottom w:val="0"/>
          <w:divBdr>
            <w:top w:val="none" w:sz="0" w:space="0" w:color="auto"/>
            <w:left w:val="none" w:sz="0" w:space="0" w:color="auto"/>
            <w:bottom w:val="none" w:sz="0" w:space="0" w:color="auto"/>
            <w:right w:val="none" w:sz="0" w:space="0" w:color="auto"/>
          </w:divBdr>
        </w:div>
        <w:div w:id="682559839">
          <w:marLeft w:val="0"/>
          <w:marRight w:val="0"/>
          <w:marTop w:val="0"/>
          <w:marBottom w:val="0"/>
          <w:divBdr>
            <w:top w:val="none" w:sz="0" w:space="0" w:color="auto"/>
            <w:left w:val="none" w:sz="0" w:space="0" w:color="auto"/>
            <w:bottom w:val="none" w:sz="0" w:space="0" w:color="auto"/>
            <w:right w:val="none" w:sz="0" w:space="0" w:color="auto"/>
          </w:divBdr>
        </w:div>
        <w:div w:id="2128112777">
          <w:marLeft w:val="0"/>
          <w:marRight w:val="0"/>
          <w:marTop w:val="0"/>
          <w:marBottom w:val="0"/>
          <w:divBdr>
            <w:top w:val="none" w:sz="0" w:space="0" w:color="auto"/>
            <w:left w:val="none" w:sz="0" w:space="0" w:color="auto"/>
            <w:bottom w:val="none" w:sz="0" w:space="0" w:color="auto"/>
            <w:right w:val="none" w:sz="0" w:space="0" w:color="auto"/>
          </w:divBdr>
        </w:div>
        <w:div w:id="1645429148">
          <w:marLeft w:val="0"/>
          <w:marRight w:val="0"/>
          <w:marTop w:val="0"/>
          <w:marBottom w:val="0"/>
          <w:divBdr>
            <w:top w:val="none" w:sz="0" w:space="0" w:color="auto"/>
            <w:left w:val="none" w:sz="0" w:space="0" w:color="auto"/>
            <w:bottom w:val="none" w:sz="0" w:space="0" w:color="auto"/>
            <w:right w:val="none" w:sz="0" w:space="0" w:color="auto"/>
          </w:divBdr>
        </w:div>
        <w:div w:id="598177728">
          <w:marLeft w:val="0"/>
          <w:marRight w:val="0"/>
          <w:marTop w:val="0"/>
          <w:marBottom w:val="0"/>
          <w:divBdr>
            <w:top w:val="none" w:sz="0" w:space="0" w:color="auto"/>
            <w:left w:val="none" w:sz="0" w:space="0" w:color="auto"/>
            <w:bottom w:val="none" w:sz="0" w:space="0" w:color="auto"/>
            <w:right w:val="none" w:sz="0" w:space="0" w:color="auto"/>
          </w:divBdr>
        </w:div>
        <w:div w:id="953441901">
          <w:marLeft w:val="0"/>
          <w:marRight w:val="0"/>
          <w:marTop w:val="0"/>
          <w:marBottom w:val="0"/>
          <w:divBdr>
            <w:top w:val="none" w:sz="0" w:space="0" w:color="auto"/>
            <w:left w:val="none" w:sz="0" w:space="0" w:color="auto"/>
            <w:bottom w:val="none" w:sz="0" w:space="0" w:color="auto"/>
            <w:right w:val="none" w:sz="0" w:space="0" w:color="auto"/>
          </w:divBdr>
        </w:div>
        <w:div w:id="792748385">
          <w:marLeft w:val="0"/>
          <w:marRight w:val="0"/>
          <w:marTop w:val="0"/>
          <w:marBottom w:val="0"/>
          <w:divBdr>
            <w:top w:val="none" w:sz="0" w:space="0" w:color="auto"/>
            <w:left w:val="none" w:sz="0" w:space="0" w:color="auto"/>
            <w:bottom w:val="none" w:sz="0" w:space="0" w:color="auto"/>
            <w:right w:val="none" w:sz="0" w:space="0" w:color="auto"/>
          </w:divBdr>
        </w:div>
        <w:div w:id="1732652846">
          <w:marLeft w:val="0"/>
          <w:marRight w:val="0"/>
          <w:marTop w:val="0"/>
          <w:marBottom w:val="0"/>
          <w:divBdr>
            <w:top w:val="none" w:sz="0" w:space="0" w:color="auto"/>
            <w:left w:val="none" w:sz="0" w:space="0" w:color="auto"/>
            <w:bottom w:val="none" w:sz="0" w:space="0" w:color="auto"/>
            <w:right w:val="none" w:sz="0" w:space="0" w:color="auto"/>
          </w:divBdr>
        </w:div>
        <w:div w:id="505899061">
          <w:marLeft w:val="0"/>
          <w:marRight w:val="0"/>
          <w:marTop w:val="0"/>
          <w:marBottom w:val="0"/>
          <w:divBdr>
            <w:top w:val="none" w:sz="0" w:space="0" w:color="auto"/>
            <w:left w:val="none" w:sz="0" w:space="0" w:color="auto"/>
            <w:bottom w:val="none" w:sz="0" w:space="0" w:color="auto"/>
            <w:right w:val="none" w:sz="0" w:space="0" w:color="auto"/>
          </w:divBdr>
        </w:div>
        <w:div w:id="1775444443">
          <w:marLeft w:val="0"/>
          <w:marRight w:val="0"/>
          <w:marTop w:val="0"/>
          <w:marBottom w:val="0"/>
          <w:divBdr>
            <w:top w:val="none" w:sz="0" w:space="0" w:color="auto"/>
            <w:left w:val="none" w:sz="0" w:space="0" w:color="auto"/>
            <w:bottom w:val="none" w:sz="0" w:space="0" w:color="auto"/>
            <w:right w:val="none" w:sz="0" w:space="0" w:color="auto"/>
          </w:divBdr>
        </w:div>
        <w:div w:id="1423262340">
          <w:marLeft w:val="0"/>
          <w:marRight w:val="0"/>
          <w:marTop w:val="0"/>
          <w:marBottom w:val="0"/>
          <w:divBdr>
            <w:top w:val="none" w:sz="0" w:space="0" w:color="auto"/>
            <w:left w:val="none" w:sz="0" w:space="0" w:color="auto"/>
            <w:bottom w:val="none" w:sz="0" w:space="0" w:color="auto"/>
            <w:right w:val="none" w:sz="0" w:space="0" w:color="auto"/>
          </w:divBdr>
        </w:div>
        <w:div w:id="1421027230">
          <w:marLeft w:val="0"/>
          <w:marRight w:val="0"/>
          <w:marTop w:val="0"/>
          <w:marBottom w:val="0"/>
          <w:divBdr>
            <w:top w:val="none" w:sz="0" w:space="0" w:color="auto"/>
            <w:left w:val="none" w:sz="0" w:space="0" w:color="auto"/>
            <w:bottom w:val="none" w:sz="0" w:space="0" w:color="auto"/>
            <w:right w:val="none" w:sz="0" w:space="0" w:color="auto"/>
          </w:divBdr>
        </w:div>
        <w:div w:id="1644189647">
          <w:marLeft w:val="0"/>
          <w:marRight w:val="0"/>
          <w:marTop w:val="0"/>
          <w:marBottom w:val="0"/>
          <w:divBdr>
            <w:top w:val="none" w:sz="0" w:space="0" w:color="auto"/>
            <w:left w:val="none" w:sz="0" w:space="0" w:color="auto"/>
            <w:bottom w:val="none" w:sz="0" w:space="0" w:color="auto"/>
            <w:right w:val="none" w:sz="0" w:space="0" w:color="auto"/>
          </w:divBdr>
        </w:div>
        <w:div w:id="797842261">
          <w:marLeft w:val="0"/>
          <w:marRight w:val="0"/>
          <w:marTop w:val="0"/>
          <w:marBottom w:val="0"/>
          <w:divBdr>
            <w:top w:val="none" w:sz="0" w:space="0" w:color="auto"/>
            <w:left w:val="none" w:sz="0" w:space="0" w:color="auto"/>
            <w:bottom w:val="none" w:sz="0" w:space="0" w:color="auto"/>
            <w:right w:val="none" w:sz="0" w:space="0" w:color="auto"/>
          </w:divBdr>
        </w:div>
        <w:div w:id="602878450">
          <w:marLeft w:val="0"/>
          <w:marRight w:val="0"/>
          <w:marTop w:val="0"/>
          <w:marBottom w:val="0"/>
          <w:divBdr>
            <w:top w:val="none" w:sz="0" w:space="0" w:color="auto"/>
            <w:left w:val="none" w:sz="0" w:space="0" w:color="auto"/>
            <w:bottom w:val="none" w:sz="0" w:space="0" w:color="auto"/>
            <w:right w:val="none" w:sz="0" w:space="0" w:color="auto"/>
          </w:divBdr>
        </w:div>
        <w:div w:id="773749637">
          <w:marLeft w:val="0"/>
          <w:marRight w:val="0"/>
          <w:marTop w:val="0"/>
          <w:marBottom w:val="0"/>
          <w:divBdr>
            <w:top w:val="none" w:sz="0" w:space="0" w:color="auto"/>
            <w:left w:val="none" w:sz="0" w:space="0" w:color="auto"/>
            <w:bottom w:val="none" w:sz="0" w:space="0" w:color="auto"/>
            <w:right w:val="none" w:sz="0" w:space="0" w:color="auto"/>
          </w:divBdr>
        </w:div>
        <w:div w:id="1382172446">
          <w:marLeft w:val="0"/>
          <w:marRight w:val="0"/>
          <w:marTop w:val="0"/>
          <w:marBottom w:val="0"/>
          <w:divBdr>
            <w:top w:val="none" w:sz="0" w:space="0" w:color="auto"/>
            <w:left w:val="none" w:sz="0" w:space="0" w:color="auto"/>
            <w:bottom w:val="none" w:sz="0" w:space="0" w:color="auto"/>
            <w:right w:val="none" w:sz="0" w:space="0" w:color="auto"/>
          </w:divBdr>
        </w:div>
        <w:div w:id="1670399164">
          <w:marLeft w:val="0"/>
          <w:marRight w:val="0"/>
          <w:marTop w:val="0"/>
          <w:marBottom w:val="0"/>
          <w:divBdr>
            <w:top w:val="none" w:sz="0" w:space="0" w:color="auto"/>
            <w:left w:val="none" w:sz="0" w:space="0" w:color="auto"/>
            <w:bottom w:val="none" w:sz="0" w:space="0" w:color="auto"/>
            <w:right w:val="none" w:sz="0" w:space="0" w:color="auto"/>
          </w:divBdr>
        </w:div>
        <w:div w:id="1972707446">
          <w:marLeft w:val="0"/>
          <w:marRight w:val="0"/>
          <w:marTop w:val="0"/>
          <w:marBottom w:val="0"/>
          <w:divBdr>
            <w:top w:val="none" w:sz="0" w:space="0" w:color="auto"/>
            <w:left w:val="none" w:sz="0" w:space="0" w:color="auto"/>
            <w:bottom w:val="none" w:sz="0" w:space="0" w:color="auto"/>
            <w:right w:val="none" w:sz="0" w:space="0" w:color="auto"/>
          </w:divBdr>
        </w:div>
        <w:div w:id="1541867739">
          <w:marLeft w:val="0"/>
          <w:marRight w:val="0"/>
          <w:marTop w:val="0"/>
          <w:marBottom w:val="0"/>
          <w:divBdr>
            <w:top w:val="none" w:sz="0" w:space="0" w:color="auto"/>
            <w:left w:val="none" w:sz="0" w:space="0" w:color="auto"/>
            <w:bottom w:val="none" w:sz="0" w:space="0" w:color="auto"/>
            <w:right w:val="none" w:sz="0" w:space="0" w:color="auto"/>
          </w:divBdr>
        </w:div>
        <w:div w:id="1300264037">
          <w:marLeft w:val="0"/>
          <w:marRight w:val="0"/>
          <w:marTop w:val="0"/>
          <w:marBottom w:val="0"/>
          <w:divBdr>
            <w:top w:val="none" w:sz="0" w:space="0" w:color="auto"/>
            <w:left w:val="none" w:sz="0" w:space="0" w:color="auto"/>
            <w:bottom w:val="none" w:sz="0" w:space="0" w:color="auto"/>
            <w:right w:val="none" w:sz="0" w:space="0" w:color="auto"/>
          </w:divBdr>
        </w:div>
        <w:div w:id="2078550295">
          <w:marLeft w:val="0"/>
          <w:marRight w:val="0"/>
          <w:marTop w:val="0"/>
          <w:marBottom w:val="0"/>
          <w:divBdr>
            <w:top w:val="none" w:sz="0" w:space="0" w:color="auto"/>
            <w:left w:val="none" w:sz="0" w:space="0" w:color="auto"/>
            <w:bottom w:val="none" w:sz="0" w:space="0" w:color="auto"/>
            <w:right w:val="none" w:sz="0" w:space="0" w:color="auto"/>
          </w:divBdr>
        </w:div>
        <w:div w:id="2048992889">
          <w:marLeft w:val="0"/>
          <w:marRight w:val="0"/>
          <w:marTop w:val="0"/>
          <w:marBottom w:val="0"/>
          <w:divBdr>
            <w:top w:val="none" w:sz="0" w:space="0" w:color="auto"/>
            <w:left w:val="none" w:sz="0" w:space="0" w:color="auto"/>
            <w:bottom w:val="none" w:sz="0" w:space="0" w:color="auto"/>
            <w:right w:val="none" w:sz="0" w:space="0" w:color="auto"/>
          </w:divBdr>
        </w:div>
        <w:div w:id="92172962">
          <w:marLeft w:val="0"/>
          <w:marRight w:val="0"/>
          <w:marTop w:val="0"/>
          <w:marBottom w:val="0"/>
          <w:divBdr>
            <w:top w:val="none" w:sz="0" w:space="0" w:color="auto"/>
            <w:left w:val="none" w:sz="0" w:space="0" w:color="auto"/>
            <w:bottom w:val="none" w:sz="0" w:space="0" w:color="auto"/>
            <w:right w:val="none" w:sz="0" w:space="0" w:color="auto"/>
          </w:divBdr>
        </w:div>
        <w:div w:id="1635141802">
          <w:marLeft w:val="0"/>
          <w:marRight w:val="0"/>
          <w:marTop w:val="0"/>
          <w:marBottom w:val="0"/>
          <w:divBdr>
            <w:top w:val="none" w:sz="0" w:space="0" w:color="auto"/>
            <w:left w:val="none" w:sz="0" w:space="0" w:color="auto"/>
            <w:bottom w:val="none" w:sz="0" w:space="0" w:color="auto"/>
            <w:right w:val="none" w:sz="0" w:space="0" w:color="auto"/>
          </w:divBdr>
        </w:div>
        <w:div w:id="1108352348">
          <w:marLeft w:val="0"/>
          <w:marRight w:val="0"/>
          <w:marTop w:val="0"/>
          <w:marBottom w:val="0"/>
          <w:divBdr>
            <w:top w:val="none" w:sz="0" w:space="0" w:color="auto"/>
            <w:left w:val="none" w:sz="0" w:space="0" w:color="auto"/>
            <w:bottom w:val="none" w:sz="0" w:space="0" w:color="auto"/>
            <w:right w:val="none" w:sz="0" w:space="0" w:color="auto"/>
          </w:divBdr>
        </w:div>
        <w:div w:id="1818716378">
          <w:marLeft w:val="0"/>
          <w:marRight w:val="0"/>
          <w:marTop w:val="0"/>
          <w:marBottom w:val="0"/>
          <w:divBdr>
            <w:top w:val="none" w:sz="0" w:space="0" w:color="auto"/>
            <w:left w:val="none" w:sz="0" w:space="0" w:color="auto"/>
            <w:bottom w:val="none" w:sz="0" w:space="0" w:color="auto"/>
            <w:right w:val="none" w:sz="0" w:space="0" w:color="auto"/>
          </w:divBdr>
        </w:div>
        <w:div w:id="312176860">
          <w:marLeft w:val="0"/>
          <w:marRight w:val="0"/>
          <w:marTop w:val="0"/>
          <w:marBottom w:val="0"/>
          <w:divBdr>
            <w:top w:val="none" w:sz="0" w:space="0" w:color="auto"/>
            <w:left w:val="none" w:sz="0" w:space="0" w:color="auto"/>
            <w:bottom w:val="none" w:sz="0" w:space="0" w:color="auto"/>
            <w:right w:val="none" w:sz="0" w:space="0" w:color="auto"/>
          </w:divBdr>
        </w:div>
      </w:divsChild>
    </w:div>
    <w:div w:id="1447044474">
      <w:bodyDiv w:val="1"/>
      <w:marLeft w:val="0"/>
      <w:marRight w:val="0"/>
      <w:marTop w:val="0"/>
      <w:marBottom w:val="0"/>
      <w:divBdr>
        <w:top w:val="none" w:sz="0" w:space="0" w:color="auto"/>
        <w:left w:val="none" w:sz="0" w:space="0" w:color="auto"/>
        <w:bottom w:val="none" w:sz="0" w:space="0" w:color="auto"/>
        <w:right w:val="none" w:sz="0" w:space="0" w:color="auto"/>
      </w:divBdr>
      <w:divsChild>
        <w:div w:id="360663718">
          <w:marLeft w:val="0"/>
          <w:marRight w:val="0"/>
          <w:marTop w:val="0"/>
          <w:marBottom w:val="0"/>
          <w:divBdr>
            <w:top w:val="none" w:sz="0" w:space="0" w:color="auto"/>
            <w:left w:val="none" w:sz="0" w:space="0" w:color="auto"/>
            <w:bottom w:val="none" w:sz="0" w:space="0" w:color="auto"/>
            <w:right w:val="none" w:sz="0" w:space="0" w:color="auto"/>
          </w:divBdr>
          <w:divsChild>
            <w:div w:id="19385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26653">
      <w:bodyDiv w:val="1"/>
      <w:marLeft w:val="0"/>
      <w:marRight w:val="0"/>
      <w:marTop w:val="0"/>
      <w:marBottom w:val="0"/>
      <w:divBdr>
        <w:top w:val="none" w:sz="0" w:space="0" w:color="auto"/>
        <w:left w:val="none" w:sz="0" w:space="0" w:color="auto"/>
        <w:bottom w:val="none" w:sz="0" w:space="0" w:color="auto"/>
        <w:right w:val="none" w:sz="0" w:space="0" w:color="auto"/>
      </w:divBdr>
    </w:div>
    <w:div w:id="1457870386">
      <w:bodyDiv w:val="1"/>
      <w:marLeft w:val="0"/>
      <w:marRight w:val="0"/>
      <w:marTop w:val="0"/>
      <w:marBottom w:val="0"/>
      <w:divBdr>
        <w:top w:val="none" w:sz="0" w:space="0" w:color="auto"/>
        <w:left w:val="none" w:sz="0" w:space="0" w:color="auto"/>
        <w:bottom w:val="none" w:sz="0" w:space="0" w:color="auto"/>
        <w:right w:val="none" w:sz="0" w:space="0" w:color="auto"/>
      </w:divBdr>
    </w:div>
    <w:div w:id="1461460559">
      <w:bodyDiv w:val="1"/>
      <w:marLeft w:val="0"/>
      <w:marRight w:val="0"/>
      <w:marTop w:val="0"/>
      <w:marBottom w:val="0"/>
      <w:divBdr>
        <w:top w:val="none" w:sz="0" w:space="0" w:color="auto"/>
        <w:left w:val="none" w:sz="0" w:space="0" w:color="auto"/>
        <w:bottom w:val="none" w:sz="0" w:space="0" w:color="auto"/>
        <w:right w:val="none" w:sz="0" w:space="0" w:color="auto"/>
      </w:divBdr>
    </w:div>
    <w:div w:id="1487160979">
      <w:bodyDiv w:val="1"/>
      <w:marLeft w:val="0"/>
      <w:marRight w:val="0"/>
      <w:marTop w:val="0"/>
      <w:marBottom w:val="0"/>
      <w:divBdr>
        <w:top w:val="none" w:sz="0" w:space="0" w:color="auto"/>
        <w:left w:val="none" w:sz="0" w:space="0" w:color="auto"/>
        <w:bottom w:val="none" w:sz="0" w:space="0" w:color="auto"/>
        <w:right w:val="none" w:sz="0" w:space="0" w:color="auto"/>
      </w:divBdr>
    </w:div>
    <w:div w:id="1498381135">
      <w:bodyDiv w:val="1"/>
      <w:marLeft w:val="0"/>
      <w:marRight w:val="0"/>
      <w:marTop w:val="0"/>
      <w:marBottom w:val="0"/>
      <w:divBdr>
        <w:top w:val="none" w:sz="0" w:space="0" w:color="auto"/>
        <w:left w:val="none" w:sz="0" w:space="0" w:color="auto"/>
        <w:bottom w:val="none" w:sz="0" w:space="0" w:color="auto"/>
        <w:right w:val="none" w:sz="0" w:space="0" w:color="auto"/>
      </w:divBdr>
    </w:div>
    <w:div w:id="1559319539">
      <w:bodyDiv w:val="1"/>
      <w:marLeft w:val="0"/>
      <w:marRight w:val="0"/>
      <w:marTop w:val="0"/>
      <w:marBottom w:val="0"/>
      <w:divBdr>
        <w:top w:val="none" w:sz="0" w:space="0" w:color="auto"/>
        <w:left w:val="none" w:sz="0" w:space="0" w:color="auto"/>
        <w:bottom w:val="none" w:sz="0" w:space="0" w:color="auto"/>
        <w:right w:val="none" w:sz="0" w:space="0" w:color="auto"/>
      </w:divBdr>
    </w:div>
    <w:div w:id="1566721941">
      <w:bodyDiv w:val="1"/>
      <w:marLeft w:val="0"/>
      <w:marRight w:val="0"/>
      <w:marTop w:val="0"/>
      <w:marBottom w:val="0"/>
      <w:divBdr>
        <w:top w:val="none" w:sz="0" w:space="0" w:color="auto"/>
        <w:left w:val="none" w:sz="0" w:space="0" w:color="auto"/>
        <w:bottom w:val="none" w:sz="0" w:space="0" w:color="auto"/>
        <w:right w:val="none" w:sz="0" w:space="0" w:color="auto"/>
      </w:divBdr>
      <w:divsChild>
        <w:div w:id="844130998">
          <w:marLeft w:val="0"/>
          <w:marRight w:val="0"/>
          <w:marTop w:val="0"/>
          <w:marBottom w:val="0"/>
          <w:divBdr>
            <w:top w:val="none" w:sz="0" w:space="0" w:color="auto"/>
            <w:left w:val="none" w:sz="0" w:space="0" w:color="auto"/>
            <w:bottom w:val="none" w:sz="0" w:space="0" w:color="auto"/>
            <w:right w:val="none" w:sz="0" w:space="0" w:color="auto"/>
          </w:divBdr>
          <w:divsChild>
            <w:div w:id="561524090">
              <w:marLeft w:val="0"/>
              <w:marRight w:val="0"/>
              <w:marTop w:val="0"/>
              <w:marBottom w:val="0"/>
              <w:divBdr>
                <w:top w:val="none" w:sz="0" w:space="0" w:color="auto"/>
                <w:left w:val="none" w:sz="0" w:space="0" w:color="auto"/>
                <w:bottom w:val="none" w:sz="0" w:space="0" w:color="auto"/>
                <w:right w:val="none" w:sz="0" w:space="0" w:color="auto"/>
              </w:divBdr>
              <w:divsChild>
                <w:div w:id="1521047906">
                  <w:marLeft w:val="0"/>
                  <w:marRight w:val="0"/>
                  <w:marTop w:val="0"/>
                  <w:marBottom w:val="0"/>
                  <w:divBdr>
                    <w:top w:val="none" w:sz="0" w:space="0" w:color="auto"/>
                    <w:left w:val="none" w:sz="0" w:space="0" w:color="auto"/>
                    <w:bottom w:val="none" w:sz="0" w:space="0" w:color="auto"/>
                    <w:right w:val="none" w:sz="0" w:space="0" w:color="auto"/>
                  </w:divBdr>
                  <w:divsChild>
                    <w:div w:id="614096638">
                      <w:marLeft w:val="0"/>
                      <w:marRight w:val="0"/>
                      <w:marTop w:val="0"/>
                      <w:marBottom w:val="0"/>
                      <w:divBdr>
                        <w:top w:val="none" w:sz="0" w:space="0" w:color="auto"/>
                        <w:left w:val="none" w:sz="0" w:space="0" w:color="auto"/>
                        <w:bottom w:val="none" w:sz="0" w:space="0" w:color="auto"/>
                        <w:right w:val="none" w:sz="0" w:space="0" w:color="auto"/>
                      </w:divBdr>
                      <w:divsChild>
                        <w:div w:id="1938322574">
                          <w:marLeft w:val="0"/>
                          <w:marRight w:val="0"/>
                          <w:marTop w:val="0"/>
                          <w:marBottom w:val="0"/>
                          <w:divBdr>
                            <w:top w:val="none" w:sz="0" w:space="0" w:color="auto"/>
                            <w:left w:val="none" w:sz="0" w:space="0" w:color="auto"/>
                            <w:bottom w:val="none" w:sz="0" w:space="0" w:color="auto"/>
                            <w:right w:val="none" w:sz="0" w:space="0" w:color="auto"/>
                          </w:divBdr>
                          <w:divsChild>
                            <w:div w:id="120568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146135">
      <w:bodyDiv w:val="1"/>
      <w:marLeft w:val="0"/>
      <w:marRight w:val="0"/>
      <w:marTop w:val="0"/>
      <w:marBottom w:val="0"/>
      <w:divBdr>
        <w:top w:val="none" w:sz="0" w:space="0" w:color="auto"/>
        <w:left w:val="none" w:sz="0" w:space="0" w:color="auto"/>
        <w:bottom w:val="none" w:sz="0" w:space="0" w:color="auto"/>
        <w:right w:val="none" w:sz="0" w:space="0" w:color="auto"/>
      </w:divBdr>
    </w:div>
    <w:div w:id="1583104537">
      <w:bodyDiv w:val="1"/>
      <w:marLeft w:val="0"/>
      <w:marRight w:val="0"/>
      <w:marTop w:val="0"/>
      <w:marBottom w:val="0"/>
      <w:divBdr>
        <w:top w:val="none" w:sz="0" w:space="0" w:color="auto"/>
        <w:left w:val="none" w:sz="0" w:space="0" w:color="auto"/>
        <w:bottom w:val="none" w:sz="0" w:space="0" w:color="auto"/>
        <w:right w:val="none" w:sz="0" w:space="0" w:color="auto"/>
      </w:divBdr>
    </w:div>
    <w:div w:id="1587230535">
      <w:bodyDiv w:val="1"/>
      <w:marLeft w:val="0"/>
      <w:marRight w:val="0"/>
      <w:marTop w:val="0"/>
      <w:marBottom w:val="0"/>
      <w:divBdr>
        <w:top w:val="none" w:sz="0" w:space="0" w:color="auto"/>
        <w:left w:val="none" w:sz="0" w:space="0" w:color="auto"/>
        <w:bottom w:val="none" w:sz="0" w:space="0" w:color="auto"/>
        <w:right w:val="none" w:sz="0" w:space="0" w:color="auto"/>
      </w:divBdr>
    </w:div>
    <w:div w:id="1611400421">
      <w:bodyDiv w:val="1"/>
      <w:marLeft w:val="0"/>
      <w:marRight w:val="0"/>
      <w:marTop w:val="0"/>
      <w:marBottom w:val="0"/>
      <w:divBdr>
        <w:top w:val="none" w:sz="0" w:space="0" w:color="auto"/>
        <w:left w:val="none" w:sz="0" w:space="0" w:color="auto"/>
        <w:bottom w:val="none" w:sz="0" w:space="0" w:color="auto"/>
        <w:right w:val="none" w:sz="0" w:space="0" w:color="auto"/>
      </w:divBdr>
    </w:div>
    <w:div w:id="1619295192">
      <w:bodyDiv w:val="1"/>
      <w:marLeft w:val="0"/>
      <w:marRight w:val="0"/>
      <w:marTop w:val="0"/>
      <w:marBottom w:val="0"/>
      <w:divBdr>
        <w:top w:val="none" w:sz="0" w:space="0" w:color="auto"/>
        <w:left w:val="none" w:sz="0" w:space="0" w:color="auto"/>
        <w:bottom w:val="none" w:sz="0" w:space="0" w:color="auto"/>
        <w:right w:val="none" w:sz="0" w:space="0" w:color="auto"/>
      </w:divBdr>
    </w:div>
    <w:div w:id="1623462903">
      <w:bodyDiv w:val="1"/>
      <w:marLeft w:val="0"/>
      <w:marRight w:val="0"/>
      <w:marTop w:val="0"/>
      <w:marBottom w:val="0"/>
      <w:divBdr>
        <w:top w:val="none" w:sz="0" w:space="0" w:color="auto"/>
        <w:left w:val="none" w:sz="0" w:space="0" w:color="auto"/>
        <w:bottom w:val="none" w:sz="0" w:space="0" w:color="auto"/>
        <w:right w:val="none" w:sz="0" w:space="0" w:color="auto"/>
      </w:divBdr>
    </w:div>
    <w:div w:id="1630890042">
      <w:bodyDiv w:val="1"/>
      <w:marLeft w:val="0"/>
      <w:marRight w:val="0"/>
      <w:marTop w:val="0"/>
      <w:marBottom w:val="0"/>
      <w:divBdr>
        <w:top w:val="none" w:sz="0" w:space="0" w:color="auto"/>
        <w:left w:val="none" w:sz="0" w:space="0" w:color="auto"/>
        <w:bottom w:val="none" w:sz="0" w:space="0" w:color="auto"/>
        <w:right w:val="none" w:sz="0" w:space="0" w:color="auto"/>
      </w:divBdr>
    </w:div>
    <w:div w:id="1638991240">
      <w:bodyDiv w:val="1"/>
      <w:marLeft w:val="0"/>
      <w:marRight w:val="0"/>
      <w:marTop w:val="0"/>
      <w:marBottom w:val="0"/>
      <w:divBdr>
        <w:top w:val="none" w:sz="0" w:space="0" w:color="auto"/>
        <w:left w:val="none" w:sz="0" w:space="0" w:color="auto"/>
        <w:bottom w:val="none" w:sz="0" w:space="0" w:color="auto"/>
        <w:right w:val="none" w:sz="0" w:space="0" w:color="auto"/>
      </w:divBdr>
      <w:divsChild>
        <w:div w:id="1260723274">
          <w:marLeft w:val="0"/>
          <w:marRight w:val="0"/>
          <w:marTop w:val="0"/>
          <w:marBottom w:val="0"/>
          <w:divBdr>
            <w:top w:val="none" w:sz="0" w:space="0" w:color="auto"/>
            <w:left w:val="none" w:sz="0" w:space="0" w:color="auto"/>
            <w:bottom w:val="none" w:sz="0" w:space="0" w:color="auto"/>
            <w:right w:val="none" w:sz="0" w:space="0" w:color="auto"/>
          </w:divBdr>
          <w:divsChild>
            <w:div w:id="471797508">
              <w:marLeft w:val="0"/>
              <w:marRight w:val="0"/>
              <w:marTop w:val="0"/>
              <w:marBottom w:val="0"/>
              <w:divBdr>
                <w:top w:val="none" w:sz="0" w:space="0" w:color="auto"/>
                <w:left w:val="none" w:sz="0" w:space="0" w:color="auto"/>
                <w:bottom w:val="none" w:sz="0" w:space="0" w:color="auto"/>
                <w:right w:val="none" w:sz="0" w:space="0" w:color="auto"/>
              </w:divBdr>
            </w:div>
            <w:div w:id="153956608">
              <w:marLeft w:val="0"/>
              <w:marRight w:val="0"/>
              <w:marTop w:val="0"/>
              <w:marBottom w:val="0"/>
              <w:divBdr>
                <w:top w:val="none" w:sz="0" w:space="0" w:color="auto"/>
                <w:left w:val="none" w:sz="0" w:space="0" w:color="auto"/>
                <w:bottom w:val="none" w:sz="0" w:space="0" w:color="auto"/>
                <w:right w:val="none" w:sz="0" w:space="0" w:color="auto"/>
              </w:divBdr>
            </w:div>
            <w:div w:id="1924945280">
              <w:marLeft w:val="0"/>
              <w:marRight w:val="0"/>
              <w:marTop w:val="0"/>
              <w:marBottom w:val="0"/>
              <w:divBdr>
                <w:top w:val="none" w:sz="0" w:space="0" w:color="auto"/>
                <w:left w:val="none" w:sz="0" w:space="0" w:color="auto"/>
                <w:bottom w:val="none" w:sz="0" w:space="0" w:color="auto"/>
                <w:right w:val="none" w:sz="0" w:space="0" w:color="auto"/>
              </w:divBdr>
            </w:div>
            <w:div w:id="722951280">
              <w:marLeft w:val="0"/>
              <w:marRight w:val="0"/>
              <w:marTop w:val="0"/>
              <w:marBottom w:val="0"/>
              <w:divBdr>
                <w:top w:val="none" w:sz="0" w:space="0" w:color="auto"/>
                <w:left w:val="none" w:sz="0" w:space="0" w:color="auto"/>
                <w:bottom w:val="none" w:sz="0" w:space="0" w:color="auto"/>
                <w:right w:val="none" w:sz="0" w:space="0" w:color="auto"/>
              </w:divBdr>
            </w:div>
            <w:div w:id="1668829496">
              <w:marLeft w:val="0"/>
              <w:marRight w:val="0"/>
              <w:marTop w:val="0"/>
              <w:marBottom w:val="0"/>
              <w:divBdr>
                <w:top w:val="none" w:sz="0" w:space="0" w:color="auto"/>
                <w:left w:val="none" w:sz="0" w:space="0" w:color="auto"/>
                <w:bottom w:val="none" w:sz="0" w:space="0" w:color="auto"/>
                <w:right w:val="none" w:sz="0" w:space="0" w:color="auto"/>
              </w:divBdr>
            </w:div>
            <w:div w:id="38090270">
              <w:marLeft w:val="0"/>
              <w:marRight w:val="0"/>
              <w:marTop w:val="0"/>
              <w:marBottom w:val="0"/>
              <w:divBdr>
                <w:top w:val="none" w:sz="0" w:space="0" w:color="auto"/>
                <w:left w:val="none" w:sz="0" w:space="0" w:color="auto"/>
                <w:bottom w:val="none" w:sz="0" w:space="0" w:color="auto"/>
                <w:right w:val="none" w:sz="0" w:space="0" w:color="auto"/>
              </w:divBdr>
            </w:div>
            <w:div w:id="1156916950">
              <w:marLeft w:val="0"/>
              <w:marRight w:val="0"/>
              <w:marTop w:val="0"/>
              <w:marBottom w:val="0"/>
              <w:divBdr>
                <w:top w:val="none" w:sz="0" w:space="0" w:color="auto"/>
                <w:left w:val="none" w:sz="0" w:space="0" w:color="auto"/>
                <w:bottom w:val="none" w:sz="0" w:space="0" w:color="auto"/>
                <w:right w:val="none" w:sz="0" w:space="0" w:color="auto"/>
              </w:divBdr>
            </w:div>
            <w:div w:id="17855006">
              <w:marLeft w:val="0"/>
              <w:marRight w:val="0"/>
              <w:marTop w:val="0"/>
              <w:marBottom w:val="0"/>
              <w:divBdr>
                <w:top w:val="none" w:sz="0" w:space="0" w:color="auto"/>
                <w:left w:val="none" w:sz="0" w:space="0" w:color="auto"/>
                <w:bottom w:val="none" w:sz="0" w:space="0" w:color="auto"/>
                <w:right w:val="none" w:sz="0" w:space="0" w:color="auto"/>
              </w:divBdr>
            </w:div>
            <w:div w:id="61590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12180">
      <w:bodyDiv w:val="1"/>
      <w:marLeft w:val="0"/>
      <w:marRight w:val="0"/>
      <w:marTop w:val="0"/>
      <w:marBottom w:val="0"/>
      <w:divBdr>
        <w:top w:val="none" w:sz="0" w:space="0" w:color="auto"/>
        <w:left w:val="none" w:sz="0" w:space="0" w:color="auto"/>
        <w:bottom w:val="none" w:sz="0" w:space="0" w:color="auto"/>
        <w:right w:val="none" w:sz="0" w:space="0" w:color="auto"/>
      </w:divBdr>
      <w:divsChild>
        <w:div w:id="1541017273">
          <w:marLeft w:val="0"/>
          <w:marRight w:val="0"/>
          <w:marTop w:val="0"/>
          <w:marBottom w:val="0"/>
          <w:divBdr>
            <w:top w:val="none" w:sz="0" w:space="0" w:color="auto"/>
            <w:left w:val="none" w:sz="0" w:space="0" w:color="auto"/>
            <w:bottom w:val="none" w:sz="0" w:space="0" w:color="auto"/>
            <w:right w:val="none" w:sz="0" w:space="0" w:color="auto"/>
          </w:divBdr>
          <w:divsChild>
            <w:div w:id="1140196600">
              <w:marLeft w:val="0"/>
              <w:marRight w:val="0"/>
              <w:marTop w:val="0"/>
              <w:marBottom w:val="0"/>
              <w:divBdr>
                <w:top w:val="none" w:sz="0" w:space="0" w:color="auto"/>
                <w:left w:val="none" w:sz="0" w:space="0" w:color="auto"/>
                <w:bottom w:val="none" w:sz="0" w:space="0" w:color="auto"/>
                <w:right w:val="none" w:sz="0" w:space="0" w:color="auto"/>
              </w:divBdr>
            </w:div>
            <w:div w:id="801465133">
              <w:marLeft w:val="0"/>
              <w:marRight w:val="0"/>
              <w:marTop w:val="0"/>
              <w:marBottom w:val="0"/>
              <w:divBdr>
                <w:top w:val="none" w:sz="0" w:space="0" w:color="auto"/>
                <w:left w:val="none" w:sz="0" w:space="0" w:color="auto"/>
                <w:bottom w:val="none" w:sz="0" w:space="0" w:color="auto"/>
                <w:right w:val="none" w:sz="0" w:space="0" w:color="auto"/>
              </w:divBdr>
            </w:div>
            <w:div w:id="1259950600">
              <w:marLeft w:val="0"/>
              <w:marRight w:val="0"/>
              <w:marTop w:val="0"/>
              <w:marBottom w:val="0"/>
              <w:divBdr>
                <w:top w:val="none" w:sz="0" w:space="0" w:color="auto"/>
                <w:left w:val="none" w:sz="0" w:space="0" w:color="auto"/>
                <w:bottom w:val="none" w:sz="0" w:space="0" w:color="auto"/>
                <w:right w:val="none" w:sz="0" w:space="0" w:color="auto"/>
              </w:divBdr>
            </w:div>
            <w:div w:id="38811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509379">
      <w:bodyDiv w:val="1"/>
      <w:marLeft w:val="0"/>
      <w:marRight w:val="0"/>
      <w:marTop w:val="0"/>
      <w:marBottom w:val="0"/>
      <w:divBdr>
        <w:top w:val="none" w:sz="0" w:space="0" w:color="auto"/>
        <w:left w:val="none" w:sz="0" w:space="0" w:color="auto"/>
        <w:bottom w:val="none" w:sz="0" w:space="0" w:color="auto"/>
        <w:right w:val="none" w:sz="0" w:space="0" w:color="auto"/>
      </w:divBdr>
    </w:div>
    <w:div w:id="1683051670">
      <w:bodyDiv w:val="1"/>
      <w:marLeft w:val="0"/>
      <w:marRight w:val="0"/>
      <w:marTop w:val="0"/>
      <w:marBottom w:val="0"/>
      <w:divBdr>
        <w:top w:val="none" w:sz="0" w:space="0" w:color="auto"/>
        <w:left w:val="none" w:sz="0" w:space="0" w:color="auto"/>
        <w:bottom w:val="none" w:sz="0" w:space="0" w:color="auto"/>
        <w:right w:val="none" w:sz="0" w:space="0" w:color="auto"/>
      </w:divBdr>
    </w:div>
    <w:div w:id="1701932287">
      <w:bodyDiv w:val="1"/>
      <w:marLeft w:val="0"/>
      <w:marRight w:val="0"/>
      <w:marTop w:val="0"/>
      <w:marBottom w:val="0"/>
      <w:divBdr>
        <w:top w:val="none" w:sz="0" w:space="0" w:color="auto"/>
        <w:left w:val="none" w:sz="0" w:space="0" w:color="auto"/>
        <w:bottom w:val="none" w:sz="0" w:space="0" w:color="auto"/>
        <w:right w:val="none" w:sz="0" w:space="0" w:color="auto"/>
      </w:divBdr>
      <w:divsChild>
        <w:div w:id="616375658">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57252546">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17506783">
      <w:bodyDiv w:val="1"/>
      <w:marLeft w:val="0"/>
      <w:marRight w:val="0"/>
      <w:marTop w:val="0"/>
      <w:marBottom w:val="0"/>
      <w:divBdr>
        <w:top w:val="none" w:sz="0" w:space="0" w:color="auto"/>
        <w:left w:val="none" w:sz="0" w:space="0" w:color="auto"/>
        <w:bottom w:val="none" w:sz="0" w:space="0" w:color="auto"/>
        <w:right w:val="none" w:sz="0" w:space="0" w:color="auto"/>
      </w:divBdr>
      <w:divsChild>
        <w:div w:id="383023715">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36205607">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41563446">
      <w:bodyDiv w:val="1"/>
      <w:marLeft w:val="0"/>
      <w:marRight w:val="0"/>
      <w:marTop w:val="0"/>
      <w:marBottom w:val="0"/>
      <w:divBdr>
        <w:top w:val="none" w:sz="0" w:space="0" w:color="auto"/>
        <w:left w:val="none" w:sz="0" w:space="0" w:color="auto"/>
        <w:bottom w:val="none" w:sz="0" w:space="0" w:color="auto"/>
        <w:right w:val="none" w:sz="0" w:space="0" w:color="auto"/>
      </w:divBdr>
    </w:div>
    <w:div w:id="1741829837">
      <w:bodyDiv w:val="1"/>
      <w:marLeft w:val="0"/>
      <w:marRight w:val="0"/>
      <w:marTop w:val="0"/>
      <w:marBottom w:val="0"/>
      <w:divBdr>
        <w:top w:val="none" w:sz="0" w:space="0" w:color="auto"/>
        <w:left w:val="none" w:sz="0" w:space="0" w:color="auto"/>
        <w:bottom w:val="none" w:sz="0" w:space="0" w:color="auto"/>
        <w:right w:val="none" w:sz="0" w:space="0" w:color="auto"/>
      </w:divBdr>
    </w:div>
    <w:div w:id="1755853822">
      <w:bodyDiv w:val="1"/>
      <w:marLeft w:val="0"/>
      <w:marRight w:val="0"/>
      <w:marTop w:val="0"/>
      <w:marBottom w:val="0"/>
      <w:divBdr>
        <w:top w:val="none" w:sz="0" w:space="0" w:color="auto"/>
        <w:left w:val="none" w:sz="0" w:space="0" w:color="auto"/>
        <w:bottom w:val="none" w:sz="0" w:space="0" w:color="auto"/>
        <w:right w:val="none" w:sz="0" w:space="0" w:color="auto"/>
      </w:divBdr>
    </w:div>
    <w:div w:id="1772240553">
      <w:bodyDiv w:val="1"/>
      <w:marLeft w:val="0"/>
      <w:marRight w:val="0"/>
      <w:marTop w:val="0"/>
      <w:marBottom w:val="0"/>
      <w:divBdr>
        <w:top w:val="none" w:sz="0" w:space="0" w:color="auto"/>
        <w:left w:val="none" w:sz="0" w:space="0" w:color="auto"/>
        <w:bottom w:val="none" w:sz="0" w:space="0" w:color="auto"/>
        <w:right w:val="none" w:sz="0" w:space="0" w:color="auto"/>
      </w:divBdr>
    </w:div>
    <w:div w:id="1772699856">
      <w:bodyDiv w:val="1"/>
      <w:marLeft w:val="0"/>
      <w:marRight w:val="0"/>
      <w:marTop w:val="0"/>
      <w:marBottom w:val="0"/>
      <w:divBdr>
        <w:top w:val="none" w:sz="0" w:space="0" w:color="auto"/>
        <w:left w:val="none" w:sz="0" w:space="0" w:color="auto"/>
        <w:bottom w:val="none" w:sz="0" w:space="0" w:color="auto"/>
        <w:right w:val="none" w:sz="0" w:space="0" w:color="auto"/>
      </w:divBdr>
      <w:divsChild>
        <w:div w:id="1754355954">
          <w:marLeft w:val="0"/>
          <w:marRight w:val="0"/>
          <w:marTop w:val="0"/>
          <w:marBottom w:val="0"/>
          <w:divBdr>
            <w:top w:val="none" w:sz="0" w:space="0" w:color="auto"/>
            <w:left w:val="none" w:sz="0" w:space="0" w:color="auto"/>
            <w:bottom w:val="none" w:sz="0" w:space="0" w:color="auto"/>
            <w:right w:val="none" w:sz="0" w:space="0" w:color="auto"/>
          </w:divBdr>
          <w:divsChild>
            <w:div w:id="61479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353211">
      <w:bodyDiv w:val="1"/>
      <w:marLeft w:val="0"/>
      <w:marRight w:val="0"/>
      <w:marTop w:val="0"/>
      <w:marBottom w:val="0"/>
      <w:divBdr>
        <w:top w:val="none" w:sz="0" w:space="0" w:color="auto"/>
        <w:left w:val="none" w:sz="0" w:space="0" w:color="auto"/>
        <w:bottom w:val="none" w:sz="0" w:space="0" w:color="auto"/>
        <w:right w:val="none" w:sz="0" w:space="0" w:color="auto"/>
      </w:divBdr>
      <w:divsChild>
        <w:div w:id="1261450063">
          <w:marLeft w:val="547"/>
          <w:marRight w:val="0"/>
          <w:marTop w:val="0"/>
          <w:marBottom w:val="0"/>
          <w:divBdr>
            <w:top w:val="none" w:sz="0" w:space="0" w:color="auto"/>
            <w:left w:val="none" w:sz="0" w:space="0" w:color="auto"/>
            <w:bottom w:val="none" w:sz="0" w:space="0" w:color="auto"/>
            <w:right w:val="none" w:sz="0" w:space="0" w:color="auto"/>
          </w:divBdr>
        </w:div>
        <w:div w:id="1345978464">
          <w:marLeft w:val="547"/>
          <w:marRight w:val="0"/>
          <w:marTop w:val="0"/>
          <w:marBottom w:val="0"/>
          <w:divBdr>
            <w:top w:val="none" w:sz="0" w:space="0" w:color="auto"/>
            <w:left w:val="none" w:sz="0" w:space="0" w:color="auto"/>
            <w:bottom w:val="none" w:sz="0" w:space="0" w:color="auto"/>
            <w:right w:val="none" w:sz="0" w:space="0" w:color="auto"/>
          </w:divBdr>
        </w:div>
      </w:divsChild>
    </w:div>
    <w:div w:id="1831602777">
      <w:bodyDiv w:val="1"/>
      <w:marLeft w:val="0"/>
      <w:marRight w:val="0"/>
      <w:marTop w:val="0"/>
      <w:marBottom w:val="0"/>
      <w:divBdr>
        <w:top w:val="none" w:sz="0" w:space="0" w:color="auto"/>
        <w:left w:val="none" w:sz="0" w:space="0" w:color="auto"/>
        <w:bottom w:val="none" w:sz="0" w:space="0" w:color="auto"/>
        <w:right w:val="none" w:sz="0" w:space="0" w:color="auto"/>
      </w:divBdr>
      <w:divsChild>
        <w:div w:id="901644445">
          <w:marLeft w:val="0"/>
          <w:marRight w:val="0"/>
          <w:marTop w:val="0"/>
          <w:marBottom w:val="0"/>
          <w:divBdr>
            <w:top w:val="none" w:sz="0" w:space="0" w:color="auto"/>
            <w:left w:val="none" w:sz="0" w:space="0" w:color="auto"/>
            <w:bottom w:val="none" w:sz="0" w:space="0" w:color="auto"/>
            <w:right w:val="none" w:sz="0" w:space="0" w:color="auto"/>
          </w:divBdr>
        </w:div>
        <w:div w:id="423261925">
          <w:marLeft w:val="0"/>
          <w:marRight w:val="0"/>
          <w:marTop w:val="0"/>
          <w:marBottom w:val="0"/>
          <w:divBdr>
            <w:top w:val="none" w:sz="0" w:space="0" w:color="auto"/>
            <w:left w:val="none" w:sz="0" w:space="0" w:color="auto"/>
            <w:bottom w:val="none" w:sz="0" w:space="0" w:color="auto"/>
            <w:right w:val="none" w:sz="0" w:space="0" w:color="auto"/>
          </w:divBdr>
        </w:div>
        <w:div w:id="1448626407">
          <w:marLeft w:val="0"/>
          <w:marRight w:val="0"/>
          <w:marTop w:val="0"/>
          <w:marBottom w:val="0"/>
          <w:divBdr>
            <w:top w:val="none" w:sz="0" w:space="0" w:color="auto"/>
            <w:left w:val="none" w:sz="0" w:space="0" w:color="auto"/>
            <w:bottom w:val="none" w:sz="0" w:space="0" w:color="auto"/>
            <w:right w:val="none" w:sz="0" w:space="0" w:color="auto"/>
          </w:divBdr>
        </w:div>
        <w:div w:id="1493527310">
          <w:marLeft w:val="0"/>
          <w:marRight w:val="0"/>
          <w:marTop w:val="0"/>
          <w:marBottom w:val="0"/>
          <w:divBdr>
            <w:top w:val="none" w:sz="0" w:space="0" w:color="auto"/>
            <w:left w:val="none" w:sz="0" w:space="0" w:color="auto"/>
            <w:bottom w:val="none" w:sz="0" w:space="0" w:color="auto"/>
            <w:right w:val="none" w:sz="0" w:space="0" w:color="auto"/>
          </w:divBdr>
        </w:div>
        <w:div w:id="627008965">
          <w:marLeft w:val="0"/>
          <w:marRight w:val="0"/>
          <w:marTop w:val="0"/>
          <w:marBottom w:val="0"/>
          <w:divBdr>
            <w:top w:val="none" w:sz="0" w:space="0" w:color="auto"/>
            <w:left w:val="none" w:sz="0" w:space="0" w:color="auto"/>
            <w:bottom w:val="none" w:sz="0" w:space="0" w:color="auto"/>
            <w:right w:val="none" w:sz="0" w:space="0" w:color="auto"/>
          </w:divBdr>
        </w:div>
        <w:div w:id="1515800561">
          <w:marLeft w:val="0"/>
          <w:marRight w:val="0"/>
          <w:marTop w:val="0"/>
          <w:marBottom w:val="0"/>
          <w:divBdr>
            <w:top w:val="none" w:sz="0" w:space="0" w:color="auto"/>
            <w:left w:val="none" w:sz="0" w:space="0" w:color="auto"/>
            <w:bottom w:val="none" w:sz="0" w:space="0" w:color="auto"/>
            <w:right w:val="none" w:sz="0" w:space="0" w:color="auto"/>
          </w:divBdr>
        </w:div>
        <w:div w:id="56249553">
          <w:marLeft w:val="0"/>
          <w:marRight w:val="0"/>
          <w:marTop w:val="0"/>
          <w:marBottom w:val="0"/>
          <w:divBdr>
            <w:top w:val="none" w:sz="0" w:space="0" w:color="auto"/>
            <w:left w:val="none" w:sz="0" w:space="0" w:color="auto"/>
            <w:bottom w:val="none" w:sz="0" w:space="0" w:color="auto"/>
            <w:right w:val="none" w:sz="0" w:space="0" w:color="auto"/>
          </w:divBdr>
        </w:div>
        <w:div w:id="214120637">
          <w:marLeft w:val="0"/>
          <w:marRight w:val="0"/>
          <w:marTop w:val="0"/>
          <w:marBottom w:val="0"/>
          <w:divBdr>
            <w:top w:val="none" w:sz="0" w:space="0" w:color="auto"/>
            <w:left w:val="none" w:sz="0" w:space="0" w:color="auto"/>
            <w:bottom w:val="none" w:sz="0" w:space="0" w:color="auto"/>
            <w:right w:val="none" w:sz="0" w:space="0" w:color="auto"/>
          </w:divBdr>
        </w:div>
        <w:div w:id="1073235097">
          <w:marLeft w:val="0"/>
          <w:marRight w:val="0"/>
          <w:marTop w:val="0"/>
          <w:marBottom w:val="0"/>
          <w:divBdr>
            <w:top w:val="none" w:sz="0" w:space="0" w:color="auto"/>
            <w:left w:val="none" w:sz="0" w:space="0" w:color="auto"/>
            <w:bottom w:val="none" w:sz="0" w:space="0" w:color="auto"/>
            <w:right w:val="none" w:sz="0" w:space="0" w:color="auto"/>
          </w:divBdr>
        </w:div>
        <w:div w:id="1288077118">
          <w:marLeft w:val="0"/>
          <w:marRight w:val="0"/>
          <w:marTop w:val="0"/>
          <w:marBottom w:val="0"/>
          <w:divBdr>
            <w:top w:val="none" w:sz="0" w:space="0" w:color="auto"/>
            <w:left w:val="none" w:sz="0" w:space="0" w:color="auto"/>
            <w:bottom w:val="none" w:sz="0" w:space="0" w:color="auto"/>
            <w:right w:val="none" w:sz="0" w:space="0" w:color="auto"/>
          </w:divBdr>
        </w:div>
        <w:div w:id="242761895">
          <w:marLeft w:val="0"/>
          <w:marRight w:val="0"/>
          <w:marTop w:val="0"/>
          <w:marBottom w:val="0"/>
          <w:divBdr>
            <w:top w:val="none" w:sz="0" w:space="0" w:color="auto"/>
            <w:left w:val="none" w:sz="0" w:space="0" w:color="auto"/>
            <w:bottom w:val="none" w:sz="0" w:space="0" w:color="auto"/>
            <w:right w:val="none" w:sz="0" w:space="0" w:color="auto"/>
          </w:divBdr>
        </w:div>
        <w:div w:id="1356735091">
          <w:marLeft w:val="0"/>
          <w:marRight w:val="0"/>
          <w:marTop w:val="0"/>
          <w:marBottom w:val="0"/>
          <w:divBdr>
            <w:top w:val="none" w:sz="0" w:space="0" w:color="auto"/>
            <w:left w:val="none" w:sz="0" w:space="0" w:color="auto"/>
            <w:bottom w:val="none" w:sz="0" w:space="0" w:color="auto"/>
            <w:right w:val="none" w:sz="0" w:space="0" w:color="auto"/>
          </w:divBdr>
        </w:div>
        <w:div w:id="432018263">
          <w:marLeft w:val="0"/>
          <w:marRight w:val="0"/>
          <w:marTop w:val="0"/>
          <w:marBottom w:val="0"/>
          <w:divBdr>
            <w:top w:val="none" w:sz="0" w:space="0" w:color="auto"/>
            <w:left w:val="none" w:sz="0" w:space="0" w:color="auto"/>
            <w:bottom w:val="none" w:sz="0" w:space="0" w:color="auto"/>
            <w:right w:val="none" w:sz="0" w:space="0" w:color="auto"/>
          </w:divBdr>
        </w:div>
        <w:div w:id="1917745546">
          <w:marLeft w:val="0"/>
          <w:marRight w:val="0"/>
          <w:marTop w:val="0"/>
          <w:marBottom w:val="0"/>
          <w:divBdr>
            <w:top w:val="none" w:sz="0" w:space="0" w:color="auto"/>
            <w:left w:val="none" w:sz="0" w:space="0" w:color="auto"/>
            <w:bottom w:val="none" w:sz="0" w:space="0" w:color="auto"/>
            <w:right w:val="none" w:sz="0" w:space="0" w:color="auto"/>
          </w:divBdr>
        </w:div>
        <w:div w:id="1610313990">
          <w:marLeft w:val="0"/>
          <w:marRight w:val="0"/>
          <w:marTop w:val="0"/>
          <w:marBottom w:val="0"/>
          <w:divBdr>
            <w:top w:val="none" w:sz="0" w:space="0" w:color="auto"/>
            <w:left w:val="none" w:sz="0" w:space="0" w:color="auto"/>
            <w:bottom w:val="none" w:sz="0" w:space="0" w:color="auto"/>
            <w:right w:val="none" w:sz="0" w:space="0" w:color="auto"/>
          </w:divBdr>
        </w:div>
        <w:div w:id="323506974">
          <w:marLeft w:val="0"/>
          <w:marRight w:val="0"/>
          <w:marTop w:val="0"/>
          <w:marBottom w:val="0"/>
          <w:divBdr>
            <w:top w:val="none" w:sz="0" w:space="0" w:color="auto"/>
            <w:left w:val="none" w:sz="0" w:space="0" w:color="auto"/>
            <w:bottom w:val="none" w:sz="0" w:space="0" w:color="auto"/>
            <w:right w:val="none" w:sz="0" w:space="0" w:color="auto"/>
          </w:divBdr>
        </w:div>
        <w:div w:id="1067145832">
          <w:marLeft w:val="0"/>
          <w:marRight w:val="0"/>
          <w:marTop w:val="0"/>
          <w:marBottom w:val="0"/>
          <w:divBdr>
            <w:top w:val="none" w:sz="0" w:space="0" w:color="auto"/>
            <w:left w:val="none" w:sz="0" w:space="0" w:color="auto"/>
            <w:bottom w:val="none" w:sz="0" w:space="0" w:color="auto"/>
            <w:right w:val="none" w:sz="0" w:space="0" w:color="auto"/>
          </w:divBdr>
        </w:div>
        <w:div w:id="1624920930">
          <w:marLeft w:val="0"/>
          <w:marRight w:val="0"/>
          <w:marTop w:val="0"/>
          <w:marBottom w:val="0"/>
          <w:divBdr>
            <w:top w:val="none" w:sz="0" w:space="0" w:color="auto"/>
            <w:left w:val="none" w:sz="0" w:space="0" w:color="auto"/>
            <w:bottom w:val="none" w:sz="0" w:space="0" w:color="auto"/>
            <w:right w:val="none" w:sz="0" w:space="0" w:color="auto"/>
          </w:divBdr>
        </w:div>
        <w:div w:id="104664144">
          <w:marLeft w:val="0"/>
          <w:marRight w:val="0"/>
          <w:marTop w:val="0"/>
          <w:marBottom w:val="0"/>
          <w:divBdr>
            <w:top w:val="none" w:sz="0" w:space="0" w:color="auto"/>
            <w:left w:val="none" w:sz="0" w:space="0" w:color="auto"/>
            <w:bottom w:val="none" w:sz="0" w:space="0" w:color="auto"/>
            <w:right w:val="none" w:sz="0" w:space="0" w:color="auto"/>
          </w:divBdr>
        </w:div>
        <w:div w:id="1847132267">
          <w:marLeft w:val="0"/>
          <w:marRight w:val="0"/>
          <w:marTop w:val="0"/>
          <w:marBottom w:val="0"/>
          <w:divBdr>
            <w:top w:val="none" w:sz="0" w:space="0" w:color="auto"/>
            <w:left w:val="none" w:sz="0" w:space="0" w:color="auto"/>
            <w:bottom w:val="none" w:sz="0" w:space="0" w:color="auto"/>
            <w:right w:val="none" w:sz="0" w:space="0" w:color="auto"/>
          </w:divBdr>
        </w:div>
        <w:div w:id="505050061">
          <w:marLeft w:val="0"/>
          <w:marRight w:val="0"/>
          <w:marTop w:val="0"/>
          <w:marBottom w:val="0"/>
          <w:divBdr>
            <w:top w:val="none" w:sz="0" w:space="0" w:color="auto"/>
            <w:left w:val="none" w:sz="0" w:space="0" w:color="auto"/>
            <w:bottom w:val="none" w:sz="0" w:space="0" w:color="auto"/>
            <w:right w:val="none" w:sz="0" w:space="0" w:color="auto"/>
          </w:divBdr>
        </w:div>
        <w:div w:id="925847859">
          <w:marLeft w:val="0"/>
          <w:marRight w:val="0"/>
          <w:marTop w:val="0"/>
          <w:marBottom w:val="0"/>
          <w:divBdr>
            <w:top w:val="none" w:sz="0" w:space="0" w:color="auto"/>
            <w:left w:val="none" w:sz="0" w:space="0" w:color="auto"/>
            <w:bottom w:val="none" w:sz="0" w:space="0" w:color="auto"/>
            <w:right w:val="none" w:sz="0" w:space="0" w:color="auto"/>
          </w:divBdr>
        </w:div>
        <w:div w:id="674069926">
          <w:marLeft w:val="0"/>
          <w:marRight w:val="0"/>
          <w:marTop w:val="0"/>
          <w:marBottom w:val="0"/>
          <w:divBdr>
            <w:top w:val="none" w:sz="0" w:space="0" w:color="auto"/>
            <w:left w:val="none" w:sz="0" w:space="0" w:color="auto"/>
            <w:bottom w:val="none" w:sz="0" w:space="0" w:color="auto"/>
            <w:right w:val="none" w:sz="0" w:space="0" w:color="auto"/>
          </w:divBdr>
        </w:div>
        <w:div w:id="124154983">
          <w:marLeft w:val="0"/>
          <w:marRight w:val="0"/>
          <w:marTop w:val="0"/>
          <w:marBottom w:val="0"/>
          <w:divBdr>
            <w:top w:val="none" w:sz="0" w:space="0" w:color="auto"/>
            <w:left w:val="none" w:sz="0" w:space="0" w:color="auto"/>
            <w:bottom w:val="none" w:sz="0" w:space="0" w:color="auto"/>
            <w:right w:val="none" w:sz="0" w:space="0" w:color="auto"/>
          </w:divBdr>
        </w:div>
        <w:div w:id="2039546055">
          <w:marLeft w:val="0"/>
          <w:marRight w:val="0"/>
          <w:marTop w:val="0"/>
          <w:marBottom w:val="0"/>
          <w:divBdr>
            <w:top w:val="none" w:sz="0" w:space="0" w:color="auto"/>
            <w:left w:val="none" w:sz="0" w:space="0" w:color="auto"/>
            <w:bottom w:val="none" w:sz="0" w:space="0" w:color="auto"/>
            <w:right w:val="none" w:sz="0" w:space="0" w:color="auto"/>
          </w:divBdr>
        </w:div>
        <w:div w:id="1243026656">
          <w:marLeft w:val="0"/>
          <w:marRight w:val="0"/>
          <w:marTop w:val="0"/>
          <w:marBottom w:val="0"/>
          <w:divBdr>
            <w:top w:val="none" w:sz="0" w:space="0" w:color="auto"/>
            <w:left w:val="none" w:sz="0" w:space="0" w:color="auto"/>
            <w:bottom w:val="none" w:sz="0" w:space="0" w:color="auto"/>
            <w:right w:val="none" w:sz="0" w:space="0" w:color="auto"/>
          </w:divBdr>
        </w:div>
        <w:div w:id="1586836823">
          <w:marLeft w:val="0"/>
          <w:marRight w:val="0"/>
          <w:marTop w:val="0"/>
          <w:marBottom w:val="0"/>
          <w:divBdr>
            <w:top w:val="none" w:sz="0" w:space="0" w:color="auto"/>
            <w:left w:val="none" w:sz="0" w:space="0" w:color="auto"/>
            <w:bottom w:val="none" w:sz="0" w:space="0" w:color="auto"/>
            <w:right w:val="none" w:sz="0" w:space="0" w:color="auto"/>
          </w:divBdr>
        </w:div>
        <w:div w:id="1472213073">
          <w:marLeft w:val="0"/>
          <w:marRight w:val="0"/>
          <w:marTop w:val="0"/>
          <w:marBottom w:val="0"/>
          <w:divBdr>
            <w:top w:val="none" w:sz="0" w:space="0" w:color="auto"/>
            <w:left w:val="none" w:sz="0" w:space="0" w:color="auto"/>
            <w:bottom w:val="none" w:sz="0" w:space="0" w:color="auto"/>
            <w:right w:val="none" w:sz="0" w:space="0" w:color="auto"/>
          </w:divBdr>
        </w:div>
        <w:div w:id="566381876">
          <w:marLeft w:val="0"/>
          <w:marRight w:val="0"/>
          <w:marTop w:val="0"/>
          <w:marBottom w:val="0"/>
          <w:divBdr>
            <w:top w:val="none" w:sz="0" w:space="0" w:color="auto"/>
            <w:left w:val="none" w:sz="0" w:space="0" w:color="auto"/>
            <w:bottom w:val="none" w:sz="0" w:space="0" w:color="auto"/>
            <w:right w:val="none" w:sz="0" w:space="0" w:color="auto"/>
          </w:divBdr>
        </w:div>
        <w:div w:id="1926457612">
          <w:marLeft w:val="0"/>
          <w:marRight w:val="0"/>
          <w:marTop w:val="0"/>
          <w:marBottom w:val="0"/>
          <w:divBdr>
            <w:top w:val="none" w:sz="0" w:space="0" w:color="auto"/>
            <w:left w:val="none" w:sz="0" w:space="0" w:color="auto"/>
            <w:bottom w:val="none" w:sz="0" w:space="0" w:color="auto"/>
            <w:right w:val="none" w:sz="0" w:space="0" w:color="auto"/>
          </w:divBdr>
        </w:div>
        <w:div w:id="563368196">
          <w:marLeft w:val="0"/>
          <w:marRight w:val="0"/>
          <w:marTop w:val="0"/>
          <w:marBottom w:val="0"/>
          <w:divBdr>
            <w:top w:val="none" w:sz="0" w:space="0" w:color="auto"/>
            <w:left w:val="none" w:sz="0" w:space="0" w:color="auto"/>
            <w:bottom w:val="none" w:sz="0" w:space="0" w:color="auto"/>
            <w:right w:val="none" w:sz="0" w:space="0" w:color="auto"/>
          </w:divBdr>
        </w:div>
        <w:div w:id="523714310">
          <w:marLeft w:val="0"/>
          <w:marRight w:val="0"/>
          <w:marTop w:val="0"/>
          <w:marBottom w:val="0"/>
          <w:divBdr>
            <w:top w:val="none" w:sz="0" w:space="0" w:color="auto"/>
            <w:left w:val="none" w:sz="0" w:space="0" w:color="auto"/>
            <w:bottom w:val="none" w:sz="0" w:space="0" w:color="auto"/>
            <w:right w:val="none" w:sz="0" w:space="0" w:color="auto"/>
          </w:divBdr>
        </w:div>
        <w:div w:id="1824272140">
          <w:marLeft w:val="0"/>
          <w:marRight w:val="0"/>
          <w:marTop w:val="0"/>
          <w:marBottom w:val="0"/>
          <w:divBdr>
            <w:top w:val="none" w:sz="0" w:space="0" w:color="auto"/>
            <w:left w:val="none" w:sz="0" w:space="0" w:color="auto"/>
            <w:bottom w:val="none" w:sz="0" w:space="0" w:color="auto"/>
            <w:right w:val="none" w:sz="0" w:space="0" w:color="auto"/>
          </w:divBdr>
        </w:div>
      </w:divsChild>
    </w:div>
    <w:div w:id="1885362097">
      <w:bodyDiv w:val="1"/>
      <w:marLeft w:val="0"/>
      <w:marRight w:val="0"/>
      <w:marTop w:val="0"/>
      <w:marBottom w:val="0"/>
      <w:divBdr>
        <w:top w:val="none" w:sz="0" w:space="0" w:color="auto"/>
        <w:left w:val="none" w:sz="0" w:space="0" w:color="auto"/>
        <w:bottom w:val="none" w:sz="0" w:space="0" w:color="auto"/>
        <w:right w:val="none" w:sz="0" w:space="0" w:color="auto"/>
      </w:divBdr>
    </w:div>
    <w:div w:id="1897155730">
      <w:bodyDiv w:val="1"/>
      <w:marLeft w:val="0"/>
      <w:marRight w:val="0"/>
      <w:marTop w:val="0"/>
      <w:marBottom w:val="0"/>
      <w:divBdr>
        <w:top w:val="none" w:sz="0" w:space="0" w:color="auto"/>
        <w:left w:val="none" w:sz="0" w:space="0" w:color="auto"/>
        <w:bottom w:val="none" w:sz="0" w:space="0" w:color="auto"/>
        <w:right w:val="none" w:sz="0" w:space="0" w:color="auto"/>
      </w:divBdr>
    </w:div>
    <w:div w:id="1912766173">
      <w:bodyDiv w:val="1"/>
      <w:marLeft w:val="0"/>
      <w:marRight w:val="0"/>
      <w:marTop w:val="0"/>
      <w:marBottom w:val="0"/>
      <w:divBdr>
        <w:top w:val="none" w:sz="0" w:space="0" w:color="auto"/>
        <w:left w:val="none" w:sz="0" w:space="0" w:color="auto"/>
        <w:bottom w:val="none" w:sz="0" w:space="0" w:color="auto"/>
        <w:right w:val="none" w:sz="0" w:space="0" w:color="auto"/>
      </w:divBdr>
    </w:div>
    <w:div w:id="1967469886">
      <w:bodyDiv w:val="1"/>
      <w:marLeft w:val="0"/>
      <w:marRight w:val="0"/>
      <w:marTop w:val="0"/>
      <w:marBottom w:val="0"/>
      <w:divBdr>
        <w:top w:val="none" w:sz="0" w:space="0" w:color="auto"/>
        <w:left w:val="none" w:sz="0" w:space="0" w:color="auto"/>
        <w:bottom w:val="none" w:sz="0" w:space="0" w:color="auto"/>
        <w:right w:val="none" w:sz="0" w:space="0" w:color="auto"/>
      </w:divBdr>
    </w:div>
    <w:div w:id="2015910501">
      <w:bodyDiv w:val="1"/>
      <w:marLeft w:val="0"/>
      <w:marRight w:val="0"/>
      <w:marTop w:val="0"/>
      <w:marBottom w:val="0"/>
      <w:divBdr>
        <w:top w:val="none" w:sz="0" w:space="0" w:color="auto"/>
        <w:left w:val="none" w:sz="0" w:space="0" w:color="auto"/>
        <w:bottom w:val="none" w:sz="0" w:space="0" w:color="auto"/>
        <w:right w:val="none" w:sz="0" w:space="0" w:color="auto"/>
      </w:divBdr>
      <w:divsChild>
        <w:div w:id="613247694">
          <w:marLeft w:val="0"/>
          <w:marRight w:val="0"/>
          <w:marTop w:val="0"/>
          <w:marBottom w:val="0"/>
          <w:divBdr>
            <w:top w:val="none" w:sz="0" w:space="0" w:color="auto"/>
            <w:left w:val="none" w:sz="0" w:space="0" w:color="auto"/>
            <w:bottom w:val="none" w:sz="0" w:space="0" w:color="auto"/>
            <w:right w:val="none" w:sz="0" w:space="0" w:color="auto"/>
          </w:divBdr>
        </w:div>
        <w:div w:id="373887442">
          <w:marLeft w:val="0"/>
          <w:marRight w:val="0"/>
          <w:marTop w:val="0"/>
          <w:marBottom w:val="0"/>
          <w:divBdr>
            <w:top w:val="none" w:sz="0" w:space="0" w:color="auto"/>
            <w:left w:val="none" w:sz="0" w:space="0" w:color="auto"/>
            <w:bottom w:val="none" w:sz="0" w:space="0" w:color="auto"/>
            <w:right w:val="none" w:sz="0" w:space="0" w:color="auto"/>
          </w:divBdr>
        </w:div>
        <w:div w:id="654918587">
          <w:marLeft w:val="0"/>
          <w:marRight w:val="0"/>
          <w:marTop w:val="0"/>
          <w:marBottom w:val="0"/>
          <w:divBdr>
            <w:top w:val="none" w:sz="0" w:space="0" w:color="auto"/>
            <w:left w:val="none" w:sz="0" w:space="0" w:color="auto"/>
            <w:bottom w:val="none" w:sz="0" w:space="0" w:color="auto"/>
            <w:right w:val="none" w:sz="0" w:space="0" w:color="auto"/>
          </w:divBdr>
        </w:div>
        <w:div w:id="2075621237">
          <w:marLeft w:val="0"/>
          <w:marRight w:val="0"/>
          <w:marTop w:val="0"/>
          <w:marBottom w:val="0"/>
          <w:divBdr>
            <w:top w:val="none" w:sz="0" w:space="0" w:color="auto"/>
            <w:left w:val="none" w:sz="0" w:space="0" w:color="auto"/>
            <w:bottom w:val="none" w:sz="0" w:space="0" w:color="auto"/>
            <w:right w:val="none" w:sz="0" w:space="0" w:color="auto"/>
          </w:divBdr>
        </w:div>
        <w:div w:id="1741560754">
          <w:marLeft w:val="0"/>
          <w:marRight w:val="0"/>
          <w:marTop w:val="0"/>
          <w:marBottom w:val="0"/>
          <w:divBdr>
            <w:top w:val="none" w:sz="0" w:space="0" w:color="auto"/>
            <w:left w:val="none" w:sz="0" w:space="0" w:color="auto"/>
            <w:bottom w:val="none" w:sz="0" w:space="0" w:color="auto"/>
            <w:right w:val="none" w:sz="0" w:space="0" w:color="auto"/>
          </w:divBdr>
        </w:div>
        <w:div w:id="53159339">
          <w:marLeft w:val="0"/>
          <w:marRight w:val="0"/>
          <w:marTop w:val="0"/>
          <w:marBottom w:val="0"/>
          <w:divBdr>
            <w:top w:val="none" w:sz="0" w:space="0" w:color="auto"/>
            <w:left w:val="none" w:sz="0" w:space="0" w:color="auto"/>
            <w:bottom w:val="none" w:sz="0" w:space="0" w:color="auto"/>
            <w:right w:val="none" w:sz="0" w:space="0" w:color="auto"/>
          </w:divBdr>
        </w:div>
        <w:div w:id="759453637">
          <w:marLeft w:val="0"/>
          <w:marRight w:val="0"/>
          <w:marTop w:val="0"/>
          <w:marBottom w:val="0"/>
          <w:divBdr>
            <w:top w:val="none" w:sz="0" w:space="0" w:color="auto"/>
            <w:left w:val="none" w:sz="0" w:space="0" w:color="auto"/>
            <w:bottom w:val="none" w:sz="0" w:space="0" w:color="auto"/>
            <w:right w:val="none" w:sz="0" w:space="0" w:color="auto"/>
          </w:divBdr>
        </w:div>
        <w:div w:id="1324358856">
          <w:marLeft w:val="0"/>
          <w:marRight w:val="0"/>
          <w:marTop w:val="0"/>
          <w:marBottom w:val="0"/>
          <w:divBdr>
            <w:top w:val="none" w:sz="0" w:space="0" w:color="auto"/>
            <w:left w:val="none" w:sz="0" w:space="0" w:color="auto"/>
            <w:bottom w:val="none" w:sz="0" w:space="0" w:color="auto"/>
            <w:right w:val="none" w:sz="0" w:space="0" w:color="auto"/>
          </w:divBdr>
        </w:div>
        <w:div w:id="892540801">
          <w:marLeft w:val="0"/>
          <w:marRight w:val="0"/>
          <w:marTop w:val="0"/>
          <w:marBottom w:val="0"/>
          <w:divBdr>
            <w:top w:val="none" w:sz="0" w:space="0" w:color="auto"/>
            <w:left w:val="none" w:sz="0" w:space="0" w:color="auto"/>
            <w:bottom w:val="none" w:sz="0" w:space="0" w:color="auto"/>
            <w:right w:val="none" w:sz="0" w:space="0" w:color="auto"/>
          </w:divBdr>
        </w:div>
        <w:div w:id="940725338">
          <w:marLeft w:val="0"/>
          <w:marRight w:val="0"/>
          <w:marTop w:val="0"/>
          <w:marBottom w:val="0"/>
          <w:divBdr>
            <w:top w:val="none" w:sz="0" w:space="0" w:color="auto"/>
            <w:left w:val="none" w:sz="0" w:space="0" w:color="auto"/>
            <w:bottom w:val="none" w:sz="0" w:space="0" w:color="auto"/>
            <w:right w:val="none" w:sz="0" w:space="0" w:color="auto"/>
          </w:divBdr>
        </w:div>
        <w:div w:id="761730425">
          <w:marLeft w:val="0"/>
          <w:marRight w:val="0"/>
          <w:marTop w:val="0"/>
          <w:marBottom w:val="0"/>
          <w:divBdr>
            <w:top w:val="none" w:sz="0" w:space="0" w:color="auto"/>
            <w:left w:val="none" w:sz="0" w:space="0" w:color="auto"/>
            <w:bottom w:val="none" w:sz="0" w:space="0" w:color="auto"/>
            <w:right w:val="none" w:sz="0" w:space="0" w:color="auto"/>
          </w:divBdr>
        </w:div>
        <w:div w:id="1168061523">
          <w:marLeft w:val="0"/>
          <w:marRight w:val="0"/>
          <w:marTop w:val="0"/>
          <w:marBottom w:val="0"/>
          <w:divBdr>
            <w:top w:val="none" w:sz="0" w:space="0" w:color="auto"/>
            <w:left w:val="none" w:sz="0" w:space="0" w:color="auto"/>
            <w:bottom w:val="none" w:sz="0" w:space="0" w:color="auto"/>
            <w:right w:val="none" w:sz="0" w:space="0" w:color="auto"/>
          </w:divBdr>
        </w:div>
        <w:div w:id="1794247704">
          <w:marLeft w:val="0"/>
          <w:marRight w:val="0"/>
          <w:marTop w:val="0"/>
          <w:marBottom w:val="0"/>
          <w:divBdr>
            <w:top w:val="none" w:sz="0" w:space="0" w:color="auto"/>
            <w:left w:val="none" w:sz="0" w:space="0" w:color="auto"/>
            <w:bottom w:val="none" w:sz="0" w:space="0" w:color="auto"/>
            <w:right w:val="none" w:sz="0" w:space="0" w:color="auto"/>
          </w:divBdr>
        </w:div>
        <w:div w:id="269316453">
          <w:marLeft w:val="0"/>
          <w:marRight w:val="0"/>
          <w:marTop w:val="0"/>
          <w:marBottom w:val="0"/>
          <w:divBdr>
            <w:top w:val="none" w:sz="0" w:space="0" w:color="auto"/>
            <w:left w:val="none" w:sz="0" w:space="0" w:color="auto"/>
            <w:bottom w:val="none" w:sz="0" w:space="0" w:color="auto"/>
            <w:right w:val="none" w:sz="0" w:space="0" w:color="auto"/>
          </w:divBdr>
        </w:div>
        <w:div w:id="1227183882">
          <w:marLeft w:val="0"/>
          <w:marRight w:val="0"/>
          <w:marTop w:val="0"/>
          <w:marBottom w:val="0"/>
          <w:divBdr>
            <w:top w:val="none" w:sz="0" w:space="0" w:color="auto"/>
            <w:left w:val="none" w:sz="0" w:space="0" w:color="auto"/>
            <w:bottom w:val="none" w:sz="0" w:space="0" w:color="auto"/>
            <w:right w:val="none" w:sz="0" w:space="0" w:color="auto"/>
          </w:divBdr>
        </w:div>
        <w:div w:id="795105877">
          <w:marLeft w:val="0"/>
          <w:marRight w:val="0"/>
          <w:marTop w:val="0"/>
          <w:marBottom w:val="0"/>
          <w:divBdr>
            <w:top w:val="none" w:sz="0" w:space="0" w:color="auto"/>
            <w:left w:val="none" w:sz="0" w:space="0" w:color="auto"/>
            <w:bottom w:val="none" w:sz="0" w:space="0" w:color="auto"/>
            <w:right w:val="none" w:sz="0" w:space="0" w:color="auto"/>
          </w:divBdr>
        </w:div>
        <w:div w:id="429668990">
          <w:marLeft w:val="0"/>
          <w:marRight w:val="0"/>
          <w:marTop w:val="0"/>
          <w:marBottom w:val="0"/>
          <w:divBdr>
            <w:top w:val="none" w:sz="0" w:space="0" w:color="auto"/>
            <w:left w:val="none" w:sz="0" w:space="0" w:color="auto"/>
            <w:bottom w:val="none" w:sz="0" w:space="0" w:color="auto"/>
            <w:right w:val="none" w:sz="0" w:space="0" w:color="auto"/>
          </w:divBdr>
        </w:div>
        <w:div w:id="64301193">
          <w:marLeft w:val="0"/>
          <w:marRight w:val="0"/>
          <w:marTop w:val="0"/>
          <w:marBottom w:val="0"/>
          <w:divBdr>
            <w:top w:val="none" w:sz="0" w:space="0" w:color="auto"/>
            <w:left w:val="none" w:sz="0" w:space="0" w:color="auto"/>
            <w:bottom w:val="none" w:sz="0" w:space="0" w:color="auto"/>
            <w:right w:val="none" w:sz="0" w:space="0" w:color="auto"/>
          </w:divBdr>
        </w:div>
        <w:div w:id="679161114">
          <w:marLeft w:val="0"/>
          <w:marRight w:val="0"/>
          <w:marTop w:val="0"/>
          <w:marBottom w:val="0"/>
          <w:divBdr>
            <w:top w:val="none" w:sz="0" w:space="0" w:color="auto"/>
            <w:left w:val="none" w:sz="0" w:space="0" w:color="auto"/>
            <w:bottom w:val="none" w:sz="0" w:space="0" w:color="auto"/>
            <w:right w:val="none" w:sz="0" w:space="0" w:color="auto"/>
          </w:divBdr>
        </w:div>
        <w:div w:id="1422798301">
          <w:marLeft w:val="0"/>
          <w:marRight w:val="0"/>
          <w:marTop w:val="0"/>
          <w:marBottom w:val="0"/>
          <w:divBdr>
            <w:top w:val="none" w:sz="0" w:space="0" w:color="auto"/>
            <w:left w:val="none" w:sz="0" w:space="0" w:color="auto"/>
            <w:bottom w:val="none" w:sz="0" w:space="0" w:color="auto"/>
            <w:right w:val="none" w:sz="0" w:space="0" w:color="auto"/>
          </w:divBdr>
        </w:div>
        <w:div w:id="146559164">
          <w:marLeft w:val="0"/>
          <w:marRight w:val="0"/>
          <w:marTop w:val="0"/>
          <w:marBottom w:val="0"/>
          <w:divBdr>
            <w:top w:val="none" w:sz="0" w:space="0" w:color="auto"/>
            <w:left w:val="none" w:sz="0" w:space="0" w:color="auto"/>
            <w:bottom w:val="none" w:sz="0" w:space="0" w:color="auto"/>
            <w:right w:val="none" w:sz="0" w:space="0" w:color="auto"/>
          </w:divBdr>
        </w:div>
        <w:div w:id="1293098147">
          <w:marLeft w:val="0"/>
          <w:marRight w:val="0"/>
          <w:marTop w:val="0"/>
          <w:marBottom w:val="0"/>
          <w:divBdr>
            <w:top w:val="none" w:sz="0" w:space="0" w:color="auto"/>
            <w:left w:val="none" w:sz="0" w:space="0" w:color="auto"/>
            <w:bottom w:val="none" w:sz="0" w:space="0" w:color="auto"/>
            <w:right w:val="none" w:sz="0" w:space="0" w:color="auto"/>
          </w:divBdr>
        </w:div>
        <w:div w:id="690377709">
          <w:marLeft w:val="0"/>
          <w:marRight w:val="0"/>
          <w:marTop w:val="0"/>
          <w:marBottom w:val="0"/>
          <w:divBdr>
            <w:top w:val="none" w:sz="0" w:space="0" w:color="auto"/>
            <w:left w:val="none" w:sz="0" w:space="0" w:color="auto"/>
            <w:bottom w:val="none" w:sz="0" w:space="0" w:color="auto"/>
            <w:right w:val="none" w:sz="0" w:space="0" w:color="auto"/>
          </w:divBdr>
        </w:div>
        <w:div w:id="1104543868">
          <w:marLeft w:val="0"/>
          <w:marRight w:val="0"/>
          <w:marTop w:val="0"/>
          <w:marBottom w:val="0"/>
          <w:divBdr>
            <w:top w:val="none" w:sz="0" w:space="0" w:color="auto"/>
            <w:left w:val="none" w:sz="0" w:space="0" w:color="auto"/>
            <w:bottom w:val="none" w:sz="0" w:space="0" w:color="auto"/>
            <w:right w:val="none" w:sz="0" w:space="0" w:color="auto"/>
          </w:divBdr>
        </w:div>
        <w:div w:id="180239150">
          <w:marLeft w:val="0"/>
          <w:marRight w:val="0"/>
          <w:marTop w:val="0"/>
          <w:marBottom w:val="0"/>
          <w:divBdr>
            <w:top w:val="none" w:sz="0" w:space="0" w:color="auto"/>
            <w:left w:val="none" w:sz="0" w:space="0" w:color="auto"/>
            <w:bottom w:val="none" w:sz="0" w:space="0" w:color="auto"/>
            <w:right w:val="none" w:sz="0" w:space="0" w:color="auto"/>
          </w:divBdr>
        </w:div>
        <w:div w:id="1987782747">
          <w:marLeft w:val="0"/>
          <w:marRight w:val="0"/>
          <w:marTop w:val="0"/>
          <w:marBottom w:val="0"/>
          <w:divBdr>
            <w:top w:val="none" w:sz="0" w:space="0" w:color="auto"/>
            <w:left w:val="none" w:sz="0" w:space="0" w:color="auto"/>
            <w:bottom w:val="none" w:sz="0" w:space="0" w:color="auto"/>
            <w:right w:val="none" w:sz="0" w:space="0" w:color="auto"/>
          </w:divBdr>
        </w:div>
        <w:div w:id="742533990">
          <w:marLeft w:val="0"/>
          <w:marRight w:val="0"/>
          <w:marTop w:val="0"/>
          <w:marBottom w:val="0"/>
          <w:divBdr>
            <w:top w:val="none" w:sz="0" w:space="0" w:color="auto"/>
            <w:left w:val="none" w:sz="0" w:space="0" w:color="auto"/>
            <w:bottom w:val="none" w:sz="0" w:space="0" w:color="auto"/>
            <w:right w:val="none" w:sz="0" w:space="0" w:color="auto"/>
          </w:divBdr>
        </w:div>
        <w:div w:id="1925143801">
          <w:marLeft w:val="0"/>
          <w:marRight w:val="0"/>
          <w:marTop w:val="0"/>
          <w:marBottom w:val="0"/>
          <w:divBdr>
            <w:top w:val="none" w:sz="0" w:space="0" w:color="auto"/>
            <w:left w:val="none" w:sz="0" w:space="0" w:color="auto"/>
            <w:bottom w:val="none" w:sz="0" w:space="0" w:color="auto"/>
            <w:right w:val="none" w:sz="0" w:space="0" w:color="auto"/>
          </w:divBdr>
        </w:div>
        <w:div w:id="1331450352">
          <w:marLeft w:val="0"/>
          <w:marRight w:val="0"/>
          <w:marTop w:val="0"/>
          <w:marBottom w:val="0"/>
          <w:divBdr>
            <w:top w:val="none" w:sz="0" w:space="0" w:color="auto"/>
            <w:left w:val="none" w:sz="0" w:space="0" w:color="auto"/>
            <w:bottom w:val="none" w:sz="0" w:space="0" w:color="auto"/>
            <w:right w:val="none" w:sz="0" w:space="0" w:color="auto"/>
          </w:divBdr>
        </w:div>
        <w:div w:id="250238865">
          <w:marLeft w:val="0"/>
          <w:marRight w:val="0"/>
          <w:marTop w:val="0"/>
          <w:marBottom w:val="0"/>
          <w:divBdr>
            <w:top w:val="none" w:sz="0" w:space="0" w:color="auto"/>
            <w:left w:val="none" w:sz="0" w:space="0" w:color="auto"/>
            <w:bottom w:val="none" w:sz="0" w:space="0" w:color="auto"/>
            <w:right w:val="none" w:sz="0" w:space="0" w:color="auto"/>
          </w:divBdr>
        </w:div>
        <w:div w:id="560479373">
          <w:marLeft w:val="0"/>
          <w:marRight w:val="0"/>
          <w:marTop w:val="0"/>
          <w:marBottom w:val="0"/>
          <w:divBdr>
            <w:top w:val="none" w:sz="0" w:space="0" w:color="auto"/>
            <w:left w:val="none" w:sz="0" w:space="0" w:color="auto"/>
            <w:bottom w:val="none" w:sz="0" w:space="0" w:color="auto"/>
            <w:right w:val="none" w:sz="0" w:space="0" w:color="auto"/>
          </w:divBdr>
        </w:div>
        <w:div w:id="305399696">
          <w:marLeft w:val="0"/>
          <w:marRight w:val="0"/>
          <w:marTop w:val="0"/>
          <w:marBottom w:val="0"/>
          <w:divBdr>
            <w:top w:val="none" w:sz="0" w:space="0" w:color="auto"/>
            <w:left w:val="none" w:sz="0" w:space="0" w:color="auto"/>
            <w:bottom w:val="none" w:sz="0" w:space="0" w:color="auto"/>
            <w:right w:val="none" w:sz="0" w:space="0" w:color="auto"/>
          </w:divBdr>
        </w:div>
        <w:div w:id="782920019">
          <w:marLeft w:val="0"/>
          <w:marRight w:val="0"/>
          <w:marTop w:val="0"/>
          <w:marBottom w:val="0"/>
          <w:divBdr>
            <w:top w:val="none" w:sz="0" w:space="0" w:color="auto"/>
            <w:left w:val="none" w:sz="0" w:space="0" w:color="auto"/>
            <w:bottom w:val="none" w:sz="0" w:space="0" w:color="auto"/>
            <w:right w:val="none" w:sz="0" w:space="0" w:color="auto"/>
          </w:divBdr>
        </w:div>
        <w:div w:id="789976173">
          <w:marLeft w:val="0"/>
          <w:marRight w:val="0"/>
          <w:marTop w:val="0"/>
          <w:marBottom w:val="0"/>
          <w:divBdr>
            <w:top w:val="none" w:sz="0" w:space="0" w:color="auto"/>
            <w:left w:val="none" w:sz="0" w:space="0" w:color="auto"/>
            <w:bottom w:val="none" w:sz="0" w:space="0" w:color="auto"/>
            <w:right w:val="none" w:sz="0" w:space="0" w:color="auto"/>
          </w:divBdr>
        </w:div>
        <w:div w:id="359167028">
          <w:marLeft w:val="0"/>
          <w:marRight w:val="0"/>
          <w:marTop w:val="0"/>
          <w:marBottom w:val="0"/>
          <w:divBdr>
            <w:top w:val="none" w:sz="0" w:space="0" w:color="auto"/>
            <w:left w:val="none" w:sz="0" w:space="0" w:color="auto"/>
            <w:bottom w:val="none" w:sz="0" w:space="0" w:color="auto"/>
            <w:right w:val="none" w:sz="0" w:space="0" w:color="auto"/>
          </w:divBdr>
        </w:div>
        <w:div w:id="457649289">
          <w:marLeft w:val="0"/>
          <w:marRight w:val="0"/>
          <w:marTop w:val="0"/>
          <w:marBottom w:val="0"/>
          <w:divBdr>
            <w:top w:val="none" w:sz="0" w:space="0" w:color="auto"/>
            <w:left w:val="none" w:sz="0" w:space="0" w:color="auto"/>
            <w:bottom w:val="none" w:sz="0" w:space="0" w:color="auto"/>
            <w:right w:val="none" w:sz="0" w:space="0" w:color="auto"/>
          </w:divBdr>
        </w:div>
        <w:div w:id="446513271">
          <w:marLeft w:val="0"/>
          <w:marRight w:val="0"/>
          <w:marTop w:val="0"/>
          <w:marBottom w:val="0"/>
          <w:divBdr>
            <w:top w:val="none" w:sz="0" w:space="0" w:color="auto"/>
            <w:left w:val="none" w:sz="0" w:space="0" w:color="auto"/>
            <w:bottom w:val="none" w:sz="0" w:space="0" w:color="auto"/>
            <w:right w:val="none" w:sz="0" w:space="0" w:color="auto"/>
          </w:divBdr>
        </w:div>
        <w:div w:id="577205735">
          <w:marLeft w:val="0"/>
          <w:marRight w:val="0"/>
          <w:marTop w:val="0"/>
          <w:marBottom w:val="0"/>
          <w:divBdr>
            <w:top w:val="none" w:sz="0" w:space="0" w:color="auto"/>
            <w:left w:val="none" w:sz="0" w:space="0" w:color="auto"/>
            <w:bottom w:val="none" w:sz="0" w:space="0" w:color="auto"/>
            <w:right w:val="none" w:sz="0" w:space="0" w:color="auto"/>
          </w:divBdr>
        </w:div>
        <w:div w:id="1078599783">
          <w:marLeft w:val="0"/>
          <w:marRight w:val="0"/>
          <w:marTop w:val="0"/>
          <w:marBottom w:val="0"/>
          <w:divBdr>
            <w:top w:val="none" w:sz="0" w:space="0" w:color="auto"/>
            <w:left w:val="none" w:sz="0" w:space="0" w:color="auto"/>
            <w:bottom w:val="none" w:sz="0" w:space="0" w:color="auto"/>
            <w:right w:val="none" w:sz="0" w:space="0" w:color="auto"/>
          </w:divBdr>
        </w:div>
        <w:div w:id="382602564">
          <w:marLeft w:val="0"/>
          <w:marRight w:val="0"/>
          <w:marTop w:val="0"/>
          <w:marBottom w:val="0"/>
          <w:divBdr>
            <w:top w:val="none" w:sz="0" w:space="0" w:color="auto"/>
            <w:left w:val="none" w:sz="0" w:space="0" w:color="auto"/>
            <w:bottom w:val="none" w:sz="0" w:space="0" w:color="auto"/>
            <w:right w:val="none" w:sz="0" w:space="0" w:color="auto"/>
          </w:divBdr>
        </w:div>
        <w:div w:id="1864515207">
          <w:marLeft w:val="0"/>
          <w:marRight w:val="0"/>
          <w:marTop w:val="0"/>
          <w:marBottom w:val="0"/>
          <w:divBdr>
            <w:top w:val="none" w:sz="0" w:space="0" w:color="auto"/>
            <w:left w:val="none" w:sz="0" w:space="0" w:color="auto"/>
            <w:bottom w:val="none" w:sz="0" w:space="0" w:color="auto"/>
            <w:right w:val="none" w:sz="0" w:space="0" w:color="auto"/>
          </w:divBdr>
        </w:div>
        <w:div w:id="1768228302">
          <w:marLeft w:val="0"/>
          <w:marRight w:val="0"/>
          <w:marTop w:val="0"/>
          <w:marBottom w:val="0"/>
          <w:divBdr>
            <w:top w:val="none" w:sz="0" w:space="0" w:color="auto"/>
            <w:left w:val="none" w:sz="0" w:space="0" w:color="auto"/>
            <w:bottom w:val="none" w:sz="0" w:space="0" w:color="auto"/>
            <w:right w:val="none" w:sz="0" w:space="0" w:color="auto"/>
          </w:divBdr>
        </w:div>
        <w:div w:id="948318014">
          <w:marLeft w:val="0"/>
          <w:marRight w:val="0"/>
          <w:marTop w:val="0"/>
          <w:marBottom w:val="0"/>
          <w:divBdr>
            <w:top w:val="none" w:sz="0" w:space="0" w:color="auto"/>
            <w:left w:val="none" w:sz="0" w:space="0" w:color="auto"/>
            <w:bottom w:val="none" w:sz="0" w:space="0" w:color="auto"/>
            <w:right w:val="none" w:sz="0" w:space="0" w:color="auto"/>
          </w:divBdr>
        </w:div>
      </w:divsChild>
    </w:div>
    <w:div w:id="2020155880">
      <w:bodyDiv w:val="1"/>
      <w:marLeft w:val="0"/>
      <w:marRight w:val="0"/>
      <w:marTop w:val="0"/>
      <w:marBottom w:val="0"/>
      <w:divBdr>
        <w:top w:val="none" w:sz="0" w:space="0" w:color="auto"/>
        <w:left w:val="none" w:sz="0" w:space="0" w:color="auto"/>
        <w:bottom w:val="none" w:sz="0" w:space="0" w:color="auto"/>
        <w:right w:val="none" w:sz="0" w:space="0" w:color="auto"/>
      </w:divBdr>
    </w:div>
    <w:div w:id="2066565011">
      <w:bodyDiv w:val="1"/>
      <w:marLeft w:val="0"/>
      <w:marRight w:val="0"/>
      <w:marTop w:val="0"/>
      <w:marBottom w:val="0"/>
      <w:divBdr>
        <w:top w:val="none" w:sz="0" w:space="0" w:color="auto"/>
        <w:left w:val="none" w:sz="0" w:space="0" w:color="auto"/>
        <w:bottom w:val="none" w:sz="0" w:space="0" w:color="auto"/>
        <w:right w:val="none" w:sz="0" w:space="0" w:color="auto"/>
      </w:divBdr>
    </w:div>
    <w:div w:id="2072270119">
      <w:bodyDiv w:val="1"/>
      <w:marLeft w:val="0"/>
      <w:marRight w:val="0"/>
      <w:marTop w:val="0"/>
      <w:marBottom w:val="0"/>
      <w:divBdr>
        <w:top w:val="none" w:sz="0" w:space="0" w:color="auto"/>
        <w:left w:val="none" w:sz="0" w:space="0" w:color="auto"/>
        <w:bottom w:val="none" w:sz="0" w:space="0" w:color="auto"/>
        <w:right w:val="none" w:sz="0" w:space="0" w:color="auto"/>
      </w:divBdr>
    </w:div>
    <w:div w:id="2083140079">
      <w:bodyDiv w:val="1"/>
      <w:marLeft w:val="0"/>
      <w:marRight w:val="0"/>
      <w:marTop w:val="0"/>
      <w:marBottom w:val="0"/>
      <w:divBdr>
        <w:top w:val="none" w:sz="0" w:space="0" w:color="auto"/>
        <w:left w:val="none" w:sz="0" w:space="0" w:color="auto"/>
        <w:bottom w:val="none" w:sz="0" w:space="0" w:color="auto"/>
        <w:right w:val="none" w:sz="0" w:space="0" w:color="auto"/>
      </w:divBdr>
    </w:div>
    <w:div w:id="2097938562">
      <w:bodyDiv w:val="1"/>
      <w:marLeft w:val="0"/>
      <w:marRight w:val="0"/>
      <w:marTop w:val="0"/>
      <w:marBottom w:val="0"/>
      <w:divBdr>
        <w:top w:val="none" w:sz="0" w:space="0" w:color="auto"/>
        <w:left w:val="none" w:sz="0" w:space="0" w:color="auto"/>
        <w:bottom w:val="none" w:sz="0" w:space="0" w:color="auto"/>
        <w:right w:val="none" w:sz="0" w:space="0" w:color="auto"/>
      </w:divBdr>
    </w:div>
    <w:div w:id="2101366535">
      <w:bodyDiv w:val="1"/>
      <w:marLeft w:val="0"/>
      <w:marRight w:val="0"/>
      <w:marTop w:val="0"/>
      <w:marBottom w:val="0"/>
      <w:divBdr>
        <w:top w:val="none" w:sz="0" w:space="0" w:color="auto"/>
        <w:left w:val="none" w:sz="0" w:space="0" w:color="auto"/>
        <w:bottom w:val="none" w:sz="0" w:space="0" w:color="auto"/>
        <w:right w:val="none" w:sz="0" w:space="0" w:color="auto"/>
      </w:divBdr>
    </w:div>
    <w:div w:id="2105683510">
      <w:bodyDiv w:val="1"/>
      <w:marLeft w:val="0"/>
      <w:marRight w:val="0"/>
      <w:marTop w:val="0"/>
      <w:marBottom w:val="0"/>
      <w:divBdr>
        <w:top w:val="none" w:sz="0" w:space="0" w:color="auto"/>
        <w:left w:val="none" w:sz="0" w:space="0" w:color="auto"/>
        <w:bottom w:val="none" w:sz="0" w:space="0" w:color="auto"/>
        <w:right w:val="none" w:sz="0" w:space="0" w:color="auto"/>
      </w:divBdr>
    </w:div>
    <w:div w:id="2124107156">
      <w:bodyDiv w:val="1"/>
      <w:marLeft w:val="0"/>
      <w:marRight w:val="0"/>
      <w:marTop w:val="0"/>
      <w:marBottom w:val="0"/>
      <w:divBdr>
        <w:top w:val="none" w:sz="0" w:space="0" w:color="auto"/>
        <w:left w:val="none" w:sz="0" w:space="0" w:color="auto"/>
        <w:bottom w:val="none" w:sz="0" w:space="0" w:color="auto"/>
        <w:right w:val="none" w:sz="0" w:space="0" w:color="auto"/>
      </w:divBdr>
    </w:div>
    <w:div w:id="2133277896">
      <w:bodyDiv w:val="1"/>
      <w:marLeft w:val="0"/>
      <w:marRight w:val="0"/>
      <w:marTop w:val="0"/>
      <w:marBottom w:val="0"/>
      <w:divBdr>
        <w:top w:val="none" w:sz="0" w:space="0" w:color="auto"/>
        <w:left w:val="none" w:sz="0" w:space="0" w:color="auto"/>
        <w:bottom w:val="none" w:sz="0" w:space="0" w:color="auto"/>
        <w:right w:val="none" w:sz="0" w:space="0" w:color="auto"/>
      </w:divBdr>
    </w:div>
    <w:div w:id="2135832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6.jpg"/><Relationship Id="rId26" Type="http://schemas.openxmlformats.org/officeDocument/2006/relationships/image" Target="media/image14.jpg"/><Relationship Id="rId39" Type="http://schemas.openxmlformats.org/officeDocument/2006/relationships/image" Target="media/image27.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JPG"/><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yperlink" Target="https://superciata.smuu.com.br" TargetMode="Externa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7.jpg"/><Relationship Id="rId41" Type="http://schemas.openxmlformats.org/officeDocument/2006/relationships/image" Target="media/image29.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2.jp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png"/><Relationship Id="rId49" Type="http://schemas.microsoft.com/office/2011/relationships/people" Target="people.xml"/><Relationship Id="rId10" Type="http://schemas.openxmlformats.org/officeDocument/2006/relationships/comments" Target="comments.xml"/><Relationship Id="rId19" Type="http://schemas.openxmlformats.org/officeDocument/2006/relationships/image" Target="media/image7.jpg"/><Relationship Id="rId31" Type="http://schemas.openxmlformats.org/officeDocument/2006/relationships/image" Target="media/image19.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image" Target="media/image23.png"/><Relationship Id="rId43" Type="http://schemas.openxmlformats.org/officeDocument/2006/relationships/hyperlink" Target="https://superciata.smuu.com.br" TargetMode="External"/><Relationship Id="rId48"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50C17-FF19-4FB7-9F2A-D90A85E9F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575</TotalTime>
  <Pages>145</Pages>
  <Words>48653</Words>
  <Characters>297761</Characters>
  <Application>Microsoft Office Word</Application>
  <DocSecurity>0</DocSecurity>
  <Lines>8757</Lines>
  <Paragraphs>4948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qto</dc:creator>
  <cp:lastModifiedBy>Marco Aurélio Barbiero</cp:lastModifiedBy>
  <cp:revision>185</cp:revision>
  <cp:lastPrinted>2026-03-22T12:33:00Z</cp:lastPrinted>
  <dcterms:created xsi:type="dcterms:W3CDTF">2026-04-11T11:30:00Z</dcterms:created>
  <dcterms:modified xsi:type="dcterms:W3CDTF">2026-04-12T14:00:00Z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id="fnqqjH6A"/&gt;&lt;style id="http://www.zotero.org/styles/associacao-brasileira-de-normas-tecnicas-ufrgs-initials" hasBibliography="1" bibliographyStyleHasBeenSet="1"/&gt;&lt;prefs&gt;&lt;pref name="fieldType" valu</vt:lpwstr>
  </property>
  <property fmtid="{D5CDD505-2E9C-101B-9397-08002B2CF9AE}" pid="3" name="ZOTERO_PREF_2">
    <vt:lpwstr>e="Field"/&gt;&lt;/prefs&gt;&lt;/data&gt;</vt:lpwstr>
  </property>
</Properties>
</file>