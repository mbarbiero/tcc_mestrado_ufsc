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83715">
      <w:pPr>
        <w:ind w:left="142" w:right="142"/>
        <w:rPr>
          <w:color w:val="000000" w:themeColor="text1"/>
          <w:spacing w:val="-3"/>
          <w:sz w:val="16"/>
          <w:szCs w:val="16"/>
        </w:rPr>
      </w:pPr>
      <w:r>
        <w:rPr>
          <w:noProof/>
          <w:lang w:eastAsia="pt-BR" w:bidi="ar-SA"/>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BBF6B" id="Conector reto 34"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lang w:eastAsia="pt-BR" w:bidi="ar-SA"/>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pt-BR" w:bidi="ar-SA"/>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5C8F9893"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lang w:eastAsia="pt-BR" w:bidi="ar-SA"/>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BEEBE" id="Conector reto 31" o:spid="_x0000_s1026" style="position:absolute;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7FDF0F60" w14:textId="7A92F46E" w:rsidR="00B8200D" w:rsidRPr="001C5F5C" w:rsidRDefault="00EE577F" w:rsidP="004B2939">
      <w:pPr>
        <w:pStyle w:val="Ttuloemportugus"/>
      </w:pPr>
      <w:r>
        <w:t>Georreferenciamento em Massa de Parcelas Urbanas</w:t>
      </w:r>
      <w:r w:rsidR="004852AD">
        <w:t xml:space="preserve"> – Integrando CNEFE e CIATA</w:t>
      </w:r>
    </w:p>
    <w:p w14:paraId="4048983D" w14:textId="4412D3C0" w:rsidR="003E68BF" w:rsidRPr="002E66F8" w:rsidRDefault="002E66F8" w:rsidP="005114FA">
      <w:pPr>
        <w:pStyle w:val="TtuloemIngls"/>
        <w:rPr>
          <w:lang w:val="en-US"/>
        </w:rPr>
      </w:pPr>
      <w:r w:rsidRPr="002E66F8">
        <w:rPr>
          <w:lang w:val="en-US"/>
        </w:rPr>
        <w:t>Large-Scale Georeferencing of Urban Parcels</w:t>
      </w:r>
      <w:r w:rsidR="004C3D6B">
        <w:rPr>
          <w:lang w:val="en-US"/>
        </w:rPr>
        <w:t xml:space="preserve"> -</w:t>
      </w:r>
      <w:r w:rsidR="00107793">
        <w:rPr>
          <w:lang w:val="en-US"/>
        </w:rPr>
        <w:t xml:space="preserve"> </w:t>
      </w:r>
      <w:r w:rsidR="00107793" w:rsidRPr="00107793">
        <w:rPr>
          <w:lang w:val="en-US"/>
        </w:rPr>
        <w:t>Integrating Spatial and Alphanumeric Databases</w:t>
      </w:r>
      <w:r w:rsidR="004C3D6B">
        <w:rPr>
          <w:lang w:val="en-US"/>
        </w:rPr>
        <w:t xml:space="preserve"> </w:t>
      </w:r>
    </w:p>
    <w:p w14:paraId="2B5DD6D4" w14:textId="55E0CA1F"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3FFDE494"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75293FC3"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2F8A0620"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42FD6BF6"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Recebido: mm.aaaa | Aceito: mm.aaaa</w:t>
      </w:r>
      <w:r w:rsidRPr="009B7A26">
        <w:rPr>
          <w:color w:val="7F7F7F" w:themeColor="text1" w:themeTint="80"/>
          <w:sz w:val="18"/>
          <w:szCs w:val="18"/>
        </w:rPr>
        <w:t xml:space="preserve"> </w:t>
      </w:r>
      <w:r w:rsidR="00230A48">
        <w:rPr>
          <w:noProof/>
          <w:lang w:eastAsia="pt-BR" w:bidi="ar-SA"/>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A588C" id="Line 17" o:spid="_x0000_s1026" style="position:absolute;z-index:-2516541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6958318D" w:rsidR="005C3E1D" w:rsidRPr="00BC02BD" w:rsidRDefault="00135744" w:rsidP="00BC02BD">
      <w:pPr>
        <w:pStyle w:val="ResumoAbstract"/>
        <w:rPr>
          <w:bCs/>
        </w:rPr>
      </w:pPr>
      <w:r w:rsidRPr="002B66D1">
        <w:rPr>
          <w:b/>
        </w:rPr>
        <w:t>Resumo</w:t>
      </w:r>
      <w:r w:rsidR="00385CFD" w:rsidRPr="002B66D1">
        <w:t xml:space="preserve">: </w:t>
      </w:r>
      <w:r w:rsidR="00BA304D">
        <w:t xml:space="preserve">A </w:t>
      </w:r>
      <w:r w:rsidR="00BA304D" w:rsidRPr="00BA304D">
        <w:t>espacialização da malha fundiária urbana</w:t>
      </w:r>
      <w:r w:rsidR="00B176D9" w:rsidRPr="00B176D9">
        <w:t xml:space="preserve"> é fundamental para a gestão municipal</w:t>
      </w:r>
      <w:r w:rsidR="0020578C">
        <w:t xml:space="preserve">. </w:t>
      </w:r>
      <w:r w:rsidR="00187C47">
        <w:t xml:space="preserve">A sua </w:t>
      </w:r>
      <w:r w:rsidR="00461AA1">
        <w:t>presença nos cadastros</w:t>
      </w:r>
      <w:r w:rsidR="001F3118">
        <w:t xml:space="preserve"> contribui</w:t>
      </w:r>
      <w:r w:rsidR="0027309C">
        <w:t>, principalmente</w:t>
      </w:r>
      <w:r w:rsidR="0091135B">
        <w:t>,</w:t>
      </w:r>
      <w:r w:rsidR="007D4463">
        <w:t xml:space="preserve"> para</w:t>
      </w:r>
      <w:r w:rsidR="006A0532">
        <w:t xml:space="preserve"> o</w:t>
      </w:r>
      <w:r w:rsidR="00B176D9" w:rsidRPr="00B176D9">
        <w:t xml:space="preserve"> planejamento urbano</w:t>
      </w:r>
      <w:r w:rsidR="006A0532">
        <w:t xml:space="preserve"> eficiente e </w:t>
      </w:r>
      <w:r w:rsidR="00B176D9" w:rsidRPr="00B176D9">
        <w:t xml:space="preserve">a </w:t>
      </w:r>
      <w:r w:rsidR="006A0532">
        <w:t>tributação justa</w:t>
      </w:r>
      <w:r w:rsidR="00D07B35">
        <w:t>,</w:t>
      </w:r>
      <w:r w:rsidR="002C2C73">
        <w:t xml:space="preserve"> mas tem implicações também na</w:t>
      </w:r>
      <w:r w:rsidR="00AA48C4">
        <w:t>s</w:t>
      </w:r>
      <w:r w:rsidR="002C2C73">
        <w:t xml:space="preserve"> </w:t>
      </w:r>
      <w:r w:rsidR="00B97D96">
        <w:t xml:space="preserve">políticas ambientais, </w:t>
      </w:r>
      <w:r w:rsidR="00D07B35">
        <w:t xml:space="preserve">na </w:t>
      </w:r>
      <w:r w:rsidR="00AA48C4">
        <w:t>defesa civil</w:t>
      </w:r>
      <w:r w:rsidR="00EE2ADA">
        <w:t>,</w:t>
      </w:r>
      <w:r w:rsidR="00AA48C4">
        <w:t xml:space="preserve"> </w:t>
      </w:r>
      <w:r w:rsidR="00D07B35">
        <w:t xml:space="preserve">na </w:t>
      </w:r>
      <w:r w:rsidR="002C2C73">
        <w:t>segurança jurídica</w:t>
      </w:r>
      <w:r w:rsidR="00EE2ADA">
        <w:t xml:space="preserve"> e em quase todas as </w:t>
      </w:r>
      <w:r w:rsidR="00B13A15">
        <w:t xml:space="preserve">atividades administrativas </w:t>
      </w:r>
      <w:r w:rsidR="00D07B35">
        <w:t xml:space="preserve">do poder público municipal. </w:t>
      </w:r>
      <w:r w:rsidR="004F6DA2" w:rsidRPr="0007595A">
        <w:t>Apesar desses benefícios</w:t>
      </w:r>
      <w:r w:rsidR="00BA304D">
        <w:t xml:space="preserve">, </w:t>
      </w:r>
      <w:r w:rsidR="004F6DA2" w:rsidRPr="0007595A">
        <w:t xml:space="preserve">a cobertura de </w:t>
      </w:r>
      <w:commentRangeStart w:id="0"/>
      <w:r w:rsidR="004F6DA2" w:rsidRPr="0007595A">
        <w:t>georreferenciamento</w:t>
      </w:r>
      <w:commentRangeEnd w:id="0"/>
      <w:r w:rsidR="00451FED">
        <w:rPr>
          <w:rStyle w:val="Refdecomentrio"/>
        </w:rPr>
        <w:commentReference w:id="0"/>
      </w:r>
      <w:r w:rsidR="00BA304D">
        <w:t xml:space="preserve"> de parcelas urbanas</w:t>
      </w:r>
      <w:r w:rsidR="004F6DA2" w:rsidRPr="0007595A">
        <w:t xml:space="preserve"> </w:t>
      </w:r>
      <w:r w:rsidR="003427BD">
        <w:t xml:space="preserve">em 2019 </w:t>
      </w:r>
      <w:r w:rsidR="00FC262C">
        <w:t>era</w:t>
      </w:r>
      <w:r w:rsidR="00533CA1">
        <w:t xml:space="preserve"> restrita </w:t>
      </w:r>
      <w:r w:rsidR="00611E93">
        <w:t xml:space="preserve">a </w:t>
      </w:r>
      <w:r w:rsidR="00FC262C">
        <w:t xml:space="preserve">apenas 21% </w:t>
      </w:r>
      <w:r w:rsidR="00F56C65">
        <w:t>dos municípios brasileiros</w:t>
      </w:r>
      <w:r w:rsidR="004F6DA2" w:rsidRPr="0007595A">
        <w:t>.</w:t>
      </w:r>
      <w:r w:rsidR="00FF27B3">
        <w:t xml:space="preserve"> </w:t>
      </w:r>
      <w:r w:rsidR="0065606B" w:rsidRPr="0065606B">
        <w:rPr>
          <w:color w:val="000000"/>
        </w:rPr>
        <w:t xml:space="preserve">Em um contexto caracterizado pela limitada disponibilidade de dados georreferenciados e pela necessidade de </w:t>
      </w:r>
      <w:r w:rsidR="00213D44">
        <w:rPr>
          <w:color w:val="000000"/>
        </w:rPr>
        <w:t xml:space="preserve">adequar-se às </w:t>
      </w:r>
      <w:r w:rsidR="0065606B" w:rsidRPr="0065606B">
        <w:rPr>
          <w:color w:val="000000"/>
        </w:rPr>
        <w:t xml:space="preserve">normas federais, como o Estatuto das Cidades e a Reforma Tributária, </w:t>
      </w:r>
      <w:r w:rsidR="00031A89">
        <w:rPr>
          <w:color w:val="000000"/>
        </w:rPr>
        <w:t>urge desenvolver</w:t>
      </w:r>
      <w:r w:rsidR="0065606B" w:rsidRPr="0065606B">
        <w:rPr>
          <w:color w:val="000000"/>
        </w:rPr>
        <w:t xml:space="preserve"> metodologias que viabilizem a espacialização em larga escala das parcelas urbanas</w:t>
      </w:r>
      <w:r w:rsidR="00031A89">
        <w:rPr>
          <w:color w:val="000000"/>
        </w:rPr>
        <w:t xml:space="preserve"> e que </w:t>
      </w:r>
      <w:r w:rsidR="00F75144">
        <w:rPr>
          <w:color w:val="000000"/>
        </w:rPr>
        <w:t xml:space="preserve">agilizem </w:t>
      </w:r>
      <w:r w:rsidR="00B13196">
        <w:rPr>
          <w:color w:val="000000"/>
        </w:rPr>
        <w:t>o saneamento</w:t>
      </w:r>
      <w:r w:rsidR="0065606B" w:rsidRPr="0065606B">
        <w:rPr>
          <w:color w:val="000000"/>
        </w:rPr>
        <w:t xml:space="preserve"> do cadastro municipal</w:t>
      </w:r>
      <w:r w:rsidR="00B13196">
        <w:rPr>
          <w:color w:val="000000"/>
        </w:rPr>
        <w:t>, especialmente em municípios de pequeno porte</w:t>
      </w:r>
      <w:r w:rsidR="0065606B" w:rsidRPr="0065606B">
        <w:rPr>
          <w:color w:val="000000"/>
        </w:rPr>
        <w:t>.</w:t>
      </w:r>
      <w:r w:rsidR="00BC02BD">
        <w:rPr>
          <w:color w:val="000000"/>
        </w:rPr>
        <w:t xml:space="preserve"> </w:t>
      </w:r>
      <w:r w:rsidR="0007595A" w:rsidRPr="0007595A">
        <w:t xml:space="preserve">Este </w:t>
      </w:r>
      <w:r w:rsidR="00BC02BD">
        <w:t>artigo</w:t>
      </w:r>
      <w:r w:rsidR="0007595A" w:rsidRPr="0007595A">
        <w:t xml:space="preserve"> propõe uma </w:t>
      </w:r>
      <w:r w:rsidR="009A67C6">
        <w:t>abordagem</w:t>
      </w:r>
      <w:r w:rsidR="00C53B76">
        <w:t xml:space="preserve"> </w:t>
      </w:r>
      <w:r w:rsidR="0007595A" w:rsidRPr="00D23906">
        <w:rPr>
          <w:i/>
          <w:iCs/>
        </w:rPr>
        <w:t>Fit-For-Purpose</w:t>
      </w:r>
      <w:r w:rsidR="00594976">
        <w:t xml:space="preserve"> de </w:t>
      </w:r>
      <w:r w:rsidR="00107A53">
        <w:t>georreferenciamento</w:t>
      </w:r>
      <w:r w:rsidR="00594976">
        <w:t xml:space="preserve"> em massa</w:t>
      </w:r>
      <w:r w:rsidR="00107A53">
        <w:t xml:space="preserve">, </w:t>
      </w:r>
      <w:r w:rsidR="0007595A" w:rsidRPr="0007595A">
        <w:t>utilizando</w:t>
      </w:r>
      <w:r w:rsidR="00107A53">
        <w:t xml:space="preserve"> apenas dados descritivos das bases abertas </w:t>
      </w:r>
      <w:r w:rsidR="0007595A" w:rsidRPr="0007595A">
        <w:t>do CNEFE</w:t>
      </w:r>
      <w:r w:rsidR="00D23906">
        <w:t xml:space="preserve">, </w:t>
      </w:r>
      <w:r w:rsidR="0007595A" w:rsidRPr="0007595A">
        <w:t>do cadastro municipal</w:t>
      </w:r>
      <w:r w:rsidR="00D23906">
        <w:t xml:space="preserve"> e do</w:t>
      </w:r>
      <w:r w:rsidR="0007595A" w:rsidRPr="0007595A">
        <w:t xml:space="preserve"> </w:t>
      </w:r>
      <w:r w:rsidR="0007595A" w:rsidRPr="00D23906">
        <w:rPr>
          <w:i/>
          <w:iCs/>
        </w:rPr>
        <w:t>OpenStreetMap</w:t>
      </w:r>
      <w:r w:rsidR="0007595A" w:rsidRPr="0007595A">
        <w:t xml:space="preserve">. </w:t>
      </w:r>
      <w:r w:rsidR="003178F9">
        <w:t>Os r</w:t>
      </w:r>
      <w:r w:rsidR="0007595A" w:rsidRPr="0007595A">
        <w:t>esultados</w:t>
      </w:r>
      <w:r w:rsidR="003178F9">
        <w:t xml:space="preserve"> </w:t>
      </w:r>
      <w:r w:rsidR="00451FED">
        <w:t xml:space="preserve">preliminares </w:t>
      </w:r>
      <w:r w:rsidR="0007595A" w:rsidRPr="0007595A">
        <w:t xml:space="preserve">mostram que </w:t>
      </w:r>
      <w:r w:rsidR="003E356E">
        <w:t>a</w:t>
      </w:r>
      <w:r w:rsidR="003E356E" w:rsidRPr="003E356E">
        <w:t xml:space="preserve"> precisão posicional </w:t>
      </w:r>
      <w:r w:rsidR="003E356E">
        <w:t xml:space="preserve">é </w:t>
      </w:r>
      <w:r w:rsidR="003E356E" w:rsidRPr="003E356E">
        <w:t>adequada para a identificação das parcelas</w:t>
      </w:r>
      <w:r w:rsidR="00FE55B2">
        <w:t xml:space="preserve">. </w:t>
      </w:r>
      <w:r w:rsidR="004B526C">
        <w:t xml:space="preserve">Além disso, </w:t>
      </w:r>
      <w:r w:rsidR="00102EC0">
        <w:t xml:space="preserve">mesmo as </w:t>
      </w:r>
      <w:r w:rsidR="0007595A" w:rsidRPr="0007595A">
        <w:t xml:space="preserve">discrepâncias </w:t>
      </w:r>
      <w:r w:rsidR="00AC363C">
        <w:t xml:space="preserve">mais acentuadas </w:t>
      </w:r>
      <w:r w:rsidR="00AA4858">
        <w:t xml:space="preserve">se mostraram úteis </w:t>
      </w:r>
      <w:r w:rsidR="00BC41FD">
        <w:t xml:space="preserve">para a localização </w:t>
      </w:r>
      <w:r w:rsidR="004B526C">
        <w:t>de</w:t>
      </w:r>
      <w:r w:rsidR="0007595A" w:rsidRPr="0007595A">
        <w:t xml:space="preserve"> problemas de integridade cadastral. </w:t>
      </w:r>
      <w:r w:rsidR="00AC363C">
        <w:t xml:space="preserve">Por fim, </w:t>
      </w:r>
      <w:r w:rsidR="00473F48">
        <w:t>o conjunto de</w:t>
      </w:r>
      <w:r w:rsidR="00AC363C">
        <w:t xml:space="preserve"> </w:t>
      </w:r>
      <w:r w:rsidR="00591B5F" w:rsidRPr="00451FED">
        <w:rPr>
          <w:rPrChange w:id="1" w:author="Carlos" w:date="2025-12-14T07:16:00Z">
            <w:rPr>
              <w:b/>
            </w:rPr>
          </w:rPrChange>
        </w:rPr>
        <w:t>i</w:t>
      </w:r>
      <w:r w:rsidR="0007595A" w:rsidRPr="00451FED">
        <w:t>ma</w:t>
      </w:r>
      <w:r w:rsidR="0007595A" w:rsidRPr="0007595A">
        <w:t>gens e registros coletados</w:t>
      </w:r>
      <w:r w:rsidR="00DF1A28">
        <w:t xml:space="preserve"> </w:t>
      </w:r>
      <w:r w:rsidR="00895A10">
        <w:t>poder</w:t>
      </w:r>
      <w:r w:rsidR="001E213E">
        <w:t>á</w:t>
      </w:r>
      <w:r w:rsidR="0007595A" w:rsidRPr="0007595A">
        <w:t xml:space="preserve"> apoiar futuras aplicações de </w:t>
      </w:r>
      <w:r w:rsidR="0007595A" w:rsidRPr="003C2102">
        <w:rPr>
          <w:i/>
          <w:iCs/>
        </w:rPr>
        <w:t>deep learning</w:t>
      </w:r>
      <w:r w:rsidR="00D2525A">
        <w:rPr>
          <w:sz w:val="22"/>
          <w:szCs w:val="22"/>
        </w:rPr>
        <w:t xml:space="preserve">, </w:t>
      </w:r>
      <w:r w:rsidR="001E213E" w:rsidRPr="001E213E">
        <w:t>ampliando o potencial de automação e acurácia do process</w:t>
      </w:r>
      <w:r w:rsidR="00D2525A">
        <w:t>o</w:t>
      </w:r>
      <w:r w:rsidR="0007595A" w:rsidRPr="0007595A">
        <w:t>.</w:t>
      </w:r>
    </w:p>
    <w:p w14:paraId="7EEC8E4E" w14:textId="26232F15" w:rsidR="00B8200D" w:rsidRPr="00DD164C" w:rsidRDefault="00135744" w:rsidP="009A125D">
      <w:pPr>
        <w:pStyle w:val="ResumoAbstract"/>
        <w:rPr>
          <w:lang w:val="en-US"/>
        </w:rPr>
      </w:pPr>
      <w:r w:rsidRPr="00135744">
        <w:rPr>
          <w:b/>
        </w:rPr>
        <w:t>Palavras-chave</w:t>
      </w:r>
      <w:r w:rsidR="00385CFD" w:rsidRPr="00135744">
        <w:rPr>
          <w:b/>
        </w:rPr>
        <w:t>:</w:t>
      </w:r>
      <w:r w:rsidR="00385CFD" w:rsidRPr="00135744">
        <w:rPr>
          <w:b/>
          <w:spacing w:val="-26"/>
        </w:rPr>
        <w:t xml:space="preserve"> </w:t>
      </w:r>
      <w:r w:rsidR="00E21A49">
        <w:t>Georreferenciamento</w:t>
      </w:r>
      <w:r w:rsidRPr="00135744">
        <w:t xml:space="preserve">. </w:t>
      </w:r>
      <w:r w:rsidR="00E21A49" w:rsidRPr="00EC1528">
        <w:t>CTM</w:t>
      </w:r>
      <w:r w:rsidR="00385CFD" w:rsidRPr="00EC1528">
        <w:t>.</w:t>
      </w:r>
      <w:r w:rsidRPr="00EC1528">
        <w:t xml:space="preserve"> </w:t>
      </w:r>
      <w:r w:rsidR="00E21A49" w:rsidRPr="00EC1528">
        <w:t>CNEFE</w:t>
      </w:r>
      <w:r w:rsidRPr="00EC1528">
        <w:t xml:space="preserve">. </w:t>
      </w:r>
      <w:r w:rsidR="00E21A49" w:rsidRPr="00DD164C">
        <w:rPr>
          <w:lang w:val="en-US"/>
        </w:rPr>
        <w:t>CIATA</w:t>
      </w:r>
      <w:r w:rsidRPr="00DD164C">
        <w:rPr>
          <w:lang w:val="en-US"/>
        </w:rPr>
        <w:t>.</w:t>
      </w:r>
      <w:r w:rsidR="0050238D" w:rsidRPr="00DD164C">
        <w:rPr>
          <w:lang w:val="en-US"/>
        </w:rPr>
        <w:t xml:space="preserve"> </w:t>
      </w:r>
      <w:r w:rsidR="00DD164C">
        <w:rPr>
          <w:lang w:val="en-US"/>
        </w:rPr>
        <w:t>FFP-LA</w:t>
      </w:r>
      <w:r w:rsidR="0043797C" w:rsidRPr="00DD164C">
        <w:rPr>
          <w:lang w:val="en-US"/>
        </w:rPr>
        <w:t>.</w:t>
      </w:r>
    </w:p>
    <w:p w14:paraId="62AB59A1" w14:textId="77777777" w:rsidR="004B2939" w:rsidRPr="00DD164C" w:rsidRDefault="004B2939" w:rsidP="009A125D">
      <w:pPr>
        <w:pStyle w:val="ResumoAbstract"/>
        <w:rPr>
          <w:lang w:val="en-US"/>
        </w:rPr>
      </w:pPr>
    </w:p>
    <w:p w14:paraId="79309D67" w14:textId="6E2D0693" w:rsidR="005C3E1D" w:rsidRPr="002022BC" w:rsidRDefault="00135744" w:rsidP="005C3E1D">
      <w:pPr>
        <w:pStyle w:val="ResumoAbstract"/>
        <w:rPr>
          <w:u w:val="single"/>
          <w:lang w:val="en-US"/>
        </w:rPr>
      </w:pPr>
      <w:r w:rsidRPr="005C3E1D">
        <w:rPr>
          <w:b/>
          <w:lang w:val="en-US"/>
        </w:rPr>
        <w:t xml:space="preserve">Abstract: </w:t>
      </w:r>
      <w:r w:rsidR="00BA304D" w:rsidRPr="00BA304D">
        <w:rPr>
          <w:lang w:val="en-US"/>
        </w:rPr>
        <w:t xml:space="preserve">The spatialization of the land plot network is fundamental for municipal </w:t>
      </w:r>
      <w:r w:rsidR="00BA304D" w:rsidRPr="00BA304D">
        <w:rPr>
          <w:lang w:val="en-US"/>
        </w:rPr>
        <w:t>management.</w:t>
      </w:r>
      <w:r w:rsidR="00594FC9" w:rsidRPr="00594FC9">
        <w:rPr>
          <w:lang w:val="en-US"/>
        </w:rPr>
        <w:t xml:space="preserve"> Its inclusion in cadastral systems contributes primarily to efficient urban planning and fair taxation, while also influencing environmental policies, civil defense, legal certainty, and nearly all administrative activities of local governments. Despite these benefits, according to the IBGE (2019) survey, georeferencing coverage in 2019 reached only 21% of Brazilian municipalities. In a context marked by limited availability of georeferenced data and the need to comply with federal regulations such as the City Statute and the Tax Reform, there is an urgent need to develop methodologies that enable large-scale spatialization of urban parcels and accelerate the improvement of municipal cadastral records, especially in small municipalities. This article proposes a Fit-For-Purpose approach for large-scale georeferencing using only descriptive data from the open CNEFE database, the municipal cadastre, and OpenStreetMap. </w:t>
      </w:r>
      <w:r w:rsidR="00451FED">
        <w:rPr>
          <w:lang w:val="en-US"/>
        </w:rPr>
        <w:t>Preliminary</w:t>
      </w:r>
      <w:r w:rsidR="00451FED" w:rsidRPr="00594FC9">
        <w:rPr>
          <w:lang w:val="en-US"/>
        </w:rPr>
        <w:t xml:space="preserve"> </w:t>
      </w:r>
      <w:r w:rsidR="00594FC9" w:rsidRPr="00594FC9">
        <w:rPr>
          <w:lang w:val="en-US"/>
        </w:rPr>
        <w:t xml:space="preserve">results show that </w:t>
      </w:r>
      <w:r w:rsidR="001006EA" w:rsidRPr="00594FC9">
        <w:rPr>
          <w:lang w:val="en-US"/>
        </w:rPr>
        <w:t>positional</w:t>
      </w:r>
      <w:r w:rsidR="00594FC9" w:rsidRPr="00594FC9">
        <w:rPr>
          <w:lang w:val="en-US"/>
        </w:rPr>
        <w:t xml:space="preserve"> accuracy is adequate for parcel identification. Moreover, even the more pronounced discrepancies proved useful for detecting issues related to cadastral integrity. Finally, the set of collected images and records may support future deep learning applications, enhancing the potential for automation and accuracy in the process.</w:t>
      </w:r>
    </w:p>
    <w:p w14:paraId="595B8D93" w14:textId="40E70742" w:rsidR="00DB79F5" w:rsidRPr="003966B0" w:rsidRDefault="007A5427" w:rsidP="00083715">
      <w:pPr>
        <w:pStyle w:val="ResumoAbstract"/>
        <w:rPr>
          <w:lang w:val="en-US"/>
        </w:rPr>
      </w:pPr>
      <w:r>
        <w:rPr>
          <w:b/>
          <w:lang w:val="en-US"/>
        </w:rPr>
        <w:fldChar w:fldCharType="begin"/>
      </w:r>
      <w:r w:rsidR="009D39DB">
        <w:rPr>
          <w:b/>
          <w:lang w:val="en-US"/>
        </w:rPr>
        <w:instrText xml:space="preserve"> ADDIN ZOTERO_ITEM CSL_CITATION {"citationID":"W9VS4u36","properties":{"formattedCitation":"Gruber; Willberg (2019)","plainCitation":"Gruber; Willberg (2019)","dontUpdate":true,"noteIndex":0},"citationItems":[{"id":"mUyARbJY/PhBJF7NK","uris":["http://zotero.org/users/6319220/items/GM63MGLZ"],"itemData":{"id":4,"type":"article-journal","abstract":"Abstract\n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DB17CE" w:rsidRPr="00DB17CE">
        <w:rPr>
          <w:lang w:val="en-US"/>
        </w:rPr>
        <w:t xml:space="preserve">Bulk </w:t>
      </w:r>
      <w:r w:rsidR="00DB17CE">
        <w:rPr>
          <w:lang w:val="en-US"/>
        </w:rPr>
        <w:t>G</w:t>
      </w:r>
      <w:r w:rsidR="00DB17CE" w:rsidRPr="00DB17CE">
        <w:rPr>
          <w:lang w:val="en-US"/>
        </w:rPr>
        <w:t>eoreferencing</w:t>
      </w:r>
      <w:r w:rsidR="00B72454">
        <w:rPr>
          <w:lang w:val="en-US"/>
        </w:rPr>
        <w:t>. FFP-LA</w:t>
      </w:r>
      <w:r w:rsidR="00135744" w:rsidRPr="003966B0">
        <w:rPr>
          <w:lang w:val="en-US"/>
        </w:rPr>
        <w:t>.</w:t>
      </w:r>
      <w:r w:rsidR="00A92503" w:rsidRPr="003966B0">
        <w:rPr>
          <w:lang w:val="en-US"/>
        </w:rPr>
        <w:t xml:space="preserve"> </w:t>
      </w:r>
    </w:p>
    <w:p w14:paraId="00CCFD1B" w14:textId="77777777" w:rsidR="00984BA4" w:rsidRPr="003966B0" w:rsidRDefault="00984BA4" w:rsidP="003966B0">
      <w:pPr>
        <w:pStyle w:val="ResumoAbstract"/>
        <w:ind w:left="0"/>
        <w:rPr>
          <w:lang w:val="en-US"/>
        </w:rPr>
      </w:pPr>
    </w:p>
    <w:p w14:paraId="2BD0CD34" w14:textId="2B579729" w:rsidR="00230A48" w:rsidRPr="008727D1" w:rsidRDefault="00C36DDB" w:rsidP="00576D5C">
      <w:pPr>
        <w:pStyle w:val="Texto"/>
        <w:ind w:firstLine="0"/>
        <w:rPr>
          <w:lang w:val="en-US"/>
        </w:rPr>
      </w:pPr>
      <w:r>
        <w:rPr>
          <w:noProof/>
          <w:lang w:eastAsia="pt-BR" w:bidi="ar-SA"/>
        </w:rPr>
        <mc:AlternateContent>
          <mc:Choice Requires="wps">
            <w:drawing>
              <wp:anchor distT="0" distB="0" distL="0" distR="0" simplePos="0" relativeHeight="251658240" behindDoc="1" locked="0" layoutInCell="1" allowOverlap="1" wp14:anchorId="0B680930" wp14:editId="18808E8E">
                <wp:simplePos x="0" y="0"/>
                <wp:positionH relativeFrom="page">
                  <wp:posOffset>539750</wp:posOffset>
                </wp:positionH>
                <wp:positionV relativeFrom="paragraph">
                  <wp:posOffset>123825</wp:posOffset>
                </wp:positionV>
                <wp:extent cx="6480175" cy="0"/>
                <wp:effectExtent l="0" t="0" r="0" b="0"/>
                <wp:wrapTopAndBottom/>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B7A63" id="Line 17"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9.75pt" to="552.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" strokeweight=".14042mm">
                <w10:wrap type="topAndBottom" anchorx="page"/>
              </v:line>
            </w:pict>
          </mc:Fallback>
        </mc:AlternateContent>
      </w:r>
    </w:p>
    <w:p w14:paraId="0A2FC9DE" w14:textId="77777777" w:rsidR="003966B0" w:rsidRPr="008727D1" w:rsidRDefault="003966B0" w:rsidP="003966B0">
      <w:pPr>
        <w:pStyle w:val="Corpodetexto"/>
        <w:spacing w:before="59"/>
        <w:ind w:left="146"/>
        <w:rPr>
          <w:sz w:val="14"/>
          <w:lang w:val="en-US"/>
        </w:rPr>
      </w:pPr>
    </w:p>
    <w:p w14:paraId="26EC29C9" w14:textId="48ACA567" w:rsidR="00833BEA" w:rsidRPr="008727D1" w:rsidRDefault="00833BEA">
      <w:pPr>
        <w:rPr>
          <w:sz w:val="13"/>
          <w:szCs w:val="20"/>
          <w:lang w:val="en-US"/>
        </w:rPr>
      </w:pPr>
      <w:r w:rsidRPr="008727D1">
        <w:rPr>
          <w:sz w:val="13"/>
          <w:szCs w:val="20"/>
          <w:lang w:val="en-US"/>
        </w:rPr>
        <w:br w:type="page"/>
      </w:r>
    </w:p>
    <w:p w14:paraId="77472E38" w14:textId="387CBA7D" w:rsidR="00663044" w:rsidRDefault="0067145F" w:rsidP="0067145F">
      <w:pPr>
        <w:pStyle w:val="Ttulo1"/>
      </w:pPr>
      <w:bookmarkStart w:id="2" w:name="General_Information"/>
      <w:bookmarkStart w:id="3" w:name="About_Technische_Mechanik"/>
      <w:bookmarkStart w:id="4" w:name="_Ref215810954"/>
      <w:bookmarkEnd w:id="2"/>
      <w:bookmarkEnd w:id="3"/>
      <w:r>
        <w:lastRenderedPageBreak/>
        <w:t>I</w:t>
      </w:r>
      <w:r w:rsidR="00E20647" w:rsidRPr="008D3644">
        <w:t>NTRODUÇÃO</w:t>
      </w:r>
      <w:bookmarkEnd w:id="4"/>
      <w:r w:rsidR="00E20647" w:rsidRPr="008D3644">
        <w:t xml:space="preserve"> </w:t>
      </w:r>
    </w:p>
    <w:p w14:paraId="5782A22B" w14:textId="77777777" w:rsidR="00BD7322" w:rsidRDefault="00BD7322" w:rsidP="00C40BCA">
      <w:pPr>
        <w:pStyle w:val="Texto"/>
      </w:pPr>
    </w:p>
    <w:p w14:paraId="1664C122" w14:textId="16A97C8C" w:rsidR="00C40BCA" w:rsidRDefault="00C40BCA" w:rsidP="00C40BCA">
      <w:pPr>
        <w:pStyle w:val="Texto"/>
      </w:pPr>
      <w:r>
        <w:t>Existem muitas razões para um município fazer o georreferenciamento das parcelas territoriais</w:t>
      </w:r>
      <w:r w:rsidR="00DA5A38">
        <w:t xml:space="preserve"> </w:t>
      </w:r>
      <w:r w:rsidR="009D39DB">
        <w:fldChar w:fldCharType="begin"/>
      </w:r>
      <w:r w:rsidR="009D39DB">
        <w:instrText xml:space="preserve"> ADDIN ZOTERO_ITEM CSL_CITATION {"citationID":"kDmCL2eW","properties":{"formattedCitation":"(Vieira et al., 2024)","plainCitation":"(Vieira et al., 2024)","noteIndex":0},"citationItems":[{"id":227,"uris":["http://zotero.org/users/15531986/items/SQM29CBM"],"itemData":{"id":227,"type":"article-journal","container-title":"16° Congresso Brasileiro de Cadastro Multifinalitário e Gestão Territorial, 2024, Florianópolis","page":"1-13","title":"PROPOSIÇÃO DE MODELOS DE GOVERNANÇA E UTILIZAÇÃO DE INSTRUMENTOS DE RELAÇÕES INTERGOVERNAMENTAIS PARA IMPLEMENTAÇÃO DO CADASTRO TERRITORIAL MULTIFINALITÁRIO","author":[{"family":"Vieira","given":"Carlos A.O."},{"family":"Silva","given":"Everton","dropping-particle":"da"},{"family":"Erba","given":"Diego A."},{"family":"Oliveira","given":"Francisco H."},{"family":"Silva","given":"Liane R.","dropping-particle":"da"}],"issued":{"date-parts":[["2024"]],"season":"UFSC"}}}],"schema":"https://github.com/citation-style-language/schema/raw/master/csl-citation.json"} </w:instrText>
      </w:r>
      <w:r w:rsidR="009D39DB">
        <w:fldChar w:fldCharType="separate"/>
      </w:r>
      <w:r w:rsidR="009D39DB" w:rsidRPr="009D39DB">
        <w:t>(Vieira et al., 2024)</w:t>
      </w:r>
      <w:r w:rsidR="009D39DB">
        <w:fldChar w:fldCharType="end"/>
      </w:r>
      <w:r>
        <w:t xml:space="preserve">.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w:t>
      </w:r>
      <w:r w:rsidR="005B7CE5">
        <w:t xml:space="preserve">– </w:t>
      </w:r>
      <w:r>
        <w:t xml:space="preserve">SINTER. Além disso, é um instrumento fundamental para redução de riscos urbanos, formulação de políticas </w:t>
      </w:r>
      <w:r w:rsidR="00451FED">
        <w:t xml:space="preserve">públicas </w:t>
      </w:r>
      <w:r>
        <w:t xml:space="preserve">sociais territoriais e promoção da transparência e participação social. </w:t>
      </w:r>
    </w:p>
    <w:p w14:paraId="3251EE86" w14:textId="4EB30EE7" w:rsidR="00C40BCA" w:rsidRDefault="00C40BCA" w:rsidP="00C40BCA">
      <w:pPr>
        <w:pStyle w:val="Texto"/>
      </w:pPr>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193117">
        <w:fldChar w:fldCharType="begin"/>
      </w:r>
      <w:r w:rsidR="00690094">
        <w:instrText xml:space="preserve"> ADDIN ZOTERO_ITEM CSL_CITATION {"citationID":"a1tqts52b99","properties":{"formattedCitation":"(IBGE, 2019a)","plainCitation":"(IBGE, 2019a)","noteIndex":0},"citationItems":[{"id":223,"uris":["http://zotero.org/users/15531986/items/J334I7ZG"],"itemData":{"id":223,"type":"webpage","title":"MUNIC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193117">
        <w:fldChar w:fldCharType="separate"/>
      </w:r>
      <w:r w:rsidR="004B259A" w:rsidRPr="004B259A">
        <w:t>(IBGE, 2019a)</w:t>
      </w:r>
      <w:r w:rsidR="00193117">
        <w:fldChar w:fldCharType="end"/>
      </w:r>
      <w:r>
        <w:t>.</w:t>
      </w:r>
    </w:p>
    <w:p w14:paraId="0C3854DD" w14:textId="0AB481E5" w:rsidR="00C40BCA" w:rsidRDefault="00C40BCA" w:rsidP="00C40BCA">
      <w:pPr>
        <w:pStyle w:val="Texto"/>
      </w:pPr>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w:t>
      </w:r>
      <w:r w:rsidR="00B63217">
        <w:t>sistema automatizado</w:t>
      </w:r>
      <w:r>
        <w:t xml:space="preserve">. </w:t>
      </w:r>
    </w:p>
    <w:p w14:paraId="681C4F04" w14:textId="77777777" w:rsidR="00C40BCA" w:rsidRDefault="00C40BCA" w:rsidP="00C40BCA">
      <w:pPr>
        <w:pStyle w:val="Texto"/>
      </w:pPr>
      <w:r>
        <w:t xml:space="preserve">Diante de índices tão reduzidos de georreferenciamento, independentemente das razões que expliquem essa lacuna nos cadastros municipais, urge buscar alternativas que viabilizem a espacialização em larga escala da malha fundiária urbana, bem como a produção e atualização do mapeamento cadastral municipal. </w:t>
      </w:r>
    </w:p>
    <w:p w14:paraId="21103727" w14:textId="77777777" w:rsidR="00C40BCA" w:rsidRDefault="00C40BCA" w:rsidP="00C40BCA">
      <w:pPr>
        <w:pStyle w:val="Texto"/>
      </w:pPr>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06209FD3" w14:textId="579413D1" w:rsidR="00C40BCA" w:rsidRDefault="00C40BCA" w:rsidP="00C40BCA">
      <w:pPr>
        <w:pStyle w:val="Texto"/>
      </w:pPr>
      <w:r>
        <w:t xml:space="preserve">No Brasil, por exemplo, o Cadastro Nacional de Endereços para Fins Estatísticos </w:t>
      </w:r>
      <w:r w:rsidR="00345F3C">
        <w:t>–</w:t>
      </w:r>
      <w:r w:rsidR="009D0C2D">
        <w:t xml:space="preserve"> </w:t>
      </w:r>
      <w:r>
        <w:t>CNEFE</w:t>
      </w:r>
      <w:r w:rsidR="00345F3C">
        <w:t xml:space="preserve"> </w:t>
      </w:r>
      <w:r w:rsidR="00CC4709">
        <w:fldChar w:fldCharType="begin"/>
      </w:r>
      <w:r w:rsidR="00690094">
        <w:instrText xml:space="preserve"> ADDIN ZOTERO_ITEM CSL_CITATION {"citationID":"a2fdplf6brs","properties":{"formattedCitation":"(IBGE,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C4709">
        <w:fldChar w:fldCharType="separate"/>
      </w:r>
      <w:r w:rsidR="004B259A" w:rsidRPr="004B259A">
        <w:t>(IBGE, 2025)</w:t>
      </w:r>
      <w:r w:rsidR="00CC4709">
        <w:fldChar w:fldCharType="end"/>
      </w:r>
      <w:r>
        <w:t xml:space="preserve">, iniciativa do </w:t>
      </w:r>
      <w:r w:rsidR="002A1138">
        <w:t>Instituto Brasileiro de Geografia e Estatística - IBGE</w:t>
      </w:r>
      <w:r>
        <w:t xml:space="preserve"> voltada à coleta e organização de informações de endereços para fins censitários, apresenta-se como uma alternativa relevante para ser utilizada em conjunto com o mapeamento cadastral e outras geotecnologias na gestão urbana dos municípios brasileiros. </w:t>
      </w:r>
    </w:p>
    <w:p w14:paraId="1862702C" w14:textId="6C01148C" w:rsidR="00700F52" w:rsidRDefault="005F3FE2" w:rsidP="00C40BCA">
      <w:pPr>
        <w:pStyle w:val="Texto"/>
        <w:rPr>
          <w:ins w:id="5" w:author="Marco Aurélio Barbiero" w:date="2025-12-14T08:48:00Z" w16du:dateUtc="2025-12-14T11:48:00Z"/>
        </w:rPr>
      </w:pPr>
      <w:r>
        <w:t xml:space="preserve">Este artigo </w:t>
      </w:r>
      <w:r w:rsidR="000B1BD6" w:rsidRPr="0007595A">
        <w:t xml:space="preserve">propõe uma </w:t>
      </w:r>
      <w:r w:rsidR="000B1BD6">
        <w:t xml:space="preserve">abordagem </w:t>
      </w:r>
      <w:r w:rsidR="000B1BD6" w:rsidRPr="00D23906">
        <w:rPr>
          <w:i/>
          <w:iCs/>
        </w:rPr>
        <w:t>Fit-For-Purpose</w:t>
      </w:r>
      <w:r w:rsidR="000B1BD6">
        <w:t xml:space="preserve"> </w:t>
      </w:r>
      <w:r w:rsidR="00790B77">
        <w:fldChar w:fldCharType="begin"/>
      </w:r>
      <w:r w:rsidR="00522C37">
        <w:instrText xml:space="preserve"> ADDIN ZOTERO_ITEM CSL_CITATION {"citationID":"aoq1ls4a89","properties":{"formattedCitation":"(Enemark et al., 2021)","plainCitation":"(Enemark et al.,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790B77">
        <w:fldChar w:fldCharType="separate"/>
      </w:r>
      <w:r w:rsidR="004B259A" w:rsidRPr="004B259A">
        <w:t>(Enemark et al., 2021)</w:t>
      </w:r>
      <w:r w:rsidR="00790B77">
        <w:fldChar w:fldCharType="end"/>
      </w:r>
      <w:r w:rsidR="00790B77">
        <w:t xml:space="preserve"> </w:t>
      </w:r>
      <w:r w:rsidR="000B1BD6">
        <w:t>de georreferenciamento</w:t>
      </w:r>
      <w:r w:rsidR="00451FED">
        <w:t xml:space="preserve"> de parcelas</w:t>
      </w:r>
      <w:r w:rsidR="000B1BD6">
        <w:t xml:space="preserve"> em massa, </w:t>
      </w:r>
      <w:r w:rsidR="000B1BD6" w:rsidRPr="0007595A">
        <w:t>utilizando</w:t>
      </w:r>
      <w:r w:rsidR="000B1BD6">
        <w:t xml:space="preserve"> apenas dados descritivos das bases abertas </w:t>
      </w:r>
      <w:r w:rsidR="000B1BD6" w:rsidRPr="0007595A">
        <w:t>do CNEFE</w:t>
      </w:r>
      <w:r w:rsidR="0046795D">
        <w:t xml:space="preserve"> </w:t>
      </w:r>
      <w:r w:rsidR="0046795D">
        <w:fldChar w:fldCharType="begin"/>
      </w:r>
      <w:r w:rsidR="00690094">
        <w:instrText xml:space="preserve"> ADDIN ZOTERO_ITEM CSL_CITATION {"citationID":"afdae6hiec","properties":{"formattedCitation":"(IBGE,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46795D">
        <w:fldChar w:fldCharType="separate"/>
      </w:r>
      <w:r w:rsidR="004B259A" w:rsidRPr="004B259A">
        <w:t>(IBGE, 2025)</w:t>
      </w:r>
      <w:r w:rsidR="0046795D">
        <w:fldChar w:fldCharType="end"/>
      </w:r>
      <w:r w:rsidR="000B1BD6">
        <w:t xml:space="preserve">, </w:t>
      </w:r>
      <w:r w:rsidR="000B1BD6" w:rsidRPr="0007595A">
        <w:t>do cadastro municipal</w:t>
      </w:r>
      <w:r w:rsidR="000B1BD6">
        <w:t xml:space="preserve"> e do</w:t>
      </w:r>
      <w:r w:rsidR="000B1BD6" w:rsidRPr="0007595A">
        <w:t xml:space="preserve"> </w:t>
      </w:r>
      <w:r w:rsidR="000B1BD6" w:rsidRPr="00D23906">
        <w:rPr>
          <w:i/>
          <w:iCs/>
        </w:rPr>
        <w:t>OpenStreetMap</w:t>
      </w:r>
      <w:r w:rsidR="00B96A95" w:rsidRPr="00B96A95">
        <w:t xml:space="preserve"> </w:t>
      </w:r>
      <w:r w:rsidR="00AF1510">
        <w:fldChar w:fldCharType="begin"/>
      </w:r>
      <w:r w:rsidR="00690094">
        <w:instrText xml:space="preserve"> ADDIN ZOTERO_ITEM CSL_CITATION {"citationID":"a22gs024an","properties":{"formattedCitation":"(Haklay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AF1510">
        <w:fldChar w:fldCharType="separate"/>
      </w:r>
      <w:r w:rsidR="004B259A" w:rsidRPr="004B259A">
        <w:t>(</w:t>
      </w:r>
      <w:proofErr w:type="spellStart"/>
      <w:r w:rsidR="004B259A" w:rsidRPr="004B259A">
        <w:t>Haklay</w:t>
      </w:r>
      <w:proofErr w:type="spellEnd"/>
      <w:r w:rsidR="004B259A" w:rsidRPr="004B259A">
        <w:t xml:space="preserve"> </w:t>
      </w:r>
      <w:r w:rsidR="004B259A" w:rsidRPr="007B5639">
        <w:t>&amp;</w:t>
      </w:r>
      <w:r w:rsidR="004B259A" w:rsidRPr="004B259A">
        <w:t xml:space="preserve"> Weber, 2008)</w:t>
      </w:r>
      <w:r w:rsidR="00AF1510">
        <w:fldChar w:fldCharType="end"/>
      </w:r>
      <w:r w:rsidR="000B1BD6" w:rsidRPr="00B96A95">
        <w:t>.</w:t>
      </w:r>
    </w:p>
    <w:p w14:paraId="0988150D" w14:textId="77777777" w:rsidR="00BA304D" w:rsidRPr="0089086C" w:rsidRDefault="00BA304D" w:rsidP="00BA304D">
      <w:pPr>
        <w:pStyle w:val="Texto"/>
      </w:pPr>
      <w:commentRangeStart w:id="6"/>
      <w:r w:rsidRPr="0089086C">
        <w:t xml:space="preserve">A metodologia </w:t>
      </w:r>
      <w:r>
        <w:t>proposta</w:t>
      </w:r>
      <w:r w:rsidRPr="0089086C">
        <w:t xml:space="preserve"> foi denominada </w:t>
      </w:r>
      <w:r w:rsidRPr="00E765C4">
        <w:rPr>
          <w:i/>
          <w:iCs/>
        </w:rPr>
        <w:t>SuperCIATA</w:t>
      </w:r>
      <w:r>
        <w:rPr>
          <w:i/>
          <w:iCs/>
        </w:rPr>
        <w:t xml:space="preserve"> </w:t>
      </w:r>
      <w:r>
        <w:rPr>
          <w:i/>
          <w:iCs/>
        </w:rPr>
        <w:fldChar w:fldCharType="begin"/>
      </w:r>
      <w:r>
        <w:rPr>
          <w:i/>
          <w:iCs/>
        </w:rPr>
        <w:instrText xml:space="preserve"> ADDIN ZOTERO_ITEM CSL_CITATION {"citationID":"uoODB0gn","properties":{"formattedCitation":"(Barbiero,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Pr>
          <w:i/>
          <w:iCs/>
        </w:rPr>
        <w:fldChar w:fldCharType="separate"/>
      </w:r>
      <w:r w:rsidRPr="0078325E">
        <w:t>(Barbiero, 2025)</w:t>
      </w:r>
      <w:r>
        <w:rPr>
          <w:i/>
          <w:iCs/>
        </w:rPr>
        <w:fldChar w:fldCharType="end"/>
      </w:r>
      <w:r w:rsidRPr="0089086C">
        <w:t xml:space="preserve">, em alusão ao Convênio de Incentivo ao Aperfeiçoamento Técnico-Administrativo de Municípios </w:t>
      </w:r>
      <w:r>
        <w:t xml:space="preserve">- </w:t>
      </w:r>
      <w:r w:rsidRPr="0089086C">
        <w:t xml:space="preserve">CIATA, desenvolvido no Brasil na década de 1970, considerado “...a primeira iniciativa formal de estruturação metodológica do cadastro urbano pelo governo federal, iniciativa que balizou a estruturação e implementação do cadastro imobiliário na maioria dos municípios brasileiros” </w:t>
      </w:r>
      <w:r w:rsidRPr="0089086C">
        <w:fldChar w:fldCharType="begin"/>
      </w:r>
      <w:r>
        <w:instrText xml:space="preserve"> ADDIN ZOTERO_ITEM CSL_CITATION {"citationID":"a2o8mtib17","properties":{"formattedCitation":"(Cunha 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89086C">
        <w:fldChar w:fldCharType="separate"/>
      </w:r>
      <w:r w:rsidRPr="004B259A">
        <w:t>(Cunha et al., 2019)</w:t>
      </w:r>
      <w:r w:rsidRPr="0089086C">
        <w:fldChar w:fldCharType="end"/>
      </w:r>
      <w:r w:rsidRPr="0089086C">
        <w:t>.</w:t>
      </w:r>
    </w:p>
    <w:p w14:paraId="449C586F" w14:textId="77777777" w:rsidR="00BA304D" w:rsidRPr="0089086C" w:rsidRDefault="00BA304D" w:rsidP="00BA304D">
      <w:pPr>
        <w:pStyle w:val="Texto"/>
      </w:pPr>
      <w:r w:rsidRPr="0089086C">
        <w:t xml:space="preserve">Além de designar a metodologia, </w:t>
      </w:r>
      <w:r w:rsidRPr="00E765C4">
        <w:rPr>
          <w:i/>
          <w:iCs/>
        </w:rPr>
        <w:t>SuperCIATA</w:t>
      </w:r>
      <w:r w:rsidRPr="0089086C">
        <w:t xml:space="preserve"> também nomeia a aplicação web desenvolvida para demonstrar as diferentes etapas de transformação e integração dos dados originais até sua consolidação em informações cadastrais georreferenciadas</w:t>
      </w:r>
      <w:r>
        <w:t xml:space="preserve"> </w:t>
      </w:r>
      <w:r>
        <w:fldChar w:fldCharType="begin"/>
      </w:r>
      <w:r>
        <w:instrText xml:space="preserve"> ADDIN ZOTERO_ITEM CSL_CITATION {"citationID":"rOnvCyCn","properties":{"formattedCitation":"(Barbiero,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fldChar w:fldCharType="separate"/>
      </w:r>
      <w:r w:rsidRPr="002D3088">
        <w:t>(Barbiero, 2025)</w:t>
      </w:r>
      <w:r>
        <w:fldChar w:fldCharType="end"/>
      </w:r>
      <w:r w:rsidRPr="0089086C">
        <w:t>.</w:t>
      </w:r>
    </w:p>
    <w:p w14:paraId="3CF96374" w14:textId="77777777" w:rsidR="00BA304D" w:rsidRPr="0089086C" w:rsidRDefault="00BA304D" w:rsidP="00BA304D">
      <w:pPr>
        <w:pStyle w:val="Texto"/>
      </w:pPr>
      <w:r>
        <w:t xml:space="preserve">A ideia central da aplicação </w:t>
      </w:r>
      <w:r w:rsidRPr="006847CA">
        <w:rPr>
          <w:i/>
          <w:iCs/>
        </w:rPr>
        <w:t>SuperCIATA</w:t>
      </w:r>
      <w:r>
        <w:t xml:space="preserve"> é que o cadastro da prefeitura permita representar as quadras em polígonos, e que o CNEFE forneça a posição aproximada delas. Para isso, é fundamental estabelecer a correspondência entre as quadras nos dois cadastros. No entanto, uma vez que as prefeituras definem livremente os valores dos componentes da chave, sem coordenação prévia com o IBGE, não há uma fórmula direta para relacionar a chave padrão CIATA com a chave CNEFE.</w:t>
      </w:r>
      <w:commentRangeEnd w:id="6"/>
      <w:r>
        <w:rPr>
          <w:rStyle w:val="Refdecomentrio"/>
        </w:rPr>
        <w:commentReference w:id="6"/>
      </w:r>
    </w:p>
    <w:p w14:paraId="29DA0BBB" w14:textId="77777777" w:rsidR="00BA304D" w:rsidRPr="00B96A95" w:rsidRDefault="00BA304D" w:rsidP="00C40BCA">
      <w:pPr>
        <w:pStyle w:val="Texto"/>
      </w:pPr>
    </w:p>
    <w:p w14:paraId="62B8E7D1" w14:textId="77777777" w:rsidR="00E64FDD" w:rsidRPr="00700F52" w:rsidRDefault="00E64FDD" w:rsidP="00700F52">
      <w:pPr>
        <w:pStyle w:val="Texto"/>
      </w:pPr>
    </w:p>
    <w:p w14:paraId="7D90A354" w14:textId="77777777" w:rsidR="008727D1" w:rsidRPr="008727D1" w:rsidRDefault="008727D1" w:rsidP="008727D1">
      <w:pPr>
        <w:pStyle w:val="Ttulo1"/>
      </w:pPr>
      <w:bookmarkStart w:id="7" w:name="_Ref215482404"/>
      <w:r w:rsidRPr="008727D1">
        <w:t>REFERENCIAL TEÓRICO</w:t>
      </w:r>
      <w:bookmarkEnd w:id="7"/>
    </w:p>
    <w:p w14:paraId="71ECD0E5" w14:textId="77777777" w:rsidR="003B2CC9" w:rsidRDefault="003B2CC9" w:rsidP="005644D3">
      <w:pPr>
        <w:pStyle w:val="Texto"/>
      </w:pPr>
    </w:p>
    <w:p w14:paraId="0EE32F5A" w14:textId="77777777" w:rsidR="00372443" w:rsidRDefault="00372443" w:rsidP="0089086C">
      <w:pPr>
        <w:pStyle w:val="Texto"/>
      </w:pPr>
      <w:r w:rsidRPr="0089086C">
        <w:t>O presente trabalho se insere no campo da gestão territorial urbana, com ênfase na espacialização de parcelas, e busca ressignificar os cadastros urbanos por meio da incorporação do georreferenciamento, a partir de uma abordagem fundamentada exclusivamente em bases de dados textuais gratuitas, como o Cadastro Nacional de Endereços para Fins Estatísticos (CNEFE) e o OpenStreetMap.</w:t>
      </w:r>
    </w:p>
    <w:p w14:paraId="14F35231" w14:textId="77777777" w:rsidR="00372443" w:rsidRPr="00C86012" w:rsidRDefault="00372443" w:rsidP="00372443">
      <w:pPr>
        <w:pStyle w:val="Texto"/>
      </w:pPr>
    </w:p>
    <w:p w14:paraId="417C45B4" w14:textId="7F16F970" w:rsidR="00A27AB8" w:rsidRDefault="00A27AB8" w:rsidP="00A27AB8">
      <w:pPr>
        <w:pStyle w:val="Ttulo2"/>
      </w:pPr>
      <w:bookmarkStart w:id="8" w:name="_Toc31378790"/>
      <w:bookmarkEnd w:id="8"/>
      <w:r>
        <w:t>C</w:t>
      </w:r>
      <w:r w:rsidR="00853D0E">
        <w:t>adastro Territorial Urbano e o CIAT</w:t>
      </w:r>
      <w:r>
        <w:t>A</w:t>
      </w:r>
    </w:p>
    <w:p w14:paraId="0AD45BD6" w14:textId="77777777" w:rsidR="0089086C" w:rsidRDefault="0089086C" w:rsidP="0089086C">
      <w:pPr>
        <w:pStyle w:val="Texto"/>
      </w:pPr>
    </w:p>
    <w:p w14:paraId="54847F29" w14:textId="21C208FD" w:rsidR="00EE72E7" w:rsidRDefault="00EE72E7" w:rsidP="00EE72E7">
      <w:pPr>
        <w:pStyle w:val="Texto"/>
      </w:pPr>
      <w:r>
        <w:t xml:space="preserve">O </w:t>
      </w:r>
      <w:r w:rsidR="00302699">
        <w:t>Convênio de Incentivo ao Aperfeiçoamento Técnico -</w:t>
      </w:r>
      <w:r>
        <w:t xml:space="preserve"> CIATA</w:t>
      </w:r>
      <w:r w:rsidR="006508A8">
        <w:t xml:space="preserve"> </w:t>
      </w:r>
      <w:r w:rsidR="00A07EE4">
        <w:fldChar w:fldCharType="begin"/>
      </w:r>
      <w:r w:rsidR="00690094">
        <w:instrText xml:space="preserve"> ADDIN ZOTERO_ITEM CSL_CITATION {"citationID":"a2mi5of20jg","properties":{"formattedCitation":"(SERPRO,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A07EE4">
        <w:fldChar w:fldCharType="separate"/>
      </w:r>
      <w:r w:rsidR="004B259A" w:rsidRPr="004B259A">
        <w:t>(SERPRO, 2025)</w:t>
      </w:r>
      <w:r w:rsidR="00A07EE4">
        <w:fldChar w:fldCharType="end"/>
      </w:r>
      <w:r>
        <w:t xml:space="preserve"> foi </w:t>
      </w:r>
      <w:r w:rsidR="00B65E34">
        <w:t xml:space="preserve">um projeto </w:t>
      </w:r>
      <w:r>
        <w:t xml:space="preserve">implementado na década de 1970 pela Secretaria de Economia e Finanças do Ministério da Fazenda, com recursos do Programa de Assistência Técnica </w:t>
      </w:r>
      <w:r w:rsidR="00797165">
        <w:t xml:space="preserve">- </w:t>
      </w:r>
      <w:r>
        <w:t xml:space="preserve">PRAT e com o apoio do Serviço Federal de Processamento de Dados </w:t>
      </w:r>
      <w:r w:rsidR="00797165">
        <w:t xml:space="preserve">- </w:t>
      </w:r>
      <w:r>
        <w:t>SERPRO. O objetivo era, inicialmente, auxiliar pequenos municípios na implantação do Cadastro Técnico Municipal e, assim, aumentar a arrecadação de receitas próprias e diminuir a dependência de recursos externos</w:t>
      </w:r>
      <w:r w:rsidR="00CC09DD">
        <w:t xml:space="preserve"> </w:t>
      </w:r>
      <w:r w:rsidR="00CC09DD">
        <w:fldChar w:fldCharType="begin"/>
      </w:r>
      <w:r w:rsidR="00690094">
        <w:instrText xml:space="preserve"> ADDIN ZOTERO_ITEM CSL_CITATION {"citationID":"a6qtjbll7s","properties":{"formattedCitation":"(Silva,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CC09DD">
        <w:fldChar w:fldCharType="separate"/>
      </w:r>
      <w:r w:rsidR="004B259A" w:rsidRPr="004B259A">
        <w:t>(Silva, 2023)</w:t>
      </w:r>
      <w:r w:rsidR="00CC09DD">
        <w:fldChar w:fldCharType="end"/>
      </w:r>
      <w:r>
        <w:t>.</w:t>
      </w:r>
    </w:p>
    <w:p w14:paraId="613205F9" w14:textId="7A0F1B83" w:rsidR="00AE4D93" w:rsidRPr="0089086C" w:rsidRDefault="00EE72E7" w:rsidP="00EE72E7">
      <w:pPr>
        <w:pStyle w:val="Texto"/>
      </w:pPr>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8690CEC" w14:textId="0A1F7355" w:rsidR="00C30DE6" w:rsidRPr="00841004" w:rsidRDefault="00C30DE6" w:rsidP="00841004">
      <w:pPr>
        <w:pStyle w:val="Texto"/>
      </w:pPr>
    </w:p>
    <w:p w14:paraId="73982F1C" w14:textId="178F6485" w:rsidR="00C30DE6" w:rsidRDefault="006508A8" w:rsidP="00C30DE6">
      <w:pPr>
        <w:pStyle w:val="Ttulo3"/>
      </w:pPr>
      <w:bookmarkStart w:id="9" w:name="_Toc31378792"/>
      <w:r w:rsidRPr="006508A8">
        <w:t>Modelo conceitual do CIATA</w:t>
      </w:r>
      <w:bookmarkEnd w:id="9"/>
    </w:p>
    <w:p w14:paraId="036481DC" w14:textId="77777777" w:rsidR="00C30DE6" w:rsidRDefault="00C30DE6" w:rsidP="00841004">
      <w:pPr>
        <w:pStyle w:val="Texto"/>
      </w:pPr>
    </w:p>
    <w:p w14:paraId="6FF5230E" w14:textId="06DA5A44" w:rsidR="00A831BC" w:rsidRDefault="00A831BC" w:rsidP="00A831BC">
      <w:pPr>
        <w:pStyle w:val="Texto"/>
      </w:pPr>
      <w:r>
        <w:t xml:space="preserve">O CIATA foi concebido de forma modular e flexível para atender às necessidades específicas de cada município, abrangendo módulos de assistência jurídica, administrativa, cadastro imobiliário urbano, cadastro fiscal mobiliário e receita </w:t>
      </w:r>
      <w:r w:rsidR="00DA367C">
        <w:fldChar w:fldCharType="begin"/>
      </w:r>
      <w:r w:rsidR="00690094">
        <w:instrText xml:space="preserve"> ADDIN ZOTERO_ITEM CSL_CITATION {"citationID":"ak2t0e3a39","properties":{"formattedCitation":"(Carneiro, 2003)","plainCitation":"(Carneiro, 2003)","noteIndex":0},"citationItems":[{"id":226,"uris":["http://zotero.org/users/15531986/items/JUYE4438"],"itemData":{"id":226,"type":"book","event-place":"São Paulo, SP, Porto Alegre","ISBN":"978-85-7525-219-2","language":"por","note":"OCLC: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DA367C">
        <w:fldChar w:fldCharType="separate"/>
      </w:r>
      <w:r w:rsidR="004B259A" w:rsidRPr="004B259A">
        <w:t>(Carneiro, 2003)</w:t>
      </w:r>
      <w:r w:rsidR="00DA367C">
        <w:fldChar w:fldCharType="end"/>
      </w:r>
    </w:p>
    <w:p w14:paraId="2A4ED2EA" w14:textId="1A14C8FC" w:rsidR="00A831BC" w:rsidRDefault="00A831BC" w:rsidP="00A831BC">
      <w:pPr>
        <w:pStyle w:val="Texto"/>
      </w:pPr>
      <w:r>
        <w:t xml:space="preserve">Levando em conta as limitações técnicas das décadas de 1970 e 1980, em especial a inexistência de Sistemas de Bancos de Dados (SGBDs) comerciais, a modelagem dos dados do CIATA seguiu o modelo de registros completos únicos, </w:t>
      </w:r>
      <w:r w:rsidRPr="00A831BC">
        <w:t>preponderante</w:t>
      </w:r>
      <w:r>
        <w:t xml:space="preserve"> na época, em que todas as informações de um objeto são armazenadas em uma única linha do arquivo</w:t>
      </w:r>
      <w:r w:rsidR="00283274">
        <w:t xml:space="preserve"> </w:t>
      </w:r>
      <w:r w:rsidR="00283274">
        <w:fldChar w:fldCharType="begin"/>
      </w:r>
      <w:r w:rsidR="00690094">
        <w:instrText xml:space="preserve"> ADDIN ZOTERO_ITEM CSL_CITATION {"citationID":"a2mqqfkosvr","properties":{"formattedCitation":"(SERPRO,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283274">
        <w:fldChar w:fldCharType="separate"/>
      </w:r>
      <w:r w:rsidR="004B259A" w:rsidRPr="004B259A">
        <w:t>(SERPRO, 2025)</w:t>
      </w:r>
      <w:r w:rsidR="00283274">
        <w:fldChar w:fldCharType="end"/>
      </w:r>
      <w:r>
        <w:t>.</w:t>
      </w:r>
    </w:p>
    <w:p w14:paraId="731B54F8" w14:textId="57C933BD" w:rsidR="006D65F3" w:rsidRDefault="00A831BC" w:rsidP="00A831BC">
      <w:pPr>
        <w:pStyle w:val="Texto"/>
      </w:pPr>
      <w:r>
        <w:t>O modelo de registro único do CIATA é considerado obsoleto atualmente, tendo sido substituído pelo modelo relacional</w:t>
      </w:r>
      <w:r w:rsidR="00283274">
        <w:t xml:space="preserve"> </w:t>
      </w:r>
      <w:r w:rsidR="00283274">
        <w:fldChar w:fldCharType="begin"/>
      </w:r>
      <w:r w:rsidR="00690094">
        <w:instrText xml:space="preserve"> ADDIN ZOTERO_ITEM CSL_CITATION {"citationID":"anstcttd4b","properties":{"formattedCitation":"(Date,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283274">
        <w:fldChar w:fldCharType="separate"/>
      </w:r>
      <w:r w:rsidR="004B259A" w:rsidRPr="004B259A">
        <w:t>(Date, 2004)</w:t>
      </w:r>
      <w:r w:rsidR="00283274">
        <w:fldChar w:fldCharType="end"/>
      </w:r>
      <w:r>
        <w:t>, mas algumas características importantes para aplicação</w:t>
      </w:r>
      <w:r w:rsidR="006553DD">
        <w:t xml:space="preserve"> </w:t>
      </w:r>
      <w:r w:rsidR="006553DD" w:rsidRPr="006553DD">
        <w:rPr>
          <w:i/>
          <w:iCs/>
        </w:rPr>
        <w:t>SuperCIATA</w:t>
      </w:r>
      <w:r w:rsidR="006553DD">
        <w:t xml:space="preserve"> </w:t>
      </w:r>
      <w:r>
        <w:t>foram preservadas em grande parte dos sistemas de cadastro modernos</w:t>
      </w:r>
      <w:r w:rsidR="006D65F3">
        <w:t>:</w:t>
      </w:r>
      <w:r w:rsidR="00C27D4C" w:rsidRPr="00C27D4C">
        <w:t xml:space="preserve"> </w:t>
      </w:r>
    </w:p>
    <w:p w14:paraId="4D41710E" w14:textId="010294E3" w:rsidR="006D65F3" w:rsidRDefault="00C27D4C" w:rsidP="006D65F3">
      <w:pPr>
        <w:pStyle w:val="Texto"/>
        <w:numPr>
          <w:ilvl w:val="0"/>
          <w:numId w:val="24"/>
        </w:numPr>
      </w:pPr>
      <w:r w:rsidRPr="00C27D4C">
        <w:t xml:space="preserve">uma chave primária cognitiva </w:t>
      </w:r>
      <w:r w:rsidR="006D65F3" w:rsidRPr="00C27D4C">
        <w:t>composta por</w:t>
      </w:r>
      <w:r w:rsidRPr="00C27D4C">
        <w:t xml:space="preserve"> </w:t>
      </w:r>
      <w:r w:rsidR="006D65F3">
        <w:t>D</w:t>
      </w:r>
      <w:r w:rsidRPr="00C27D4C">
        <w:t xml:space="preserve">istrito, </w:t>
      </w:r>
      <w:r w:rsidR="006D65F3">
        <w:t>S</w:t>
      </w:r>
      <w:r w:rsidRPr="00C27D4C">
        <w:t xml:space="preserve">etor, </w:t>
      </w:r>
      <w:r w:rsidR="006D65F3">
        <w:t>Q</w:t>
      </w:r>
      <w:r w:rsidRPr="00C27D4C">
        <w:t xml:space="preserve">uadra e </w:t>
      </w:r>
      <w:r w:rsidR="006D65F3">
        <w:t>L</w:t>
      </w:r>
      <w:r w:rsidRPr="00C27D4C">
        <w:t xml:space="preserve">ote e; </w:t>
      </w:r>
    </w:p>
    <w:p w14:paraId="5689736F" w14:textId="48F9191E" w:rsidR="006D65F3" w:rsidRDefault="00C27D4C" w:rsidP="006D65F3">
      <w:pPr>
        <w:pStyle w:val="Texto"/>
        <w:numPr>
          <w:ilvl w:val="0"/>
          <w:numId w:val="24"/>
        </w:numPr>
      </w:pPr>
      <w:r w:rsidRPr="00C27D4C">
        <w:t xml:space="preserve">as dimensões da testada e da </w:t>
      </w:r>
      <w:r w:rsidR="006D65F3">
        <w:t>profundidade</w:t>
      </w:r>
      <w:r w:rsidRPr="00C27D4C">
        <w:t xml:space="preserve"> dos terrenos. </w:t>
      </w:r>
    </w:p>
    <w:p w14:paraId="6E295455" w14:textId="42D3406A" w:rsidR="00A831BC" w:rsidRDefault="00C27D4C" w:rsidP="006D65F3">
      <w:pPr>
        <w:pStyle w:val="Texto"/>
      </w:pPr>
      <w:r w:rsidRPr="00C27D4C">
        <w:t xml:space="preserve">Com esses dados </w:t>
      </w:r>
      <w:r w:rsidR="007B5639">
        <w:t>vislumbra-se</w:t>
      </w:r>
      <w:r w:rsidRPr="00C27D4C">
        <w:t xml:space="preserve"> representar graficamente a quadra e os lotes que a compõem de forma proporcional.</w:t>
      </w:r>
    </w:p>
    <w:p w14:paraId="3C8A91ED" w14:textId="77777777" w:rsidR="00921ADE" w:rsidRDefault="00921ADE" w:rsidP="006D65F3">
      <w:pPr>
        <w:pStyle w:val="Texto"/>
      </w:pPr>
    </w:p>
    <w:p w14:paraId="3EFFD5AE" w14:textId="70F82FC9" w:rsidR="00921ADE" w:rsidRDefault="00921ADE" w:rsidP="00921ADE">
      <w:pPr>
        <w:pStyle w:val="Ttulo3"/>
      </w:pPr>
      <w:bookmarkStart w:id="10" w:name="_Ref213940241"/>
      <w:r>
        <w:t xml:space="preserve">A </w:t>
      </w:r>
      <w:r w:rsidR="00010047">
        <w:t xml:space="preserve">DEFINIÇÃO DE </w:t>
      </w:r>
      <w:r>
        <w:t>parcela no CIATA</w:t>
      </w:r>
      <w:bookmarkEnd w:id="10"/>
    </w:p>
    <w:p w14:paraId="2C868096" w14:textId="77777777" w:rsidR="00921ADE" w:rsidRDefault="00921ADE" w:rsidP="006D65F3">
      <w:pPr>
        <w:pStyle w:val="Texto"/>
      </w:pPr>
    </w:p>
    <w:p w14:paraId="1DE2E2FD" w14:textId="1BCFB3D7" w:rsidR="004031BF" w:rsidRDefault="004031BF" w:rsidP="004031BF">
      <w:pPr>
        <w:pStyle w:val="Texto"/>
      </w:pPr>
      <w:r>
        <w:t xml:space="preserve">A parcela é um conceito fundamental nos sistemas de cadastro, embora seus termos e definições tenham se modificado ao longo do tempo. Silva </w:t>
      </w:r>
      <w:r w:rsidR="002600F4">
        <w:fldChar w:fldCharType="begin"/>
      </w:r>
      <w:r w:rsidR="00690094">
        <w:instrText xml:space="preserve"> ADDIN ZOTERO_ITEM CSL_CITATION {"citationID":"a2ljtqcajq6","properties":{"formattedCitation":"\\uldash{(Silva,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600F4">
        <w:fldChar w:fldCharType="separate"/>
      </w:r>
      <w:r w:rsidR="002600F4">
        <w:rPr>
          <w:u w:val="dash"/>
        </w:rPr>
        <w:t>(</w:t>
      </w:r>
      <w:r w:rsidR="002600F4" w:rsidRPr="002600F4">
        <w:rPr>
          <w:u w:val="dash"/>
        </w:rPr>
        <w:t>2023)</w:t>
      </w:r>
      <w:r w:rsidR="002600F4">
        <w:fldChar w:fldCharType="end"/>
      </w:r>
      <w:r>
        <w:t xml:space="preserve"> apresenta uma definição contemporânea da parcela sob a perspectiva do Cadastro Territorial Multifinalitário (CTM):</w:t>
      </w:r>
    </w:p>
    <w:p w14:paraId="242AC360" w14:textId="479BD1C4" w:rsidR="004031BF" w:rsidRPr="00C96A61" w:rsidRDefault="004031BF" w:rsidP="00C96A61">
      <w:pPr>
        <w:pStyle w:val="Citaolonga"/>
      </w:pPr>
      <w:r w:rsidRPr="00C96A61">
        <w:t>Tomando em conta a importância que possui para a implementação do CTM, define-se ‘</w:t>
      </w:r>
      <w:r w:rsidRPr="00FE0C44">
        <w:rPr>
          <w:i/>
        </w:rPr>
        <w:t>parcela</w:t>
      </w:r>
      <w:r w:rsidRPr="00C96A61">
        <w:t>’ como a representação de uma porção territorial de extensão contínua, sendo seus elementos:</w:t>
      </w:r>
    </w:p>
    <w:p w14:paraId="17960DF3" w14:textId="05F071BE" w:rsidR="004031BF" w:rsidRPr="00C96A61" w:rsidRDefault="004031BF" w:rsidP="005A2FF5">
      <w:pPr>
        <w:pStyle w:val="PargrafodaLista"/>
      </w:pPr>
      <w:r w:rsidRPr="00C96A61">
        <w:t>as coordenadas dos vértices de limite vinculadas ao sistema geodésico brasileiro;</w:t>
      </w:r>
    </w:p>
    <w:p w14:paraId="72A1CF1C" w14:textId="28183728" w:rsidR="004031BF" w:rsidRPr="00C96A61" w:rsidRDefault="004031BF" w:rsidP="005A2FF5">
      <w:pPr>
        <w:pStyle w:val="PargrafodaLista"/>
      </w:pPr>
      <w:r w:rsidRPr="00C96A61">
        <w:t>o código de identificação único, inequívoco e estável;</w:t>
      </w:r>
    </w:p>
    <w:p w14:paraId="449348FA" w14:textId="1396FF2F" w:rsidR="004031BF" w:rsidRPr="00C96A61" w:rsidRDefault="004031BF" w:rsidP="005A2FF5">
      <w:pPr>
        <w:pStyle w:val="PargrafodaLista"/>
      </w:pPr>
      <w:r w:rsidRPr="00C96A61">
        <w:t>os direitos individuais e coletivos que a originam; e</w:t>
      </w:r>
    </w:p>
    <w:p w14:paraId="6163768F" w14:textId="5961C935" w:rsidR="004031BF" w:rsidRPr="00C96A61" w:rsidRDefault="004031BF" w:rsidP="005A2FF5">
      <w:pPr>
        <w:pStyle w:val="PargrafodaLista"/>
      </w:pPr>
      <w:r w:rsidRPr="00C96A61">
        <w:t xml:space="preserve">os identificadores que possibilitem o seu relacionamento com os cadastros </w:t>
      </w:r>
      <w:r w:rsidR="00196D2C" w:rsidRPr="00C96A61">
        <w:t>temáticos</w:t>
      </w:r>
      <w:r w:rsidR="0046525D">
        <w:t xml:space="preserve"> </w:t>
      </w:r>
      <w:r w:rsidR="00D57791" w:rsidRPr="00D57791">
        <w:rPr>
          <w:u w:val="dash"/>
        </w:rPr>
        <w:t>(</w:t>
      </w:r>
      <w:r w:rsidR="00F44FCB">
        <w:rPr>
          <w:u w:val="dash"/>
        </w:rPr>
        <w:t xml:space="preserve">p. </w:t>
      </w:r>
      <w:r w:rsidR="00D60269">
        <w:rPr>
          <w:u w:val="dash"/>
        </w:rPr>
        <w:t>50</w:t>
      </w:r>
      <w:r w:rsidR="00D57791" w:rsidRPr="00D57791">
        <w:rPr>
          <w:u w:val="dash"/>
        </w:rPr>
        <w:t>)</w:t>
      </w:r>
      <w:r w:rsidR="00196D2C" w:rsidRPr="00C96A61">
        <w:t xml:space="preserve">. </w:t>
      </w:r>
    </w:p>
    <w:p w14:paraId="6D4BA52A" w14:textId="1677903F" w:rsidR="004031BF" w:rsidRDefault="004031BF" w:rsidP="005452AE">
      <w:pPr>
        <w:pStyle w:val="Texto"/>
      </w:pPr>
      <w:r>
        <w:t xml:space="preserve">No Manual do Cadastro Imobiliário </w:t>
      </w:r>
      <w:r w:rsidR="00510417">
        <w:fldChar w:fldCharType="begin"/>
      </w:r>
      <w:r w:rsidR="00690094">
        <w:instrText xml:space="preserve"> ADDIN ZOTERO_ITEM CSL_CITATION {"citationID":"a2oahuko88r","properties":{"formattedCitation":"(SERPRO,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10417">
        <w:fldChar w:fldCharType="separate"/>
      </w:r>
      <w:r w:rsidR="004B259A" w:rsidRPr="004B259A">
        <w:t>(SERPRO, 2025)</w:t>
      </w:r>
      <w:r w:rsidR="00510417">
        <w:fldChar w:fldCharType="end"/>
      </w:r>
      <w:r>
        <w:t xml:space="preserve"> não há referências diretas ao termo parcela, embora seja possível associá-lo </w:t>
      </w:r>
      <w:r w:rsidR="00ED1AF2">
        <w:t>em certa medida</w:t>
      </w:r>
      <w:r>
        <w:t xml:space="preserve"> ao conceito de lote, com a diferença que este último não apresenta as coordenadas dos vértices de seus limites.</w:t>
      </w:r>
    </w:p>
    <w:p w14:paraId="37E99204" w14:textId="77777777" w:rsidR="007E300A" w:rsidRDefault="007E300A" w:rsidP="005452AE">
      <w:pPr>
        <w:pStyle w:val="Texto"/>
      </w:pPr>
    </w:p>
    <w:p w14:paraId="1418D9A4" w14:textId="599978D8" w:rsidR="007E300A" w:rsidRDefault="007E300A" w:rsidP="00F618EE">
      <w:pPr>
        <w:pStyle w:val="Ttulo2"/>
      </w:pPr>
      <w:r>
        <w:t>CNEFE</w:t>
      </w:r>
    </w:p>
    <w:p w14:paraId="364B0D54" w14:textId="77777777" w:rsidR="00F618EE" w:rsidRPr="00F618EE" w:rsidRDefault="00F618EE" w:rsidP="00F618EE">
      <w:pPr>
        <w:pStyle w:val="Texto"/>
      </w:pPr>
    </w:p>
    <w:p w14:paraId="18621F47" w14:textId="44F3FB20" w:rsidR="007E300A" w:rsidRDefault="007E300A" w:rsidP="00F618EE">
      <w:pPr>
        <w:pStyle w:val="Texto"/>
      </w:pPr>
      <w:r>
        <w:t xml:space="preserve">Segundo </w:t>
      </w:r>
      <w:r w:rsidR="00C34B9F">
        <w:t xml:space="preserve">o Instituto Brasileiro de Geografia e Estatística – </w:t>
      </w:r>
      <w:r>
        <w:t>IBGE</w:t>
      </w:r>
      <w:r w:rsidR="00C34B9F">
        <w:t xml:space="preserve"> </w:t>
      </w:r>
      <w:r w:rsidR="00C34B9F">
        <w:fldChar w:fldCharType="begin"/>
      </w:r>
      <w:r w:rsidR="00690094">
        <w:instrText xml:space="preserve"> ADDIN ZOTERO_ITEM CSL_CITATION {"citationID":"a2eak8bppg9","properties":{"formattedCitation":"\\uldash{(IBGE,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34B9F">
        <w:fldChar w:fldCharType="separate"/>
      </w:r>
      <w:r w:rsidR="00C34B9F" w:rsidRPr="00C34B9F">
        <w:rPr>
          <w:u w:val="dash"/>
        </w:rPr>
        <w:t>(2025)</w:t>
      </w:r>
      <w:r w:rsidR="00C34B9F">
        <w:fldChar w:fldCharType="end"/>
      </w:r>
      <w:r>
        <w:t xml:space="preserve">, “O Cadastro Nacional de Endereços para Fins Estatísticos - CNEFE é uma base de dados de abrangência nacional criada em 2005. Esse cadastro contempla endereços georreferenciados de domicílios e estabelecimentos de todo o país” </w:t>
      </w:r>
    </w:p>
    <w:p w14:paraId="0756B133" w14:textId="49D77B85" w:rsidR="007E300A" w:rsidRDefault="007E300A" w:rsidP="007E300A">
      <w:pPr>
        <w:pStyle w:val="Texto"/>
      </w:pPr>
      <w:r>
        <w:t xml:space="preserve">O CNEFE é administrado pelo IBGE e é atualizado de forma integral nos censos demográficos e pontualmente em outras pesquisas. Os dados são submetidos a um rigoroso processo de </w:t>
      </w:r>
      <w:commentRangeStart w:id="11"/>
      <w:r>
        <w:t>validação</w:t>
      </w:r>
      <w:commentRangeEnd w:id="11"/>
      <w:r w:rsidR="00FA4AAC">
        <w:rPr>
          <w:rStyle w:val="Refdecomentrio"/>
        </w:rPr>
        <w:commentReference w:id="11"/>
      </w:r>
      <w:r>
        <w:t xml:space="preserve"> </w:t>
      </w:r>
      <w:r w:rsidR="00FE0C44">
        <w:t xml:space="preserve">referencial </w:t>
      </w:r>
      <w:r w:rsidR="00BA304D">
        <w:t xml:space="preserve"> </w:t>
      </w:r>
      <w:r>
        <w:lastRenderedPageBreak/>
        <w:t xml:space="preserve">e padronização, garantindo sua confiabilidade </w:t>
      </w:r>
      <w:r w:rsidR="00CD0023">
        <w:fldChar w:fldCharType="begin"/>
      </w:r>
      <w:r w:rsidR="00690094">
        <w:instrText xml:space="preserve"> ADDIN ZOTERO_ITEM CSL_CITATION {"citationID":"a2lgnqnlmeg","properties":{"formattedCitation":"(IBGE,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023">
        <w:fldChar w:fldCharType="separate"/>
      </w:r>
      <w:r w:rsidR="004B259A" w:rsidRPr="004B259A">
        <w:t>(IBGE, 2024)</w:t>
      </w:r>
      <w:r w:rsidR="00CD0023">
        <w:fldChar w:fldCharType="end"/>
      </w:r>
      <w:r>
        <w:t>.  Ademais, a abrangência da coleta, que resultou em mais de 103 milhões de endereços validados em 2022, torna sua base de dados georreferenciados uma das mais completas do país.</w:t>
      </w:r>
    </w:p>
    <w:p w14:paraId="23D8B32B" w14:textId="67CC90C8" w:rsidR="007E300A" w:rsidRDefault="007E300A" w:rsidP="007E300A">
      <w:pPr>
        <w:pStyle w:val="Texto"/>
      </w:pPr>
      <w:r>
        <w:t xml:space="preserve">Em suma, a partir do censo de 2022, para cada endereço encontrado nos municípios, os recenseadores coletaram as coordenadas de um ponto localizado no logradouro à frente de unidades construídas ou em construção </w:t>
      </w:r>
      <w:r w:rsidR="00F50AC2">
        <w:fldChar w:fldCharType="begin"/>
      </w:r>
      <w:r w:rsidR="00690094">
        <w:instrText xml:space="preserve"> ADDIN ZOTERO_ITEM CSL_CITATION {"citationID":"a1mrh2illkl","properties":{"formattedCitation":"(IBGE,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F50AC2">
        <w:fldChar w:fldCharType="separate"/>
      </w:r>
      <w:r w:rsidR="004B259A" w:rsidRPr="004B259A">
        <w:t>(IBGE, 2024)</w:t>
      </w:r>
      <w:r w:rsidR="00F50AC2">
        <w:fldChar w:fldCharType="end"/>
      </w:r>
      <w:r w:rsidR="00F50AC2">
        <w:t>.</w:t>
      </w:r>
      <w:r>
        <w:t xml:space="preserve"> </w:t>
      </w:r>
    </w:p>
    <w:p w14:paraId="4B5E3098" w14:textId="49A9D661" w:rsidR="007E300A" w:rsidRDefault="007E300A" w:rsidP="007E300A">
      <w:pPr>
        <w:pStyle w:val="Texto"/>
      </w:pPr>
      <w:r>
        <w:t xml:space="preserve">Importante destacar o conceito de endereço definido no documento Padrão de Registro de Endereços </w:t>
      </w:r>
      <w:r w:rsidR="00F50AC2">
        <w:fldChar w:fldCharType="begin"/>
      </w:r>
      <w:r w:rsidR="00690094">
        <w:instrText xml:space="preserve"> ADDIN ZOTERO_ITEM CSL_CITATION {"citationID":"a15am3pdi76","properties":{"formattedCitation":"(IBGE, 2019b)","plainCitation":"(IBGE, 2019b)","noteIndex":0},"citationItems":[{"id":216,"uris":["http://zotero.org/users/15531986/items/7BLR26RA"],"itemData":{"id":216,"type":"document","title":"Padrão de Registro de Endereços - liv101639","title-short":"liv101639","URL":"https://biblioteca.ibge.gov.br/visualizacao/livros/liv101639.pdf","author":[{"family":"IBGE","given":""}],"issued":{"date-parts":[["2019"]]}}}],"schema":"https://github.com/citation-style-language/schema/raw/master/csl-citation.json"} </w:instrText>
      </w:r>
      <w:r w:rsidR="00F50AC2">
        <w:fldChar w:fldCharType="separate"/>
      </w:r>
      <w:r w:rsidR="004B259A" w:rsidRPr="004B259A">
        <w:t>(IBGE, 2019b)</w:t>
      </w:r>
      <w:r w:rsidR="00F50AC2">
        <w:fldChar w:fldCharType="end"/>
      </w:r>
      <w:r>
        <w:t>: “um texto que permite identificar uma unidade construída de forma adequada dentro de um município, isto é, a partir desse texto, deve ser possível individualizar e localizar um ponto de interesse dentro de um dado município</w:t>
      </w:r>
      <w:r w:rsidR="001744A8">
        <w:t xml:space="preserve"> </w:t>
      </w:r>
      <w:r w:rsidR="006A07B4">
        <w:t>(p.</w:t>
      </w:r>
      <w:r w:rsidR="002D73BC">
        <w:t xml:space="preserve"> 9)</w:t>
      </w:r>
      <w:r>
        <w:t xml:space="preserve">.” </w:t>
      </w:r>
    </w:p>
    <w:p w14:paraId="777B04FE" w14:textId="77777777" w:rsidR="007E300A" w:rsidRDefault="007E300A" w:rsidP="007E300A">
      <w:pPr>
        <w:pStyle w:val="Texto"/>
      </w:pPr>
      <w:r>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406984">
        <w:rPr>
          <w:i/>
          <w:iCs/>
        </w:rPr>
        <w:t>SuperCIATA</w:t>
      </w:r>
      <w:r>
        <w:t>.</w:t>
      </w:r>
    </w:p>
    <w:p w14:paraId="457B72F1" w14:textId="40B4729A" w:rsidR="007E300A" w:rsidRDefault="007E300A" w:rsidP="007E300A">
      <w:pPr>
        <w:pStyle w:val="Texto"/>
      </w:pPr>
      <w:r>
        <w:t xml:space="preserve">No que se refere ao georreferenciamento, de acordo com o documento Nota </w:t>
      </w:r>
      <w:r w:rsidR="00FA4AAC">
        <w:t xml:space="preserve">Metodológica </w:t>
      </w:r>
      <w:r>
        <w:t xml:space="preserve">n. 01 do IBGE </w:t>
      </w:r>
      <w:r w:rsidR="00335FFA">
        <w:fldChar w:fldCharType="begin"/>
      </w:r>
      <w:r w:rsidR="00690094">
        <w:instrText xml:space="preserve"> ADDIN ZOTERO_ITEM CSL_CITATION {"citationID":"a254tiia11c","properties":{"formattedCitation":"\\uldash{(IBGE,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335FFA">
        <w:fldChar w:fldCharType="separate"/>
      </w:r>
      <w:r w:rsidR="00335FFA" w:rsidRPr="00335FFA">
        <w:rPr>
          <w:u w:val="dash"/>
        </w:rPr>
        <w:t>(2024)</w:t>
      </w:r>
      <w:r w:rsidR="00335FFA">
        <w:fldChar w:fldCharType="end"/>
      </w:r>
      <w:r>
        <w:t xml:space="preserve"> as coordenadas dos endereços são apresentadas na projeção </w:t>
      </w:r>
      <w:r w:rsidRPr="004950B7">
        <w:t>SIRGAS 2000</w:t>
      </w:r>
      <w:r>
        <w:t xml:space="preserve">, no </w:t>
      </w:r>
      <w:r w:rsidRPr="004950B7">
        <w:t>formato de graus decimais com sinal e até cinco casas decimais</w:t>
      </w:r>
      <w:r>
        <w:t xml:space="preserve">. </w:t>
      </w:r>
      <w:r w:rsidR="00FA4AAC">
        <w:t xml:space="preserve">O rastreio </w:t>
      </w:r>
      <w:r>
        <w:t xml:space="preserve">dessas coordenadas foi </w:t>
      </w:r>
      <w:r w:rsidR="00FE0C44">
        <w:t>realizado</w:t>
      </w:r>
      <w:r w:rsidR="00FA4AAC">
        <w:t xml:space="preserve"> por </w:t>
      </w:r>
      <w:r>
        <w:t>dispositivos GNSS (</w:t>
      </w:r>
      <w:r w:rsidRPr="00335FFA">
        <w:rPr>
          <w:i/>
          <w:iCs/>
        </w:rPr>
        <w:t>Global Navigation Satellite System</w:t>
      </w:r>
      <w:r>
        <w:t>)</w:t>
      </w:r>
      <w:ins w:id="12" w:author="Carlos" w:date="2025-12-14T07:34:00Z">
        <w:r w:rsidR="00FA4AAC">
          <w:t>,</w:t>
        </w:r>
      </w:ins>
      <w:r>
        <w:t xml:space="preserve"> embarcados nos aparelhos de coleta. Em condições normais de coleta (edificações horizontais, prédios baixos, áreas rurais), o erro máximo atingiu 11,71 metros.</w:t>
      </w:r>
    </w:p>
    <w:p w14:paraId="32F29B27" w14:textId="49652866" w:rsidR="007E300A" w:rsidRDefault="007E300A" w:rsidP="007E300A">
      <w:pPr>
        <w:pStyle w:val="Texto"/>
      </w:pPr>
      <w:r>
        <w:t xml:space="preserve">Os arquivos do CNEFE referentes a cada município brasileiro são disponibilizados no portal oficial do IBGE </w:t>
      </w:r>
      <w:r w:rsidR="00505649">
        <w:fldChar w:fldCharType="begin"/>
      </w:r>
      <w:r w:rsidR="00690094">
        <w:instrText xml:space="preserve"> ADDIN ZOTERO_ITEM CSL_CITATION {"citationID":"a11kpess22v","properties":{"formattedCitation":"({\\i{}Downloads | IBGE}, s. d.)","plainCitation":"(Downloads | IBGE, s. d.)","noteIndex":0},"citationItems":[{"id":222,"uris":["http://zotero.org/users/15531986/items/82GFF8DE"],"itemData":{"id":222,"type":"webpage","title":"Downloads | IBGE","URL":"https://ftp.ibge.gov.br/Perfil_Municipios/2019/Base_de_Dados/","accessed":{"date-parts":[["2025",7,19]]}}}],"schema":"https://github.com/citation-style-language/schema/raw/master/csl-citation.json"} </w:instrText>
      </w:r>
      <w:r w:rsidR="00505649">
        <w:fldChar w:fldCharType="separate"/>
      </w:r>
      <w:r w:rsidR="004B259A" w:rsidRPr="004B259A">
        <w:t>(</w:t>
      </w:r>
      <w:r w:rsidR="004B259A" w:rsidRPr="004B259A">
        <w:rPr>
          <w:i/>
          <w:iCs/>
        </w:rPr>
        <w:t>Downloads | IBGE</w:t>
      </w:r>
      <w:r w:rsidR="004B259A" w:rsidRPr="004B259A">
        <w:t>, s. d.)</w:t>
      </w:r>
      <w:r w:rsidR="00505649">
        <w:fldChar w:fldCharType="end"/>
      </w:r>
      <w:r>
        <w:t>, no formato CSV (</w:t>
      </w:r>
      <w:r w:rsidR="00121792">
        <w:t xml:space="preserve">texto </w:t>
      </w:r>
      <w:r>
        <w:t xml:space="preserve">separado </w:t>
      </w:r>
      <w:r w:rsidRPr="004950B7">
        <w:t>por</w:t>
      </w:r>
      <w:r w:rsidR="003446C8" w:rsidRPr="004950B7">
        <w:t xml:space="preserve"> ponto e</w:t>
      </w:r>
      <w:r w:rsidRPr="004950B7">
        <w:t xml:space="preserve"> vírgula</w:t>
      </w:r>
      <w:r w:rsidR="003446C8">
        <w:t xml:space="preserve"> no padrão brasileiro</w:t>
      </w:r>
      <w:r>
        <w:t>). Cada registro possui 35 atributos, cobrindo diferentes dimensões de interesse censitário</w:t>
      </w:r>
      <w:r w:rsidR="00860F97">
        <w:t>.</w:t>
      </w:r>
    </w:p>
    <w:p w14:paraId="1E2415DD" w14:textId="77777777" w:rsidR="00E23FC9" w:rsidRDefault="00E23FC9" w:rsidP="007E300A">
      <w:pPr>
        <w:pStyle w:val="Texto"/>
      </w:pPr>
    </w:p>
    <w:p w14:paraId="07B34576" w14:textId="77777777" w:rsidR="009679FD" w:rsidRDefault="009679FD" w:rsidP="009679FD">
      <w:pPr>
        <w:pStyle w:val="Ttulo2"/>
      </w:pPr>
      <w:r>
        <w:t>OPENSTREETMAP – OSM</w:t>
      </w:r>
    </w:p>
    <w:p w14:paraId="5776C7C5" w14:textId="77777777" w:rsidR="009679FD" w:rsidRPr="009679FD" w:rsidRDefault="009679FD" w:rsidP="00E23FC9">
      <w:pPr>
        <w:pStyle w:val="Texto"/>
      </w:pPr>
    </w:p>
    <w:p w14:paraId="037C803C" w14:textId="446AE7C6" w:rsidR="009679FD" w:rsidRDefault="009679FD" w:rsidP="009679FD">
      <w:pPr>
        <w:pStyle w:val="Texto"/>
      </w:pPr>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r w:rsidR="006C2C0E">
        <w:fldChar w:fldCharType="begin"/>
      </w:r>
      <w:r w:rsidR="00EB6953">
        <w:instrText xml:space="preserve"> ADDIN ZOTERO_ITEM CSL_CITATION {"citationID":"a11e7ubh08m","properties":{"formattedCitation":"(Haklay,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6C2C0E">
        <w:fldChar w:fldCharType="separate"/>
      </w:r>
      <w:r w:rsidR="004B259A" w:rsidRPr="004B259A">
        <w:t>(Haklay, 2010)</w:t>
      </w:r>
      <w:r w:rsidR="006C2C0E">
        <w:fldChar w:fldCharType="end"/>
      </w:r>
      <w:r>
        <w:t>.</w:t>
      </w:r>
    </w:p>
    <w:p w14:paraId="5A503265" w14:textId="19A9C4D2" w:rsidR="009679FD" w:rsidRDefault="009679FD" w:rsidP="009679FD">
      <w:pPr>
        <w:pStyle w:val="Texto"/>
      </w:pPr>
      <w:r>
        <w:t xml:space="preserve">O OSM foi criado em 2004 por Steve Coast, no Reino Unido, como resposta à restrição de acesso e aos altos custos de dados geográficos proprietários </w:t>
      </w:r>
      <w:r w:rsidR="006C2C0E">
        <w:fldChar w:fldCharType="begin"/>
      </w:r>
      <w:r w:rsidR="00EB6953">
        <w:instrText xml:space="preserve"> ADDIN ZOTERO_ITEM CSL_CITATION {"citationID":"a2fvlsshrq5","properties":{"formattedCitation":"(Haklay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6C2C0E">
        <w:fldChar w:fldCharType="separate"/>
      </w:r>
      <w:r w:rsidR="004B259A" w:rsidRPr="004B259A">
        <w:t>(Haklay &amp; Weber, 2008)</w:t>
      </w:r>
      <w:r w:rsidR="006C2C0E">
        <w:fldChar w:fldCharType="end"/>
      </w:r>
      <w:r>
        <w:t xml:space="preserve">. Inspirado no modelo colaborativo da </w:t>
      </w:r>
      <w:r w:rsidRPr="00FA4AAC">
        <w:rPr>
          <w:i/>
          <w:rPrChange w:id="13" w:author="Carlos" w:date="2025-12-14T07:35:00Z">
            <w:rPr/>
          </w:rPrChange>
        </w:rPr>
        <w:t>Wikipedia</w:t>
      </w:r>
      <w:r>
        <w:t>, o projeto consolidou-se como a principal iniciativa de mapeamento livre e aberto do mundo, sustentado por uma comunidade global de voluntários</w:t>
      </w:r>
      <w:r w:rsidR="00721C26">
        <w:t xml:space="preserve"> </w:t>
      </w:r>
      <w:r w:rsidR="00721C26">
        <w:fldChar w:fldCharType="begin"/>
      </w:r>
      <w:r w:rsidR="00EB6953">
        <w:instrText xml:space="preserve"> ADDIN ZOTERO_ITEM CSL_CITATION {"citationID":"aakjd2ghki","properties":{"formattedCitation":"(Goodchild,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1572-9893","issue":"4","language":"en","license":"http://www.springer.com/tdm","note":"publisher: Springer Science and Business Media LLC","page":"211-221","source":"Crossref","title":"Citizens as sensors: the world of volunteered geography","title-short":"Citizens as sensors","volume":"69","author":[{"family":"Goodchild","given":"Michael F."}],"issued":{"date-parts":[["2007",11,30]]}}}],"schema":"https://github.com/citation-style-language/schema/raw/master/csl-citation.json"} </w:instrText>
      </w:r>
      <w:r w:rsidR="00721C26">
        <w:fldChar w:fldCharType="separate"/>
      </w:r>
      <w:r w:rsidR="004B259A" w:rsidRPr="004B259A">
        <w:t>(Goodchild, 2007)</w:t>
      </w:r>
      <w:r w:rsidR="00721C26">
        <w:fldChar w:fldCharType="end"/>
      </w:r>
      <w:r>
        <w:t>.</w:t>
      </w:r>
    </w:p>
    <w:p w14:paraId="51AA3A29" w14:textId="341F8227" w:rsidR="009679FD" w:rsidRDefault="009679FD" w:rsidP="009679FD">
      <w:pPr>
        <w:pStyle w:val="Texto"/>
      </w:pPr>
      <w:r>
        <w:t xml:space="preserve">O banco de dados do </w:t>
      </w:r>
      <w:r w:rsidRPr="00275C5C">
        <w:t>OSM</w:t>
      </w:r>
      <w:r>
        <w:t xml:space="preserve"> é organizado em </w:t>
      </w:r>
      <w:r w:rsidRPr="00FF04E6">
        <w:rPr>
          <w:i/>
          <w:iCs/>
        </w:rPr>
        <w:t>nodes</w:t>
      </w:r>
      <w:r>
        <w:t xml:space="preserve">, </w:t>
      </w:r>
      <w:r w:rsidRPr="00FF04E6">
        <w:rPr>
          <w:i/>
          <w:iCs/>
        </w:rPr>
        <w:t>ways</w:t>
      </w:r>
      <w:r>
        <w:t xml:space="preserve"> e </w:t>
      </w:r>
      <w:r w:rsidRPr="00FF04E6">
        <w:rPr>
          <w:i/>
          <w:iCs/>
        </w:rPr>
        <w:t>relations</w:t>
      </w:r>
      <w:r>
        <w:t xml:space="preserve"> que representam, respectivamente, pontos discretos, linhas (logradouros e rios) e estruturas complexas. Nesse trabalho, para a espacialização das quadras do cadastro municipal, são usadas as coordenadas de trechos dos logradouros (</w:t>
      </w:r>
      <w:r w:rsidRPr="00FF04E6">
        <w:rPr>
          <w:i/>
          <w:iCs/>
        </w:rPr>
        <w:t>ways</w:t>
      </w:r>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275C5C">
        <w:t>OSM</w:t>
      </w:r>
      <w:r>
        <w:t xml:space="preserve"> usando uma linguagem semelhante ao </w:t>
      </w:r>
      <w:r w:rsidRPr="00275C5C">
        <w:t>SQL</w:t>
      </w:r>
      <w:r>
        <w:t xml:space="preserve"> </w:t>
      </w:r>
      <w:r w:rsidR="003A6A9D">
        <w:fldChar w:fldCharType="begin"/>
      </w:r>
      <w:r w:rsidR="00EB6953">
        <w:instrText xml:space="preserve"> ADDIN ZOTERO_ITEM CSL_CITATION {"citationID":"a2nfieqtn4p","properties":{"formattedCitation":"(Olbricht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3A6A9D">
        <w:fldChar w:fldCharType="separate"/>
      </w:r>
      <w:r w:rsidR="004B259A" w:rsidRPr="004B259A">
        <w:t>(Olbricht &amp; Paulmann, 2015)</w:t>
      </w:r>
      <w:r w:rsidR="003A6A9D">
        <w:fldChar w:fldCharType="end"/>
      </w:r>
      <w:r>
        <w:t xml:space="preserve">. </w:t>
      </w:r>
    </w:p>
    <w:p w14:paraId="0F13DA88" w14:textId="77777777" w:rsidR="009679FD" w:rsidRDefault="009679FD" w:rsidP="007E300A">
      <w:pPr>
        <w:pStyle w:val="Texto"/>
      </w:pPr>
    </w:p>
    <w:p w14:paraId="74CFF4BD" w14:textId="77777777" w:rsidR="00F565BA" w:rsidRDefault="00F565BA" w:rsidP="00F565BA">
      <w:pPr>
        <w:pStyle w:val="Ttulo1"/>
      </w:pPr>
      <w:r>
        <w:t>MATERIAIS E MÉTODO</w:t>
      </w:r>
    </w:p>
    <w:p w14:paraId="7D7F851C" w14:textId="77777777" w:rsidR="00F65DC9" w:rsidRDefault="00F65DC9" w:rsidP="00F65DC9">
      <w:pPr>
        <w:pStyle w:val="Texto"/>
      </w:pPr>
    </w:p>
    <w:p w14:paraId="3251AEA5" w14:textId="6ED5EACD" w:rsidR="009846E8" w:rsidRDefault="009846E8" w:rsidP="009846E8">
      <w:pPr>
        <w:pStyle w:val="Ttulo2"/>
      </w:pPr>
      <w:r>
        <w:t xml:space="preserve">Caracterização da </w:t>
      </w:r>
      <w:r w:rsidR="00A71241">
        <w:t xml:space="preserve">Área de </w:t>
      </w:r>
      <w:r w:rsidR="00B43C57">
        <w:t>Estudo</w:t>
      </w:r>
    </w:p>
    <w:p w14:paraId="08339B8A" w14:textId="77777777" w:rsidR="00DB2F29" w:rsidRPr="00DB2F29" w:rsidRDefault="00DB2F29" w:rsidP="00DB2F29">
      <w:pPr>
        <w:pStyle w:val="Texto"/>
      </w:pPr>
    </w:p>
    <w:p w14:paraId="2A0AA49E" w14:textId="5CA3031F" w:rsidR="009F200F" w:rsidRDefault="00887354" w:rsidP="009F200F">
      <w:pPr>
        <w:pStyle w:val="Texto"/>
        <w:rPr>
          <w:ins w:id="14" w:author="Marco Aurélio Barbiero" w:date="2025-12-14T15:59:00Z" w16du:dateUtc="2025-12-14T18:59:00Z"/>
        </w:rPr>
      </w:pPr>
      <w:del w:id="15" w:author="Marco Aurélio Barbiero" w:date="2025-12-14T15:56:00Z" w16du:dateUtc="2025-12-14T18:56:00Z">
        <w:r w:rsidDel="009971F9">
          <w:delText xml:space="preserve">Os dados usados </w:delText>
        </w:r>
        <w:r w:rsidR="0009743F" w:rsidDel="009971F9">
          <w:delText xml:space="preserve">nesta etapa </w:delText>
        </w:r>
        <w:r w:rsidR="00F1472F" w:rsidDel="009971F9">
          <w:delText xml:space="preserve">do projeto </w:delText>
        </w:r>
        <w:r w:rsidR="006C114D" w:rsidDel="009971F9">
          <w:delText>são originários de um município</w:delText>
        </w:r>
        <w:r w:rsidR="005A1CB3" w:rsidDel="009971F9">
          <w:delText xml:space="preserve"> paranaense</w:delText>
        </w:r>
        <w:r w:rsidR="006C114D" w:rsidDel="009971F9">
          <w:delText xml:space="preserve"> </w:delText>
        </w:r>
        <w:r w:rsidR="00AD58DB" w:rsidDel="009971F9">
          <w:delText xml:space="preserve">que disponibiliza seus dados cadastrais em seu sítio </w:delText>
        </w:r>
        <w:r w:rsidR="00AF16B2" w:rsidDel="009971F9">
          <w:delText>na Internet</w:delText>
        </w:r>
        <w:r w:rsidR="00B6335E" w:rsidDel="009971F9">
          <w:fldChar w:fldCharType="begin"/>
        </w:r>
        <w:r w:rsidR="00B6335E" w:rsidDel="009971F9">
          <w:delInstrText xml:space="preserve"> ADDIN ZOTERO_ITEM CSL_CITATION {"citationID":"OYL5w0Et","properties":{"formattedCitation":"({\\i{}SIGWEB-Capanema},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delInstrText>
        </w:r>
        <w:r w:rsidR="00B6335E" w:rsidDel="009971F9">
          <w:fldChar w:fldCharType="separate"/>
        </w:r>
        <w:r w:rsidR="00B6335E" w:rsidRPr="00B6335E" w:rsidDel="009971F9">
          <w:delText>(</w:delText>
        </w:r>
        <w:r w:rsidR="00B6335E" w:rsidRPr="00B6335E" w:rsidDel="009971F9">
          <w:rPr>
            <w:i/>
            <w:iCs/>
          </w:rPr>
          <w:delText>SIGWEB-Capanema</w:delText>
        </w:r>
        <w:r w:rsidR="00B6335E" w:rsidRPr="00B6335E" w:rsidDel="009971F9">
          <w:delText>, 2025)</w:delText>
        </w:r>
        <w:r w:rsidR="00B6335E" w:rsidDel="009971F9">
          <w:fldChar w:fldCharType="end"/>
        </w:r>
        <w:r w:rsidR="00AF16B2" w:rsidDel="009971F9">
          <w:delText>.</w:delText>
        </w:r>
        <w:r w:rsidR="006C114D" w:rsidDel="009971F9">
          <w:delText xml:space="preserve"> </w:delText>
        </w:r>
      </w:del>
      <w:ins w:id="16" w:author="Marco Aurélio Barbiero" w:date="2025-12-14T15:51:00Z" w16du:dateUtc="2025-12-14T18:51:00Z">
        <w:r w:rsidR="006D48D0">
          <w:t xml:space="preserve">Capanema </w:t>
        </w:r>
      </w:ins>
      <w:ins w:id="17" w:author="Marco Aurélio Barbiero" w:date="2025-12-14T15:52:00Z" w16du:dateUtc="2025-12-14T18:52:00Z">
        <w:r w:rsidR="00F2540D">
          <w:t>é um município d</w:t>
        </w:r>
        <w:r w:rsidR="00A70301">
          <w:t>e 418</w:t>
        </w:r>
      </w:ins>
      <w:ins w:id="18" w:author="Marco Aurélio Barbiero" w:date="2025-12-14T15:53:00Z" w16du:dateUtc="2025-12-14T18:53:00Z">
        <w:r w:rsidR="00A70301">
          <w:t xml:space="preserve"> Km² </w:t>
        </w:r>
        <w:r w:rsidR="0002216C">
          <w:t>localizado na região sud</w:t>
        </w:r>
      </w:ins>
      <w:ins w:id="19" w:author="Marco Aurélio Barbiero" w:date="2025-12-14T15:54:00Z" w16du:dateUtc="2025-12-14T18:54:00Z">
        <w:r w:rsidR="0002216C">
          <w:t>oeste do Paraná, às margens do Rio Iguaçu</w:t>
        </w:r>
        <w:r w:rsidR="00056727">
          <w:t>, que abriga</w:t>
        </w:r>
      </w:ins>
      <w:ins w:id="20" w:author="Marco Aurélio Barbiero" w:date="2025-12-14T15:51:00Z" w16du:dateUtc="2025-12-14T18:51:00Z">
        <w:r w:rsidR="006D48D0">
          <w:t xml:space="preserve"> aproxima</w:t>
        </w:r>
      </w:ins>
      <w:ins w:id="21" w:author="Marco Aurélio Barbiero" w:date="2025-12-14T15:52:00Z" w16du:dateUtc="2025-12-14T18:52:00Z">
        <w:r w:rsidR="006D48D0">
          <w:t>damente vinte</w:t>
        </w:r>
      </w:ins>
      <w:ins w:id="22" w:author="Marco Aurélio Barbiero" w:date="2025-12-14T15:58:00Z" w16du:dateUtc="2025-12-14T18:58:00Z">
        <w:r w:rsidR="00CE73E4">
          <w:t xml:space="preserve"> </w:t>
        </w:r>
      </w:ins>
      <w:ins w:id="23" w:author="Marco Aurélio Barbiero" w:date="2025-12-14T15:52:00Z" w16du:dateUtc="2025-12-14T18:52:00Z">
        <w:r w:rsidR="006D48D0">
          <w:t>mil habitantes</w:t>
        </w:r>
      </w:ins>
      <w:ins w:id="24" w:author="Marco Aurélio Barbiero" w:date="2025-12-14T15:56:00Z" w16du:dateUtc="2025-12-14T18:56:00Z">
        <w:r w:rsidR="002C5794">
          <w:t xml:space="preserve"> </w:t>
        </w:r>
      </w:ins>
      <w:r w:rsidR="002C5794">
        <w:fldChar w:fldCharType="begin"/>
      </w:r>
      <w:r w:rsidR="002C5794">
        <w:instrText xml:space="preserve"> ADDIN ZOTERO_ITEM CSL_CITATION {"citationID":"bAMsjxVc","properties":{"formattedCitation":"({\\i{}Capanema (PR) - IBGE}, 2025)","plainCitation":"(Capanema (PR) - IBGE, 2025)","noteIndex":0},"citationItems":[{"id":288,"uris":["http://zotero.org/users/15531986/items/ZU6ARHX2"],"itemData":{"id":288,"type":"webpage","title":"Capanema (PR) - IBGE","URL":"https://www.ibge.gov.br/cidades-e-estados/pr/capanema.html","accessed":{"date-parts":[["2025",12,14]]},"issued":{"date-parts":[["2025"]]}}}],"schema":"https://github.com/citation-style-language/schema/raw/master/csl-citation.json"} </w:instrText>
      </w:r>
      <w:r w:rsidR="002C5794">
        <w:fldChar w:fldCharType="separate"/>
      </w:r>
      <w:r w:rsidR="002C5794" w:rsidRPr="002C5794">
        <w:t>(</w:t>
      </w:r>
      <w:r w:rsidR="002C5794" w:rsidRPr="002C5794">
        <w:rPr>
          <w:i/>
          <w:iCs/>
        </w:rPr>
        <w:t>Capanema</w:t>
      </w:r>
      <w:del w:id="25" w:author="Marco Aurélio Barbiero" w:date="2025-12-14T15:56:00Z" w16du:dateUtc="2025-12-14T18:56:00Z">
        <w:r w:rsidR="002C5794" w:rsidRPr="002C5794" w:rsidDel="009971F9">
          <w:rPr>
            <w:i/>
            <w:iCs/>
          </w:rPr>
          <w:delText xml:space="preserve"> (PR)</w:delText>
        </w:r>
      </w:del>
      <w:r w:rsidR="002C5794" w:rsidRPr="002C5794">
        <w:rPr>
          <w:i/>
          <w:iCs/>
        </w:rPr>
        <w:t xml:space="preserve"> - IBGE</w:t>
      </w:r>
      <w:r w:rsidR="002C5794" w:rsidRPr="002C5794">
        <w:t>, 2025)</w:t>
      </w:r>
      <w:r w:rsidR="002C5794">
        <w:fldChar w:fldCharType="end"/>
      </w:r>
      <w:ins w:id="26" w:author="Marco Aurélio Barbiero" w:date="2025-12-14T15:56:00Z" w16du:dateUtc="2025-12-14T18:56:00Z">
        <w:r w:rsidR="009971F9">
          <w:t xml:space="preserve">. </w:t>
        </w:r>
      </w:ins>
    </w:p>
    <w:p w14:paraId="0A5E59D5" w14:textId="0F3B5470" w:rsidR="002E6E5A" w:rsidDel="00235E53" w:rsidRDefault="002137B9" w:rsidP="000B3BC8">
      <w:pPr>
        <w:pStyle w:val="Texto"/>
        <w:rPr>
          <w:del w:id="27" w:author="Marco Aurélio Barbiero" w:date="2025-12-14T16:30:00Z" w16du:dateUtc="2025-12-14T19:30:00Z"/>
        </w:rPr>
        <w:pPrChange w:id="28" w:author="Marco Aurélio Barbiero" w:date="2025-12-14T16:36:00Z" w16du:dateUtc="2025-12-14T19:36:00Z">
          <w:pPr>
            <w:pStyle w:val="Texto"/>
          </w:pPr>
        </w:pPrChange>
      </w:pPr>
      <w:ins w:id="29" w:author="Marco Aurélio Barbiero" w:date="2025-12-14T15:59:00Z" w16du:dateUtc="2025-12-14T18:59:00Z">
        <w:r>
          <w:t xml:space="preserve">O </w:t>
        </w:r>
      </w:ins>
      <w:ins w:id="30" w:author="Marco Aurélio Barbiero" w:date="2025-12-14T16:00:00Z" w16du:dateUtc="2025-12-14T19:00:00Z">
        <w:r w:rsidR="00017FF6">
          <w:t xml:space="preserve">município </w:t>
        </w:r>
        <w:r w:rsidR="00BB2D76">
          <w:t xml:space="preserve">disponibiliza </w:t>
        </w:r>
      </w:ins>
      <w:ins w:id="31" w:author="Marco Aurélio Barbiero" w:date="2025-12-14T16:29:00Z" w16du:dateUtc="2025-12-14T19:29:00Z">
        <w:r w:rsidR="001B392F">
          <w:t xml:space="preserve">as informações </w:t>
        </w:r>
      </w:ins>
      <w:ins w:id="32" w:author="Marco Aurélio Barbiero" w:date="2025-12-14T16:00:00Z" w16du:dateUtc="2025-12-14T19:00:00Z">
        <w:r w:rsidR="00BB2D76">
          <w:t xml:space="preserve"> do cadastro urbano em um </w:t>
        </w:r>
      </w:ins>
      <w:proofErr w:type="spellStart"/>
      <w:ins w:id="33" w:author="Marco Aurélio Barbiero" w:date="2025-12-14T16:30:00Z" w16du:dateUtc="2025-12-14T19:30:00Z">
        <w:r w:rsidR="00E257DC">
          <w:t>geoportal</w:t>
        </w:r>
        <w:proofErr w:type="spellEnd"/>
        <w:r w:rsidR="00E257DC">
          <w:t xml:space="preserve"> público</w:t>
        </w:r>
        <w:r w:rsidR="00235E53">
          <w:t xml:space="preserve"> na Internet</w:t>
        </w:r>
      </w:ins>
      <w:ins w:id="34" w:author="Marco Aurélio Barbiero" w:date="2025-12-14T16:01:00Z" w16du:dateUtc="2025-12-14T19:01:00Z">
        <w:r w:rsidR="00BB2D76">
          <w:t xml:space="preserve"> </w:t>
        </w:r>
      </w:ins>
      <w:r w:rsidR="00D23647">
        <w:fldChar w:fldCharType="begin"/>
      </w:r>
      <w:r w:rsidR="00D23647">
        <w:instrText xml:space="preserve"> ADDIN ZOTERO_ITEM CSL_CITATION {"citationID":"r2ymUggX","properties":{"formattedCitation":"({\\i{}SIGWEB-Capanema},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D23647">
        <w:fldChar w:fldCharType="separate"/>
      </w:r>
      <w:r w:rsidR="00D23647" w:rsidRPr="00D23647">
        <w:t>(</w:t>
      </w:r>
      <w:r w:rsidR="00D23647" w:rsidRPr="00D23647">
        <w:rPr>
          <w:i/>
          <w:iCs/>
        </w:rPr>
        <w:t>SIGWEB-Capanema</w:t>
      </w:r>
      <w:r w:rsidR="00D23647" w:rsidRPr="00D23647">
        <w:t>, 2025)</w:t>
      </w:r>
      <w:r w:rsidR="00D23647">
        <w:fldChar w:fldCharType="end"/>
      </w:r>
      <w:ins w:id="35" w:author="Marco Aurélio Barbiero" w:date="2025-12-14T16:27:00Z" w16du:dateUtc="2025-12-14T19:27:00Z">
        <w:r w:rsidR="006B16DF">
          <w:t xml:space="preserve">, de onde foram copiados </w:t>
        </w:r>
      </w:ins>
      <w:ins w:id="36" w:author="Marco Aurélio Barbiero" w:date="2025-12-14T16:45:00Z" w16du:dateUtc="2025-12-14T19:45:00Z">
        <w:r w:rsidR="00977F42">
          <w:t>7.656</w:t>
        </w:r>
      </w:ins>
      <w:ins w:id="37" w:author="Marco Aurélio Barbiero" w:date="2025-12-14T16:36:00Z" w16du:dateUtc="2025-12-14T19:36:00Z">
        <w:r w:rsidR="000B3BC8">
          <w:t xml:space="preserve"> endereços de lotes </w:t>
        </w:r>
      </w:ins>
    </w:p>
    <w:p w14:paraId="2C26DBBF" w14:textId="613E3649" w:rsidR="009846E8" w:rsidRDefault="00233D53" w:rsidP="00AD14AC">
      <w:pPr>
        <w:pStyle w:val="Texto"/>
        <w:rPr>
          <w:ins w:id="38" w:author="Marco Aurélio Barbiero" w:date="2025-12-14T16:35:00Z" w16du:dateUtc="2025-12-14T19:35:00Z"/>
        </w:rPr>
      </w:pPr>
      <w:del w:id="39" w:author="Marco Aurélio Barbiero" w:date="2025-12-14T16:36:00Z" w16du:dateUtc="2025-12-14T19:36:00Z">
        <w:r w:rsidDel="000B3BC8">
          <w:delText>Foram coletados</w:delText>
        </w:r>
        <w:r w:rsidR="007A406B" w:rsidDel="000B3BC8">
          <w:delText xml:space="preserve"> </w:delText>
        </w:r>
        <w:r w:rsidR="00E22AB1" w:rsidDel="000B3BC8">
          <w:delText>1048</w:delText>
        </w:r>
        <w:r w:rsidR="00740677" w:rsidDel="000B3BC8">
          <w:delText xml:space="preserve">1 lotes desse cadastro </w:delText>
        </w:r>
      </w:del>
      <w:del w:id="40" w:author="Marco Aurélio Barbiero" w:date="2025-12-14T17:43:00Z" w16du:dateUtc="2025-12-14T20:43:00Z">
        <w:r w:rsidR="00740677" w:rsidDel="00AD14AC">
          <w:delText xml:space="preserve">que, após tratamento, </w:delText>
        </w:r>
        <w:r w:rsidR="00F721B4" w:rsidDel="00AD14AC">
          <w:delText>resultaram</w:delText>
        </w:r>
      </w:del>
      <w:ins w:id="41" w:author="Marco Aurélio Barbiero" w:date="2025-12-14T17:43:00Z" w16du:dateUtc="2025-12-14T20:43:00Z">
        <w:r w:rsidR="00AD14AC">
          <w:t xml:space="preserve">distribuídos em </w:t>
        </w:r>
      </w:ins>
      <w:del w:id="42" w:author="Marco Aurélio Barbiero" w:date="2025-12-14T17:43:00Z" w16du:dateUtc="2025-12-14T20:43:00Z">
        <w:r w:rsidR="00F721B4" w:rsidDel="00AD14AC">
          <w:delText xml:space="preserve"> em </w:delText>
        </w:r>
      </w:del>
      <w:del w:id="43" w:author="Marco Aurélio Barbiero" w:date="2025-12-14T16:41:00Z" w16du:dateUtc="2025-12-14T19:41:00Z">
        <w:r w:rsidR="005E17D8" w:rsidDel="00BA679D">
          <w:delText xml:space="preserve">456 </w:delText>
        </w:r>
      </w:del>
      <w:ins w:id="44" w:author="Marco Aurélio Barbiero" w:date="2025-12-14T16:41:00Z" w16du:dateUtc="2025-12-14T19:41:00Z">
        <w:r w:rsidR="00BA679D">
          <w:t>202</w:t>
        </w:r>
        <w:r w:rsidR="00BA679D">
          <w:t xml:space="preserve"> </w:t>
        </w:r>
      </w:ins>
      <w:r w:rsidR="005E17D8">
        <w:t>logradouros</w:t>
      </w:r>
      <w:r w:rsidR="009846E8">
        <w:t>.</w:t>
      </w:r>
      <w:ins w:id="45" w:author="Marco Aurélio Barbiero" w:date="2025-12-14T16:34:00Z" w16du:dateUtc="2025-12-14T19:34:00Z">
        <w:r w:rsidR="003D58D1">
          <w:t xml:space="preserve"> </w:t>
        </w:r>
      </w:ins>
    </w:p>
    <w:p w14:paraId="447A35F1" w14:textId="3EDC85CA" w:rsidR="003D58D1" w:rsidRDefault="00595137" w:rsidP="00E70785">
      <w:pPr>
        <w:pStyle w:val="Texto"/>
        <w:rPr>
          <w:ins w:id="46" w:author="Carlos" w:date="2025-12-14T07:41:00Z"/>
        </w:rPr>
      </w:pPr>
      <w:ins w:id="47" w:author="Marco Aurélio Barbiero" w:date="2025-12-14T16:50:00Z" w16du:dateUtc="2025-12-14T19:50:00Z">
        <w:r>
          <w:t>Já no</w:t>
        </w:r>
      </w:ins>
      <w:ins w:id="48" w:author="Marco Aurélio Barbiero" w:date="2025-12-14T16:51:00Z" w16du:dateUtc="2025-12-14T19:51:00Z">
        <w:r w:rsidR="00AA3AD2">
          <w:t xml:space="preserve"> </w:t>
        </w:r>
      </w:ins>
      <w:ins w:id="49" w:author="Marco Aurélio Barbiero" w:date="2025-12-14T16:49:00Z" w16du:dateUtc="2025-12-14T19:49:00Z">
        <w:r w:rsidR="00E808A5">
          <w:t xml:space="preserve">arquivo </w:t>
        </w:r>
      </w:ins>
      <w:ins w:id="50" w:author="Marco Aurélio Barbiero" w:date="2025-12-14T16:47:00Z" w16du:dateUtc="2025-12-14T19:47:00Z">
        <w:r w:rsidR="00E45933">
          <w:t>CNEFE</w:t>
        </w:r>
      </w:ins>
      <w:ins w:id="51" w:author="Marco Aurélio Barbiero" w:date="2025-12-14T16:49:00Z" w16du:dateUtc="2025-12-14T19:49:00Z">
        <w:r>
          <w:t xml:space="preserve"> foram encontrados </w:t>
        </w:r>
      </w:ins>
      <w:ins w:id="52" w:author="Marco Aurélio Barbiero" w:date="2025-12-14T16:52:00Z" w16du:dateUtc="2025-12-14T19:52:00Z">
        <w:r w:rsidR="00D05E1E">
          <w:t xml:space="preserve">5.367 pontos </w:t>
        </w:r>
        <w:r w:rsidR="003715B8">
          <w:t xml:space="preserve">georreferenciados únicos e </w:t>
        </w:r>
      </w:ins>
      <w:ins w:id="53" w:author="Marco Aurélio Barbiero" w:date="2025-12-14T16:53:00Z" w16du:dateUtc="2025-12-14T19:53:00Z">
        <w:r w:rsidR="00FC3D7E">
          <w:t>456 logradouros.</w:t>
        </w:r>
      </w:ins>
    </w:p>
    <w:p w14:paraId="07BD3A16" w14:textId="6D5807AD" w:rsidR="00890AF2" w:rsidRDefault="00890AF2" w:rsidP="00E70785">
      <w:pPr>
        <w:pStyle w:val="Texto"/>
        <w:rPr>
          <w:ins w:id="54" w:author="Carlos" w:date="2025-12-14T07:41:00Z"/>
        </w:rPr>
      </w:pPr>
    </w:p>
    <w:p w14:paraId="64204DDD" w14:textId="57DFB4A2" w:rsidR="00890AF2" w:rsidDel="00952CD9" w:rsidRDefault="00890AF2" w:rsidP="00890AF2">
      <w:pPr>
        <w:pStyle w:val="Texto"/>
        <w:rPr>
          <w:del w:id="55" w:author="Marco Aurélio Barbiero" w:date="2025-12-14T15:45:00Z" w16du:dateUtc="2025-12-14T18:45:00Z"/>
        </w:rPr>
      </w:pPr>
      <w:del w:id="56" w:author="Marco Aurélio Barbiero" w:date="2025-12-14T15:45:00Z" w16du:dateUtc="2025-12-14T18:45:00Z">
        <w:r w:rsidDel="00952CD9">
          <w:delText>O município de Itabira - MG, quando observado o cenário nacional, apresenta avanços importantes concebidos nos últimos anos, através de investimentos consideráveis para a aquisição e estruturação de dados geoespaciais e convencionais, para apoiar a implementação de um Sistema de Informação Territorial, com vistas a proporcionar e ampliar serviços derivados do CTM à sociedade. Este avanço está sendo a base para outras etapas relacionadas ao aprimoramento e atualização dos valores cadastrais e da política fiscal.</w:delText>
        </w:r>
      </w:del>
    </w:p>
    <w:p w14:paraId="46581564" w14:textId="6F33D1B8" w:rsidR="00890AF2" w:rsidDel="00952CD9" w:rsidRDefault="00890AF2" w:rsidP="00890AF2">
      <w:pPr>
        <w:pStyle w:val="Texto"/>
        <w:rPr>
          <w:del w:id="57" w:author="Marco Aurélio Barbiero" w:date="2025-12-14T15:45:00Z" w16du:dateUtc="2025-12-14T18:45:00Z"/>
        </w:rPr>
      </w:pPr>
      <w:del w:id="58" w:author="Marco Aurélio Barbiero" w:date="2025-12-14T15:45:00Z" w16du:dateUtc="2025-12-14T18:45:00Z">
        <w:r w:rsidDel="00952CD9">
          <w:delText>Dadas as características do projeto que se propõe, os resultados esperados vão além da momentânea atualização dos valores venais dos imóveis, e apontam para uma estruturação sustentável dos procedimentos de apoio à avaliação em massa dos imóveis, baseada na capacitação dos técnicos municipais e na articulação com a academia, visando instrumentalizar metodologicamente a autonomia da administração no aprimoramento do aspecto econômico do Cadastro Territorial Multifinalitário.</w:delText>
        </w:r>
      </w:del>
    </w:p>
    <w:p w14:paraId="652B6F6E" w14:textId="79E5B437" w:rsidR="00890AF2" w:rsidDel="00952CD9" w:rsidRDefault="00890AF2" w:rsidP="00890AF2">
      <w:pPr>
        <w:pStyle w:val="Texto"/>
        <w:rPr>
          <w:del w:id="59" w:author="Marco Aurélio Barbiero" w:date="2025-12-14T15:45:00Z" w16du:dateUtc="2025-12-14T18:45:00Z"/>
        </w:rPr>
      </w:pPr>
      <w:del w:id="60" w:author="Marco Aurélio Barbiero" w:date="2025-12-14T15:45:00Z" w16du:dateUtc="2025-12-14T18:45:00Z">
        <w:r w:rsidDel="00952CD9">
          <w:delText>Considerando o exposto, pode-se afirmar que a atualização dos dados geoespaciais e a modernização dos sistemas cadastrais, já realizada, juntamente com uma melhor qualificação dos métodos de avaliação dos imóveis são importantes contribuições, pois suprem grande parte das necessidades que as prefeituras têm de possuírem receitas mais equilibradas com os seus orçamentos.</w:delText>
        </w:r>
      </w:del>
    </w:p>
    <w:p w14:paraId="7110F45B" w14:textId="77777777" w:rsidR="00F65DC9" w:rsidRDefault="00F65DC9" w:rsidP="00E70785">
      <w:pPr>
        <w:pStyle w:val="Texto"/>
      </w:pPr>
    </w:p>
    <w:p w14:paraId="69C8ED67" w14:textId="2AF10B66" w:rsidR="009846E8" w:rsidRDefault="00542311" w:rsidP="009846E8">
      <w:pPr>
        <w:pStyle w:val="Ttulo2"/>
      </w:pPr>
      <w:r>
        <w:lastRenderedPageBreak/>
        <w:t>Materiais</w:t>
      </w:r>
    </w:p>
    <w:p w14:paraId="39E05B56" w14:textId="77777777" w:rsidR="00F65DC9" w:rsidRDefault="00F65DC9" w:rsidP="00782517">
      <w:pPr>
        <w:pStyle w:val="Texto"/>
        <w:keepNext/>
        <w:widowControl/>
      </w:pPr>
    </w:p>
    <w:p w14:paraId="5C48700B" w14:textId="327B28FE" w:rsidR="009846E8" w:rsidRDefault="009846E8" w:rsidP="0063000F">
      <w:pPr>
        <w:pStyle w:val="Texto"/>
      </w:pPr>
      <w:r>
        <w:t xml:space="preserve">Este trabalho utiliza três fontes de dados: o CNEFE do IBGE, o cadastro municipal urbano e, quando disponíveis, os dados abertos provenientes do </w:t>
      </w:r>
      <w:r w:rsidRPr="00AB3218">
        <w:rPr>
          <w:i/>
          <w:iCs/>
        </w:rPr>
        <w:t>OpenStreetMap</w:t>
      </w:r>
      <w:r>
        <w:t>.</w:t>
      </w:r>
    </w:p>
    <w:p w14:paraId="61FF37DA" w14:textId="77777777" w:rsidR="009846E8" w:rsidRDefault="009846E8" w:rsidP="00F55947">
      <w:pPr>
        <w:pStyle w:val="Texto"/>
      </w:pPr>
      <w:r>
        <w:t>Para organizar as diferentes origens de dados, adotou-se a convenção de acrescentar um identificador de domínio antes dos nomes das tabelas: CN_ para CNEFE; CI_ para CIATA e; SC_ para SuperCIATA</w:t>
      </w:r>
    </w:p>
    <w:p w14:paraId="170E8894" w14:textId="0EECB90D" w:rsidR="009846E8" w:rsidRDefault="009846E8" w:rsidP="00F55947">
      <w:pPr>
        <w:pStyle w:val="Texto"/>
      </w:pPr>
      <w:r>
        <w:t xml:space="preserve">A aplicação </w:t>
      </w:r>
      <w:r w:rsidRPr="00F55947">
        <w:rPr>
          <w:i/>
          <w:iCs/>
        </w:rPr>
        <w:t>SuperCIATA</w:t>
      </w:r>
      <w:r w:rsidR="007D2C20">
        <w:rPr>
          <w:i/>
          <w:iCs/>
        </w:rPr>
        <w:t xml:space="preserve"> </w:t>
      </w:r>
      <w:r w:rsidR="007D2C20">
        <w:rPr>
          <w:i/>
          <w:iCs/>
        </w:rPr>
        <w:fldChar w:fldCharType="begin"/>
      </w:r>
      <w:r w:rsidR="007D2C20">
        <w:rPr>
          <w:i/>
          <w:iCs/>
        </w:rPr>
        <w:instrText xml:space="preserve"> ADDIN ZOTERO_ITEM CSL_CITATION {"citationID":"ZE1YNXvS","properties":{"formattedCitation":"(Barbiero,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7D2C20">
        <w:rPr>
          <w:i/>
          <w:iCs/>
        </w:rPr>
        <w:fldChar w:fldCharType="separate"/>
      </w:r>
      <w:r w:rsidR="007D2C20" w:rsidRPr="007D2C20">
        <w:t>(Barbiero, 2025)</w:t>
      </w:r>
      <w:r w:rsidR="007D2C20">
        <w:rPr>
          <w:i/>
          <w:iCs/>
        </w:rPr>
        <w:fldChar w:fldCharType="end"/>
      </w:r>
      <w:r>
        <w:t xml:space="preserve">, construída para testar e demonstrar a metodologia de integração das bases de dados, também emprega: o sistema gerenciador de banco de dados </w:t>
      </w:r>
      <w:r w:rsidRPr="002336CE">
        <w:rPr>
          <w:i/>
          <w:iCs/>
        </w:rPr>
        <w:t>MySQL</w:t>
      </w:r>
      <w:r>
        <w:t xml:space="preserve"> </w:t>
      </w:r>
      <w:r>
        <w:fldChar w:fldCharType="begin"/>
      </w:r>
      <w:r w:rsidR="00EB6953">
        <w:instrText xml:space="preserve"> ADDIN ZOTERO_ITEM CSL_CITATION {"citationID":"iS1vQ4vb","properties":{"formattedCitation":"({\\i{}MySQL},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fldChar w:fldCharType="separate"/>
      </w:r>
      <w:r w:rsidR="004B259A" w:rsidRPr="004B259A">
        <w:t>(</w:t>
      </w:r>
      <w:r w:rsidR="004B259A" w:rsidRPr="004B259A">
        <w:rPr>
          <w:i/>
          <w:iCs/>
        </w:rPr>
        <w:t>MySQL</w:t>
      </w:r>
      <w:r w:rsidR="004B259A" w:rsidRPr="004B259A">
        <w:t>, 2025)</w:t>
      </w:r>
      <w:r>
        <w:fldChar w:fldCharType="end"/>
      </w:r>
      <w:r>
        <w:t xml:space="preserve"> para armazenamento de informações; a linguagem de programação </w:t>
      </w:r>
      <w:r w:rsidRPr="006B2186">
        <w:rPr>
          <w:i/>
          <w:iCs/>
        </w:rPr>
        <w:t>Javascript</w:t>
      </w:r>
      <w:r>
        <w:t xml:space="preserve"> </w:t>
      </w:r>
      <w:r>
        <w:fldChar w:fldCharType="begin"/>
      </w:r>
      <w:r w:rsidR="00EB6953">
        <w:instrText xml:space="preserve"> ADDIN ZOTERO_ITEM CSL_CITATION {"citationID":"O09PBweO","properties":{"formattedCitation":"({\\i{}JavaScript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004B259A" w:rsidRPr="004B259A">
        <w:t>(</w:t>
      </w:r>
      <w:r w:rsidR="004B259A" w:rsidRPr="004B259A">
        <w:rPr>
          <w:i/>
          <w:iCs/>
        </w:rPr>
        <w:t>JavaScript | MDN</w:t>
      </w:r>
      <w:r w:rsidR="004B259A" w:rsidRPr="004B259A">
        <w:t>, 2025)</w:t>
      </w:r>
      <w:r>
        <w:fldChar w:fldCharType="end"/>
      </w:r>
      <w:r>
        <w:t xml:space="preserve"> para a realização de cálculos e desenvolvimento das páginas e; a biblioteca </w:t>
      </w:r>
      <w:r w:rsidRPr="006B2186">
        <w:rPr>
          <w:i/>
          <w:iCs/>
        </w:rPr>
        <w:t>Leaflet</w:t>
      </w:r>
      <w:r>
        <w:t xml:space="preserve"> </w:t>
      </w:r>
      <w:r>
        <w:fldChar w:fldCharType="begin"/>
      </w:r>
      <w:r w:rsidR="00EB6953">
        <w:instrText xml:space="preserve"> ADDIN ZOTERO_ITEM CSL_CITATION {"citationID":"ZV6nuvI6","properties":{"formattedCitation":"({\\i{}Leaflet},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fldChar w:fldCharType="separate"/>
      </w:r>
      <w:r w:rsidR="004B259A" w:rsidRPr="004B259A">
        <w:t>(</w:t>
      </w:r>
      <w:r w:rsidR="004B259A" w:rsidRPr="004B259A">
        <w:rPr>
          <w:i/>
          <w:iCs/>
        </w:rPr>
        <w:t>Leaflet</w:t>
      </w:r>
      <w:r w:rsidR="004B259A" w:rsidRPr="004B259A">
        <w:t>, 2025)</w:t>
      </w:r>
      <w:r>
        <w:fldChar w:fldCharType="end"/>
      </w:r>
      <w:r>
        <w:t xml:space="preserve"> para a visualização cartográfica. </w:t>
      </w:r>
    </w:p>
    <w:p w14:paraId="239A5C33" w14:textId="77777777" w:rsidR="009846E8" w:rsidRDefault="009846E8" w:rsidP="00F55947">
      <w:pPr>
        <w:pStyle w:val="Texto"/>
      </w:pPr>
      <w:r>
        <w:t xml:space="preserve">Todos esses componentes são fornecidos pelo serviço de hospedagem e o acesso à aplicação e aos documentos e códigos pode ser feito pela URL: http://SuperCIATA.smuu.com.br. </w:t>
      </w:r>
    </w:p>
    <w:p w14:paraId="6CAFE8AC" w14:textId="77777777" w:rsidR="00D17868" w:rsidRDefault="00D17868" w:rsidP="00F55947">
      <w:pPr>
        <w:pStyle w:val="Texto"/>
      </w:pPr>
    </w:p>
    <w:p w14:paraId="73CFE079" w14:textId="56B6681D" w:rsidR="009846E8" w:rsidRDefault="00542311" w:rsidP="009846E8">
      <w:pPr>
        <w:pStyle w:val="Ttulo2"/>
      </w:pPr>
      <w:r>
        <w:t>Métodos</w:t>
      </w:r>
    </w:p>
    <w:p w14:paraId="040C5E73" w14:textId="77777777" w:rsidR="00D17868" w:rsidRPr="00D17868" w:rsidRDefault="00D17868" w:rsidP="00D17868">
      <w:pPr>
        <w:pStyle w:val="Texto"/>
      </w:pPr>
    </w:p>
    <w:p w14:paraId="08E37AE5" w14:textId="46ADFD0A" w:rsidR="009846E8" w:rsidRDefault="009846E8" w:rsidP="00917C91">
      <w:pPr>
        <w:pStyle w:val="Ttulo3"/>
      </w:pPr>
      <w:r>
        <w:t xml:space="preserve">Obtenção e </w:t>
      </w:r>
      <w:r w:rsidRPr="00917C91">
        <w:t>tratamento</w:t>
      </w:r>
      <w:r>
        <w:t xml:space="preserve"> do Pontos do </w:t>
      </w:r>
      <w:r w:rsidR="00F8563E">
        <w:t>CNEFE</w:t>
      </w:r>
    </w:p>
    <w:p w14:paraId="59033C68" w14:textId="77777777" w:rsidR="00917C91" w:rsidRPr="00917C91" w:rsidRDefault="00917C91" w:rsidP="00917C91">
      <w:pPr>
        <w:pStyle w:val="Texto"/>
      </w:pPr>
    </w:p>
    <w:p w14:paraId="19EE5D43" w14:textId="7E509366" w:rsidR="009846E8" w:rsidRDefault="009846E8" w:rsidP="002F6311">
      <w:pPr>
        <w:pStyle w:val="Texto"/>
      </w:pPr>
      <w:r>
        <w:t>A padronização, a disponibilidade e a documentação do CNEFE simplificam bastante o processo de importação de seus dados para um banco de dados relacional. Basta realizar o download do arquivo em formato ZIP/CSV e utilizar os recursos disponibilizados pelos Sistemas Gerenciadores de Banco de Dados (SGBD) para importação. Nessa etapa inicial, recomenda-se importar o arquivo integral do município, procedendo posteriormente às seleções de registros e às projeções de atributos necessárias por meio da linguagem SQL (</w:t>
      </w:r>
      <w:r w:rsidRPr="00BF7EB4">
        <w:rPr>
          <w:i/>
          <w:iCs/>
        </w:rPr>
        <w:t>Structured Query Language</w:t>
      </w:r>
      <w:r>
        <w:t xml:space="preserve"> – Linguagem Estruturada de Consultas), uma linguagem de programação padronizada e amplamente empregada para interação com sistemas de gerenciamento de bancos de dados relacionais </w:t>
      </w:r>
      <w:r>
        <w:fldChar w:fldCharType="begin"/>
      </w:r>
      <w:r w:rsidR="00EB6953">
        <w:instrText xml:space="preserve"> ADDIN ZOTERO_ITEM CSL_CITATION {"citationID":"a24sa4120r1","properties":{"formattedCitation":"(Date,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fldChar w:fldCharType="separate"/>
      </w:r>
      <w:r w:rsidR="004B259A" w:rsidRPr="004B259A">
        <w:t>(Date, 2004)</w:t>
      </w:r>
      <w:r>
        <w:fldChar w:fldCharType="end"/>
      </w:r>
      <w:r>
        <w:t>.</w:t>
      </w:r>
    </w:p>
    <w:p w14:paraId="41307828" w14:textId="7B60D693" w:rsidR="0055646F" w:rsidRDefault="0055646F" w:rsidP="002F6311">
      <w:pPr>
        <w:pStyle w:val="Texto"/>
      </w:pPr>
      <w:r>
        <w:t xml:space="preserve">A </w:t>
      </w:r>
      <w:r w:rsidR="00C75A12">
        <w:fldChar w:fldCharType="begin"/>
      </w:r>
      <w:r w:rsidR="00C75A12">
        <w:instrText xml:space="preserve"> REF _Ref215301419 \h </w:instrText>
      </w:r>
      <w:r w:rsidR="00C75A12">
        <w:fldChar w:fldCharType="separate"/>
      </w:r>
      <w:r w:rsidR="00FB7E25">
        <w:t xml:space="preserve">Figura </w:t>
      </w:r>
      <w:r w:rsidR="00FB7E25">
        <w:rPr>
          <w:noProof/>
        </w:rPr>
        <w:t>1</w:t>
      </w:r>
      <w:r w:rsidR="00C75A12">
        <w:fldChar w:fldCharType="end"/>
      </w:r>
      <w:r w:rsidR="00C75A12">
        <w:t xml:space="preserve"> </w:t>
      </w:r>
      <w:r w:rsidR="00FA4AAC">
        <w:t xml:space="preserve">apresenta </w:t>
      </w:r>
      <w:r w:rsidR="00B30B67">
        <w:t xml:space="preserve">o fluxo do processamento </w:t>
      </w:r>
      <w:r w:rsidR="001A7B7E">
        <w:t xml:space="preserve">do arquivo CSV baixado </w:t>
      </w:r>
      <w:r w:rsidR="00C75A12">
        <w:t xml:space="preserve">do sítio do IBGE </w:t>
      </w:r>
      <w:r w:rsidR="00F25CFF">
        <w:fldChar w:fldCharType="begin"/>
      </w:r>
      <w:r w:rsidR="00EB6953">
        <w:instrText xml:space="preserve"> ADDIN ZOTERO_ITEM CSL_CITATION {"citationID":"a24m23muhb","properties":{"formattedCitation":"(Arquivos-CNEFE, 2025)","plainCitation":"(Arquivos-CNEFE, 2025)","noteIndex":0},"citationItems":[{"id":279,"uris":["http://zotero.org/users/15531986/items/SNTBUMXH"],"itemData":{"id":279,"type":"webpage","title":"Downloads | IBGE","URL":"https://ftp.ibge.gov.br/Cadastro_Nacional_de_Enderecos_para_Fins_Estatisticos/Censo_Demografico_2022/Arquivos_CNEFE/CSV/Municipio/","author":[{"family":"Arquivos-CNEFE","given":""}],"accessed":{"date-parts":[["2025",11,29]]},"issued":{"date-parts":[["2025"]]}}}],"schema":"https://github.com/citation-style-language/schema/raw/master/csl-citation.json"} </w:instrText>
      </w:r>
      <w:r w:rsidR="00F25CFF">
        <w:fldChar w:fldCharType="separate"/>
      </w:r>
      <w:r w:rsidR="004B259A" w:rsidRPr="004B259A">
        <w:t>(Arquivos-CNEFE, 2025)</w:t>
      </w:r>
      <w:r w:rsidR="00F25CFF">
        <w:fldChar w:fldCharType="end"/>
      </w:r>
      <w:r w:rsidR="00F25CFF">
        <w:t>.</w:t>
      </w:r>
    </w:p>
    <w:p w14:paraId="6B5EC58C" w14:textId="77777777" w:rsidR="006855D0" w:rsidRDefault="006855D0" w:rsidP="002F6311">
      <w:pPr>
        <w:pStyle w:val="Texto"/>
      </w:pPr>
    </w:p>
    <w:p w14:paraId="60C54F8F" w14:textId="27FC7A24" w:rsidR="00A6060D" w:rsidRPr="009F184B" w:rsidRDefault="00A6060D" w:rsidP="003B04E2">
      <w:pPr>
        <w:pStyle w:val="Legenda"/>
        <w:keepNext/>
        <w:pPrChange w:id="61" w:author="Marco Aurélio Barbiero" w:date="2025-12-14T09:52:00Z" w16du:dateUtc="2025-12-14T12:52:00Z">
          <w:pPr>
            <w:pStyle w:val="Legenda"/>
          </w:pPr>
        </w:pPrChange>
      </w:pPr>
      <w:bookmarkStart w:id="62" w:name="_Ref215301419"/>
      <w:r>
        <w:t xml:space="preserve">Figura </w:t>
      </w:r>
      <w:ins w:id="63" w:author="Marco Aurélio Barbiero" w:date="2025-12-14T15:23:00Z" w16du:dateUtc="2025-12-14T18:23:00Z">
        <w:r w:rsidR="004D1CE7">
          <w:fldChar w:fldCharType="begin"/>
        </w:r>
        <w:r w:rsidR="004D1CE7">
          <w:instrText xml:space="preserve"> SEQ Figura \* ARABIC </w:instrText>
        </w:r>
      </w:ins>
      <w:r w:rsidR="004D1CE7">
        <w:fldChar w:fldCharType="separate"/>
      </w:r>
      <w:ins w:id="64" w:author="Marco Aurélio Barbiero" w:date="2025-12-14T15:23:00Z" w16du:dateUtc="2025-12-14T18:23:00Z">
        <w:r w:rsidR="004D1CE7">
          <w:rPr>
            <w:noProof/>
          </w:rPr>
          <w:t>1</w:t>
        </w:r>
        <w:r w:rsidR="004D1CE7">
          <w:fldChar w:fldCharType="end"/>
        </w:r>
      </w:ins>
      <w:del w:id="65" w:author="Marco Aurélio Barbiero" w:date="2025-12-14T15:23:00Z" w16du:dateUtc="2025-12-14T18:23:00Z">
        <w:r w:rsidR="00590273" w:rsidDel="004D1CE7">
          <w:fldChar w:fldCharType="begin"/>
        </w:r>
        <w:r w:rsidR="00590273" w:rsidDel="004D1CE7">
          <w:delInstrText xml:space="preserve"> SEQ Figura \* ARABIC </w:delInstrText>
        </w:r>
        <w:r w:rsidR="00590273" w:rsidDel="004D1CE7">
          <w:fldChar w:fldCharType="separate"/>
        </w:r>
        <w:r w:rsidR="00FB7E25" w:rsidDel="004D1CE7">
          <w:rPr>
            <w:noProof/>
          </w:rPr>
          <w:delText>1</w:delText>
        </w:r>
        <w:r w:rsidR="00590273" w:rsidDel="004D1CE7">
          <w:fldChar w:fldCharType="end"/>
        </w:r>
      </w:del>
      <w:bookmarkEnd w:id="62"/>
      <w:ins w:id="66" w:author="Marco Aurélio Barbiero" w:date="2025-12-14T15:19:00Z" w16du:dateUtc="2025-12-14T18:19:00Z">
        <w:r w:rsidR="00BC61F1">
          <w:t xml:space="preserve"> -</w:t>
        </w:r>
      </w:ins>
      <w:del w:id="67" w:author="Marco Aurélio Barbiero" w:date="2025-12-14T15:19:00Z" w16du:dateUtc="2025-12-14T18:19:00Z">
        <w:r w:rsidDel="00BC61F1">
          <w:delText>:</w:delText>
        </w:r>
      </w:del>
      <w:r>
        <w:t xml:space="preserve"> Fluxo de processamento do arquivo CNEFE</w:t>
      </w:r>
    </w:p>
    <w:p w14:paraId="03738C50" w14:textId="14292900" w:rsidR="000C6A82" w:rsidRDefault="000C6A82" w:rsidP="009A4065">
      <w:pPr>
        <w:pStyle w:val="TableParagraph"/>
        <w:jc w:val="center"/>
      </w:pPr>
      <w:r>
        <w:rPr>
          <w:noProof/>
          <w:lang w:eastAsia="pt-BR" w:bidi="ar-SA"/>
        </w:rPr>
        <w:drawing>
          <wp:inline distT="0" distB="0" distL="0" distR="0" wp14:anchorId="0A169662" wp14:editId="79ED4201">
            <wp:extent cx="5905500" cy="2716946"/>
            <wp:effectExtent l="0" t="0" r="0" b="7620"/>
            <wp:docPr id="177096136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1363" name="Imagem 6" descr="Diagram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914507" cy="2721090"/>
                    </a:xfrm>
                    <a:prstGeom prst="rect">
                      <a:avLst/>
                    </a:prstGeom>
                  </pic:spPr>
                </pic:pic>
              </a:graphicData>
            </a:graphic>
          </wp:inline>
        </w:drawing>
      </w:r>
    </w:p>
    <w:p w14:paraId="2DFDF90B" w14:textId="1C6F830C" w:rsidR="00757AD4" w:rsidRPr="000A3971" w:rsidRDefault="00DB639B" w:rsidP="005E641A">
      <w:pPr>
        <w:pStyle w:val="Legenda"/>
      </w:pPr>
      <w:proofErr w:type="spellStart"/>
      <w:r>
        <w:t>Elaboraçao</w:t>
      </w:r>
      <w:proofErr w:type="spellEnd"/>
      <w:r w:rsidR="006C420E">
        <w:t xml:space="preserve">: </w:t>
      </w:r>
      <w:r w:rsidR="006302A5">
        <w:t>O</w:t>
      </w:r>
      <w:r w:rsidR="00E33AEE">
        <w:t>s</w:t>
      </w:r>
      <w:r w:rsidR="006302A5">
        <w:t xml:space="preserve"> autor</w:t>
      </w:r>
      <w:r w:rsidR="00E33AEE">
        <w:t xml:space="preserve">es </w:t>
      </w:r>
      <w:r w:rsidR="00906F7E">
        <w:t>(2025)</w:t>
      </w:r>
    </w:p>
    <w:p w14:paraId="54AC610F" w14:textId="77777777" w:rsidR="00A5062E" w:rsidRDefault="00A5062E" w:rsidP="002F6311">
      <w:pPr>
        <w:pStyle w:val="Texto"/>
      </w:pPr>
    </w:p>
    <w:p w14:paraId="687CA469" w14:textId="212430C7" w:rsidR="009846E8" w:rsidRDefault="002A2646" w:rsidP="009323A5">
      <w:pPr>
        <w:pStyle w:val="Ttulo4"/>
      </w:pPr>
      <w:r>
        <w:t>Criar</w:t>
      </w:r>
      <w:r w:rsidR="009846E8">
        <w:t xml:space="preserve"> </w:t>
      </w:r>
      <w:r w:rsidR="004232D0">
        <w:t xml:space="preserve">tabela </w:t>
      </w:r>
      <w:r w:rsidR="009846E8">
        <w:t>CN_PONTOS_</w:t>
      </w:r>
      <w:r w:rsidR="009846E8" w:rsidRPr="009323A5">
        <w:t>UNICOS</w:t>
      </w:r>
    </w:p>
    <w:p w14:paraId="4A02F4C8" w14:textId="77777777" w:rsidR="00A5062E" w:rsidRPr="00A5062E" w:rsidRDefault="00A5062E" w:rsidP="00A5062E">
      <w:pPr>
        <w:pStyle w:val="Texto"/>
      </w:pPr>
    </w:p>
    <w:p w14:paraId="7AF21666" w14:textId="4E3933EC" w:rsidR="009846E8" w:rsidRDefault="004232D0" w:rsidP="00445B84">
      <w:pPr>
        <w:pStyle w:val="Texto"/>
      </w:pPr>
      <w:r>
        <w:t xml:space="preserve">A tabela CN_PONTOS_UNICOS </w:t>
      </w:r>
      <w:r w:rsidR="00187C5D">
        <w:t xml:space="preserve">é </w:t>
      </w:r>
      <w:r w:rsidR="00171060">
        <w:t xml:space="preserve">resultado de um filtro que elimina </w:t>
      </w:r>
      <w:r w:rsidR="00E01CBE">
        <w:t>endereços repetidos de parcelas</w:t>
      </w:r>
      <w:r w:rsidR="002F59B2">
        <w:t xml:space="preserve"> (</w:t>
      </w:r>
      <w:r w:rsidR="002F59B2" w:rsidRPr="002C2233">
        <w:rPr>
          <w:i/>
          <w:iCs/>
        </w:rPr>
        <w:t>SELECT DISTINCT</w:t>
      </w:r>
      <w:r w:rsidR="002F59B2" w:rsidRPr="002C2233">
        <w:t>)</w:t>
      </w:r>
      <w:r w:rsidR="00E01CBE">
        <w:t xml:space="preserve">, </w:t>
      </w:r>
      <w:r w:rsidR="00565F06">
        <w:t xml:space="preserve">projeta apenas os </w:t>
      </w:r>
      <w:r w:rsidR="00DD26E2">
        <w:t xml:space="preserve">atributos </w:t>
      </w:r>
      <w:r w:rsidR="00CA6301" w:rsidRPr="00CA6301">
        <w:t>COD_MUNICIPIO, COD_UNICO_ENDERECO, NUM_ENDERECO, LATITUDE e LONGITUDE</w:t>
      </w:r>
      <w:r w:rsidR="00DD26E2">
        <w:t xml:space="preserve"> e </w:t>
      </w:r>
      <w:r w:rsidR="00621A1E">
        <w:t>cria</w:t>
      </w:r>
      <w:r w:rsidR="002F59B2">
        <w:t xml:space="preserve"> atributos </w:t>
      </w:r>
      <w:r w:rsidR="009846E8">
        <w:t>(</w:t>
      </w:r>
      <w:r w:rsidR="009846E8">
        <w:fldChar w:fldCharType="begin"/>
      </w:r>
      <w:r w:rsidR="009846E8">
        <w:instrText xml:space="preserve"> REF _Ref210806662 \h </w:instrText>
      </w:r>
      <w:r w:rsidR="009846E8">
        <w:fldChar w:fldCharType="separate"/>
      </w:r>
      <w:r w:rsidR="00FB7E25">
        <w:t xml:space="preserve">Quadro </w:t>
      </w:r>
      <w:r w:rsidR="00FB7E25">
        <w:rPr>
          <w:noProof/>
        </w:rPr>
        <w:t>1</w:t>
      </w:r>
      <w:r w:rsidR="009846E8">
        <w:fldChar w:fldCharType="end"/>
      </w:r>
      <w:r w:rsidR="009846E8">
        <w:t>).</w:t>
      </w:r>
    </w:p>
    <w:p w14:paraId="0814F323" w14:textId="77777777" w:rsidR="0004183E" w:rsidRDefault="0004183E" w:rsidP="00445B84">
      <w:pPr>
        <w:pStyle w:val="Texto"/>
      </w:pPr>
    </w:p>
    <w:p w14:paraId="34523C65" w14:textId="3E783E08" w:rsidR="009846E8" w:rsidRDefault="009846E8" w:rsidP="00E6558A">
      <w:pPr>
        <w:pStyle w:val="Legenda"/>
        <w:keepNext/>
        <w:widowControl/>
      </w:pPr>
      <w:bookmarkStart w:id="68" w:name="_Ref210806662"/>
      <w:r>
        <w:t xml:space="preserve">Quadro </w:t>
      </w:r>
      <w:r>
        <w:fldChar w:fldCharType="begin"/>
      </w:r>
      <w:r>
        <w:instrText xml:space="preserve"> SEQ Quadro \* ARABIC </w:instrText>
      </w:r>
      <w:r>
        <w:fldChar w:fldCharType="separate"/>
      </w:r>
      <w:r w:rsidR="001051C8">
        <w:rPr>
          <w:noProof/>
        </w:rPr>
        <w:t>1</w:t>
      </w:r>
      <w:r>
        <w:rPr>
          <w:noProof/>
        </w:rPr>
        <w:fldChar w:fldCharType="end"/>
      </w:r>
      <w:bookmarkEnd w:id="68"/>
      <w:ins w:id="69" w:author="Marco Aurélio Barbiero" w:date="2025-12-14T15:19:00Z" w16du:dateUtc="2025-12-14T18:19:00Z">
        <w:r w:rsidR="00CF20AA">
          <w:rPr>
            <w:noProof/>
          </w:rPr>
          <w:t xml:space="preserve"> </w:t>
        </w:r>
      </w:ins>
      <w:del w:id="70" w:author="Marco Aurélio Barbiero" w:date="2025-12-14T15:18:00Z" w16du:dateUtc="2025-12-14T18:18:00Z">
        <w:r w:rsidDel="00AA1BE5">
          <w:delText xml:space="preserve">: </w:delText>
        </w:r>
      </w:del>
      <w:ins w:id="71" w:author="Marco Aurélio Barbiero" w:date="2025-12-14T15:18:00Z" w16du:dateUtc="2025-12-14T18:18:00Z">
        <w:r w:rsidR="00AA1BE5">
          <w:t>-</w:t>
        </w:r>
        <w:r w:rsidR="00AA1BE5">
          <w:t xml:space="preserve"> </w:t>
        </w:r>
      </w:ins>
      <w:r w:rsidRPr="00E6558A">
        <w:t>Atributos</w:t>
      </w:r>
      <w:r>
        <w:t xml:space="preserve"> derivados de CN_PONTOS </w:t>
      </w:r>
    </w:p>
    <w:tbl>
      <w:tblPr>
        <w:tblStyle w:val="Tabelacomgrade"/>
        <w:tblW w:w="0" w:type="auto"/>
        <w:jc w:val="center"/>
        <w:tblBorders>
          <w:insideH w:val="none" w:sz="0" w:space="0" w:color="auto"/>
          <w:insideV w:val="none" w:sz="0" w:space="0" w:color="auto"/>
        </w:tblBorders>
        <w:shd w:val="clear" w:color="auto" w:fill="EEECE1" w:themeFill="background2"/>
        <w:tblLook w:val="04A0" w:firstRow="1" w:lastRow="0" w:firstColumn="1" w:lastColumn="0" w:noHBand="0" w:noVBand="1"/>
        <w:tblPrChange w:id="72" w:author="Marco Aurélio Barbiero" w:date="2025-12-14T15:18:00Z" w16du:dateUtc="2025-12-14T18:18: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73">
          <w:tblGrid>
            <w:gridCol w:w="5"/>
            <w:gridCol w:w="9056"/>
            <w:gridCol w:w="5"/>
          </w:tblGrid>
        </w:tblGridChange>
      </w:tblGrid>
      <w:tr w:rsidR="009846E8" w:rsidRPr="001263B6" w14:paraId="760E2E68" w14:textId="77777777" w:rsidTr="00AA1BE5">
        <w:trPr>
          <w:jc w:val="center"/>
          <w:trPrChange w:id="74" w:author="Marco Aurélio Barbiero" w:date="2025-12-14T15:18:00Z" w16du:dateUtc="2025-12-14T18:18:00Z">
            <w:trPr>
              <w:gridAfter w:val="0"/>
              <w:jc w:val="center"/>
            </w:trPr>
          </w:trPrChange>
        </w:trPr>
        <w:tc>
          <w:tcPr>
            <w:tcW w:w="9061" w:type="dxa"/>
            <w:tcPrChange w:id="75" w:author="Marco Aurélio Barbiero" w:date="2025-12-14T15:18:00Z" w16du:dateUtc="2025-12-14T18:18:00Z">
              <w:tcPr>
                <w:tcW w:w="9061" w:type="dxa"/>
                <w:gridSpan w:val="2"/>
                <w:shd w:val="clear" w:color="auto" w:fill="EEECE1" w:themeFill="background2"/>
              </w:tcPr>
            </w:tcPrChange>
          </w:tcPr>
          <w:p w14:paraId="51E3B38D" w14:textId="77777777" w:rsidR="009846E8" w:rsidRDefault="009846E8" w:rsidP="008F524E">
            <w:pPr>
              <w:pStyle w:val="Codigo"/>
              <w:keepNext/>
            </w:pPr>
            <w:bookmarkStart w:id="76" w:name="_Hlk215387265"/>
            <w:r w:rsidRPr="005239FF">
              <w:rPr>
                <w:b/>
                <w:bCs/>
              </w:rPr>
              <w:t>ID_QUADRA</w:t>
            </w:r>
            <w:r>
              <w:t xml:space="preserve"> = COD_SETOR + NUM_QUADRA</w:t>
            </w:r>
          </w:p>
          <w:p w14:paraId="276BFF4B" w14:textId="77777777" w:rsidR="009846E8" w:rsidRDefault="009846E8" w:rsidP="008F524E">
            <w:pPr>
              <w:pStyle w:val="Codigo"/>
              <w:keepNext/>
            </w:pPr>
            <w:r w:rsidRPr="005239FF">
              <w:rPr>
                <w:b/>
                <w:bCs/>
              </w:rPr>
              <w:t>ID_FACE</w:t>
            </w:r>
            <w:r>
              <w:t xml:space="preserve"> = COD_SETOR + NUM_QUADRA + NUM_FACE</w:t>
            </w:r>
          </w:p>
          <w:p w14:paraId="752D9644" w14:textId="77777777" w:rsidR="009846E8" w:rsidRDefault="009846E8" w:rsidP="008F524E">
            <w:pPr>
              <w:pStyle w:val="Codigo"/>
              <w:keepNext/>
            </w:pPr>
            <w:r w:rsidRPr="005239FF">
              <w:rPr>
                <w:b/>
                <w:bCs/>
              </w:rPr>
              <w:t>NOM_LOGRADOURO</w:t>
            </w:r>
            <w:r>
              <w:t xml:space="preserve"> = NOM_TIPO_SEGLOGR + NOM_TITULO_SEGLOGR + NOM_SEGLOGR</w:t>
            </w:r>
          </w:p>
          <w:p w14:paraId="70EAAD7B" w14:textId="77777777" w:rsidR="009846E8" w:rsidRPr="001263B6" w:rsidRDefault="009846E8" w:rsidP="008F524E">
            <w:pPr>
              <w:pStyle w:val="Codigo"/>
              <w:keepNext/>
              <w:rPr>
                <w:lang w:val="en-US"/>
              </w:rPr>
            </w:pPr>
            <w:r w:rsidRPr="001263B6">
              <w:rPr>
                <w:b/>
                <w:bCs/>
                <w:lang w:val="en-US"/>
              </w:rPr>
              <w:t xml:space="preserve">COORDS </w:t>
            </w:r>
            <w:r w:rsidRPr="001263B6">
              <w:rPr>
                <w:lang w:val="en-US"/>
              </w:rPr>
              <w:t>= POINT(LONGITUDE, LATITUDE)</w:t>
            </w:r>
          </w:p>
        </w:tc>
      </w:tr>
    </w:tbl>
    <w:bookmarkEnd w:id="76"/>
    <w:p w14:paraId="35CF06D3" w14:textId="5865CA04" w:rsidR="0018796A" w:rsidRDefault="00DB639B" w:rsidP="00DB639B">
      <w:pPr>
        <w:pStyle w:val="Legenda"/>
        <w:tabs>
          <w:tab w:val="left" w:pos="3075"/>
          <w:tab w:val="center" w:pos="4821"/>
        </w:tabs>
        <w:jc w:val="left"/>
      </w:pPr>
      <w:r>
        <w:tab/>
      </w:r>
      <w:r>
        <w:tab/>
        <w:t>Elaboração</w:t>
      </w:r>
      <w:r w:rsidR="0018796A">
        <w:t>: O</w:t>
      </w:r>
      <w:r w:rsidR="00E33AEE">
        <w:t>s</w:t>
      </w:r>
      <w:r w:rsidR="0018796A">
        <w:t xml:space="preserve"> autor</w:t>
      </w:r>
      <w:r w:rsidR="00E33AEE">
        <w:t>es</w:t>
      </w:r>
      <w:r w:rsidR="0018796A">
        <w:t xml:space="preserve"> (2025)</w:t>
      </w:r>
    </w:p>
    <w:p w14:paraId="21B9B5B9" w14:textId="77777777" w:rsidR="00E6558A" w:rsidRPr="00E6558A" w:rsidRDefault="00E6558A" w:rsidP="00E6558A"/>
    <w:p w14:paraId="19174D2F" w14:textId="5B53B837" w:rsidR="009846E8" w:rsidRDefault="009846E8" w:rsidP="008F524E">
      <w:pPr>
        <w:pStyle w:val="Texto"/>
      </w:pPr>
      <w:r>
        <w:t xml:space="preserve">Essas modificações são necessárias para alinhar os conceitos do CIATA e do CNEFE, e possibilitar a indexação geográfica dos </w:t>
      </w:r>
      <w:r w:rsidR="004D34E6">
        <w:t>lotes</w:t>
      </w:r>
      <w:r>
        <w:t>.</w:t>
      </w:r>
    </w:p>
    <w:p w14:paraId="1818BE9F" w14:textId="77777777" w:rsidR="003C4983" w:rsidRDefault="003C4983" w:rsidP="008F524E">
      <w:pPr>
        <w:pStyle w:val="Texto"/>
      </w:pPr>
    </w:p>
    <w:p w14:paraId="2DF8D23A" w14:textId="289EDC66" w:rsidR="009846E8" w:rsidRDefault="00292E17" w:rsidP="009323A5">
      <w:pPr>
        <w:pStyle w:val="Ttulo4"/>
      </w:pPr>
      <w:r>
        <w:t>Cria a t</w:t>
      </w:r>
      <w:r w:rsidR="009846E8">
        <w:t>abela CN_</w:t>
      </w:r>
      <w:r w:rsidR="009846E8" w:rsidRPr="009323A5">
        <w:t>LOGRADOUROS</w:t>
      </w:r>
    </w:p>
    <w:p w14:paraId="74733D75" w14:textId="77777777" w:rsidR="009323A5" w:rsidRPr="009323A5" w:rsidRDefault="009323A5" w:rsidP="009323A5">
      <w:pPr>
        <w:pStyle w:val="Texto"/>
      </w:pPr>
    </w:p>
    <w:p w14:paraId="3DA5BFDB" w14:textId="39C88B52" w:rsidR="009846E8" w:rsidRDefault="009846E8" w:rsidP="00292E17">
      <w:pPr>
        <w:pStyle w:val="Texto"/>
      </w:pPr>
      <w:r>
        <w:t xml:space="preserve">Como se verá </w:t>
      </w:r>
      <w:r w:rsidR="00157F15">
        <w:t xml:space="preserve">na seção </w:t>
      </w:r>
      <w:r w:rsidR="00157F15">
        <w:fldChar w:fldCharType="begin"/>
      </w:r>
      <w:r w:rsidR="00157F15">
        <w:instrText xml:space="preserve"> REF _Ref216596220 \r \h </w:instrText>
      </w:r>
      <w:r w:rsidR="00157F15">
        <w:fldChar w:fldCharType="separate"/>
      </w:r>
      <w:r w:rsidR="00157F15">
        <w:t>3.3.2.4</w:t>
      </w:r>
      <w:r w:rsidR="00157F15">
        <w:fldChar w:fldCharType="end"/>
      </w:r>
      <w:r>
        <w:t xml:space="preserve">, os nomes dos logradouros são cruciais para a identificação das quadras e, por consequência, para a integração eficaz dos dados do CNEFE e CIATA. </w:t>
      </w:r>
    </w:p>
    <w:p w14:paraId="1ABE04A9" w14:textId="279C8836" w:rsidR="009846E8" w:rsidRDefault="009846E8" w:rsidP="00292E17">
      <w:pPr>
        <w:pStyle w:val="Texto"/>
      </w:pPr>
      <w:r>
        <w:t xml:space="preserve">O CNEFE passa por um processo de normalização e padronização dos caracteres, realizado pelo IBGE </w:t>
      </w:r>
      <w:r>
        <w:fldChar w:fldCharType="begin"/>
      </w:r>
      <w:r>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fldChar w:fldCharType="separate"/>
      </w:r>
      <w:r w:rsidR="004B259A" w:rsidRPr="004B259A">
        <w:t>(IBGE, 2024)</w:t>
      </w:r>
      <w:r>
        <w:fldChar w:fldCharType="end"/>
      </w:r>
      <w:r>
        <w:t>, que converte os caracteres acentuados e especiais para o padrão ASCII</w:t>
      </w:r>
      <w:r>
        <w:rPr>
          <w:rStyle w:val="Refdenotaderodap"/>
        </w:rPr>
        <w:footnoteReference w:id="2"/>
      </w:r>
      <w:r>
        <w:t xml:space="preserve">. </w:t>
      </w:r>
      <w:r w:rsidRPr="00CF659E">
        <w:t xml:space="preserve">Dessa forma, nenhum tratamento adicional dos nomes </w:t>
      </w:r>
      <w:r>
        <w:t xml:space="preserve">de logradouros </w:t>
      </w:r>
      <w:r w:rsidRPr="00CF659E">
        <w:t xml:space="preserve">é necessário </w:t>
      </w:r>
      <w:r w:rsidR="00C215AA">
        <w:t xml:space="preserve">e </w:t>
      </w:r>
      <w:r w:rsidR="003045BE">
        <w:t xml:space="preserve">a </w:t>
      </w:r>
      <w:r w:rsidR="00FE4A92">
        <w:t>criação da</w:t>
      </w:r>
      <w:r w:rsidR="003732A5">
        <w:t xml:space="preserve"> tabela CN_LOGRADOUROS </w:t>
      </w:r>
      <w:r w:rsidR="00FE4A92">
        <w:t xml:space="preserve">se resume à </w:t>
      </w:r>
      <w:r w:rsidR="0032598C">
        <w:t xml:space="preserve">filtragem dos nomes repetidos e </w:t>
      </w:r>
      <w:r w:rsidR="003732A5">
        <w:t>projeção dos atributos</w:t>
      </w:r>
      <w:r w:rsidRPr="00CF659E">
        <w:t>.</w:t>
      </w:r>
    </w:p>
    <w:p w14:paraId="679354CC" w14:textId="77777777" w:rsidR="00DB44E3" w:rsidRDefault="00DB44E3" w:rsidP="00292E17">
      <w:pPr>
        <w:pStyle w:val="Texto"/>
      </w:pPr>
    </w:p>
    <w:p w14:paraId="22EF599D" w14:textId="77777777" w:rsidR="00DB44E3" w:rsidRDefault="00DB44E3" w:rsidP="00DB44E3">
      <w:pPr>
        <w:pStyle w:val="Ttulo4"/>
      </w:pPr>
      <w:r w:rsidRPr="005E083D">
        <w:t>Adicionar a chave primária do logradouro SC_ID_LOGRADOURO</w:t>
      </w:r>
      <w:r>
        <w:t xml:space="preserve"> à CN_LOGRADOUROS</w:t>
      </w:r>
    </w:p>
    <w:p w14:paraId="534DAFF4" w14:textId="77777777" w:rsidR="00DB44E3" w:rsidRDefault="00DB44E3" w:rsidP="00DB44E3">
      <w:pPr>
        <w:pStyle w:val="Texto"/>
      </w:pPr>
    </w:p>
    <w:p w14:paraId="111F4546" w14:textId="77777777" w:rsidR="0026442C" w:rsidRDefault="00DB44E3" w:rsidP="00DB44E3">
      <w:pPr>
        <w:pStyle w:val="Texto"/>
      </w:pPr>
      <w:r>
        <w:t xml:space="preserve">O atributo </w:t>
      </w:r>
      <w:r w:rsidRPr="005E083D">
        <w:t>SC_ID_LOGRADOURO</w:t>
      </w:r>
      <w:r>
        <w:t xml:space="preserve"> será utilizado na </w:t>
      </w:r>
      <w:r w:rsidR="00095A4E">
        <w:t xml:space="preserve">junção </w:t>
      </w:r>
      <w:r>
        <w:t>(</w:t>
      </w:r>
      <w:r w:rsidRPr="00587C25">
        <w:rPr>
          <w:i/>
          <w:iCs/>
        </w:rPr>
        <w:t>JOIN</w:t>
      </w:r>
      <w:r>
        <w:t xml:space="preserve">) das tabelas do CIATA e do CNEFE. Sua construção se dá por uma sequência de funções: </w:t>
      </w:r>
    </w:p>
    <w:p w14:paraId="66640E43" w14:textId="004C7B35" w:rsidR="00DB44E3" w:rsidRDefault="00DB44E3" w:rsidP="00DB44E3">
      <w:pPr>
        <w:pStyle w:val="Texto"/>
      </w:pPr>
      <w:r>
        <w:t xml:space="preserve">LPAD( </w:t>
      </w:r>
      <w:r w:rsidRPr="007A0A0D">
        <w:t>HEX(</w:t>
      </w:r>
      <w:r>
        <w:t xml:space="preserve"> </w:t>
      </w:r>
      <w:r w:rsidRPr="007A0A0D">
        <w:t>CRC32(</w:t>
      </w:r>
      <w:r>
        <w:t xml:space="preserve"> </w:t>
      </w:r>
      <w:r w:rsidRPr="007A0A0D">
        <w:t>CONCAT(</w:t>
      </w:r>
      <w:r>
        <w:t xml:space="preserve"> </w:t>
      </w:r>
      <w:r w:rsidRPr="007A0A0D">
        <w:t xml:space="preserve">COD_MUNICIPIO, </w:t>
      </w:r>
      <w:r>
        <w:t xml:space="preserve">TRIM( </w:t>
      </w:r>
      <w:r w:rsidRPr="007A0A0D">
        <w:t>NOM_LOGRADOURO</w:t>
      </w:r>
      <w:r>
        <w:t xml:space="preserve"> </w:t>
      </w:r>
      <w:r w:rsidRPr="00A1317D">
        <w:t>)</w:t>
      </w:r>
      <w:r>
        <w:t xml:space="preserve"> </w:t>
      </w:r>
      <w:r w:rsidRPr="00A1317D">
        <w:t>)</w:t>
      </w:r>
      <w:r>
        <w:t xml:space="preserve"> </w:t>
      </w:r>
      <w:r w:rsidRPr="00A1317D">
        <w:t>), 8, '0')</w:t>
      </w:r>
      <w:r>
        <w:t xml:space="preserve">. </w:t>
      </w:r>
    </w:p>
    <w:p w14:paraId="27840C63" w14:textId="70960020" w:rsidR="00DB44E3" w:rsidRDefault="00DB44E3" w:rsidP="00DB44E3">
      <w:pPr>
        <w:pStyle w:val="Texto"/>
      </w:pPr>
      <w:r>
        <w:t xml:space="preserve">Ou, em linguagem </w:t>
      </w:r>
      <w:r w:rsidR="00AB6B7C">
        <w:t>‘</w:t>
      </w:r>
      <w:r>
        <w:t xml:space="preserve">de gente’: </w:t>
      </w:r>
    </w:p>
    <w:p w14:paraId="0FDC08F6" w14:textId="77777777" w:rsidR="00DB44E3" w:rsidRDefault="00DB44E3" w:rsidP="00DB44E3">
      <w:pPr>
        <w:pStyle w:val="PargrafodaLista"/>
        <w:numPr>
          <w:ilvl w:val="0"/>
          <w:numId w:val="26"/>
        </w:numPr>
      </w:pPr>
      <w:r>
        <w:t>eliminar espaços depois de NOM_LOGRADOURO (TRIM);</w:t>
      </w:r>
    </w:p>
    <w:p w14:paraId="0750746D" w14:textId="77777777" w:rsidR="00DB44E3" w:rsidRPr="005A2FF5" w:rsidRDefault="00DB44E3" w:rsidP="00DB44E3">
      <w:pPr>
        <w:pStyle w:val="PargrafodaLista"/>
        <w:numPr>
          <w:ilvl w:val="0"/>
          <w:numId w:val="26"/>
        </w:numPr>
      </w:pPr>
      <w:r>
        <w:t>c</w:t>
      </w:r>
      <w:r w:rsidRPr="005A2FF5">
        <w:t>oncatena</w:t>
      </w:r>
      <w:r>
        <w:t>r</w:t>
      </w:r>
      <w:r w:rsidRPr="005A2FF5">
        <w:t xml:space="preserve"> COD_MUNICIPIO, NOM_LOGRADOURO</w:t>
      </w:r>
      <w:r>
        <w:t xml:space="preserve"> (CONCAT)</w:t>
      </w:r>
      <w:r w:rsidRPr="005A2FF5">
        <w:t>;</w:t>
      </w:r>
    </w:p>
    <w:p w14:paraId="348F2FC6" w14:textId="77777777" w:rsidR="00DB44E3" w:rsidRPr="005A2FF5" w:rsidRDefault="00DB44E3" w:rsidP="00DB44E3">
      <w:pPr>
        <w:pStyle w:val="PargrafodaLista"/>
      </w:pPr>
      <w:r>
        <w:t>g</w:t>
      </w:r>
      <w:r w:rsidRPr="005A2FF5">
        <w:t>era</w:t>
      </w:r>
      <w:r>
        <w:t>r</w:t>
      </w:r>
      <w:r w:rsidRPr="005A2FF5">
        <w:t xml:space="preserve"> um digest value CRC32 da concatenação</w:t>
      </w:r>
      <w:r>
        <w:t xml:space="preserve"> (CRC32)</w:t>
      </w:r>
      <w:r w:rsidRPr="005A2FF5">
        <w:t>;</w:t>
      </w:r>
    </w:p>
    <w:p w14:paraId="74287EEA" w14:textId="77777777" w:rsidR="00DB44E3" w:rsidRDefault="00DB44E3" w:rsidP="00DB44E3">
      <w:pPr>
        <w:pStyle w:val="PargrafodaLista"/>
      </w:pPr>
      <w:r>
        <w:t>t</w:t>
      </w:r>
      <w:r w:rsidRPr="005A2FF5">
        <w:t>ransforma</w:t>
      </w:r>
      <w:r>
        <w:t>r</w:t>
      </w:r>
      <w:r w:rsidRPr="005A2FF5">
        <w:t xml:space="preserve"> para a notação hexadecimal</w:t>
      </w:r>
      <w:r>
        <w:t xml:space="preserve"> (HEX);</w:t>
      </w:r>
    </w:p>
    <w:p w14:paraId="5099DBDB" w14:textId="77777777" w:rsidR="00DB44E3" w:rsidRDefault="00DB44E3" w:rsidP="00DB44E3">
      <w:pPr>
        <w:pStyle w:val="PargrafodaLista"/>
      </w:pPr>
      <w:r>
        <w:t>incluir zeros à esquerda até completar 8 posições (LPAD).</w:t>
      </w:r>
    </w:p>
    <w:p w14:paraId="06DBE95E" w14:textId="77777777" w:rsidR="00DB44E3" w:rsidRDefault="00DB44E3" w:rsidP="00DB44E3">
      <w:pPr>
        <w:pStyle w:val="Texto"/>
      </w:pPr>
      <w:r>
        <w:t>SC_ID_LOGRADOUROS</w:t>
      </w:r>
      <w:r w:rsidRPr="006B6E35">
        <w:t xml:space="preserve"> será incorporad</w:t>
      </w:r>
      <w:r>
        <w:t>o</w:t>
      </w:r>
      <w:r w:rsidRPr="006B6E35">
        <w:t xml:space="preserve"> nas listas de endereços das duas bases. Após essa anexação, a aplicação passa a identificar os logradouros pelo SC_ID_LOGRADOURO em todas as operações de bancos de dados.</w:t>
      </w:r>
    </w:p>
    <w:p w14:paraId="3D94761E" w14:textId="552CF009" w:rsidR="00DB44E3" w:rsidRDefault="00DB44E3" w:rsidP="00DB44E3">
      <w:pPr>
        <w:pStyle w:val="Texto"/>
      </w:pPr>
      <w:r>
        <w:t xml:space="preserve">O </w:t>
      </w:r>
      <w:r>
        <w:fldChar w:fldCharType="begin"/>
      </w:r>
      <w:r>
        <w:instrText xml:space="preserve"> REF _Ref215385411 \h </w:instrText>
      </w:r>
      <w:r>
        <w:fldChar w:fldCharType="separate"/>
      </w:r>
      <w:r w:rsidR="00FB7E25">
        <w:t xml:space="preserve">Quadro </w:t>
      </w:r>
      <w:r w:rsidR="00FB7E25">
        <w:rPr>
          <w:noProof/>
        </w:rPr>
        <w:t>2</w:t>
      </w:r>
      <w:r>
        <w:fldChar w:fldCharType="end"/>
      </w:r>
      <w:r>
        <w:t xml:space="preserve"> mostra uma sugestão de atributos para a tabela CN_LOGRADOUROS.</w:t>
      </w:r>
    </w:p>
    <w:p w14:paraId="489CD082" w14:textId="77777777" w:rsidR="00E76374" w:rsidRPr="005A2FF5" w:rsidRDefault="00E76374" w:rsidP="00DB44E3">
      <w:pPr>
        <w:pStyle w:val="Texto"/>
      </w:pPr>
    </w:p>
    <w:p w14:paraId="038434DE" w14:textId="5B4DDE3A" w:rsidR="00DB44E3" w:rsidRDefault="00DB44E3" w:rsidP="00DB44E3">
      <w:pPr>
        <w:pStyle w:val="Legenda"/>
        <w:keepNext/>
      </w:pPr>
      <w:bookmarkStart w:id="77" w:name="_Ref215385411"/>
      <w:r>
        <w:t xml:space="preserve">Quadro </w:t>
      </w:r>
      <w:r>
        <w:fldChar w:fldCharType="begin"/>
      </w:r>
      <w:r>
        <w:instrText xml:space="preserve"> SEQ Quadro \* ARABIC </w:instrText>
      </w:r>
      <w:r>
        <w:fldChar w:fldCharType="separate"/>
      </w:r>
      <w:r w:rsidR="001051C8">
        <w:rPr>
          <w:noProof/>
        </w:rPr>
        <w:t>2</w:t>
      </w:r>
      <w:r>
        <w:fldChar w:fldCharType="end"/>
      </w:r>
      <w:bookmarkEnd w:id="77"/>
      <w:ins w:id="78" w:author="Marco Aurélio Barbiero" w:date="2025-12-14T15:18:00Z" w16du:dateUtc="2025-12-14T18:18:00Z">
        <w:r w:rsidR="00AA1BE5">
          <w:t xml:space="preserve"> -</w:t>
        </w:r>
      </w:ins>
      <w:del w:id="79" w:author="Marco Aurélio Barbiero" w:date="2025-12-14T15:18:00Z" w16du:dateUtc="2025-12-14T18:18:00Z">
        <w:r w:rsidDel="00AA1BE5">
          <w:delText>:</w:delText>
        </w:r>
      </w:del>
      <w:r>
        <w:t xml:space="preserve"> Lista de atributos da tabela CN_LOGRADOUROS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80" w:author="Marco Aurélio Barbiero" w:date="2025-12-14T15:18:00Z" w16du:dateUtc="2025-12-14T18:18: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81">
          <w:tblGrid>
            <w:gridCol w:w="5"/>
            <w:gridCol w:w="9056"/>
            <w:gridCol w:w="5"/>
          </w:tblGrid>
        </w:tblGridChange>
      </w:tblGrid>
      <w:tr w:rsidR="00DB44E3" w:rsidRPr="001263B6" w14:paraId="1BDE6340" w14:textId="77777777" w:rsidTr="00AA1BE5">
        <w:trPr>
          <w:jc w:val="center"/>
          <w:trPrChange w:id="82" w:author="Marco Aurélio Barbiero" w:date="2025-12-14T15:18:00Z" w16du:dateUtc="2025-12-14T18:18:00Z">
            <w:trPr>
              <w:gridAfter w:val="0"/>
              <w:jc w:val="center"/>
            </w:trPr>
          </w:trPrChange>
        </w:trPr>
        <w:tc>
          <w:tcPr>
            <w:tcW w:w="9061" w:type="dxa"/>
            <w:tcPrChange w:id="83" w:author="Marco Aurélio Barbiero" w:date="2025-12-14T15:18:00Z" w16du:dateUtc="2025-12-14T18:18:00Z">
              <w:tcPr>
                <w:tcW w:w="9061" w:type="dxa"/>
                <w:gridSpan w:val="2"/>
                <w:shd w:val="clear" w:color="auto" w:fill="EEECE1" w:themeFill="background2"/>
              </w:tcPr>
            </w:tcPrChange>
          </w:tcPr>
          <w:p w14:paraId="01ECE592" w14:textId="77777777" w:rsidR="00DB44E3" w:rsidRPr="0073629A" w:rsidRDefault="00DB44E3" w:rsidP="00451FED">
            <w:pPr>
              <w:pStyle w:val="Codigo"/>
              <w:keepNext/>
            </w:pPr>
            <w:r w:rsidRPr="0073629A">
              <w:rPr>
                <w:b/>
                <w:bCs/>
              </w:rPr>
              <w:t>Table:CN_LOGRADOUROS</w:t>
            </w:r>
            <w:r w:rsidRPr="0073629A">
              <w:br/>
            </w:r>
            <w:r w:rsidRPr="0073629A">
              <w:br/>
            </w:r>
            <w:r w:rsidRPr="0073629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B44E3" w:rsidRPr="0073629A" w14:paraId="79B618C6"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782FB900" w14:textId="77777777" w:rsidR="00DB44E3" w:rsidRPr="0073629A" w:rsidRDefault="00DB44E3" w:rsidP="00451FED">
                  <w:pPr>
                    <w:pStyle w:val="Codigo"/>
                    <w:keepNext/>
                  </w:pPr>
                  <w:r w:rsidRPr="0073629A">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9D92039" w14:textId="77777777" w:rsidR="00DB44E3" w:rsidRPr="0073629A" w:rsidRDefault="00DB44E3" w:rsidP="00451FED">
                  <w:pPr>
                    <w:pStyle w:val="Codigo"/>
                    <w:keepNext/>
                  </w:pPr>
                  <w:r w:rsidRPr="0073629A">
                    <w:t>varchar(8)</w:t>
                  </w:r>
                </w:p>
              </w:tc>
            </w:tr>
            <w:tr w:rsidR="00DB44E3" w:rsidRPr="0073629A" w14:paraId="34294915"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59E15D9D" w14:textId="77777777" w:rsidR="00DB44E3" w:rsidRPr="0073629A" w:rsidRDefault="00DB44E3" w:rsidP="00451FED">
                  <w:pPr>
                    <w:pStyle w:val="Codigo"/>
                    <w:keepNext/>
                  </w:pPr>
                  <w:r w:rsidRPr="0073629A">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35D12947" w14:textId="77777777" w:rsidR="00DB44E3" w:rsidRPr="0073629A" w:rsidRDefault="00DB44E3" w:rsidP="00451FED">
                  <w:pPr>
                    <w:pStyle w:val="Codigo"/>
                    <w:keepNext/>
                  </w:pPr>
                  <w:r w:rsidRPr="0073629A">
                    <w:t>varchar(7)</w:t>
                  </w:r>
                </w:p>
              </w:tc>
            </w:tr>
            <w:tr w:rsidR="00DB44E3" w:rsidRPr="0073629A" w14:paraId="2EE9E39F"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2EE57EA0" w14:textId="77777777" w:rsidR="00DB44E3" w:rsidRPr="0073629A" w:rsidRDefault="00DB44E3" w:rsidP="00451FED">
                  <w:pPr>
                    <w:pStyle w:val="Codigo"/>
                    <w:keepNext/>
                  </w:pPr>
                  <w:r w:rsidRPr="0073629A">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5378B5B" w14:textId="77777777" w:rsidR="00DB44E3" w:rsidRPr="0073629A" w:rsidRDefault="00DB44E3" w:rsidP="00451FED">
                  <w:pPr>
                    <w:pStyle w:val="Codigo"/>
                    <w:keepNext/>
                  </w:pPr>
                  <w:r w:rsidRPr="0073629A">
                    <w:t>varchar(250)</w:t>
                  </w:r>
                </w:p>
              </w:tc>
            </w:tr>
            <w:tr w:rsidR="00DB44E3" w:rsidRPr="003B4A4F" w14:paraId="47875565"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5DCE2220" w14:textId="77777777" w:rsidR="00DB44E3" w:rsidRPr="0073629A" w:rsidRDefault="00DB44E3" w:rsidP="00451FED">
                  <w:pPr>
                    <w:pStyle w:val="Codigo"/>
                    <w:keepNext/>
                  </w:pPr>
                  <w:r w:rsidRPr="0073629A">
                    <w:t>COORDS</w:t>
                  </w:r>
                </w:p>
              </w:tc>
              <w:tc>
                <w:tcPr>
                  <w:tcW w:w="0" w:type="auto"/>
                  <w:tcBorders>
                    <w:top w:val="nil"/>
                    <w:left w:val="nil"/>
                    <w:bottom w:val="nil"/>
                    <w:right w:val="nil"/>
                  </w:tcBorders>
                  <w:tcMar>
                    <w:top w:w="15" w:type="dxa"/>
                    <w:left w:w="225" w:type="dxa"/>
                    <w:bottom w:w="15" w:type="dxa"/>
                    <w:right w:w="15" w:type="dxa"/>
                  </w:tcMar>
                  <w:vAlign w:val="center"/>
                  <w:hideMark/>
                </w:tcPr>
                <w:p w14:paraId="48001DE2" w14:textId="77777777" w:rsidR="00DB44E3" w:rsidRPr="003B4A4F" w:rsidRDefault="00DB44E3" w:rsidP="00451FED">
                  <w:pPr>
                    <w:pStyle w:val="Codigo"/>
                    <w:keepNext/>
                  </w:pPr>
                  <w:r w:rsidRPr="0073629A">
                    <w:t>text</w:t>
                  </w:r>
                </w:p>
              </w:tc>
            </w:tr>
          </w:tbl>
          <w:p w14:paraId="2DE3EBEB" w14:textId="77777777" w:rsidR="00DB44E3" w:rsidRPr="001263B6" w:rsidRDefault="00DB44E3" w:rsidP="00451FED">
            <w:pPr>
              <w:pStyle w:val="Codigo"/>
              <w:keepNext/>
              <w:rPr>
                <w:lang w:val="en-US"/>
              </w:rPr>
            </w:pPr>
          </w:p>
        </w:tc>
      </w:tr>
    </w:tbl>
    <w:p w14:paraId="3D924FAA" w14:textId="2DC4BCBD" w:rsidR="00DB44E3" w:rsidRDefault="004227CE" w:rsidP="00DB44E3">
      <w:pPr>
        <w:pStyle w:val="Legenda"/>
      </w:pPr>
      <w:r>
        <w:t>Elaboração</w:t>
      </w:r>
      <w:r w:rsidR="00DB44E3">
        <w:t>: O</w:t>
      </w:r>
      <w:r w:rsidR="00E33AEE">
        <w:t>s</w:t>
      </w:r>
      <w:r w:rsidR="00DB44E3">
        <w:t xml:space="preserve"> autor</w:t>
      </w:r>
      <w:r w:rsidR="00E33AEE">
        <w:t>es</w:t>
      </w:r>
      <w:r w:rsidR="00DB44E3">
        <w:t xml:space="preserve"> (2025)</w:t>
      </w:r>
    </w:p>
    <w:p w14:paraId="4E187F71" w14:textId="77777777" w:rsidR="00AF1E63" w:rsidRDefault="00AF1E63" w:rsidP="00292E17">
      <w:pPr>
        <w:pStyle w:val="Texto"/>
      </w:pPr>
    </w:p>
    <w:p w14:paraId="20F860A3" w14:textId="77777777" w:rsidR="00AF1E63" w:rsidRDefault="00AF1E63" w:rsidP="00AF1E63">
      <w:pPr>
        <w:pStyle w:val="Ttulo4"/>
      </w:pPr>
      <w:r w:rsidRPr="00AF1E63">
        <w:t>Calcular centroides das faces e criar tabela CN_FACES</w:t>
      </w:r>
    </w:p>
    <w:p w14:paraId="73A00569" w14:textId="77777777" w:rsidR="00AF1E63" w:rsidRPr="00AF1E63" w:rsidRDefault="00AF1E63" w:rsidP="00AF1E63">
      <w:pPr>
        <w:pStyle w:val="Texto"/>
      </w:pPr>
    </w:p>
    <w:p w14:paraId="5CFC6FD3" w14:textId="77777777" w:rsidR="00AF1E63" w:rsidRDefault="00AF1E63" w:rsidP="00AF1E63">
      <w:pPr>
        <w:pStyle w:val="Texto"/>
      </w:pPr>
      <w:r w:rsidRPr="00405A14">
        <w:t>A tabela CN_FACES constitui a principal referência para o posicionamento das quadras a serem geradas a partir dos dados do cadastro municipal (CIATA), uma vez que reúne as geometrias das faces e suas correspondências com os logradouros.</w:t>
      </w:r>
    </w:p>
    <w:p w14:paraId="5B5AD408" w14:textId="6DF1DED0" w:rsidR="00AF1E63" w:rsidRDefault="00AF1E63" w:rsidP="00005307">
      <w:pPr>
        <w:pStyle w:val="Texto"/>
      </w:pPr>
      <w:r w:rsidRPr="00405A14">
        <w:lastRenderedPageBreak/>
        <w:t>Por definição metodológica</w:t>
      </w:r>
      <w:r w:rsidR="002216E1">
        <w:t xml:space="preserve"> do CNEFE</w:t>
      </w:r>
      <w:r w:rsidRPr="00405A14">
        <w:t>, cada face está associada a um único logradouro, e os números das faces seguem uma sequência ordenada. Essa estrutura permite identificar a posição relativa dos logradouros que delimitam uma quadra.</w:t>
      </w:r>
    </w:p>
    <w:p w14:paraId="7CB78056" w14:textId="3EE8C716" w:rsidR="00AF1E63" w:rsidRDefault="00AF1E63" w:rsidP="007678C9">
      <w:pPr>
        <w:pStyle w:val="Texto"/>
      </w:pPr>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t xml:space="preserve"> </w:t>
      </w:r>
    </w:p>
    <w:p w14:paraId="0C3AA3F2" w14:textId="34DB81A3" w:rsidR="00FC4783" w:rsidRDefault="00FC4783" w:rsidP="007678C9">
      <w:pPr>
        <w:pStyle w:val="Texto"/>
      </w:pPr>
      <w:r>
        <w:t xml:space="preserve">O </w:t>
      </w:r>
      <w:r w:rsidR="00524AAC">
        <w:fldChar w:fldCharType="begin"/>
      </w:r>
      <w:r w:rsidR="00524AAC">
        <w:instrText xml:space="preserve"> REF _Ref215390011 \h </w:instrText>
      </w:r>
      <w:r w:rsidR="00524AAC">
        <w:fldChar w:fldCharType="separate"/>
      </w:r>
      <w:r w:rsidR="00FB7E25">
        <w:t xml:space="preserve">Quadro </w:t>
      </w:r>
      <w:r w:rsidR="00FB7E25">
        <w:rPr>
          <w:noProof/>
        </w:rPr>
        <w:t>3</w:t>
      </w:r>
      <w:r w:rsidR="00524AAC">
        <w:fldChar w:fldCharType="end"/>
      </w:r>
      <w:r w:rsidR="00524AAC">
        <w:t xml:space="preserve"> </w:t>
      </w:r>
      <w:r>
        <w:t xml:space="preserve">apresenta </w:t>
      </w:r>
      <w:r w:rsidR="00C831B4">
        <w:t xml:space="preserve">a estrutura da tabela CN_FACES usada no </w:t>
      </w:r>
      <w:r w:rsidR="00C831B4" w:rsidRPr="00524AAC">
        <w:rPr>
          <w:i/>
          <w:iCs/>
        </w:rPr>
        <w:t>SuperCIATA</w:t>
      </w:r>
      <w:r w:rsidR="00211114">
        <w:t xml:space="preserve"> </w:t>
      </w:r>
      <w:r w:rsidR="00211114">
        <w:fldChar w:fldCharType="begin"/>
      </w:r>
      <w:r w:rsidR="004B259A">
        <w:instrText xml:space="preserve"> ADDIN ZOTERO_ITEM CSL_CITATION {"citationID":"apg3phd3u3","properties":{"formattedCitation":"(Barbiero,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211114">
        <w:fldChar w:fldCharType="separate"/>
      </w:r>
      <w:r w:rsidR="004B259A" w:rsidRPr="004B259A">
        <w:t>(Barbiero, 2025)</w:t>
      </w:r>
      <w:r w:rsidR="00211114">
        <w:fldChar w:fldCharType="end"/>
      </w:r>
      <w:r w:rsidR="00524AAC">
        <w:t>.</w:t>
      </w:r>
    </w:p>
    <w:p w14:paraId="3AFBF045" w14:textId="77777777" w:rsidR="00E76374" w:rsidRDefault="00E76374" w:rsidP="007678C9">
      <w:pPr>
        <w:pStyle w:val="Texto"/>
      </w:pPr>
    </w:p>
    <w:p w14:paraId="70782740" w14:textId="6A12807E" w:rsidR="00DE0530" w:rsidRDefault="00DE0530" w:rsidP="00DE0530">
      <w:pPr>
        <w:pStyle w:val="Legenda"/>
        <w:keepNext/>
      </w:pPr>
      <w:bookmarkStart w:id="84" w:name="_Ref215390011"/>
      <w:bookmarkStart w:id="85" w:name="_Ref215387442"/>
      <w:r>
        <w:t xml:space="preserve">Quadro </w:t>
      </w:r>
      <w:r>
        <w:fldChar w:fldCharType="begin"/>
      </w:r>
      <w:r>
        <w:instrText xml:space="preserve"> SEQ Quadro \* ARABIC </w:instrText>
      </w:r>
      <w:r>
        <w:fldChar w:fldCharType="separate"/>
      </w:r>
      <w:r w:rsidR="001051C8">
        <w:rPr>
          <w:noProof/>
        </w:rPr>
        <w:t>3</w:t>
      </w:r>
      <w:r>
        <w:fldChar w:fldCharType="end"/>
      </w:r>
      <w:bookmarkEnd w:id="84"/>
      <w:del w:id="86" w:author="Marco Aurélio Barbiero" w:date="2025-12-14T15:17:00Z" w16du:dateUtc="2025-12-14T18:17:00Z">
        <w:r w:rsidDel="00AA1BE5">
          <w:delText>:</w:delText>
        </w:r>
      </w:del>
      <w:ins w:id="87" w:author="Marco Aurélio Barbiero" w:date="2025-12-14T15:17:00Z" w16du:dateUtc="2025-12-14T18:17:00Z">
        <w:r w:rsidR="00AA1BE5">
          <w:t xml:space="preserve"> -</w:t>
        </w:r>
      </w:ins>
      <w:r>
        <w:t xml:space="preserve"> Lista de atributos da tabela CN_FACES</w:t>
      </w:r>
      <w:bookmarkEnd w:id="85"/>
      <w:r w:rsidR="00900F04">
        <w:rPr>
          <w:rStyle w:val="Refdenotaderodap"/>
        </w:rPr>
        <w:footnoteReference w:id="3"/>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88" w:author="Marco Aurélio Barbiero" w:date="2025-12-14T15:17:00Z" w16du:dateUtc="2025-12-14T18:17: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89">
          <w:tblGrid>
            <w:gridCol w:w="5"/>
            <w:gridCol w:w="9056"/>
            <w:gridCol w:w="5"/>
          </w:tblGrid>
        </w:tblGridChange>
      </w:tblGrid>
      <w:tr w:rsidR="00CF4475" w:rsidRPr="001263B6" w14:paraId="20C13F49" w14:textId="77777777" w:rsidTr="00AA1BE5">
        <w:trPr>
          <w:jc w:val="center"/>
          <w:trPrChange w:id="90" w:author="Marco Aurélio Barbiero" w:date="2025-12-14T15:17:00Z" w16du:dateUtc="2025-12-14T18:17:00Z">
            <w:trPr>
              <w:gridAfter w:val="0"/>
              <w:jc w:val="center"/>
            </w:trPr>
          </w:trPrChange>
        </w:trPr>
        <w:tc>
          <w:tcPr>
            <w:tcW w:w="9061" w:type="dxa"/>
            <w:tcPrChange w:id="91" w:author="Marco Aurélio Barbiero" w:date="2025-12-14T15:17:00Z" w16du:dateUtc="2025-12-14T18:17:00Z">
              <w:tcPr>
                <w:tcW w:w="9061" w:type="dxa"/>
                <w:gridSpan w:val="2"/>
                <w:shd w:val="clear" w:color="auto" w:fill="EEECE1" w:themeFill="background2"/>
              </w:tcPr>
            </w:tcPrChange>
          </w:tcPr>
          <w:p w14:paraId="1948E8C6" w14:textId="77777777" w:rsidR="00DE0530" w:rsidRPr="00DE0530" w:rsidRDefault="00DE0530" w:rsidP="00DE0530">
            <w:pPr>
              <w:pStyle w:val="Codigo"/>
              <w:keepNext/>
            </w:pPr>
            <w:r w:rsidRPr="00DE0530">
              <w:rPr>
                <w:b/>
                <w:bCs/>
              </w:rPr>
              <w:t>Table:CN_FACES</w:t>
            </w:r>
            <w:r w:rsidRPr="00DE0530">
              <w:br/>
            </w:r>
            <w:r w:rsidRPr="00DE0530">
              <w:br/>
            </w:r>
            <w:r w:rsidRPr="00DE0530">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E0530" w:rsidRPr="00DE0530" w14:paraId="17A81BA1" w14:textId="77777777">
              <w:tc>
                <w:tcPr>
                  <w:tcW w:w="0" w:type="auto"/>
                  <w:tcBorders>
                    <w:top w:val="nil"/>
                    <w:left w:val="nil"/>
                    <w:bottom w:val="nil"/>
                    <w:right w:val="nil"/>
                  </w:tcBorders>
                  <w:tcMar>
                    <w:top w:w="15" w:type="dxa"/>
                    <w:left w:w="225" w:type="dxa"/>
                    <w:bottom w:w="15" w:type="dxa"/>
                    <w:right w:w="15" w:type="dxa"/>
                  </w:tcMar>
                  <w:vAlign w:val="center"/>
                  <w:hideMark/>
                </w:tcPr>
                <w:p w14:paraId="1D16AB74" w14:textId="77777777" w:rsidR="00DE0530" w:rsidRPr="00DE0530" w:rsidRDefault="00DE0530" w:rsidP="00DE0530">
                  <w:pPr>
                    <w:pStyle w:val="Codigo"/>
                    <w:keepNext/>
                  </w:pPr>
                  <w:r w:rsidRPr="00DE0530">
                    <w:t>ID_FACE</w:t>
                  </w:r>
                </w:p>
              </w:tc>
              <w:tc>
                <w:tcPr>
                  <w:tcW w:w="0" w:type="auto"/>
                  <w:tcBorders>
                    <w:top w:val="nil"/>
                    <w:left w:val="nil"/>
                    <w:bottom w:val="nil"/>
                    <w:right w:val="nil"/>
                  </w:tcBorders>
                  <w:tcMar>
                    <w:top w:w="15" w:type="dxa"/>
                    <w:left w:w="225" w:type="dxa"/>
                    <w:bottom w:w="15" w:type="dxa"/>
                    <w:right w:w="15" w:type="dxa"/>
                  </w:tcMar>
                  <w:vAlign w:val="center"/>
                  <w:hideMark/>
                </w:tcPr>
                <w:p w14:paraId="09BC4B79" w14:textId="77777777" w:rsidR="00DE0530" w:rsidRPr="00DE0530" w:rsidRDefault="00DE0530" w:rsidP="00DE0530">
                  <w:pPr>
                    <w:pStyle w:val="Codigo"/>
                    <w:keepNext/>
                  </w:pPr>
                  <w:r w:rsidRPr="00DE0530">
                    <w:t>varchar(22)</w:t>
                  </w:r>
                </w:p>
              </w:tc>
            </w:tr>
            <w:tr w:rsidR="00DE0530" w:rsidRPr="00DE0530" w14:paraId="64876D3B" w14:textId="77777777">
              <w:tc>
                <w:tcPr>
                  <w:tcW w:w="0" w:type="auto"/>
                  <w:tcBorders>
                    <w:top w:val="nil"/>
                    <w:left w:val="nil"/>
                    <w:bottom w:val="nil"/>
                    <w:right w:val="nil"/>
                  </w:tcBorders>
                  <w:tcMar>
                    <w:top w:w="15" w:type="dxa"/>
                    <w:left w:w="225" w:type="dxa"/>
                    <w:bottom w:w="15" w:type="dxa"/>
                    <w:right w:w="15" w:type="dxa"/>
                  </w:tcMar>
                  <w:vAlign w:val="center"/>
                  <w:hideMark/>
                </w:tcPr>
                <w:p w14:paraId="2738AB95" w14:textId="77777777" w:rsidR="00DE0530" w:rsidRPr="00DE0530" w:rsidRDefault="00DE0530" w:rsidP="00DE0530">
                  <w:pPr>
                    <w:pStyle w:val="Codigo"/>
                    <w:keepNext/>
                  </w:pPr>
                  <w:r w:rsidRPr="00DE0530">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41B4088" w14:textId="77777777" w:rsidR="00DE0530" w:rsidRPr="00DE0530" w:rsidRDefault="00DE0530" w:rsidP="00DE0530">
                  <w:pPr>
                    <w:pStyle w:val="Codigo"/>
                    <w:keepNext/>
                  </w:pPr>
                  <w:r w:rsidRPr="00DE0530">
                    <w:t>varchar(7)</w:t>
                  </w:r>
                </w:p>
              </w:tc>
            </w:tr>
            <w:tr w:rsidR="00DE0530" w:rsidRPr="00DE0530" w14:paraId="454A45EA" w14:textId="77777777">
              <w:tc>
                <w:tcPr>
                  <w:tcW w:w="0" w:type="auto"/>
                  <w:tcBorders>
                    <w:top w:val="nil"/>
                    <w:left w:val="nil"/>
                    <w:bottom w:val="nil"/>
                    <w:right w:val="nil"/>
                  </w:tcBorders>
                  <w:tcMar>
                    <w:top w:w="15" w:type="dxa"/>
                    <w:left w:w="225" w:type="dxa"/>
                    <w:bottom w:w="15" w:type="dxa"/>
                    <w:right w:w="15" w:type="dxa"/>
                  </w:tcMar>
                  <w:vAlign w:val="center"/>
                  <w:hideMark/>
                </w:tcPr>
                <w:p w14:paraId="3A7669BE" w14:textId="77777777" w:rsidR="00DE0530" w:rsidRPr="00DE0530" w:rsidRDefault="00DE0530" w:rsidP="00DE0530">
                  <w:pPr>
                    <w:pStyle w:val="Codigo"/>
                    <w:keepNext/>
                  </w:pPr>
                  <w:r w:rsidRPr="00DE0530">
                    <w:t>ID_QUADRA</w:t>
                  </w:r>
                </w:p>
              </w:tc>
              <w:tc>
                <w:tcPr>
                  <w:tcW w:w="0" w:type="auto"/>
                  <w:tcBorders>
                    <w:top w:val="nil"/>
                    <w:left w:val="nil"/>
                    <w:bottom w:val="nil"/>
                    <w:right w:val="nil"/>
                  </w:tcBorders>
                  <w:tcMar>
                    <w:top w:w="15" w:type="dxa"/>
                    <w:left w:w="225" w:type="dxa"/>
                    <w:bottom w:w="15" w:type="dxa"/>
                    <w:right w:w="15" w:type="dxa"/>
                  </w:tcMar>
                  <w:vAlign w:val="center"/>
                  <w:hideMark/>
                </w:tcPr>
                <w:p w14:paraId="6BC37AC8" w14:textId="77777777" w:rsidR="00DE0530" w:rsidRPr="00DE0530" w:rsidRDefault="00DE0530" w:rsidP="00DE0530">
                  <w:pPr>
                    <w:pStyle w:val="Codigo"/>
                    <w:keepNext/>
                  </w:pPr>
                  <w:r w:rsidRPr="00DE0530">
                    <w:t>varchar(19)</w:t>
                  </w:r>
                </w:p>
              </w:tc>
            </w:tr>
            <w:tr w:rsidR="00DE0530" w:rsidRPr="00DE0530" w14:paraId="530A4E67" w14:textId="77777777">
              <w:tc>
                <w:tcPr>
                  <w:tcW w:w="0" w:type="auto"/>
                  <w:tcBorders>
                    <w:top w:val="nil"/>
                    <w:left w:val="nil"/>
                    <w:bottom w:val="nil"/>
                    <w:right w:val="nil"/>
                  </w:tcBorders>
                  <w:tcMar>
                    <w:top w:w="15" w:type="dxa"/>
                    <w:left w:w="225" w:type="dxa"/>
                    <w:bottom w:w="15" w:type="dxa"/>
                    <w:right w:w="15" w:type="dxa"/>
                  </w:tcMar>
                  <w:vAlign w:val="center"/>
                  <w:hideMark/>
                </w:tcPr>
                <w:p w14:paraId="4D68F434" w14:textId="77777777" w:rsidR="00DE0530" w:rsidRPr="00DE0530" w:rsidRDefault="00DE0530" w:rsidP="00DE0530">
                  <w:pPr>
                    <w:pStyle w:val="Codigo"/>
                    <w:keepNext/>
                  </w:pPr>
                  <w:r w:rsidRPr="00DE0530">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E6D52B2" w14:textId="77777777" w:rsidR="00DE0530" w:rsidRPr="00DE0530" w:rsidRDefault="00DE0530" w:rsidP="00DE0530">
                  <w:pPr>
                    <w:pStyle w:val="Codigo"/>
                    <w:keepNext/>
                  </w:pPr>
                  <w:r w:rsidRPr="00DE0530">
                    <w:t>varchar(8)</w:t>
                  </w:r>
                </w:p>
              </w:tc>
            </w:tr>
            <w:tr w:rsidR="00DE0530" w:rsidRPr="00DE0530" w14:paraId="0E3FD072" w14:textId="77777777">
              <w:tc>
                <w:tcPr>
                  <w:tcW w:w="0" w:type="auto"/>
                  <w:tcBorders>
                    <w:top w:val="nil"/>
                    <w:left w:val="nil"/>
                    <w:bottom w:val="nil"/>
                    <w:right w:val="nil"/>
                  </w:tcBorders>
                  <w:tcMar>
                    <w:top w:w="15" w:type="dxa"/>
                    <w:left w:w="225" w:type="dxa"/>
                    <w:bottom w:w="15" w:type="dxa"/>
                    <w:right w:w="15" w:type="dxa"/>
                  </w:tcMar>
                  <w:vAlign w:val="center"/>
                  <w:hideMark/>
                </w:tcPr>
                <w:p w14:paraId="4D6EBA28" w14:textId="77777777" w:rsidR="00DE0530" w:rsidRPr="00DE0530" w:rsidRDefault="00DE0530" w:rsidP="00DE0530">
                  <w:pPr>
                    <w:pStyle w:val="Codigo"/>
                    <w:keepNext/>
                  </w:pPr>
                  <w:r w:rsidRPr="00DE0530">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2BE86A39" w14:textId="77777777" w:rsidR="00DE0530" w:rsidRPr="00DE0530" w:rsidRDefault="00DE0530" w:rsidP="00DE0530">
                  <w:pPr>
                    <w:pStyle w:val="Codigo"/>
                    <w:keepNext/>
                  </w:pPr>
                  <w:r w:rsidRPr="00DE0530">
                    <w:t>varchar(250)</w:t>
                  </w:r>
                </w:p>
              </w:tc>
            </w:tr>
            <w:tr w:rsidR="00DE0530" w:rsidRPr="00DE0530" w14:paraId="51FDB085" w14:textId="77777777">
              <w:tc>
                <w:tcPr>
                  <w:tcW w:w="0" w:type="auto"/>
                  <w:tcBorders>
                    <w:top w:val="nil"/>
                    <w:left w:val="nil"/>
                    <w:bottom w:val="nil"/>
                    <w:right w:val="nil"/>
                  </w:tcBorders>
                  <w:tcMar>
                    <w:top w:w="15" w:type="dxa"/>
                    <w:left w:w="225" w:type="dxa"/>
                    <w:bottom w:w="15" w:type="dxa"/>
                    <w:right w:w="15" w:type="dxa"/>
                  </w:tcMar>
                  <w:vAlign w:val="center"/>
                  <w:hideMark/>
                </w:tcPr>
                <w:p w14:paraId="412C60AF" w14:textId="77777777" w:rsidR="00DE0530" w:rsidRPr="00DE0530" w:rsidRDefault="00DE0530" w:rsidP="00DE0530">
                  <w:pPr>
                    <w:pStyle w:val="Codigo"/>
                    <w:keepNext/>
                  </w:pPr>
                  <w:r w:rsidRPr="00DE0530">
                    <w:t>QTD_PONTOS</w:t>
                  </w:r>
                </w:p>
              </w:tc>
              <w:tc>
                <w:tcPr>
                  <w:tcW w:w="0" w:type="auto"/>
                  <w:tcBorders>
                    <w:top w:val="nil"/>
                    <w:left w:val="nil"/>
                    <w:bottom w:val="nil"/>
                    <w:right w:val="nil"/>
                  </w:tcBorders>
                  <w:tcMar>
                    <w:top w:w="15" w:type="dxa"/>
                    <w:left w:w="225" w:type="dxa"/>
                    <w:bottom w:w="15" w:type="dxa"/>
                    <w:right w:w="15" w:type="dxa"/>
                  </w:tcMar>
                  <w:vAlign w:val="center"/>
                  <w:hideMark/>
                </w:tcPr>
                <w:p w14:paraId="5E85E70C" w14:textId="77777777" w:rsidR="00DE0530" w:rsidRPr="00DE0530" w:rsidRDefault="00DE0530" w:rsidP="00DE0530">
                  <w:pPr>
                    <w:pStyle w:val="Codigo"/>
                    <w:keepNext/>
                  </w:pPr>
                  <w:r w:rsidRPr="00DE0530">
                    <w:t>int(11)</w:t>
                  </w:r>
                </w:p>
              </w:tc>
            </w:tr>
            <w:tr w:rsidR="00DE0530" w:rsidRPr="00DE0530" w14:paraId="7D34DE59" w14:textId="77777777">
              <w:tc>
                <w:tcPr>
                  <w:tcW w:w="0" w:type="auto"/>
                  <w:tcBorders>
                    <w:top w:val="nil"/>
                    <w:left w:val="nil"/>
                    <w:bottom w:val="nil"/>
                    <w:right w:val="nil"/>
                  </w:tcBorders>
                  <w:tcMar>
                    <w:top w:w="15" w:type="dxa"/>
                    <w:left w:w="225" w:type="dxa"/>
                    <w:bottom w:w="15" w:type="dxa"/>
                    <w:right w:w="15" w:type="dxa"/>
                  </w:tcMar>
                  <w:vAlign w:val="center"/>
                  <w:hideMark/>
                </w:tcPr>
                <w:p w14:paraId="0C69AD25" w14:textId="77777777" w:rsidR="00DE0530" w:rsidRPr="00DE0530" w:rsidRDefault="00DE0530" w:rsidP="00DE0530">
                  <w:pPr>
                    <w:pStyle w:val="Codigo"/>
                    <w:keepNext/>
                  </w:pPr>
                  <w:r w:rsidRPr="00DE0530">
                    <w:t>CENTROIDE</w:t>
                  </w:r>
                </w:p>
              </w:tc>
              <w:tc>
                <w:tcPr>
                  <w:tcW w:w="0" w:type="auto"/>
                  <w:tcBorders>
                    <w:top w:val="nil"/>
                    <w:left w:val="nil"/>
                    <w:bottom w:val="nil"/>
                    <w:right w:val="nil"/>
                  </w:tcBorders>
                  <w:tcMar>
                    <w:top w:w="15" w:type="dxa"/>
                    <w:left w:w="225" w:type="dxa"/>
                    <w:bottom w:w="15" w:type="dxa"/>
                    <w:right w:w="15" w:type="dxa"/>
                  </w:tcMar>
                  <w:vAlign w:val="center"/>
                  <w:hideMark/>
                </w:tcPr>
                <w:p w14:paraId="4D241B37" w14:textId="77777777" w:rsidR="00DE0530" w:rsidRPr="00DE0530" w:rsidRDefault="00DE0530" w:rsidP="00DE0530">
                  <w:pPr>
                    <w:pStyle w:val="Codigo"/>
                    <w:keepNext/>
                  </w:pPr>
                  <w:r w:rsidRPr="00DE0530">
                    <w:t>point</w:t>
                  </w:r>
                </w:p>
              </w:tc>
            </w:tr>
          </w:tbl>
          <w:p w14:paraId="18196195" w14:textId="7698F655" w:rsidR="00CF4475" w:rsidRPr="001263B6" w:rsidRDefault="00CF4475" w:rsidP="00451FED">
            <w:pPr>
              <w:pStyle w:val="Codigo"/>
              <w:keepNext/>
              <w:rPr>
                <w:lang w:val="en-US"/>
              </w:rPr>
            </w:pPr>
          </w:p>
        </w:tc>
      </w:tr>
    </w:tbl>
    <w:p w14:paraId="30A5A92A" w14:textId="1FE5BD69" w:rsidR="00CF4475" w:rsidRDefault="004227CE" w:rsidP="00CF4475">
      <w:pPr>
        <w:pStyle w:val="Legenda"/>
      </w:pPr>
      <w:r>
        <w:t>Elaboração</w:t>
      </w:r>
      <w:r w:rsidR="00CF4475">
        <w:t>: O</w:t>
      </w:r>
      <w:r w:rsidR="00E33AEE">
        <w:t>s</w:t>
      </w:r>
      <w:r w:rsidR="00CF4475">
        <w:t xml:space="preserve"> autor</w:t>
      </w:r>
      <w:r w:rsidR="00E33AEE">
        <w:t>es</w:t>
      </w:r>
      <w:r w:rsidR="00CF4475">
        <w:t xml:space="preserve"> (2025)</w:t>
      </w:r>
    </w:p>
    <w:p w14:paraId="6C3AA946" w14:textId="77777777" w:rsidR="00CF4475" w:rsidRPr="002B5E99" w:rsidRDefault="00CF4475" w:rsidP="007678C9">
      <w:pPr>
        <w:pStyle w:val="Texto"/>
      </w:pPr>
    </w:p>
    <w:p w14:paraId="4A4F0B05" w14:textId="77777777" w:rsidR="009846E8" w:rsidRDefault="009846E8" w:rsidP="009846E8">
      <w:pPr>
        <w:pStyle w:val="Ttulo4"/>
      </w:pPr>
      <w:bookmarkStart w:id="92" w:name="_Ref215810888"/>
      <w:r>
        <w:t>Tabela CN_QUADRAS</w:t>
      </w:r>
      <w:bookmarkEnd w:id="92"/>
    </w:p>
    <w:p w14:paraId="0890C5DF" w14:textId="77777777" w:rsidR="00EF6EBD" w:rsidRPr="00EF6EBD" w:rsidRDefault="00EF6EBD" w:rsidP="00EF6EBD">
      <w:pPr>
        <w:pStyle w:val="Texto"/>
      </w:pPr>
    </w:p>
    <w:p w14:paraId="556697E8" w14:textId="75578342" w:rsidR="009846E8" w:rsidRDefault="009846E8" w:rsidP="00EF6EBD">
      <w:pPr>
        <w:pStyle w:val="Texto"/>
      </w:pPr>
      <w:r>
        <w:t xml:space="preserve">A quadra é uma entidade com definição </w:t>
      </w:r>
      <w:r w:rsidRPr="00EF6EBD">
        <w:t>semelhante</w:t>
      </w:r>
      <w:r>
        <w:t xml:space="preserve"> no CNEFE e no CIATA: uma área, geralmente delimitada por logradouros ou acidentes naturais, que contém um conjunto de parcelas. O fato de as definições serem semelhantes, no entanto, não significa que as quadras sejam identificadas pelas mesmas chaves primárias. </w:t>
      </w:r>
    </w:p>
    <w:p w14:paraId="5BDE77FF" w14:textId="77777777" w:rsidR="009846E8" w:rsidRDefault="009846E8" w:rsidP="00417358">
      <w:pPr>
        <w:pStyle w:val="Texto"/>
      </w:pPr>
      <w:r w:rsidRPr="00417358">
        <w:t xml:space="preserve">A identificação única da quadra (chave primária) no CNEFE é formada por uma composição de atributos: COD_SETOR + NUM_QUADRA. No entanto, é importante destacar que COD_SETOR é um atributo hierárquico composto por UF, MUNICIPIO, DISTRITO e SUBDISTRITO, além da própria identificação do SETOR. </w:t>
      </w:r>
    </w:p>
    <w:p w14:paraId="792EC31C" w14:textId="58FD5325" w:rsidR="0048461C" w:rsidRDefault="0048461C" w:rsidP="00417358">
      <w:pPr>
        <w:pStyle w:val="Texto"/>
      </w:pPr>
      <w:r>
        <w:t xml:space="preserve">Já a identificação única da quadra para o </w:t>
      </w:r>
      <w:r w:rsidRPr="0048461C">
        <w:rPr>
          <w:i/>
          <w:iCs/>
        </w:rPr>
        <w:t>SuperCIATA</w:t>
      </w:r>
      <w:r w:rsidR="004519E9">
        <w:t>, denominada SC_ID_QUADRA,</w:t>
      </w:r>
      <w:r>
        <w:t xml:space="preserve"> </w:t>
      </w:r>
      <w:r w:rsidR="00B10234">
        <w:t>é um</w:t>
      </w:r>
      <w:r w:rsidR="00D154F1">
        <w:t xml:space="preserve"> </w:t>
      </w:r>
      <w:r w:rsidR="00630DB2" w:rsidRPr="00630DB2">
        <w:rPr>
          <w:i/>
          <w:iCs/>
        </w:rPr>
        <w:t>array</w:t>
      </w:r>
      <w:r w:rsidR="00D154F1">
        <w:t xml:space="preserve"> </w:t>
      </w:r>
      <w:r w:rsidR="00D154F1" w:rsidRPr="00AC6328">
        <w:rPr>
          <w:i/>
          <w:iCs/>
        </w:rPr>
        <w:t>JSON</w:t>
      </w:r>
      <w:r w:rsidR="00630DB2">
        <w:rPr>
          <w:rStyle w:val="Refdenotaderodap"/>
          <w:i/>
          <w:iCs/>
        </w:rPr>
        <w:footnoteReference w:id="4"/>
      </w:r>
      <w:r w:rsidR="00D154F1">
        <w:t xml:space="preserve"> formado pel</w:t>
      </w:r>
      <w:r w:rsidR="00C6732A">
        <w:t>o</w:t>
      </w:r>
      <w:r w:rsidR="00D154F1">
        <w:t xml:space="preserve">s </w:t>
      </w:r>
      <w:r w:rsidR="00C6732A">
        <w:t>SC_ID_</w:t>
      </w:r>
      <w:r w:rsidR="00CE16EE">
        <w:t xml:space="preserve">LOGRADOUROS que </w:t>
      </w:r>
      <w:r w:rsidR="005D2762">
        <w:t>a delimita</w:t>
      </w:r>
      <w:r w:rsidR="0085196C">
        <w:t>m</w:t>
      </w:r>
      <w:r w:rsidR="00852C7C">
        <w:t>, em ordem alfabética</w:t>
      </w:r>
      <w:r w:rsidR="0030729A">
        <w:t xml:space="preserve">. </w:t>
      </w:r>
      <w:r w:rsidR="00A07A10">
        <w:t xml:space="preserve">Esse atributo é </w:t>
      </w:r>
      <w:r w:rsidR="00C45FAF">
        <w:t xml:space="preserve">o elo com a tabela CI_QUADRAS e permite </w:t>
      </w:r>
      <w:r w:rsidR="008544A1">
        <w:t>a junção (</w:t>
      </w:r>
      <w:r w:rsidR="008544A1" w:rsidRPr="008544A1">
        <w:rPr>
          <w:i/>
          <w:iCs/>
        </w:rPr>
        <w:t>JOIN</w:t>
      </w:r>
      <w:r w:rsidR="008F635A">
        <w:rPr>
          <w:i/>
          <w:iCs/>
        </w:rPr>
        <w:t xml:space="preserve"> </w:t>
      </w:r>
      <w:r w:rsidR="008F635A">
        <w:rPr>
          <w:i/>
          <w:iCs/>
        </w:rPr>
        <w:fldChar w:fldCharType="begin"/>
      </w:r>
      <w:r w:rsidR="004B259A">
        <w:rPr>
          <w:i/>
          <w:iCs/>
        </w:rPr>
        <w:instrText xml:space="preserve"> ADDIN ZOTERO_ITEM CSL_CITATION {"citationID":"akjkb7ju2j","properties":{"formattedCitation":"(Date,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8F635A">
        <w:rPr>
          <w:i/>
          <w:iCs/>
        </w:rPr>
        <w:fldChar w:fldCharType="separate"/>
      </w:r>
      <w:r w:rsidR="004B259A" w:rsidRPr="004B259A">
        <w:t>(Date, 2004)</w:t>
      </w:r>
      <w:r w:rsidR="008F635A">
        <w:rPr>
          <w:i/>
          <w:iCs/>
        </w:rPr>
        <w:fldChar w:fldCharType="end"/>
      </w:r>
      <w:r w:rsidR="008544A1">
        <w:t xml:space="preserve">) </w:t>
      </w:r>
      <w:r w:rsidR="00F30664">
        <w:t xml:space="preserve">das quadras nos dois domínios (CIATA e CNEFE) essencial para a </w:t>
      </w:r>
      <w:r w:rsidR="000C251A">
        <w:t>espacialização do cadastro urbano municipal.</w:t>
      </w:r>
      <w:r w:rsidR="00E21261">
        <w:t xml:space="preserve"> </w:t>
      </w:r>
      <w:r w:rsidR="00536175">
        <w:t xml:space="preserve">Exemplos </w:t>
      </w:r>
      <w:r w:rsidR="00540D97">
        <w:t>d</w:t>
      </w:r>
      <w:r w:rsidR="007473AD">
        <w:t>o atributo SC_ID_QUADRA pode</w:t>
      </w:r>
      <w:r w:rsidR="00EB3AF5">
        <w:t>m</w:t>
      </w:r>
      <w:r w:rsidR="007473AD">
        <w:t xml:space="preserve"> ser visto</w:t>
      </w:r>
      <w:r w:rsidR="00C7015A">
        <w:t>s</w:t>
      </w:r>
      <w:r w:rsidR="007473AD">
        <w:t xml:space="preserve"> n</w:t>
      </w:r>
      <w:r w:rsidR="00590273">
        <w:t>a</w:t>
      </w:r>
      <w:r w:rsidR="007473AD">
        <w:t xml:space="preserve"> </w:t>
      </w:r>
      <w:r w:rsidR="00EB3AF5">
        <w:fldChar w:fldCharType="begin"/>
      </w:r>
      <w:r w:rsidR="00EB3AF5">
        <w:instrText xml:space="preserve"> REF _Ref215390749 \h </w:instrText>
      </w:r>
      <w:r w:rsidR="00EB3AF5">
        <w:fldChar w:fldCharType="separate"/>
      </w:r>
      <w:r w:rsidR="00FB7E25">
        <w:t xml:space="preserve">Figura </w:t>
      </w:r>
      <w:r w:rsidR="00FB7E25">
        <w:rPr>
          <w:noProof/>
        </w:rPr>
        <w:t>2</w:t>
      </w:r>
      <w:r w:rsidR="00EB3AF5">
        <w:fldChar w:fldCharType="end"/>
      </w:r>
      <w:r w:rsidR="007473AD">
        <w:t>.</w:t>
      </w:r>
    </w:p>
    <w:p w14:paraId="62A5C722" w14:textId="77777777" w:rsidR="00E27522" w:rsidRPr="00417358" w:rsidRDefault="00E27522" w:rsidP="00417358">
      <w:pPr>
        <w:pStyle w:val="Texto"/>
      </w:pPr>
    </w:p>
    <w:p w14:paraId="1095E188" w14:textId="7ECCC532" w:rsidR="00590273" w:rsidRDefault="00590273" w:rsidP="00590273">
      <w:pPr>
        <w:pStyle w:val="Legenda"/>
        <w:keepNext/>
      </w:pPr>
      <w:bookmarkStart w:id="93" w:name="_Ref215390749"/>
      <w:r>
        <w:t xml:space="preserve">Figura </w:t>
      </w:r>
      <w:ins w:id="94" w:author="Marco Aurélio Barbiero" w:date="2025-12-14T15:23:00Z" w16du:dateUtc="2025-12-14T18:23:00Z">
        <w:r w:rsidR="004D1CE7">
          <w:fldChar w:fldCharType="begin"/>
        </w:r>
        <w:r w:rsidR="004D1CE7">
          <w:instrText xml:space="preserve"> SEQ Figura \* ARABIC </w:instrText>
        </w:r>
      </w:ins>
      <w:r w:rsidR="004D1CE7">
        <w:fldChar w:fldCharType="separate"/>
      </w:r>
      <w:ins w:id="95" w:author="Marco Aurélio Barbiero" w:date="2025-12-14T15:23:00Z" w16du:dateUtc="2025-12-14T18:23:00Z">
        <w:r w:rsidR="004D1CE7">
          <w:rPr>
            <w:noProof/>
          </w:rPr>
          <w:t>2</w:t>
        </w:r>
        <w:r w:rsidR="004D1CE7">
          <w:fldChar w:fldCharType="end"/>
        </w:r>
      </w:ins>
      <w:del w:id="96" w:author="Marco Aurélio Barbiero" w:date="2025-12-14T15:23:00Z" w16du:dateUtc="2025-12-14T18:23:00Z">
        <w:r w:rsidDel="004D1CE7">
          <w:fldChar w:fldCharType="begin"/>
        </w:r>
        <w:r w:rsidDel="004D1CE7">
          <w:delInstrText xml:space="preserve"> SEQ Figura \* ARABIC </w:delInstrText>
        </w:r>
        <w:r w:rsidDel="004D1CE7">
          <w:fldChar w:fldCharType="separate"/>
        </w:r>
        <w:r w:rsidR="00FB7E25" w:rsidDel="004D1CE7">
          <w:rPr>
            <w:noProof/>
          </w:rPr>
          <w:delText>2</w:delText>
        </w:r>
        <w:r w:rsidDel="004D1CE7">
          <w:fldChar w:fldCharType="end"/>
        </w:r>
      </w:del>
      <w:bookmarkEnd w:id="93"/>
      <w:ins w:id="97" w:author="Marco Aurélio Barbiero" w:date="2025-12-14T15:20:00Z" w16du:dateUtc="2025-12-14T18:20:00Z">
        <w:r w:rsidR="00CF20AA">
          <w:t xml:space="preserve"> -</w:t>
        </w:r>
      </w:ins>
      <w:del w:id="98" w:author="Marco Aurélio Barbiero" w:date="2025-12-14T15:20:00Z" w16du:dateUtc="2025-12-14T18:20:00Z">
        <w:r w:rsidDel="00CF20AA">
          <w:delText>:</w:delText>
        </w:r>
      </w:del>
      <w:r>
        <w:t xml:space="preserve"> Exemplos de SC_ID_QUADRA</w:t>
      </w:r>
    </w:p>
    <w:p w14:paraId="0581F99B" w14:textId="77777777" w:rsidR="003718E8" w:rsidRDefault="003718E8" w:rsidP="00983822">
      <w:pPr>
        <w:pStyle w:val="Legenda"/>
      </w:pPr>
      <w:r w:rsidRPr="003718E8">
        <w:rPr>
          <w:noProof/>
          <w:lang w:eastAsia="pt-BR" w:bidi="ar-SA"/>
        </w:rPr>
        <w:drawing>
          <wp:inline distT="0" distB="0" distL="0" distR="0" wp14:anchorId="06BBC42A" wp14:editId="2C7F1582">
            <wp:extent cx="3028950" cy="1148289"/>
            <wp:effectExtent l="0" t="0" r="0" b="0"/>
            <wp:docPr id="189224620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46203" name="Imagem 1" descr="Texto&#10;&#10;O conteúdo gerado por IA pode estar incorreto."/>
                    <pic:cNvPicPr/>
                  </pic:nvPicPr>
                  <pic:blipFill>
                    <a:blip r:embed="rId22"/>
                    <a:stretch>
                      <a:fillRect/>
                    </a:stretch>
                  </pic:blipFill>
                  <pic:spPr>
                    <a:xfrm>
                      <a:off x="0" y="0"/>
                      <a:ext cx="3033570" cy="1150040"/>
                    </a:xfrm>
                    <a:prstGeom prst="rect">
                      <a:avLst/>
                    </a:prstGeom>
                  </pic:spPr>
                </pic:pic>
              </a:graphicData>
            </a:graphic>
          </wp:inline>
        </w:drawing>
      </w:r>
    </w:p>
    <w:p w14:paraId="2CFEF777" w14:textId="107FEAEE" w:rsidR="00983822" w:rsidRDefault="004227CE" w:rsidP="00983822">
      <w:pPr>
        <w:pStyle w:val="Legenda"/>
      </w:pPr>
      <w:r>
        <w:t>Elaboração</w:t>
      </w:r>
      <w:r w:rsidR="00983822">
        <w:t>: Os autores (2025)</w:t>
      </w:r>
    </w:p>
    <w:p w14:paraId="11ADDF22" w14:textId="77777777" w:rsidR="00B95969" w:rsidRPr="00B95969" w:rsidRDefault="00B95969" w:rsidP="00B95969"/>
    <w:p w14:paraId="2A7FFC63" w14:textId="1C8B9AF5" w:rsidR="00983822" w:rsidRDefault="007C4697" w:rsidP="007C4697">
      <w:pPr>
        <w:pStyle w:val="Texto"/>
      </w:pPr>
      <w:r>
        <w:t xml:space="preserve">Por fim, a estrutura da tabela </w:t>
      </w:r>
      <w:r w:rsidR="00132CB7">
        <w:t xml:space="preserve">CN_QUADRAS </w:t>
      </w:r>
      <w:r w:rsidR="00B95969">
        <w:t xml:space="preserve">é apresentada no </w:t>
      </w:r>
      <w:r w:rsidR="00943B17">
        <w:fldChar w:fldCharType="begin"/>
      </w:r>
      <w:r w:rsidR="00943B17">
        <w:instrText xml:space="preserve"> REF _Ref215391063 \h </w:instrText>
      </w:r>
      <w:r w:rsidR="00943B17">
        <w:fldChar w:fldCharType="separate"/>
      </w:r>
      <w:r w:rsidR="00FB7E25">
        <w:t xml:space="preserve">Quadro </w:t>
      </w:r>
      <w:r w:rsidR="00FB7E25">
        <w:rPr>
          <w:noProof/>
        </w:rPr>
        <w:t>4</w:t>
      </w:r>
      <w:r w:rsidR="00943B17">
        <w:fldChar w:fldCharType="end"/>
      </w:r>
      <w:r w:rsidR="00943B17">
        <w:t>.</w:t>
      </w:r>
    </w:p>
    <w:p w14:paraId="596CEC3B" w14:textId="77777777" w:rsidR="00983822" w:rsidRPr="00983822" w:rsidRDefault="00983822" w:rsidP="00983822"/>
    <w:p w14:paraId="15DF0B4F" w14:textId="6A897A16" w:rsidR="0059704E" w:rsidRDefault="0059704E" w:rsidP="0059704E">
      <w:pPr>
        <w:pStyle w:val="Legenda"/>
        <w:keepNext/>
      </w:pPr>
      <w:bookmarkStart w:id="99" w:name="_Ref215391063"/>
      <w:r>
        <w:lastRenderedPageBreak/>
        <w:t xml:space="preserve">Quadro </w:t>
      </w:r>
      <w:r>
        <w:fldChar w:fldCharType="begin"/>
      </w:r>
      <w:r>
        <w:instrText xml:space="preserve"> SEQ Quadro \* ARABIC </w:instrText>
      </w:r>
      <w:r>
        <w:fldChar w:fldCharType="separate"/>
      </w:r>
      <w:r w:rsidR="001051C8">
        <w:rPr>
          <w:noProof/>
        </w:rPr>
        <w:t>4</w:t>
      </w:r>
      <w:r>
        <w:fldChar w:fldCharType="end"/>
      </w:r>
      <w:bookmarkEnd w:id="99"/>
      <w:ins w:id="100" w:author="Marco Aurélio Barbiero" w:date="2025-12-14T15:17:00Z" w16du:dateUtc="2025-12-14T18:17:00Z">
        <w:r w:rsidR="00AA1BE5">
          <w:t xml:space="preserve"> -</w:t>
        </w:r>
      </w:ins>
      <w:del w:id="101" w:author="Marco Aurélio Barbiero" w:date="2025-12-14T15:17:00Z" w16du:dateUtc="2025-12-14T18:17:00Z">
        <w:r w:rsidDel="00AA1BE5">
          <w:delText>:</w:delText>
        </w:r>
      </w:del>
      <w:r>
        <w:t xml:space="preserve"> Lista de atributos da tabela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02" w:author="Marco Aurélio Barbiero" w:date="2025-12-14T15:17:00Z" w16du:dateUtc="2025-12-14T18:17: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03">
          <w:tblGrid>
            <w:gridCol w:w="5"/>
            <w:gridCol w:w="9056"/>
            <w:gridCol w:w="5"/>
          </w:tblGrid>
        </w:tblGridChange>
      </w:tblGrid>
      <w:tr w:rsidR="00837A60" w:rsidRPr="001263B6" w14:paraId="755F98EA" w14:textId="77777777" w:rsidTr="001F35C2">
        <w:trPr>
          <w:jc w:val="center"/>
          <w:trPrChange w:id="104" w:author="Marco Aurélio Barbiero" w:date="2025-12-14T15:17:00Z" w16du:dateUtc="2025-12-14T18:17:00Z">
            <w:trPr>
              <w:gridAfter w:val="0"/>
              <w:jc w:val="center"/>
            </w:trPr>
          </w:trPrChange>
        </w:trPr>
        <w:tc>
          <w:tcPr>
            <w:tcW w:w="9061" w:type="dxa"/>
            <w:tcPrChange w:id="105" w:author="Marco Aurélio Barbiero" w:date="2025-12-14T15:17:00Z" w16du:dateUtc="2025-12-14T18:17:00Z">
              <w:tcPr>
                <w:tcW w:w="9061" w:type="dxa"/>
                <w:gridSpan w:val="2"/>
                <w:shd w:val="clear" w:color="auto" w:fill="EEECE1" w:themeFill="background2"/>
              </w:tcPr>
            </w:tcPrChange>
          </w:tcPr>
          <w:p w14:paraId="6DB647BB" w14:textId="77777777" w:rsidR="0092254D" w:rsidRPr="0092254D" w:rsidRDefault="0092254D" w:rsidP="0092254D">
            <w:pPr>
              <w:pStyle w:val="Codigo"/>
              <w:keepNext/>
              <w:rPr>
                <w:b/>
                <w:bCs/>
              </w:rPr>
            </w:pPr>
            <w:r w:rsidRPr="0092254D">
              <w:rPr>
                <w:b/>
                <w:bCs/>
              </w:rPr>
              <w:t>Table:CN_QUADRAS</w:t>
            </w:r>
            <w:r w:rsidRPr="0092254D">
              <w:rPr>
                <w:b/>
                <w:bCs/>
              </w:rPr>
              <w:br/>
            </w:r>
            <w:r w:rsidRPr="0092254D">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92254D" w:rsidRPr="0092254D" w14:paraId="748BC461" w14:textId="77777777">
              <w:tc>
                <w:tcPr>
                  <w:tcW w:w="0" w:type="auto"/>
                  <w:tcBorders>
                    <w:top w:val="nil"/>
                    <w:left w:val="nil"/>
                    <w:bottom w:val="nil"/>
                    <w:right w:val="nil"/>
                  </w:tcBorders>
                  <w:tcMar>
                    <w:top w:w="15" w:type="dxa"/>
                    <w:left w:w="225" w:type="dxa"/>
                    <w:bottom w:w="15" w:type="dxa"/>
                    <w:right w:w="15" w:type="dxa"/>
                  </w:tcMar>
                  <w:vAlign w:val="center"/>
                  <w:hideMark/>
                </w:tcPr>
                <w:p w14:paraId="04EABC62" w14:textId="77777777" w:rsidR="0092254D" w:rsidRPr="0092254D" w:rsidRDefault="0092254D" w:rsidP="00EA41BE">
                  <w:pPr>
                    <w:pStyle w:val="Codigo"/>
                  </w:pPr>
                  <w:r w:rsidRPr="0092254D">
                    <w:t>id</w:t>
                  </w:r>
                </w:p>
              </w:tc>
              <w:tc>
                <w:tcPr>
                  <w:tcW w:w="0" w:type="auto"/>
                  <w:tcBorders>
                    <w:top w:val="nil"/>
                    <w:left w:val="nil"/>
                    <w:bottom w:val="nil"/>
                    <w:right w:val="nil"/>
                  </w:tcBorders>
                  <w:tcMar>
                    <w:top w:w="15" w:type="dxa"/>
                    <w:left w:w="225" w:type="dxa"/>
                    <w:bottom w:w="15" w:type="dxa"/>
                    <w:right w:w="15" w:type="dxa"/>
                  </w:tcMar>
                  <w:vAlign w:val="center"/>
                  <w:hideMark/>
                </w:tcPr>
                <w:p w14:paraId="3C49C15C" w14:textId="4C527A39" w:rsidR="0092254D" w:rsidRPr="0092254D" w:rsidRDefault="0092254D" w:rsidP="00EA41BE">
                  <w:pPr>
                    <w:pStyle w:val="Codigo"/>
                  </w:pPr>
                  <w:r w:rsidRPr="0092254D">
                    <w:t xml:space="preserve">int(11) </w:t>
                  </w:r>
                </w:p>
              </w:tc>
            </w:tr>
            <w:tr w:rsidR="0092254D" w:rsidRPr="0092254D" w14:paraId="1BBD6FEF" w14:textId="77777777">
              <w:tc>
                <w:tcPr>
                  <w:tcW w:w="0" w:type="auto"/>
                  <w:tcBorders>
                    <w:top w:val="nil"/>
                    <w:left w:val="nil"/>
                    <w:bottom w:val="nil"/>
                    <w:right w:val="nil"/>
                  </w:tcBorders>
                  <w:tcMar>
                    <w:top w:w="15" w:type="dxa"/>
                    <w:left w:w="225" w:type="dxa"/>
                    <w:bottom w:w="15" w:type="dxa"/>
                    <w:right w:w="15" w:type="dxa"/>
                  </w:tcMar>
                  <w:vAlign w:val="center"/>
                  <w:hideMark/>
                </w:tcPr>
                <w:p w14:paraId="30F9B4E6" w14:textId="77777777" w:rsidR="0092254D" w:rsidRPr="0092254D" w:rsidRDefault="0092254D" w:rsidP="00EA41BE">
                  <w:pPr>
                    <w:pStyle w:val="Codigo"/>
                  </w:pPr>
                  <w:r w:rsidRPr="0092254D">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B88A" w14:textId="77777777" w:rsidR="0092254D" w:rsidRPr="0092254D" w:rsidRDefault="0092254D" w:rsidP="00EA41BE">
                  <w:pPr>
                    <w:pStyle w:val="Codigo"/>
                  </w:pPr>
                  <w:r w:rsidRPr="0092254D">
                    <w:t>varchar(19)</w:t>
                  </w:r>
                </w:p>
              </w:tc>
            </w:tr>
            <w:tr w:rsidR="0092254D" w:rsidRPr="0092254D" w14:paraId="58945EA7" w14:textId="77777777">
              <w:tc>
                <w:tcPr>
                  <w:tcW w:w="0" w:type="auto"/>
                  <w:tcBorders>
                    <w:top w:val="nil"/>
                    <w:left w:val="nil"/>
                    <w:bottom w:val="nil"/>
                    <w:right w:val="nil"/>
                  </w:tcBorders>
                  <w:tcMar>
                    <w:top w:w="15" w:type="dxa"/>
                    <w:left w:w="225" w:type="dxa"/>
                    <w:bottom w:w="15" w:type="dxa"/>
                    <w:right w:w="15" w:type="dxa"/>
                  </w:tcMar>
                  <w:vAlign w:val="center"/>
                  <w:hideMark/>
                </w:tcPr>
                <w:p w14:paraId="4D7BE995" w14:textId="77777777" w:rsidR="0092254D" w:rsidRPr="0092254D" w:rsidRDefault="0092254D" w:rsidP="00EA41BE">
                  <w:pPr>
                    <w:pStyle w:val="Codigo"/>
                  </w:pPr>
                  <w:r w:rsidRPr="0092254D">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5BCD717" w14:textId="77777777" w:rsidR="0092254D" w:rsidRPr="0092254D" w:rsidRDefault="0092254D" w:rsidP="00EA41BE">
                  <w:pPr>
                    <w:pStyle w:val="Codigo"/>
                  </w:pPr>
                  <w:r w:rsidRPr="0092254D">
                    <w:t>varchar(7)</w:t>
                  </w:r>
                </w:p>
              </w:tc>
            </w:tr>
            <w:tr w:rsidR="0092254D" w:rsidRPr="0092254D" w14:paraId="6FEC9875" w14:textId="77777777">
              <w:tc>
                <w:tcPr>
                  <w:tcW w:w="0" w:type="auto"/>
                  <w:tcBorders>
                    <w:top w:val="nil"/>
                    <w:left w:val="nil"/>
                    <w:bottom w:val="nil"/>
                    <w:right w:val="nil"/>
                  </w:tcBorders>
                  <w:tcMar>
                    <w:top w:w="15" w:type="dxa"/>
                    <w:left w:w="225" w:type="dxa"/>
                    <w:bottom w:w="15" w:type="dxa"/>
                    <w:right w:w="15" w:type="dxa"/>
                  </w:tcMar>
                  <w:vAlign w:val="center"/>
                  <w:hideMark/>
                </w:tcPr>
                <w:p w14:paraId="4F000994" w14:textId="77777777" w:rsidR="0092254D" w:rsidRPr="0092254D" w:rsidRDefault="0092254D" w:rsidP="00EA41BE">
                  <w:pPr>
                    <w:pStyle w:val="Codigo"/>
                  </w:pPr>
                  <w:r w:rsidRPr="0092254D">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F7C5598" w14:textId="77777777" w:rsidR="0092254D" w:rsidRPr="0092254D" w:rsidRDefault="0092254D" w:rsidP="00EA41BE">
                  <w:pPr>
                    <w:pStyle w:val="Codigo"/>
                  </w:pPr>
                  <w:r w:rsidRPr="0092254D">
                    <w:t>varchar(250)</w:t>
                  </w:r>
                </w:p>
              </w:tc>
            </w:tr>
            <w:tr w:rsidR="0092254D" w:rsidRPr="0092254D" w14:paraId="0BE90A65" w14:textId="77777777">
              <w:tc>
                <w:tcPr>
                  <w:tcW w:w="0" w:type="auto"/>
                  <w:tcBorders>
                    <w:top w:val="nil"/>
                    <w:left w:val="nil"/>
                    <w:bottom w:val="nil"/>
                    <w:right w:val="nil"/>
                  </w:tcBorders>
                  <w:tcMar>
                    <w:top w:w="15" w:type="dxa"/>
                    <w:left w:w="225" w:type="dxa"/>
                    <w:bottom w:w="15" w:type="dxa"/>
                    <w:right w:w="15" w:type="dxa"/>
                  </w:tcMar>
                  <w:vAlign w:val="center"/>
                  <w:hideMark/>
                </w:tcPr>
                <w:p w14:paraId="62A1C473" w14:textId="77777777" w:rsidR="0092254D" w:rsidRPr="0092254D" w:rsidRDefault="0092254D" w:rsidP="00EA41BE">
                  <w:pPr>
                    <w:pStyle w:val="Codigo"/>
                  </w:pPr>
                  <w:r w:rsidRPr="0092254D">
                    <w:t>QTD_PONTOS</w:t>
                  </w:r>
                </w:p>
              </w:tc>
              <w:tc>
                <w:tcPr>
                  <w:tcW w:w="0" w:type="auto"/>
                  <w:tcBorders>
                    <w:top w:val="nil"/>
                    <w:left w:val="nil"/>
                    <w:bottom w:val="nil"/>
                    <w:right w:val="nil"/>
                  </w:tcBorders>
                  <w:tcMar>
                    <w:top w:w="15" w:type="dxa"/>
                    <w:left w:w="225" w:type="dxa"/>
                    <w:bottom w:w="15" w:type="dxa"/>
                    <w:right w:w="15" w:type="dxa"/>
                  </w:tcMar>
                  <w:vAlign w:val="center"/>
                  <w:hideMark/>
                </w:tcPr>
                <w:p w14:paraId="72FA6B08" w14:textId="77777777" w:rsidR="0092254D" w:rsidRPr="0092254D" w:rsidRDefault="0092254D" w:rsidP="00EA41BE">
                  <w:pPr>
                    <w:pStyle w:val="Codigo"/>
                  </w:pPr>
                  <w:r w:rsidRPr="0092254D">
                    <w:t>int(11)</w:t>
                  </w:r>
                </w:p>
              </w:tc>
            </w:tr>
            <w:tr w:rsidR="0092254D" w:rsidRPr="0092254D" w14:paraId="11403144" w14:textId="77777777">
              <w:tc>
                <w:tcPr>
                  <w:tcW w:w="0" w:type="auto"/>
                  <w:tcBorders>
                    <w:top w:val="nil"/>
                    <w:left w:val="nil"/>
                    <w:bottom w:val="nil"/>
                    <w:right w:val="nil"/>
                  </w:tcBorders>
                  <w:tcMar>
                    <w:top w:w="15" w:type="dxa"/>
                    <w:left w:w="225" w:type="dxa"/>
                    <w:bottom w:w="15" w:type="dxa"/>
                    <w:right w:w="15" w:type="dxa"/>
                  </w:tcMar>
                  <w:vAlign w:val="center"/>
                  <w:hideMark/>
                </w:tcPr>
                <w:p w14:paraId="06407B2B" w14:textId="77777777" w:rsidR="0092254D" w:rsidRPr="0092254D" w:rsidRDefault="0092254D" w:rsidP="00EA41BE">
                  <w:pPr>
                    <w:pStyle w:val="Codigo"/>
                  </w:pPr>
                  <w:r w:rsidRPr="0092254D">
                    <w:t>CENTROIDE</w:t>
                  </w:r>
                </w:p>
              </w:tc>
              <w:tc>
                <w:tcPr>
                  <w:tcW w:w="0" w:type="auto"/>
                  <w:tcBorders>
                    <w:top w:val="nil"/>
                    <w:left w:val="nil"/>
                    <w:bottom w:val="nil"/>
                    <w:right w:val="nil"/>
                  </w:tcBorders>
                  <w:tcMar>
                    <w:top w:w="15" w:type="dxa"/>
                    <w:left w:w="225" w:type="dxa"/>
                    <w:bottom w:w="15" w:type="dxa"/>
                    <w:right w:w="15" w:type="dxa"/>
                  </w:tcMar>
                  <w:vAlign w:val="center"/>
                  <w:hideMark/>
                </w:tcPr>
                <w:p w14:paraId="72C1D61E" w14:textId="77777777" w:rsidR="0092254D" w:rsidRPr="0092254D" w:rsidRDefault="0092254D" w:rsidP="00EA41BE">
                  <w:pPr>
                    <w:pStyle w:val="Codigo"/>
                  </w:pPr>
                  <w:r w:rsidRPr="0092254D">
                    <w:t>point</w:t>
                  </w:r>
                </w:p>
              </w:tc>
            </w:tr>
          </w:tbl>
          <w:p w14:paraId="598F9BFA" w14:textId="21C3C055" w:rsidR="00837A60" w:rsidRPr="00E21261" w:rsidRDefault="00837A60" w:rsidP="00451FED">
            <w:pPr>
              <w:pStyle w:val="Codigo"/>
              <w:keepNext/>
            </w:pPr>
          </w:p>
        </w:tc>
      </w:tr>
    </w:tbl>
    <w:p w14:paraId="6F7A33B4" w14:textId="369466D0" w:rsidR="00837A60" w:rsidRDefault="004227CE" w:rsidP="00837A60">
      <w:pPr>
        <w:pStyle w:val="Legenda"/>
      </w:pPr>
      <w:r>
        <w:t>Elaboração</w:t>
      </w:r>
      <w:r w:rsidR="00837A60">
        <w:t>: Os autores (2025)</w:t>
      </w:r>
    </w:p>
    <w:p w14:paraId="78CAB76A" w14:textId="77777777" w:rsidR="009846E8" w:rsidRPr="007F5227" w:rsidRDefault="009846E8" w:rsidP="009846E8"/>
    <w:p w14:paraId="77671157" w14:textId="4C2ABB32" w:rsidR="009846E8" w:rsidRDefault="009846E8" w:rsidP="009846E8">
      <w:pPr>
        <w:pStyle w:val="Ttulo3"/>
      </w:pPr>
      <w:r>
        <w:t xml:space="preserve">Obtenção </w:t>
      </w:r>
      <w:r w:rsidR="00366656">
        <w:t xml:space="preserve">e </w:t>
      </w:r>
      <w:r w:rsidR="00316C22">
        <w:t xml:space="preserve">tratamento </w:t>
      </w:r>
      <w:r>
        <w:t xml:space="preserve">dos dados do CIATA </w:t>
      </w:r>
      <w:r w:rsidR="00820784">
        <w:t xml:space="preserve">- </w:t>
      </w:r>
      <w:r>
        <w:t>Cadastro Municipal</w:t>
      </w:r>
    </w:p>
    <w:p w14:paraId="51720147" w14:textId="77777777" w:rsidR="00316C22" w:rsidRPr="00316C22" w:rsidRDefault="00316C22" w:rsidP="00316C22">
      <w:pPr>
        <w:pStyle w:val="Texto"/>
      </w:pPr>
    </w:p>
    <w:p w14:paraId="44FF5A6E" w14:textId="77777777" w:rsidR="006D3833" w:rsidRDefault="009846E8" w:rsidP="00316C22">
      <w:pPr>
        <w:pStyle w:val="Texto"/>
      </w:pPr>
      <w:r>
        <w:t xml:space="preserve">Obter os dados do cadastro municipal no formato correto pode ser bastante desafiador porque, embora a maioria das prefeituras usem um modelo de dados semelhante ao </w:t>
      </w:r>
      <w:r w:rsidRPr="006D3833">
        <w:t>CIATA</w:t>
      </w:r>
      <w:r>
        <w:t xml:space="preserve">, não há padronização quanto ao formato ou tipologia dos atributos. </w:t>
      </w:r>
    </w:p>
    <w:p w14:paraId="48113502" w14:textId="672C3D25" w:rsidR="009846E8" w:rsidRDefault="009846E8" w:rsidP="00316C22">
      <w:pPr>
        <w:pStyle w:val="Texto"/>
      </w:pPr>
      <w:r>
        <w:t xml:space="preserve">Além disso, é muito comum que as aplicações de cadastro sejam terceirizadas e armazenem as informações em bancos de dados proprietários. Nesse caso, a administração deve solicitar ao fornecedor do </w:t>
      </w:r>
      <w:r w:rsidRPr="00820784">
        <w:rPr>
          <w:i/>
          <w:iCs/>
        </w:rPr>
        <w:t>software</w:t>
      </w:r>
      <w:r>
        <w:t xml:space="preserve"> uma extração dos registros </w:t>
      </w:r>
      <w:r w:rsidR="00D171C8">
        <w:t xml:space="preserve">para um arquivo </w:t>
      </w:r>
      <w:r>
        <w:t>no formato CSV</w:t>
      </w:r>
      <w:r w:rsidR="00852053">
        <w:rPr>
          <w:rStyle w:val="Refdenotaderodap"/>
        </w:rPr>
        <w:footnoteReference w:id="5"/>
      </w:r>
      <w:r>
        <w:t xml:space="preserve"> e, posteriormente, fazer as alterações necessárias no SGBD.</w:t>
      </w:r>
    </w:p>
    <w:p w14:paraId="572B780C" w14:textId="1526A7BA" w:rsidR="009846E8" w:rsidRDefault="009846E8" w:rsidP="00036E31">
      <w:pPr>
        <w:pStyle w:val="Texto"/>
      </w:pPr>
      <w:r>
        <w:t>É possível que surjam dúvidas quanto à obrigatoriedade de fornecimento de dados à prefeitura</w:t>
      </w:r>
      <w:r w:rsidR="00CA370C">
        <w:t>,</w:t>
      </w:r>
      <w:r>
        <w:t xml:space="preserve"> entretanto</w:t>
      </w:r>
      <w:r w:rsidR="00CA370C">
        <w:t xml:space="preserve"> </w:t>
      </w:r>
      <w:r>
        <w:t xml:space="preserve">a legislação brasileira dispõe de forma detalhada sobre esse tema. Conforme o artigo 5º da Lei Geral de Proteção de Dados </w:t>
      </w:r>
      <w:r>
        <w:fldChar w:fldCharType="begin"/>
      </w:r>
      <w:r w:rsidR="006729B9">
        <w:instrText xml:space="preserve"> ADDIN ZOTERO_ITEM CSL_CITATION {"citationID":"SBJxZtxG","properties":{"formattedCitation":"(LGPD,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fldChar w:fldCharType="separate"/>
      </w:r>
      <w:r w:rsidR="006729B9" w:rsidRPr="006729B9">
        <w:t>(LGPD, 2018)</w:t>
      </w:r>
      <w:r>
        <w:fldChar w:fldCharType="end"/>
      </w:r>
      <w:r>
        <w:t>, que disciplina o tratamento de dados pessoais no Brasil, distinguem-se dois tipos de agentes de tratamento</w:t>
      </w:r>
      <w:r w:rsidR="00BC1C7F">
        <w:t xml:space="preserve"> de dados</w:t>
      </w:r>
      <w:r>
        <w:t xml:space="preserve">: o </w:t>
      </w:r>
      <w:r w:rsidRPr="00023615">
        <w:rPr>
          <w:b/>
          <w:bCs/>
        </w:rPr>
        <w:t>Controlador</w:t>
      </w:r>
      <w:r>
        <w:t xml:space="preserve">, responsável por definir as finalidades e os meios do tratamento de dados pessoais, e o </w:t>
      </w:r>
      <w:r w:rsidRPr="00023615">
        <w:rPr>
          <w:b/>
          <w:bCs/>
        </w:rPr>
        <w:t>Operador</w:t>
      </w:r>
      <w:r>
        <w:t>, que executa o tratamento de acordo com as instruções do controlador.</w:t>
      </w:r>
    </w:p>
    <w:p w14:paraId="39A95AE6" w14:textId="77777777" w:rsidR="009846E8" w:rsidRDefault="009846E8" w:rsidP="00C46ED5">
      <w:pPr>
        <w:pStyle w:val="Texto"/>
      </w:pPr>
      <w:r>
        <w:t xml:space="preserve">No caso do cadastro urbano a prefeitura exerce o papel de </w:t>
      </w:r>
      <w:r w:rsidRPr="00023615">
        <w:rPr>
          <w:b/>
          <w:bCs/>
        </w:rPr>
        <w:t>Controlador</w:t>
      </w:r>
      <w:r>
        <w:t xml:space="preserve"> e pode determinar as operações a serem realizadas, inclusive a exportação das informações para formatos abertos, sendo permitida a cobrança de indenização pelo trabalho de conversão executado pelo </w:t>
      </w:r>
      <w:r w:rsidRPr="00E80A2A">
        <w:rPr>
          <w:b/>
          <w:bCs/>
        </w:rPr>
        <w:t>Operador</w:t>
      </w:r>
      <w:r>
        <w:t>.</w:t>
      </w:r>
    </w:p>
    <w:p w14:paraId="3110EAAB" w14:textId="45D41401" w:rsidR="009846E8" w:rsidRDefault="005D0D52" w:rsidP="005D0D52">
      <w:pPr>
        <w:rPr>
          <w:color w:val="000000"/>
        </w:rPr>
      </w:pPr>
      <w:r w:rsidRPr="005D0D52">
        <w:rPr>
          <w:color w:val="000000"/>
        </w:rPr>
        <w:t>É importante destacar que os dados empregados na metodologia, em princípio, não são abrangidos pela LGPD, visto que informações relativas a valor ou propriedade não são exigidas para fins de georreferenciamento.</w:t>
      </w:r>
    </w:p>
    <w:p w14:paraId="1E2B2F16" w14:textId="5F84BE4F" w:rsidR="008374F8" w:rsidRDefault="008374F8" w:rsidP="008374F8">
      <w:pPr>
        <w:pStyle w:val="Texto"/>
      </w:pPr>
      <w:r>
        <w:t xml:space="preserve">A </w:t>
      </w:r>
      <w:r>
        <w:fldChar w:fldCharType="begin"/>
      </w:r>
      <w:r>
        <w:instrText xml:space="preserve"> REF _Ref215411382 \h </w:instrText>
      </w:r>
      <w:r>
        <w:fldChar w:fldCharType="separate"/>
      </w:r>
      <w:r w:rsidR="00FB7E25">
        <w:t xml:space="preserve">Figura </w:t>
      </w:r>
      <w:r w:rsidR="00FB7E25">
        <w:rPr>
          <w:noProof/>
        </w:rPr>
        <w:t>3</w:t>
      </w:r>
      <w:r>
        <w:fldChar w:fldCharType="end"/>
      </w:r>
      <w:r>
        <w:t xml:space="preserve"> apresenta o fluxo de processamento do arquivo </w:t>
      </w:r>
      <w:r w:rsidR="00C90DCD">
        <w:t>do cadastro municipal</w:t>
      </w:r>
      <w:r w:rsidR="0088320F">
        <w:t>.</w:t>
      </w:r>
    </w:p>
    <w:p w14:paraId="7E9DFE60" w14:textId="77777777" w:rsidR="00C03F56" w:rsidRDefault="00C03F56" w:rsidP="005D0D52">
      <w:pPr>
        <w:rPr>
          <w:color w:val="000000"/>
        </w:rPr>
      </w:pPr>
    </w:p>
    <w:p w14:paraId="542BA614" w14:textId="68B181A8" w:rsidR="008374F8" w:rsidRPr="008374F8" w:rsidRDefault="008374F8" w:rsidP="003F56F3">
      <w:pPr>
        <w:pStyle w:val="Legenda"/>
        <w:keepNext/>
      </w:pPr>
      <w:bookmarkStart w:id="106" w:name="_Ref215411382"/>
      <w:r>
        <w:t xml:space="preserve">Figura </w:t>
      </w:r>
      <w:ins w:id="107" w:author="Marco Aurélio Barbiero" w:date="2025-12-14T15:23:00Z" w16du:dateUtc="2025-12-14T18:23:00Z">
        <w:r w:rsidR="004D1CE7">
          <w:fldChar w:fldCharType="begin"/>
        </w:r>
        <w:r w:rsidR="004D1CE7">
          <w:instrText xml:space="preserve"> SEQ Figura \* ARABIC </w:instrText>
        </w:r>
      </w:ins>
      <w:r w:rsidR="004D1CE7">
        <w:fldChar w:fldCharType="separate"/>
      </w:r>
      <w:ins w:id="108" w:author="Marco Aurélio Barbiero" w:date="2025-12-14T15:23:00Z" w16du:dateUtc="2025-12-14T18:23:00Z">
        <w:r w:rsidR="004D1CE7">
          <w:rPr>
            <w:noProof/>
          </w:rPr>
          <w:t>3</w:t>
        </w:r>
        <w:r w:rsidR="004D1CE7">
          <w:fldChar w:fldCharType="end"/>
        </w:r>
      </w:ins>
      <w:del w:id="109" w:author="Marco Aurélio Barbiero" w:date="2025-12-14T15:23:00Z" w16du:dateUtc="2025-12-14T18:23:00Z">
        <w:r w:rsidDel="004D1CE7">
          <w:fldChar w:fldCharType="begin"/>
        </w:r>
        <w:r w:rsidDel="004D1CE7">
          <w:delInstrText xml:space="preserve"> SEQ Figura \* ARABIC </w:delInstrText>
        </w:r>
        <w:r w:rsidDel="004D1CE7">
          <w:fldChar w:fldCharType="separate"/>
        </w:r>
        <w:r w:rsidR="00FB7E25" w:rsidDel="004D1CE7">
          <w:rPr>
            <w:noProof/>
          </w:rPr>
          <w:delText>3</w:delText>
        </w:r>
        <w:r w:rsidDel="004D1CE7">
          <w:fldChar w:fldCharType="end"/>
        </w:r>
      </w:del>
      <w:bookmarkEnd w:id="106"/>
      <w:ins w:id="110" w:author="Marco Aurélio Barbiero" w:date="2025-12-14T15:20:00Z" w16du:dateUtc="2025-12-14T18:20:00Z">
        <w:r w:rsidR="00CF20AA">
          <w:t xml:space="preserve"> -</w:t>
        </w:r>
      </w:ins>
      <w:del w:id="111" w:author="Marco Aurélio Barbiero" w:date="2025-12-14T15:20:00Z" w16du:dateUtc="2025-12-14T18:20:00Z">
        <w:r w:rsidDel="00CF20AA">
          <w:delText>:</w:delText>
        </w:r>
      </w:del>
      <w:r>
        <w:t xml:space="preserve"> </w:t>
      </w:r>
      <w:r w:rsidRPr="000C4183">
        <w:t xml:space="preserve">Fluxo de processamento do arquivo </w:t>
      </w:r>
      <w:r>
        <w:t>CIATA</w:t>
      </w:r>
    </w:p>
    <w:p w14:paraId="3614F0C1" w14:textId="27EEC6CE" w:rsidR="008374F8" w:rsidRDefault="008374F8" w:rsidP="007B6318">
      <w:pPr>
        <w:jc w:val="center"/>
        <w:rPr>
          <w:color w:val="000000"/>
        </w:rPr>
      </w:pPr>
      <w:r>
        <w:rPr>
          <w:noProof/>
          <w:color w:val="000000"/>
          <w:lang w:eastAsia="pt-BR" w:bidi="ar-SA"/>
        </w:rPr>
        <w:drawing>
          <wp:inline distT="0" distB="0" distL="0" distR="0" wp14:anchorId="0E4DA268" wp14:editId="667E477A">
            <wp:extent cx="5868062" cy="2141220"/>
            <wp:effectExtent l="0" t="0" r="0" b="0"/>
            <wp:docPr id="1824230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pic:cNvPicPr/>
                  </pic:nvPicPr>
                  <pic:blipFill>
                    <a:blip r:embed="rId23">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p w14:paraId="2D12C7B7" w14:textId="2AE814B2" w:rsidR="005D0D52" w:rsidRDefault="004227CE" w:rsidP="008374F8">
      <w:pPr>
        <w:pStyle w:val="Legenda"/>
      </w:pPr>
      <w:r>
        <w:t>Elaboração</w:t>
      </w:r>
      <w:r w:rsidR="008374F8">
        <w:t>: Os autores</w:t>
      </w:r>
    </w:p>
    <w:p w14:paraId="450EA8D2" w14:textId="77777777" w:rsidR="008374F8" w:rsidRDefault="008374F8" w:rsidP="005D0D52"/>
    <w:p w14:paraId="2818B68E" w14:textId="6BA78AF5" w:rsidR="005D0D52" w:rsidRDefault="0088320F" w:rsidP="00821CD1">
      <w:pPr>
        <w:pStyle w:val="Ttulo4"/>
        <w:keepLines w:val="0"/>
      </w:pPr>
      <w:r w:rsidRPr="0088320F">
        <w:lastRenderedPageBreak/>
        <w:t>Criar tabela CI_LOTES</w:t>
      </w:r>
    </w:p>
    <w:p w14:paraId="01225495" w14:textId="77777777" w:rsidR="0088320F" w:rsidRPr="0088320F" w:rsidRDefault="0088320F" w:rsidP="00821CD1">
      <w:pPr>
        <w:pStyle w:val="Texto"/>
        <w:keepNext/>
      </w:pPr>
    </w:p>
    <w:p w14:paraId="7CBEB103" w14:textId="2546654A" w:rsidR="00D426DF" w:rsidRDefault="009846E8" w:rsidP="00821CD1">
      <w:pPr>
        <w:pStyle w:val="Texto"/>
        <w:keepNext/>
      </w:pPr>
      <w:r>
        <w:t xml:space="preserve">Nesta seção são elencados os atributos do CIATA original necessários para a definição </w:t>
      </w:r>
      <w:r w:rsidR="00D426DF">
        <w:t xml:space="preserve">e </w:t>
      </w:r>
      <w:r>
        <w:t>desenho de uma quadra</w:t>
      </w:r>
      <w:r w:rsidR="00143290">
        <w:t xml:space="preserve"> (</w:t>
      </w:r>
      <w:r w:rsidR="00143290">
        <w:fldChar w:fldCharType="begin"/>
      </w:r>
      <w:r w:rsidR="00143290">
        <w:instrText xml:space="preserve"> REF _Ref215411671 \h </w:instrText>
      </w:r>
      <w:r w:rsidR="00143290">
        <w:fldChar w:fldCharType="separate"/>
      </w:r>
      <w:r w:rsidR="00FB7E25">
        <w:t xml:space="preserve">Quadro </w:t>
      </w:r>
      <w:r w:rsidR="00FB7E25">
        <w:rPr>
          <w:noProof/>
        </w:rPr>
        <w:t>5</w:t>
      </w:r>
      <w:r w:rsidR="00143290">
        <w:fldChar w:fldCharType="end"/>
      </w:r>
      <w:r w:rsidR="00143290">
        <w:t>)</w:t>
      </w:r>
      <w:r>
        <w:t xml:space="preserve">. </w:t>
      </w:r>
    </w:p>
    <w:p w14:paraId="46484841" w14:textId="5D96C98B" w:rsidR="009846E8" w:rsidRDefault="009846E8" w:rsidP="00821CD1">
      <w:pPr>
        <w:pStyle w:val="Texto"/>
        <w:keepNext/>
      </w:pPr>
      <w:r>
        <w:t xml:space="preserve">Todas as informações foram adaptadas do </w:t>
      </w:r>
      <w:r w:rsidRPr="000501E8">
        <w:t>Boletim de Cadastro Imobiliário – BCI –</w:t>
      </w:r>
      <w:r>
        <w:t xml:space="preserve"> do </w:t>
      </w:r>
      <w:r w:rsidRPr="000501E8">
        <w:t>Manual do Cadastro Imobiliário do Projeto CIATA</w:t>
      </w:r>
      <w:r>
        <w:t xml:space="preserve"> </w:t>
      </w:r>
      <w:r>
        <w:fldChar w:fldCharType="begin"/>
      </w:r>
      <w:r>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004B259A" w:rsidRPr="004B259A">
        <w:t>(SERPRO, 2025)</w:t>
      </w:r>
      <w:r>
        <w:fldChar w:fldCharType="end"/>
      </w:r>
      <w:r w:rsidR="00910ABE">
        <w:t xml:space="preserve">. </w:t>
      </w:r>
    </w:p>
    <w:p w14:paraId="00A5EC43" w14:textId="77777777" w:rsidR="00AF1E63" w:rsidRDefault="00AF1E63" w:rsidP="009846E8"/>
    <w:p w14:paraId="57948812" w14:textId="0FF428E3" w:rsidR="00AC6EEE" w:rsidRDefault="00AC6EEE" w:rsidP="00AC6EEE">
      <w:pPr>
        <w:pStyle w:val="Legenda"/>
        <w:keepNext/>
      </w:pPr>
      <w:bookmarkStart w:id="112" w:name="_Ref215411671"/>
      <w:r>
        <w:t xml:space="preserve">Quadro </w:t>
      </w:r>
      <w:r>
        <w:fldChar w:fldCharType="begin"/>
      </w:r>
      <w:r>
        <w:instrText xml:space="preserve"> SEQ Quadro \* ARABIC </w:instrText>
      </w:r>
      <w:r>
        <w:fldChar w:fldCharType="separate"/>
      </w:r>
      <w:r w:rsidR="001051C8">
        <w:rPr>
          <w:noProof/>
        </w:rPr>
        <w:t>5</w:t>
      </w:r>
      <w:r>
        <w:fldChar w:fldCharType="end"/>
      </w:r>
      <w:bookmarkEnd w:id="112"/>
      <w:ins w:id="113" w:author="Marco Aurélio Barbiero" w:date="2025-12-14T15:17:00Z" w16du:dateUtc="2025-12-14T18:17:00Z">
        <w:r w:rsidR="001F35C2">
          <w:t xml:space="preserve"> -</w:t>
        </w:r>
      </w:ins>
      <w:del w:id="114" w:author="Marco Aurélio Barbiero" w:date="2025-12-14T15:17:00Z" w16du:dateUtc="2025-12-14T18:17:00Z">
        <w:r w:rsidDel="001F35C2">
          <w:delText>:</w:delText>
        </w:r>
      </w:del>
      <w:r>
        <w:t xml:space="preserve"> </w:t>
      </w:r>
      <w:r w:rsidRPr="00B124AC">
        <w:t>Lista de atributos da tabela C</w:t>
      </w:r>
      <w:r>
        <w:t>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15" w:author="Marco Aurélio Barbiero" w:date="2025-12-14T15:17:00Z" w16du:dateUtc="2025-12-14T18:17: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16">
          <w:tblGrid>
            <w:gridCol w:w="5"/>
            <w:gridCol w:w="9056"/>
            <w:gridCol w:w="5"/>
          </w:tblGrid>
        </w:tblGridChange>
      </w:tblGrid>
      <w:tr w:rsidR="00BF09B5" w:rsidRPr="001263B6" w14:paraId="54AF4F0E" w14:textId="77777777" w:rsidTr="001F35C2">
        <w:trPr>
          <w:jc w:val="center"/>
          <w:trPrChange w:id="117" w:author="Marco Aurélio Barbiero" w:date="2025-12-14T15:17:00Z" w16du:dateUtc="2025-12-14T18:17:00Z">
            <w:trPr>
              <w:gridAfter w:val="0"/>
              <w:jc w:val="center"/>
            </w:trPr>
          </w:trPrChange>
        </w:trPr>
        <w:tc>
          <w:tcPr>
            <w:tcW w:w="9061" w:type="dxa"/>
            <w:tcPrChange w:id="118" w:author="Marco Aurélio Barbiero" w:date="2025-12-14T15:17:00Z" w16du:dateUtc="2025-12-14T18:17:00Z">
              <w:tcPr>
                <w:tcW w:w="9061" w:type="dxa"/>
                <w:gridSpan w:val="2"/>
                <w:shd w:val="clear" w:color="auto" w:fill="EEECE1" w:themeFill="background2"/>
              </w:tcPr>
            </w:tcPrChange>
          </w:tcPr>
          <w:p w14:paraId="771B7092" w14:textId="77777777" w:rsidR="005D593B" w:rsidRPr="005D593B" w:rsidRDefault="005D593B" w:rsidP="005D593B">
            <w:pPr>
              <w:pStyle w:val="Codigo"/>
              <w:keepNext/>
              <w:rPr>
                <w:b/>
                <w:bCs/>
              </w:rPr>
            </w:pPr>
            <w:r w:rsidRPr="005D593B">
              <w:rPr>
                <w:b/>
                <w:bCs/>
              </w:rPr>
              <w:t>Table:CI_LOTES</w:t>
            </w:r>
            <w:r w:rsidRPr="005D593B">
              <w:rPr>
                <w:b/>
                <w:bCs/>
              </w:rPr>
              <w:br/>
            </w:r>
            <w:r w:rsidRPr="005D593B">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646"/>
              <w:gridCol w:w="2128"/>
            </w:tblGrid>
            <w:tr w:rsidR="005D593B" w:rsidRPr="005D593B" w14:paraId="05A65A0C" w14:textId="77777777">
              <w:tc>
                <w:tcPr>
                  <w:tcW w:w="0" w:type="auto"/>
                  <w:tcBorders>
                    <w:top w:val="nil"/>
                    <w:left w:val="nil"/>
                    <w:bottom w:val="nil"/>
                    <w:right w:val="nil"/>
                  </w:tcBorders>
                  <w:tcMar>
                    <w:top w:w="15" w:type="dxa"/>
                    <w:left w:w="225" w:type="dxa"/>
                    <w:bottom w:w="15" w:type="dxa"/>
                    <w:right w:w="15" w:type="dxa"/>
                  </w:tcMar>
                  <w:vAlign w:val="center"/>
                  <w:hideMark/>
                </w:tcPr>
                <w:p w14:paraId="72BA9177" w14:textId="77777777" w:rsidR="005D593B" w:rsidRPr="005D593B" w:rsidRDefault="005D593B" w:rsidP="005D593B">
                  <w:pPr>
                    <w:pStyle w:val="Codigo"/>
                    <w:keepNext/>
                    <w:rPr>
                      <w:b/>
                      <w:bCs/>
                    </w:rPr>
                  </w:pPr>
                  <w:r w:rsidRPr="005D593B">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7A6B68F4" w14:textId="77777777" w:rsidR="005D593B" w:rsidRPr="005D593B" w:rsidRDefault="005D593B" w:rsidP="005D593B">
                  <w:pPr>
                    <w:pStyle w:val="Codigo"/>
                    <w:keepNext/>
                    <w:rPr>
                      <w:b/>
                      <w:bCs/>
                    </w:rPr>
                  </w:pPr>
                  <w:r w:rsidRPr="005D593B">
                    <w:rPr>
                      <w:b/>
                      <w:bCs/>
                    </w:rPr>
                    <w:t>varchar(7)</w:t>
                  </w:r>
                </w:p>
              </w:tc>
            </w:tr>
            <w:tr w:rsidR="005D593B" w:rsidRPr="005D593B" w14:paraId="64E924F4" w14:textId="77777777">
              <w:tc>
                <w:tcPr>
                  <w:tcW w:w="0" w:type="auto"/>
                  <w:tcBorders>
                    <w:top w:val="nil"/>
                    <w:left w:val="nil"/>
                    <w:bottom w:val="nil"/>
                    <w:right w:val="nil"/>
                  </w:tcBorders>
                  <w:tcMar>
                    <w:top w:w="15" w:type="dxa"/>
                    <w:left w:w="225" w:type="dxa"/>
                    <w:bottom w:w="15" w:type="dxa"/>
                    <w:right w:w="15" w:type="dxa"/>
                  </w:tcMar>
                  <w:vAlign w:val="center"/>
                  <w:hideMark/>
                </w:tcPr>
                <w:p w14:paraId="59D92625" w14:textId="77777777" w:rsidR="005D593B" w:rsidRPr="005D593B" w:rsidRDefault="005D593B" w:rsidP="005D593B">
                  <w:pPr>
                    <w:pStyle w:val="Codigo"/>
                    <w:keepNext/>
                    <w:rPr>
                      <w:b/>
                      <w:bCs/>
                    </w:rPr>
                  </w:pPr>
                  <w:r w:rsidRPr="005D593B">
                    <w:rPr>
                      <w:b/>
                      <w:bCs/>
                    </w:rPr>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A994496" w14:textId="77777777" w:rsidR="005D593B" w:rsidRPr="005D593B" w:rsidRDefault="005D593B" w:rsidP="005D593B">
                  <w:pPr>
                    <w:pStyle w:val="Codigo"/>
                    <w:keepNext/>
                    <w:rPr>
                      <w:b/>
                      <w:bCs/>
                    </w:rPr>
                  </w:pPr>
                  <w:r w:rsidRPr="005D593B">
                    <w:rPr>
                      <w:b/>
                      <w:bCs/>
                    </w:rPr>
                    <w:t>varchar(25)</w:t>
                  </w:r>
                </w:p>
              </w:tc>
            </w:tr>
            <w:tr w:rsidR="005D593B" w:rsidRPr="005D593B" w14:paraId="1171E49C" w14:textId="77777777">
              <w:tc>
                <w:tcPr>
                  <w:tcW w:w="0" w:type="auto"/>
                  <w:tcBorders>
                    <w:top w:val="nil"/>
                    <w:left w:val="nil"/>
                    <w:bottom w:val="nil"/>
                    <w:right w:val="nil"/>
                  </w:tcBorders>
                  <w:tcMar>
                    <w:top w:w="15" w:type="dxa"/>
                    <w:left w:w="225" w:type="dxa"/>
                    <w:bottom w:w="15" w:type="dxa"/>
                    <w:right w:w="15" w:type="dxa"/>
                  </w:tcMar>
                  <w:vAlign w:val="center"/>
                  <w:hideMark/>
                </w:tcPr>
                <w:p w14:paraId="5F3B8539" w14:textId="77777777" w:rsidR="005D593B" w:rsidRPr="005D593B" w:rsidRDefault="005D593B" w:rsidP="005D593B">
                  <w:pPr>
                    <w:pStyle w:val="Codigo"/>
                    <w:keepNext/>
                    <w:rPr>
                      <w:b/>
                      <w:bCs/>
                    </w:rPr>
                  </w:pPr>
                  <w:r w:rsidRPr="005D593B">
                    <w:rPr>
                      <w:b/>
                      <w:bCs/>
                    </w:rPr>
                    <w:t>NUM_QUADRA</w:t>
                  </w:r>
                </w:p>
              </w:tc>
              <w:tc>
                <w:tcPr>
                  <w:tcW w:w="0" w:type="auto"/>
                  <w:tcBorders>
                    <w:top w:val="nil"/>
                    <w:left w:val="nil"/>
                    <w:bottom w:val="nil"/>
                    <w:right w:val="nil"/>
                  </w:tcBorders>
                  <w:tcMar>
                    <w:top w:w="15" w:type="dxa"/>
                    <w:left w:w="225" w:type="dxa"/>
                    <w:bottom w:w="15" w:type="dxa"/>
                    <w:right w:w="15" w:type="dxa"/>
                  </w:tcMar>
                  <w:vAlign w:val="center"/>
                  <w:hideMark/>
                </w:tcPr>
                <w:p w14:paraId="0972BAB8" w14:textId="77777777" w:rsidR="005D593B" w:rsidRPr="005D593B" w:rsidRDefault="005D593B" w:rsidP="005D593B">
                  <w:pPr>
                    <w:pStyle w:val="Codigo"/>
                    <w:keepNext/>
                    <w:rPr>
                      <w:b/>
                      <w:bCs/>
                    </w:rPr>
                  </w:pPr>
                  <w:r w:rsidRPr="005D593B">
                    <w:rPr>
                      <w:b/>
                      <w:bCs/>
                    </w:rPr>
                    <w:t>varchar(20)</w:t>
                  </w:r>
                </w:p>
              </w:tc>
            </w:tr>
            <w:tr w:rsidR="005D593B" w:rsidRPr="005D593B" w14:paraId="5EDFE674" w14:textId="77777777">
              <w:tc>
                <w:tcPr>
                  <w:tcW w:w="0" w:type="auto"/>
                  <w:tcBorders>
                    <w:top w:val="nil"/>
                    <w:left w:val="nil"/>
                    <w:bottom w:val="nil"/>
                    <w:right w:val="nil"/>
                  </w:tcBorders>
                  <w:tcMar>
                    <w:top w:w="15" w:type="dxa"/>
                    <w:left w:w="225" w:type="dxa"/>
                    <w:bottom w:w="15" w:type="dxa"/>
                    <w:right w:w="15" w:type="dxa"/>
                  </w:tcMar>
                  <w:vAlign w:val="center"/>
                  <w:hideMark/>
                </w:tcPr>
                <w:p w14:paraId="595BFE40" w14:textId="77777777" w:rsidR="005D593B" w:rsidRPr="005D593B" w:rsidRDefault="005D593B" w:rsidP="005D593B">
                  <w:pPr>
                    <w:pStyle w:val="Codigo"/>
                    <w:keepNext/>
                    <w:rPr>
                      <w:b/>
                      <w:bCs/>
                    </w:rPr>
                  </w:pPr>
                  <w:r w:rsidRPr="005D593B">
                    <w:rPr>
                      <w:b/>
                      <w:bCs/>
                    </w:rPr>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935C553" w14:textId="77777777" w:rsidR="005D593B" w:rsidRPr="005D593B" w:rsidRDefault="005D593B" w:rsidP="005D593B">
                  <w:pPr>
                    <w:pStyle w:val="Codigo"/>
                    <w:keepNext/>
                    <w:rPr>
                      <w:b/>
                      <w:bCs/>
                    </w:rPr>
                  </w:pPr>
                  <w:r w:rsidRPr="005D593B">
                    <w:rPr>
                      <w:b/>
                      <w:bCs/>
                    </w:rPr>
                    <w:t>varchar(250)</w:t>
                  </w:r>
                </w:p>
              </w:tc>
            </w:tr>
            <w:tr w:rsidR="005D593B" w:rsidRPr="005D593B" w14:paraId="7398E195" w14:textId="77777777">
              <w:tc>
                <w:tcPr>
                  <w:tcW w:w="0" w:type="auto"/>
                  <w:tcBorders>
                    <w:top w:val="nil"/>
                    <w:left w:val="nil"/>
                    <w:bottom w:val="nil"/>
                    <w:right w:val="nil"/>
                  </w:tcBorders>
                  <w:tcMar>
                    <w:top w:w="15" w:type="dxa"/>
                    <w:left w:w="225" w:type="dxa"/>
                    <w:bottom w:w="15" w:type="dxa"/>
                    <w:right w:w="15" w:type="dxa"/>
                  </w:tcMar>
                  <w:vAlign w:val="center"/>
                  <w:hideMark/>
                </w:tcPr>
                <w:p w14:paraId="4E98E028" w14:textId="77777777" w:rsidR="005D593B" w:rsidRPr="005D593B" w:rsidRDefault="005D593B" w:rsidP="005D593B">
                  <w:pPr>
                    <w:pStyle w:val="Codigo"/>
                    <w:keepNext/>
                    <w:rPr>
                      <w:b/>
                      <w:bCs/>
                    </w:rPr>
                  </w:pPr>
                  <w:r w:rsidRPr="005D593B">
                    <w:rPr>
                      <w:b/>
                      <w:bCs/>
                    </w:rPr>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59DC4D93" w14:textId="77777777" w:rsidR="005D593B" w:rsidRPr="005D593B" w:rsidRDefault="005D593B" w:rsidP="005D593B">
                  <w:pPr>
                    <w:pStyle w:val="Codigo"/>
                    <w:keepNext/>
                    <w:rPr>
                      <w:b/>
                      <w:bCs/>
                    </w:rPr>
                  </w:pPr>
                  <w:r w:rsidRPr="005D593B">
                    <w:rPr>
                      <w:b/>
                      <w:bCs/>
                    </w:rPr>
                    <w:t>varchar(10)</w:t>
                  </w:r>
                </w:p>
              </w:tc>
            </w:tr>
            <w:tr w:rsidR="005D593B" w:rsidRPr="005D593B" w14:paraId="0EFAA2AF" w14:textId="77777777">
              <w:tc>
                <w:tcPr>
                  <w:tcW w:w="0" w:type="auto"/>
                  <w:tcBorders>
                    <w:top w:val="nil"/>
                    <w:left w:val="nil"/>
                    <w:bottom w:val="nil"/>
                    <w:right w:val="nil"/>
                  </w:tcBorders>
                  <w:tcMar>
                    <w:top w:w="15" w:type="dxa"/>
                    <w:left w:w="225" w:type="dxa"/>
                    <w:bottom w:w="15" w:type="dxa"/>
                    <w:right w:w="15" w:type="dxa"/>
                  </w:tcMar>
                  <w:vAlign w:val="center"/>
                  <w:hideMark/>
                </w:tcPr>
                <w:p w14:paraId="4B130185" w14:textId="51108385" w:rsidR="005D593B" w:rsidRPr="005D593B" w:rsidRDefault="005D593B" w:rsidP="005D593B">
                  <w:pPr>
                    <w:pStyle w:val="Codigo"/>
                    <w:keepNext/>
                    <w:rPr>
                      <w:b/>
                      <w:bCs/>
                    </w:rPr>
                  </w:pPr>
                  <w:r w:rsidRPr="005D593B">
                    <w:rPr>
                      <w:b/>
                      <w:bCs/>
                    </w:rPr>
                    <w:t>NOM_LOGRADOURO_ADJACENTE</w:t>
                  </w:r>
                  <w:r w:rsidR="00CD1ACD">
                    <w:rPr>
                      <w:rStyle w:val="Refdenotaderodap"/>
                      <w:b/>
                      <w:bCs/>
                    </w:rPr>
                    <w:footnoteReference w:id="6"/>
                  </w:r>
                </w:p>
              </w:tc>
              <w:tc>
                <w:tcPr>
                  <w:tcW w:w="0" w:type="auto"/>
                  <w:tcBorders>
                    <w:top w:val="nil"/>
                    <w:left w:val="nil"/>
                    <w:bottom w:val="nil"/>
                    <w:right w:val="nil"/>
                  </w:tcBorders>
                  <w:tcMar>
                    <w:top w:w="15" w:type="dxa"/>
                    <w:left w:w="225" w:type="dxa"/>
                    <w:bottom w:w="15" w:type="dxa"/>
                    <w:right w:w="15" w:type="dxa"/>
                  </w:tcMar>
                  <w:vAlign w:val="center"/>
                  <w:hideMark/>
                </w:tcPr>
                <w:p w14:paraId="332E36D7" w14:textId="77777777" w:rsidR="005D593B" w:rsidRPr="005D593B" w:rsidRDefault="005D593B" w:rsidP="005D593B">
                  <w:pPr>
                    <w:pStyle w:val="Codigo"/>
                    <w:keepNext/>
                    <w:rPr>
                      <w:b/>
                      <w:bCs/>
                    </w:rPr>
                  </w:pPr>
                  <w:r w:rsidRPr="005D593B">
                    <w:rPr>
                      <w:b/>
                      <w:bCs/>
                    </w:rPr>
                    <w:t>varchar(250)</w:t>
                  </w:r>
                </w:p>
              </w:tc>
            </w:tr>
            <w:tr w:rsidR="005D593B" w:rsidRPr="005D593B" w14:paraId="0F3A4771" w14:textId="77777777">
              <w:tc>
                <w:tcPr>
                  <w:tcW w:w="0" w:type="auto"/>
                  <w:tcBorders>
                    <w:top w:val="nil"/>
                    <w:left w:val="nil"/>
                    <w:bottom w:val="nil"/>
                    <w:right w:val="nil"/>
                  </w:tcBorders>
                  <w:tcMar>
                    <w:top w:w="15" w:type="dxa"/>
                    <w:left w:w="225" w:type="dxa"/>
                    <w:bottom w:w="15" w:type="dxa"/>
                    <w:right w:w="15" w:type="dxa"/>
                  </w:tcMar>
                  <w:vAlign w:val="center"/>
                  <w:hideMark/>
                </w:tcPr>
                <w:p w14:paraId="403FDF7A" w14:textId="77777777" w:rsidR="005D593B" w:rsidRPr="005D593B" w:rsidRDefault="005D593B" w:rsidP="005D593B">
                  <w:pPr>
                    <w:pStyle w:val="Codigo"/>
                    <w:keepNext/>
                    <w:rPr>
                      <w:b/>
                      <w:bCs/>
                    </w:rPr>
                  </w:pPr>
                  <w:r w:rsidRPr="005D593B">
                    <w:rPr>
                      <w:b/>
                      <w:bCs/>
                    </w:rPr>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6D6D253B" w14:textId="77777777" w:rsidR="005D593B" w:rsidRPr="005D593B" w:rsidRDefault="005D593B" w:rsidP="005D593B">
                  <w:pPr>
                    <w:pStyle w:val="Codigo"/>
                    <w:keepNext/>
                    <w:rPr>
                      <w:b/>
                      <w:bCs/>
                    </w:rPr>
                  </w:pPr>
                  <w:r w:rsidRPr="005D593B">
                    <w:rPr>
                      <w:b/>
                      <w:bCs/>
                    </w:rPr>
                    <w:t>decimal(6,2)</w:t>
                  </w:r>
                </w:p>
              </w:tc>
            </w:tr>
            <w:tr w:rsidR="005D593B" w:rsidRPr="005D593B" w14:paraId="66EA656E" w14:textId="77777777">
              <w:tc>
                <w:tcPr>
                  <w:tcW w:w="0" w:type="auto"/>
                  <w:tcBorders>
                    <w:top w:val="nil"/>
                    <w:left w:val="nil"/>
                    <w:bottom w:val="nil"/>
                    <w:right w:val="nil"/>
                  </w:tcBorders>
                  <w:tcMar>
                    <w:top w:w="15" w:type="dxa"/>
                    <w:left w:w="225" w:type="dxa"/>
                    <w:bottom w:w="15" w:type="dxa"/>
                    <w:right w:w="15" w:type="dxa"/>
                  </w:tcMar>
                  <w:vAlign w:val="center"/>
                  <w:hideMark/>
                </w:tcPr>
                <w:p w14:paraId="49D36908" w14:textId="77777777" w:rsidR="005D593B" w:rsidRPr="005D593B" w:rsidRDefault="005D593B" w:rsidP="005D593B">
                  <w:pPr>
                    <w:pStyle w:val="Codigo"/>
                    <w:keepNext/>
                    <w:rPr>
                      <w:b/>
                      <w:bCs/>
                    </w:rPr>
                  </w:pPr>
                  <w:r w:rsidRPr="005D593B">
                    <w:rPr>
                      <w:b/>
                      <w:bCs/>
                    </w:rPr>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4E712D79" w14:textId="77777777" w:rsidR="005D593B" w:rsidRPr="005D593B" w:rsidRDefault="005D593B" w:rsidP="005D593B">
                  <w:pPr>
                    <w:pStyle w:val="Codigo"/>
                    <w:keepNext/>
                    <w:rPr>
                      <w:b/>
                      <w:bCs/>
                    </w:rPr>
                  </w:pPr>
                  <w:r w:rsidRPr="005D593B">
                    <w:rPr>
                      <w:b/>
                      <w:bCs/>
                    </w:rPr>
                    <w:t>decimal(6,2)</w:t>
                  </w:r>
                </w:p>
              </w:tc>
            </w:tr>
          </w:tbl>
          <w:p w14:paraId="7FD620A5" w14:textId="03ABF67B" w:rsidR="00BF09B5" w:rsidRPr="00C03F56" w:rsidRDefault="00BF09B5" w:rsidP="00451FED">
            <w:pPr>
              <w:pStyle w:val="Codigo"/>
              <w:keepNext/>
            </w:pPr>
          </w:p>
        </w:tc>
      </w:tr>
    </w:tbl>
    <w:p w14:paraId="6478A254" w14:textId="65FCB626" w:rsidR="00BF09B5" w:rsidRDefault="004227CE" w:rsidP="00BF09B5">
      <w:pPr>
        <w:pStyle w:val="Legenda"/>
      </w:pPr>
      <w:r>
        <w:t>Elaboração</w:t>
      </w:r>
      <w:r w:rsidR="00BF09B5">
        <w:t>: Os autores (2025)</w:t>
      </w:r>
    </w:p>
    <w:p w14:paraId="19B1CC90" w14:textId="77777777" w:rsidR="00BF09B5" w:rsidRDefault="00BF09B5" w:rsidP="009846E8"/>
    <w:p w14:paraId="74B42A23" w14:textId="2BFD44D5" w:rsidR="009418F6" w:rsidRDefault="003D20F5" w:rsidP="003D20F5">
      <w:pPr>
        <w:pStyle w:val="Ttulo4"/>
      </w:pPr>
      <w:r w:rsidRPr="003D20F5">
        <w:t xml:space="preserve">Criar tabela </w:t>
      </w:r>
      <w:r w:rsidR="009920A6">
        <w:t>CI</w:t>
      </w:r>
      <w:r w:rsidRPr="003D20F5">
        <w:t>_LOGRADOUROS</w:t>
      </w:r>
    </w:p>
    <w:p w14:paraId="4968A6F8" w14:textId="77777777" w:rsidR="00AD378C" w:rsidRDefault="00AD378C" w:rsidP="00AD378C">
      <w:pPr>
        <w:pStyle w:val="Texto"/>
      </w:pPr>
    </w:p>
    <w:p w14:paraId="27D3D784" w14:textId="554E961B" w:rsidR="00AD378C" w:rsidRDefault="00AD378C" w:rsidP="00AD378C">
      <w:pPr>
        <w:pStyle w:val="Texto"/>
      </w:pPr>
      <w:r>
        <w:t xml:space="preserve">A tabela CI_LOGRADOUROS </w:t>
      </w:r>
      <w:r w:rsidR="00B44C7A">
        <w:t>(</w:t>
      </w:r>
      <w:r w:rsidR="00B44C7A">
        <w:fldChar w:fldCharType="begin"/>
      </w:r>
      <w:r w:rsidR="00B44C7A">
        <w:instrText xml:space="preserve"> REF _Ref216596701 \h </w:instrText>
      </w:r>
      <w:r w:rsidR="00B44C7A">
        <w:fldChar w:fldCharType="separate"/>
      </w:r>
      <w:r w:rsidR="00B44C7A">
        <w:t xml:space="preserve">Quadro </w:t>
      </w:r>
      <w:r w:rsidR="00B44C7A">
        <w:rPr>
          <w:noProof/>
        </w:rPr>
        <w:t>6</w:t>
      </w:r>
      <w:r w:rsidR="00B44C7A">
        <w:fldChar w:fldCharType="end"/>
      </w:r>
      <w:r w:rsidR="00B44C7A">
        <w:t xml:space="preserve">) </w:t>
      </w:r>
      <w:r w:rsidR="004C3750">
        <w:t xml:space="preserve">contém apenas um registro </w:t>
      </w:r>
      <w:r w:rsidR="00690BAB">
        <w:t>de cada logradouro</w:t>
      </w:r>
      <w:r w:rsidR="004E643C">
        <w:t xml:space="preserve"> (</w:t>
      </w:r>
      <w:r w:rsidR="004E643C" w:rsidRPr="004C3750">
        <w:rPr>
          <w:i/>
          <w:iCs/>
        </w:rPr>
        <w:t>DISTINCT</w:t>
      </w:r>
      <w:r w:rsidR="004E643C">
        <w:t>)</w:t>
      </w:r>
      <w:r w:rsidR="00690BAB">
        <w:t xml:space="preserve"> existente em CI_LOTES</w:t>
      </w:r>
      <w:r w:rsidR="004E643C">
        <w:t xml:space="preserve">. </w:t>
      </w:r>
      <w:r w:rsidR="00EF7F04">
        <w:t xml:space="preserve">Os atributos </w:t>
      </w:r>
      <w:r w:rsidR="003518C5" w:rsidRPr="006B0ABB">
        <w:t>CI_NOM_LOGRADOURO_NORM</w:t>
      </w:r>
      <w:r w:rsidR="003518C5">
        <w:t xml:space="preserve">, </w:t>
      </w:r>
      <w:r w:rsidR="00EF7F04">
        <w:t>SC_ID_LOGRADOURO e COORDS</w:t>
      </w:r>
      <w:r w:rsidR="00DC27C4">
        <w:t xml:space="preserve"> serão preenchidos em outras etapas do processamento.</w:t>
      </w:r>
      <w:r w:rsidR="004C3750">
        <w:t xml:space="preserve"> </w:t>
      </w:r>
    </w:p>
    <w:p w14:paraId="45C85598" w14:textId="77777777" w:rsidR="002A499D" w:rsidRPr="00AD378C" w:rsidRDefault="002A499D" w:rsidP="00AD378C">
      <w:pPr>
        <w:pStyle w:val="Texto"/>
      </w:pPr>
    </w:p>
    <w:p w14:paraId="1A0C7E64" w14:textId="0BD3A044" w:rsidR="00AD378C" w:rsidRDefault="00AD378C" w:rsidP="00AD378C">
      <w:pPr>
        <w:pStyle w:val="Legenda"/>
        <w:keepNext/>
      </w:pPr>
      <w:bookmarkStart w:id="119" w:name="_Ref216596701"/>
      <w:r>
        <w:t xml:space="preserve">Quadro </w:t>
      </w:r>
      <w:r>
        <w:fldChar w:fldCharType="begin"/>
      </w:r>
      <w:r>
        <w:instrText xml:space="preserve"> SEQ Quadro \* ARABIC </w:instrText>
      </w:r>
      <w:r>
        <w:fldChar w:fldCharType="separate"/>
      </w:r>
      <w:r w:rsidR="001051C8">
        <w:rPr>
          <w:noProof/>
        </w:rPr>
        <w:t>6</w:t>
      </w:r>
      <w:r>
        <w:fldChar w:fldCharType="end"/>
      </w:r>
      <w:bookmarkEnd w:id="119"/>
      <w:del w:id="120" w:author="Marco Aurélio Barbiero" w:date="2025-12-14T15:20:00Z" w16du:dateUtc="2025-12-14T18:20:00Z">
        <w:r w:rsidDel="00CF20AA">
          <w:delText xml:space="preserve">: </w:delText>
        </w:r>
      </w:del>
      <w:ins w:id="121" w:author="Marco Aurélio Barbiero" w:date="2025-12-14T15:20:00Z" w16du:dateUtc="2025-12-14T18:20:00Z">
        <w:r w:rsidR="00CF20AA">
          <w:t xml:space="preserve"> -</w:t>
        </w:r>
        <w:r w:rsidR="00CF20AA">
          <w:t xml:space="preserve"> </w:t>
        </w:r>
      </w:ins>
      <w:r>
        <w:t>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22" w:author="Marco Aurélio Barbiero" w:date="2025-12-14T15:17:00Z" w16du:dateUtc="2025-12-14T18:17: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23">
          <w:tblGrid>
            <w:gridCol w:w="5"/>
            <w:gridCol w:w="9056"/>
            <w:gridCol w:w="5"/>
          </w:tblGrid>
        </w:tblGridChange>
      </w:tblGrid>
      <w:tr w:rsidR="00E43861" w:rsidRPr="001263B6" w14:paraId="757EF613" w14:textId="77777777" w:rsidTr="001F35C2">
        <w:trPr>
          <w:jc w:val="center"/>
          <w:trPrChange w:id="124" w:author="Marco Aurélio Barbiero" w:date="2025-12-14T15:17:00Z" w16du:dateUtc="2025-12-14T18:17:00Z">
            <w:trPr>
              <w:gridAfter w:val="0"/>
              <w:jc w:val="center"/>
            </w:trPr>
          </w:trPrChange>
        </w:trPr>
        <w:tc>
          <w:tcPr>
            <w:tcW w:w="9061" w:type="dxa"/>
            <w:tcPrChange w:id="125" w:author="Marco Aurélio Barbiero" w:date="2025-12-14T15:17:00Z" w16du:dateUtc="2025-12-14T18:17:00Z">
              <w:tcPr>
                <w:tcW w:w="9061" w:type="dxa"/>
                <w:gridSpan w:val="2"/>
                <w:shd w:val="clear" w:color="auto" w:fill="EEECE1" w:themeFill="background2"/>
              </w:tcPr>
            </w:tcPrChange>
          </w:tcPr>
          <w:p w14:paraId="1866ECF7" w14:textId="77777777" w:rsidR="00E43861" w:rsidRPr="0016074F" w:rsidRDefault="00E43861" w:rsidP="008D1EDF">
            <w:pPr>
              <w:pStyle w:val="Codigo"/>
              <w:keepNext/>
            </w:pPr>
            <w:proofErr w:type="spellStart"/>
            <w:r w:rsidRPr="0016074F">
              <w:rPr>
                <w:b/>
                <w:bCs/>
              </w:rPr>
              <w:t>Table:CI_LOGRADOUROS</w:t>
            </w:r>
            <w:proofErr w:type="spellEnd"/>
            <w:r w:rsidRPr="0016074F">
              <w:br/>
            </w:r>
            <w:r w:rsidRPr="0016074F">
              <w:br/>
            </w:r>
            <w:proofErr w:type="spellStart"/>
            <w:r w:rsidRPr="0016074F">
              <w:rPr>
                <w:b/>
                <w:bCs/>
              </w:rPr>
              <w:t>Columns</w:t>
            </w:r>
            <w:proofErr w:type="spellEnd"/>
            <w:r w:rsidRPr="0016074F">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E43861" w:rsidRPr="0016074F" w14:paraId="4725B2CC"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3F9D6D83" w14:textId="77777777" w:rsidR="00E43861" w:rsidRPr="0016074F" w:rsidRDefault="00E43861" w:rsidP="008D1EDF">
                  <w:pPr>
                    <w:pStyle w:val="Codigo"/>
                    <w:keepNext/>
                  </w:pPr>
                  <w:r w:rsidRPr="0016074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157F13C2"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8)</w:t>
                  </w:r>
                </w:p>
              </w:tc>
            </w:tr>
            <w:tr w:rsidR="00E43861" w:rsidRPr="0016074F" w14:paraId="2764AC2F"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0C49143B" w14:textId="77777777" w:rsidR="00E43861" w:rsidRPr="0016074F" w:rsidRDefault="00E43861" w:rsidP="008D1EDF">
                  <w:pPr>
                    <w:pStyle w:val="Codigo"/>
                    <w:keepNext/>
                  </w:pPr>
                  <w:r w:rsidRPr="0016074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A99BFEC"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7)</w:t>
                  </w:r>
                </w:p>
              </w:tc>
            </w:tr>
            <w:tr w:rsidR="00E43861" w:rsidRPr="0016074F" w14:paraId="061DB820"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5C2E4CAE" w14:textId="77777777" w:rsidR="00E43861" w:rsidRPr="0016074F" w:rsidRDefault="00E43861" w:rsidP="008D1EDF">
                  <w:pPr>
                    <w:pStyle w:val="Codigo"/>
                    <w:keepNext/>
                  </w:pPr>
                  <w:r w:rsidRPr="0016074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7740A598"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250)</w:t>
                  </w:r>
                </w:p>
              </w:tc>
            </w:tr>
            <w:tr w:rsidR="00E43861" w:rsidRPr="0016074F" w14:paraId="1EEF5ECB"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3D2D5980" w14:textId="77777777" w:rsidR="00E43861" w:rsidRPr="0016074F" w:rsidRDefault="00E43861" w:rsidP="008D1EDF">
                  <w:pPr>
                    <w:pStyle w:val="Codigo"/>
                    <w:keepNext/>
                  </w:pPr>
                  <w:r w:rsidRPr="0016074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0FCF4DFB"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250)</w:t>
                  </w:r>
                </w:p>
              </w:tc>
            </w:tr>
            <w:tr w:rsidR="00E43861" w:rsidRPr="0016074F" w14:paraId="26C10D15"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0144598" w14:textId="77777777" w:rsidR="00E43861" w:rsidRPr="0016074F" w:rsidRDefault="00E43861" w:rsidP="008D1EDF">
                  <w:pPr>
                    <w:pStyle w:val="Codigo"/>
                    <w:keepNext/>
                  </w:pPr>
                  <w:r w:rsidRPr="0016074F">
                    <w:t>COORDS</w:t>
                  </w:r>
                </w:p>
              </w:tc>
              <w:tc>
                <w:tcPr>
                  <w:tcW w:w="0" w:type="auto"/>
                  <w:tcBorders>
                    <w:top w:val="nil"/>
                    <w:left w:val="nil"/>
                    <w:bottom w:val="nil"/>
                    <w:right w:val="nil"/>
                  </w:tcBorders>
                  <w:tcMar>
                    <w:top w:w="15" w:type="dxa"/>
                    <w:left w:w="225" w:type="dxa"/>
                    <w:bottom w:w="15" w:type="dxa"/>
                    <w:right w:w="15" w:type="dxa"/>
                  </w:tcMar>
                  <w:vAlign w:val="center"/>
                  <w:hideMark/>
                </w:tcPr>
                <w:p w14:paraId="04BECCBC" w14:textId="77777777" w:rsidR="00E43861" w:rsidRPr="0016074F" w:rsidRDefault="00E43861" w:rsidP="008D1EDF">
                  <w:pPr>
                    <w:pStyle w:val="Codigo"/>
                    <w:keepNext/>
                  </w:pPr>
                  <w:proofErr w:type="spellStart"/>
                  <w:r w:rsidRPr="0016074F">
                    <w:t>text</w:t>
                  </w:r>
                  <w:proofErr w:type="spellEnd"/>
                </w:p>
              </w:tc>
            </w:tr>
          </w:tbl>
          <w:p w14:paraId="571FAEBA" w14:textId="77777777" w:rsidR="00E43861" w:rsidRPr="0016074F" w:rsidRDefault="00E43861" w:rsidP="008D1EDF">
            <w:pPr>
              <w:pStyle w:val="Codigo"/>
              <w:keepNext/>
            </w:pPr>
          </w:p>
        </w:tc>
      </w:tr>
    </w:tbl>
    <w:p w14:paraId="53A8D94C" w14:textId="19ABB0DA" w:rsidR="00AD378C" w:rsidRDefault="004227CE" w:rsidP="00AD378C">
      <w:pPr>
        <w:pStyle w:val="Legenda"/>
      </w:pPr>
      <w:r>
        <w:t>Elaboração</w:t>
      </w:r>
      <w:r w:rsidR="00AD378C">
        <w:t>: Os autores (2025)</w:t>
      </w:r>
    </w:p>
    <w:p w14:paraId="6A679F51" w14:textId="77777777" w:rsidR="00BE3B42" w:rsidRDefault="00BE3B42" w:rsidP="00BE3B42">
      <w:pPr>
        <w:pStyle w:val="Texto"/>
      </w:pPr>
    </w:p>
    <w:p w14:paraId="5B87FC8A" w14:textId="4FFA74AA" w:rsidR="00BE3B42" w:rsidRDefault="00452A61" w:rsidP="00BE3B42">
      <w:pPr>
        <w:pStyle w:val="Texto"/>
      </w:pPr>
      <w:r>
        <w:t xml:space="preserve">Considerando que </w:t>
      </w:r>
      <w:r w:rsidR="00BB065B">
        <w:t>o atributo CI_LOTES.NOM_LOGRADOURO contém o nome completo do logradouro</w:t>
      </w:r>
      <w:r w:rsidR="00F02EFC">
        <w:t>, a tarefa de criação de CI</w:t>
      </w:r>
      <w:r w:rsidR="00014963">
        <w:t>_</w:t>
      </w:r>
      <w:r w:rsidR="00F02EFC">
        <w:t xml:space="preserve">LOGRADOUROS </w:t>
      </w:r>
      <w:r w:rsidR="00DB17C3">
        <w:t>exige apenas uma instrução SQL</w:t>
      </w:r>
      <w:r w:rsidR="00571B4D">
        <w:t xml:space="preserve"> simples, mostrada no </w:t>
      </w:r>
      <w:r w:rsidR="003A2EC5">
        <w:fldChar w:fldCharType="begin"/>
      </w:r>
      <w:r w:rsidR="003A2EC5">
        <w:instrText xml:space="preserve"> REF _Ref215475435 \h </w:instrText>
      </w:r>
      <w:r w:rsidR="003A2EC5">
        <w:fldChar w:fldCharType="separate"/>
      </w:r>
      <w:r w:rsidR="00FB7E25">
        <w:t xml:space="preserve">Quadro </w:t>
      </w:r>
      <w:r w:rsidR="00FB7E25">
        <w:rPr>
          <w:noProof/>
        </w:rPr>
        <w:t>7</w:t>
      </w:r>
      <w:r w:rsidR="003A2EC5">
        <w:fldChar w:fldCharType="end"/>
      </w:r>
      <w:r w:rsidR="003A2EC5">
        <w:t>.</w:t>
      </w:r>
    </w:p>
    <w:p w14:paraId="423EA03A" w14:textId="77777777" w:rsidR="00E621A5" w:rsidRDefault="00E621A5" w:rsidP="00BE3B42">
      <w:pPr>
        <w:pStyle w:val="Texto"/>
      </w:pPr>
    </w:p>
    <w:p w14:paraId="49BD12B4" w14:textId="65C4DEB9" w:rsidR="00E621A5" w:rsidRDefault="00E621A5" w:rsidP="00E621A5">
      <w:pPr>
        <w:pStyle w:val="Legenda"/>
        <w:keepNext/>
      </w:pPr>
      <w:bookmarkStart w:id="126" w:name="_Ref215475435"/>
      <w:r>
        <w:t xml:space="preserve">Quadro </w:t>
      </w:r>
      <w:r>
        <w:fldChar w:fldCharType="begin"/>
      </w:r>
      <w:r>
        <w:instrText xml:space="preserve"> SEQ Quadro \* ARABIC </w:instrText>
      </w:r>
      <w:r>
        <w:fldChar w:fldCharType="separate"/>
      </w:r>
      <w:r w:rsidR="001051C8">
        <w:rPr>
          <w:noProof/>
        </w:rPr>
        <w:t>7</w:t>
      </w:r>
      <w:r>
        <w:fldChar w:fldCharType="end"/>
      </w:r>
      <w:bookmarkEnd w:id="126"/>
      <w:ins w:id="127" w:author="Marco Aurélio Barbiero" w:date="2025-12-14T15:20:00Z" w16du:dateUtc="2025-12-14T18:20:00Z">
        <w:r w:rsidR="00CF20AA">
          <w:t xml:space="preserve"> -</w:t>
        </w:r>
      </w:ins>
      <w:del w:id="128" w:author="Marco Aurélio Barbiero" w:date="2025-12-14T15:20:00Z" w16du:dateUtc="2025-12-14T18:20:00Z">
        <w:r w:rsidDel="00CF20AA">
          <w:delText>:</w:delText>
        </w:r>
      </w:del>
      <w: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29" w:author="Marco Aurélio Barbiero" w:date="2025-12-14T15:16:00Z" w16du:dateUtc="2025-12-14T18:16: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30">
          <w:tblGrid>
            <w:gridCol w:w="5"/>
            <w:gridCol w:w="9056"/>
            <w:gridCol w:w="5"/>
          </w:tblGrid>
        </w:tblGridChange>
      </w:tblGrid>
      <w:tr w:rsidR="00EF0C4F" w:rsidRPr="001263B6" w14:paraId="2C862F64" w14:textId="77777777" w:rsidTr="001F35C2">
        <w:trPr>
          <w:jc w:val="center"/>
          <w:trPrChange w:id="131" w:author="Marco Aurélio Barbiero" w:date="2025-12-14T15:16:00Z" w16du:dateUtc="2025-12-14T18:16:00Z">
            <w:trPr>
              <w:gridAfter w:val="0"/>
              <w:jc w:val="center"/>
            </w:trPr>
          </w:trPrChange>
        </w:trPr>
        <w:tc>
          <w:tcPr>
            <w:tcW w:w="9061" w:type="dxa"/>
            <w:tcPrChange w:id="132" w:author="Marco Aurélio Barbiero" w:date="2025-12-14T15:16:00Z" w16du:dateUtc="2025-12-14T18:16:00Z">
              <w:tcPr>
                <w:tcW w:w="9061" w:type="dxa"/>
                <w:gridSpan w:val="2"/>
                <w:shd w:val="clear" w:color="auto" w:fill="EEECE1" w:themeFill="background2"/>
              </w:tcPr>
            </w:tcPrChange>
          </w:tcPr>
          <w:p w14:paraId="6FECCCC9" w14:textId="77777777" w:rsidR="0023616E" w:rsidRPr="00697852" w:rsidRDefault="0023616E" w:rsidP="0023616E">
            <w:pPr>
              <w:pStyle w:val="Codigo"/>
              <w:keepNext/>
            </w:pPr>
            <w:r w:rsidRPr="00697852">
              <w:t>INSERT INTO CI_LOGRADOUROS (</w:t>
            </w:r>
          </w:p>
          <w:p w14:paraId="21081734" w14:textId="799C8EB8" w:rsidR="0023616E" w:rsidRPr="00697852" w:rsidRDefault="0023616E" w:rsidP="0023616E">
            <w:pPr>
              <w:pStyle w:val="Codigo"/>
              <w:keepNext/>
            </w:pPr>
            <w:r w:rsidRPr="00697852">
              <w:t xml:space="preserve">        COD_MUNICIPIO, CI_NOM_LOGRADOURO_NORM, CI_NOM_LOGRADOURO,</w:t>
            </w:r>
          </w:p>
          <w:p w14:paraId="1152DC86" w14:textId="21F7A2F2" w:rsidR="0023616E" w:rsidRPr="00697852" w:rsidRDefault="0023616E" w:rsidP="0023616E">
            <w:pPr>
              <w:pStyle w:val="Codigo"/>
              <w:keepNext/>
            </w:pPr>
            <w:r w:rsidRPr="00697852">
              <w:t xml:space="preserve">        SC_ID_LOGRADOURO)</w:t>
            </w:r>
          </w:p>
          <w:p w14:paraId="32E2C52A" w14:textId="77777777" w:rsidR="0023616E" w:rsidRPr="00697852" w:rsidRDefault="0023616E" w:rsidP="0023616E">
            <w:pPr>
              <w:pStyle w:val="Codigo"/>
              <w:keepNext/>
            </w:pPr>
            <w:r w:rsidRPr="00697852">
              <w:t xml:space="preserve">    SELECT DISTINCT</w:t>
            </w:r>
          </w:p>
          <w:p w14:paraId="2E3A7971" w14:textId="77777777" w:rsidR="009A4065" w:rsidRPr="00697852" w:rsidRDefault="0023616E" w:rsidP="009A4065">
            <w:pPr>
              <w:pStyle w:val="Codigo"/>
              <w:keepNext/>
            </w:pPr>
            <w:r w:rsidRPr="00697852">
              <w:t xml:space="preserve">        LT.COD_MUNICIPIO,</w:t>
            </w:r>
            <w:r w:rsidR="00562D9A" w:rsidRPr="00697852">
              <w:t xml:space="preserve"> </w:t>
            </w:r>
            <w:r w:rsidR="009A4065" w:rsidRPr="00697852">
              <w:t>NULL AS CI_NOM_LOGRADOURO_NORM,</w:t>
            </w:r>
          </w:p>
          <w:p w14:paraId="0707A23C" w14:textId="77777777" w:rsidR="0023616E" w:rsidRPr="00697852" w:rsidRDefault="0023616E" w:rsidP="0023616E">
            <w:pPr>
              <w:pStyle w:val="Codigo"/>
              <w:keepNext/>
            </w:pPr>
            <w:r w:rsidRPr="00697852">
              <w:t xml:space="preserve">        LT.NOM_LOGRADOURO AS CI_NOM_LOGRADOURO,</w:t>
            </w:r>
          </w:p>
          <w:p w14:paraId="4AE795C3" w14:textId="03EB1F50" w:rsidR="00D06D84" w:rsidRPr="00697852" w:rsidRDefault="0023616E" w:rsidP="00D06D84">
            <w:pPr>
              <w:pStyle w:val="Codigo"/>
              <w:keepNext/>
            </w:pPr>
            <w:r w:rsidRPr="00697852">
              <w:t xml:space="preserve">        NULL AS SC_ID_LOGRADOURO</w:t>
            </w:r>
          </w:p>
          <w:p w14:paraId="782131F3" w14:textId="0436310E" w:rsidR="00EF0C4F" w:rsidRPr="00C03F56" w:rsidRDefault="0023616E" w:rsidP="0023616E">
            <w:pPr>
              <w:pStyle w:val="Codigo"/>
              <w:keepNext/>
            </w:pPr>
            <w:r w:rsidRPr="00697852">
              <w:t xml:space="preserve">   FROM CI_LOTES LT;</w:t>
            </w:r>
          </w:p>
        </w:tc>
      </w:tr>
    </w:tbl>
    <w:p w14:paraId="32D4C966" w14:textId="3D98C7F1" w:rsidR="00EF0C4F" w:rsidRDefault="004227CE" w:rsidP="00EF0C4F">
      <w:pPr>
        <w:pStyle w:val="Legenda"/>
      </w:pPr>
      <w:r>
        <w:t>Elaboração</w:t>
      </w:r>
      <w:r w:rsidR="00EF0C4F">
        <w:t>: Os autores (2025)</w:t>
      </w:r>
    </w:p>
    <w:p w14:paraId="18AC579A" w14:textId="77777777" w:rsidR="00AD4D7F" w:rsidRDefault="00AD4D7F" w:rsidP="00C67D08">
      <w:pPr>
        <w:pStyle w:val="Texto"/>
        <w:ind w:firstLine="0"/>
      </w:pPr>
    </w:p>
    <w:p w14:paraId="49141948" w14:textId="77777777" w:rsidR="00562D9A" w:rsidRDefault="00562D9A" w:rsidP="00562D9A">
      <w:pPr>
        <w:pStyle w:val="Texto"/>
      </w:pPr>
      <w:r w:rsidRPr="000A287E">
        <w:t xml:space="preserve">Apesar de sua sintaxe inicialmente aparentar complexidade, a linguagem SQL apresenta uma estrutura </w:t>
      </w:r>
      <w:r w:rsidRPr="000A287E">
        <w:lastRenderedPageBreak/>
        <w:t xml:space="preserve">lógica </w:t>
      </w:r>
      <w:r>
        <w:t xml:space="preserve">muito simples </w:t>
      </w:r>
      <w:r w:rsidRPr="000A287E">
        <w:t xml:space="preserve">e desempenha um papel fundamental no processamento de dados em Sistemas Gerenciadores de Banco de Dados </w:t>
      </w:r>
      <w:r>
        <w:t xml:space="preserve">- </w:t>
      </w:r>
      <w:r w:rsidRPr="000A287E">
        <w:t>SGBD.</w:t>
      </w:r>
    </w:p>
    <w:p w14:paraId="624D431A" w14:textId="77777777" w:rsidR="00562D9A" w:rsidRDefault="00562D9A" w:rsidP="00C67D08">
      <w:pPr>
        <w:pStyle w:val="Texto"/>
        <w:ind w:firstLine="0"/>
      </w:pPr>
    </w:p>
    <w:p w14:paraId="68D1AC78" w14:textId="7660A9C3" w:rsidR="008926EB" w:rsidRDefault="008926EB" w:rsidP="008926EB">
      <w:pPr>
        <w:pStyle w:val="Ttulo4"/>
      </w:pPr>
      <w:r>
        <w:t>Normalizar nomes de logradouros</w:t>
      </w:r>
    </w:p>
    <w:p w14:paraId="621DCADE" w14:textId="77777777" w:rsidR="008926EB" w:rsidRDefault="008926EB" w:rsidP="008926EB">
      <w:pPr>
        <w:pStyle w:val="Texto"/>
      </w:pPr>
    </w:p>
    <w:p w14:paraId="59B7A29C" w14:textId="4D28048D" w:rsidR="00E91C82" w:rsidRDefault="00E91C82" w:rsidP="00792FB5">
      <w:pPr>
        <w:pStyle w:val="Texto"/>
      </w:pPr>
      <w:r w:rsidRPr="00E91C82">
        <w:t>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w:t>
      </w:r>
      <w:r w:rsidR="0029032B">
        <w:t xml:space="preserve"> </w:t>
      </w:r>
      <w:r w:rsidR="0029032B">
        <w:fldChar w:fldCharType="begin"/>
      </w:r>
      <w:r w:rsidR="0029032B">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conhecimento.","edition":"2","event-place":"São Carlos, SP","ISBN":"978-65-00-95750-1","language":"pt-BR","publisher":"Graça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0029032B">
        <w:fldChar w:fldCharType="separate"/>
      </w:r>
      <w:r w:rsidR="0029032B" w:rsidRPr="0029032B">
        <w:t>(Nunes, 2024)</w:t>
      </w:r>
      <w:r w:rsidR="0029032B">
        <w:fldChar w:fldCharType="end"/>
      </w:r>
      <w:r w:rsidRPr="00E91C82">
        <w:t>.</w:t>
      </w:r>
    </w:p>
    <w:p w14:paraId="4C92F691" w14:textId="122BE4CB" w:rsidR="00DA5F01" w:rsidRDefault="008634E8" w:rsidP="00680F58">
      <w:pPr>
        <w:pStyle w:val="Texto"/>
      </w:pPr>
      <w:r>
        <w:t>Essa operação é muito importante porque</w:t>
      </w:r>
      <w:r w:rsidR="00DA5F01">
        <w:t xml:space="preserve">, uma vez que a estratégia escolhida para vincular as quadras nas duas bases de dados consiste em utilizar os nomes dos logradouros que as circundam, torna-se imprescindível dedicar atenção rigorosa a essas denominações. </w:t>
      </w:r>
    </w:p>
    <w:p w14:paraId="5B86CA53" w14:textId="54057B02" w:rsidR="00792FB5" w:rsidRDefault="00792FB5" w:rsidP="00792FB5">
      <w:pPr>
        <w:pStyle w:val="Texto"/>
      </w:pPr>
      <w:r>
        <w:t>Como os dados do IBGE já estão padronizados, a maior parte do pré-processamento deve ser feito sobre a base originária das prefeituras. O tipo de pré-processamento necessário depende de uma análise individualizada, mas provavelmente inclui a</w:t>
      </w:r>
      <w:r w:rsidR="00D83B94">
        <w:t xml:space="preserve"> transforma</w:t>
      </w:r>
      <w:r w:rsidR="007A6CC0">
        <w:t>ç</w:t>
      </w:r>
      <w:r w:rsidR="00D83B94">
        <w:t>ão para maiúsculas</w:t>
      </w:r>
      <w:r w:rsidR="007A6CC0">
        <w:t>,</w:t>
      </w:r>
      <w:r w:rsidR="00EA20CF">
        <w:t xml:space="preserve"> a</w:t>
      </w:r>
      <w:r w:rsidR="007A6CC0">
        <w:t xml:space="preserve"> </w:t>
      </w:r>
      <w:r>
        <w:t>eliminação de acentos e outros caracteres especiais, a concatenação de campos e a substituição de abreviaturas.</w:t>
      </w:r>
    </w:p>
    <w:p w14:paraId="13604721" w14:textId="2F38A298" w:rsidR="00697292" w:rsidRDefault="00555A43" w:rsidP="00792FB5">
      <w:pPr>
        <w:pStyle w:val="Texto"/>
      </w:pPr>
      <w:r>
        <w:t xml:space="preserve">As formas de realizar a normalização são variadas. </w:t>
      </w:r>
      <w:r w:rsidR="00697292">
        <w:t xml:space="preserve">Alguns Sistemas Gerenciadores de Bancos de Dados – SGBD </w:t>
      </w:r>
      <w:r w:rsidR="00E914F0">
        <w:t xml:space="preserve">oferecem funções nativas para normalização, mas pode ser necessário o desenvolvimento de funções </w:t>
      </w:r>
      <w:r w:rsidR="004D170F">
        <w:t>específicas</w:t>
      </w:r>
      <w:r>
        <w:t xml:space="preserve"> e, até mesmo, </w:t>
      </w:r>
      <w:r w:rsidR="001242E7">
        <w:t>uma edição manual.</w:t>
      </w:r>
    </w:p>
    <w:p w14:paraId="77EC4593" w14:textId="77777777" w:rsidR="008926EB" w:rsidRDefault="008926EB" w:rsidP="00C67D08">
      <w:pPr>
        <w:pStyle w:val="Texto"/>
        <w:ind w:firstLine="0"/>
      </w:pPr>
    </w:p>
    <w:p w14:paraId="4B095CB7" w14:textId="53CB9D86" w:rsidR="00AD4D7F" w:rsidRPr="00AD4D7F" w:rsidRDefault="00726E88" w:rsidP="00F8148A">
      <w:pPr>
        <w:pStyle w:val="Ttulo4"/>
      </w:pPr>
      <w:bookmarkStart w:id="133" w:name="_Ref216596220"/>
      <w:r>
        <w:t>Atualizar</w:t>
      </w:r>
      <w:r w:rsidR="00AD4D7F">
        <w:t xml:space="preserve"> tabela </w:t>
      </w:r>
      <w:r>
        <w:t>CI</w:t>
      </w:r>
      <w:r w:rsidR="00AD4D7F">
        <w:t>_LOGRADOUROS</w:t>
      </w:r>
      <w:bookmarkEnd w:id="133"/>
    </w:p>
    <w:p w14:paraId="1B29556D" w14:textId="77777777" w:rsidR="003D20F5" w:rsidRDefault="003D20F5" w:rsidP="003D20F5">
      <w:pPr>
        <w:pStyle w:val="Texto"/>
      </w:pPr>
    </w:p>
    <w:p w14:paraId="39D4816C" w14:textId="3D0FD3A1" w:rsidR="006D7B15" w:rsidRDefault="008232D2" w:rsidP="003D20F5">
      <w:pPr>
        <w:pStyle w:val="Texto"/>
      </w:pPr>
      <w:r>
        <w:t xml:space="preserve">A função da </w:t>
      </w:r>
      <w:r w:rsidR="008D5A2A">
        <w:t>atualização de</w:t>
      </w:r>
      <w:r>
        <w:t xml:space="preserve"> </w:t>
      </w:r>
      <w:r w:rsidR="008D5A2A">
        <w:t>CI</w:t>
      </w:r>
      <w:r>
        <w:t xml:space="preserve">_LOGRADOUROS é </w:t>
      </w:r>
      <w:r w:rsidR="0012392B">
        <w:t>identificar a igualdade toponímica d</w:t>
      </w:r>
      <w:r w:rsidR="00B46093">
        <w:t>os logradouros do CNEFE e</w:t>
      </w:r>
      <w:r w:rsidR="00951C82">
        <w:t xml:space="preserve"> do</w:t>
      </w:r>
      <w:r w:rsidR="00B46093">
        <w:t xml:space="preserve"> CIATA para </w:t>
      </w:r>
      <w:r w:rsidR="00E07F80">
        <w:t xml:space="preserve">criar </w:t>
      </w:r>
      <w:r w:rsidR="00FC5534">
        <w:t xml:space="preserve">um </w:t>
      </w:r>
      <w:r w:rsidR="00E07F80">
        <w:t xml:space="preserve">domínio </w:t>
      </w:r>
      <w:r w:rsidR="006D7B15">
        <w:t>(</w:t>
      </w:r>
      <w:r w:rsidR="003115E3">
        <w:t xml:space="preserve">SC_) </w:t>
      </w:r>
      <w:r w:rsidR="00E07F80">
        <w:t xml:space="preserve">em </w:t>
      </w:r>
      <w:r w:rsidR="00F31AF7">
        <w:t xml:space="preserve">que as classes </w:t>
      </w:r>
      <w:r w:rsidR="00F02194">
        <w:t xml:space="preserve">dessas bases de dados </w:t>
      </w:r>
      <w:r w:rsidR="000D0B1E" w:rsidRPr="000D0B1E">
        <w:t>sejam compatibilizadas</w:t>
      </w:r>
      <w:r w:rsidR="000D0B1E">
        <w:t xml:space="preserve"> </w:t>
      </w:r>
      <w:r w:rsidR="00F02194">
        <w:t>e possa</w:t>
      </w:r>
      <w:r w:rsidR="006D7B15">
        <w:t xml:space="preserve">m </w:t>
      </w:r>
      <w:r w:rsidR="00352980">
        <w:t xml:space="preserve">ser </w:t>
      </w:r>
      <w:r w:rsidR="00352980" w:rsidRPr="00352980">
        <w:t>comparadas e analisadas conjuntamente</w:t>
      </w:r>
      <w:r w:rsidR="006D7B15">
        <w:t>.</w:t>
      </w:r>
    </w:p>
    <w:p w14:paraId="22A0580D" w14:textId="2E88AFAB" w:rsidR="0079527A" w:rsidRDefault="00817F0A" w:rsidP="003D20F5">
      <w:pPr>
        <w:pStyle w:val="Texto"/>
      </w:pPr>
      <w:r>
        <w:t xml:space="preserve">Em outras palavras, é </w:t>
      </w:r>
      <w:r w:rsidR="00FE17FA">
        <w:t xml:space="preserve">essa atualização </w:t>
      </w:r>
      <w:r>
        <w:t xml:space="preserve">que permite fazer a correspondência </w:t>
      </w:r>
      <w:r w:rsidR="0031161E">
        <w:t xml:space="preserve">entre </w:t>
      </w:r>
      <w:r>
        <w:t>os logradouros</w:t>
      </w:r>
      <w:r w:rsidR="00187444">
        <w:t xml:space="preserve"> </w:t>
      </w:r>
      <w:r w:rsidR="00EB5537">
        <w:t>de CN_LOGRADOUROS e CI_LOGRADOUROS</w:t>
      </w:r>
      <w:r w:rsidR="00522B83">
        <w:t>,</w:t>
      </w:r>
      <w:r w:rsidR="00EB5537">
        <w:t xml:space="preserve"> </w:t>
      </w:r>
      <w:r w:rsidR="00187444">
        <w:t xml:space="preserve">que podem apresentar pequenas diferenças </w:t>
      </w:r>
      <w:r w:rsidR="0031161E">
        <w:t xml:space="preserve">na grafia. </w:t>
      </w:r>
    </w:p>
    <w:p w14:paraId="697909B5" w14:textId="55C17A7D" w:rsidR="00A20A46" w:rsidRDefault="003A3382" w:rsidP="008D702A">
      <w:pPr>
        <w:pStyle w:val="Texto"/>
      </w:pPr>
      <w:r>
        <w:t>Após a normalização dos nomes de logradouros em CI_LOGRADOUROS</w:t>
      </w:r>
      <w:r w:rsidR="00811436">
        <w:t>,</w:t>
      </w:r>
      <w:r w:rsidR="00A20A46">
        <w:t xml:space="preserve"> o processo segue </w:t>
      </w:r>
      <w:r w:rsidR="008D702A">
        <w:t>um fluxo hierárquico</w:t>
      </w:r>
      <w:r w:rsidR="00193DC8">
        <w:t xml:space="preserve"> em busca de </w:t>
      </w:r>
      <w:r w:rsidR="00AE66A6">
        <w:t xml:space="preserve">correspondências, conforme metodologia validada por Manning </w:t>
      </w:r>
      <w:r w:rsidR="00AE66A6">
        <w:fldChar w:fldCharType="begin"/>
      </w:r>
      <w:r w:rsidR="009D39DB">
        <w:instrText xml:space="preserve"> ADDIN ZOTERO_ITEM CSL_CITATION {"citationID":"3MkkiYn8","properties":{"formattedCitation":"(Manning, 2008)","plainCitation":"(Manning, 2008)","dontUpdate":true,"noteIndex":0},"citationItems":[{"id":217,"uris":["http://zotero.org/users/15531986/items/44WLKJJI"],"itemData":{"id":217,"type":"book","call-number":"025.04","event-place":"Cambridge","ISBN":"978-0-521-86571-5","language":"eng","publisher":"Cambridge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AE66A6">
        <w:fldChar w:fldCharType="separate"/>
      </w:r>
      <w:r w:rsidR="00AE66A6" w:rsidRPr="004B259A">
        <w:t>(2008)</w:t>
      </w:r>
      <w:r w:rsidR="00AE66A6">
        <w:fldChar w:fldCharType="end"/>
      </w:r>
      <w:r w:rsidR="008D702A">
        <w:t xml:space="preserve">: </w:t>
      </w:r>
    </w:p>
    <w:p w14:paraId="4E17B32E" w14:textId="38609F34" w:rsidR="00A20A46" w:rsidRPr="000D0B1E" w:rsidRDefault="00026872" w:rsidP="000D0B1E">
      <w:pPr>
        <w:pStyle w:val="PargrafodaLista"/>
        <w:numPr>
          <w:ilvl w:val="0"/>
          <w:numId w:val="28"/>
        </w:numPr>
      </w:pPr>
      <w:r w:rsidRPr="000D0B1E">
        <w:t>equivalência</w:t>
      </w:r>
      <w:r w:rsidR="008D702A" w:rsidRPr="000D0B1E">
        <w:t xml:space="preserve"> exata; </w:t>
      </w:r>
    </w:p>
    <w:p w14:paraId="1CACB572" w14:textId="2DC38671" w:rsidR="00A20A46" w:rsidRPr="000D0B1E" w:rsidRDefault="00DA2C8B" w:rsidP="000D0B1E">
      <w:pPr>
        <w:pStyle w:val="PargrafodaLista"/>
      </w:pPr>
      <w:r w:rsidRPr="000D0B1E">
        <w:t>equivalência fonética</w:t>
      </w:r>
      <w:r w:rsidR="008D702A" w:rsidRPr="000D0B1E">
        <w:t xml:space="preserve"> (</w:t>
      </w:r>
      <w:r w:rsidR="008D702A" w:rsidRPr="00B10D35">
        <w:rPr>
          <w:i/>
          <w:iCs/>
        </w:rPr>
        <w:t>Soundex</w:t>
      </w:r>
      <w:r w:rsidR="00415E2E">
        <w:rPr>
          <w:rStyle w:val="Refdenotaderodap"/>
        </w:rPr>
        <w:footnoteReference w:id="7"/>
      </w:r>
      <w:r w:rsidR="008D702A" w:rsidRPr="000D0B1E">
        <w:t>/</w:t>
      </w:r>
      <w:r w:rsidR="008D702A" w:rsidRPr="00B10D35">
        <w:rPr>
          <w:i/>
          <w:iCs/>
        </w:rPr>
        <w:t>Double Metaphone</w:t>
      </w:r>
      <w:r w:rsidR="008D702A" w:rsidRPr="000D0B1E">
        <w:t>) para os não pareados</w:t>
      </w:r>
      <w:r w:rsidR="00570C43">
        <w:t xml:space="preserve"> </w:t>
      </w:r>
      <w:r w:rsidR="001E079A">
        <w:fldChar w:fldCharType="begin"/>
      </w:r>
      <w:r w:rsidR="001E079A">
        <w:instrText xml:space="preserve"> ADDIN ZOTERO_ITEM CSL_CITATION {"citationID":"hJL4ko76","properties":{"formattedCitation":"(Manning,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1E079A">
        <w:fldChar w:fldCharType="separate"/>
      </w:r>
      <w:r w:rsidR="001E079A" w:rsidRPr="001E079A">
        <w:t>(Manning, 2008)</w:t>
      </w:r>
      <w:r w:rsidR="001E079A">
        <w:fldChar w:fldCharType="end"/>
      </w:r>
      <w:r w:rsidR="008D702A" w:rsidRPr="000D0B1E">
        <w:t xml:space="preserve">; </w:t>
      </w:r>
    </w:p>
    <w:p w14:paraId="6C0B137D" w14:textId="3C65E440" w:rsidR="00026872" w:rsidRPr="000D0B1E" w:rsidRDefault="00DA2C8B" w:rsidP="000D0B1E">
      <w:pPr>
        <w:pStyle w:val="PargrafodaLista"/>
      </w:pPr>
      <w:r w:rsidRPr="000D0B1E">
        <w:t xml:space="preserve">aplicação de </w:t>
      </w:r>
      <w:r w:rsidR="008D702A" w:rsidRPr="000D0B1E">
        <w:t>algoritmos de similaridade (</w:t>
      </w:r>
      <w:r w:rsidR="008D702A" w:rsidRPr="00E54CDA">
        <w:rPr>
          <w:i/>
          <w:iCs/>
        </w:rPr>
        <w:t>Levenshtein</w:t>
      </w:r>
      <w:r w:rsidR="009B1188">
        <w:rPr>
          <w:rStyle w:val="Refdenotaderodap"/>
          <w:i/>
          <w:iCs/>
        </w:rPr>
        <w:footnoteReference w:id="8"/>
      </w:r>
      <w:r w:rsidR="008D702A" w:rsidRPr="000D0B1E">
        <w:t>) para os casos residuais</w:t>
      </w:r>
      <w:r w:rsidR="00570C43">
        <w:t xml:space="preserve"> </w:t>
      </w:r>
      <w:r w:rsidR="00570C43">
        <w:fldChar w:fldCharType="begin"/>
      </w:r>
      <w:r w:rsidR="00570C43">
        <w:instrText xml:space="preserve"> ADDIN ZOTERO_ITEM CSL_CITATION {"citationID":"9b5M9lw0","properties":{"formattedCitation":"(Manning,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570C43">
        <w:fldChar w:fldCharType="separate"/>
      </w:r>
      <w:r w:rsidR="00570C43" w:rsidRPr="00570C43">
        <w:t>(Manning, 2008)</w:t>
      </w:r>
      <w:r w:rsidR="00570C43">
        <w:fldChar w:fldCharType="end"/>
      </w:r>
      <w:r w:rsidR="00F365FB" w:rsidRPr="000D0B1E">
        <w:t>;</w:t>
      </w:r>
    </w:p>
    <w:p w14:paraId="2A620063" w14:textId="38B18BE8" w:rsidR="008D702A" w:rsidRDefault="00F365FB" w:rsidP="000D0B1E">
      <w:pPr>
        <w:pStyle w:val="PargrafodaLista"/>
      </w:pPr>
      <w:r w:rsidRPr="000D0B1E">
        <w:t>r</w:t>
      </w:r>
      <w:r w:rsidR="008D702A" w:rsidRPr="000D0B1E">
        <w:t xml:space="preserve">egistros irrecuperáveis por esses métodos demandam uso de técnicas de inteligência artificial, intervenção manual ou descarte controlado </w:t>
      </w:r>
      <w:r w:rsidR="008D702A" w:rsidRPr="000D0B1E">
        <w:fldChar w:fldCharType="begin"/>
      </w:r>
      <w:r w:rsidR="008D702A" w:rsidRPr="000D0B1E">
        <w:instrText xml:space="preserve"> ADDIN ZOTERO_ITEM CSL_CITATION {"citationID":"96gtgpgT","properties":{"formattedCitation":"(Macedo,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8D702A" w:rsidRPr="000D0B1E">
        <w:fldChar w:fldCharType="separate"/>
      </w:r>
      <w:r w:rsidR="008D702A" w:rsidRPr="000D0B1E">
        <w:t>(Macedo, 2023)</w:t>
      </w:r>
      <w:r w:rsidR="008D702A" w:rsidRPr="000D0B1E">
        <w:fldChar w:fldCharType="end"/>
      </w:r>
      <w:r w:rsidR="008D702A" w:rsidRPr="000D0B1E">
        <w:t>.</w:t>
      </w:r>
    </w:p>
    <w:p w14:paraId="2DCD1908" w14:textId="77777777" w:rsidR="00DC773F" w:rsidRDefault="000B77A2" w:rsidP="00707E68">
      <w:pPr>
        <w:pStyle w:val="Texto"/>
      </w:pPr>
      <w:r w:rsidRPr="000B77A2">
        <w:t>Estabelecida a equivalência entre os logradouros, a chave SC_ID_LOGRADOURO é atualizada na tabela CI_LOGRADOUROS</w:t>
      </w:r>
      <w:r w:rsidR="007C72F1">
        <w:t xml:space="preserve"> </w:t>
      </w:r>
      <w:r w:rsidR="0031617C">
        <w:t>possibilitando</w:t>
      </w:r>
      <w:r w:rsidR="00495359">
        <w:t xml:space="preserve"> assim,</w:t>
      </w:r>
      <w:r w:rsidR="0031617C">
        <w:t xml:space="preserve"> </w:t>
      </w:r>
      <w:r w:rsidR="00DC2C6C">
        <w:t xml:space="preserve">que </w:t>
      </w:r>
      <w:r w:rsidR="00BD4E56">
        <w:t>consulta</w:t>
      </w:r>
      <w:r w:rsidR="00DC2C6C">
        <w:t>s</w:t>
      </w:r>
      <w:r w:rsidR="00BD4E56">
        <w:t xml:space="preserve"> SQL </w:t>
      </w:r>
      <w:r w:rsidR="00DC2C6C">
        <w:t xml:space="preserve">localizem </w:t>
      </w:r>
      <w:r w:rsidR="002C6E1C">
        <w:t xml:space="preserve">as coordenadas </w:t>
      </w:r>
      <w:r w:rsidR="009A0D0E">
        <w:t xml:space="preserve">(ponto) </w:t>
      </w:r>
      <w:r w:rsidR="002C6E1C">
        <w:t xml:space="preserve">de </w:t>
      </w:r>
      <w:r w:rsidR="00C2152F">
        <w:t xml:space="preserve">um endereço </w:t>
      </w:r>
      <w:r w:rsidR="003B4850">
        <w:t xml:space="preserve">do </w:t>
      </w:r>
      <w:r w:rsidR="00ED4F77">
        <w:t>cadastro urbano</w:t>
      </w:r>
      <w:r w:rsidRPr="000B77A2">
        <w:t>.</w:t>
      </w:r>
      <w:r>
        <w:t xml:space="preserve"> </w:t>
      </w:r>
    </w:p>
    <w:p w14:paraId="3003D7F4" w14:textId="09A01DB7" w:rsidR="00707E68" w:rsidRPr="009B62DD" w:rsidRDefault="00707E68" w:rsidP="00707E68">
      <w:pPr>
        <w:pStyle w:val="Texto"/>
      </w:pPr>
      <w:r>
        <w:t xml:space="preserve">O </w:t>
      </w:r>
      <w:r>
        <w:fldChar w:fldCharType="begin"/>
      </w:r>
      <w:r>
        <w:instrText xml:space="preserve"> REF _Ref215643198 \h </w:instrText>
      </w:r>
      <w:r>
        <w:fldChar w:fldCharType="separate"/>
      </w:r>
      <w:r w:rsidR="00FB7E25">
        <w:t xml:space="preserve">Quadro </w:t>
      </w:r>
      <w:r w:rsidR="00FB7E25">
        <w:rPr>
          <w:noProof/>
        </w:rPr>
        <w:t>8</w:t>
      </w:r>
      <w:r>
        <w:fldChar w:fldCharType="end"/>
      </w:r>
      <w:r>
        <w:t xml:space="preserve"> mostra as </w:t>
      </w:r>
      <w:r w:rsidR="00536BE1">
        <w:t xml:space="preserve">consultas </w:t>
      </w:r>
      <w:r w:rsidR="00367DFD">
        <w:t xml:space="preserve">que atualizam </w:t>
      </w:r>
      <w:r>
        <w:t xml:space="preserve">CI_LOGRADOUROS nos casos de equivalência exata e </w:t>
      </w:r>
      <w:r w:rsidRPr="00B10D35">
        <w:rPr>
          <w:i/>
          <w:iCs/>
        </w:rPr>
        <w:t>Soundex</w:t>
      </w:r>
      <w:r>
        <w:t xml:space="preserve">. O algoritmo </w:t>
      </w:r>
      <w:r w:rsidRPr="00E54CDA">
        <w:rPr>
          <w:i/>
          <w:iCs/>
        </w:rPr>
        <w:t>Levenshtein</w:t>
      </w:r>
      <w:r>
        <w:t xml:space="preserve"> e a escolha manual das equivalências precisam ser implementados por programação e estão fora do escopo desse artigo.</w:t>
      </w:r>
    </w:p>
    <w:p w14:paraId="6D717644" w14:textId="77777777" w:rsidR="00DB0251" w:rsidRDefault="00DB0251" w:rsidP="00811436">
      <w:pPr>
        <w:pStyle w:val="Texto"/>
      </w:pPr>
    </w:p>
    <w:p w14:paraId="27081568" w14:textId="6FEA4A53" w:rsidR="00AD0880" w:rsidRDefault="00AD0880" w:rsidP="00AD0880">
      <w:pPr>
        <w:pStyle w:val="Legenda"/>
        <w:keepNext/>
      </w:pPr>
      <w:bookmarkStart w:id="134" w:name="_Ref215643198"/>
      <w:r>
        <w:lastRenderedPageBreak/>
        <w:t xml:space="preserve">Quadro </w:t>
      </w:r>
      <w:r>
        <w:fldChar w:fldCharType="begin"/>
      </w:r>
      <w:r>
        <w:instrText xml:space="preserve"> SEQ Quadro \* ARABIC </w:instrText>
      </w:r>
      <w:r>
        <w:fldChar w:fldCharType="separate"/>
      </w:r>
      <w:r w:rsidR="001051C8">
        <w:rPr>
          <w:noProof/>
        </w:rPr>
        <w:t>8</w:t>
      </w:r>
      <w:r>
        <w:fldChar w:fldCharType="end"/>
      </w:r>
      <w:bookmarkEnd w:id="134"/>
      <w:ins w:id="135" w:author="Marco Aurélio Barbiero" w:date="2025-12-14T15:20:00Z" w16du:dateUtc="2025-12-14T18:20:00Z">
        <w:r w:rsidR="00CF20AA">
          <w:t xml:space="preserve"> -</w:t>
        </w:r>
      </w:ins>
      <w:del w:id="136" w:author="Marco Aurélio Barbiero" w:date="2025-12-14T15:20:00Z" w16du:dateUtc="2025-12-14T18:20:00Z">
        <w:r w:rsidDel="00CF20AA">
          <w:delText>:</w:delText>
        </w:r>
      </w:del>
      <w: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37" w:author="Marco Aurélio Barbiero" w:date="2025-12-14T15:15:00Z" w16du:dateUtc="2025-12-14T18:15: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38">
          <w:tblGrid>
            <w:gridCol w:w="5"/>
            <w:gridCol w:w="9056"/>
            <w:gridCol w:w="5"/>
          </w:tblGrid>
        </w:tblGridChange>
      </w:tblGrid>
      <w:tr w:rsidR="00BE0B99" w:rsidRPr="00D212B0" w14:paraId="727CDBDB" w14:textId="77777777" w:rsidTr="003847A9">
        <w:trPr>
          <w:jc w:val="center"/>
          <w:trPrChange w:id="139" w:author="Marco Aurélio Barbiero" w:date="2025-12-14T15:15:00Z" w16du:dateUtc="2025-12-14T18:15:00Z">
            <w:trPr>
              <w:gridAfter w:val="0"/>
              <w:jc w:val="center"/>
            </w:trPr>
          </w:trPrChange>
        </w:trPr>
        <w:tc>
          <w:tcPr>
            <w:tcW w:w="9061" w:type="dxa"/>
            <w:tcPrChange w:id="140" w:author="Marco Aurélio Barbiero" w:date="2025-12-14T15:15:00Z" w16du:dateUtc="2025-12-14T18:15:00Z">
              <w:tcPr>
                <w:tcW w:w="9061" w:type="dxa"/>
                <w:gridSpan w:val="2"/>
                <w:shd w:val="clear" w:color="auto" w:fill="EEECE1" w:themeFill="background2"/>
              </w:tcPr>
            </w:tcPrChange>
          </w:tcPr>
          <w:p w14:paraId="3A14F5F7" w14:textId="33B6E6B6" w:rsidR="00BA552F" w:rsidRPr="00BA552F" w:rsidRDefault="00BA552F" w:rsidP="00BE4E91">
            <w:pPr>
              <w:pStyle w:val="Codigo"/>
              <w:keepNext/>
              <w:ind w:hanging="276"/>
            </w:pPr>
            <w:r>
              <w:t>--</w:t>
            </w:r>
            <w:r w:rsidRPr="00BA552F">
              <w:t xml:space="preserve"> Nomes de logradouros coincidentes em CI e CN</w:t>
            </w:r>
          </w:p>
          <w:p w14:paraId="246B9E5B" w14:textId="0350308A" w:rsidR="00D212B0" w:rsidRDefault="00D212B0" w:rsidP="00D212B0">
            <w:pPr>
              <w:pStyle w:val="Codigo"/>
              <w:keepNext/>
            </w:pPr>
            <w:r>
              <w:t>UPDATE CI_LOGRADOUROS AS CI</w:t>
            </w:r>
          </w:p>
          <w:p w14:paraId="4FA6C4A0" w14:textId="560203F4" w:rsidR="00D212B0" w:rsidRDefault="00D212B0" w:rsidP="00D212B0">
            <w:pPr>
              <w:pStyle w:val="Codigo"/>
              <w:keepNext/>
            </w:pPr>
            <w:r>
              <w:t xml:space="preserve">  JOIN CN_LOGRADOUROS AS CN</w:t>
            </w:r>
          </w:p>
          <w:p w14:paraId="10551E57" w14:textId="77777777" w:rsidR="009A4065" w:rsidRDefault="00D212B0" w:rsidP="009A4065">
            <w:pPr>
              <w:pStyle w:val="Codigo"/>
              <w:keepNext/>
            </w:pPr>
            <w:r>
              <w:t xml:space="preserve">    ON </w:t>
            </w:r>
            <w:r w:rsidR="009A4065">
              <w:t xml:space="preserve">CI.CI_NOM_LOGRADOURO_NORM = CN.NOM_LOGRADOURO </w:t>
            </w:r>
          </w:p>
          <w:p w14:paraId="5CD6C82C" w14:textId="77777777" w:rsidR="00D212B0" w:rsidRDefault="00D212B0" w:rsidP="00D212B0">
            <w:pPr>
              <w:pStyle w:val="Codigo"/>
              <w:keepNext/>
            </w:pPr>
            <w:r>
              <w:t xml:space="preserve">  SET CI.SC_ID_LOGRADOURO = CN.SC_ID_LOGRADOURO</w:t>
            </w:r>
          </w:p>
          <w:p w14:paraId="36CA3566" w14:textId="77777777" w:rsidR="00D212B0" w:rsidRDefault="00D212B0" w:rsidP="00D212B0">
            <w:pPr>
              <w:pStyle w:val="Codigo"/>
              <w:keepNext/>
            </w:pPr>
            <w:r>
              <w:t xml:space="preserve">WHERE (CI.SC_ID_LOGRADOURO = "" OR </w:t>
            </w:r>
          </w:p>
          <w:p w14:paraId="0D2FBA4B" w14:textId="434001F4" w:rsidR="00BE0B99" w:rsidRDefault="00D212B0" w:rsidP="00D212B0">
            <w:pPr>
              <w:pStyle w:val="Codigo"/>
              <w:keepNext/>
            </w:pPr>
            <w:r>
              <w:t xml:space="preserve">  </w:t>
            </w:r>
            <w:r w:rsidR="004204BF">
              <w:t>CI</w:t>
            </w:r>
            <w:r>
              <w:t>.SC_ID_LOGRADOURO &lt;&gt; CN.SC_ID_LOGRADOURO);</w:t>
            </w:r>
          </w:p>
          <w:p w14:paraId="5B7CB971" w14:textId="77777777" w:rsidR="00A7592B" w:rsidRDefault="00A7592B" w:rsidP="00D212B0">
            <w:pPr>
              <w:pStyle w:val="Codigo"/>
              <w:keepNext/>
            </w:pPr>
          </w:p>
          <w:p w14:paraId="2EF100B8" w14:textId="77777777" w:rsidR="00A7592B" w:rsidRDefault="00A7592B" w:rsidP="00BE4E91">
            <w:pPr>
              <w:pStyle w:val="Codigo"/>
              <w:keepNext/>
              <w:ind w:hanging="276"/>
            </w:pPr>
            <w:r>
              <w:t xml:space="preserve">-- </w:t>
            </w:r>
            <w:r w:rsidRPr="00BA552F">
              <w:t xml:space="preserve">Nomes de logradouros </w:t>
            </w:r>
            <w:r>
              <w:t>com correspondência fonética</w:t>
            </w:r>
            <w:r w:rsidRPr="00BA552F">
              <w:t xml:space="preserve"> em CI e CN</w:t>
            </w:r>
          </w:p>
          <w:p w14:paraId="0AE85506" w14:textId="77777777" w:rsidR="00C5397D" w:rsidRDefault="00C5397D" w:rsidP="00C5397D">
            <w:pPr>
              <w:pStyle w:val="Codigo"/>
              <w:keepNext/>
            </w:pPr>
            <w:r>
              <w:t>UPDATE CI_LOGRADOUROS AS CI</w:t>
            </w:r>
          </w:p>
          <w:p w14:paraId="0E127663" w14:textId="77777777" w:rsidR="00C5397D" w:rsidRDefault="00C5397D" w:rsidP="00C5397D">
            <w:pPr>
              <w:pStyle w:val="Codigo"/>
              <w:keepNext/>
            </w:pPr>
            <w:r>
              <w:t xml:space="preserve">  JOIN CN_LOGRADOUROS AS CN</w:t>
            </w:r>
          </w:p>
          <w:p w14:paraId="75547812" w14:textId="77777777" w:rsidR="00C5397D" w:rsidRDefault="00C5397D" w:rsidP="00C5397D">
            <w:pPr>
              <w:pStyle w:val="Codigo"/>
              <w:keepNext/>
            </w:pPr>
            <w:r>
              <w:t xml:space="preserve">    ON </w:t>
            </w:r>
          </w:p>
          <w:p w14:paraId="314941EF" w14:textId="77777777" w:rsidR="004E43B2" w:rsidRPr="004E43B2" w:rsidRDefault="00C5397D" w:rsidP="004E43B2">
            <w:pPr>
              <w:pStyle w:val="Codigo"/>
              <w:keepNext/>
            </w:pPr>
            <w:r>
              <w:t xml:space="preserve">      </w:t>
            </w:r>
            <w:r w:rsidR="004E43B2" w:rsidRPr="004E43B2">
              <w:t>SOUNDEX(SC.SC_NOM_LOGRADOURO) = SOUNDEX(CN.NOM_LOGRADOURO)</w:t>
            </w:r>
          </w:p>
          <w:p w14:paraId="48D70553" w14:textId="77777777" w:rsidR="00C5397D" w:rsidRDefault="00C5397D" w:rsidP="00C5397D">
            <w:pPr>
              <w:pStyle w:val="Codigo"/>
              <w:keepNext/>
            </w:pPr>
            <w:r>
              <w:t xml:space="preserve">  SET CI.SC_ID_LOGRADOURO = CN.SC_ID_LOGRADOURO</w:t>
            </w:r>
          </w:p>
          <w:p w14:paraId="7BF415D1" w14:textId="77777777" w:rsidR="00C5397D" w:rsidRPr="001C79EE" w:rsidRDefault="00C5397D" w:rsidP="00C5397D">
            <w:pPr>
              <w:pStyle w:val="Codigo"/>
              <w:keepNext/>
              <w:rPr>
                <w:lang w:val="en-US"/>
              </w:rPr>
            </w:pPr>
            <w:r w:rsidRPr="001C79EE">
              <w:rPr>
                <w:lang w:val="en-US"/>
              </w:rPr>
              <w:t xml:space="preserve">WHERE (CI.SC_ID_LOGRADOURO = "" OR </w:t>
            </w:r>
          </w:p>
          <w:p w14:paraId="62CD2121" w14:textId="637FDC03" w:rsidR="00A7592B" w:rsidRPr="00D212B0" w:rsidRDefault="00C5397D" w:rsidP="0014166A">
            <w:pPr>
              <w:pStyle w:val="Codigo"/>
              <w:keepNext/>
            </w:pPr>
            <w:r w:rsidRPr="001C79EE">
              <w:rPr>
                <w:lang w:val="en-US"/>
              </w:rPr>
              <w:t xml:space="preserve">  </w:t>
            </w:r>
            <w:r w:rsidR="004204BF">
              <w:t>CI</w:t>
            </w:r>
            <w:r>
              <w:t>.SC_ID_LOGRADOURO &lt;&gt; CN.SC_ID_LOGRADOURO);</w:t>
            </w:r>
          </w:p>
        </w:tc>
      </w:tr>
    </w:tbl>
    <w:p w14:paraId="3B0B5DD7" w14:textId="553228C4" w:rsidR="00BE0B99" w:rsidRDefault="004227CE" w:rsidP="00BE0B99">
      <w:pPr>
        <w:pStyle w:val="Legenda"/>
      </w:pPr>
      <w:r>
        <w:t>Elaboração</w:t>
      </w:r>
      <w:r w:rsidR="00BE0B99">
        <w:t>: Os autores (2025)</w:t>
      </w:r>
    </w:p>
    <w:p w14:paraId="0D33B639" w14:textId="77777777" w:rsidR="005E616B" w:rsidRDefault="005E616B" w:rsidP="003D20F5">
      <w:pPr>
        <w:pStyle w:val="Texto"/>
      </w:pPr>
    </w:p>
    <w:p w14:paraId="4856E068" w14:textId="06AB0498" w:rsidR="00DB0251" w:rsidDel="00975BEE" w:rsidRDefault="00DB0251" w:rsidP="003D20F5">
      <w:pPr>
        <w:pStyle w:val="Texto"/>
        <w:rPr>
          <w:del w:id="141" w:author="Marco Aurélio Barbiero" w:date="2025-12-14T15:16:00Z" w16du:dateUtc="2025-12-14T18:16:00Z"/>
        </w:rPr>
      </w:pPr>
    </w:p>
    <w:p w14:paraId="48C6DC4B" w14:textId="655626F2" w:rsidR="003D20F5" w:rsidRDefault="004B43D8" w:rsidP="004B43D8">
      <w:pPr>
        <w:pStyle w:val="Ttulo4"/>
      </w:pPr>
      <w:r w:rsidRPr="004B43D8">
        <w:t>Criar tabela CI_FACES</w:t>
      </w:r>
    </w:p>
    <w:p w14:paraId="2734C965" w14:textId="77777777" w:rsidR="004B43D8" w:rsidRDefault="004B43D8" w:rsidP="004B43D8">
      <w:pPr>
        <w:pStyle w:val="Texto"/>
      </w:pPr>
    </w:p>
    <w:p w14:paraId="4E438CDC" w14:textId="23E56EF2" w:rsidR="004B43D8" w:rsidRDefault="006B12A9" w:rsidP="004B43D8">
      <w:pPr>
        <w:pStyle w:val="Texto"/>
      </w:pPr>
      <w:r>
        <w:t>O conceito de face de qua</w:t>
      </w:r>
      <w:r w:rsidR="00C250E6">
        <w:t>d</w:t>
      </w:r>
      <w:r>
        <w:t xml:space="preserve">ra não </w:t>
      </w:r>
      <w:r w:rsidR="00E5476B">
        <w:t xml:space="preserve">existe no modelo CIATA original, por isso é preciso criar uma chave composta pelo </w:t>
      </w:r>
      <w:r w:rsidR="00D94034" w:rsidRPr="00C701A3">
        <w:t>NUM_QUADRA</w:t>
      </w:r>
      <w:r w:rsidR="00D94034">
        <w:t xml:space="preserve"> </w:t>
      </w:r>
      <w:r w:rsidR="00615ADC">
        <w:t>e o SC_ID_LOGRADOURO.</w:t>
      </w:r>
      <w:r w:rsidR="006047E1">
        <w:t xml:space="preserve"> </w:t>
      </w:r>
      <w:r w:rsidR="00491DD8">
        <w:t xml:space="preserve">Exceto por esse detalhe, a estrutura </w:t>
      </w:r>
      <w:r w:rsidR="003C21AD">
        <w:t>de</w:t>
      </w:r>
      <w:r w:rsidR="00491DD8">
        <w:t xml:space="preserve"> CI_FACES </w:t>
      </w:r>
      <w:r w:rsidR="00F3244D">
        <w:t xml:space="preserve">é </w:t>
      </w:r>
      <w:r w:rsidR="003C21AD">
        <w:t>muito semelhante à C</w:t>
      </w:r>
      <w:r w:rsidR="00A8287B">
        <w:t>N</w:t>
      </w:r>
      <w:r w:rsidR="003C21AD">
        <w:t>_QUADRAS</w:t>
      </w:r>
      <w:r w:rsidR="00071039">
        <w:t xml:space="preserve">, como mostra o </w:t>
      </w:r>
      <w:r w:rsidR="001E5B93">
        <w:fldChar w:fldCharType="begin"/>
      </w:r>
      <w:r w:rsidR="001E5B93">
        <w:instrText xml:space="preserve"> REF _Ref215518926 \h </w:instrText>
      </w:r>
      <w:r w:rsidR="001E5B93">
        <w:fldChar w:fldCharType="separate"/>
      </w:r>
      <w:r w:rsidR="00FB7E25">
        <w:t xml:space="preserve">Quadro </w:t>
      </w:r>
      <w:r w:rsidR="00FB7E25">
        <w:rPr>
          <w:noProof/>
        </w:rPr>
        <w:t>9</w:t>
      </w:r>
      <w:r w:rsidR="001E5B93">
        <w:fldChar w:fldCharType="end"/>
      </w:r>
      <w:r w:rsidR="003C21AD">
        <w:t>.</w:t>
      </w:r>
      <w:r w:rsidR="001C646D">
        <w:t xml:space="preserve"> </w:t>
      </w:r>
    </w:p>
    <w:p w14:paraId="25C57665" w14:textId="77777777" w:rsidR="001C646D" w:rsidRDefault="001C646D" w:rsidP="004B43D8">
      <w:pPr>
        <w:pStyle w:val="Texto"/>
      </w:pPr>
    </w:p>
    <w:p w14:paraId="3DC0D62B" w14:textId="5B47D4BA" w:rsidR="001E5B93" w:rsidRDefault="001E5B93" w:rsidP="001E5B93">
      <w:pPr>
        <w:pStyle w:val="Legenda"/>
        <w:keepNext/>
      </w:pPr>
      <w:bookmarkStart w:id="142" w:name="_Ref215518926"/>
      <w:r>
        <w:t xml:space="preserve">Quadro </w:t>
      </w:r>
      <w:r>
        <w:fldChar w:fldCharType="begin"/>
      </w:r>
      <w:r>
        <w:instrText xml:space="preserve"> SEQ Quadro \* ARABIC </w:instrText>
      </w:r>
      <w:r>
        <w:fldChar w:fldCharType="separate"/>
      </w:r>
      <w:r w:rsidR="001051C8">
        <w:rPr>
          <w:noProof/>
        </w:rPr>
        <w:t>9</w:t>
      </w:r>
      <w:r>
        <w:fldChar w:fldCharType="end"/>
      </w:r>
      <w:bookmarkEnd w:id="142"/>
      <w:del w:id="143" w:author="Marco Aurélio Barbiero" w:date="2025-12-14T15:20:00Z" w16du:dateUtc="2025-12-14T18:20:00Z">
        <w:r w:rsidDel="00CF20AA">
          <w:delText>:</w:delText>
        </w:r>
      </w:del>
      <w:ins w:id="144" w:author="Marco Aurélio Barbiero" w:date="2025-12-14T15:20:00Z" w16du:dateUtc="2025-12-14T18:20:00Z">
        <w:r w:rsidR="00CF20AA">
          <w:t xml:space="preserve"> -</w:t>
        </w:r>
      </w:ins>
      <w:r>
        <w:t xml:space="preserve"> </w:t>
      </w:r>
      <w:r w:rsidRPr="00813336">
        <w:t xml:space="preserve">Lista de atributos da tabela </w:t>
      </w:r>
      <w:r>
        <w:t>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45" w:author="Marco Aurélio Barbiero" w:date="2025-12-14T15:14:00Z" w16du:dateUtc="2025-12-14T18:14: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46">
          <w:tblGrid>
            <w:gridCol w:w="5"/>
            <w:gridCol w:w="9056"/>
            <w:gridCol w:w="5"/>
          </w:tblGrid>
        </w:tblGridChange>
      </w:tblGrid>
      <w:tr w:rsidR="00071039" w:rsidRPr="001263B6" w14:paraId="5A9193A1" w14:textId="77777777" w:rsidTr="00BD6E8E">
        <w:trPr>
          <w:jc w:val="center"/>
          <w:trPrChange w:id="147" w:author="Marco Aurélio Barbiero" w:date="2025-12-14T15:14:00Z" w16du:dateUtc="2025-12-14T18:14:00Z">
            <w:trPr>
              <w:gridAfter w:val="0"/>
              <w:jc w:val="center"/>
            </w:trPr>
          </w:trPrChange>
        </w:trPr>
        <w:tc>
          <w:tcPr>
            <w:tcW w:w="9061" w:type="dxa"/>
            <w:tcPrChange w:id="148" w:author="Marco Aurélio Barbiero" w:date="2025-12-14T15:14:00Z" w16du:dateUtc="2025-12-14T18:14:00Z">
              <w:tcPr>
                <w:tcW w:w="9061" w:type="dxa"/>
                <w:gridSpan w:val="2"/>
                <w:shd w:val="clear" w:color="auto" w:fill="EEECE1" w:themeFill="background2"/>
              </w:tcPr>
            </w:tcPrChange>
          </w:tcPr>
          <w:p w14:paraId="447421B3" w14:textId="77777777" w:rsidR="00C701A3" w:rsidRPr="00C701A3" w:rsidRDefault="00C701A3" w:rsidP="00C701A3">
            <w:pPr>
              <w:pStyle w:val="Codigo"/>
              <w:keepNext/>
            </w:pPr>
            <w:r w:rsidRPr="00C701A3">
              <w:rPr>
                <w:b/>
                <w:bCs/>
              </w:rPr>
              <w:t>Table:CI_FACES</w:t>
            </w:r>
            <w:r w:rsidRPr="00C701A3">
              <w:br/>
            </w:r>
            <w:r w:rsidRPr="00C701A3">
              <w:br/>
            </w:r>
            <w:r w:rsidRPr="00C701A3">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728"/>
              <w:gridCol w:w="2128"/>
            </w:tblGrid>
            <w:tr w:rsidR="00C701A3" w:rsidRPr="00C701A3" w14:paraId="24EF3645" w14:textId="77777777">
              <w:tc>
                <w:tcPr>
                  <w:tcW w:w="0" w:type="auto"/>
                  <w:tcBorders>
                    <w:top w:val="nil"/>
                    <w:left w:val="nil"/>
                    <w:bottom w:val="nil"/>
                    <w:right w:val="nil"/>
                  </w:tcBorders>
                  <w:tcMar>
                    <w:top w:w="15" w:type="dxa"/>
                    <w:left w:w="225" w:type="dxa"/>
                    <w:bottom w:w="15" w:type="dxa"/>
                    <w:right w:w="15" w:type="dxa"/>
                  </w:tcMar>
                  <w:vAlign w:val="center"/>
                  <w:hideMark/>
                </w:tcPr>
                <w:p w14:paraId="363DA453" w14:textId="77777777" w:rsidR="00C701A3" w:rsidRPr="00C701A3" w:rsidRDefault="00C701A3" w:rsidP="00C701A3">
                  <w:pPr>
                    <w:pStyle w:val="Codigo"/>
                    <w:keepNext/>
                  </w:pPr>
                  <w:r w:rsidRPr="00C701A3">
                    <w:t>ID_FACE</w:t>
                  </w:r>
                </w:p>
              </w:tc>
              <w:tc>
                <w:tcPr>
                  <w:tcW w:w="0" w:type="auto"/>
                  <w:tcBorders>
                    <w:top w:val="nil"/>
                    <w:left w:val="nil"/>
                    <w:bottom w:val="nil"/>
                    <w:right w:val="nil"/>
                  </w:tcBorders>
                  <w:tcMar>
                    <w:top w:w="15" w:type="dxa"/>
                    <w:left w:w="225" w:type="dxa"/>
                    <w:bottom w:w="15" w:type="dxa"/>
                    <w:right w:w="15" w:type="dxa"/>
                  </w:tcMar>
                  <w:vAlign w:val="center"/>
                  <w:hideMark/>
                </w:tcPr>
                <w:p w14:paraId="75D5C4E3" w14:textId="77777777" w:rsidR="00C701A3" w:rsidRPr="00C701A3" w:rsidRDefault="00C701A3" w:rsidP="00C701A3">
                  <w:pPr>
                    <w:pStyle w:val="Codigo"/>
                    <w:keepNext/>
                  </w:pPr>
                  <w:r w:rsidRPr="00C701A3">
                    <w:t>varchar(28)</w:t>
                  </w:r>
                </w:p>
              </w:tc>
            </w:tr>
            <w:tr w:rsidR="00C701A3" w:rsidRPr="00C701A3" w14:paraId="30CC5258" w14:textId="77777777">
              <w:tc>
                <w:tcPr>
                  <w:tcW w:w="0" w:type="auto"/>
                  <w:tcBorders>
                    <w:top w:val="nil"/>
                    <w:left w:val="nil"/>
                    <w:bottom w:val="nil"/>
                    <w:right w:val="nil"/>
                  </w:tcBorders>
                  <w:tcMar>
                    <w:top w:w="15" w:type="dxa"/>
                    <w:left w:w="225" w:type="dxa"/>
                    <w:bottom w:w="15" w:type="dxa"/>
                    <w:right w:w="15" w:type="dxa"/>
                  </w:tcMar>
                  <w:vAlign w:val="center"/>
                  <w:hideMark/>
                </w:tcPr>
                <w:p w14:paraId="0801CE03" w14:textId="77777777" w:rsidR="00C701A3" w:rsidRPr="00C701A3" w:rsidRDefault="00C701A3" w:rsidP="00C701A3">
                  <w:pPr>
                    <w:pStyle w:val="Codigo"/>
                    <w:keepNext/>
                  </w:pPr>
                  <w:r w:rsidRPr="00C701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848ED81" w14:textId="77777777" w:rsidR="00C701A3" w:rsidRPr="00C701A3" w:rsidRDefault="00C701A3" w:rsidP="00C701A3">
                  <w:pPr>
                    <w:pStyle w:val="Codigo"/>
                    <w:keepNext/>
                  </w:pPr>
                  <w:r w:rsidRPr="00C701A3">
                    <w:t>varchar(7)</w:t>
                  </w:r>
                </w:p>
              </w:tc>
            </w:tr>
            <w:tr w:rsidR="00C701A3" w:rsidRPr="00C701A3" w14:paraId="3FDFBEE9" w14:textId="77777777">
              <w:tc>
                <w:tcPr>
                  <w:tcW w:w="0" w:type="auto"/>
                  <w:tcBorders>
                    <w:top w:val="nil"/>
                    <w:left w:val="nil"/>
                    <w:bottom w:val="nil"/>
                    <w:right w:val="nil"/>
                  </w:tcBorders>
                  <w:tcMar>
                    <w:top w:w="15" w:type="dxa"/>
                    <w:left w:w="225" w:type="dxa"/>
                    <w:bottom w:w="15" w:type="dxa"/>
                    <w:right w:w="15" w:type="dxa"/>
                  </w:tcMar>
                  <w:vAlign w:val="center"/>
                  <w:hideMark/>
                </w:tcPr>
                <w:p w14:paraId="297FC3B3" w14:textId="77777777" w:rsidR="00C701A3" w:rsidRPr="00C701A3" w:rsidRDefault="00C701A3" w:rsidP="00C701A3">
                  <w:pPr>
                    <w:pStyle w:val="Codigo"/>
                    <w:keepNext/>
                  </w:pPr>
                  <w:r w:rsidRPr="00C701A3">
                    <w:t>NUM_QUADRA</w:t>
                  </w:r>
                </w:p>
              </w:tc>
              <w:tc>
                <w:tcPr>
                  <w:tcW w:w="0" w:type="auto"/>
                  <w:tcBorders>
                    <w:top w:val="nil"/>
                    <w:left w:val="nil"/>
                    <w:bottom w:val="nil"/>
                    <w:right w:val="nil"/>
                  </w:tcBorders>
                  <w:tcMar>
                    <w:top w:w="15" w:type="dxa"/>
                    <w:left w:w="225" w:type="dxa"/>
                    <w:bottom w:w="15" w:type="dxa"/>
                    <w:right w:w="15" w:type="dxa"/>
                  </w:tcMar>
                  <w:vAlign w:val="center"/>
                  <w:hideMark/>
                </w:tcPr>
                <w:p w14:paraId="258379AE" w14:textId="77777777" w:rsidR="00C701A3" w:rsidRPr="00C701A3" w:rsidRDefault="00C701A3" w:rsidP="00C701A3">
                  <w:pPr>
                    <w:pStyle w:val="Codigo"/>
                    <w:keepNext/>
                  </w:pPr>
                  <w:r w:rsidRPr="00C701A3">
                    <w:t>varchar(20)</w:t>
                  </w:r>
                </w:p>
              </w:tc>
            </w:tr>
            <w:tr w:rsidR="00C701A3" w:rsidRPr="00C701A3" w14:paraId="600EDEC1" w14:textId="77777777">
              <w:tc>
                <w:tcPr>
                  <w:tcW w:w="0" w:type="auto"/>
                  <w:tcBorders>
                    <w:top w:val="nil"/>
                    <w:left w:val="nil"/>
                    <w:bottom w:val="nil"/>
                    <w:right w:val="nil"/>
                  </w:tcBorders>
                  <w:tcMar>
                    <w:top w:w="15" w:type="dxa"/>
                    <w:left w:w="225" w:type="dxa"/>
                    <w:bottom w:w="15" w:type="dxa"/>
                    <w:right w:w="15" w:type="dxa"/>
                  </w:tcMar>
                  <w:vAlign w:val="center"/>
                  <w:hideMark/>
                </w:tcPr>
                <w:p w14:paraId="05ABBB0D" w14:textId="77777777" w:rsidR="00C701A3" w:rsidRPr="00C701A3" w:rsidRDefault="00C701A3" w:rsidP="00C701A3">
                  <w:pPr>
                    <w:pStyle w:val="Codigo"/>
                    <w:keepNext/>
                  </w:pPr>
                  <w:r w:rsidRPr="00C701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2833A35D" w14:textId="77777777" w:rsidR="00C701A3" w:rsidRPr="00C701A3" w:rsidRDefault="00C701A3" w:rsidP="00C701A3">
                  <w:pPr>
                    <w:pStyle w:val="Codigo"/>
                    <w:keepNext/>
                  </w:pPr>
                  <w:r w:rsidRPr="00C701A3">
                    <w:t>varchar(8)</w:t>
                  </w:r>
                </w:p>
              </w:tc>
            </w:tr>
            <w:tr w:rsidR="00C701A3" w:rsidRPr="00C701A3" w14:paraId="2017A314" w14:textId="77777777">
              <w:tc>
                <w:tcPr>
                  <w:tcW w:w="0" w:type="auto"/>
                  <w:tcBorders>
                    <w:top w:val="nil"/>
                    <w:left w:val="nil"/>
                    <w:bottom w:val="nil"/>
                    <w:right w:val="nil"/>
                  </w:tcBorders>
                  <w:tcMar>
                    <w:top w:w="15" w:type="dxa"/>
                    <w:left w:w="225" w:type="dxa"/>
                    <w:bottom w:w="15" w:type="dxa"/>
                    <w:right w:w="15" w:type="dxa"/>
                  </w:tcMar>
                  <w:vAlign w:val="center"/>
                  <w:hideMark/>
                </w:tcPr>
                <w:p w14:paraId="35848641" w14:textId="77777777" w:rsidR="00C701A3" w:rsidRPr="00C701A3" w:rsidRDefault="00C701A3" w:rsidP="00C701A3">
                  <w:pPr>
                    <w:pStyle w:val="Codigo"/>
                    <w:keepNext/>
                  </w:pPr>
                  <w:r w:rsidRPr="00C701A3">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81F33EB" w14:textId="77777777" w:rsidR="00C701A3" w:rsidRPr="00C701A3" w:rsidRDefault="00C701A3" w:rsidP="00C701A3">
                  <w:pPr>
                    <w:pStyle w:val="Codigo"/>
                    <w:keepNext/>
                  </w:pPr>
                  <w:r w:rsidRPr="00C701A3">
                    <w:t>varchar(250)</w:t>
                  </w:r>
                </w:p>
              </w:tc>
            </w:tr>
            <w:tr w:rsidR="00C701A3" w:rsidRPr="00C701A3" w14:paraId="4048D20E" w14:textId="77777777">
              <w:tc>
                <w:tcPr>
                  <w:tcW w:w="0" w:type="auto"/>
                  <w:tcBorders>
                    <w:top w:val="nil"/>
                    <w:left w:val="nil"/>
                    <w:bottom w:val="nil"/>
                    <w:right w:val="nil"/>
                  </w:tcBorders>
                  <w:tcMar>
                    <w:top w:w="15" w:type="dxa"/>
                    <w:left w:w="225" w:type="dxa"/>
                    <w:bottom w:w="15" w:type="dxa"/>
                    <w:right w:w="15" w:type="dxa"/>
                  </w:tcMar>
                  <w:vAlign w:val="center"/>
                  <w:hideMark/>
                </w:tcPr>
                <w:p w14:paraId="45D7EE89" w14:textId="77777777" w:rsidR="00C701A3" w:rsidRPr="00C701A3" w:rsidRDefault="00C701A3" w:rsidP="00C701A3">
                  <w:pPr>
                    <w:pStyle w:val="Codigo"/>
                    <w:keepNext/>
                  </w:pPr>
                  <w:r w:rsidRPr="00C701A3">
                    <w:t>QTD_LOTES</w:t>
                  </w:r>
                </w:p>
              </w:tc>
              <w:tc>
                <w:tcPr>
                  <w:tcW w:w="0" w:type="auto"/>
                  <w:tcBorders>
                    <w:top w:val="nil"/>
                    <w:left w:val="nil"/>
                    <w:bottom w:val="nil"/>
                    <w:right w:val="nil"/>
                  </w:tcBorders>
                  <w:tcMar>
                    <w:top w:w="15" w:type="dxa"/>
                    <w:left w:w="225" w:type="dxa"/>
                    <w:bottom w:w="15" w:type="dxa"/>
                    <w:right w:w="15" w:type="dxa"/>
                  </w:tcMar>
                  <w:vAlign w:val="center"/>
                  <w:hideMark/>
                </w:tcPr>
                <w:p w14:paraId="07E6E76C" w14:textId="77777777" w:rsidR="00C701A3" w:rsidRPr="00C701A3" w:rsidRDefault="00C701A3" w:rsidP="00C701A3">
                  <w:pPr>
                    <w:pStyle w:val="Codigo"/>
                    <w:keepNext/>
                  </w:pPr>
                  <w:r w:rsidRPr="00C701A3">
                    <w:t>int(11)</w:t>
                  </w:r>
                </w:p>
              </w:tc>
            </w:tr>
            <w:tr w:rsidR="00C701A3" w:rsidRPr="00C701A3" w14:paraId="4C9B9BEA" w14:textId="77777777">
              <w:tc>
                <w:tcPr>
                  <w:tcW w:w="0" w:type="auto"/>
                  <w:tcBorders>
                    <w:top w:val="nil"/>
                    <w:left w:val="nil"/>
                    <w:bottom w:val="nil"/>
                    <w:right w:val="nil"/>
                  </w:tcBorders>
                  <w:tcMar>
                    <w:top w:w="15" w:type="dxa"/>
                    <w:left w:w="225" w:type="dxa"/>
                    <w:bottom w:w="15" w:type="dxa"/>
                    <w:right w:w="15" w:type="dxa"/>
                  </w:tcMar>
                  <w:vAlign w:val="center"/>
                  <w:hideMark/>
                </w:tcPr>
                <w:p w14:paraId="44AF494A" w14:textId="77777777" w:rsidR="00C701A3" w:rsidRPr="00C701A3" w:rsidRDefault="00C701A3" w:rsidP="00C701A3">
                  <w:pPr>
                    <w:pStyle w:val="Codigo"/>
                    <w:keepNext/>
                  </w:pPr>
                  <w:r w:rsidRPr="00C701A3">
                    <w:t>DIMENSAO</w:t>
                  </w:r>
                </w:p>
              </w:tc>
              <w:tc>
                <w:tcPr>
                  <w:tcW w:w="0" w:type="auto"/>
                  <w:tcBorders>
                    <w:top w:val="nil"/>
                    <w:left w:val="nil"/>
                    <w:bottom w:val="nil"/>
                    <w:right w:val="nil"/>
                  </w:tcBorders>
                  <w:tcMar>
                    <w:top w:w="15" w:type="dxa"/>
                    <w:left w:w="225" w:type="dxa"/>
                    <w:bottom w:w="15" w:type="dxa"/>
                    <w:right w:w="15" w:type="dxa"/>
                  </w:tcMar>
                  <w:vAlign w:val="center"/>
                  <w:hideMark/>
                </w:tcPr>
                <w:p w14:paraId="139B6C6F" w14:textId="77777777" w:rsidR="00C701A3" w:rsidRPr="00C701A3" w:rsidRDefault="00C701A3" w:rsidP="00C701A3">
                  <w:pPr>
                    <w:pStyle w:val="Codigo"/>
                    <w:keepNext/>
                  </w:pPr>
                  <w:r w:rsidRPr="00C701A3">
                    <w:t>float</w:t>
                  </w:r>
                </w:p>
              </w:tc>
            </w:tr>
          </w:tbl>
          <w:p w14:paraId="50FB7A59" w14:textId="70CEB149" w:rsidR="00071039" w:rsidRPr="00C03F56" w:rsidRDefault="00071039" w:rsidP="00451FED">
            <w:pPr>
              <w:pStyle w:val="Codigo"/>
              <w:keepNext/>
            </w:pPr>
          </w:p>
        </w:tc>
      </w:tr>
    </w:tbl>
    <w:p w14:paraId="1DD96587" w14:textId="4ACD83F1" w:rsidR="00071039" w:rsidRPr="00FC2D62" w:rsidRDefault="004227CE" w:rsidP="00FC2D62">
      <w:pPr>
        <w:pStyle w:val="Legenda"/>
      </w:pPr>
      <w:r>
        <w:t>Elaboração</w:t>
      </w:r>
      <w:r w:rsidR="00071039">
        <w:t>: Os autores (2025)</w:t>
      </w:r>
    </w:p>
    <w:p w14:paraId="549D3EA4" w14:textId="77777777" w:rsidR="001467FF" w:rsidRDefault="001467FF" w:rsidP="001467FF"/>
    <w:p w14:paraId="4FABCFB2" w14:textId="3920E939" w:rsidR="001467FF" w:rsidRDefault="001467FF" w:rsidP="00D94034">
      <w:pPr>
        <w:pStyle w:val="Texto"/>
      </w:pPr>
      <w:r>
        <w:t xml:space="preserve">Novamente </w:t>
      </w:r>
      <w:r w:rsidR="000F7E59">
        <w:t xml:space="preserve">se percebe a presença de atributos redundantes </w:t>
      </w:r>
      <w:r w:rsidR="00744A87">
        <w:t>com o objetivo de agilizar o processamento e facilitar a leitura dos dados.</w:t>
      </w:r>
    </w:p>
    <w:p w14:paraId="1B186476" w14:textId="77777777" w:rsidR="00071039" w:rsidRDefault="00071039" w:rsidP="004B43D8">
      <w:pPr>
        <w:pStyle w:val="Texto"/>
      </w:pPr>
    </w:p>
    <w:p w14:paraId="0FF743F6" w14:textId="3A5E0ABA" w:rsidR="004B43D8" w:rsidRDefault="004B43D8" w:rsidP="004B43D8">
      <w:pPr>
        <w:pStyle w:val="Ttulo4"/>
      </w:pPr>
      <w:r w:rsidRPr="004B43D8">
        <w:t>Criar tabela CI_QUADRAS</w:t>
      </w:r>
    </w:p>
    <w:p w14:paraId="103C836D" w14:textId="77777777" w:rsidR="005E616B" w:rsidRDefault="005E616B" w:rsidP="005E616B">
      <w:pPr>
        <w:pStyle w:val="Texto"/>
      </w:pPr>
    </w:p>
    <w:p w14:paraId="20928816" w14:textId="28A2AE2C" w:rsidR="009418F6" w:rsidRDefault="0083502D" w:rsidP="0083502D">
      <w:pPr>
        <w:pStyle w:val="Texto"/>
      </w:pPr>
      <w:r w:rsidRPr="0083502D">
        <w:t xml:space="preserve">A </w:t>
      </w:r>
      <w:r w:rsidR="00954A14">
        <w:t xml:space="preserve">criação da </w:t>
      </w:r>
      <w:r w:rsidRPr="0083502D">
        <w:t xml:space="preserve">tabela CI_QUADRAS </w:t>
      </w:r>
      <w:r w:rsidR="006D3D74">
        <w:t xml:space="preserve">é </w:t>
      </w:r>
      <w:r w:rsidRPr="0083502D">
        <w:t xml:space="preserve">o </w:t>
      </w:r>
      <w:r w:rsidR="00FE12C7">
        <w:t>objetivo</w:t>
      </w:r>
      <w:r w:rsidRPr="0083502D">
        <w:t xml:space="preserve"> </w:t>
      </w:r>
      <w:r w:rsidR="006D3D74">
        <w:t xml:space="preserve">final </w:t>
      </w:r>
      <w:r w:rsidRPr="0083502D">
        <w:t xml:space="preserve">do </w:t>
      </w:r>
      <w:r w:rsidR="00FB0A1A">
        <w:t>tratamento</w:t>
      </w:r>
      <w:r w:rsidRPr="0083502D">
        <w:t xml:space="preserve"> dos dados do CIATA. Ao preencher o campo SC_ID_QUADRA </w:t>
      </w:r>
      <w:r w:rsidR="001C4508">
        <w:t>em</w:t>
      </w:r>
      <w:r w:rsidRPr="0083502D">
        <w:t xml:space="preserve"> CI_QUADRAS, torna-se possível </w:t>
      </w:r>
      <w:r w:rsidR="006F6E97">
        <w:t xml:space="preserve">– </w:t>
      </w:r>
      <w:r w:rsidRPr="0083502D">
        <w:t xml:space="preserve">ou não </w:t>
      </w:r>
      <w:r w:rsidR="006F6E97">
        <w:t xml:space="preserve">– </w:t>
      </w:r>
      <w:r w:rsidRPr="0083502D">
        <w:t>realizar a junção com CN_QUADRAS e construir o domínio SC_, que reúne os dados do cadastro municipal</w:t>
      </w:r>
      <w:r w:rsidR="000502B3">
        <w:t xml:space="preserve">, </w:t>
      </w:r>
      <w:r w:rsidR="00FC18FC">
        <w:t xml:space="preserve">agora </w:t>
      </w:r>
      <w:r w:rsidR="00FC18FC" w:rsidRPr="0083502D">
        <w:t>georreferenciados</w:t>
      </w:r>
      <w:r w:rsidRPr="0083502D">
        <w:t>.</w:t>
      </w:r>
    </w:p>
    <w:p w14:paraId="3C1D4DCA" w14:textId="4FC51DB1" w:rsidR="0069708B" w:rsidRDefault="008265F0" w:rsidP="00B65F12">
      <w:pPr>
        <w:pStyle w:val="Texto"/>
        <w:widowControl/>
      </w:pPr>
      <w:r>
        <w:t xml:space="preserve">Apesar da sua importância, CI_QUADRAS </w:t>
      </w:r>
      <w:r w:rsidR="002B5A18">
        <w:t xml:space="preserve">tem uma estrutura bastante simples, </w:t>
      </w:r>
      <w:r w:rsidR="005323B5">
        <w:t>apresentada</w:t>
      </w:r>
      <w:r w:rsidR="005323B5">
        <w:t xml:space="preserve"> </w:t>
      </w:r>
      <w:r w:rsidR="00DD76BC">
        <w:t>n</w:t>
      </w:r>
      <w:r w:rsidR="002B5A18">
        <w:t xml:space="preserve">o </w:t>
      </w:r>
      <w:r w:rsidR="002B5A18">
        <w:fldChar w:fldCharType="begin"/>
      </w:r>
      <w:r w:rsidR="002B5A18">
        <w:instrText xml:space="preserve"> REF _Ref215590142 \h </w:instrText>
      </w:r>
      <w:r w:rsidR="002B5A18">
        <w:fldChar w:fldCharType="separate"/>
      </w:r>
      <w:r w:rsidR="00FB7E25">
        <w:t xml:space="preserve">Quadro </w:t>
      </w:r>
      <w:r w:rsidR="00FB7E25">
        <w:rPr>
          <w:noProof/>
        </w:rPr>
        <w:t>10</w:t>
      </w:r>
      <w:r w:rsidR="002B5A18">
        <w:fldChar w:fldCharType="end"/>
      </w:r>
      <w:r w:rsidR="002B5A18">
        <w:t>.</w:t>
      </w:r>
    </w:p>
    <w:p w14:paraId="58B4CBDD" w14:textId="3FE9981A" w:rsidR="005B64CD" w:rsidRDefault="003D49BC" w:rsidP="003D49BC">
      <w:pPr>
        <w:pStyle w:val="Legenda"/>
        <w:keepNext/>
      </w:pPr>
      <w:bookmarkStart w:id="149" w:name="_Ref215590142"/>
      <w:r>
        <w:t xml:space="preserve">Quadro </w:t>
      </w:r>
      <w:r>
        <w:fldChar w:fldCharType="begin"/>
      </w:r>
      <w:r>
        <w:instrText xml:space="preserve"> SEQ Quadro \* ARABIC </w:instrText>
      </w:r>
      <w:r>
        <w:fldChar w:fldCharType="separate"/>
      </w:r>
      <w:r w:rsidR="001051C8">
        <w:rPr>
          <w:noProof/>
        </w:rPr>
        <w:t>10</w:t>
      </w:r>
      <w:r>
        <w:fldChar w:fldCharType="end"/>
      </w:r>
      <w:bookmarkEnd w:id="149"/>
      <w:ins w:id="150" w:author="Marco Aurélio Barbiero" w:date="2025-12-14T15:20:00Z" w16du:dateUtc="2025-12-14T18:20:00Z">
        <w:r w:rsidR="00CF20AA">
          <w:t xml:space="preserve"> -</w:t>
        </w:r>
      </w:ins>
      <w:del w:id="151" w:author="Marco Aurélio Barbiero" w:date="2025-12-14T15:20:00Z" w16du:dateUtc="2025-12-14T18:20:00Z">
        <w:r w:rsidDel="00CF20AA">
          <w:delText>:</w:delText>
        </w:r>
      </w:del>
      <w:r>
        <w:t xml:space="preserve"> </w:t>
      </w:r>
      <w:r w:rsidRPr="009B2F3E">
        <w:t>Lista de atributos da tabela CI_</w:t>
      </w:r>
      <w: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52" w:author="Marco Aurélio Barbiero" w:date="2025-12-14T15:16:00Z" w16du:dateUtc="2025-12-14T18:16: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53">
          <w:tblGrid>
            <w:gridCol w:w="5"/>
            <w:gridCol w:w="9056"/>
            <w:gridCol w:w="5"/>
          </w:tblGrid>
        </w:tblGridChange>
      </w:tblGrid>
      <w:tr w:rsidR="005B64CD" w:rsidRPr="001263B6" w14:paraId="276C6D07" w14:textId="77777777" w:rsidTr="00975BEE">
        <w:trPr>
          <w:jc w:val="center"/>
          <w:trPrChange w:id="154" w:author="Marco Aurélio Barbiero" w:date="2025-12-14T15:16:00Z" w16du:dateUtc="2025-12-14T18:16:00Z">
            <w:trPr>
              <w:gridAfter w:val="0"/>
              <w:jc w:val="center"/>
            </w:trPr>
          </w:trPrChange>
        </w:trPr>
        <w:tc>
          <w:tcPr>
            <w:tcW w:w="9061" w:type="dxa"/>
            <w:tcPrChange w:id="155" w:author="Marco Aurélio Barbiero" w:date="2025-12-14T15:16:00Z" w16du:dateUtc="2025-12-14T18:16:00Z">
              <w:tcPr>
                <w:tcW w:w="9061" w:type="dxa"/>
                <w:gridSpan w:val="2"/>
                <w:shd w:val="clear" w:color="auto" w:fill="EEECE1" w:themeFill="background2"/>
              </w:tcPr>
            </w:tcPrChange>
          </w:tcPr>
          <w:p w14:paraId="2AFDC19E" w14:textId="77777777" w:rsidR="005B64CD" w:rsidRPr="005E13E6" w:rsidRDefault="005B64CD" w:rsidP="008D1EDF">
            <w:pPr>
              <w:pStyle w:val="Codigo"/>
              <w:keepNext/>
            </w:pPr>
            <w:proofErr w:type="spellStart"/>
            <w:r w:rsidRPr="005E13E6">
              <w:rPr>
                <w:b/>
                <w:bCs/>
              </w:rPr>
              <w:t>Table:CI_QUADRAS</w:t>
            </w:r>
            <w:proofErr w:type="spellEnd"/>
            <w:r w:rsidRPr="005E13E6">
              <w:br/>
            </w:r>
            <w:r w:rsidRPr="005E13E6">
              <w:br/>
            </w:r>
            <w:proofErr w:type="spellStart"/>
            <w:r w:rsidRPr="005E13E6">
              <w:rPr>
                <w:b/>
                <w:bCs/>
              </w:rPr>
              <w:t>Columns</w:t>
            </w:r>
            <w:proofErr w:type="spellEnd"/>
            <w:r w:rsidRPr="005E13E6">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5B64CD" w:rsidRPr="005E13E6" w14:paraId="214EAB9D"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3F98630" w14:textId="77777777" w:rsidR="005B64CD" w:rsidRPr="005E13E6" w:rsidRDefault="005B64CD" w:rsidP="008D1EDF">
                  <w:pPr>
                    <w:pStyle w:val="Codigo"/>
                    <w:keepNext/>
                  </w:pPr>
                  <w:r w:rsidRPr="005E13E6">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DDB0"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19)</w:t>
                  </w:r>
                </w:p>
              </w:tc>
            </w:tr>
            <w:tr w:rsidR="005B64CD" w:rsidRPr="005E13E6" w14:paraId="765CFFFE"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21A777B" w14:textId="77777777" w:rsidR="005B64CD" w:rsidRPr="005E13E6" w:rsidRDefault="005B64CD" w:rsidP="008D1EDF">
                  <w:pPr>
                    <w:pStyle w:val="Codigo"/>
                    <w:keepNext/>
                  </w:pPr>
                  <w:r w:rsidRPr="005E13E6">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C669488"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7)</w:t>
                  </w:r>
                </w:p>
              </w:tc>
            </w:tr>
            <w:tr w:rsidR="005B64CD" w:rsidRPr="005E13E6" w14:paraId="434F91DC"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8D5A443" w14:textId="77777777" w:rsidR="005B64CD" w:rsidRPr="005E13E6" w:rsidRDefault="005B64CD" w:rsidP="008D1EDF">
                  <w:pPr>
                    <w:pStyle w:val="Codigo"/>
                    <w:keepNext/>
                  </w:pPr>
                  <w:r w:rsidRPr="005E13E6">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670B9B3E"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250)</w:t>
                  </w:r>
                </w:p>
              </w:tc>
            </w:tr>
            <w:tr w:rsidR="005B64CD" w:rsidRPr="005E13E6" w14:paraId="68D5A6F1"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5E9B73D2" w14:textId="77777777" w:rsidR="005B64CD" w:rsidRPr="005E13E6" w:rsidRDefault="005B64CD" w:rsidP="008D1EDF">
                  <w:pPr>
                    <w:pStyle w:val="Codigo"/>
                    <w:keepNext/>
                  </w:pPr>
                  <w:r w:rsidRPr="005E13E6">
                    <w:t>QTD_LOTES</w:t>
                  </w:r>
                </w:p>
              </w:tc>
              <w:tc>
                <w:tcPr>
                  <w:tcW w:w="0" w:type="auto"/>
                  <w:tcBorders>
                    <w:top w:val="nil"/>
                    <w:left w:val="nil"/>
                    <w:bottom w:val="nil"/>
                    <w:right w:val="nil"/>
                  </w:tcBorders>
                  <w:tcMar>
                    <w:top w:w="15" w:type="dxa"/>
                    <w:left w:w="225" w:type="dxa"/>
                    <w:bottom w:w="15" w:type="dxa"/>
                    <w:right w:w="15" w:type="dxa"/>
                  </w:tcMar>
                  <w:vAlign w:val="center"/>
                  <w:hideMark/>
                </w:tcPr>
                <w:p w14:paraId="0CB72366" w14:textId="77777777" w:rsidR="005B64CD" w:rsidRPr="005E13E6" w:rsidRDefault="005B64CD" w:rsidP="008D1EDF">
                  <w:pPr>
                    <w:pStyle w:val="Codigo"/>
                    <w:keepNext/>
                  </w:pPr>
                  <w:proofErr w:type="spellStart"/>
                  <w:proofErr w:type="gramStart"/>
                  <w:r w:rsidRPr="005E13E6">
                    <w:t>int</w:t>
                  </w:r>
                  <w:proofErr w:type="spellEnd"/>
                  <w:r w:rsidRPr="005E13E6">
                    <w:t>(</w:t>
                  </w:r>
                  <w:proofErr w:type="gramEnd"/>
                  <w:r w:rsidRPr="005E13E6">
                    <w:t>11)</w:t>
                  </w:r>
                </w:p>
              </w:tc>
            </w:tr>
          </w:tbl>
          <w:p w14:paraId="67724FCE" w14:textId="77777777" w:rsidR="005B64CD" w:rsidRPr="001263B6" w:rsidRDefault="005B64CD" w:rsidP="008D1EDF">
            <w:pPr>
              <w:pStyle w:val="Codigo"/>
              <w:keepNext/>
              <w:rPr>
                <w:lang w:val="en-US"/>
              </w:rPr>
            </w:pPr>
          </w:p>
        </w:tc>
      </w:tr>
    </w:tbl>
    <w:p w14:paraId="0878801D" w14:textId="1611EF5B" w:rsidR="00FC2D62" w:rsidRDefault="004227CE" w:rsidP="00FC2D62">
      <w:pPr>
        <w:pStyle w:val="Legenda"/>
      </w:pPr>
      <w:r>
        <w:t>Elaboração</w:t>
      </w:r>
      <w:r w:rsidR="00FC2D62">
        <w:t>: Os autores (2025)</w:t>
      </w:r>
    </w:p>
    <w:p w14:paraId="6E0B1C0B" w14:textId="77777777" w:rsidR="00FC2D62" w:rsidRDefault="00FC2D62" w:rsidP="0083502D">
      <w:pPr>
        <w:pStyle w:val="Texto"/>
      </w:pPr>
    </w:p>
    <w:p w14:paraId="39F6A5D8" w14:textId="0BF11894" w:rsidR="00BC4EE0" w:rsidRDefault="00C6379D" w:rsidP="0083502D">
      <w:pPr>
        <w:pStyle w:val="Texto"/>
      </w:pPr>
      <w:r>
        <w:lastRenderedPageBreak/>
        <w:t>O atributo SC_ID_QUADRA é a estrela da tabela</w:t>
      </w:r>
      <w:r w:rsidR="000E0DE1">
        <w:t xml:space="preserve">. Sua composição é idêntica à da tabela </w:t>
      </w:r>
      <w:r w:rsidR="00A66832">
        <w:t xml:space="preserve">CN_QUADRAS </w:t>
      </w:r>
      <w:r w:rsidR="00B1574A">
        <w:t>(</w:t>
      </w:r>
      <w:r w:rsidR="00B1574A">
        <w:fldChar w:fldCharType="begin"/>
      </w:r>
      <w:r w:rsidR="00B1574A">
        <w:instrText xml:space="preserve"> REF _Ref215810888 \w \h </w:instrText>
      </w:r>
      <w:r w:rsidR="00B1574A">
        <w:fldChar w:fldCharType="separate"/>
      </w:r>
      <w:r w:rsidR="00FB7E25">
        <w:t>3.3.1.5</w:t>
      </w:r>
      <w:r w:rsidR="00B1574A">
        <w:fldChar w:fldCharType="end"/>
      </w:r>
      <w:r w:rsidR="00B1574A">
        <w:t xml:space="preserve">), um </w:t>
      </w:r>
      <w:r w:rsidR="00B1574A" w:rsidRPr="00630DB2">
        <w:rPr>
          <w:i/>
          <w:iCs/>
        </w:rPr>
        <w:t>array</w:t>
      </w:r>
      <w:r w:rsidR="00FB7E25">
        <w:rPr>
          <w:i/>
          <w:iCs/>
        </w:rPr>
        <w:t xml:space="preserve"> JSON</w:t>
      </w:r>
      <w:r w:rsidR="00B1574A">
        <w:t xml:space="preserve"> formado pelos SC_ID_LOGRADOUROS que a delimitam, em ordem alfabética. </w:t>
      </w:r>
    </w:p>
    <w:p w14:paraId="0AC1B95C" w14:textId="77777777" w:rsidR="00C04013" w:rsidRDefault="00C04013" w:rsidP="0083502D">
      <w:pPr>
        <w:pStyle w:val="Texto"/>
      </w:pPr>
    </w:p>
    <w:p w14:paraId="2D3E5E05" w14:textId="77777777" w:rsidR="009846E8" w:rsidRDefault="009846E8" w:rsidP="006217F6">
      <w:pPr>
        <w:pStyle w:val="Ttulo3"/>
      </w:pPr>
      <w:r>
        <w:t>Obtendo dados do OpenStreetMap (OSM)</w:t>
      </w:r>
    </w:p>
    <w:p w14:paraId="07DB2062" w14:textId="77777777" w:rsidR="006217F6" w:rsidRPr="006217F6" w:rsidRDefault="006217F6" w:rsidP="006217F6">
      <w:pPr>
        <w:pStyle w:val="Texto"/>
      </w:pPr>
    </w:p>
    <w:p w14:paraId="4CA9A5A8" w14:textId="5A5B1541" w:rsidR="009846E8" w:rsidRDefault="009846E8" w:rsidP="006217F6">
      <w:pPr>
        <w:pStyle w:val="Texto"/>
      </w:pPr>
      <w:r>
        <w:t xml:space="preserve">As coordenadas dos logradouros fornecidas pelo </w:t>
      </w:r>
      <w:r w:rsidRPr="009F40CB">
        <w:rPr>
          <w:i/>
          <w:iCs/>
        </w:rPr>
        <w:t>OpenStreetMap</w:t>
      </w:r>
      <w:r>
        <w:t xml:space="preserve"> são usadas para ajustar a </w:t>
      </w:r>
      <w:r w:rsidR="00FE0C44">
        <w:t>posição</w:t>
      </w:r>
      <w:r w:rsidR="00FE0C44">
        <w:t xml:space="preserve"> </w:t>
      </w:r>
      <w:r>
        <w:t>geográfica de um segmento de via em relação ao eixo norte-sul e, por extensão, do polígono gerado a partir de informações do cadastro municipal.</w:t>
      </w:r>
    </w:p>
    <w:p w14:paraId="2344EE95" w14:textId="114080BF" w:rsidR="009846E8" w:rsidRDefault="009846E8" w:rsidP="006217F6">
      <w:pPr>
        <w:pStyle w:val="Texto"/>
      </w:pPr>
      <w:r>
        <w:t xml:space="preserve">Com o centroide da face mais povoada calculado e usando o serviço </w:t>
      </w:r>
      <w:r w:rsidRPr="00463E8D">
        <w:rPr>
          <w:i/>
          <w:iCs/>
        </w:rPr>
        <w:t>API</w:t>
      </w:r>
      <w:r>
        <w:t xml:space="preserve"> </w:t>
      </w:r>
      <w:r w:rsidRPr="006F7F27">
        <w:rPr>
          <w:i/>
          <w:iCs/>
        </w:rPr>
        <w:t>Overpass</w:t>
      </w:r>
      <w:r>
        <w:t xml:space="preserve"> faz-se uma consulta na linguagem </w:t>
      </w:r>
      <w:r w:rsidRPr="006F7F27">
        <w:rPr>
          <w:i/>
          <w:iCs/>
        </w:rPr>
        <w:t>OverpassQL</w:t>
      </w:r>
      <w:r>
        <w:t xml:space="preserve"> </w:t>
      </w:r>
      <w:r>
        <w:fldChar w:fldCharType="begin"/>
      </w:r>
      <w:r w:rsidR="00EB6953">
        <w:instrText xml:space="preserve"> ADDIN ZOTERO_ITEM CSL_CITATION {"citationID":"QfR2Oeq1","properties":{"formattedCitation":"(Olbricht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fldChar w:fldCharType="separate"/>
      </w:r>
      <w:r w:rsidR="004B259A" w:rsidRPr="004B259A">
        <w:t>(Olbricht &amp; Paulmann, 2015)</w:t>
      </w:r>
      <w:r>
        <w:fldChar w:fldCharType="end"/>
      </w:r>
      <w:r>
        <w:t xml:space="preserve"> para retornar as coordenadas dos pontos do logradouro próximos ao centroide. O </w:t>
      </w:r>
      <w:r w:rsidR="002503C9">
        <w:fldChar w:fldCharType="begin"/>
      </w:r>
      <w:r w:rsidR="002503C9">
        <w:instrText xml:space="preserve"> REF _Ref215412730 \h </w:instrText>
      </w:r>
      <w:r w:rsidR="002503C9">
        <w:fldChar w:fldCharType="separate"/>
      </w:r>
      <w:r w:rsidR="00FB7E25">
        <w:t xml:space="preserve">Quadro </w:t>
      </w:r>
      <w:r w:rsidR="00FB7E25">
        <w:rPr>
          <w:noProof/>
        </w:rPr>
        <w:t>11</w:t>
      </w:r>
      <w:r w:rsidR="002503C9">
        <w:fldChar w:fldCharType="end"/>
      </w:r>
      <w:r w:rsidR="001406E7">
        <w:t xml:space="preserve"> </w:t>
      </w:r>
      <w:r>
        <w:t xml:space="preserve">apresenta uma consulta que procura pontos da </w:t>
      </w:r>
      <w:r w:rsidR="00AA6FFA">
        <w:t>via (</w:t>
      </w:r>
      <w:r w:rsidRPr="009F40CB">
        <w:rPr>
          <w:i/>
          <w:iCs/>
        </w:rPr>
        <w:t>way</w:t>
      </w:r>
      <w:r w:rsidR="00AA6FFA" w:rsidRPr="00AA6FFA">
        <w:t>)</w:t>
      </w:r>
      <w:r>
        <w:t xml:space="preserve"> do tipo </w:t>
      </w:r>
      <w:r w:rsidRPr="0030065B">
        <w:t>["</w:t>
      </w:r>
      <w:r w:rsidRPr="0030065B">
        <w:rPr>
          <w:i/>
          <w:iCs/>
        </w:rPr>
        <w:t>highway</w:t>
      </w:r>
      <w:r w:rsidRPr="0030065B">
        <w:t>"</w:t>
      </w:r>
      <w:r>
        <w:t xml:space="preserve">] cujo </w:t>
      </w:r>
      <w:r w:rsidRPr="009311C4">
        <w:rPr>
          <w:i/>
          <w:iCs/>
        </w:rPr>
        <w:t>name</w:t>
      </w:r>
      <w:r>
        <w:t xml:space="preserve"> é “Rua Machado de Assis”, num raio (</w:t>
      </w:r>
      <w:r>
        <w:rPr>
          <w:i/>
          <w:iCs/>
        </w:rPr>
        <w:t>around</w:t>
      </w:r>
      <w:r w:rsidRPr="00D53591">
        <w:t>) de 30</w:t>
      </w:r>
      <w:r>
        <w:t xml:space="preserve"> metros das coordenadas lat e lng</w:t>
      </w:r>
      <w:r w:rsidR="00946854">
        <w:t>,</w:t>
      </w:r>
      <w:r>
        <w:t xml:space="preserve"> que representam o centroide da face.</w:t>
      </w:r>
    </w:p>
    <w:p w14:paraId="268187B9" w14:textId="14A21996" w:rsidR="009846E8" w:rsidRDefault="009846E8" w:rsidP="009846E8">
      <w:pPr>
        <w:pStyle w:val="Legenda"/>
      </w:pPr>
    </w:p>
    <w:p w14:paraId="77557788" w14:textId="7862BE79" w:rsidR="002503C9" w:rsidRDefault="002503C9" w:rsidP="002503C9">
      <w:pPr>
        <w:pStyle w:val="Legenda"/>
        <w:keepNext/>
      </w:pPr>
      <w:bookmarkStart w:id="156" w:name="_Ref215412730"/>
      <w:r>
        <w:t xml:space="preserve">Quadro </w:t>
      </w:r>
      <w:r>
        <w:fldChar w:fldCharType="begin"/>
      </w:r>
      <w:r>
        <w:instrText xml:space="preserve"> SEQ Quadro \* ARABIC </w:instrText>
      </w:r>
      <w:r>
        <w:fldChar w:fldCharType="separate"/>
      </w:r>
      <w:r w:rsidR="001051C8">
        <w:rPr>
          <w:noProof/>
        </w:rPr>
        <w:t>11</w:t>
      </w:r>
      <w:r>
        <w:fldChar w:fldCharType="end"/>
      </w:r>
      <w:bookmarkEnd w:id="156"/>
      <w:ins w:id="157" w:author="Marco Aurélio Barbiero" w:date="2025-12-14T15:20:00Z" w16du:dateUtc="2025-12-14T18:20:00Z">
        <w:r w:rsidR="00CF20AA">
          <w:t xml:space="preserve"> -</w:t>
        </w:r>
      </w:ins>
      <w:del w:id="158" w:author="Marco Aurélio Barbiero" w:date="2025-12-14T15:20:00Z" w16du:dateUtc="2025-12-14T18:20:00Z">
        <w:r w:rsidDel="00CF20AA">
          <w:delText>:</w:delText>
        </w:r>
      </w:del>
      <w:r>
        <w:t xml:space="preserve"> Exemplo de consulta na linguagem OverpassQL</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Change w:id="159" w:author="Marco Aurélio Barbiero" w:date="2025-12-14T15:16:00Z" w16du:dateUtc="2025-12-14T18:16:00Z">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PrChange>
      </w:tblPr>
      <w:tblGrid>
        <w:gridCol w:w="9061"/>
        <w:tblGridChange w:id="160">
          <w:tblGrid>
            <w:gridCol w:w="5"/>
            <w:gridCol w:w="9056"/>
            <w:gridCol w:w="5"/>
          </w:tblGrid>
        </w:tblGridChange>
      </w:tblGrid>
      <w:tr w:rsidR="00B02F5E" w:rsidRPr="00451FED" w14:paraId="61C52CC1" w14:textId="77777777" w:rsidTr="00975BEE">
        <w:trPr>
          <w:jc w:val="center"/>
          <w:trPrChange w:id="161" w:author="Marco Aurélio Barbiero" w:date="2025-12-14T15:16:00Z" w16du:dateUtc="2025-12-14T18:16:00Z">
            <w:trPr>
              <w:gridAfter w:val="0"/>
              <w:jc w:val="center"/>
            </w:trPr>
          </w:trPrChange>
        </w:trPr>
        <w:tc>
          <w:tcPr>
            <w:tcW w:w="9061" w:type="dxa"/>
            <w:tcPrChange w:id="162" w:author="Marco Aurélio Barbiero" w:date="2025-12-14T15:16:00Z" w16du:dateUtc="2025-12-14T18:16:00Z">
              <w:tcPr>
                <w:tcW w:w="9061" w:type="dxa"/>
                <w:gridSpan w:val="2"/>
                <w:shd w:val="clear" w:color="auto" w:fill="EEECE1" w:themeFill="background2"/>
              </w:tcPr>
            </w:tcPrChange>
          </w:tcPr>
          <w:p w14:paraId="405D8A2E" w14:textId="77777777" w:rsidR="00B02F5E" w:rsidRPr="00B02F5E" w:rsidRDefault="00B02F5E" w:rsidP="00D66EAA">
            <w:pPr>
              <w:pStyle w:val="Codigo"/>
              <w:keepNext/>
              <w:ind w:left="-105"/>
              <w:jc w:val="left"/>
              <w:rPr>
                <w:b/>
                <w:bCs/>
                <w:lang w:val="en-US"/>
              </w:rPr>
            </w:pPr>
            <w:r w:rsidRPr="00B02F5E">
              <w:rPr>
                <w:b/>
                <w:bCs/>
                <w:lang w:val="en-US"/>
              </w:rPr>
              <w:t>[out:json][timeout:25];</w:t>
            </w:r>
          </w:p>
          <w:p w14:paraId="13C7599A" w14:textId="7044D9A8" w:rsidR="00B02F5E" w:rsidRPr="00B02F5E" w:rsidRDefault="00B02F5E" w:rsidP="00386C4D">
            <w:pPr>
              <w:pStyle w:val="Codigo"/>
              <w:keepNext/>
              <w:jc w:val="left"/>
              <w:rPr>
                <w:lang w:val="en-US"/>
              </w:rPr>
            </w:pPr>
            <w:r w:rsidRPr="00B02F5E">
              <w:rPr>
                <w:b/>
                <w:bCs/>
                <w:lang w:val="en-US"/>
              </w:rPr>
              <w:t>way["highway"]["name"="Rua Machado de</w:t>
            </w:r>
            <w:r>
              <w:rPr>
                <w:b/>
                <w:bCs/>
                <w:lang w:val="en-US"/>
              </w:rPr>
              <w:t xml:space="preserve"> </w:t>
            </w:r>
            <w:r w:rsidRPr="00B02F5E">
              <w:rPr>
                <w:b/>
                <w:bCs/>
                <w:lang w:val="en-US"/>
              </w:rPr>
              <w:t xml:space="preserve"> Assis"]</w:t>
            </w:r>
            <w:r>
              <w:rPr>
                <w:b/>
                <w:bCs/>
                <w:lang w:val="en-US"/>
              </w:rPr>
              <w:t xml:space="preserve"> </w:t>
            </w:r>
            <w:r w:rsidRPr="00B02F5E">
              <w:rPr>
                <w:b/>
                <w:bCs/>
                <w:lang w:val="en-US"/>
              </w:rPr>
              <w:t>(around:30,${lat},${lng});</w:t>
            </w:r>
            <w:r>
              <w:rPr>
                <w:b/>
                <w:bCs/>
                <w:lang w:val="en-US"/>
              </w:rPr>
              <w:t xml:space="preserve"> </w:t>
            </w:r>
            <w:r w:rsidRPr="00B02F5E">
              <w:rPr>
                <w:b/>
                <w:bCs/>
                <w:lang w:val="en-US"/>
              </w:rPr>
              <w:t>out body;</w:t>
            </w:r>
            <w:r>
              <w:rPr>
                <w:b/>
                <w:bCs/>
                <w:lang w:val="en-US"/>
              </w:rPr>
              <w:t xml:space="preserve"> </w:t>
            </w:r>
            <w:r w:rsidRPr="00B02F5E">
              <w:rPr>
                <w:b/>
                <w:bCs/>
                <w:lang w:val="en-US"/>
              </w:rPr>
              <w:t>&gt;;</w:t>
            </w:r>
            <w:r w:rsidR="00386C4D">
              <w:rPr>
                <w:b/>
                <w:bCs/>
                <w:lang w:val="en-US"/>
              </w:rPr>
              <w:t xml:space="preserve"> </w:t>
            </w:r>
            <w:r w:rsidRPr="00B02F5E">
              <w:rPr>
                <w:b/>
                <w:bCs/>
                <w:lang w:val="en-US"/>
              </w:rPr>
              <w:t>out skel qt;</w:t>
            </w:r>
          </w:p>
        </w:tc>
      </w:tr>
    </w:tbl>
    <w:p w14:paraId="6452D0B6" w14:textId="095E39E8" w:rsidR="00B02F5E" w:rsidRDefault="004227CE" w:rsidP="00B02F5E">
      <w:pPr>
        <w:pStyle w:val="Legenda"/>
      </w:pPr>
      <w:r>
        <w:t>Elaboração</w:t>
      </w:r>
      <w:r w:rsidR="00B02F5E">
        <w:t>: Os autores (2025)</w:t>
      </w:r>
    </w:p>
    <w:p w14:paraId="6F9E3E84" w14:textId="77777777" w:rsidR="00AE2F6E" w:rsidRPr="00AE2F6E" w:rsidRDefault="00AE2F6E" w:rsidP="00AE2F6E"/>
    <w:p w14:paraId="2E1680BE" w14:textId="77777777" w:rsidR="009846E8" w:rsidRDefault="009846E8" w:rsidP="00AE2F6E">
      <w:pPr>
        <w:pStyle w:val="Texto"/>
      </w:pPr>
      <w:r w:rsidRPr="00FE4FE6">
        <w:t>A consulta retorna uma q</w:t>
      </w:r>
      <w:r>
        <w:t>uantidade variável de pontos georreferenciados do logradouro, próximos ao centroide e, a partir deles, se efetua o cálculo do ajuste do ângulo.</w:t>
      </w:r>
    </w:p>
    <w:p w14:paraId="03173972" w14:textId="77777777" w:rsidR="00F01A99" w:rsidRPr="00FE4FE6" w:rsidRDefault="00F01A99" w:rsidP="00AE2F6E">
      <w:pPr>
        <w:pStyle w:val="Texto"/>
      </w:pPr>
    </w:p>
    <w:p w14:paraId="3055B99D" w14:textId="282693D2" w:rsidR="009846E8" w:rsidRDefault="00166394" w:rsidP="009846E8">
      <w:pPr>
        <w:pStyle w:val="Ttulo3"/>
      </w:pPr>
      <w:r>
        <w:t xml:space="preserve">O Domínio SuperCIATA - </w:t>
      </w:r>
      <w:r w:rsidR="009846E8">
        <w:t>CNEFE e CIATA</w:t>
      </w:r>
      <w:r>
        <w:t xml:space="preserve"> Integrados</w:t>
      </w:r>
    </w:p>
    <w:p w14:paraId="7C6E4991" w14:textId="77777777" w:rsidR="00F01A99" w:rsidRPr="00F01A99" w:rsidRDefault="00F01A99" w:rsidP="00F01A99">
      <w:pPr>
        <w:pStyle w:val="Texto"/>
      </w:pPr>
    </w:p>
    <w:p w14:paraId="7A86E93D" w14:textId="591F3D5F" w:rsidR="00860FB0" w:rsidRDefault="00006CC3" w:rsidP="00F60F2E">
      <w:pPr>
        <w:pStyle w:val="Texto"/>
      </w:pPr>
      <w:r w:rsidRPr="00006CC3">
        <w:t xml:space="preserve">A aplicação proposta aqui não possui autoridade sobre nenhuma das bases, ou seja, não pode alterar dados no cadastro da prefeitura e nem no CNEFE. </w:t>
      </w:r>
      <w:r>
        <w:t>Dessa forma,</w:t>
      </w:r>
      <w:r w:rsidRPr="00006CC3">
        <w:t xml:space="preserve"> </w:t>
      </w:r>
      <w:r>
        <w:t>é</w:t>
      </w:r>
      <w:r w:rsidRPr="00006CC3">
        <w:t xml:space="preserve"> preciso criar um domínio para </w:t>
      </w:r>
      <w:r w:rsidR="002B05CB">
        <w:t>integrar</w:t>
      </w:r>
      <w:r w:rsidRPr="00006CC3">
        <w:t xml:space="preserve"> </w:t>
      </w:r>
      <w:r w:rsidR="0076479C">
        <w:t>as bases indiretamente.</w:t>
      </w:r>
      <w:r w:rsidR="00EC0C1E">
        <w:t xml:space="preserve"> </w:t>
      </w:r>
      <w:r w:rsidR="00963365">
        <w:t xml:space="preserve">O </w:t>
      </w:r>
      <w:r w:rsidR="006A2253">
        <w:t>d</w:t>
      </w:r>
      <w:r w:rsidR="00963365">
        <w:t>omí</w:t>
      </w:r>
      <w:r w:rsidR="0044457B">
        <w:t>n</w:t>
      </w:r>
      <w:r w:rsidR="00963365">
        <w:t xml:space="preserve">io </w:t>
      </w:r>
      <w:r w:rsidR="00963365" w:rsidRPr="00963365">
        <w:rPr>
          <w:i/>
          <w:iCs/>
        </w:rPr>
        <w:t>SuperCIATA</w:t>
      </w:r>
      <w:r w:rsidR="00963365">
        <w:t xml:space="preserve"> (SC_) </w:t>
      </w:r>
      <w:r w:rsidR="001C680B">
        <w:t>criado</w:t>
      </w:r>
      <w:r w:rsidR="00EC0C1E">
        <w:t xml:space="preserve"> para essa integração</w:t>
      </w:r>
      <w:r w:rsidR="001C680B">
        <w:t xml:space="preserve"> </w:t>
      </w:r>
      <w:r w:rsidR="00963365">
        <w:t xml:space="preserve">é </w:t>
      </w:r>
      <w:r w:rsidR="001C680B">
        <w:t>composto por um</w:t>
      </w:r>
      <w:r w:rsidR="00963365">
        <w:t xml:space="preserve"> conjunto de atributos selecionados d</w:t>
      </w:r>
      <w:r w:rsidR="006A2253">
        <w:t>o</w:t>
      </w:r>
      <w:r w:rsidR="00963365">
        <w:t xml:space="preserve"> CIATA</w:t>
      </w:r>
      <w:r w:rsidR="000A013D">
        <w:t xml:space="preserve"> (CI_)</w:t>
      </w:r>
      <w:r w:rsidR="00963365">
        <w:t xml:space="preserve"> e do CNEFE</w:t>
      </w:r>
      <w:r w:rsidR="000A013D">
        <w:t xml:space="preserve"> (CN_)</w:t>
      </w:r>
      <w:r w:rsidR="00963365">
        <w:t xml:space="preserve"> </w:t>
      </w:r>
      <w:r w:rsidR="007B0C52">
        <w:t>necessários ao georreferenciamento dos lotes</w:t>
      </w:r>
      <w:r w:rsidR="002E7FDF">
        <w:t xml:space="preserve"> </w:t>
      </w:r>
      <w:r w:rsidR="00F534ED">
        <w:t>(</w:t>
      </w:r>
      <w:ins w:id="163" w:author="Marco Aurélio Barbiero" w:date="2025-12-14T15:24:00Z" w16du:dateUtc="2025-12-14T18:24:00Z">
        <w:r w:rsidR="000A0CC0">
          <w:fldChar w:fldCharType="begin"/>
        </w:r>
        <w:r w:rsidR="000A0CC0">
          <w:instrText xml:space="preserve"> REF _Ref216618277 \h </w:instrText>
        </w:r>
        <w:r w:rsidR="000A0CC0">
          <w:fldChar w:fldCharType="separate"/>
        </w:r>
        <w:r w:rsidR="000A0CC0">
          <w:t xml:space="preserve">Figura </w:t>
        </w:r>
        <w:r w:rsidR="000A0CC0">
          <w:rPr>
            <w:noProof/>
          </w:rPr>
          <w:t>4</w:t>
        </w:r>
        <w:r w:rsidR="000A0CC0">
          <w:fldChar w:fldCharType="end"/>
        </w:r>
      </w:ins>
      <w:r w:rsidR="00F534ED">
        <w:fldChar w:fldCharType="begin"/>
      </w:r>
      <w:r w:rsidR="00F534ED">
        <w:instrText xml:space="preserve"> REF _Ref215819333 \h </w:instrText>
      </w:r>
      <w:del w:id="164" w:author="Marco Aurélio Barbiero" w:date="2025-12-14T15:23:00Z" w16du:dateUtc="2025-12-14T18:23:00Z">
        <w:r w:rsidR="00F534ED" w:rsidDel="004D1CE7">
          <w:fldChar w:fldCharType="separate"/>
        </w:r>
        <w:r w:rsidR="00F534ED" w:rsidDel="004D1CE7">
          <w:delText xml:space="preserve">Quadro </w:delText>
        </w:r>
        <w:r w:rsidR="00F534ED" w:rsidDel="004D1CE7">
          <w:rPr>
            <w:noProof/>
          </w:rPr>
          <w:delText>12</w:delText>
        </w:r>
      </w:del>
      <w:r w:rsidR="00F534ED">
        <w:fldChar w:fldCharType="end"/>
      </w:r>
      <w:r w:rsidR="00F534ED">
        <w:t>)</w:t>
      </w:r>
      <w:r w:rsidR="00860FB0">
        <w:t xml:space="preserve">. </w:t>
      </w:r>
    </w:p>
    <w:p w14:paraId="0AF39B13" w14:textId="17A27FB4" w:rsidR="002B07C8" w:rsidRDefault="002B07C8" w:rsidP="00F60F2E">
      <w:pPr>
        <w:pStyle w:val="Texto"/>
      </w:pPr>
      <w:r>
        <w:t>A primeira classe definida no novo domínio é SC_QUADRAS</w:t>
      </w:r>
      <w:r w:rsidR="00113CBF">
        <w:t xml:space="preserve">, que permite a realização dos cálculos necessários ao </w:t>
      </w:r>
      <w:r w:rsidR="001C70CE">
        <w:t>georreferenciamento das quadras.</w:t>
      </w:r>
      <w:r w:rsidR="008A62DF">
        <w:t xml:space="preserve"> </w:t>
      </w:r>
      <w:r w:rsidR="00CF292A">
        <w:t xml:space="preserve">As outras classes são </w:t>
      </w:r>
      <w:r w:rsidR="00134E25">
        <w:t>c</w:t>
      </w:r>
      <w:r w:rsidR="0074092B">
        <w:t xml:space="preserve">ópias ajustadas do domínio CIATA </w:t>
      </w:r>
      <w:r w:rsidR="00134E25">
        <w:t>acrescidas das coordenadas</w:t>
      </w:r>
      <w:r w:rsidR="00300C62">
        <w:t xml:space="preserve"> </w:t>
      </w:r>
      <w:r w:rsidR="00B3177D">
        <w:t>dos polígonos calculados</w:t>
      </w:r>
      <w:r w:rsidR="005247BF">
        <w:t>, quando disponíveis</w:t>
      </w:r>
      <w:r w:rsidR="00B3177D">
        <w:t>.</w:t>
      </w:r>
    </w:p>
    <w:p w14:paraId="7CE61C2A" w14:textId="77777777" w:rsidR="0034783D" w:rsidRDefault="0034783D" w:rsidP="00F60F2E">
      <w:pPr>
        <w:pStyle w:val="Texto"/>
      </w:pPr>
    </w:p>
    <w:p w14:paraId="7D76D32F" w14:textId="27265B76" w:rsidR="001051C8" w:rsidRPr="00AB0A68" w:rsidDel="00FD4794" w:rsidRDefault="001051C8" w:rsidP="00AB0A68">
      <w:pPr>
        <w:pStyle w:val="Legenda"/>
        <w:keepNext/>
        <w:rPr>
          <w:del w:id="165" w:author="Marco Aurélio Barbiero" w:date="2025-12-14T15:22:00Z" w16du:dateUtc="2025-12-14T18:22:00Z"/>
        </w:rPr>
      </w:pPr>
      <w:bookmarkStart w:id="166" w:name="_Ref215819333"/>
      <w:del w:id="167" w:author="Marco Aurélio Barbiero" w:date="2025-12-14T15:22:00Z" w16du:dateUtc="2025-12-14T18:22:00Z">
        <w:r w:rsidDel="00FD4794">
          <w:delText xml:space="preserve">Quadro </w:delText>
        </w:r>
        <w:r w:rsidDel="00FD4794">
          <w:fldChar w:fldCharType="begin"/>
        </w:r>
        <w:r w:rsidDel="00FD4794">
          <w:delInstrText xml:space="preserve"> SEQ Quadro \* ARABIC </w:delInstrText>
        </w:r>
        <w:r w:rsidDel="00FD4794">
          <w:fldChar w:fldCharType="separate"/>
        </w:r>
        <w:r w:rsidDel="00FD4794">
          <w:rPr>
            <w:noProof/>
          </w:rPr>
          <w:delText>12</w:delText>
        </w:r>
        <w:r w:rsidDel="00FD4794">
          <w:fldChar w:fldCharType="end"/>
        </w:r>
      </w:del>
      <w:bookmarkEnd w:id="166"/>
      <w:del w:id="168" w:author="Marco Aurélio Barbiero" w:date="2025-12-14T15:20:00Z" w16du:dateUtc="2025-12-14T18:20:00Z">
        <w:r w:rsidDel="00CF20AA">
          <w:delText>:</w:delText>
        </w:r>
      </w:del>
      <w:del w:id="169" w:author="Marco Aurélio Barbiero" w:date="2025-12-14T15:22:00Z" w16du:dateUtc="2025-12-14T18:22:00Z">
        <w:r w:rsidDel="00FD4794">
          <w:delText xml:space="preserve"> Estrutura inicial do domínio SC_</w:delText>
        </w:r>
      </w:del>
    </w:p>
    <w:p w14:paraId="2E46699C" w14:textId="29A7227C" w:rsidR="004D1CE7" w:rsidRDefault="004D1CE7" w:rsidP="004D1CE7">
      <w:pPr>
        <w:pStyle w:val="Legenda"/>
        <w:keepNext/>
        <w:rPr>
          <w:ins w:id="170" w:author="Marco Aurélio Barbiero" w:date="2025-12-14T15:23:00Z" w16du:dateUtc="2025-12-14T18:23:00Z"/>
        </w:rPr>
        <w:pPrChange w:id="171" w:author="Marco Aurélio Barbiero" w:date="2025-12-14T15:23:00Z" w16du:dateUtc="2025-12-14T18:23:00Z">
          <w:pPr>
            <w:pStyle w:val="Legenda"/>
          </w:pPr>
        </w:pPrChange>
      </w:pPr>
      <w:bookmarkStart w:id="172" w:name="_Ref216618277"/>
      <w:ins w:id="173" w:author="Marco Aurélio Barbiero" w:date="2025-12-14T15:23:00Z" w16du:dateUtc="2025-12-14T18:23:00Z">
        <w:r>
          <w:t xml:space="preserve">Figura </w:t>
        </w:r>
        <w:r>
          <w:fldChar w:fldCharType="begin"/>
        </w:r>
        <w:r>
          <w:instrText xml:space="preserve"> SEQ Figura \* ARABIC </w:instrText>
        </w:r>
      </w:ins>
      <w:r>
        <w:fldChar w:fldCharType="separate"/>
      </w:r>
      <w:ins w:id="174" w:author="Marco Aurélio Barbiero" w:date="2025-12-14T15:23:00Z" w16du:dateUtc="2025-12-14T18:23:00Z">
        <w:r>
          <w:rPr>
            <w:noProof/>
          </w:rPr>
          <w:t>4</w:t>
        </w:r>
        <w:r>
          <w:fldChar w:fldCharType="end"/>
        </w:r>
        <w:bookmarkEnd w:id="172"/>
        <w:r>
          <w:t xml:space="preserve"> </w:t>
        </w:r>
        <w:r w:rsidRPr="00744F15">
          <w:t>- Estrutura inicial do domínio SC_</w:t>
        </w:r>
      </w:ins>
    </w:p>
    <w:p w14:paraId="234D7634" w14:textId="70555B1E" w:rsidR="0034783D" w:rsidRDefault="0034783D" w:rsidP="0086459B">
      <w:pPr>
        <w:pStyle w:val="Texto"/>
        <w:jc w:val="center"/>
      </w:pPr>
      <w:r>
        <w:rPr>
          <w:noProof/>
          <w:lang w:eastAsia="pt-BR" w:bidi="ar-SA"/>
        </w:rPr>
        <w:drawing>
          <wp:inline distT="0" distB="0" distL="0" distR="0" wp14:anchorId="159579DF" wp14:editId="24051759">
            <wp:extent cx="4305300" cy="2463930"/>
            <wp:effectExtent l="0" t="0" r="0" b="0"/>
            <wp:docPr id="19584406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0688" name="Imagem 6"/>
                    <pic:cNvPicPr/>
                  </pic:nvPicPr>
                  <pic:blipFill>
                    <a:blip r:embed="rId24">
                      <a:extLst>
                        <a:ext uri="{28A0092B-C50C-407E-A947-70E740481C1C}">
                          <a14:useLocalDpi xmlns:a14="http://schemas.microsoft.com/office/drawing/2010/main" val="0"/>
                        </a:ext>
                      </a:extLst>
                    </a:blip>
                    <a:stretch>
                      <a:fillRect/>
                    </a:stretch>
                  </pic:blipFill>
                  <pic:spPr>
                    <a:xfrm>
                      <a:off x="0" y="0"/>
                      <a:ext cx="4312545" cy="2468076"/>
                    </a:xfrm>
                    <a:prstGeom prst="rect">
                      <a:avLst/>
                    </a:prstGeom>
                  </pic:spPr>
                </pic:pic>
              </a:graphicData>
            </a:graphic>
          </wp:inline>
        </w:drawing>
      </w:r>
    </w:p>
    <w:p w14:paraId="69CAF556" w14:textId="1B346006" w:rsidR="00791258" w:rsidRDefault="0036246F" w:rsidP="005B5909">
      <w:pPr>
        <w:pStyle w:val="Legenda"/>
      </w:pPr>
      <w:r>
        <w:t>Elaboração</w:t>
      </w:r>
      <w:r w:rsidR="005B5909">
        <w:t xml:space="preserve">: </w:t>
      </w:r>
      <w:commentRangeStart w:id="175"/>
      <w:r w:rsidR="005B5909">
        <w:t>Os autores</w:t>
      </w:r>
      <w:commentRangeEnd w:id="175"/>
      <w:r w:rsidR="00890AF2">
        <w:rPr>
          <w:rStyle w:val="Refdecomentrio"/>
          <w:iCs w:val="0"/>
          <w:color w:val="auto"/>
        </w:rPr>
        <w:commentReference w:id="175"/>
      </w:r>
      <w:r w:rsidR="00EF4059">
        <w:t xml:space="preserve"> (2025)</w:t>
      </w:r>
    </w:p>
    <w:p w14:paraId="1764391F" w14:textId="77777777" w:rsidR="00B3177D" w:rsidRDefault="00B3177D" w:rsidP="00F60F2E">
      <w:pPr>
        <w:pStyle w:val="Texto"/>
      </w:pPr>
    </w:p>
    <w:p w14:paraId="25486D96" w14:textId="75534AA9" w:rsidR="009846E8" w:rsidRDefault="00860FB0" w:rsidP="00F60F2E">
      <w:pPr>
        <w:pStyle w:val="Texto"/>
      </w:pPr>
      <w:r>
        <w:t>Após o georreferenciamento</w:t>
      </w:r>
      <w:r w:rsidR="000A013D">
        <w:t>,</w:t>
      </w:r>
      <w:r>
        <w:t xml:space="preserve"> a prefeitura pode escolher entre</w:t>
      </w:r>
      <w:r w:rsidR="000A013D">
        <w:t>:</w:t>
      </w:r>
      <w:r>
        <w:t xml:space="preserve"> </w:t>
      </w:r>
    </w:p>
    <w:p w14:paraId="6BC868C4" w14:textId="77777777" w:rsidR="000A013D" w:rsidRDefault="000A013D" w:rsidP="00F03027">
      <w:pPr>
        <w:pStyle w:val="PargrafodaLista"/>
        <w:numPr>
          <w:ilvl w:val="0"/>
          <w:numId w:val="30"/>
        </w:numPr>
      </w:pPr>
      <w:r>
        <w:t>devolver as coordenadas dos polígonos para o cadastro urbano municipal;</w:t>
      </w:r>
    </w:p>
    <w:p w14:paraId="026818E0" w14:textId="20F30EE9" w:rsidR="000A013D" w:rsidRDefault="000A013D" w:rsidP="00F03027">
      <w:pPr>
        <w:pStyle w:val="PargrafodaLista"/>
      </w:pPr>
      <w:r>
        <w:lastRenderedPageBreak/>
        <w:t>desenvolver um novo cadastro; ou</w:t>
      </w:r>
    </w:p>
    <w:p w14:paraId="6E8EEB9D" w14:textId="1BDC8319" w:rsidR="000A013D" w:rsidRDefault="000A013D" w:rsidP="00F03027">
      <w:pPr>
        <w:pStyle w:val="PargrafodaLista"/>
      </w:pPr>
      <w:r>
        <w:t xml:space="preserve">aproveitar as facilidades do aplicativo </w:t>
      </w:r>
      <w:r w:rsidRPr="0034783D">
        <w:rPr>
          <w:i/>
          <w:iCs/>
        </w:rPr>
        <w:t>SuperCIATA</w:t>
      </w:r>
      <w:r>
        <w:t xml:space="preserve"> e evoluir para uma Cadastro Técnico Multifinalitário – CTM </w:t>
      </w:r>
      <w:r>
        <w:fldChar w:fldCharType="begin"/>
      </w:r>
      <w:r>
        <w:instrText xml:space="preserve"> ADDIN ZOTERO_ITEM CSL_CITATION {"citationID":"KrhPhO02","properties":{"formattedCitation":"(Silva,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fldChar w:fldCharType="separate"/>
      </w:r>
      <w:r w:rsidRPr="000A013D">
        <w:t>(Silva, 2023)</w:t>
      </w:r>
      <w:r>
        <w:fldChar w:fldCharType="end"/>
      </w:r>
      <w:r>
        <w:t>.</w:t>
      </w:r>
    </w:p>
    <w:p w14:paraId="4A24406D" w14:textId="77777777" w:rsidR="000A013D" w:rsidRDefault="000A013D" w:rsidP="00F60F2E">
      <w:pPr>
        <w:pStyle w:val="Texto"/>
      </w:pPr>
    </w:p>
    <w:p w14:paraId="3929860E" w14:textId="77777777" w:rsidR="00F03027" w:rsidRDefault="00F03027" w:rsidP="00F60F2E">
      <w:pPr>
        <w:pStyle w:val="Texto"/>
      </w:pPr>
    </w:p>
    <w:p w14:paraId="19CBF3B5" w14:textId="01CAED85" w:rsidR="00077D22" w:rsidRDefault="003A309E" w:rsidP="00C960D8">
      <w:pPr>
        <w:pStyle w:val="Ttulo1"/>
      </w:pPr>
      <w:commentRangeStart w:id="176"/>
      <w:r>
        <w:t xml:space="preserve">Resultados </w:t>
      </w:r>
      <w:commentRangeEnd w:id="176"/>
      <w:r w:rsidR="00890AF2">
        <w:rPr>
          <w:rStyle w:val="Refdecomentrio"/>
          <w:rFonts w:eastAsia="Times New Roman" w:cs="Times New Roman"/>
          <w:b w:val="0"/>
          <w:bCs w:val="0"/>
          <w:caps w:val="0"/>
          <w:color w:val="auto"/>
        </w:rPr>
        <w:commentReference w:id="176"/>
      </w:r>
    </w:p>
    <w:p w14:paraId="3F646D4C" w14:textId="77777777" w:rsidR="00AB63D9" w:rsidRDefault="00AB63D9" w:rsidP="00AB63D9">
      <w:pPr>
        <w:pStyle w:val="Texto"/>
      </w:pPr>
    </w:p>
    <w:p w14:paraId="5E681670" w14:textId="52FC4A2C" w:rsidR="009846E8" w:rsidRDefault="006523B0" w:rsidP="00AB63D9">
      <w:pPr>
        <w:pStyle w:val="Ttulo2"/>
      </w:pPr>
      <w:commentRangeStart w:id="177"/>
      <w:r w:rsidRPr="00AB63D9">
        <w:t>Resultado</w:t>
      </w:r>
      <w:r>
        <w:t xml:space="preserve"> da </w:t>
      </w:r>
      <w:r w:rsidRPr="00AB63D9">
        <w:t>Integração</w:t>
      </w:r>
      <w:r>
        <w:t xml:space="preserve"> CIATA e CNEFE</w:t>
      </w:r>
      <w:commentRangeEnd w:id="177"/>
      <w:r w:rsidR="00CF6597">
        <w:rPr>
          <w:rStyle w:val="Refdecomentrio"/>
          <w:rFonts w:eastAsia="Times New Roman" w:cs="Times New Roman"/>
          <w:b w:val="0"/>
          <w:color w:val="auto"/>
        </w:rPr>
        <w:commentReference w:id="177"/>
      </w:r>
    </w:p>
    <w:p w14:paraId="5E4B9C40" w14:textId="77777777" w:rsidR="005456AF" w:rsidRPr="00AB63D9" w:rsidRDefault="005456AF" w:rsidP="00AB63D9">
      <w:pPr>
        <w:pStyle w:val="Texto"/>
      </w:pPr>
    </w:p>
    <w:p w14:paraId="5A319EA7" w14:textId="3F9C2ADA" w:rsidR="009846E8" w:rsidRDefault="00882A8C" w:rsidP="00AB63D9">
      <w:pPr>
        <w:pStyle w:val="Texto"/>
      </w:pPr>
      <w:r w:rsidRPr="00AB63D9">
        <w:t>N</w:t>
      </w:r>
      <w:r w:rsidR="005456AF" w:rsidRPr="00AB63D9">
        <w:t xml:space="preserve">a etapa de integração </w:t>
      </w:r>
      <w:r w:rsidR="008504C8" w:rsidRPr="00AB63D9">
        <w:t xml:space="preserve">abrangida por este artigo faz-se uma </w:t>
      </w:r>
      <w:r w:rsidR="00CF30FC" w:rsidRPr="00AB63D9">
        <w:t xml:space="preserve">análise estatística buscando avaliar </w:t>
      </w:r>
      <w:r w:rsidR="00E900B6" w:rsidRPr="00AB63D9">
        <w:t xml:space="preserve">a efetividade dos métodos de busca de equivalência dos nomes de logradouros </w:t>
      </w:r>
      <w:r w:rsidR="00F90B4C" w:rsidRPr="00AB63D9">
        <w:t>n</w:t>
      </w:r>
      <w:r w:rsidR="002F0B1D" w:rsidRPr="00AB63D9">
        <w:t>os dois domínios.</w:t>
      </w:r>
      <w:r w:rsidR="00BA3CB3">
        <w:t xml:space="preserve"> A </w:t>
      </w:r>
      <w:r w:rsidR="00BA3CB3">
        <w:fldChar w:fldCharType="begin"/>
      </w:r>
      <w:r w:rsidR="00BA3CB3">
        <w:instrText xml:space="preserve"> REF _Ref216032181 \h </w:instrText>
      </w:r>
      <w:r w:rsidR="00BA3CB3">
        <w:fldChar w:fldCharType="separate"/>
      </w:r>
      <w:r w:rsidR="00BA3CB3">
        <w:t xml:space="preserve">Tabela </w:t>
      </w:r>
      <w:r w:rsidR="00BA3CB3">
        <w:rPr>
          <w:noProof/>
        </w:rPr>
        <w:t>1</w:t>
      </w:r>
      <w:r w:rsidR="00BA3CB3">
        <w:fldChar w:fldCharType="end"/>
      </w:r>
      <w:r w:rsidR="00A57434">
        <w:t xml:space="preserve"> </w:t>
      </w:r>
      <w:r w:rsidR="00890AF2">
        <w:t xml:space="preserve">apresenta </w:t>
      </w:r>
      <w:r w:rsidR="00A57434">
        <w:t xml:space="preserve">o resultado </w:t>
      </w:r>
      <w:r w:rsidR="00D52FC4">
        <w:t>da integração</w:t>
      </w:r>
      <w:r w:rsidR="00B14F0E">
        <w:t xml:space="preserve"> com os diferentes métodos de </w:t>
      </w:r>
      <w:r w:rsidR="00F21603">
        <w:t>busca por equivalência</w:t>
      </w:r>
      <w:r w:rsidR="00D52FC4">
        <w:t>.</w:t>
      </w:r>
    </w:p>
    <w:p w14:paraId="0466BF53" w14:textId="77777777" w:rsidR="0000005E" w:rsidRDefault="0000005E" w:rsidP="00AB63D9">
      <w:pPr>
        <w:pStyle w:val="Texto"/>
      </w:pPr>
    </w:p>
    <w:p w14:paraId="711BA754" w14:textId="37437780" w:rsidR="00BA3CB3" w:rsidRDefault="00BA3CB3" w:rsidP="00BA3CB3">
      <w:pPr>
        <w:pStyle w:val="Legenda"/>
      </w:pPr>
      <w:bookmarkStart w:id="178" w:name="_Ref216032181"/>
      <w:commentRangeStart w:id="179"/>
      <w:r>
        <w:t xml:space="preserve">Tabela </w:t>
      </w:r>
      <w:r>
        <w:fldChar w:fldCharType="begin"/>
      </w:r>
      <w:r>
        <w:instrText xml:space="preserve"> SEQ Tabela \* ARABIC </w:instrText>
      </w:r>
      <w:r>
        <w:fldChar w:fldCharType="separate"/>
      </w:r>
      <w:r>
        <w:rPr>
          <w:noProof/>
        </w:rPr>
        <w:t>1</w:t>
      </w:r>
      <w:r>
        <w:fldChar w:fldCharType="end"/>
      </w:r>
      <w:bookmarkEnd w:id="178"/>
      <w:commentRangeEnd w:id="179"/>
      <w:r w:rsidR="00890AF2">
        <w:rPr>
          <w:rStyle w:val="Refdecomentrio"/>
          <w:iCs w:val="0"/>
          <w:color w:val="auto"/>
        </w:rPr>
        <w:commentReference w:id="179"/>
      </w:r>
      <w:ins w:id="180" w:author="Marco Aurélio Barbiero" w:date="2025-12-14T15:21:00Z" w16du:dateUtc="2025-12-14T18:21:00Z">
        <w:r w:rsidR="00CF20AA">
          <w:t xml:space="preserve"> -</w:t>
        </w:r>
      </w:ins>
      <w:del w:id="181" w:author="Marco Aurélio Barbiero" w:date="2025-12-14T15:21:00Z" w16du:dateUtc="2025-12-14T18:21:00Z">
        <w:r w:rsidDel="00CF20AA">
          <w:delText>:</w:delText>
        </w:r>
      </w:del>
      <w:r>
        <w:t xml:space="preserve"> Resultado da etapa de busca de equivalência</w:t>
      </w:r>
    </w:p>
    <w:tbl>
      <w:tblPr>
        <w:tblW w:w="5219" w:type="pct"/>
        <w:jc w:val="center"/>
        <w:tblBorders>
          <w:insideV w:val="single" w:sz="4" w:space="0" w:color="auto"/>
        </w:tblBorders>
        <w:tblLook w:val="01E0" w:firstRow="1" w:lastRow="1" w:firstColumn="1" w:lastColumn="1" w:noHBand="0" w:noVBand="0"/>
      </w:tblPr>
      <w:tblGrid>
        <w:gridCol w:w="1450"/>
        <w:gridCol w:w="1358"/>
        <w:gridCol w:w="1858"/>
        <w:gridCol w:w="1024"/>
        <w:gridCol w:w="1778"/>
        <w:gridCol w:w="950"/>
        <w:gridCol w:w="1646"/>
        <w:tblGridChange w:id="182">
          <w:tblGrid>
            <w:gridCol w:w="1450"/>
            <w:gridCol w:w="116"/>
            <w:gridCol w:w="1242"/>
            <w:gridCol w:w="143"/>
            <w:gridCol w:w="1384"/>
            <w:gridCol w:w="331"/>
            <w:gridCol w:w="998"/>
            <w:gridCol w:w="26"/>
            <w:gridCol w:w="1302"/>
            <w:gridCol w:w="476"/>
            <w:gridCol w:w="852"/>
            <w:gridCol w:w="98"/>
            <w:gridCol w:w="1230"/>
            <w:gridCol w:w="416"/>
          </w:tblGrid>
        </w:tblGridChange>
      </w:tblGrid>
      <w:tr w:rsidR="003C374F" w:rsidRPr="008B5A8A" w14:paraId="64BAC674" w14:textId="35B531DD" w:rsidTr="003C374F">
        <w:trPr>
          <w:tblHeader/>
          <w:jc w:val="center"/>
        </w:trPr>
        <w:tc>
          <w:tcPr>
            <w:tcW w:w="704" w:type="pct"/>
            <w:tcBorders>
              <w:top w:val="single" w:sz="4" w:space="0" w:color="auto"/>
              <w:bottom w:val="single" w:sz="4" w:space="0" w:color="auto"/>
            </w:tcBorders>
          </w:tcPr>
          <w:p w14:paraId="7E02AEDA" w14:textId="56FE74A5" w:rsidR="005A7F96" w:rsidRPr="003C374F" w:rsidRDefault="005A7F96" w:rsidP="007838F5">
            <w:pPr>
              <w:pStyle w:val="Texto"/>
              <w:ind w:firstLine="0"/>
              <w:rPr>
                <w:b/>
                <w:bCs/>
                <w:sz w:val="18"/>
                <w:szCs w:val="18"/>
              </w:rPr>
              <w:pPrChange w:id="183" w:author="Marco Aurélio Barbiero" w:date="2025-12-14T10:18:00Z" w16du:dateUtc="2025-12-14T13:18:00Z">
                <w:pPr>
                  <w:pStyle w:val="Texto"/>
                  <w:ind w:firstLine="0"/>
                  <w:jc w:val="center"/>
                </w:pPr>
              </w:pPrChange>
            </w:pPr>
            <w:ins w:id="184" w:author="Marco Aurélio Barbiero" w:date="2025-12-14T10:17:00Z" w16du:dateUtc="2025-12-14T13:17:00Z">
              <w:r w:rsidRPr="003C374F">
                <w:rPr>
                  <w:b/>
                  <w:bCs/>
                  <w:rPrChange w:id="185" w:author="Marco Aurélio Barbiero" w:date="2025-12-14T10:20:00Z" w16du:dateUtc="2025-12-14T13:20:00Z">
                    <w:rPr/>
                  </w:rPrChange>
                </w:rPr>
                <w:t>Logradouros</w:t>
              </w:r>
            </w:ins>
            <w:ins w:id="186" w:author="Marco Aurélio Barbiero" w:date="2025-12-14T10:18:00Z" w16du:dateUtc="2025-12-14T13:18:00Z">
              <w:r w:rsidR="007838F5" w:rsidRPr="003C374F">
                <w:rPr>
                  <w:b/>
                  <w:bCs/>
                  <w:rPrChange w:id="187" w:author="Marco Aurélio Barbiero" w:date="2025-12-14T10:20:00Z" w16du:dateUtc="2025-12-14T13:20:00Z">
                    <w:rPr/>
                  </w:rPrChange>
                </w:rPr>
                <w:t xml:space="preserve"> </w:t>
              </w:r>
            </w:ins>
          </w:p>
        </w:tc>
        <w:tc>
          <w:tcPr>
            <w:tcW w:w="679" w:type="pct"/>
            <w:tcBorders>
              <w:top w:val="single" w:sz="4" w:space="0" w:color="auto"/>
              <w:bottom w:val="single" w:sz="4" w:space="0" w:color="auto"/>
            </w:tcBorders>
          </w:tcPr>
          <w:p w14:paraId="6CDE18E4" w14:textId="1E5F251D" w:rsidR="005A7F96" w:rsidRPr="003C374F" w:rsidRDefault="005A7F96" w:rsidP="005A7F96">
            <w:pPr>
              <w:pStyle w:val="Texto"/>
              <w:ind w:firstLine="0"/>
              <w:jc w:val="center"/>
              <w:rPr>
                <w:b/>
                <w:bCs/>
                <w:sz w:val="18"/>
                <w:szCs w:val="18"/>
              </w:rPr>
            </w:pPr>
            <w:ins w:id="188" w:author="Marco Aurélio Barbiero" w:date="2025-12-14T10:16:00Z" w16du:dateUtc="2025-12-14T13:16:00Z">
              <w:r w:rsidRPr="003C374F">
                <w:rPr>
                  <w:b/>
                  <w:bCs/>
                  <w:rPrChange w:id="189" w:author="Marco Aurélio Barbiero" w:date="2025-12-14T10:20:00Z" w16du:dateUtc="2025-12-14T13:20:00Z">
                    <w:rPr/>
                  </w:rPrChange>
                </w:rPr>
                <w:t>Alvos</w:t>
              </w:r>
            </w:ins>
          </w:p>
        </w:tc>
        <w:tc>
          <w:tcPr>
            <w:tcW w:w="927" w:type="pct"/>
            <w:tcBorders>
              <w:top w:val="single" w:sz="4" w:space="0" w:color="auto"/>
              <w:bottom w:val="single" w:sz="4" w:space="0" w:color="auto"/>
            </w:tcBorders>
          </w:tcPr>
          <w:p w14:paraId="47FADF99" w14:textId="15E048E3" w:rsidR="005A7F96" w:rsidRPr="003C374F" w:rsidRDefault="005A7F96" w:rsidP="005A7F96">
            <w:pPr>
              <w:pStyle w:val="Texto"/>
              <w:ind w:firstLine="0"/>
              <w:jc w:val="center"/>
              <w:rPr>
                <w:b/>
                <w:bCs/>
                <w:sz w:val="18"/>
                <w:szCs w:val="18"/>
              </w:rPr>
            </w:pPr>
            <w:ins w:id="190" w:author="Marco Aurélio Barbiero" w:date="2025-12-14T10:16:00Z" w16du:dateUtc="2025-12-14T13:16:00Z">
              <w:r w:rsidRPr="003C374F">
                <w:rPr>
                  <w:b/>
                  <w:bCs/>
                  <w:rPrChange w:id="191" w:author="Marco Aurélio Barbiero" w:date="2025-12-14T10:20:00Z" w16du:dateUtc="2025-12-14T13:20:00Z">
                    <w:rPr/>
                  </w:rPrChange>
                </w:rPr>
                <w:t>Coincidentes</w:t>
              </w:r>
            </w:ins>
          </w:p>
        </w:tc>
        <w:tc>
          <w:tcPr>
            <w:tcW w:w="509" w:type="pct"/>
            <w:tcBorders>
              <w:top w:val="single" w:sz="4" w:space="0" w:color="auto"/>
              <w:bottom w:val="single" w:sz="4" w:space="0" w:color="auto"/>
            </w:tcBorders>
          </w:tcPr>
          <w:p w14:paraId="35C508D0" w14:textId="78E8105E" w:rsidR="005A7F96" w:rsidRPr="003C374F" w:rsidRDefault="005A7F96" w:rsidP="005A7F96">
            <w:pPr>
              <w:pStyle w:val="Texto"/>
              <w:ind w:firstLine="0"/>
              <w:jc w:val="center"/>
              <w:rPr>
                <w:b/>
                <w:bCs/>
                <w:sz w:val="18"/>
                <w:szCs w:val="18"/>
              </w:rPr>
            </w:pPr>
            <w:proofErr w:type="spellStart"/>
            <w:ins w:id="192" w:author="Marco Aurélio Barbiero" w:date="2025-12-14T10:16:00Z" w16du:dateUtc="2025-12-14T13:16:00Z">
              <w:r w:rsidRPr="003C374F">
                <w:rPr>
                  <w:b/>
                  <w:bCs/>
                  <w:rPrChange w:id="193" w:author="Marco Aurélio Barbiero" w:date="2025-12-14T10:20:00Z" w16du:dateUtc="2025-12-14T13:20:00Z">
                    <w:rPr/>
                  </w:rPrChange>
                </w:rPr>
                <w:t>Soundex</w:t>
              </w:r>
            </w:ins>
            <w:proofErr w:type="spellEnd"/>
          </w:p>
        </w:tc>
        <w:tc>
          <w:tcPr>
            <w:tcW w:w="891" w:type="pct"/>
            <w:tcBorders>
              <w:top w:val="single" w:sz="4" w:space="0" w:color="auto"/>
              <w:bottom w:val="single" w:sz="4" w:space="0" w:color="auto"/>
            </w:tcBorders>
          </w:tcPr>
          <w:p w14:paraId="7E60DAE7" w14:textId="4C2612C6" w:rsidR="005A7F96" w:rsidRPr="003C374F" w:rsidRDefault="005A7F96" w:rsidP="005A7F96">
            <w:pPr>
              <w:pStyle w:val="Texto"/>
              <w:ind w:firstLine="0"/>
              <w:jc w:val="center"/>
              <w:rPr>
                <w:b/>
                <w:bCs/>
                <w:sz w:val="18"/>
                <w:szCs w:val="18"/>
              </w:rPr>
            </w:pPr>
            <w:proofErr w:type="spellStart"/>
            <w:ins w:id="194" w:author="Marco Aurélio Barbiero" w:date="2025-12-14T10:16:00Z" w16du:dateUtc="2025-12-14T13:16:00Z">
              <w:r w:rsidRPr="003C374F">
                <w:rPr>
                  <w:b/>
                  <w:bCs/>
                  <w:rPrChange w:id="195" w:author="Marco Aurélio Barbiero" w:date="2025-12-14T10:20:00Z" w16du:dateUtc="2025-12-14T13:20:00Z">
                    <w:rPr/>
                  </w:rPrChange>
                </w:rPr>
                <w:t>Levenshtein</w:t>
              </w:r>
            </w:ins>
            <w:proofErr w:type="spellEnd"/>
          </w:p>
        </w:tc>
        <w:tc>
          <w:tcPr>
            <w:tcW w:w="472" w:type="pct"/>
            <w:tcBorders>
              <w:top w:val="single" w:sz="4" w:space="0" w:color="auto"/>
              <w:bottom w:val="single" w:sz="4" w:space="0" w:color="auto"/>
            </w:tcBorders>
          </w:tcPr>
          <w:p w14:paraId="0346B7CA" w14:textId="38F1582F" w:rsidR="005A7F96" w:rsidRPr="003C374F" w:rsidRDefault="005A7F96" w:rsidP="005A7F96">
            <w:pPr>
              <w:pStyle w:val="Texto"/>
              <w:ind w:firstLine="0"/>
              <w:jc w:val="center"/>
              <w:rPr>
                <w:b/>
                <w:bCs/>
                <w:sz w:val="18"/>
                <w:szCs w:val="18"/>
              </w:rPr>
            </w:pPr>
            <w:ins w:id="196" w:author="Marco Aurélio Barbiero" w:date="2025-12-14T10:16:00Z" w16du:dateUtc="2025-12-14T13:16:00Z">
              <w:r w:rsidRPr="003C374F">
                <w:rPr>
                  <w:b/>
                  <w:bCs/>
                  <w:rPrChange w:id="197" w:author="Marco Aurélio Barbiero" w:date="2025-12-14T10:20:00Z" w16du:dateUtc="2025-12-14T13:20:00Z">
                    <w:rPr/>
                  </w:rPrChange>
                </w:rPr>
                <w:t>Manual</w:t>
              </w:r>
            </w:ins>
          </w:p>
        </w:tc>
        <w:tc>
          <w:tcPr>
            <w:tcW w:w="818" w:type="pct"/>
            <w:tcBorders>
              <w:top w:val="single" w:sz="4" w:space="0" w:color="auto"/>
              <w:bottom w:val="single" w:sz="4" w:space="0" w:color="auto"/>
            </w:tcBorders>
          </w:tcPr>
          <w:p w14:paraId="4B058551" w14:textId="1DD0C9F5" w:rsidR="005A7F96" w:rsidRPr="003C374F" w:rsidRDefault="005A7F96" w:rsidP="005A7F96">
            <w:pPr>
              <w:pStyle w:val="Texto"/>
              <w:ind w:firstLine="0"/>
              <w:jc w:val="center"/>
              <w:rPr>
                <w:b/>
                <w:bCs/>
                <w:sz w:val="18"/>
                <w:szCs w:val="18"/>
              </w:rPr>
            </w:pPr>
            <w:ins w:id="198" w:author="Marco Aurélio Barbiero" w:date="2025-12-14T10:16:00Z" w16du:dateUtc="2025-12-14T13:16:00Z">
              <w:r w:rsidRPr="003C374F">
                <w:rPr>
                  <w:b/>
                  <w:bCs/>
                  <w:rPrChange w:id="199" w:author="Marco Aurélio Barbiero" w:date="2025-12-14T10:20:00Z" w16du:dateUtc="2025-12-14T13:20:00Z">
                    <w:rPr/>
                  </w:rPrChange>
                </w:rPr>
                <w:t>Remanescentes</w:t>
              </w:r>
            </w:ins>
          </w:p>
        </w:tc>
      </w:tr>
      <w:tr w:rsidR="003C374F" w:rsidRPr="008B5A8A" w14:paraId="31868A8E" w14:textId="6207D670" w:rsidTr="003C374F">
        <w:trPr>
          <w:jc w:val="center"/>
        </w:trPr>
        <w:tc>
          <w:tcPr>
            <w:tcW w:w="704" w:type="pct"/>
            <w:tcBorders>
              <w:top w:val="single" w:sz="4" w:space="0" w:color="auto"/>
              <w:bottom w:val="nil"/>
            </w:tcBorders>
          </w:tcPr>
          <w:p w14:paraId="6C5C37C4" w14:textId="3C5D364A" w:rsidR="007838F5" w:rsidRPr="003C374F" w:rsidRDefault="007838F5" w:rsidP="007838F5">
            <w:pPr>
              <w:pStyle w:val="Texto"/>
              <w:ind w:firstLine="0"/>
              <w:jc w:val="left"/>
              <w:rPr>
                <w:b/>
                <w:bCs/>
                <w:sz w:val="18"/>
                <w:szCs w:val="18"/>
                <w:rPrChange w:id="200" w:author="Marco Aurélio Barbiero" w:date="2025-12-14T10:20:00Z" w16du:dateUtc="2025-12-14T13:20:00Z">
                  <w:rPr>
                    <w:sz w:val="18"/>
                    <w:szCs w:val="18"/>
                  </w:rPr>
                </w:rPrChange>
              </w:rPr>
            </w:pPr>
            <w:r w:rsidRPr="003C374F">
              <w:rPr>
                <w:b/>
                <w:bCs/>
                <w:rPrChange w:id="201" w:author="Marco Aurélio Barbiero" w:date="2025-12-14T10:20:00Z" w16du:dateUtc="2025-12-14T13:20:00Z">
                  <w:rPr/>
                </w:rPrChange>
              </w:rPr>
              <w:t>Quantidade</w:t>
            </w:r>
          </w:p>
        </w:tc>
        <w:tc>
          <w:tcPr>
            <w:tcW w:w="679" w:type="pct"/>
            <w:tcBorders>
              <w:top w:val="single" w:sz="4" w:space="0" w:color="auto"/>
              <w:bottom w:val="nil"/>
            </w:tcBorders>
          </w:tcPr>
          <w:p w14:paraId="6E13E813" w14:textId="6DE08F66" w:rsidR="007838F5" w:rsidRPr="003C3F69" w:rsidRDefault="007838F5" w:rsidP="00F21603">
            <w:pPr>
              <w:pStyle w:val="Texto"/>
              <w:ind w:firstLine="0"/>
              <w:jc w:val="right"/>
              <w:rPr>
                <w:sz w:val="18"/>
                <w:szCs w:val="18"/>
              </w:rPr>
              <w:pPrChange w:id="202" w:author="Marco Aurélio Barbiero" w:date="2025-12-14T10:25:00Z" w16du:dateUtc="2025-12-14T13:25:00Z">
                <w:pPr>
                  <w:pStyle w:val="Texto"/>
                  <w:ind w:firstLine="0"/>
                  <w:jc w:val="center"/>
                </w:pPr>
              </w:pPrChange>
            </w:pPr>
            <w:ins w:id="203" w:author="Marco Aurélio Barbiero" w:date="2025-12-14T10:16:00Z" w16du:dateUtc="2025-12-14T13:16:00Z">
              <w:r w:rsidRPr="005F684D">
                <w:t>202</w:t>
              </w:r>
            </w:ins>
          </w:p>
        </w:tc>
        <w:tc>
          <w:tcPr>
            <w:tcW w:w="927" w:type="pct"/>
            <w:tcBorders>
              <w:top w:val="single" w:sz="4" w:space="0" w:color="auto"/>
              <w:bottom w:val="nil"/>
            </w:tcBorders>
          </w:tcPr>
          <w:p w14:paraId="28D43C10" w14:textId="624B18DE" w:rsidR="007838F5" w:rsidRPr="003C3F69" w:rsidRDefault="007838F5" w:rsidP="00F21603">
            <w:pPr>
              <w:pStyle w:val="Texto"/>
              <w:ind w:firstLine="0"/>
              <w:jc w:val="right"/>
              <w:rPr>
                <w:sz w:val="18"/>
                <w:szCs w:val="18"/>
              </w:rPr>
              <w:pPrChange w:id="204" w:author="Marco Aurélio Barbiero" w:date="2025-12-14T10:25:00Z" w16du:dateUtc="2025-12-14T13:25:00Z">
                <w:pPr>
                  <w:pStyle w:val="Texto"/>
                  <w:ind w:firstLine="0"/>
                  <w:jc w:val="center"/>
                </w:pPr>
              </w:pPrChange>
            </w:pPr>
            <w:ins w:id="205" w:author="Marco Aurélio Barbiero" w:date="2025-12-14T10:16:00Z" w16du:dateUtc="2025-12-14T13:16:00Z">
              <w:r w:rsidRPr="005F684D">
                <w:t>121</w:t>
              </w:r>
            </w:ins>
            <w:del w:id="206" w:author="Marco Aurélio Barbiero" w:date="2025-12-14T10:16:00Z" w16du:dateUtc="2025-12-14T13:16:00Z">
              <w:r w:rsidRPr="003C3F69" w:rsidDel="00446D4B">
                <w:rPr>
                  <w:sz w:val="18"/>
                  <w:szCs w:val="18"/>
                </w:rPr>
                <w:delText>1</w:delText>
              </w:r>
            </w:del>
          </w:p>
        </w:tc>
        <w:tc>
          <w:tcPr>
            <w:tcW w:w="509" w:type="pct"/>
            <w:tcBorders>
              <w:top w:val="single" w:sz="4" w:space="0" w:color="auto"/>
              <w:bottom w:val="nil"/>
            </w:tcBorders>
          </w:tcPr>
          <w:p w14:paraId="058D1425" w14:textId="7605F761" w:rsidR="007838F5" w:rsidRPr="003C3F69" w:rsidRDefault="007838F5" w:rsidP="00F21603">
            <w:pPr>
              <w:pStyle w:val="Texto"/>
              <w:ind w:firstLine="0"/>
              <w:jc w:val="right"/>
              <w:rPr>
                <w:sz w:val="18"/>
                <w:szCs w:val="18"/>
              </w:rPr>
              <w:pPrChange w:id="207" w:author="Marco Aurélio Barbiero" w:date="2025-12-14T10:25:00Z" w16du:dateUtc="2025-12-14T13:25:00Z">
                <w:pPr>
                  <w:pStyle w:val="Texto"/>
                  <w:ind w:firstLine="0"/>
                  <w:jc w:val="center"/>
                </w:pPr>
              </w:pPrChange>
            </w:pPr>
            <w:ins w:id="208" w:author="Marco Aurélio Barbiero" w:date="2025-12-14T10:16:00Z" w16du:dateUtc="2025-12-14T13:16:00Z">
              <w:r w:rsidRPr="005F684D">
                <w:t>29</w:t>
              </w:r>
            </w:ins>
          </w:p>
        </w:tc>
        <w:tc>
          <w:tcPr>
            <w:tcW w:w="891" w:type="pct"/>
            <w:tcBorders>
              <w:top w:val="single" w:sz="4" w:space="0" w:color="auto"/>
              <w:bottom w:val="nil"/>
            </w:tcBorders>
          </w:tcPr>
          <w:p w14:paraId="7110EDFA" w14:textId="62C6D418" w:rsidR="007838F5" w:rsidRPr="003C3F69" w:rsidRDefault="007838F5" w:rsidP="00F21603">
            <w:pPr>
              <w:pStyle w:val="Texto"/>
              <w:ind w:firstLine="0"/>
              <w:jc w:val="right"/>
              <w:rPr>
                <w:sz w:val="18"/>
                <w:szCs w:val="18"/>
              </w:rPr>
              <w:pPrChange w:id="209" w:author="Marco Aurélio Barbiero" w:date="2025-12-14T10:25:00Z" w16du:dateUtc="2025-12-14T13:25:00Z">
                <w:pPr>
                  <w:pStyle w:val="Texto"/>
                  <w:ind w:firstLine="0"/>
                  <w:jc w:val="center"/>
                </w:pPr>
              </w:pPrChange>
            </w:pPr>
            <w:ins w:id="210" w:author="Marco Aurélio Barbiero" w:date="2025-12-14T10:16:00Z" w16du:dateUtc="2025-12-14T13:16:00Z">
              <w:r w:rsidRPr="005F684D">
                <w:t>6</w:t>
              </w:r>
            </w:ins>
            <w:del w:id="211" w:author="Marco Aurélio Barbiero" w:date="2025-12-14T10:16:00Z" w16du:dateUtc="2025-12-14T13:16:00Z">
              <w:r w:rsidRPr="003C3F69" w:rsidDel="00446D4B">
                <w:rPr>
                  <w:sz w:val="18"/>
                  <w:szCs w:val="18"/>
                </w:rPr>
                <w:delText>5</w:delText>
              </w:r>
            </w:del>
          </w:p>
        </w:tc>
        <w:tc>
          <w:tcPr>
            <w:tcW w:w="472" w:type="pct"/>
            <w:tcBorders>
              <w:top w:val="single" w:sz="4" w:space="0" w:color="auto"/>
              <w:bottom w:val="nil"/>
            </w:tcBorders>
          </w:tcPr>
          <w:p w14:paraId="61BA6AB7" w14:textId="00C37CEE" w:rsidR="007838F5" w:rsidRPr="003C3F69" w:rsidRDefault="007838F5" w:rsidP="00F21603">
            <w:pPr>
              <w:pStyle w:val="Texto"/>
              <w:ind w:firstLine="0"/>
              <w:jc w:val="right"/>
              <w:rPr>
                <w:sz w:val="18"/>
                <w:szCs w:val="18"/>
              </w:rPr>
              <w:pPrChange w:id="212" w:author="Marco Aurélio Barbiero" w:date="2025-12-14T10:25:00Z" w16du:dateUtc="2025-12-14T13:25:00Z">
                <w:pPr>
                  <w:pStyle w:val="Texto"/>
                  <w:ind w:firstLine="0"/>
                  <w:jc w:val="center"/>
                </w:pPr>
              </w:pPrChange>
            </w:pPr>
            <w:ins w:id="213" w:author="Marco Aurélio Barbiero" w:date="2025-12-14T10:16:00Z" w16du:dateUtc="2025-12-14T13:16:00Z">
              <w:r w:rsidRPr="005F684D">
                <w:t>13</w:t>
              </w:r>
            </w:ins>
          </w:p>
        </w:tc>
        <w:tc>
          <w:tcPr>
            <w:tcW w:w="818" w:type="pct"/>
            <w:tcBorders>
              <w:top w:val="single" w:sz="4" w:space="0" w:color="auto"/>
              <w:bottom w:val="nil"/>
            </w:tcBorders>
          </w:tcPr>
          <w:p w14:paraId="479CDB20" w14:textId="669C72A0" w:rsidR="007838F5" w:rsidRPr="003C3F69" w:rsidRDefault="007838F5" w:rsidP="00F21603">
            <w:pPr>
              <w:pStyle w:val="Texto"/>
              <w:ind w:firstLine="0"/>
              <w:jc w:val="right"/>
              <w:rPr>
                <w:sz w:val="18"/>
                <w:szCs w:val="18"/>
              </w:rPr>
              <w:pPrChange w:id="214" w:author="Marco Aurélio Barbiero" w:date="2025-12-14T10:25:00Z" w16du:dateUtc="2025-12-14T13:25:00Z">
                <w:pPr>
                  <w:pStyle w:val="Texto"/>
                  <w:ind w:firstLine="0"/>
                  <w:jc w:val="center"/>
                </w:pPr>
              </w:pPrChange>
            </w:pPr>
            <w:ins w:id="215" w:author="Marco Aurélio Barbiero" w:date="2025-12-14T10:16:00Z" w16du:dateUtc="2025-12-14T13:16:00Z">
              <w:r w:rsidRPr="005F684D">
                <w:t>33</w:t>
              </w:r>
            </w:ins>
          </w:p>
        </w:tc>
      </w:tr>
      <w:tr w:rsidR="007838F5" w:rsidRPr="008B5A8A" w14:paraId="699D8410" w14:textId="6825D818" w:rsidTr="003C374F">
        <w:tblPrEx>
          <w:tblW w:w="5219" w:type="pct"/>
          <w:jc w:val="center"/>
          <w:tblBorders>
            <w:insideV w:val="single" w:sz="4" w:space="0" w:color="auto"/>
          </w:tblBorders>
          <w:tblLook w:val="01E0" w:firstRow="1" w:lastRow="1" w:firstColumn="1" w:lastColumn="1" w:noHBand="0" w:noVBand="0"/>
          <w:tblPrExChange w:id="216" w:author="Marco Aurélio Barbiero" w:date="2025-12-14T10:20:00Z" w16du:dateUtc="2025-12-14T13:20:00Z">
            <w:tblPrEx>
              <w:tblW w:w="5003" w:type="pct"/>
              <w:jc w:val="center"/>
              <w:tblBorders>
                <w:insideV w:val="single" w:sz="4" w:space="0" w:color="auto"/>
              </w:tblBorders>
              <w:tblLook w:val="01E0" w:firstRow="1" w:lastRow="1" w:firstColumn="1" w:lastColumn="1" w:noHBand="0" w:noVBand="0"/>
            </w:tblPrEx>
          </w:tblPrExChange>
        </w:tblPrEx>
        <w:trPr>
          <w:jc w:val="center"/>
          <w:trPrChange w:id="217" w:author="Marco Aurélio Barbiero" w:date="2025-12-14T10:20:00Z" w16du:dateUtc="2025-12-14T13:20:00Z">
            <w:trPr>
              <w:gridAfter w:val="0"/>
              <w:jc w:val="center"/>
            </w:trPr>
          </w:trPrChange>
        </w:trPr>
        <w:tc>
          <w:tcPr>
            <w:tcW w:w="704" w:type="pct"/>
            <w:tcBorders>
              <w:bottom w:val="single" w:sz="4" w:space="0" w:color="auto"/>
            </w:tcBorders>
            <w:tcPrChange w:id="218" w:author="Marco Aurélio Barbiero" w:date="2025-12-14T10:20:00Z" w16du:dateUtc="2025-12-14T13:20:00Z">
              <w:tcPr>
                <w:tcW w:w="812" w:type="pct"/>
                <w:gridSpan w:val="2"/>
              </w:tcPr>
            </w:tcPrChange>
          </w:tcPr>
          <w:p w14:paraId="117E3172" w14:textId="5922C680" w:rsidR="007838F5" w:rsidRPr="003C374F" w:rsidRDefault="007838F5" w:rsidP="007838F5">
            <w:pPr>
              <w:pStyle w:val="Texto"/>
              <w:ind w:firstLine="0"/>
              <w:jc w:val="left"/>
              <w:rPr>
                <w:b/>
                <w:bCs/>
                <w:sz w:val="18"/>
                <w:szCs w:val="18"/>
                <w:rPrChange w:id="219" w:author="Marco Aurélio Barbiero" w:date="2025-12-14T10:20:00Z" w16du:dateUtc="2025-12-14T13:20:00Z">
                  <w:rPr>
                    <w:sz w:val="18"/>
                    <w:szCs w:val="18"/>
                  </w:rPr>
                </w:rPrChange>
              </w:rPr>
            </w:pPr>
            <w:ins w:id="220" w:author="Marco Aurélio Barbiero" w:date="2025-12-14T10:18:00Z" w16du:dateUtc="2025-12-14T13:18:00Z">
              <w:r w:rsidRPr="003C374F">
                <w:rPr>
                  <w:b/>
                  <w:bCs/>
                  <w:rPrChange w:id="221" w:author="Marco Aurélio Barbiero" w:date="2025-12-14T10:20:00Z" w16du:dateUtc="2025-12-14T13:20:00Z">
                    <w:rPr/>
                  </w:rPrChange>
                </w:rPr>
                <w:t>Porcentagem</w:t>
              </w:r>
            </w:ins>
          </w:p>
        </w:tc>
        <w:tc>
          <w:tcPr>
            <w:tcW w:w="679" w:type="pct"/>
            <w:tcBorders>
              <w:bottom w:val="single" w:sz="4" w:space="0" w:color="auto"/>
            </w:tcBorders>
            <w:tcPrChange w:id="222" w:author="Marco Aurélio Barbiero" w:date="2025-12-14T10:20:00Z" w16du:dateUtc="2025-12-14T13:20:00Z">
              <w:tcPr>
                <w:tcW w:w="718" w:type="pct"/>
                <w:gridSpan w:val="2"/>
              </w:tcPr>
            </w:tcPrChange>
          </w:tcPr>
          <w:p w14:paraId="61DEDE3A" w14:textId="1AE65EDC" w:rsidR="007838F5" w:rsidRPr="003C3F69" w:rsidRDefault="007838F5" w:rsidP="00F21603">
            <w:pPr>
              <w:pStyle w:val="Texto"/>
              <w:ind w:firstLine="0"/>
              <w:jc w:val="right"/>
              <w:rPr>
                <w:sz w:val="18"/>
                <w:szCs w:val="18"/>
              </w:rPr>
              <w:pPrChange w:id="223" w:author="Marco Aurélio Barbiero" w:date="2025-12-14T10:25:00Z" w16du:dateUtc="2025-12-14T13:25:00Z">
                <w:pPr>
                  <w:pStyle w:val="Texto"/>
                  <w:ind w:firstLine="0"/>
                  <w:jc w:val="center"/>
                </w:pPr>
              </w:pPrChange>
            </w:pPr>
            <w:ins w:id="224" w:author="Marco Aurélio Barbiero" w:date="2025-12-14T10:16:00Z" w16du:dateUtc="2025-12-14T13:16:00Z">
              <w:r w:rsidRPr="005F684D">
                <w:t>100,0%</w:t>
              </w:r>
            </w:ins>
          </w:p>
        </w:tc>
        <w:tc>
          <w:tcPr>
            <w:tcW w:w="927" w:type="pct"/>
            <w:tcBorders>
              <w:bottom w:val="single" w:sz="4" w:space="0" w:color="auto"/>
            </w:tcBorders>
            <w:tcPrChange w:id="225" w:author="Marco Aurélio Barbiero" w:date="2025-12-14T10:20:00Z" w16du:dateUtc="2025-12-14T13:20:00Z">
              <w:tcPr>
                <w:tcW w:w="717" w:type="pct"/>
              </w:tcPr>
            </w:tcPrChange>
          </w:tcPr>
          <w:p w14:paraId="313B9D4F" w14:textId="1B1AF106" w:rsidR="007838F5" w:rsidRPr="003C3F69" w:rsidRDefault="007838F5" w:rsidP="00F21603">
            <w:pPr>
              <w:pStyle w:val="Texto"/>
              <w:ind w:firstLine="0"/>
              <w:jc w:val="right"/>
              <w:rPr>
                <w:sz w:val="18"/>
                <w:szCs w:val="18"/>
              </w:rPr>
              <w:pPrChange w:id="226" w:author="Marco Aurélio Barbiero" w:date="2025-12-14T10:25:00Z" w16du:dateUtc="2025-12-14T13:25:00Z">
                <w:pPr>
                  <w:pStyle w:val="Texto"/>
                  <w:ind w:firstLine="0"/>
                  <w:jc w:val="center"/>
                </w:pPr>
              </w:pPrChange>
            </w:pPr>
            <w:ins w:id="227" w:author="Marco Aurélio Barbiero" w:date="2025-12-14T10:16:00Z" w16du:dateUtc="2025-12-14T13:16:00Z">
              <w:r w:rsidRPr="005F684D">
                <w:t>59,9%</w:t>
              </w:r>
            </w:ins>
            <w:del w:id="228" w:author="Marco Aurélio Barbiero" w:date="2025-12-14T10:16:00Z" w16du:dateUtc="2025-12-14T13:16:00Z">
              <w:r w:rsidRPr="003C3F69" w:rsidDel="00446D4B">
                <w:rPr>
                  <w:sz w:val="18"/>
                  <w:szCs w:val="18"/>
                </w:rPr>
                <w:delText>2</w:delText>
              </w:r>
            </w:del>
          </w:p>
        </w:tc>
        <w:tc>
          <w:tcPr>
            <w:tcW w:w="509" w:type="pct"/>
            <w:tcBorders>
              <w:bottom w:val="single" w:sz="4" w:space="0" w:color="auto"/>
            </w:tcBorders>
            <w:tcPrChange w:id="229" w:author="Marco Aurélio Barbiero" w:date="2025-12-14T10:20:00Z" w16du:dateUtc="2025-12-14T13:20:00Z">
              <w:tcPr>
                <w:tcW w:w="689" w:type="pct"/>
                <w:gridSpan w:val="2"/>
              </w:tcPr>
            </w:tcPrChange>
          </w:tcPr>
          <w:p w14:paraId="5BF89AED" w14:textId="739D3BB5" w:rsidR="007838F5" w:rsidRPr="003C3F69" w:rsidRDefault="007838F5" w:rsidP="00F21603">
            <w:pPr>
              <w:pStyle w:val="Texto"/>
              <w:ind w:firstLine="0"/>
              <w:jc w:val="right"/>
              <w:rPr>
                <w:sz w:val="18"/>
                <w:szCs w:val="18"/>
              </w:rPr>
              <w:pPrChange w:id="230" w:author="Marco Aurélio Barbiero" w:date="2025-12-14T10:25:00Z" w16du:dateUtc="2025-12-14T13:25:00Z">
                <w:pPr>
                  <w:pStyle w:val="Texto"/>
                  <w:ind w:firstLine="0"/>
                  <w:jc w:val="center"/>
                </w:pPr>
              </w:pPrChange>
            </w:pPr>
            <w:ins w:id="231" w:author="Marco Aurélio Barbiero" w:date="2025-12-14T10:16:00Z" w16du:dateUtc="2025-12-14T13:16:00Z">
              <w:r w:rsidRPr="005F684D">
                <w:t>14,4%</w:t>
              </w:r>
            </w:ins>
          </w:p>
        </w:tc>
        <w:tc>
          <w:tcPr>
            <w:tcW w:w="891" w:type="pct"/>
            <w:tcBorders>
              <w:bottom w:val="single" w:sz="4" w:space="0" w:color="auto"/>
            </w:tcBorders>
            <w:tcPrChange w:id="232" w:author="Marco Aurélio Barbiero" w:date="2025-12-14T10:20:00Z" w16du:dateUtc="2025-12-14T13:20:00Z">
              <w:tcPr>
                <w:tcW w:w="688" w:type="pct"/>
                <w:gridSpan w:val="2"/>
              </w:tcPr>
            </w:tcPrChange>
          </w:tcPr>
          <w:p w14:paraId="570EB0B2" w14:textId="4C642A22" w:rsidR="007838F5" w:rsidRPr="003C3F69" w:rsidRDefault="007838F5" w:rsidP="00F21603">
            <w:pPr>
              <w:pStyle w:val="Texto"/>
              <w:ind w:firstLine="0"/>
              <w:jc w:val="right"/>
              <w:rPr>
                <w:sz w:val="18"/>
                <w:szCs w:val="18"/>
              </w:rPr>
              <w:pPrChange w:id="233" w:author="Marco Aurélio Barbiero" w:date="2025-12-14T10:25:00Z" w16du:dateUtc="2025-12-14T13:25:00Z">
                <w:pPr>
                  <w:pStyle w:val="Texto"/>
                  <w:ind w:firstLine="0"/>
                  <w:jc w:val="center"/>
                </w:pPr>
              </w:pPrChange>
            </w:pPr>
            <w:ins w:id="234" w:author="Marco Aurélio Barbiero" w:date="2025-12-14T10:16:00Z" w16du:dateUtc="2025-12-14T13:16:00Z">
              <w:r w:rsidRPr="005F684D">
                <w:t>3,0%</w:t>
              </w:r>
            </w:ins>
            <w:del w:id="235" w:author="Marco Aurélio Barbiero" w:date="2025-12-14T10:16:00Z" w16du:dateUtc="2025-12-14T13:16:00Z">
              <w:r w:rsidRPr="003C3F69" w:rsidDel="00446D4B">
                <w:rPr>
                  <w:sz w:val="18"/>
                  <w:szCs w:val="18"/>
                </w:rPr>
                <w:delText>6</w:delText>
              </w:r>
            </w:del>
          </w:p>
        </w:tc>
        <w:tc>
          <w:tcPr>
            <w:tcW w:w="472" w:type="pct"/>
            <w:tcBorders>
              <w:bottom w:val="single" w:sz="4" w:space="0" w:color="auto"/>
            </w:tcBorders>
            <w:tcPrChange w:id="236" w:author="Marco Aurélio Barbiero" w:date="2025-12-14T10:20:00Z" w16du:dateUtc="2025-12-14T13:20:00Z">
              <w:tcPr>
                <w:tcW w:w="688" w:type="pct"/>
                <w:gridSpan w:val="2"/>
              </w:tcPr>
            </w:tcPrChange>
          </w:tcPr>
          <w:p w14:paraId="0EE00157" w14:textId="39B125CE" w:rsidR="007838F5" w:rsidRPr="003C3F69" w:rsidRDefault="007838F5" w:rsidP="00F21603">
            <w:pPr>
              <w:pStyle w:val="Texto"/>
              <w:ind w:firstLine="0"/>
              <w:jc w:val="right"/>
              <w:rPr>
                <w:sz w:val="18"/>
                <w:szCs w:val="18"/>
              </w:rPr>
              <w:pPrChange w:id="237" w:author="Marco Aurélio Barbiero" w:date="2025-12-14T10:25:00Z" w16du:dateUtc="2025-12-14T13:25:00Z">
                <w:pPr>
                  <w:pStyle w:val="Texto"/>
                  <w:ind w:firstLine="0"/>
                  <w:jc w:val="center"/>
                </w:pPr>
              </w:pPrChange>
            </w:pPr>
            <w:ins w:id="238" w:author="Marco Aurélio Barbiero" w:date="2025-12-14T10:16:00Z" w16du:dateUtc="2025-12-14T13:16:00Z">
              <w:r w:rsidRPr="005F684D">
                <w:t>6,4%</w:t>
              </w:r>
            </w:ins>
          </w:p>
        </w:tc>
        <w:tc>
          <w:tcPr>
            <w:tcW w:w="818" w:type="pct"/>
            <w:tcBorders>
              <w:bottom w:val="single" w:sz="4" w:space="0" w:color="auto"/>
            </w:tcBorders>
            <w:tcPrChange w:id="239" w:author="Marco Aurélio Barbiero" w:date="2025-12-14T10:20:00Z" w16du:dateUtc="2025-12-14T13:20:00Z">
              <w:tcPr>
                <w:tcW w:w="688" w:type="pct"/>
                <w:gridSpan w:val="2"/>
              </w:tcPr>
            </w:tcPrChange>
          </w:tcPr>
          <w:p w14:paraId="42A01A4E" w14:textId="5C04264D" w:rsidR="007838F5" w:rsidRPr="003C3F69" w:rsidRDefault="007838F5" w:rsidP="00F21603">
            <w:pPr>
              <w:pStyle w:val="Texto"/>
              <w:ind w:firstLine="0"/>
              <w:jc w:val="right"/>
              <w:rPr>
                <w:sz w:val="18"/>
                <w:szCs w:val="18"/>
              </w:rPr>
              <w:pPrChange w:id="240" w:author="Marco Aurélio Barbiero" w:date="2025-12-14T10:25:00Z" w16du:dateUtc="2025-12-14T13:25:00Z">
                <w:pPr>
                  <w:pStyle w:val="Texto"/>
                  <w:ind w:firstLine="0"/>
                  <w:jc w:val="center"/>
                </w:pPr>
              </w:pPrChange>
            </w:pPr>
            <w:ins w:id="241" w:author="Marco Aurélio Barbiero" w:date="2025-12-14T10:16:00Z" w16du:dateUtc="2025-12-14T13:16:00Z">
              <w:r w:rsidRPr="005F684D">
                <w:t>16,3%</w:t>
              </w:r>
            </w:ins>
          </w:p>
        </w:tc>
      </w:tr>
    </w:tbl>
    <w:p w14:paraId="5E119AF6" w14:textId="01CD7C69" w:rsidR="00CA2E07" w:rsidRDefault="004227CE" w:rsidP="00CA2E07">
      <w:pPr>
        <w:pStyle w:val="Legenda"/>
      </w:pPr>
      <w:r>
        <w:t>laboração</w:t>
      </w:r>
      <w:r w:rsidR="00CA2E07">
        <w:t>: Os autores (2025)</w:t>
      </w:r>
    </w:p>
    <w:p w14:paraId="2D21E909" w14:textId="77777777" w:rsidR="00B454FC" w:rsidRDefault="00B454FC" w:rsidP="00AB63D9">
      <w:pPr>
        <w:pStyle w:val="Texto"/>
      </w:pPr>
    </w:p>
    <w:p w14:paraId="4C0E33AE" w14:textId="77D0A986" w:rsidR="00AB63D9" w:rsidRDefault="00A806CB" w:rsidP="00AB63D9">
      <w:pPr>
        <w:pStyle w:val="Texto"/>
      </w:pPr>
      <w:commentRangeStart w:id="242"/>
      <w:r>
        <w:t>Dos</w:t>
      </w:r>
      <w:r w:rsidR="000B6175">
        <w:t xml:space="preserve"> nomes de logradouros </w:t>
      </w:r>
      <w:r w:rsidR="002D725C">
        <w:t xml:space="preserve">que precisaram de tratamento manual </w:t>
      </w:r>
      <w:r w:rsidR="00F52960">
        <w:t>5</w:t>
      </w:r>
      <w:r>
        <w:t xml:space="preserve"> foram </w:t>
      </w:r>
      <w:r w:rsidR="00BD10DA">
        <w:t>denominados após a coleta do CNEFE</w:t>
      </w:r>
      <w:r w:rsidR="001120D5">
        <w:t>, que foi realizada em 2022.</w:t>
      </w:r>
      <w:r w:rsidR="00AF783F">
        <w:t xml:space="preserve"> </w:t>
      </w:r>
      <w:r w:rsidR="00040B52">
        <w:t xml:space="preserve">Nos </w:t>
      </w:r>
      <w:r w:rsidR="00AF783F">
        <w:t>casos</w:t>
      </w:r>
      <w:r w:rsidR="00040B52">
        <w:t xml:space="preserve"> de </w:t>
      </w:r>
      <w:r w:rsidR="007166E9">
        <w:t>redenominação</w:t>
      </w:r>
      <w:r w:rsidR="00370AEC">
        <w:t>,</w:t>
      </w:r>
      <w:r w:rsidR="00AF783F">
        <w:t xml:space="preserve"> </w:t>
      </w:r>
      <w:r w:rsidR="00B40282">
        <w:t>os nomes do logradouro em CN_LOGRA</w:t>
      </w:r>
      <w:r w:rsidR="003A262E">
        <w:t xml:space="preserve">DOUROS não são atualizados e, portanto, </w:t>
      </w:r>
      <w:r w:rsidR="00F1354C">
        <w:t>a chave SC_ID_LOGRADOURO permanece imutável.</w:t>
      </w:r>
      <w:commentRangeEnd w:id="242"/>
      <w:r w:rsidR="00CF6597">
        <w:rPr>
          <w:rStyle w:val="Refdecomentrio"/>
        </w:rPr>
        <w:commentReference w:id="242"/>
      </w:r>
    </w:p>
    <w:p w14:paraId="7F41A460" w14:textId="571069E1" w:rsidR="00370AEC" w:rsidRDefault="00750610" w:rsidP="00AB63D9">
      <w:pPr>
        <w:pStyle w:val="Texto"/>
      </w:pPr>
      <w:r>
        <w:t>Para l</w:t>
      </w:r>
      <w:r w:rsidR="00370AEC">
        <w:t xml:space="preserve">ogradouros criados após </w:t>
      </w:r>
      <w:r w:rsidR="00B85B01">
        <w:t xml:space="preserve">a coleta do CNEFE </w:t>
      </w:r>
      <w:r>
        <w:t xml:space="preserve">a prefeitura deve fazer </w:t>
      </w:r>
      <w:r w:rsidR="00877D75">
        <w:t xml:space="preserve">o georreferenciamento </w:t>
      </w:r>
      <w:r w:rsidR="00DA63B1">
        <w:t xml:space="preserve">dos lotes das extremidades das faces </w:t>
      </w:r>
      <w:r>
        <w:t xml:space="preserve">e inserir </w:t>
      </w:r>
      <w:r w:rsidR="00001958">
        <w:t xml:space="preserve">as coordenadas </w:t>
      </w:r>
      <w:r w:rsidR="007818C0">
        <w:t xml:space="preserve">no arquivo do CNEFE ou </w:t>
      </w:r>
      <w:r w:rsidR="00C3382F">
        <w:t xml:space="preserve">alterar </w:t>
      </w:r>
      <w:r w:rsidR="00BC5D70">
        <w:t xml:space="preserve">as informações diretamente em seu </w:t>
      </w:r>
      <w:r w:rsidR="00DA4808">
        <w:t xml:space="preserve">sistema de </w:t>
      </w:r>
      <w:r w:rsidR="00BC5D70">
        <w:t xml:space="preserve">Cadastro Territorial </w:t>
      </w:r>
      <w:r w:rsidR="00DA4808">
        <w:t>Urbano – CTU.</w:t>
      </w:r>
    </w:p>
    <w:p w14:paraId="1BFCAEEC" w14:textId="07E7E772" w:rsidR="00B116BD" w:rsidRDefault="00B67A1C" w:rsidP="00B116BD">
      <w:pPr>
        <w:pStyle w:val="Texto"/>
      </w:pPr>
      <w:r w:rsidRPr="00AB63D9">
        <w:t>Como esperado,</w:t>
      </w:r>
      <w:r>
        <w:t xml:space="preserve"> após o correlacionamento dos logradouros, </w:t>
      </w:r>
      <w:r w:rsidR="0000005E" w:rsidRPr="00AB63D9">
        <w:t>todas as quadras em que foi possível criar um SC_ID_QUADRA completo foram devidamente conectadas nos dois domínios.</w:t>
      </w:r>
    </w:p>
    <w:p w14:paraId="73E2DE81" w14:textId="77777777" w:rsidR="00EF4059" w:rsidRDefault="00EF4059" w:rsidP="00B116BD">
      <w:pPr>
        <w:pStyle w:val="Texto"/>
      </w:pPr>
    </w:p>
    <w:p w14:paraId="7C809854" w14:textId="58569AC6" w:rsidR="00EF4059" w:rsidRDefault="00EF4059" w:rsidP="00EF4059">
      <w:pPr>
        <w:pStyle w:val="Ttulo1"/>
      </w:pPr>
      <w:r>
        <w:t>CONSIDERAÇÕES FINAIS</w:t>
      </w:r>
    </w:p>
    <w:p w14:paraId="433CE0AD" w14:textId="77777777" w:rsidR="00EF4059" w:rsidRDefault="00EF4059" w:rsidP="00EF4059">
      <w:pPr>
        <w:pStyle w:val="Texto"/>
      </w:pPr>
    </w:p>
    <w:p w14:paraId="726661AF" w14:textId="17F7714A" w:rsidR="00273C32" w:rsidRDefault="006C1268" w:rsidP="006C1268">
      <w:pPr>
        <w:pStyle w:val="Texto"/>
      </w:pPr>
      <w:commentRangeStart w:id="243"/>
      <w:r>
        <w:t xml:space="preserve">Este artigo </w:t>
      </w:r>
      <w:r w:rsidR="003624CA">
        <w:t>apresentou</w:t>
      </w:r>
      <w:r w:rsidR="0054515A">
        <w:t xml:space="preserve"> e testou</w:t>
      </w:r>
      <w:r w:rsidR="00C15EEC">
        <w:t xml:space="preserve"> </w:t>
      </w:r>
      <w:r w:rsidR="004A3AED">
        <w:t>a primeira fase</w:t>
      </w:r>
      <w:r w:rsidR="003143FA">
        <w:t xml:space="preserve"> da metodologia </w:t>
      </w:r>
      <w:r w:rsidR="003143FA" w:rsidRPr="003143FA">
        <w:rPr>
          <w:i/>
          <w:iCs/>
        </w:rPr>
        <w:t>SuperCIATA</w:t>
      </w:r>
      <w:r w:rsidR="003143FA">
        <w:t>:</w:t>
      </w:r>
      <w:r w:rsidR="0054515A">
        <w:t xml:space="preserve"> </w:t>
      </w:r>
      <w:r w:rsidR="000307AC">
        <w:t xml:space="preserve">um método de </w:t>
      </w:r>
      <w:r w:rsidR="006D257A">
        <w:t>junçã</w:t>
      </w:r>
      <w:r w:rsidR="00043359">
        <w:t>o (</w:t>
      </w:r>
      <w:r w:rsidR="00043359" w:rsidRPr="00043359">
        <w:rPr>
          <w:i/>
          <w:iCs/>
        </w:rPr>
        <w:t>JOIN</w:t>
      </w:r>
      <w:r w:rsidR="00043359">
        <w:t>)</w:t>
      </w:r>
      <w:r w:rsidR="000307AC">
        <w:t xml:space="preserve"> de </w:t>
      </w:r>
      <w:r w:rsidR="006D257A">
        <w:t>bases de dados descritivas</w:t>
      </w:r>
      <w:r w:rsidR="00043359">
        <w:t xml:space="preserve">. </w:t>
      </w:r>
      <w:commentRangeEnd w:id="243"/>
      <w:r w:rsidR="00CF6597">
        <w:rPr>
          <w:rStyle w:val="Refdecomentrio"/>
        </w:rPr>
        <w:commentReference w:id="243"/>
      </w:r>
    </w:p>
    <w:p w14:paraId="534B75B7" w14:textId="08912F4D" w:rsidR="006C1268" w:rsidRDefault="00273C32" w:rsidP="006C1268">
      <w:pPr>
        <w:pStyle w:val="Texto"/>
      </w:pPr>
      <w:r>
        <w:t xml:space="preserve">O objetivo dessa primeira etapa é </w:t>
      </w:r>
      <w:r w:rsidR="00606486">
        <w:t xml:space="preserve">conectar as tabelas de quadras das bases do Cadastro </w:t>
      </w:r>
      <w:r w:rsidR="00A81F95">
        <w:t xml:space="preserve">Territorial </w:t>
      </w:r>
      <w:r w:rsidR="00606486">
        <w:t>Urbano</w:t>
      </w:r>
      <w:r w:rsidR="00A81F95">
        <w:t xml:space="preserve"> – CTU</w:t>
      </w:r>
      <w:r w:rsidR="007A6549">
        <w:t>/CIATA</w:t>
      </w:r>
      <w:r w:rsidR="00A81F95">
        <w:t xml:space="preserve"> </w:t>
      </w:r>
      <w:r w:rsidR="000B2C3D">
        <w:t xml:space="preserve">e CNEFE </w:t>
      </w:r>
      <w:r w:rsidR="00C05F63">
        <w:t xml:space="preserve">de modo a permitir a criação de um domínio </w:t>
      </w:r>
      <w:r w:rsidR="001F4290">
        <w:t xml:space="preserve">onde </w:t>
      </w:r>
      <w:r w:rsidR="00A00CF0">
        <w:t xml:space="preserve">as quadras do CIATA </w:t>
      </w:r>
      <w:r w:rsidR="00E847EE">
        <w:t>possam ser tratadas como um polígono georreferenciado.</w:t>
      </w:r>
    </w:p>
    <w:p w14:paraId="67CB6813" w14:textId="18A168CC" w:rsidR="006C1268" w:rsidRDefault="006C1268" w:rsidP="006C1268">
      <w:pPr>
        <w:pStyle w:val="Texto"/>
      </w:pPr>
      <w:r>
        <w:t>O processo de junção das bases de dados, utilizando os nomes de logradouros normalizados e uma chave de identidade territorial (SC_ID_LOGRADOURO), mostrou-se altamente eficaz, permitindo a conexão das quadras dos domínios CNEFE e CIATA com mínima intervenção manual</w:t>
      </w:r>
      <w:r w:rsidR="00225A05">
        <w:t>.</w:t>
      </w:r>
    </w:p>
    <w:p w14:paraId="4BD057BA" w14:textId="317E16DF" w:rsidR="002A7D91" w:rsidDel="00CF6597" w:rsidRDefault="00F94395" w:rsidP="006C1268">
      <w:pPr>
        <w:pStyle w:val="Texto"/>
        <w:rPr>
          <w:del w:id="244" w:author="Carlos" w:date="2025-12-14T07:52:00Z"/>
        </w:rPr>
      </w:pPr>
      <w:r>
        <w:t xml:space="preserve">Assim, </w:t>
      </w:r>
      <w:r w:rsidR="003F7DB8">
        <w:t xml:space="preserve">conclui-se que, </w:t>
      </w:r>
      <w:r>
        <w:t>e</w:t>
      </w:r>
      <w:r w:rsidR="006C1268">
        <w:t xml:space="preserve">m um cenário onde a cobertura de georreferenciamento ainda é </w:t>
      </w:r>
      <w:r w:rsidR="00D92FD4">
        <w:t>restrita,</w:t>
      </w:r>
      <w:r w:rsidR="006C1268">
        <w:t xml:space="preserve"> a abordagem </w:t>
      </w:r>
      <w:r w:rsidR="006C1268" w:rsidRPr="00FA6652">
        <w:rPr>
          <w:i/>
          <w:iCs/>
        </w:rPr>
        <w:t>SuperCIATA</w:t>
      </w:r>
      <w:r w:rsidR="006C1268">
        <w:t xml:space="preserve"> </w:t>
      </w:r>
      <w:r w:rsidR="00D92FD4">
        <w:t xml:space="preserve">pode </w:t>
      </w:r>
      <w:r w:rsidR="006C1268">
        <w:t>se estabelece</w:t>
      </w:r>
      <w:r w:rsidR="00D92FD4">
        <w:t>r</w:t>
      </w:r>
      <w:r w:rsidR="006C1268">
        <w:t xml:space="preserve"> como uma alternativa </w:t>
      </w:r>
      <w:r w:rsidR="00954810">
        <w:t>célere</w:t>
      </w:r>
      <w:r w:rsidR="006C1268">
        <w:t xml:space="preserve"> e de baixo custo para a espacialização em larga escala, atendendo à urgência de conformidade com normativas federais como o Estatuto das Cidades e a Reforma Tributária.</w:t>
      </w:r>
      <w:ins w:id="245" w:author="Carlos" w:date="2025-12-14T07:52:00Z">
        <w:r w:rsidR="00CF6597">
          <w:t xml:space="preserve"> </w:t>
        </w:r>
      </w:ins>
    </w:p>
    <w:p w14:paraId="4D40404D" w14:textId="77777777" w:rsidR="00CF6597" w:rsidRDefault="00CF6597" w:rsidP="006C1268">
      <w:pPr>
        <w:pStyle w:val="Texto"/>
      </w:pPr>
    </w:p>
    <w:p w14:paraId="03547688" w14:textId="56947580" w:rsidR="007B1D25" w:rsidRPr="007B1D25" w:rsidRDefault="00CF6597" w:rsidP="00EF4059">
      <w:pPr>
        <w:pStyle w:val="Texto"/>
        <w:ind w:firstLine="720"/>
      </w:pPr>
      <w:commentRangeStart w:id="246"/>
      <w:commentRangeEnd w:id="246"/>
      <w:r>
        <w:rPr>
          <w:rStyle w:val="Refdecomentrio"/>
        </w:rPr>
        <w:commentReference w:id="246"/>
      </w:r>
      <w:r w:rsidR="007B1D25" w:rsidRPr="007B1D25">
        <w:t xml:space="preserve">A presente pesquisa abordou e validou a fase inicial da metodologia </w:t>
      </w:r>
      <w:r w:rsidR="007B1D25" w:rsidRPr="007B1D25">
        <w:rPr>
          <w:i/>
          <w:iCs/>
        </w:rPr>
        <w:t>SuperCIATA</w:t>
      </w:r>
      <w:r w:rsidR="007B1D25" w:rsidRPr="007B1D25">
        <w:t>, concentrando-se na junção de bases de dados descritivas para estabelecer a correspondência cadastral. O projeto completo, no entanto, é multifacetado e exige o desenvolvimento de módulos complementares essenciais para a operacionalização total do georreferenciamento em massa</w:t>
      </w:r>
      <w:r w:rsidR="00650CE6">
        <w:t xml:space="preserve"> e </w:t>
      </w:r>
      <w:r w:rsidR="00341D14">
        <w:t xml:space="preserve">que </w:t>
      </w:r>
      <w:r w:rsidR="00650CE6">
        <w:t>serão objeto de novos artigos</w:t>
      </w:r>
      <w:r w:rsidR="007B1D25" w:rsidRPr="007B1D25">
        <w:t>:</w:t>
      </w:r>
    </w:p>
    <w:p w14:paraId="2C9CC8AE" w14:textId="4FF46036" w:rsidR="00BD2DCC" w:rsidRDefault="00CE69E9" w:rsidP="00611E38">
      <w:pPr>
        <w:pStyle w:val="PargrafodaLista"/>
        <w:numPr>
          <w:ilvl w:val="0"/>
          <w:numId w:val="31"/>
        </w:numPr>
      </w:pPr>
      <w:r>
        <w:t>t</w:t>
      </w:r>
      <w:r w:rsidR="00BD2DCC">
        <w:t xml:space="preserve">ratamento </w:t>
      </w:r>
      <w:r>
        <w:t xml:space="preserve">e desambiguação </w:t>
      </w:r>
      <w:r w:rsidR="00BD2DCC">
        <w:t xml:space="preserve">de logradouros </w:t>
      </w:r>
      <w:r w:rsidR="009E3357">
        <w:t>não identificados</w:t>
      </w:r>
      <w:r w:rsidR="00611E38">
        <w:t>;</w:t>
      </w:r>
    </w:p>
    <w:p w14:paraId="44C8B5A5" w14:textId="27C7BA36" w:rsidR="00C047F0" w:rsidRDefault="003D3F27" w:rsidP="00611E38">
      <w:pPr>
        <w:pStyle w:val="PargrafodaLista"/>
        <w:numPr>
          <w:ilvl w:val="0"/>
          <w:numId w:val="31"/>
        </w:numPr>
      </w:pPr>
      <w:r>
        <w:t>d</w:t>
      </w:r>
      <w:r w:rsidRPr="003D3F27">
        <w:t xml:space="preserve">esenvolvimento de </w:t>
      </w:r>
      <w:r>
        <w:t>i</w:t>
      </w:r>
      <w:r w:rsidRPr="003D3F27">
        <w:t xml:space="preserve">nterface </w:t>
      </w:r>
      <w:r>
        <w:t>g</w:t>
      </w:r>
      <w:r w:rsidRPr="003D3F27">
        <w:t xml:space="preserve">ráfica e </w:t>
      </w:r>
      <w:r>
        <w:t>m</w:t>
      </w:r>
      <w:r w:rsidRPr="003D3F27">
        <w:t xml:space="preserve">ódulo de </w:t>
      </w:r>
      <w:r>
        <w:t>v</w:t>
      </w:r>
      <w:r w:rsidRPr="003D3F27">
        <w:t>isualização</w:t>
      </w:r>
      <w:r>
        <w:t>;</w:t>
      </w:r>
    </w:p>
    <w:p w14:paraId="391ADA5E" w14:textId="6D1BD2BA" w:rsidR="0026740D" w:rsidRDefault="00CE69E9" w:rsidP="00611E38">
      <w:pPr>
        <w:pStyle w:val="PargrafodaLista"/>
      </w:pPr>
      <w:r>
        <w:t>a</w:t>
      </w:r>
      <w:r w:rsidR="00BF1732" w:rsidRPr="00BF1732">
        <w:t xml:space="preserve">justes e </w:t>
      </w:r>
      <w:r w:rsidR="00BF1732">
        <w:t>r</w:t>
      </w:r>
      <w:r w:rsidR="00BF1732" w:rsidRPr="00BF1732">
        <w:t xml:space="preserve">efinamento da </w:t>
      </w:r>
      <w:r w:rsidR="0026740D">
        <w:t>p</w:t>
      </w:r>
      <w:r w:rsidR="00BF1732" w:rsidRPr="00BF1732">
        <w:t xml:space="preserve">osição das </w:t>
      </w:r>
      <w:r w:rsidR="0026740D">
        <w:t>q</w:t>
      </w:r>
      <w:r w:rsidR="00BF1732" w:rsidRPr="00BF1732">
        <w:t>uadras</w:t>
      </w:r>
      <w:r w:rsidR="00611E38">
        <w:t>;</w:t>
      </w:r>
    </w:p>
    <w:p w14:paraId="5D387FD1" w14:textId="5F7024FA" w:rsidR="00A37307" w:rsidRDefault="00A37307" w:rsidP="00611E38">
      <w:pPr>
        <w:pStyle w:val="PargrafodaLista"/>
      </w:pPr>
      <w:r>
        <w:t xml:space="preserve">metodologia de cálculo </w:t>
      </w:r>
      <w:r w:rsidR="00FC1CC7" w:rsidRPr="00FC1CC7">
        <w:t xml:space="preserve">e </w:t>
      </w:r>
      <w:r w:rsidR="00FC1CC7">
        <w:t>v</w:t>
      </w:r>
      <w:r w:rsidR="00FC1CC7" w:rsidRPr="00FC1CC7">
        <w:t xml:space="preserve">alidação dos </w:t>
      </w:r>
      <w:r w:rsidR="00FC1CC7">
        <w:t>v</w:t>
      </w:r>
      <w:r w:rsidR="00FC1CC7" w:rsidRPr="00FC1CC7">
        <w:t xml:space="preserve">értices das </w:t>
      </w:r>
      <w:r w:rsidR="00FC1CC7">
        <w:t>p</w:t>
      </w:r>
      <w:r w:rsidR="00FC1CC7" w:rsidRPr="00FC1CC7">
        <w:t>arcelas</w:t>
      </w:r>
      <w:r w:rsidR="00611E38">
        <w:t>;</w:t>
      </w:r>
    </w:p>
    <w:p w14:paraId="40A584EB" w14:textId="6C476AF3" w:rsidR="00685D49" w:rsidRDefault="009C06AE" w:rsidP="00611E38">
      <w:pPr>
        <w:pStyle w:val="PargrafodaLista"/>
      </w:pPr>
      <w:r>
        <w:t>e</w:t>
      </w:r>
      <w:r w:rsidR="00685D49" w:rsidRPr="00685D49">
        <w:t xml:space="preserve">xportação dos </w:t>
      </w:r>
      <w:r>
        <w:t>d</w:t>
      </w:r>
      <w:r w:rsidR="00685D49" w:rsidRPr="00685D49">
        <w:t xml:space="preserve">ados e </w:t>
      </w:r>
      <w:r>
        <w:t>i</w:t>
      </w:r>
      <w:r w:rsidR="00685D49" w:rsidRPr="00685D49">
        <w:t>ntegração com o CTU/CTM</w:t>
      </w:r>
      <w:r w:rsidR="00611E38">
        <w:t>;</w:t>
      </w:r>
    </w:p>
    <w:p w14:paraId="2E9DBFB3" w14:textId="32914BAD" w:rsidR="00F565BA" w:rsidRDefault="009C06AE" w:rsidP="00611E38">
      <w:pPr>
        <w:pStyle w:val="PargrafodaLista"/>
      </w:pPr>
      <w:commentRangeStart w:id="247"/>
      <w:r>
        <w:t>a</w:t>
      </w:r>
      <w:r w:rsidR="000F31DB" w:rsidRPr="000F31DB">
        <w:t xml:space="preserve">nálise do </w:t>
      </w:r>
      <w:r>
        <w:t>i</w:t>
      </w:r>
      <w:r w:rsidR="000F31DB" w:rsidRPr="000F31DB">
        <w:t xml:space="preserve">mpacto da </w:t>
      </w:r>
      <w:r>
        <w:t>m</w:t>
      </w:r>
      <w:r w:rsidR="000F31DB" w:rsidRPr="000F31DB">
        <w:t>etodologia na Reforma Tributária</w:t>
      </w:r>
      <w:r w:rsidR="00611E38">
        <w:t>.</w:t>
      </w:r>
      <w:commentRangeEnd w:id="247"/>
      <w:r w:rsidR="00CF6597">
        <w:rPr>
          <w:rStyle w:val="Refdecomentrio"/>
        </w:rPr>
        <w:commentReference w:id="247"/>
      </w:r>
    </w:p>
    <w:p w14:paraId="19D0BEEC" w14:textId="77777777" w:rsidR="00B703D5" w:rsidRDefault="00B703D5" w:rsidP="007E300A">
      <w:pPr>
        <w:pStyle w:val="Texto"/>
      </w:pPr>
    </w:p>
    <w:p w14:paraId="4AFB4CA6" w14:textId="1E26D108" w:rsidR="00F24CD4" w:rsidRDefault="00F24CD4" w:rsidP="00C11A3F">
      <w:pPr>
        <w:pStyle w:val="Ttulo1"/>
        <w:rPr>
          <w:lang w:bidi="ar-SA"/>
        </w:rPr>
      </w:pPr>
      <w:r w:rsidRPr="00C11A3F">
        <w:t>Referências</w:t>
      </w:r>
    </w:p>
    <w:p w14:paraId="395E2F17" w14:textId="77777777" w:rsidR="00E45211" w:rsidRDefault="00E45211" w:rsidP="00E45211">
      <w:pPr>
        <w:pStyle w:val="Texto"/>
        <w:rPr>
          <w:lang w:bidi="ar-SA"/>
        </w:rPr>
      </w:pPr>
    </w:p>
    <w:commentRangeStart w:id="248"/>
    <w:commentRangeStart w:id="249"/>
    <w:p w14:paraId="76FC020B" w14:textId="77777777" w:rsidR="00D23647" w:rsidRPr="00D23647" w:rsidRDefault="00D5605E" w:rsidP="00D23647">
      <w:pPr>
        <w:pStyle w:val="Bibliografia"/>
      </w:pPr>
      <w:r>
        <w:rPr>
          <w:rFonts w:eastAsiaTheme="minorHAnsi"/>
          <w:lang w:bidi="ar-SA"/>
        </w:rPr>
        <w:fldChar w:fldCharType="begin"/>
      </w:r>
      <w:r>
        <w:rPr>
          <w:rFonts w:eastAsiaTheme="minorHAnsi"/>
          <w:lang w:bidi="ar-SA"/>
        </w:rPr>
        <w:instrText xml:space="preserve"> ADDIN ZOTERO_BIBL {"uncited":[],"omitted":[],"custom":[]} CSL_BIBLIOGRAPHY </w:instrText>
      </w:r>
      <w:r>
        <w:rPr>
          <w:rFonts w:eastAsiaTheme="minorHAnsi"/>
          <w:lang w:bidi="ar-SA"/>
        </w:rPr>
        <w:fldChar w:fldCharType="separate"/>
      </w:r>
      <w:r w:rsidR="00D23647" w:rsidRPr="00D23647">
        <w:t xml:space="preserve">Arquivos-CNEFE. (2025). </w:t>
      </w:r>
      <w:r w:rsidR="00D23647" w:rsidRPr="00D23647">
        <w:rPr>
          <w:i/>
          <w:iCs/>
        </w:rPr>
        <w:t>Downloads | IBGE</w:t>
      </w:r>
      <w:r w:rsidR="00D23647" w:rsidRPr="00D23647">
        <w:t>. https://ftp.ibge.gov.br/Cadastro_Nacional_de_Enderecos_para_Fins_Estatisticos/Censo_Demografico_2022/Arquivos_CNEFE/CSV/Municipio/</w:t>
      </w:r>
    </w:p>
    <w:p w14:paraId="3CE75C01" w14:textId="77777777" w:rsidR="00D23647" w:rsidRPr="00D23647" w:rsidRDefault="00D23647" w:rsidP="00D23647">
      <w:pPr>
        <w:pStyle w:val="Bibliografia"/>
      </w:pPr>
      <w:r w:rsidRPr="00D23647">
        <w:t xml:space="preserve">Barbiero, M. (2025). </w:t>
      </w:r>
      <w:r w:rsidRPr="00D23647">
        <w:rPr>
          <w:i/>
          <w:iCs/>
        </w:rPr>
        <w:t>SUPERCIATA—Georreferenciamento Municipal</w:t>
      </w:r>
      <w:r w:rsidRPr="00D23647">
        <w:t xml:space="preserve"> [Aplicação]. http://superciata.smuu.com.br/</w:t>
      </w:r>
    </w:p>
    <w:p w14:paraId="12C15D85" w14:textId="77777777" w:rsidR="00D23647" w:rsidRPr="00D23647" w:rsidRDefault="00D23647" w:rsidP="00D23647">
      <w:pPr>
        <w:pStyle w:val="Bibliografia"/>
      </w:pPr>
      <w:r w:rsidRPr="00D23647">
        <w:rPr>
          <w:i/>
          <w:iCs/>
        </w:rPr>
        <w:t>Capanema (PR)—IBGE</w:t>
      </w:r>
      <w:r w:rsidRPr="00D23647">
        <w:t>. (2025). https://www.ibge.gov.br/cidades-e-estados/pr/capanema.html</w:t>
      </w:r>
    </w:p>
    <w:p w14:paraId="1F2D71EA" w14:textId="77777777" w:rsidR="00D23647" w:rsidRPr="00D23647" w:rsidRDefault="00D23647" w:rsidP="00D23647">
      <w:pPr>
        <w:pStyle w:val="Bibliografia"/>
      </w:pPr>
      <w:r w:rsidRPr="00D23647">
        <w:t xml:space="preserve">Carneiro, A. F. T. (2003). </w:t>
      </w:r>
      <w:r w:rsidRPr="00D23647">
        <w:rPr>
          <w:i/>
          <w:iCs/>
        </w:rPr>
        <w:t>Cadastro imobiliário e registro de imóveis: A Lei n. 10,267/2001, Decreto n. 4,449/2002 e atos normativos do INCRA</w:t>
      </w:r>
      <w:r w:rsidRPr="00D23647">
        <w:t xml:space="preserve">. Instituto de Registro Imobiliário do </w:t>
      </w:r>
      <w:proofErr w:type="gramStart"/>
      <w:r w:rsidRPr="00D23647">
        <w:t>Brasil ;</w:t>
      </w:r>
      <w:proofErr w:type="gramEnd"/>
      <w:r w:rsidRPr="00D23647">
        <w:t xml:space="preserve"> S.A. Fabris Editor.</w:t>
      </w:r>
    </w:p>
    <w:p w14:paraId="2D77D322" w14:textId="77777777" w:rsidR="00D23647" w:rsidRPr="00D23647" w:rsidRDefault="00D23647" w:rsidP="00D23647">
      <w:pPr>
        <w:pStyle w:val="Bibliografia"/>
      </w:pPr>
      <w:r w:rsidRPr="00D23647">
        <w:t xml:space="preserve">Cunha, E., Oliveira, F., </w:t>
      </w:r>
      <w:proofErr w:type="spellStart"/>
      <w:r w:rsidRPr="00D23647">
        <w:t>JuliÃ£o</w:t>
      </w:r>
      <w:proofErr w:type="spellEnd"/>
      <w:r w:rsidRPr="00D23647">
        <w:t xml:space="preserve">, R., &amp; Carneiro, A. (2019). O cadastro urbano no Brasil: Histórico e evolução. </w:t>
      </w:r>
      <w:r w:rsidRPr="00D23647">
        <w:rPr>
          <w:i/>
          <w:iCs/>
        </w:rPr>
        <w:t>Revista de Geografia e Ordenamento do Território</w:t>
      </w:r>
      <w:r w:rsidRPr="00D23647">
        <w:t xml:space="preserve">, </w:t>
      </w:r>
      <w:r w:rsidRPr="00D23647">
        <w:rPr>
          <w:i/>
          <w:iCs/>
        </w:rPr>
        <w:t>0</w:t>
      </w:r>
      <w:r w:rsidRPr="00D23647">
        <w:t>(17), Artigo 17. https://doi.org/10.17127/got.v0i17.788</w:t>
      </w:r>
    </w:p>
    <w:p w14:paraId="68EB90DF" w14:textId="77777777" w:rsidR="00D23647" w:rsidRPr="00D23647" w:rsidRDefault="00D23647" w:rsidP="00D23647">
      <w:pPr>
        <w:pStyle w:val="Bibliografia"/>
      </w:pPr>
      <w:r w:rsidRPr="00D23647">
        <w:t xml:space="preserve">Date, C. J. (2004). </w:t>
      </w:r>
      <w:proofErr w:type="spellStart"/>
      <w:r w:rsidRPr="00D23647">
        <w:rPr>
          <w:i/>
          <w:iCs/>
        </w:rPr>
        <w:t>Introducao</w:t>
      </w:r>
      <w:proofErr w:type="spellEnd"/>
      <w:r w:rsidRPr="00D23647">
        <w:rPr>
          <w:i/>
          <w:iCs/>
        </w:rPr>
        <w:t xml:space="preserve"> a Sistemas De Banco De Dados-Tra.8 </w:t>
      </w:r>
      <w:proofErr w:type="gramStart"/>
      <w:r w:rsidRPr="00D23647">
        <w:rPr>
          <w:i/>
          <w:iCs/>
        </w:rPr>
        <w:t>Ed..</w:t>
      </w:r>
      <w:proofErr w:type="gramEnd"/>
      <w:r w:rsidRPr="00D23647">
        <w:t xml:space="preserve"> Elsevier.</w:t>
      </w:r>
    </w:p>
    <w:p w14:paraId="3021ACD4" w14:textId="77777777" w:rsidR="00D23647" w:rsidRPr="00D23647" w:rsidRDefault="00D23647" w:rsidP="00D23647">
      <w:pPr>
        <w:pStyle w:val="Bibliografia"/>
      </w:pPr>
      <w:r w:rsidRPr="00D23647">
        <w:rPr>
          <w:i/>
          <w:iCs/>
        </w:rPr>
        <w:t>Downloads | IBGE</w:t>
      </w:r>
      <w:r w:rsidRPr="00D23647">
        <w:t>. (s. d.). Recuperado 19 de julho de 2025, de https://ftp.ibge.gov.br/Perfil_Municipios/2019/Base_de_Dados/</w:t>
      </w:r>
    </w:p>
    <w:p w14:paraId="16F0177C" w14:textId="77777777" w:rsidR="00D23647" w:rsidRPr="00D23647" w:rsidRDefault="00D23647" w:rsidP="00D23647">
      <w:pPr>
        <w:pStyle w:val="Bibliografia"/>
        <w:rPr>
          <w:lang w:val="en-US"/>
          <w:rPrChange w:id="250" w:author="Marco Aurélio Barbiero" w:date="2025-12-14T16:26:00Z" w16du:dateUtc="2025-12-14T19:26:00Z">
            <w:rPr/>
          </w:rPrChange>
        </w:rPr>
      </w:pPr>
      <w:r w:rsidRPr="00D23647">
        <w:rPr>
          <w:lang w:val="en-US"/>
          <w:rPrChange w:id="251" w:author="Marco Aurélio Barbiero" w:date="2025-12-14T16:26:00Z" w16du:dateUtc="2025-12-14T19:26:00Z">
            <w:rPr/>
          </w:rPrChange>
        </w:rPr>
        <w:t xml:space="preserve">Enemark, S., McLaren, R., &amp; Lemmen, C. (2021). Fit-for-Purpose Land Administration—Providing Secure Land Rights at Scale. </w:t>
      </w:r>
      <w:r w:rsidRPr="00D23647">
        <w:rPr>
          <w:i/>
          <w:iCs/>
          <w:lang w:val="en-US"/>
          <w:rPrChange w:id="252" w:author="Marco Aurélio Barbiero" w:date="2025-12-14T16:26:00Z" w16du:dateUtc="2025-12-14T19:26:00Z">
            <w:rPr>
              <w:i/>
              <w:iCs/>
            </w:rPr>
          </w:rPrChange>
        </w:rPr>
        <w:t>Land</w:t>
      </w:r>
      <w:r w:rsidRPr="00D23647">
        <w:rPr>
          <w:lang w:val="en-US"/>
          <w:rPrChange w:id="253" w:author="Marco Aurélio Barbiero" w:date="2025-12-14T16:26:00Z" w16du:dateUtc="2025-12-14T19:26:00Z">
            <w:rPr/>
          </w:rPrChange>
        </w:rPr>
        <w:t xml:space="preserve">, </w:t>
      </w:r>
      <w:r w:rsidRPr="00D23647">
        <w:rPr>
          <w:i/>
          <w:iCs/>
          <w:lang w:val="en-US"/>
          <w:rPrChange w:id="254" w:author="Marco Aurélio Barbiero" w:date="2025-12-14T16:26:00Z" w16du:dateUtc="2025-12-14T19:26:00Z">
            <w:rPr>
              <w:i/>
              <w:iCs/>
            </w:rPr>
          </w:rPrChange>
        </w:rPr>
        <w:t>10</w:t>
      </w:r>
      <w:r w:rsidRPr="00D23647">
        <w:rPr>
          <w:lang w:val="en-US"/>
          <w:rPrChange w:id="255" w:author="Marco Aurélio Barbiero" w:date="2025-12-14T16:26:00Z" w16du:dateUtc="2025-12-14T19:26:00Z">
            <w:rPr/>
          </w:rPrChange>
        </w:rPr>
        <w:t>(9), 972. https://doi.org/10.3390/land10090972</w:t>
      </w:r>
    </w:p>
    <w:p w14:paraId="13C1BB0E" w14:textId="77777777" w:rsidR="00D23647" w:rsidRPr="00D23647" w:rsidRDefault="00D23647" w:rsidP="00D23647">
      <w:pPr>
        <w:pStyle w:val="Bibliografia"/>
        <w:rPr>
          <w:lang w:val="en-US"/>
          <w:rPrChange w:id="256" w:author="Marco Aurélio Barbiero" w:date="2025-12-14T16:26:00Z" w16du:dateUtc="2025-12-14T19:26:00Z">
            <w:rPr/>
          </w:rPrChange>
        </w:rPr>
      </w:pPr>
      <w:r w:rsidRPr="00D23647">
        <w:rPr>
          <w:lang w:val="en-US"/>
          <w:rPrChange w:id="257" w:author="Marco Aurélio Barbiero" w:date="2025-12-14T16:26:00Z" w16du:dateUtc="2025-12-14T19:26:00Z">
            <w:rPr/>
          </w:rPrChange>
        </w:rPr>
        <w:t xml:space="preserve">Goodchild, M. F. (2007). Citizens as sensors: The world of </w:t>
      </w:r>
      <w:proofErr w:type="gramStart"/>
      <w:r w:rsidRPr="00D23647">
        <w:rPr>
          <w:lang w:val="en-US"/>
          <w:rPrChange w:id="258" w:author="Marco Aurélio Barbiero" w:date="2025-12-14T16:26:00Z" w16du:dateUtc="2025-12-14T19:26:00Z">
            <w:rPr/>
          </w:rPrChange>
        </w:rPr>
        <w:t>volunteered</w:t>
      </w:r>
      <w:proofErr w:type="gramEnd"/>
      <w:r w:rsidRPr="00D23647">
        <w:rPr>
          <w:lang w:val="en-US"/>
          <w:rPrChange w:id="259" w:author="Marco Aurélio Barbiero" w:date="2025-12-14T16:26:00Z" w16du:dateUtc="2025-12-14T19:26:00Z">
            <w:rPr/>
          </w:rPrChange>
        </w:rPr>
        <w:t xml:space="preserve"> geography. </w:t>
      </w:r>
      <w:proofErr w:type="spellStart"/>
      <w:r w:rsidRPr="00D23647">
        <w:rPr>
          <w:i/>
          <w:iCs/>
          <w:lang w:val="en-US"/>
          <w:rPrChange w:id="260" w:author="Marco Aurélio Barbiero" w:date="2025-12-14T16:26:00Z" w16du:dateUtc="2025-12-14T19:26:00Z">
            <w:rPr>
              <w:i/>
              <w:iCs/>
            </w:rPr>
          </w:rPrChange>
        </w:rPr>
        <w:t>GeoJournal</w:t>
      </w:r>
      <w:proofErr w:type="spellEnd"/>
      <w:r w:rsidRPr="00D23647">
        <w:rPr>
          <w:lang w:val="en-US"/>
          <w:rPrChange w:id="261" w:author="Marco Aurélio Barbiero" w:date="2025-12-14T16:26:00Z" w16du:dateUtc="2025-12-14T19:26:00Z">
            <w:rPr/>
          </w:rPrChange>
        </w:rPr>
        <w:t xml:space="preserve">, </w:t>
      </w:r>
      <w:r w:rsidRPr="00D23647">
        <w:rPr>
          <w:i/>
          <w:iCs/>
          <w:lang w:val="en-US"/>
          <w:rPrChange w:id="262" w:author="Marco Aurélio Barbiero" w:date="2025-12-14T16:26:00Z" w16du:dateUtc="2025-12-14T19:26:00Z">
            <w:rPr>
              <w:i/>
              <w:iCs/>
            </w:rPr>
          </w:rPrChange>
        </w:rPr>
        <w:t>69</w:t>
      </w:r>
      <w:r w:rsidRPr="00D23647">
        <w:rPr>
          <w:lang w:val="en-US"/>
          <w:rPrChange w:id="263" w:author="Marco Aurélio Barbiero" w:date="2025-12-14T16:26:00Z" w16du:dateUtc="2025-12-14T19:26:00Z">
            <w:rPr/>
          </w:rPrChange>
        </w:rPr>
        <w:t>(4), 211–221. https://doi.org/10.1007/s10708-007-9111-y</w:t>
      </w:r>
    </w:p>
    <w:p w14:paraId="0A31B4BF" w14:textId="77777777" w:rsidR="00D23647" w:rsidRPr="00D23647" w:rsidRDefault="00D23647" w:rsidP="00D23647">
      <w:pPr>
        <w:pStyle w:val="Bibliografia"/>
        <w:rPr>
          <w:lang w:val="en-US"/>
          <w:rPrChange w:id="264" w:author="Marco Aurélio Barbiero" w:date="2025-12-14T16:26:00Z" w16du:dateUtc="2025-12-14T19:26:00Z">
            <w:rPr/>
          </w:rPrChange>
        </w:rPr>
      </w:pPr>
      <w:r w:rsidRPr="00D23647">
        <w:rPr>
          <w:lang w:val="en-US"/>
          <w:rPrChange w:id="265" w:author="Marco Aurélio Barbiero" w:date="2025-12-14T16:26:00Z" w16du:dateUtc="2025-12-14T19:26:00Z">
            <w:rPr/>
          </w:rPrChange>
        </w:rPr>
        <w:t xml:space="preserve">Gruber, T., &amp; Willberg, M. (2019). Signal and error assessment of GOCE-based high resolution gravity field models. </w:t>
      </w:r>
      <w:r w:rsidRPr="00D23647">
        <w:rPr>
          <w:i/>
          <w:iCs/>
          <w:lang w:val="en-US"/>
          <w:rPrChange w:id="266" w:author="Marco Aurélio Barbiero" w:date="2025-12-14T16:26:00Z" w16du:dateUtc="2025-12-14T19:26:00Z">
            <w:rPr>
              <w:i/>
              <w:iCs/>
            </w:rPr>
          </w:rPrChange>
        </w:rPr>
        <w:t>Journal of Geodetic Science</w:t>
      </w:r>
      <w:r w:rsidRPr="00D23647">
        <w:rPr>
          <w:lang w:val="en-US"/>
          <w:rPrChange w:id="267" w:author="Marco Aurélio Barbiero" w:date="2025-12-14T16:26:00Z" w16du:dateUtc="2025-12-14T19:26:00Z">
            <w:rPr/>
          </w:rPrChange>
        </w:rPr>
        <w:t xml:space="preserve">, </w:t>
      </w:r>
      <w:r w:rsidRPr="00D23647">
        <w:rPr>
          <w:i/>
          <w:iCs/>
          <w:lang w:val="en-US"/>
          <w:rPrChange w:id="268" w:author="Marco Aurélio Barbiero" w:date="2025-12-14T16:26:00Z" w16du:dateUtc="2025-12-14T19:26:00Z">
            <w:rPr>
              <w:i/>
              <w:iCs/>
            </w:rPr>
          </w:rPrChange>
        </w:rPr>
        <w:t>9</w:t>
      </w:r>
      <w:r w:rsidRPr="00D23647">
        <w:rPr>
          <w:lang w:val="en-US"/>
          <w:rPrChange w:id="269" w:author="Marco Aurélio Barbiero" w:date="2025-12-14T16:26:00Z" w16du:dateUtc="2025-12-14T19:26:00Z">
            <w:rPr/>
          </w:rPrChange>
        </w:rPr>
        <w:t>(1), 71–86. https://doi.org/10.1515/jogs-2019-0008</w:t>
      </w:r>
    </w:p>
    <w:p w14:paraId="2FEFC0C1" w14:textId="77777777" w:rsidR="00D23647" w:rsidRPr="00D23647" w:rsidRDefault="00D23647" w:rsidP="00D23647">
      <w:pPr>
        <w:pStyle w:val="Bibliografia"/>
        <w:rPr>
          <w:lang w:val="en-US"/>
          <w:rPrChange w:id="270" w:author="Marco Aurélio Barbiero" w:date="2025-12-14T16:26:00Z" w16du:dateUtc="2025-12-14T19:26:00Z">
            <w:rPr/>
          </w:rPrChange>
        </w:rPr>
      </w:pPr>
      <w:proofErr w:type="spellStart"/>
      <w:r w:rsidRPr="00D23647">
        <w:rPr>
          <w:lang w:val="en-US"/>
          <w:rPrChange w:id="271" w:author="Marco Aurélio Barbiero" w:date="2025-12-14T16:26:00Z" w16du:dateUtc="2025-12-14T19:26:00Z">
            <w:rPr/>
          </w:rPrChange>
        </w:rPr>
        <w:t>Haklay</w:t>
      </w:r>
      <w:proofErr w:type="spellEnd"/>
      <w:r w:rsidRPr="00D23647">
        <w:rPr>
          <w:lang w:val="en-US"/>
          <w:rPrChange w:id="272" w:author="Marco Aurélio Barbiero" w:date="2025-12-14T16:26:00Z" w16du:dateUtc="2025-12-14T19:26:00Z">
            <w:rPr/>
          </w:rPrChange>
        </w:rPr>
        <w:t xml:space="preserve">, M. (2010). How Good is Volunteered Geographical Information? A Comparative Study of OpenStreetMap and Ordnance Survey Datasets. </w:t>
      </w:r>
      <w:r w:rsidRPr="00D23647">
        <w:rPr>
          <w:i/>
          <w:iCs/>
          <w:lang w:val="en-US"/>
          <w:rPrChange w:id="273" w:author="Marco Aurélio Barbiero" w:date="2025-12-14T16:26:00Z" w16du:dateUtc="2025-12-14T19:26:00Z">
            <w:rPr>
              <w:i/>
              <w:iCs/>
            </w:rPr>
          </w:rPrChange>
        </w:rPr>
        <w:t>Environment and Planning B: Planning and Design</w:t>
      </w:r>
      <w:r w:rsidRPr="00D23647">
        <w:rPr>
          <w:lang w:val="en-US"/>
          <w:rPrChange w:id="274" w:author="Marco Aurélio Barbiero" w:date="2025-12-14T16:26:00Z" w16du:dateUtc="2025-12-14T19:26:00Z">
            <w:rPr/>
          </w:rPrChange>
        </w:rPr>
        <w:t xml:space="preserve">, </w:t>
      </w:r>
      <w:r w:rsidRPr="00D23647">
        <w:rPr>
          <w:i/>
          <w:iCs/>
          <w:lang w:val="en-US"/>
          <w:rPrChange w:id="275" w:author="Marco Aurélio Barbiero" w:date="2025-12-14T16:26:00Z" w16du:dateUtc="2025-12-14T19:26:00Z">
            <w:rPr>
              <w:i/>
              <w:iCs/>
            </w:rPr>
          </w:rPrChange>
        </w:rPr>
        <w:t>37</w:t>
      </w:r>
      <w:r w:rsidRPr="00D23647">
        <w:rPr>
          <w:lang w:val="en-US"/>
          <w:rPrChange w:id="276" w:author="Marco Aurélio Barbiero" w:date="2025-12-14T16:26:00Z" w16du:dateUtc="2025-12-14T19:26:00Z">
            <w:rPr/>
          </w:rPrChange>
        </w:rPr>
        <w:t>(4), 682–703. https://doi.org/10.1068/b35097</w:t>
      </w:r>
    </w:p>
    <w:p w14:paraId="1BC27CE3" w14:textId="77777777" w:rsidR="00D23647" w:rsidRPr="00D23647" w:rsidRDefault="00D23647" w:rsidP="00D23647">
      <w:pPr>
        <w:pStyle w:val="Bibliografia"/>
        <w:rPr>
          <w:lang w:val="en-US"/>
          <w:rPrChange w:id="277" w:author="Marco Aurélio Barbiero" w:date="2025-12-14T16:26:00Z" w16du:dateUtc="2025-12-14T19:26:00Z">
            <w:rPr/>
          </w:rPrChange>
        </w:rPr>
      </w:pPr>
      <w:proofErr w:type="spellStart"/>
      <w:r w:rsidRPr="00D23647">
        <w:rPr>
          <w:lang w:val="en-US"/>
          <w:rPrChange w:id="278" w:author="Marco Aurélio Barbiero" w:date="2025-12-14T16:26:00Z" w16du:dateUtc="2025-12-14T19:26:00Z">
            <w:rPr/>
          </w:rPrChange>
        </w:rPr>
        <w:t>Haklay</w:t>
      </w:r>
      <w:proofErr w:type="spellEnd"/>
      <w:r w:rsidRPr="00D23647">
        <w:rPr>
          <w:lang w:val="en-US"/>
          <w:rPrChange w:id="279" w:author="Marco Aurélio Barbiero" w:date="2025-12-14T16:26:00Z" w16du:dateUtc="2025-12-14T19:26:00Z">
            <w:rPr/>
          </w:rPrChange>
        </w:rPr>
        <w:t xml:space="preserve">, M., &amp; Weber, P. (2008). OpenStreetMap: User-Generated Street Maps. </w:t>
      </w:r>
      <w:r w:rsidRPr="00D23647">
        <w:rPr>
          <w:i/>
          <w:iCs/>
          <w:lang w:val="en-US"/>
          <w:rPrChange w:id="280" w:author="Marco Aurélio Barbiero" w:date="2025-12-14T16:26:00Z" w16du:dateUtc="2025-12-14T19:26:00Z">
            <w:rPr>
              <w:i/>
              <w:iCs/>
            </w:rPr>
          </w:rPrChange>
        </w:rPr>
        <w:t>IEEE Pervasive Computing</w:t>
      </w:r>
      <w:r w:rsidRPr="00D23647">
        <w:rPr>
          <w:lang w:val="en-US"/>
          <w:rPrChange w:id="281" w:author="Marco Aurélio Barbiero" w:date="2025-12-14T16:26:00Z" w16du:dateUtc="2025-12-14T19:26:00Z">
            <w:rPr/>
          </w:rPrChange>
        </w:rPr>
        <w:t xml:space="preserve">, </w:t>
      </w:r>
      <w:r w:rsidRPr="00D23647">
        <w:rPr>
          <w:i/>
          <w:iCs/>
          <w:lang w:val="en-US"/>
          <w:rPrChange w:id="282" w:author="Marco Aurélio Barbiero" w:date="2025-12-14T16:26:00Z" w16du:dateUtc="2025-12-14T19:26:00Z">
            <w:rPr>
              <w:i/>
              <w:iCs/>
            </w:rPr>
          </w:rPrChange>
        </w:rPr>
        <w:t>7</w:t>
      </w:r>
      <w:r w:rsidRPr="00D23647">
        <w:rPr>
          <w:lang w:val="en-US"/>
          <w:rPrChange w:id="283" w:author="Marco Aurélio Barbiero" w:date="2025-12-14T16:26:00Z" w16du:dateUtc="2025-12-14T19:26:00Z">
            <w:rPr/>
          </w:rPrChange>
        </w:rPr>
        <w:t>(4), 12–18. https://doi.org/10.1109/mprv.2008.80</w:t>
      </w:r>
    </w:p>
    <w:p w14:paraId="0F3DE2F7" w14:textId="77777777" w:rsidR="00D23647" w:rsidRPr="00D23647" w:rsidRDefault="00D23647" w:rsidP="00D23647">
      <w:pPr>
        <w:pStyle w:val="Bibliografia"/>
        <w:rPr>
          <w:lang w:val="en-US"/>
          <w:rPrChange w:id="284" w:author="Marco Aurélio Barbiero" w:date="2025-12-14T16:26:00Z" w16du:dateUtc="2025-12-14T19:26:00Z">
            <w:rPr/>
          </w:rPrChange>
        </w:rPr>
      </w:pPr>
      <w:r w:rsidRPr="00D23647">
        <w:rPr>
          <w:lang w:val="en-US"/>
          <w:rPrChange w:id="285" w:author="Marco Aurélio Barbiero" w:date="2025-12-14T16:26:00Z" w16du:dateUtc="2025-12-14T19:26:00Z">
            <w:rPr/>
          </w:rPrChange>
        </w:rPr>
        <w:t xml:space="preserve">IBGE. (2019a). </w:t>
      </w:r>
      <w:r w:rsidRPr="00D23647">
        <w:rPr>
          <w:i/>
          <w:iCs/>
          <w:lang w:val="en-US"/>
          <w:rPrChange w:id="286" w:author="Marco Aurélio Barbiero" w:date="2025-12-14T16:26:00Z" w16du:dateUtc="2025-12-14T19:26:00Z">
            <w:rPr>
              <w:i/>
              <w:iCs/>
            </w:rPr>
          </w:rPrChange>
        </w:rPr>
        <w:t>MUNIC 2019</w:t>
      </w:r>
      <w:r w:rsidRPr="00D23647">
        <w:rPr>
          <w:lang w:val="en-US"/>
          <w:rPrChange w:id="287" w:author="Marco Aurélio Barbiero" w:date="2025-12-14T16:26:00Z" w16du:dateUtc="2025-12-14T19:26:00Z">
            <w:rPr/>
          </w:rPrChange>
        </w:rPr>
        <w:t>. https://ftp.ibge.gov.br/Perfil_Municipios/2019/Base_de_Dados/</w:t>
      </w:r>
    </w:p>
    <w:p w14:paraId="5438D0AE" w14:textId="77777777" w:rsidR="00D23647" w:rsidRPr="00D23647" w:rsidRDefault="00D23647" w:rsidP="00D23647">
      <w:pPr>
        <w:pStyle w:val="Bibliografia"/>
      </w:pPr>
      <w:r w:rsidRPr="00D23647">
        <w:t xml:space="preserve">IBGE. (2019b). </w:t>
      </w:r>
      <w:r w:rsidRPr="00D23647">
        <w:rPr>
          <w:i/>
          <w:iCs/>
        </w:rPr>
        <w:t>Padrão de Registro de Endereços—Liv101639</w:t>
      </w:r>
      <w:r w:rsidRPr="00D23647">
        <w:t xml:space="preserve">. </w:t>
      </w:r>
      <w:r w:rsidRPr="00D23647">
        <w:lastRenderedPageBreak/>
        <w:t>https://biblioteca.ibge.gov.br/visualizacao/livros/liv101639.pdf</w:t>
      </w:r>
    </w:p>
    <w:p w14:paraId="22AA90D5" w14:textId="77777777" w:rsidR="00D23647" w:rsidRPr="00D23647" w:rsidRDefault="00D23647" w:rsidP="00D23647">
      <w:pPr>
        <w:pStyle w:val="Bibliografia"/>
      </w:pPr>
      <w:r w:rsidRPr="00D23647">
        <w:t xml:space="preserve">IBGE. (2024). </w:t>
      </w:r>
      <w:r w:rsidRPr="00D23647">
        <w:rPr>
          <w:i/>
          <w:iCs/>
        </w:rPr>
        <w:t>Censo Demográfico 2022. Coordenadas Geográficas dos Endereços. Nota metodológica n. 01</w:t>
      </w:r>
      <w:r w:rsidRPr="00D23647">
        <w:t>. https://biblioteca.ibge.gov.br/visualizacao/livros/liv102063.pdf</w:t>
      </w:r>
    </w:p>
    <w:p w14:paraId="04830B42" w14:textId="77777777" w:rsidR="00D23647" w:rsidRPr="00D23647" w:rsidRDefault="00D23647" w:rsidP="00D23647">
      <w:pPr>
        <w:pStyle w:val="Bibliografia"/>
        <w:rPr>
          <w:lang w:val="es-ES"/>
          <w:rPrChange w:id="288" w:author="Marco Aurélio Barbiero" w:date="2025-12-14T16:26:00Z" w16du:dateUtc="2025-12-14T19:26:00Z">
            <w:rPr/>
          </w:rPrChange>
        </w:rPr>
      </w:pPr>
      <w:r w:rsidRPr="00D23647">
        <w:t xml:space="preserve">IBGE. (2025). </w:t>
      </w:r>
      <w:r w:rsidRPr="00D23647">
        <w:rPr>
          <w:i/>
          <w:iCs/>
        </w:rPr>
        <w:t>Cadastro Nacional de Endereços para Fins Estatísticos | IBGE</w:t>
      </w:r>
      <w:r w:rsidRPr="00D23647">
        <w:t xml:space="preserve">. </w:t>
      </w:r>
      <w:r w:rsidRPr="00D23647">
        <w:rPr>
          <w:lang w:val="es-ES"/>
          <w:rPrChange w:id="289" w:author="Marco Aurélio Barbiero" w:date="2025-12-14T16:26:00Z" w16du:dateUtc="2025-12-14T19:26:00Z">
            <w:rPr/>
          </w:rPrChange>
        </w:rPr>
        <w:t>IBGE. https://www.ibge.gov.br/estatisticas/sociais/habitacao/38734-cadastro-nacional-de-enderecos-para-fins-estatisticos.html?=&amp;t=o-que-e</w:t>
      </w:r>
    </w:p>
    <w:p w14:paraId="32538838" w14:textId="77777777" w:rsidR="00D23647" w:rsidRPr="00D23647" w:rsidRDefault="00D23647" w:rsidP="00D23647">
      <w:pPr>
        <w:pStyle w:val="Bibliografia"/>
        <w:rPr>
          <w:lang w:val="es-ES"/>
          <w:rPrChange w:id="290" w:author="Marco Aurélio Barbiero" w:date="2025-12-14T16:26:00Z" w16du:dateUtc="2025-12-14T19:26:00Z">
            <w:rPr/>
          </w:rPrChange>
        </w:rPr>
      </w:pPr>
      <w:r w:rsidRPr="00D23647">
        <w:rPr>
          <w:i/>
          <w:iCs/>
          <w:lang w:val="es-ES"/>
          <w:rPrChange w:id="291" w:author="Marco Aurélio Barbiero" w:date="2025-12-14T16:26:00Z" w16du:dateUtc="2025-12-14T19:26:00Z">
            <w:rPr>
              <w:i/>
              <w:iCs/>
            </w:rPr>
          </w:rPrChange>
        </w:rPr>
        <w:t>JavaScript | MDN</w:t>
      </w:r>
      <w:r w:rsidRPr="00D23647">
        <w:rPr>
          <w:lang w:val="es-ES"/>
          <w:rPrChange w:id="292" w:author="Marco Aurélio Barbiero" w:date="2025-12-14T16:26:00Z" w16du:dateUtc="2025-12-14T19:26:00Z">
            <w:rPr/>
          </w:rPrChange>
        </w:rPr>
        <w:t>. (2025, abril 27). https://developer.mozilla.org/pt-BR/docs/Web/JavaScript</w:t>
      </w:r>
    </w:p>
    <w:p w14:paraId="499D8A62" w14:textId="77777777" w:rsidR="00D23647" w:rsidRPr="00D23647" w:rsidRDefault="00D23647" w:rsidP="00D23647">
      <w:pPr>
        <w:pStyle w:val="Bibliografia"/>
      </w:pPr>
      <w:r w:rsidRPr="00D23647">
        <w:rPr>
          <w:i/>
          <w:iCs/>
          <w:lang w:val="en-US"/>
          <w:rPrChange w:id="293" w:author="Marco Aurélio Barbiero" w:date="2025-12-14T16:26:00Z" w16du:dateUtc="2025-12-14T19:26:00Z">
            <w:rPr>
              <w:i/>
              <w:iCs/>
            </w:rPr>
          </w:rPrChange>
        </w:rPr>
        <w:t>JSON type representation—Glossary | MDN</w:t>
      </w:r>
      <w:r w:rsidRPr="00D23647">
        <w:rPr>
          <w:lang w:val="en-US"/>
          <w:rPrChange w:id="294" w:author="Marco Aurélio Barbiero" w:date="2025-12-14T16:26:00Z" w16du:dateUtc="2025-12-14T19:26:00Z">
            <w:rPr/>
          </w:rPrChange>
        </w:rPr>
        <w:t xml:space="preserve">. </w:t>
      </w:r>
      <w:r w:rsidRPr="00D23647">
        <w:t>(2025, julho 11). MDN Web Docs. https://developer.mozilla.org/en-US/docs/Glossary/JSON_type_representation</w:t>
      </w:r>
    </w:p>
    <w:p w14:paraId="3BD2BABA" w14:textId="77777777" w:rsidR="00D23647" w:rsidRPr="00D23647" w:rsidRDefault="00D23647" w:rsidP="00D23647">
      <w:pPr>
        <w:pStyle w:val="Bibliografia"/>
      </w:pPr>
      <w:r w:rsidRPr="00D23647">
        <w:rPr>
          <w:i/>
          <w:iCs/>
          <w:lang w:val="en-US"/>
          <w:rPrChange w:id="295" w:author="Marco Aurélio Barbiero" w:date="2025-12-14T16:26:00Z" w16du:dateUtc="2025-12-14T19:26:00Z">
            <w:rPr>
              <w:i/>
              <w:iCs/>
            </w:rPr>
          </w:rPrChange>
        </w:rPr>
        <w:t>Leaflet—A JavaScript library for interactive maps</w:t>
      </w:r>
      <w:r w:rsidRPr="00D23647">
        <w:rPr>
          <w:lang w:val="en-US"/>
          <w:rPrChange w:id="296" w:author="Marco Aurélio Barbiero" w:date="2025-12-14T16:26:00Z" w16du:dateUtc="2025-12-14T19:26:00Z">
            <w:rPr/>
          </w:rPrChange>
        </w:rPr>
        <w:t xml:space="preserve">. </w:t>
      </w:r>
      <w:r w:rsidRPr="00D23647">
        <w:t>(2025). https://leafletjs.com/</w:t>
      </w:r>
    </w:p>
    <w:p w14:paraId="1E524558" w14:textId="77777777" w:rsidR="00D23647" w:rsidRPr="00D23647" w:rsidRDefault="00D23647" w:rsidP="00D23647">
      <w:pPr>
        <w:pStyle w:val="Bibliografia"/>
      </w:pPr>
      <w:r w:rsidRPr="00D23647">
        <w:t>LGPD - Lei n</w:t>
      </w:r>
      <w:r w:rsidRPr="00D23647">
        <w:rPr>
          <w:vertAlign w:val="superscript"/>
        </w:rPr>
        <w:t>o</w:t>
      </w:r>
      <w:r w:rsidRPr="00D23647">
        <w:t xml:space="preserve"> 13.709/2018, N. 13.709/2018, Congresso Nacional - Brasil (2018). https://www2.camara.leg.br/legin/fed/lei/2018/lei-13709-14-agosto-2018-787077-publicacaooriginal-156212-pl.html</w:t>
      </w:r>
    </w:p>
    <w:p w14:paraId="553AF74A" w14:textId="77777777" w:rsidR="00D23647" w:rsidRPr="00D23647" w:rsidRDefault="00D23647" w:rsidP="00D23647">
      <w:pPr>
        <w:pStyle w:val="Bibliografia"/>
      </w:pPr>
      <w:r w:rsidRPr="00D23647">
        <w:t xml:space="preserve">Macedo, D. (2023). </w:t>
      </w:r>
      <w:r w:rsidRPr="00D23647">
        <w:rPr>
          <w:i/>
          <w:iCs/>
        </w:rPr>
        <w:t>Integração do Cadastro Único com Cadastro Nacional de Endereços para Fins Estatístico através da modelagem de um banco de dados espacial</w:t>
      </w:r>
      <w:r w:rsidRPr="00D23647">
        <w:t>. mds.gov.br; relatorio_270.pdf. https://aplicacoes.mds.gov.br/sagi/pesquisas/documentos/relatorio/relatorio_270.pdf</w:t>
      </w:r>
    </w:p>
    <w:p w14:paraId="522DC62C" w14:textId="77777777" w:rsidR="00D23647" w:rsidRPr="00D23647" w:rsidRDefault="00D23647" w:rsidP="00D23647">
      <w:pPr>
        <w:pStyle w:val="Bibliografia"/>
        <w:rPr>
          <w:lang w:val="en-US"/>
          <w:rPrChange w:id="297" w:author="Marco Aurélio Barbiero" w:date="2025-12-14T16:26:00Z" w16du:dateUtc="2025-12-14T19:26:00Z">
            <w:rPr/>
          </w:rPrChange>
        </w:rPr>
      </w:pPr>
      <w:r w:rsidRPr="00D23647">
        <w:rPr>
          <w:lang w:val="en-US"/>
          <w:rPrChange w:id="298" w:author="Marco Aurélio Barbiero" w:date="2025-12-14T16:26:00Z" w16du:dateUtc="2025-12-14T19:26:00Z">
            <w:rPr/>
          </w:rPrChange>
        </w:rPr>
        <w:t xml:space="preserve">Manning, C. D. (2008). </w:t>
      </w:r>
      <w:r w:rsidRPr="00D23647">
        <w:rPr>
          <w:i/>
          <w:iCs/>
          <w:lang w:val="en-US"/>
          <w:rPrChange w:id="299" w:author="Marco Aurélio Barbiero" w:date="2025-12-14T16:26:00Z" w16du:dateUtc="2025-12-14T19:26:00Z">
            <w:rPr>
              <w:i/>
              <w:iCs/>
            </w:rPr>
          </w:rPrChange>
        </w:rPr>
        <w:t>Introduction to information retrieval</w:t>
      </w:r>
      <w:r w:rsidRPr="00D23647">
        <w:rPr>
          <w:lang w:val="en-US"/>
          <w:rPrChange w:id="300" w:author="Marco Aurélio Barbiero" w:date="2025-12-14T16:26:00Z" w16du:dateUtc="2025-12-14T19:26:00Z">
            <w:rPr/>
          </w:rPrChange>
        </w:rPr>
        <w:t>. Cambridge university press.</w:t>
      </w:r>
    </w:p>
    <w:p w14:paraId="41185C3A" w14:textId="77777777" w:rsidR="00D23647" w:rsidRPr="00D23647" w:rsidRDefault="00D23647" w:rsidP="00D23647">
      <w:pPr>
        <w:pStyle w:val="Bibliografia"/>
        <w:rPr>
          <w:lang w:val="en-US"/>
          <w:rPrChange w:id="301" w:author="Marco Aurélio Barbiero" w:date="2025-12-14T16:26:00Z" w16du:dateUtc="2025-12-14T19:26:00Z">
            <w:rPr/>
          </w:rPrChange>
        </w:rPr>
      </w:pPr>
      <w:r w:rsidRPr="00D23647">
        <w:rPr>
          <w:i/>
          <w:iCs/>
          <w:lang w:val="en-US"/>
          <w:rPrChange w:id="302" w:author="Marco Aurélio Barbiero" w:date="2025-12-14T16:26:00Z" w16du:dateUtc="2025-12-14T19:26:00Z">
            <w:rPr>
              <w:i/>
              <w:iCs/>
            </w:rPr>
          </w:rPrChange>
        </w:rPr>
        <w:t>MySQL</w:t>
      </w:r>
      <w:r w:rsidRPr="00D23647">
        <w:rPr>
          <w:lang w:val="en-US"/>
          <w:rPrChange w:id="303" w:author="Marco Aurélio Barbiero" w:date="2025-12-14T16:26:00Z" w16du:dateUtc="2025-12-14T19:26:00Z">
            <w:rPr/>
          </w:rPrChange>
        </w:rPr>
        <w:t>. (2025). https://www.mysql.com/</w:t>
      </w:r>
    </w:p>
    <w:p w14:paraId="5E96F988" w14:textId="77777777" w:rsidR="00D23647" w:rsidRPr="00D23647" w:rsidRDefault="00D23647" w:rsidP="00D23647">
      <w:pPr>
        <w:pStyle w:val="Bibliografia"/>
      </w:pPr>
      <w:r w:rsidRPr="00D23647">
        <w:t xml:space="preserve">Nunes, M. das G. V. (com </w:t>
      </w:r>
      <w:proofErr w:type="spellStart"/>
      <w:r w:rsidRPr="00D23647">
        <w:t>Caseli</w:t>
      </w:r>
      <w:proofErr w:type="spellEnd"/>
      <w:r w:rsidRPr="00D23647">
        <w:t xml:space="preserve">, H. de M.). (2024). </w:t>
      </w:r>
      <w:r w:rsidRPr="00D23647">
        <w:rPr>
          <w:i/>
          <w:iCs/>
        </w:rPr>
        <w:t xml:space="preserve">Processamento de Linguagem Natural: Conceitos, Técnicas e Aplicações em </w:t>
      </w:r>
      <w:proofErr w:type="gramStart"/>
      <w:r w:rsidRPr="00D23647">
        <w:rPr>
          <w:i/>
          <w:iCs/>
        </w:rPr>
        <w:t>Português</w:t>
      </w:r>
      <w:proofErr w:type="gramEnd"/>
      <w:r w:rsidRPr="00D23647">
        <w:t xml:space="preserve"> (2</w:t>
      </w:r>
      <w:r w:rsidRPr="00D23647">
        <w:rPr>
          <w:vertAlign w:val="superscript"/>
        </w:rPr>
        <w:t>o</w:t>
      </w:r>
      <w:r w:rsidRPr="00D23647">
        <w:t xml:space="preserve"> ed.). Graça Nunes.</w:t>
      </w:r>
    </w:p>
    <w:p w14:paraId="60EFB5CA" w14:textId="77777777" w:rsidR="00D23647" w:rsidRPr="00D23647" w:rsidRDefault="00D23647" w:rsidP="00D23647">
      <w:pPr>
        <w:pStyle w:val="Bibliografia"/>
      </w:pPr>
      <w:proofErr w:type="spellStart"/>
      <w:r w:rsidRPr="00D23647">
        <w:t>Olbricht</w:t>
      </w:r>
      <w:proofErr w:type="spellEnd"/>
      <w:r w:rsidRPr="00D23647">
        <w:t xml:space="preserve">, R., &amp; </w:t>
      </w:r>
      <w:proofErr w:type="spellStart"/>
      <w:r w:rsidRPr="00D23647">
        <w:t>Paulmann</w:t>
      </w:r>
      <w:proofErr w:type="spellEnd"/>
      <w:r w:rsidRPr="00D23647">
        <w:t xml:space="preserve">, M. (2015). </w:t>
      </w:r>
      <w:r w:rsidRPr="00D23647">
        <w:rPr>
          <w:i/>
          <w:iCs/>
        </w:rPr>
        <w:t>Overpass API</w:t>
      </w:r>
      <w:r w:rsidRPr="00D23647">
        <w:t>. FOSS@HFT. https://doi.org/10.5446/17720</w:t>
      </w:r>
    </w:p>
    <w:p w14:paraId="671DE8FD" w14:textId="77777777" w:rsidR="00D23647" w:rsidRPr="00D23647" w:rsidRDefault="00D23647" w:rsidP="00D23647">
      <w:pPr>
        <w:pStyle w:val="Bibliografia"/>
      </w:pPr>
      <w:r w:rsidRPr="00D23647">
        <w:t xml:space="preserve">SERPRO. (2025). </w:t>
      </w:r>
      <w:proofErr w:type="spellStart"/>
      <w:r w:rsidRPr="00D23647">
        <w:rPr>
          <w:i/>
          <w:iCs/>
        </w:rPr>
        <w:t>Superciata</w:t>
      </w:r>
      <w:proofErr w:type="spellEnd"/>
      <w:r w:rsidRPr="00D23647">
        <w:rPr>
          <w:i/>
          <w:iCs/>
        </w:rPr>
        <w:t>/PROJETO CIATA - MANUAL DO CADASTRO IMOBILIÁRIO.pdf</w:t>
      </w:r>
      <w:r w:rsidRPr="00D23647">
        <w:t>. GitHub. https://superciata.smuu.com.br/docs/ProjetoCiata_ManualCadastroImobiliario_OCR.pdf</w:t>
      </w:r>
    </w:p>
    <w:p w14:paraId="01800D40" w14:textId="77777777" w:rsidR="00D23647" w:rsidRPr="00D23647" w:rsidRDefault="00D23647" w:rsidP="00D23647">
      <w:pPr>
        <w:pStyle w:val="Bibliografia"/>
      </w:pPr>
      <w:r w:rsidRPr="00D23647">
        <w:rPr>
          <w:i/>
          <w:iCs/>
        </w:rPr>
        <w:t>SIGWEB-Capanema</w:t>
      </w:r>
      <w:r w:rsidRPr="00D23647">
        <w:t>. (2025). https://capanema.ctmgeo.com.br/geo-view/index.ctm</w:t>
      </w:r>
    </w:p>
    <w:p w14:paraId="288913D6" w14:textId="77777777" w:rsidR="00D23647" w:rsidRPr="00D23647" w:rsidRDefault="00D23647" w:rsidP="00D23647">
      <w:pPr>
        <w:pStyle w:val="Bibliografia"/>
      </w:pPr>
      <w:r w:rsidRPr="00D23647">
        <w:t xml:space="preserve">Silva, E. </w:t>
      </w:r>
      <w:proofErr w:type="spellStart"/>
      <w:r w:rsidRPr="00D23647">
        <w:t>da</w:t>
      </w:r>
      <w:proofErr w:type="spellEnd"/>
      <w:r w:rsidRPr="00D23647">
        <w:t xml:space="preserve"> (Org.) (com Carneiro, A. F. T., Fernandes, C. E., Cesare, C. M. de, Erba, D. A., Cunha, E. M. P., Oliveira, F. H. de, Silva, L. R. </w:t>
      </w:r>
      <w:proofErr w:type="spellStart"/>
      <w:r w:rsidRPr="00D23647">
        <w:t>da</w:t>
      </w:r>
      <w:proofErr w:type="spellEnd"/>
      <w:r w:rsidRPr="00D23647">
        <w:t xml:space="preserve">, Santos, S. S. dos, </w:t>
      </w:r>
      <w:proofErr w:type="spellStart"/>
      <w:r w:rsidRPr="00D23647">
        <w:t>Eising</w:t>
      </w:r>
      <w:proofErr w:type="spellEnd"/>
      <w:r w:rsidRPr="00D23647">
        <w:t xml:space="preserve">, E., Silva, H. P., Araujo, J. F. M., Gomes, D. </w:t>
      </w:r>
      <w:proofErr w:type="spellStart"/>
      <w:r w:rsidRPr="00D23647">
        <w:t>da</w:t>
      </w:r>
      <w:proofErr w:type="spellEnd"/>
      <w:r w:rsidRPr="00D23647">
        <w:t xml:space="preserve"> C., Aquino, C. de S., Silva, C. O. </w:t>
      </w:r>
      <w:proofErr w:type="spellStart"/>
      <w:r w:rsidRPr="00D23647">
        <w:t>da</w:t>
      </w:r>
      <w:proofErr w:type="spellEnd"/>
      <w:r w:rsidRPr="00D23647">
        <w:t xml:space="preserve">, Guimaraens, C. S., Rodrigues, V. D. V., Silva, L. P. de O., Barbosa, L. G., &amp; Amaral, C. A. de S.). (2023). </w:t>
      </w:r>
      <w:r w:rsidRPr="00D23647">
        <w:rPr>
          <w:i/>
          <w:iCs/>
        </w:rPr>
        <w:t>Cadastro Territorial Multifinalitário aplicado à gestão municipal</w:t>
      </w:r>
      <w:r w:rsidRPr="00D23647">
        <w:t xml:space="preserve">. </w:t>
      </w:r>
      <w:proofErr w:type="spellStart"/>
      <w:r w:rsidRPr="00D23647">
        <w:t>Ufsc</w:t>
      </w:r>
      <w:proofErr w:type="spellEnd"/>
      <w:r w:rsidRPr="00D23647">
        <w:t>.</w:t>
      </w:r>
    </w:p>
    <w:p w14:paraId="2DCACC71" w14:textId="77777777" w:rsidR="00D23647" w:rsidRPr="00D23647" w:rsidRDefault="00D23647" w:rsidP="00D23647">
      <w:pPr>
        <w:pStyle w:val="Bibliografia"/>
      </w:pPr>
      <w:r w:rsidRPr="00D23647">
        <w:t xml:space="preserve">Vieira, C. A. O., Silva, E. </w:t>
      </w:r>
      <w:proofErr w:type="spellStart"/>
      <w:proofErr w:type="gramStart"/>
      <w:r w:rsidRPr="00D23647">
        <w:t>da</w:t>
      </w:r>
      <w:proofErr w:type="spellEnd"/>
      <w:r w:rsidRPr="00D23647">
        <w:t>, Erba</w:t>
      </w:r>
      <w:proofErr w:type="gramEnd"/>
      <w:r w:rsidRPr="00D23647">
        <w:t xml:space="preserve">, D. A., Oliveira, F. H., &amp; Silva, L. R. da. (2024). PROPOSIÇÃO DE </w:t>
      </w:r>
      <w:r w:rsidRPr="00D23647">
        <w:lastRenderedPageBreak/>
        <w:t xml:space="preserve">MODELOS DE GOVERNANÇA E UTILIZAÇÃO DE INSTRUMENTOS DE RELAÇÕES INTERGOVERNAMENTAIS PARA IMPLEMENTAÇÃO DO CADASTRO TERRITORIAL MULTIFINALITÁRIO. </w:t>
      </w:r>
      <w:r w:rsidRPr="00D23647">
        <w:rPr>
          <w:i/>
          <w:iCs/>
        </w:rPr>
        <w:t>16° Congresso Brasileiro de Cadastro Multifinalitário e Gestão Territorial, 2024, Florianópolis</w:t>
      </w:r>
      <w:r w:rsidRPr="00D23647">
        <w:t>, 1–13.</w:t>
      </w:r>
    </w:p>
    <w:p w14:paraId="44CC6B63" w14:textId="3CE235FA" w:rsidR="00F24CD4" w:rsidRDefault="00D5605E" w:rsidP="0086459B">
      <w:pPr>
        <w:pStyle w:val="Referncias"/>
        <w:rPr>
          <w:rFonts w:eastAsiaTheme="minorHAnsi"/>
          <w:lang w:bidi="ar-SA"/>
        </w:rPr>
      </w:pPr>
      <w:r>
        <w:rPr>
          <w:rFonts w:eastAsiaTheme="minorHAnsi"/>
          <w:lang w:bidi="ar-SA"/>
        </w:rPr>
        <w:fldChar w:fldCharType="end"/>
      </w:r>
      <w:commentRangeEnd w:id="248"/>
      <w:commentRangeEnd w:id="249"/>
      <w:r w:rsidR="00977023">
        <w:rPr>
          <w:rStyle w:val="Refdecomentrio"/>
        </w:rPr>
        <w:commentReference w:id="248"/>
      </w:r>
      <w:r w:rsidR="00977023">
        <w:rPr>
          <w:rStyle w:val="Refdecomentrio"/>
        </w:rPr>
        <w:commentReference w:id="249"/>
      </w:r>
    </w:p>
    <w:p w14:paraId="6A61ABE9" w14:textId="77777777" w:rsidR="00F24CD4" w:rsidRPr="00F47167" w:rsidRDefault="00F24CD4" w:rsidP="0086459B">
      <w:pPr>
        <w:pStyle w:val="Referncias"/>
        <w:rPr>
          <w:rFonts w:eastAsiaTheme="minorHAnsi"/>
          <w:lang w:bidi="ar-SA"/>
        </w:rPr>
      </w:pPr>
    </w:p>
    <w:p w14:paraId="691454CD" w14:textId="77777777" w:rsidR="00023F93" w:rsidRDefault="00023F93" w:rsidP="0086459B">
      <w:pPr>
        <w:pStyle w:val="Referncias"/>
      </w:pPr>
    </w:p>
    <w:sectPr w:rsidR="00023F93" w:rsidSect="001775BD">
      <w:headerReference w:type="default" r:id="rId26"/>
      <w:footerReference w:type="default" r:id="rId27"/>
      <w:headerReference w:type="first" r:id="rId28"/>
      <w:footerReference w:type="first" r:id="rId29"/>
      <w:pgSz w:w="11910" w:h="16840"/>
      <w:pgMar w:top="851" w:right="1134" w:bottom="851" w:left="1134" w:header="278" w:footer="709"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w:date="2025-12-14T07:13:00Z" w:initials="C">
    <w:p w14:paraId="2BE41185" w14:textId="5FA11F6E" w:rsidR="00451FED" w:rsidRDefault="00451FED">
      <w:pPr>
        <w:pStyle w:val="Textodecomentrio"/>
      </w:pPr>
      <w:r>
        <w:rPr>
          <w:rStyle w:val="Refdecomentrio"/>
        </w:rPr>
        <w:annotationRef/>
      </w:r>
      <w:r>
        <w:t>De parcelas? Teria de indicar que por parte dos municípios...</w:t>
      </w:r>
    </w:p>
  </w:comment>
  <w:comment w:id="6" w:author="Carlos" w:date="2025-12-14T07:22:00Z" w:initials="C">
    <w:p w14:paraId="46693DC5" w14:textId="77777777" w:rsidR="00BA304D" w:rsidRDefault="00BA304D" w:rsidP="00BA304D">
      <w:pPr>
        <w:pStyle w:val="Textodecomentrio"/>
      </w:pPr>
      <w:r>
        <w:rPr>
          <w:rStyle w:val="Refdecomentrio"/>
        </w:rPr>
        <w:annotationRef/>
      </w:r>
      <w:r>
        <w:t>Acho que este texto parece mais justificativa, e deveria aparecer na introdução após a apresentação do objetivo do trabalho... aqui está deslocado, na seção de referencial teórico.</w:t>
      </w:r>
    </w:p>
  </w:comment>
  <w:comment w:id="11" w:author="Carlos" w:date="2025-12-14T07:31:00Z" w:initials="C">
    <w:p w14:paraId="505926EA" w14:textId="38A3CD84" w:rsidR="00FA4AAC" w:rsidRDefault="00FA4AAC">
      <w:pPr>
        <w:pStyle w:val="Textodecomentrio"/>
      </w:pPr>
      <w:r>
        <w:rPr>
          <w:rStyle w:val="Refdecomentrio"/>
        </w:rPr>
        <w:annotationRef/>
      </w:r>
      <w:r>
        <w:t>POSSIVELMENTE NÃO VALIDAÇÕES GEMOÉTRICAS</w:t>
      </w:r>
    </w:p>
  </w:comment>
  <w:comment w:id="175" w:author="Carlos" w:date="2025-12-14T07:47:00Z" w:initials="C">
    <w:p w14:paraId="08968B17" w14:textId="64C74FB9" w:rsidR="00890AF2" w:rsidRDefault="00890AF2">
      <w:pPr>
        <w:pStyle w:val="Textodecomentrio"/>
      </w:pPr>
      <w:r>
        <w:rPr>
          <w:rStyle w:val="Refdecomentrio"/>
        </w:rPr>
        <w:annotationRef/>
      </w:r>
      <w:r>
        <w:t>Seja consistente em todo o texto, as vezes vc coloca ano?</w:t>
      </w:r>
    </w:p>
  </w:comment>
  <w:comment w:id="176" w:author="Carlos" w:date="2025-12-14T07:48:00Z" w:initials="C">
    <w:p w14:paraId="4B22C011" w14:textId="49B46945" w:rsidR="00890AF2" w:rsidRDefault="00890AF2">
      <w:pPr>
        <w:pStyle w:val="Textodecomentrio"/>
      </w:pPr>
      <w:r>
        <w:rPr>
          <w:rStyle w:val="Refdecomentrio"/>
        </w:rPr>
        <w:annotationRef/>
      </w:r>
      <w:r>
        <w:rPr>
          <w:rStyle w:val="Refdecomentrio"/>
        </w:rPr>
        <w:t>A seção de Método, ficou excelente...</w:t>
      </w:r>
    </w:p>
  </w:comment>
  <w:comment w:id="177" w:author="Carlos" w:date="2025-12-14T07:54:00Z" w:initials="C">
    <w:p w14:paraId="5F7767DD" w14:textId="69170804" w:rsidR="00CF6597" w:rsidRDefault="00CF6597">
      <w:pPr>
        <w:pStyle w:val="Textodecomentrio"/>
      </w:pPr>
      <w:r>
        <w:rPr>
          <w:rStyle w:val="Refdecomentrio"/>
        </w:rPr>
        <w:annotationRef/>
      </w:r>
      <w:r>
        <w:t xml:space="preserve">Inversamente proporcional a metodologia, essa seção ficou </w:t>
      </w:r>
      <w:r>
        <w:t>hiper-pobre, vc não apresenta exemplos dos resultados de cada uma das etapas metodológicas, bem descritas, e o pior, é não fazer uma interpretação dos resultados alcançados... precisa melhorar muito.</w:t>
      </w:r>
    </w:p>
  </w:comment>
  <w:comment w:id="179" w:author="Carlos" w:date="2025-12-14T07:48:00Z" w:initials="C">
    <w:p w14:paraId="36D5D2A5" w14:textId="0580DDB2" w:rsidR="00890AF2" w:rsidRDefault="00890AF2">
      <w:pPr>
        <w:pStyle w:val="Textodecomentrio"/>
      </w:pPr>
      <w:r>
        <w:rPr>
          <w:rStyle w:val="Refdecomentrio"/>
        </w:rPr>
        <w:annotationRef/>
      </w:r>
      <w:r>
        <w:t xml:space="preserve">Essa revista é bastante chata com os formatos das tabelas, verifique exemplos ou o </w:t>
      </w:r>
      <w:r>
        <w:t xml:space="preserve">template deles: eles não colocam as linhas dos lados </w:t>
      </w:r>
      <w:r>
        <w:t>da tabelas? Confirme.</w:t>
      </w:r>
    </w:p>
  </w:comment>
  <w:comment w:id="242" w:author="Carlos" w:date="2025-12-14T07:56:00Z" w:initials="C">
    <w:p w14:paraId="3A28DAF4" w14:textId="7E65430D" w:rsidR="00CF6597" w:rsidRDefault="00CF6597">
      <w:pPr>
        <w:pStyle w:val="Textodecomentrio"/>
      </w:pPr>
      <w:r>
        <w:rPr>
          <w:rStyle w:val="Refdecomentrio"/>
        </w:rPr>
        <w:annotationRef/>
      </w:r>
      <w:r>
        <w:t>Precisa explicar essa tabela 1, explicando o que significa esses percentuais...</w:t>
      </w:r>
    </w:p>
  </w:comment>
  <w:comment w:id="243" w:author="Carlos" w:date="2025-12-14T08:00:00Z" w:initials="C">
    <w:p w14:paraId="64B96685" w14:textId="3CB28879" w:rsidR="00CF6597" w:rsidRDefault="00CF6597">
      <w:pPr>
        <w:pStyle w:val="Textodecomentrio"/>
      </w:pPr>
      <w:r>
        <w:rPr>
          <w:rStyle w:val="Refdecomentrio"/>
        </w:rPr>
        <w:annotationRef/>
      </w:r>
      <w:r>
        <w:t xml:space="preserve">Seu objetivo na introdução era: “georreferenciamento de parcelas em massa, </w:t>
      </w:r>
      <w:r w:rsidRPr="0007595A">
        <w:t>utilizando</w:t>
      </w:r>
      <w:r>
        <w:t xml:space="preserve"> apenas dados descritivos das bases abertas </w:t>
      </w:r>
      <w:r w:rsidRPr="0007595A">
        <w:t>do CNEFE</w:t>
      </w:r>
      <w:r>
        <w:t xml:space="preserve"> </w:t>
      </w:r>
      <w:r>
        <w:fldChar w:fldCharType="begin"/>
      </w:r>
      <w:r>
        <w:instrText xml:space="preserve"> ADDIN ZOTERO_ITEM CSL_CITATION {"citationID":"afdae6hiec","properties":{"formattedCitation":"(IBGE,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fldChar w:fldCharType="separate"/>
      </w:r>
      <w:r w:rsidRPr="004B259A">
        <w:t>(IBGE, 2025)</w:t>
      </w:r>
      <w:r>
        <w:fldChar w:fldCharType="end"/>
      </w:r>
      <w:r>
        <w:t xml:space="preserve">, </w:t>
      </w:r>
      <w:r w:rsidRPr="0007595A">
        <w:t>do cadastro municipal</w:t>
      </w:r>
      <w:r>
        <w:t xml:space="preserve"> e do</w:t>
      </w:r>
      <w:r w:rsidRPr="0007595A">
        <w:t xml:space="preserve"> </w:t>
      </w:r>
      <w:r w:rsidRPr="00D23906">
        <w:rPr>
          <w:i/>
          <w:iCs/>
        </w:rPr>
        <w:t>OpenStreetMap</w:t>
      </w:r>
      <w:r w:rsidRPr="00B96A95">
        <w:t xml:space="preserve"> </w:t>
      </w:r>
      <w:r>
        <w:fldChar w:fldCharType="begin"/>
      </w:r>
      <w:r>
        <w:instrText xml:space="preserve"> ADDIN ZOTERO_ITEM CSL_CITATION {"citationID":"a22gs024an","properties":{"formattedCitation":"(Haklay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fldChar w:fldCharType="separate"/>
      </w:r>
      <w:r w:rsidRPr="004B259A">
        <w:t xml:space="preserve">(Haklay </w:t>
      </w:r>
      <w:r w:rsidRPr="007B5639">
        <w:t>&amp;</w:t>
      </w:r>
      <w:r w:rsidRPr="004B259A">
        <w:t xml:space="preserve"> Weber, 2008)</w:t>
      </w:r>
      <w:r>
        <w:fldChar w:fldCharType="end"/>
      </w:r>
      <w:r>
        <w:t>”, mas agora passou a ser a primeira fase da metodologia? Se for só a primeira fase não precisaria descrever as outras...</w:t>
      </w:r>
    </w:p>
  </w:comment>
  <w:comment w:id="246" w:author="Carlos" w:date="2025-12-14T07:58:00Z" w:initials="C">
    <w:p w14:paraId="0074EF26" w14:textId="5A48D885" w:rsidR="00CF6597" w:rsidRDefault="00CF6597">
      <w:pPr>
        <w:pStyle w:val="Textodecomentrio"/>
      </w:pPr>
      <w:r>
        <w:rPr>
          <w:rStyle w:val="Refdecomentrio"/>
        </w:rPr>
        <w:annotationRef/>
      </w:r>
      <w:r>
        <w:t>Não existe uma seção para trabalho futuros, ela deve estar dentro de suas considerações finais.</w:t>
      </w:r>
    </w:p>
  </w:comment>
  <w:comment w:id="247" w:author="Carlos" w:date="2025-12-14T08:01:00Z" w:initials="C">
    <w:p w14:paraId="080BC321" w14:textId="0FCB04B2" w:rsidR="00CF6597" w:rsidRDefault="00CF6597">
      <w:pPr>
        <w:pStyle w:val="Textodecomentrio"/>
      </w:pPr>
      <w:r>
        <w:rPr>
          <w:rStyle w:val="Refdecomentrio"/>
        </w:rPr>
        <w:annotationRef/>
      </w:r>
      <w:r>
        <w:t>Oque deve ter numa conclusão/considerações finais: se o objeto descrito na introdução</w:t>
      </w:r>
      <w:r w:rsidR="00842FA4">
        <w:t xml:space="preserve"> foi alcançado, um resumo dos principais resultados, limitações da pesquisa e sugestões para trabalhos futuros (fica a dica para sua dissertação que deve seguir o mesmo formato)</w:t>
      </w:r>
    </w:p>
  </w:comment>
  <w:comment w:id="248" w:author="Carlos" w:date="2025-12-14T08:04:00Z" w:initials="C">
    <w:p w14:paraId="7BFEC518" w14:textId="59F41D35" w:rsidR="00977023" w:rsidRDefault="00977023">
      <w:pPr>
        <w:pStyle w:val="Textodecomentrio"/>
      </w:pPr>
      <w:r>
        <w:rPr>
          <w:rStyle w:val="Refdecomentrio"/>
        </w:rPr>
        <w:annotationRef/>
      </w:r>
      <w:r>
        <w:t>Seja consistente e siga o modelo da revista, porque existem títulos em letras minúsculas e maiúsculas?</w:t>
      </w:r>
    </w:p>
  </w:comment>
  <w:comment w:id="249" w:author="Carlos" w:date="2025-12-14T08:04:00Z" w:initials="C">
    <w:p w14:paraId="6F85AA18" w14:textId="08DA1B44" w:rsidR="00977023" w:rsidRDefault="00977023">
      <w:pPr>
        <w:pStyle w:val="Textodecomentrio"/>
      </w:pPr>
      <w:r>
        <w:rPr>
          <w:rStyle w:val="Refdecomentrio"/>
        </w:rPr>
        <w:annotationRef/>
      </w:r>
      <w:r>
        <w:t>A grande fragilidade das referências, é que a maioria deveria ser de artigos indexados.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41185" w15:done="1"/>
  <w15:commentEx w15:paraId="46693DC5" w15:done="1"/>
  <w15:commentEx w15:paraId="505926EA" w15:done="1"/>
  <w15:commentEx w15:paraId="08968B17" w15:done="1"/>
  <w15:commentEx w15:paraId="4B22C011" w15:done="1"/>
  <w15:commentEx w15:paraId="5F7767DD" w15:done="0"/>
  <w15:commentEx w15:paraId="36D5D2A5" w15:done="1"/>
  <w15:commentEx w15:paraId="3A28DAF4" w15:done="0"/>
  <w15:commentEx w15:paraId="64B96685" w15:done="0"/>
  <w15:commentEx w15:paraId="0074EF26" w15:done="0"/>
  <w15:commentEx w15:paraId="080BC321" w15:done="0"/>
  <w15:commentEx w15:paraId="7BFEC518" w15:done="0"/>
  <w15:commentEx w15:paraId="6F85AA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D5D2A5">
    <w16cex:extLst>
      <w16:ext w16:uri="{CE6994B0-6A32-4C9F-8C6B-6E91EDA988CE}">
        <cr:reactions xmlns:cr="http://schemas.microsoft.com/office/comments/2020/reactions">
          <cr:reaction reactionType="1">
            <cr:reactionInfo dateUtc="2025-12-14T13:26:05Z">
              <cr:user userId="f6f68d678cfe6957" userProvider="Windows Live" userName="Marco Aurélio Barbie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41185" w16cid:durableId="2BE41185"/>
  <w16cid:commentId w16cid:paraId="46693DC5" w16cid:durableId="0A32F16F"/>
  <w16cid:commentId w16cid:paraId="505926EA" w16cid:durableId="505926EA"/>
  <w16cid:commentId w16cid:paraId="08968B17" w16cid:durableId="08968B17"/>
  <w16cid:commentId w16cid:paraId="4B22C011" w16cid:durableId="4B22C011"/>
  <w16cid:commentId w16cid:paraId="5F7767DD" w16cid:durableId="5F7767DD"/>
  <w16cid:commentId w16cid:paraId="36D5D2A5" w16cid:durableId="36D5D2A5"/>
  <w16cid:commentId w16cid:paraId="3A28DAF4" w16cid:durableId="3A28DAF4"/>
  <w16cid:commentId w16cid:paraId="64B96685" w16cid:durableId="64B96685"/>
  <w16cid:commentId w16cid:paraId="0074EF26" w16cid:durableId="0074EF26"/>
  <w16cid:commentId w16cid:paraId="080BC321" w16cid:durableId="080BC321"/>
  <w16cid:commentId w16cid:paraId="7BFEC518" w16cid:durableId="7BFEC518"/>
  <w16cid:commentId w16cid:paraId="6F85AA18" w16cid:durableId="6F85AA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E4B1" w14:textId="77777777" w:rsidR="00E72BB1" w:rsidRDefault="00E72BB1">
      <w:r>
        <w:separator/>
      </w:r>
    </w:p>
  </w:endnote>
  <w:endnote w:type="continuationSeparator" w:id="0">
    <w:p w14:paraId="026D5C0C" w14:textId="77777777" w:rsidR="00E72BB1" w:rsidRDefault="00E72BB1">
      <w:r>
        <w:continuationSeparator/>
      </w:r>
    </w:p>
  </w:endnote>
  <w:endnote w:type="continuationNotice" w:id="1">
    <w:p w14:paraId="5F703E47" w14:textId="77777777" w:rsidR="00E72BB1" w:rsidRDefault="00E72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7BE8D0F7" w:rsidR="00451FED" w:rsidRDefault="00451FED"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Content>
        <w:r>
          <w:fldChar w:fldCharType="begin"/>
        </w:r>
        <w:r>
          <w:instrText>PAGE   \* MERGEFORMAT</w:instrText>
        </w:r>
        <w:r>
          <w:fldChar w:fldCharType="separate"/>
        </w:r>
        <w:r w:rsidR="00977023">
          <w:rPr>
            <w:noProof/>
          </w:rPr>
          <w:t>15</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451FED" w:rsidRDefault="00451FED"/>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451FED" w14:paraId="2BB10F4A" w14:textId="77777777" w:rsidTr="003966B0">
      <w:tc>
        <w:tcPr>
          <w:tcW w:w="4816" w:type="dxa"/>
        </w:tcPr>
        <w:p w14:paraId="158C4D12" w14:textId="6620C0D5" w:rsidR="00451FED" w:rsidRPr="003966B0" w:rsidRDefault="00451FED"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Content>
            <w:p w14:paraId="42755E57" w14:textId="208C5D58" w:rsidR="00451FED" w:rsidRPr="003966B0" w:rsidRDefault="00451FED" w:rsidP="003966B0">
              <w:pPr>
                <w:pStyle w:val="Rodap"/>
                <w:jc w:val="right"/>
              </w:pPr>
              <w:r>
                <w:fldChar w:fldCharType="begin"/>
              </w:r>
              <w:r>
                <w:instrText>PAGE   \* MERGEFORMAT</w:instrText>
              </w:r>
              <w:r>
                <w:fldChar w:fldCharType="separate"/>
              </w:r>
              <w:r w:rsidR="00977023">
                <w:rPr>
                  <w:noProof/>
                </w:rPr>
                <w:t>1</w:t>
              </w:r>
              <w:r>
                <w:fldChar w:fldCharType="end"/>
              </w:r>
            </w:p>
          </w:sdtContent>
        </w:sdt>
      </w:tc>
    </w:tr>
  </w:tbl>
  <w:p w14:paraId="12CE75DD" w14:textId="77777777" w:rsidR="00451FED" w:rsidRDefault="00451FED"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1DA3" w14:textId="77777777" w:rsidR="00E72BB1" w:rsidRDefault="00E72BB1">
      <w:r>
        <w:separator/>
      </w:r>
    </w:p>
  </w:footnote>
  <w:footnote w:type="continuationSeparator" w:id="0">
    <w:p w14:paraId="3AE49AF2" w14:textId="77777777" w:rsidR="00E72BB1" w:rsidRDefault="00E72BB1">
      <w:r>
        <w:continuationSeparator/>
      </w:r>
    </w:p>
  </w:footnote>
  <w:footnote w:type="continuationNotice" w:id="1">
    <w:p w14:paraId="2CFA4DC1" w14:textId="77777777" w:rsidR="00E72BB1" w:rsidRDefault="00E72BB1"/>
  </w:footnote>
  <w:footnote w:id="2">
    <w:p w14:paraId="322FEC4C" w14:textId="7438FDB2" w:rsidR="00451FED" w:rsidRDefault="00451FED" w:rsidP="00170D41">
      <w:pPr>
        <w:pStyle w:val="Legenda"/>
      </w:pPr>
      <w:r>
        <w:rPr>
          <w:rStyle w:val="Refdenotaderodap"/>
        </w:rPr>
        <w:footnoteRef/>
      </w:r>
      <w:r>
        <w:t xml:space="preserve"> </w:t>
      </w:r>
      <w:r w:rsidRPr="00C7580D">
        <w:t xml:space="preserve">A tabela ASCII (sigla para </w:t>
      </w:r>
      <w:r w:rsidRPr="00546C7F">
        <w:rPr>
          <w:i/>
        </w:rPr>
        <w:t xml:space="preserve">American Standard </w:t>
      </w:r>
      <w:proofErr w:type="spellStart"/>
      <w:r w:rsidRPr="00546C7F">
        <w:rPr>
          <w:i/>
        </w:rPr>
        <w:t>Code</w:t>
      </w:r>
      <w:proofErr w:type="spellEnd"/>
      <w:r w:rsidRPr="00546C7F">
        <w:rPr>
          <w:i/>
        </w:rPr>
        <w:t xml:space="preserve"> for </w:t>
      </w:r>
      <w:proofErr w:type="spellStart"/>
      <w:r w:rsidRPr="00546C7F">
        <w:rPr>
          <w:i/>
        </w:rPr>
        <w:t>Information</w:t>
      </w:r>
      <w:proofErr w:type="spellEnd"/>
      <w:r w:rsidRPr="00546C7F">
        <w:rPr>
          <w:i/>
        </w:rPr>
        <w:t xml:space="preserve"> </w:t>
      </w:r>
      <w:proofErr w:type="spellStart"/>
      <w:r w:rsidRPr="00546C7F">
        <w:rPr>
          <w:i/>
        </w:rPr>
        <w:t>Interchange</w:t>
      </w:r>
      <w:proofErr w:type="spellEnd"/>
      <w:r w:rsidRPr="00C7580D">
        <w:t>, ou Código Padrão Americano para o Intercâmbio de Informação) é um padrão de codificação de caracteres. Essencialmente, ela associa um número a cada caractere de texto</w:t>
      </w:r>
      <w:r>
        <w:t>. O CNEFE usa somente os caracteres maiúsculos não acentuados, algarismos e alguns sinais gráficos comuns.</w:t>
      </w:r>
    </w:p>
  </w:footnote>
  <w:footnote w:id="3">
    <w:p w14:paraId="50F79554" w14:textId="499AE71F" w:rsidR="00451FED" w:rsidRDefault="00451FED" w:rsidP="00170D41">
      <w:pPr>
        <w:pStyle w:val="Legenda"/>
        <w:jc w:val="left"/>
      </w:pPr>
      <w:r>
        <w:rPr>
          <w:rStyle w:val="Refdenotaderodap"/>
        </w:rPr>
        <w:footnoteRef/>
      </w:r>
      <w:r>
        <w:t xml:space="preserve"> </w:t>
      </w:r>
      <w:r w:rsidRPr="00170D41">
        <w:t>Pelas regras de normalização dos bancos de dados relacionais definidas em Date (2004), os atributos COD_MUNICIPIO, ID_QUADRA e NOM_LOGRADOURO são considerados redundantes, já que é possível obtê-los a partir de operações executas sobre outros atributos</w:t>
      </w:r>
      <w:r>
        <w:t xml:space="preserve"> ou tabelas</w:t>
      </w:r>
      <w:r w:rsidRPr="00170D41">
        <w:t>. No entanto, fez-se a opção de incluí-los para simplificar a leitura das tabelas e facilitar as consultas SQL.</w:t>
      </w:r>
    </w:p>
  </w:footnote>
  <w:footnote w:id="4">
    <w:p w14:paraId="02982DB5" w14:textId="471AC229" w:rsidR="00451FED" w:rsidRDefault="00451FED">
      <w:pPr>
        <w:pStyle w:val="Textodenotaderodap"/>
      </w:pPr>
      <w:r>
        <w:rPr>
          <w:rStyle w:val="Refdenotaderodap"/>
        </w:rPr>
        <w:footnoteRef/>
      </w:r>
      <w:r>
        <w:t xml:space="preserve"> </w:t>
      </w:r>
      <w:r w:rsidRPr="00630DB2">
        <w:t xml:space="preserve">Um </w:t>
      </w:r>
      <w:r w:rsidRPr="00630DB2">
        <w:rPr>
          <w:i/>
          <w:iCs/>
        </w:rPr>
        <w:t>array</w:t>
      </w:r>
      <w:r w:rsidRPr="00630DB2">
        <w:t xml:space="preserve"> </w:t>
      </w:r>
      <w:r w:rsidRPr="00630DB2">
        <w:rPr>
          <w:i/>
          <w:iCs/>
        </w:rPr>
        <w:t>JSON</w:t>
      </w:r>
      <w:r w:rsidRPr="00630DB2">
        <w:t xml:space="preserve"> é uma estrutura de dados ordenada, composta por uma lista de valores indexados numericamente, representados no formato </w:t>
      </w:r>
      <w:r w:rsidRPr="00630DB2">
        <w:rPr>
          <w:i/>
          <w:iCs/>
        </w:rPr>
        <w:t>JavaScript Object Notation</w:t>
      </w:r>
      <w:r w:rsidRPr="00630DB2">
        <w:t xml:space="preserve"> </w:t>
      </w:r>
      <w:r>
        <w:fldChar w:fldCharType="begin"/>
      </w:r>
      <w:r>
        <w:instrText xml:space="preserve"> ADDIN ZOTERO_ITEM CSL_CITATION {"citationID":"a14g4np0our","properties":{"formattedCitation":"({\\i{}JSON Type Representation - Glossary | MDN}, 2025)","plainCitation":"(JSON Type Representation - Glossary | MDN, 2025)","noteIndex":3},"citationItems":[{"id":281,"uris":["http://zotero.org/users/15531986/items/NEKAMTMW"],"itemData":{"id":281,"type":"webpage","abstract":"JSON is a convenient and widely used format for serializing objects, arrays, numbers, strings, booleans, and null.\nJSON does not support all data types allowed by JavaScript, which means that JavaScript objects that use these incompatible types cannot be directly serialized to JSON.","container-title":"MDN Web Docs","language":"en-US","title":"JSON type representation - Glossary | MDN","URL":"https://developer.mozilla.org/en-US/docs/Glossary/JSON_type_representation","accessed":{"date-parts":[["2025",11,30]]},"issued":{"date-parts":[["2025",7,11]]}}}],"schema":"https://github.com/citation-style-language/schema/raw/master/csl-citation.json"} </w:instrText>
      </w:r>
      <w:r>
        <w:fldChar w:fldCharType="separate"/>
      </w:r>
      <w:r w:rsidRPr="004B259A">
        <w:t>(</w:t>
      </w:r>
      <w:r w:rsidRPr="004B259A">
        <w:rPr>
          <w:i/>
          <w:iCs/>
        </w:rPr>
        <w:t>JSON Type Representation - Glossary | MDN</w:t>
      </w:r>
      <w:r w:rsidRPr="004B259A">
        <w:t>, 2025)</w:t>
      </w:r>
      <w:r>
        <w:fldChar w:fldCharType="end"/>
      </w:r>
      <w:r w:rsidRPr="00630DB2">
        <w:t>.</w:t>
      </w:r>
    </w:p>
  </w:footnote>
  <w:footnote w:id="5">
    <w:p w14:paraId="27329B78" w14:textId="1CA5BB4A" w:rsidR="00451FED" w:rsidRDefault="00451FED" w:rsidP="00C51AE0">
      <w:pPr>
        <w:pStyle w:val="Legenda"/>
      </w:pPr>
      <w:r>
        <w:rPr>
          <w:rStyle w:val="Refdenotaderodap"/>
        </w:rPr>
        <w:footnoteRef/>
      </w:r>
      <w:r>
        <w:t xml:space="preserve"> </w:t>
      </w:r>
      <w:r w:rsidRPr="005C2787">
        <w:t>O formato CSV (</w:t>
      </w:r>
      <w:r w:rsidRPr="001769C2">
        <w:rPr>
          <w:i/>
        </w:rPr>
        <w:t>Comma-Separated Values</w:t>
      </w:r>
      <w:r w:rsidRPr="005C2787">
        <w:t xml:space="preserve">) é um padrão simples de representação de dados estruturados em forma tabular, no qual cada linha corresponde a um registro e os campos </w:t>
      </w:r>
      <w:r w:rsidRPr="00C51AE0">
        <w:t>são</w:t>
      </w:r>
      <w:r w:rsidRPr="005C2787">
        <w:t xml:space="preserve"> separados por vírgulas ou outros delimitadores.</w:t>
      </w:r>
    </w:p>
  </w:footnote>
  <w:footnote w:id="6">
    <w:p w14:paraId="019262D5" w14:textId="4E86687C" w:rsidR="00451FED" w:rsidRPr="00CE5341" w:rsidRDefault="00451FED" w:rsidP="00382D34">
      <w:pPr>
        <w:pStyle w:val="Legenda"/>
      </w:pPr>
      <w:r>
        <w:rPr>
          <w:rStyle w:val="Refdenotaderodap"/>
        </w:rPr>
        <w:footnoteRef/>
      </w:r>
      <w:r>
        <w:t xml:space="preserve"> </w:t>
      </w:r>
      <w:r w:rsidRPr="002958C0">
        <w:t>NOM_LOGRADOURO_ADJACENTE</w:t>
      </w:r>
      <w:r>
        <w:t xml:space="preserve"> é o n</w:t>
      </w:r>
      <w:r w:rsidRPr="00CE5341">
        <w:t>ome do logradouro adjacente na esquina.</w:t>
      </w:r>
      <w:r>
        <w:t xml:space="preserve"> O objetivo desse atributo é i</w:t>
      </w:r>
      <w:r w:rsidRPr="00C51AE0">
        <w:t>dentificar as parcelas/lotes situadas em esquinas para somar a sua DIM_PROFUNDIDADE às dimensões da quadra na face delimitada pelo logradouro.</w:t>
      </w:r>
      <w:r>
        <w:t xml:space="preserve"> </w:t>
      </w:r>
      <w:r w:rsidRPr="00CE5341">
        <w:t>Essa informação só existe se for uma parcela/lote de esquina.</w:t>
      </w:r>
    </w:p>
  </w:footnote>
  <w:footnote w:id="7">
    <w:p w14:paraId="41096F8C" w14:textId="6C047761" w:rsidR="00451FED" w:rsidRDefault="00451FED" w:rsidP="00742024">
      <w:pPr>
        <w:pStyle w:val="Legenda"/>
      </w:pPr>
      <w:r>
        <w:rPr>
          <w:rStyle w:val="Refdenotaderodap"/>
        </w:rPr>
        <w:footnoteRef/>
      </w:r>
      <w:r>
        <w:t xml:space="preserve"> </w:t>
      </w:r>
      <w:r w:rsidRPr="00415E2E">
        <w:t>Soundex representa palavras segundo sua pronúncia ao agrupar consoantes por similaridade fonética e gerar um código padronizado composto por uma letra inicial e três dígitos numéricos.</w:t>
      </w:r>
    </w:p>
  </w:footnote>
  <w:footnote w:id="8">
    <w:p w14:paraId="2BF232E2" w14:textId="12FFFFA1" w:rsidR="00451FED" w:rsidRDefault="00451FED" w:rsidP="00742024">
      <w:pPr>
        <w:pStyle w:val="Legenda"/>
      </w:pPr>
      <w:r>
        <w:rPr>
          <w:rStyle w:val="Refdenotaderodap"/>
        </w:rPr>
        <w:footnoteRef/>
      </w:r>
      <w:r>
        <w:t xml:space="preserve"> </w:t>
      </w:r>
      <w:r w:rsidRPr="00742024">
        <w:t>A distância de Levenshtein foi definida por Vladimir Levenshtein em 1965 como o menor número de operações de edição (inserção, remoção ou substituição) necessárias para transformar uma cadeia de caracteres em outra.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451FED" w:rsidRPr="0009563E" w:rsidRDefault="00451FED"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Cartogr, </w:t>
    </w:r>
    <w:r>
      <w:rPr>
        <w:color w:val="666666"/>
        <w:sz w:val="16"/>
        <w:szCs w:val="16"/>
      </w:rPr>
      <w:t>v</w:t>
    </w:r>
    <w:r w:rsidRPr="0009563E">
      <w:rPr>
        <w:color w:val="666666"/>
        <w:sz w:val="16"/>
        <w:szCs w:val="16"/>
      </w:rPr>
      <w:t>ol. x, n. x, aaaa</w:t>
    </w:r>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451FED" w:rsidRPr="003966B0" w:rsidRDefault="00451FED"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Cartogr, </w:t>
    </w:r>
    <w:r>
      <w:rPr>
        <w:color w:val="666666"/>
        <w:sz w:val="16"/>
        <w:szCs w:val="16"/>
      </w:rPr>
      <w:t>v</w:t>
    </w:r>
    <w:r w:rsidRPr="0009563E">
      <w:rPr>
        <w:color w:val="666666"/>
        <w:sz w:val="16"/>
        <w:szCs w:val="16"/>
      </w:rPr>
      <w:t>ol. x, aaaa</w:t>
    </w:r>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CE3467"/>
    <w:multiLevelType w:val="hybridMultilevel"/>
    <w:tmpl w:val="9C6E9914"/>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12516B90"/>
    <w:multiLevelType w:val="multilevel"/>
    <w:tmpl w:val="991413B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4" w15:restartNumberingAfterBreak="0">
    <w:nsid w:val="24574EE3"/>
    <w:multiLevelType w:val="hybridMultilevel"/>
    <w:tmpl w:val="913AE3FA"/>
    <w:lvl w:ilvl="0" w:tplc="31481302">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11" w15:restartNumberingAfterBreak="0">
    <w:nsid w:val="47055834"/>
    <w:multiLevelType w:val="hybridMultilevel"/>
    <w:tmpl w:val="6BBED0AA"/>
    <w:lvl w:ilvl="0" w:tplc="A7EA53B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3"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5"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6"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7"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8" w15:restartNumberingAfterBreak="0">
    <w:nsid w:val="66E53EDE"/>
    <w:multiLevelType w:val="hybridMultilevel"/>
    <w:tmpl w:val="B67652EE"/>
    <w:lvl w:ilvl="0" w:tplc="D5CEEEFC">
      <w:start w:val="1"/>
      <w:numFmt w:val="lowerLetter"/>
      <w:pStyle w:val="PargrafodaLista"/>
      <w:lvlText w:val="%1)"/>
      <w:lvlJc w:val="left"/>
      <w:pPr>
        <w:ind w:left="1168" w:hanging="360"/>
      </w:pPr>
    </w:lvl>
    <w:lvl w:ilvl="1" w:tplc="04160019" w:tentative="1">
      <w:start w:val="1"/>
      <w:numFmt w:val="lowerLetter"/>
      <w:lvlText w:val="%2."/>
      <w:lvlJc w:val="left"/>
      <w:pPr>
        <w:ind w:left="1888" w:hanging="360"/>
      </w:pPr>
    </w:lvl>
    <w:lvl w:ilvl="2" w:tplc="0416001B" w:tentative="1">
      <w:start w:val="1"/>
      <w:numFmt w:val="lowerRoman"/>
      <w:lvlText w:val="%3."/>
      <w:lvlJc w:val="right"/>
      <w:pPr>
        <w:ind w:left="2608" w:hanging="180"/>
      </w:pPr>
    </w:lvl>
    <w:lvl w:ilvl="3" w:tplc="0416000F" w:tentative="1">
      <w:start w:val="1"/>
      <w:numFmt w:val="decimal"/>
      <w:lvlText w:val="%4."/>
      <w:lvlJc w:val="left"/>
      <w:pPr>
        <w:ind w:left="3328" w:hanging="360"/>
      </w:pPr>
    </w:lvl>
    <w:lvl w:ilvl="4" w:tplc="04160019" w:tentative="1">
      <w:start w:val="1"/>
      <w:numFmt w:val="lowerLetter"/>
      <w:lvlText w:val="%5."/>
      <w:lvlJc w:val="left"/>
      <w:pPr>
        <w:ind w:left="4048" w:hanging="360"/>
      </w:pPr>
    </w:lvl>
    <w:lvl w:ilvl="5" w:tplc="0416001B" w:tentative="1">
      <w:start w:val="1"/>
      <w:numFmt w:val="lowerRoman"/>
      <w:lvlText w:val="%6."/>
      <w:lvlJc w:val="right"/>
      <w:pPr>
        <w:ind w:left="4768" w:hanging="180"/>
      </w:pPr>
    </w:lvl>
    <w:lvl w:ilvl="6" w:tplc="0416000F" w:tentative="1">
      <w:start w:val="1"/>
      <w:numFmt w:val="decimal"/>
      <w:lvlText w:val="%7."/>
      <w:lvlJc w:val="left"/>
      <w:pPr>
        <w:ind w:left="5488" w:hanging="360"/>
      </w:pPr>
    </w:lvl>
    <w:lvl w:ilvl="7" w:tplc="04160019" w:tentative="1">
      <w:start w:val="1"/>
      <w:numFmt w:val="lowerLetter"/>
      <w:lvlText w:val="%8."/>
      <w:lvlJc w:val="left"/>
      <w:pPr>
        <w:ind w:left="6208" w:hanging="360"/>
      </w:pPr>
    </w:lvl>
    <w:lvl w:ilvl="8" w:tplc="0416001B" w:tentative="1">
      <w:start w:val="1"/>
      <w:numFmt w:val="lowerRoman"/>
      <w:lvlText w:val="%9."/>
      <w:lvlJc w:val="right"/>
      <w:pPr>
        <w:ind w:left="6928" w:hanging="180"/>
      </w:pPr>
    </w:lvl>
  </w:abstractNum>
  <w:abstractNum w:abstractNumId="19"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22"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23"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07389346">
    <w:abstractNumId w:val="12"/>
  </w:num>
  <w:num w:numId="2" w16cid:durableId="1032340541">
    <w:abstractNumId w:val="16"/>
  </w:num>
  <w:num w:numId="3" w16cid:durableId="981547195">
    <w:abstractNumId w:val="3"/>
  </w:num>
  <w:num w:numId="4" w16cid:durableId="929001389">
    <w:abstractNumId w:val="22"/>
  </w:num>
  <w:num w:numId="5" w16cid:durableId="1927491494">
    <w:abstractNumId w:val="14"/>
  </w:num>
  <w:num w:numId="6" w16cid:durableId="1905532322">
    <w:abstractNumId w:val="17"/>
  </w:num>
  <w:num w:numId="7" w16cid:durableId="1804418837">
    <w:abstractNumId w:val="0"/>
  </w:num>
  <w:num w:numId="8" w16cid:durableId="1909536393">
    <w:abstractNumId w:val="10"/>
  </w:num>
  <w:num w:numId="9" w16cid:durableId="1164318165">
    <w:abstractNumId w:val="15"/>
  </w:num>
  <w:num w:numId="10" w16cid:durableId="1112821615">
    <w:abstractNumId w:val="2"/>
  </w:num>
  <w:num w:numId="11" w16cid:durableId="1240215864">
    <w:abstractNumId w:val="21"/>
  </w:num>
  <w:num w:numId="12" w16cid:durableId="812869118">
    <w:abstractNumId w:val="5"/>
  </w:num>
  <w:num w:numId="13" w16cid:durableId="1937326821">
    <w:abstractNumId w:val="23"/>
  </w:num>
  <w:num w:numId="14" w16cid:durableId="828788288">
    <w:abstractNumId w:val="7"/>
  </w:num>
  <w:num w:numId="15" w16cid:durableId="1496262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1466790">
    <w:abstractNumId w:val="2"/>
  </w:num>
  <w:num w:numId="17" w16cid:durableId="1129200234">
    <w:abstractNumId w:val="8"/>
  </w:num>
  <w:num w:numId="18" w16cid:durableId="107369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8638021">
    <w:abstractNumId w:val="6"/>
  </w:num>
  <w:num w:numId="20" w16cid:durableId="1677463959">
    <w:abstractNumId w:val="19"/>
  </w:num>
  <w:num w:numId="21" w16cid:durableId="410127073">
    <w:abstractNumId w:val="9"/>
  </w:num>
  <w:num w:numId="22" w16cid:durableId="839004265">
    <w:abstractNumId w:val="20"/>
  </w:num>
  <w:num w:numId="23" w16cid:durableId="314801689">
    <w:abstractNumId w:val="13"/>
  </w:num>
  <w:num w:numId="24" w16cid:durableId="1508859859">
    <w:abstractNumId w:val="1"/>
  </w:num>
  <w:num w:numId="25" w16cid:durableId="525799104">
    <w:abstractNumId w:val="18"/>
  </w:num>
  <w:num w:numId="26" w16cid:durableId="1658419399">
    <w:abstractNumId w:val="18"/>
    <w:lvlOverride w:ilvl="0">
      <w:startOverride w:val="1"/>
    </w:lvlOverride>
  </w:num>
  <w:num w:numId="27" w16cid:durableId="2027125568">
    <w:abstractNumId w:val="4"/>
  </w:num>
  <w:num w:numId="28" w16cid:durableId="607736255">
    <w:abstractNumId w:val="18"/>
    <w:lvlOverride w:ilvl="0">
      <w:startOverride w:val="1"/>
    </w:lvlOverride>
  </w:num>
  <w:num w:numId="29" w16cid:durableId="455951066">
    <w:abstractNumId w:val="11"/>
  </w:num>
  <w:num w:numId="30" w16cid:durableId="744495923">
    <w:abstractNumId w:val="18"/>
    <w:lvlOverride w:ilvl="0">
      <w:startOverride w:val="1"/>
    </w:lvlOverride>
  </w:num>
  <w:num w:numId="31" w16cid:durableId="1909421292">
    <w:abstractNumId w:val="1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w15:presenceInfo w15:providerId="None" w15:userId="Carlos"/>
  </w15:person>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005E"/>
    <w:rsid w:val="00001196"/>
    <w:rsid w:val="00001958"/>
    <w:rsid w:val="000049DE"/>
    <w:rsid w:val="00005307"/>
    <w:rsid w:val="000055E9"/>
    <w:rsid w:val="00006CC3"/>
    <w:rsid w:val="000071BD"/>
    <w:rsid w:val="00007AB8"/>
    <w:rsid w:val="00010047"/>
    <w:rsid w:val="000108AC"/>
    <w:rsid w:val="00010BE5"/>
    <w:rsid w:val="00012CFE"/>
    <w:rsid w:val="000148A5"/>
    <w:rsid w:val="00014963"/>
    <w:rsid w:val="000166DC"/>
    <w:rsid w:val="00016E44"/>
    <w:rsid w:val="00017FF6"/>
    <w:rsid w:val="0002216C"/>
    <w:rsid w:val="00023F93"/>
    <w:rsid w:val="00026872"/>
    <w:rsid w:val="00026E72"/>
    <w:rsid w:val="000270AE"/>
    <w:rsid w:val="000307AC"/>
    <w:rsid w:val="00031A89"/>
    <w:rsid w:val="000353AD"/>
    <w:rsid w:val="00035848"/>
    <w:rsid w:val="00036E31"/>
    <w:rsid w:val="00040B52"/>
    <w:rsid w:val="0004183E"/>
    <w:rsid w:val="00043247"/>
    <w:rsid w:val="00043359"/>
    <w:rsid w:val="00043AC8"/>
    <w:rsid w:val="000442E6"/>
    <w:rsid w:val="00045081"/>
    <w:rsid w:val="000462FF"/>
    <w:rsid w:val="000475B9"/>
    <w:rsid w:val="000501E8"/>
    <w:rsid w:val="000502B3"/>
    <w:rsid w:val="00052CE1"/>
    <w:rsid w:val="00052F1E"/>
    <w:rsid w:val="000550A3"/>
    <w:rsid w:val="00056727"/>
    <w:rsid w:val="000569F8"/>
    <w:rsid w:val="000663D5"/>
    <w:rsid w:val="00066636"/>
    <w:rsid w:val="00066C65"/>
    <w:rsid w:val="00070FB6"/>
    <w:rsid w:val="00071039"/>
    <w:rsid w:val="0007595A"/>
    <w:rsid w:val="00076B0D"/>
    <w:rsid w:val="00077D22"/>
    <w:rsid w:val="000819DE"/>
    <w:rsid w:val="00083715"/>
    <w:rsid w:val="00083C98"/>
    <w:rsid w:val="00086F97"/>
    <w:rsid w:val="00091060"/>
    <w:rsid w:val="00091124"/>
    <w:rsid w:val="00091CEA"/>
    <w:rsid w:val="0009563E"/>
    <w:rsid w:val="000959C2"/>
    <w:rsid w:val="00095A4E"/>
    <w:rsid w:val="00096824"/>
    <w:rsid w:val="0009743F"/>
    <w:rsid w:val="00097E5C"/>
    <w:rsid w:val="000A013D"/>
    <w:rsid w:val="000A070E"/>
    <w:rsid w:val="000A0A4D"/>
    <w:rsid w:val="000A0CC0"/>
    <w:rsid w:val="000A1217"/>
    <w:rsid w:val="000A287E"/>
    <w:rsid w:val="000A3971"/>
    <w:rsid w:val="000A480F"/>
    <w:rsid w:val="000A4B5A"/>
    <w:rsid w:val="000B0FD9"/>
    <w:rsid w:val="000B1826"/>
    <w:rsid w:val="000B1BD6"/>
    <w:rsid w:val="000B2C3D"/>
    <w:rsid w:val="000B3983"/>
    <w:rsid w:val="000B3BA1"/>
    <w:rsid w:val="000B3BC8"/>
    <w:rsid w:val="000B45DF"/>
    <w:rsid w:val="000B5762"/>
    <w:rsid w:val="000B6175"/>
    <w:rsid w:val="000B6A85"/>
    <w:rsid w:val="000B77A2"/>
    <w:rsid w:val="000C0A8E"/>
    <w:rsid w:val="000C1A61"/>
    <w:rsid w:val="000C251A"/>
    <w:rsid w:val="000C25E7"/>
    <w:rsid w:val="000C38E8"/>
    <w:rsid w:val="000C50CF"/>
    <w:rsid w:val="000C55E8"/>
    <w:rsid w:val="000C5CE8"/>
    <w:rsid w:val="000C5DC4"/>
    <w:rsid w:val="000C64A2"/>
    <w:rsid w:val="000C6A82"/>
    <w:rsid w:val="000C6BD0"/>
    <w:rsid w:val="000D0171"/>
    <w:rsid w:val="000D0B1E"/>
    <w:rsid w:val="000D1DA3"/>
    <w:rsid w:val="000D2840"/>
    <w:rsid w:val="000D2DB7"/>
    <w:rsid w:val="000D33DB"/>
    <w:rsid w:val="000D3689"/>
    <w:rsid w:val="000D5D01"/>
    <w:rsid w:val="000D62FB"/>
    <w:rsid w:val="000D762D"/>
    <w:rsid w:val="000E0DE1"/>
    <w:rsid w:val="000E1ECA"/>
    <w:rsid w:val="000E4412"/>
    <w:rsid w:val="000E568C"/>
    <w:rsid w:val="000F0138"/>
    <w:rsid w:val="000F31DB"/>
    <w:rsid w:val="000F469A"/>
    <w:rsid w:val="000F5DB9"/>
    <w:rsid w:val="000F7E59"/>
    <w:rsid w:val="001006EA"/>
    <w:rsid w:val="0010115C"/>
    <w:rsid w:val="00102EC0"/>
    <w:rsid w:val="00104C8E"/>
    <w:rsid w:val="001051C8"/>
    <w:rsid w:val="001059A1"/>
    <w:rsid w:val="0010601F"/>
    <w:rsid w:val="001069EF"/>
    <w:rsid w:val="00107793"/>
    <w:rsid w:val="00107A53"/>
    <w:rsid w:val="00110C33"/>
    <w:rsid w:val="00110DBC"/>
    <w:rsid w:val="0011102B"/>
    <w:rsid w:val="0011154C"/>
    <w:rsid w:val="001120D5"/>
    <w:rsid w:val="001123E6"/>
    <w:rsid w:val="001128AE"/>
    <w:rsid w:val="00113CBF"/>
    <w:rsid w:val="00116BC2"/>
    <w:rsid w:val="00120B70"/>
    <w:rsid w:val="00121792"/>
    <w:rsid w:val="0012208E"/>
    <w:rsid w:val="00122116"/>
    <w:rsid w:val="0012392B"/>
    <w:rsid w:val="001242E7"/>
    <w:rsid w:val="00125AB2"/>
    <w:rsid w:val="00130977"/>
    <w:rsid w:val="001319F2"/>
    <w:rsid w:val="00132CB7"/>
    <w:rsid w:val="0013353B"/>
    <w:rsid w:val="00133851"/>
    <w:rsid w:val="00134E25"/>
    <w:rsid w:val="00135744"/>
    <w:rsid w:val="001363EB"/>
    <w:rsid w:val="00136C9A"/>
    <w:rsid w:val="00136CB8"/>
    <w:rsid w:val="00137B6A"/>
    <w:rsid w:val="001405B0"/>
    <w:rsid w:val="001406E7"/>
    <w:rsid w:val="00141436"/>
    <w:rsid w:val="0014166A"/>
    <w:rsid w:val="00142AD5"/>
    <w:rsid w:val="00142DBD"/>
    <w:rsid w:val="00143290"/>
    <w:rsid w:val="00145B4C"/>
    <w:rsid w:val="00145C29"/>
    <w:rsid w:val="001467FF"/>
    <w:rsid w:val="001500A1"/>
    <w:rsid w:val="00150F62"/>
    <w:rsid w:val="001510B1"/>
    <w:rsid w:val="0015166C"/>
    <w:rsid w:val="00153935"/>
    <w:rsid w:val="0015635B"/>
    <w:rsid w:val="00157F15"/>
    <w:rsid w:val="001616AF"/>
    <w:rsid w:val="00161E6E"/>
    <w:rsid w:val="001623B9"/>
    <w:rsid w:val="00162B39"/>
    <w:rsid w:val="00166394"/>
    <w:rsid w:val="00166D47"/>
    <w:rsid w:val="00170D41"/>
    <w:rsid w:val="00171060"/>
    <w:rsid w:val="00171F63"/>
    <w:rsid w:val="00172C10"/>
    <w:rsid w:val="00173BC1"/>
    <w:rsid w:val="001744A8"/>
    <w:rsid w:val="001753C9"/>
    <w:rsid w:val="001769C2"/>
    <w:rsid w:val="00176CDA"/>
    <w:rsid w:val="001775BD"/>
    <w:rsid w:val="00180DD8"/>
    <w:rsid w:val="001810E5"/>
    <w:rsid w:val="00185191"/>
    <w:rsid w:val="001860A0"/>
    <w:rsid w:val="00187444"/>
    <w:rsid w:val="0018796A"/>
    <w:rsid w:val="00187C47"/>
    <w:rsid w:val="00187C5D"/>
    <w:rsid w:val="0019082E"/>
    <w:rsid w:val="00192BF1"/>
    <w:rsid w:val="00193117"/>
    <w:rsid w:val="001931CF"/>
    <w:rsid w:val="00193DC8"/>
    <w:rsid w:val="00195AB0"/>
    <w:rsid w:val="00195CAC"/>
    <w:rsid w:val="00196630"/>
    <w:rsid w:val="00196D2C"/>
    <w:rsid w:val="001A034D"/>
    <w:rsid w:val="001A125C"/>
    <w:rsid w:val="001A23C7"/>
    <w:rsid w:val="001A2731"/>
    <w:rsid w:val="001A2DE2"/>
    <w:rsid w:val="001A69E9"/>
    <w:rsid w:val="001A7B7E"/>
    <w:rsid w:val="001B15B6"/>
    <w:rsid w:val="001B1A6A"/>
    <w:rsid w:val="001B27E3"/>
    <w:rsid w:val="001B3263"/>
    <w:rsid w:val="001B32A0"/>
    <w:rsid w:val="001B3419"/>
    <w:rsid w:val="001B392F"/>
    <w:rsid w:val="001B4260"/>
    <w:rsid w:val="001B48D8"/>
    <w:rsid w:val="001B5C03"/>
    <w:rsid w:val="001B7108"/>
    <w:rsid w:val="001C0110"/>
    <w:rsid w:val="001C01A6"/>
    <w:rsid w:val="001C4508"/>
    <w:rsid w:val="001C469D"/>
    <w:rsid w:val="001C5F5C"/>
    <w:rsid w:val="001C646D"/>
    <w:rsid w:val="001C6563"/>
    <w:rsid w:val="001C680B"/>
    <w:rsid w:val="001C70CE"/>
    <w:rsid w:val="001C79EE"/>
    <w:rsid w:val="001D04F0"/>
    <w:rsid w:val="001D33DC"/>
    <w:rsid w:val="001D4902"/>
    <w:rsid w:val="001D4E6F"/>
    <w:rsid w:val="001D5592"/>
    <w:rsid w:val="001D6C97"/>
    <w:rsid w:val="001D76E0"/>
    <w:rsid w:val="001E079A"/>
    <w:rsid w:val="001E12E6"/>
    <w:rsid w:val="001E1508"/>
    <w:rsid w:val="001E1BC0"/>
    <w:rsid w:val="001E213E"/>
    <w:rsid w:val="001E3901"/>
    <w:rsid w:val="001E444D"/>
    <w:rsid w:val="001E5B93"/>
    <w:rsid w:val="001F3118"/>
    <w:rsid w:val="001F35C2"/>
    <w:rsid w:val="001F4290"/>
    <w:rsid w:val="001F4559"/>
    <w:rsid w:val="001F550B"/>
    <w:rsid w:val="001F585F"/>
    <w:rsid w:val="001F7754"/>
    <w:rsid w:val="00200E5F"/>
    <w:rsid w:val="002022BC"/>
    <w:rsid w:val="0020565D"/>
    <w:rsid w:val="0020578C"/>
    <w:rsid w:val="00206CE0"/>
    <w:rsid w:val="00207D23"/>
    <w:rsid w:val="00210C37"/>
    <w:rsid w:val="00211114"/>
    <w:rsid w:val="0021139B"/>
    <w:rsid w:val="002137B9"/>
    <w:rsid w:val="00213D44"/>
    <w:rsid w:val="00215343"/>
    <w:rsid w:val="00215448"/>
    <w:rsid w:val="00215882"/>
    <w:rsid w:val="00215BC1"/>
    <w:rsid w:val="00217B97"/>
    <w:rsid w:val="00221627"/>
    <w:rsid w:val="002216E1"/>
    <w:rsid w:val="0022178A"/>
    <w:rsid w:val="00222E81"/>
    <w:rsid w:val="00224F79"/>
    <w:rsid w:val="00225A05"/>
    <w:rsid w:val="0023065C"/>
    <w:rsid w:val="00230A48"/>
    <w:rsid w:val="00230FCC"/>
    <w:rsid w:val="00233878"/>
    <w:rsid w:val="00233D53"/>
    <w:rsid w:val="00234EEF"/>
    <w:rsid w:val="00235002"/>
    <w:rsid w:val="00235E53"/>
    <w:rsid w:val="0023616E"/>
    <w:rsid w:val="00236456"/>
    <w:rsid w:val="00236C0E"/>
    <w:rsid w:val="00236C7A"/>
    <w:rsid w:val="00236CEB"/>
    <w:rsid w:val="00242854"/>
    <w:rsid w:val="00242C94"/>
    <w:rsid w:val="00243E64"/>
    <w:rsid w:val="0024435A"/>
    <w:rsid w:val="002503C9"/>
    <w:rsid w:val="002507DC"/>
    <w:rsid w:val="00253090"/>
    <w:rsid w:val="00253DEF"/>
    <w:rsid w:val="00255AF4"/>
    <w:rsid w:val="0025650A"/>
    <w:rsid w:val="002600F4"/>
    <w:rsid w:val="00260652"/>
    <w:rsid w:val="002641C6"/>
    <w:rsid w:val="0026442C"/>
    <w:rsid w:val="00264AD5"/>
    <w:rsid w:val="0026740D"/>
    <w:rsid w:val="002708A6"/>
    <w:rsid w:val="0027309C"/>
    <w:rsid w:val="00273C0F"/>
    <w:rsid w:val="00273C32"/>
    <w:rsid w:val="00275544"/>
    <w:rsid w:val="002755AF"/>
    <w:rsid w:val="002757C9"/>
    <w:rsid w:val="00275C5C"/>
    <w:rsid w:val="00275DA8"/>
    <w:rsid w:val="00283274"/>
    <w:rsid w:val="00283567"/>
    <w:rsid w:val="002851D3"/>
    <w:rsid w:val="0029032B"/>
    <w:rsid w:val="00290926"/>
    <w:rsid w:val="00292E17"/>
    <w:rsid w:val="00295553"/>
    <w:rsid w:val="002958C0"/>
    <w:rsid w:val="002A0BC1"/>
    <w:rsid w:val="002A1138"/>
    <w:rsid w:val="002A2646"/>
    <w:rsid w:val="002A499D"/>
    <w:rsid w:val="002A7D91"/>
    <w:rsid w:val="002B05CB"/>
    <w:rsid w:val="002B07C8"/>
    <w:rsid w:val="002B09ED"/>
    <w:rsid w:val="002B2BD8"/>
    <w:rsid w:val="002B53F2"/>
    <w:rsid w:val="002B56AB"/>
    <w:rsid w:val="002B5A18"/>
    <w:rsid w:val="002B66D1"/>
    <w:rsid w:val="002B6B77"/>
    <w:rsid w:val="002C2334"/>
    <w:rsid w:val="002C2C73"/>
    <w:rsid w:val="002C2C95"/>
    <w:rsid w:val="002C4A1E"/>
    <w:rsid w:val="002C5794"/>
    <w:rsid w:val="002C6E1C"/>
    <w:rsid w:val="002C72CD"/>
    <w:rsid w:val="002C79DF"/>
    <w:rsid w:val="002C7A8B"/>
    <w:rsid w:val="002D0AB0"/>
    <w:rsid w:val="002D3088"/>
    <w:rsid w:val="002D45C7"/>
    <w:rsid w:val="002D5678"/>
    <w:rsid w:val="002D725C"/>
    <w:rsid w:val="002D73BC"/>
    <w:rsid w:val="002E3AAB"/>
    <w:rsid w:val="002E40F2"/>
    <w:rsid w:val="002E60EE"/>
    <w:rsid w:val="002E66F8"/>
    <w:rsid w:val="002E689E"/>
    <w:rsid w:val="002E6E5A"/>
    <w:rsid w:val="002E75CD"/>
    <w:rsid w:val="002E7FDF"/>
    <w:rsid w:val="002F043D"/>
    <w:rsid w:val="002F0B1D"/>
    <w:rsid w:val="002F1822"/>
    <w:rsid w:val="002F2101"/>
    <w:rsid w:val="002F2C33"/>
    <w:rsid w:val="002F31D2"/>
    <w:rsid w:val="002F4252"/>
    <w:rsid w:val="002F59B2"/>
    <w:rsid w:val="002F6311"/>
    <w:rsid w:val="00300C62"/>
    <w:rsid w:val="0030119E"/>
    <w:rsid w:val="003017A2"/>
    <w:rsid w:val="00301ED5"/>
    <w:rsid w:val="0030257C"/>
    <w:rsid w:val="00302699"/>
    <w:rsid w:val="003045BE"/>
    <w:rsid w:val="0030710D"/>
    <w:rsid w:val="0030729A"/>
    <w:rsid w:val="003115E3"/>
    <w:rsid w:val="0031161E"/>
    <w:rsid w:val="00312617"/>
    <w:rsid w:val="003143FA"/>
    <w:rsid w:val="0031617C"/>
    <w:rsid w:val="00316C22"/>
    <w:rsid w:val="003178F9"/>
    <w:rsid w:val="00321665"/>
    <w:rsid w:val="00321676"/>
    <w:rsid w:val="003224F7"/>
    <w:rsid w:val="003237DA"/>
    <w:rsid w:val="00323E69"/>
    <w:rsid w:val="003253D5"/>
    <w:rsid w:val="0032598C"/>
    <w:rsid w:val="003275DE"/>
    <w:rsid w:val="003279C2"/>
    <w:rsid w:val="00330667"/>
    <w:rsid w:val="00331D23"/>
    <w:rsid w:val="00334E76"/>
    <w:rsid w:val="003359F2"/>
    <w:rsid w:val="00335AA1"/>
    <w:rsid w:val="00335FFA"/>
    <w:rsid w:val="003373E4"/>
    <w:rsid w:val="0034000F"/>
    <w:rsid w:val="00340312"/>
    <w:rsid w:val="00341493"/>
    <w:rsid w:val="00341D14"/>
    <w:rsid w:val="003427BD"/>
    <w:rsid w:val="00343979"/>
    <w:rsid w:val="00343A7C"/>
    <w:rsid w:val="00344295"/>
    <w:rsid w:val="003446C8"/>
    <w:rsid w:val="00345F3C"/>
    <w:rsid w:val="00347229"/>
    <w:rsid w:val="003474FE"/>
    <w:rsid w:val="0034783D"/>
    <w:rsid w:val="00350353"/>
    <w:rsid w:val="00351744"/>
    <w:rsid w:val="003518C5"/>
    <w:rsid w:val="00352980"/>
    <w:rsid w:val="00354A93"/>
    <w:rsid w:val="00355BD9"/>
    <w:rsid w:val="0036246F"/>
    <w:rsid w:val="003624CA"/>
    <w:rsid w:val="00362D5F"/>
    <w:rsid w:val="0036577F"/>
    <w:rsid w:val="00365896"/>
    <w:rsid w:val="00366656"/>
    <w:rsid w:val="003669BA"/>
    <w:rsid w:val="00366EC1"/>
    <w:rsid w:val="00367ABE"/>
    <w:rsid w:val="00367DFD"/>
    <w:rsid w:val="00370299"/>
    <w:rsid w:val="00370706"/>
    <w:rsid w:val="00370AEC"/>
    <w:rsid w:val="003715B8"/>
    <w:rsid w:val="003718E8"/>
    <w:rsid w:val="00372443"/>
    <w:rsid w:val="003732A5"/>
    <w:rsid w:val="00373DD7"/>
    <w:rsid w:val="0037686B"/>
    <w:rsid w:val="00381524"/>
    <w:rsid w:val="00382D34"/>
    <w:rsid w:val="003847A9"/>
    <w:rsid w:val="00385CFD"/>
    <w:rsid w:val="0038652A"/>
    <w:rsid w:val="00386C4D"/>
    <w:rsid w:val="00387367"/>
    <w:rsid w:val="003903C7"/>
    <w:rsid w:val="00391DCD"/>
    <w:rsid w:val="00395B19"/>
    <w:rsid w:val="0039638C"/>
    <w:rsid w:val="003966B0"/>
    <w:rsid w:val="00396960"/>
    <w:rsid w:val="003A25BA"/>
    <w:rsid w:val="003A262E"/>
    <w:rsid w:val="003A2EC5"/>
    <w:rsid w:val="003A309E"/>
    <w:rsid w:val="003A3382"/>
    <w:rsid w:val="003A48F1"/>
    <w:rsid w:val="003A63CD"/>
    <w:rsid w:val="003A6A9D"/>
    <w:rsid w:val="003A70A5"/>
    <w:rsid w:val="003B04E2"/>
    <w:rsid w:val="003B11DA"/>
    <w:rsid w:val="003B12BA"/>
    <w:rsid w:val="003B2CC9"/>
    <w:rsid w:val="003B3D40"/>
    <w:rsid w:val="003B4850"/>
    <w:rsid w:val="003B4A4F"/>
    <w:rsid w:val="003B5FE7"/>
    <w:rsid w:val="003C2102"/>
    <w:rsid w:val="003C2125"/>
    <w:rsid w:val="003C21AD"/>
    <w:rsid w:val="003C374F"/>
    <w:rsid w:val="003C3F69"/>
    <w:rsid w:val="003C4983"/>
    <w:rsid w:val="003C5199"/>
    <w:rsid w:val="003C6082"/>
    <w:rsid w:val="003C74E5"/>
    <w:rsid w:val="003D042F"/>
    <w:rsid w:val="003D1150"/>
    <w:rsid w:val="003D20F5"/>
    <w:rsid w:val="003D3F27"/>
    <w:rsid w:val="003D49BC"/>
    <w:rsid w:val="003D4B67"/>
    <w:rsid w:val="003D58D1"/>
    <w:rsid w:val="003D597B"/>
    <w:rsid w:val="003E0B84"/>
    <w:rsid w:val="003E0CFC"/>
    <w:rsid w:val="003E1BD9"/>
    <w:rsid w:val="003E25E0"/>
    <w:rsid w:val="003E28FB"/>
    <w:rsid w:val="003E2D07"/>
    <w:rsid w:val="003E2DAA"/>
    <w:rsid w:val="003E356E"/>
    <w:rsid w:val="003E68BF"/>
    <w:rsid w:val="003E69C8"/>
    <w:rsid w:val="003E77F6"/>
    <w:rsid w:val="003E7A6A"/>
    <w:rsid w:val="003F30C0"/>
    <w:rsid w:val="003F34DE"/>
    <w:rsid w:val="003F4FEA"/>
    <w:rsid w:val="003F56F3"/>
    <w:rsid w:val="003F7DB8"/>
    <w:rsid w:val="0040231B"/>
    <w:rsid w:val="004031BF"/>
    <w:rsid w:val="004045E6"/>
    <w:rsid w:val="00404DAD"/>
    <w:rsid w:val="00406984"/>
    <w:rsid w:val="00406E26"/>
    <w:rsid w:val="00414647"/>
    <w:rsid w:val="00414989"/>
    <w:rsid w:val="00415E2E"/>
    <w:rsid w:val="0041664A"/>
    <w:rsid w:val="00417358"/>
    <w:rsid w:val="004204BF"/>
    <w:rsid w:val="00420E9D"/>
    <w:rsid w:val="004227CE"/>
    <w:rsid w:val="004232D0"/>
    <w:rsid w:val="004251EC"/>
    <w:rsid w:val="00430673"/>
    <w:rsid w:val="0043125E"/>
    <w:rsid w:val="00432836"/>
    <w:rsid w:val="00436CAD"/>
    <w:rsid w:val="0043797C"/>
    <w:rsid w:val="00437EEC"/>
    <w:rsid w:val="00441632"/>
    <w:rsid w:val="004425B2"/>
    <w:rsid w:val="00443C78"/>
    <w:rsid w:val="0044457B"/>
    <w:rsid w:val="00444778"/>
    <w:rsid w:val="0044482F"/>
    <w:rsid w:val="00444CB7"/>
    <w:rsid w:val="00444F73"/>
    <w:rsid w:val="00445B84"/>
    <w:rsid w:val="00446D58"/>
    <w:rsid w:val="004500F8"/>
    <w:rsid w:val="00450C82"/>
    <w:rsid w:val="004519E9"/>
    <w:rsid w:val="00451E16"/>
    <w:rsid w:val="00451FED"/>
    <w:rsid w:val="0045240C"/>
    <w:rsid w:val="00452A61"/>
    <w:rsid w:val="004547FA"/>
    <w:rsid w:val="0045552F"/>
    <w:rsid w:val="00456B30"/>
    <w:rsid w:val="00461AA1"/>
    <w:rsid w:val="004633A7"/>
    <w:rsid w:val="00464B08"/>
    <w:rsid w:val="0046525D"/>
    <w:rsid w:val="0046568A"/>
    <w:rsid w:val="0046795D"/>
    <w:rsid w:val="004717BA"/>
    <w:rsid w:val="004721A4"/>
    <w:rsid w:val="00473F48"/>
    <w:rsid w:val="004807F5"/>
    <w:rsid w:val="00482826"/>
    <w:rsid w:val="00482F6B"/>
    <w:rsid w:val="0048461C"/>
    <w:rsid w:val="004852AD"/>
    <w:rsid w:val="004857D6"/>
    <w:rsid w:val="00485CA6"/>
    <w:rsid w:val="00485DE4"/>
    <w:rsid w:val="0048627E"/>
    <w:rsid w:val="0049083E"/>
    <w:rsid w:val="00491DD8"/>
    <w:rsid w:val="00492FAF"/>
    <w:rsid w:val="004948D1"/>
    <w:rsid w:val="00494BA2"/>
    <w:rsid w:val="004950B7"/>
    <w:rsid w:val="00495359"/>
    <w:rsid w:val="004965A8"/>
    <w:rsid w:val="004A16CC"/>
    <w:rsid w:val="004A1A2B"/>
    <w:rsid w:val="004A3AED"/>
    <w:rsid w:val="004A49E5"/>
    <w:rsid w:val="004A74D8"/>
    <w:rsid w:val="004B059E"/>
    <w:rsid w:val="004B148C"/>
    <w:rsid w:val="004B259A"/>
    <w:rsid w:val="004B2939"/>
    <w:rsid w:val="004B351D"/>
    <w:rsid w:val="004B43D8"/>
    <w:rsid w:val="004B526C"/>
    <w:rsid w:val="004B546A"/>
    <w:rsid w:val="004B58F2"/>
    <w:rsid w:val="004B76DB"/>
    <w:rsid w:val="004C0C52"/>
    <w:rsid w:val="004C0CE7"/>
    <w:rsid w:val="004C17CE"/>
    <w:rsid w:val="004C2C3A"/>
    <w:rsid w:val="004C3750"/>
    <w:rsid w:val="004C3D6B"/>
    <w:rsid w:val="004C78B3"/>
    <w:rsid w:val="004D170F"/>
    <w:rsid w:val="004D1CE7"/>
    <w:rsid w:val="004D22B8"/>
    <w:rsid w:val="004D34E6"/>
    <w:rsid w:val="004D35E1"/>
    <w:rsid w:val="004D44B8"/>
    <w:rsid w:val="004D74CE"/>
    <w:rsid w:val="004E1B53"/>
    <w:rsid w:val="004E2FEB"/>
    <w:rsid w:val="004E43B2"/>
    <w:rsid w:val="004E44CF"/>
    <w:rsid w:val="004E643C"/>
    <w:rsid w:val="004E790D"/>
    <w:rsid w:val="004E7AF8"/>
    <w:rsid w:val="004E7C3B"/>
    <w:rsid w:val="004F2092"/>
    <w:rsid w:val="004F27EB"/>
    <w:rsid w:val="004F2B1B"/>
    <w:rsid w:val="004F5019"/>
    <w:rsid w:val="004F6DA2"/>
    <w:rsid w:val="0050238D"/>
    <w:rsid w:val="00503EEA"/>
    <w:rsid w:val="00505649"/>
    <w:rsid w:val="0050672A"/>
    <w:rsid w:val="00510259"/>
    <w:rsid w:val="00510417"/>
    <w:rsid w:val="005109D0"/>
    <w:rsid w:val="0051101D"/>
    <w:rsid w:val="005114FA"/>
    <w:rsid w:val="00512C98"/>
    <w:rsid w:val="005137B3"/>
    <w:rsid w:val="005148FA"/>
    <w:rsid w:val="00514F83"/>
    <w:rsid w:val="005167EB"/>
    <w:rsid w:val="00520045"/>
    <w:rsid w:val="00521453"/>
    <w:rsid w:val="0052265F"/>
    <w:rsid w:val="00522B83"/>
    <w:rsid w:val="00522C37"/>
    <w:rsid w:val="00523E44"/>
    <w:rsid w:val="005247BF"/>
    <w:rsid w:val="00524AAC"/>
    <w:rsid w:val="00525D9E"/>
    <w:rsid w:val="00530DA4"/>
    <w:rsid w:val="005323B5"/>
    <w:rsid w:val="00533CA1"/>
    <w:rsid w:val="00534C70"/>
    <w:rsid w:val="00536175"/>
    <w:rsid w:val="00536BE1"/>
    <w:rsid w:val="00540A65"/>
    <w:rsid w:val="00540D97"/>
    <w:rsid w:val="00541ADA"/>
    <w:rsid w:val="00541B9B"/>
    <w:rsid w:val="00542311"/>
    <w:rsid w:val="0054380F"/>
    <w:rsid w:val="0054515A"/>
    <w:rsid w:val="005452AE"/>
    <w:rsid w:val="005455C2"/>
    <w:rsid w:val="005456AF"/>
    <w:rsid w:val="005466B1"/>
    <w:rsid w:val="00547881"/>
    <w:rsid w:val="005528ED"/>
    <w:rsid w:val="00553625"/>
    <w:rsid w:val="00553CCD"/>
    <w:rsid w:val="00554FEB"/>
    <w:rsid w:val="005555E5"/>
    <w:rsid w:val="00555A43"/>
    <w:rsid w:val="0055646F"/>
    <w:rsid w:val="0055701A"/>
    <w:rsid w:val="0055747A"/>
    <w:rsid w:val="00562D9A"/>
    <w:rsid w:val="0056318B"/>
    <w:rsid w:val="00563628"/>
    <w:rsid w:val="005644D3"/>
    <w:rsid w:val="005645BC"/>
    <w:rsid w:val="00564CCF"/>
    <w:rsid w:val="0056513F"/>
    <w:rsid w:val="00565C1F"/>
    <w:rsid w:val="00565F06"/>
    <w:rsid w:val="00570C43"/>
    <w:rsid w:val="00570D6B"/>
    <w:rsid w:val="00571B4D"/>
    <w:rsid w:val="00576344"/>
    <w:rsid w:val="00576CBD"/>
    <w:rsid w:val="00576D5C"/>
    <w:rsid w:val="005815FF"/>
    <w:rsid w:val="0058170E"/>
    <w:rsid w:val="0058190D"/>
    <w:rsid w:val="00581C05"/>
    <w:rsid w:val="00583B60"/>
    <w:rsid w:val="00585E80"/>
    <w:rsid w:val="005869E4"/>
    <w:rsid w:val="00587C25"/>
    <w:rsid w:val="00590273"/>
    <w:rsid w:val="0059126D"/>
    <w:rsid w:val="00591B5F"/>
    <w:rsid w:val="005925C7"/>
    <w:rsid w:val="00594976"/>
    <w:rsid w:val="00594FC9"/>
    <w:rsid w:val="00595137"/>
    <w:rsid w:val="00596CA8"/>
    <w:rsid w:val="0059704E"/>
    <w:rsid w:val="00597F2F"/>
    <w:rsid w:val="005A1616"/>
    <w:rsid w:val="005A1CB3"/>
    <w:rsid w:val="005A2FF5"/>
    <w:rsid w:val="005A4DB2"/>
    <w:rsid w:val="005A51A3"/>
    <w:rsid w:val="005A5361"/>
    <w:rsid w:val="005A7F7D"/>
    <w:rsid w:val="005A7F96"/>
    <w:rsid w:val="005B3209"/>
    <w:rsid w:val="005B3352"/>
    <w:rsid w:val="005B4E06"/>
    <w:rsid w:val="005B5909"/>
    <w:rsid w:val="005B64CD"/>
    <w:rsid w:val="005B6611"/>
    <w:rsid w:val="005B7CE5"/>
    <w:rsid w:val="005C0CFB"/>
    <w:rsid w:val="005C2787"/>
    <w:rsid w:val="005C2FA9"/>
    <w:rsid w:val="005C3E1D"/>
    <w:rsid w:val="005C53CB"/>
    <w:rsid w:val="005C5980"/>
    <w:rsid w:val="005C743E"/>
    <w:rsid w:val="005D0D52"/>
    <w:rsid w:val="005D1705"/>
    <w:rsid w:val="005D2762"/>
    <w:rsid w:val="005D2AE0"/>
    <w:rsid w:val="005D5201"/>
    <w:rsid w:val="005D593B"/>
    <w:rsid w:val="005D7366"/>
    <w:rsid w:val="005E0452"/>
    <w:rsid w:val="005E083D"/>
    <w:rsid w:val="005E17D8"/>
    <w:rsid w:val="005E2583"/>
    <w:rsid w:val="005E2854"/>
    <w:rsid w:val="005E478A"/>
    <w:rsid w:val="005E56DC"/>
    <w:rsid w:val="005E5E24"/>
    <w:rsid w:val="005E616B"/>
    <w:rsid w:val="005E641A"/>
    <w:rsid w:val="005F3FE2"/>
    <w:rsid w:val="005F4DF6"/>
    <w:rsid w:val="005F776F"/>
    <w:rsid w:val="005F7D51"/>
    <w:rsid w:val="005F7E22"/>
    <w:rsid w:val="00602644"/>
    <w:rsid w:val="00603414"/>
    <w:rsid w:val="006047E1"/>
    <w:rsid w:val="006060A0"/>
    <w:rsid w:val="00606486"/>
    <w:rsid w:val="0060677A"/>
    <w:rsid w:val="00606BD8"/>
    <w:rsid w:val="00607531"/>
    <w:rsid w:val="00607869"/>
    <w:rsid w:val="006101D5"/>
    <w:rsid w:val="00611E38"/>
    <w:rsid w:val="00611E93"/>
    <w:rsid w:val="00611F3E"/>
    <w:rsid w:val="00613526"/>
    <w:rsid w:val="0061576C"/>
    <w:rsid w:val="00615ADC"/>
    <w:rsid w:val="00617003"/>
    <w:rsid w:val="006217F6"/>
    <w:rsid w:val="00621A1E"/>
    <w:rsid w:val="00625391"/>
    <w:rsid w:val="00625980"/>
    <w:rsid w:val="00626FE6"/>
    <w:rsid w:val="00627618"/>
    <w:rsid w:val="006279DF"/>
    <w:rsid w:val="0063000F"/>
    <w:rsid w:val="006302A5"/>
    <w:rsid w:val="00630DB2"/>
    <w:rsid w:val="00633F4C"/>
    <w:rsid w:val="0063592C"/>
    <w:rsid w:val="00637E9E"/>
    <w:rsid w:val="00637F87"/>
    <w:rsid w:val="00644314"/>
    <w:rsid w:val="006508A8"/>
    <w:rsid w:val="00650BFA"/>
    <w:rsid w:val="00650C7D"/>
    <w:rsid w:val="00650CE6"/>
    <w:rsid w:val="00651EC9"/>
    <w:rsid w:val="006523B0"/>
    <w:rsid w:val="00652E59"/>
    <w:rsid w:val="0065327A"/>
    <w:rsid w:val="00654C01"/>
    <w:rsid w:val="006553DD"/>
    <w:rsid w:val="0065606B"/>
    <w:rsid w:val="00656738"/>
    <w:rsid w:val="0065794C"/>
    <w:rsid w:val="00661DA9"/>
    <w:rsid w:val="006627FE"/>
    <w:rsid w:val="00663044"/>
    <w:rsid w:val="00664AA2"/>
    <w:rsid w:val="00664FE0"/>
    <w:rsid w:val="00665492"/>
    <w:rsid w:val="00666A8A"/>
    <w:rsid w:val="00666C4B"/>
    <w:rsid w:val="00667392"/>
    <w:rsid w:val="0067145F"/>
    <w:rsid w:val="00671B11"/>
    <w:rsid w:val="006729B9"/>
    <w:rsid w:val="00672C42"/>
    <w:rsid w:val="00673C84"/>
    <w:rsid w:val="006746EF"/>
    <w:rsid w:val="00674917"/>
    <w:rsid w:val="0067595C"/>
    <w:rsid w:val="00677C93"/>
    <w:rsid w:val="00680F58"/>
    <w:rsid w:val="00683472"/>
    <w:rsid w:val="006855D0"/>
    <w:rsid w:val="00685D49"/>
    <w:rsid w:val="00686A6D"/>
    <w:rsid w:val="0068739C"/>
    <w:rsid w:val="00690094"/>
    <w:rsid w:val="00690BAB"/>
    <w:rsid w:val="00692591"/>
    <w:rsid w:val="00692742"/>
    <w:rsid w:val="00693413"/>
    <w:rsid w:val="006962D9"/>
    <w:rsid w:val="0069708B"/>
    <w:rsid w:val="00697292"/>
    <w:rsid w:val="006973E7"/>
    <w:rsid w:val="00697852"/>
    <w:rsid w:val="006A0532"/>
    <w:rsid w:val="006A07B4"/>
    <w:rsid w:val="006A2253"/>
    <w:rsid w:val="006A2D92"/>
    <w:rsid w:val="006A4133"/>
    <w:rsid w:val="006A54CF"/>
    <w:rsid w:val="006A5CA0"/>
    <w:rsid w:val="006A5D52"/>
    <w:rsid w:val="006A5FD1"/>
    <w:rsid w:val="006A62D8"/>
    <w:rsid w:val="006A664C"/>
    <w:rsid w:val="006B0ABB"/>
    <w:rsid w:val="006B0CCB"/>
    <w:rsid w:val="006B12A9"/>
    <w:rsid w:val="006B13F9"/>
    <w:rsid w:val="006B16DF"/>
    <w:rsid w:val="006B3EEE"/>
    <w:rsid w:val="006B53B1"/>
    <w:rsid w:val="006B55B4"/>
    <w:rsid w:val="006B5840"/>
    <w:rsid w:val="006B6E35"/>
    <w:rsid w:val="006B7DC1"/>
    <w:rsid w:val="006C114D"/>
    <w:rsid w:val="006C1268"/>
    <w:rsid w:val="006C2C0E"/>
    <w:rsid w:val="006C32A1"/>
    <w:rsid w:val="006C4094"/>
    <w:rsid w:val="006C420E"/>
    <w:rsid w:val="006C651A"/>
    <w:rsid w:val="006D1D27"/>
    <w:rsid w:val="006D257A"/>
    <w:rsid w:val="006D358D"/>
    <w:rsid w:val="006D36B0"/>
    <w:rsid w:val="006D3833"/>
    <w:rsid w:val="006D3D74"/>
    <w:rsid w:val="006D425B"/>
    <w:rsid w:val="006D48D0"/>
    <w:rsid w:val="006D4929"/>
    <w:rsid w:val="006D65F3"/>
    <w:rsid w:val="006D7B15"/>
    <w:rsid w:val="006E44B8"/>
    <w:rsid w:val="006E4A96"/>
    <w:rsid w:val="006F1154"/>
    <w:rsid w:val="006F19DE"/>
    <w:rsid w:val="006F612D"/>
    <w:rsid w:val="006F6861"/>
    <w:rsid w:val="006F6E97"/>
    <w:rsid w:val="006F7F90"/>
    <w:rsid w:val="00700DBB"/>
    <w:rsid w:val="00700F52"/>
    <w:rsid w:val="007022BF"/>
    <w:rsid w:val="007034AF"/>
    <w:rsid w:val="00703910"/>
    <w:rsid w:val="00705745"/>
    <w:rsid w:val="00707E68"/>
    <w:rsid w:val="00707EC0"/>
    <w:rsid w:val="00711D8F"/>
    <w:rsid w:val="007145D4"/>
    <w:rsid w:val="00714F3F"/>
    <w:rsid w:val="00716183"/>
    <w:rsid w:val="007166E9"/>
    <w:rsid w:val="00717296"/>
    <w:rsid w:val="00717FE1"/>
    <w:rsid w:val="00721C26"/>
    <w:rsid w:val="00722C8F"/>
    <w:rsid w:val="00722D80"/>
    <w:rsid w:val="00722DF8"/>
    <w:rsid w:val="00724229"/>
    <w:rsid w:val="00724D97"/>
    <w:rsid w:val="00726E88"/>
    <w:rsid w:val="00730F42"/>
    <w:rsid w:val="007310E4"/>
    <w:rsid w:val="007311E0"/>
    <w:rsid w:val="00731557"/>
    <w:rsid w:val="007329C3"/>
    <w:rsid w:val="00734484"/>
    <w:rsid w:val="00734E3E"/>
    <w:rsid w:val="00734F64"/>
    <w:rsid w:val="0073629A"/>
    <w:rsid w:val="0073787E"/>
    <w:rsid w:val="00740677"/>
    <w:rsid w:val="0074092B"/>
    <w:rsid w:val="00740CDE"/>
    <w:rsid w:val="00742024"/>
    <w:rsid w:val="00743FF0"/>
    <w:rsid w:val="00744A87"/>
    <w:rsid w:val="00744F35"/>
    <w:rsid w:val="007473AD"/>
    <w:rsid w:val="00747DBA"/>
    <w:rsid w:val="00750610"/>
    <w:rsid w:val="007513EF"/>
    <w:rsid w:val="00752CFD"/>
    <w:rsid w:val="00755117"/>
    <w:rsid w:val="00755BB1"/>
    <w:rsid w:val="007565BD"/>
    <w:rsid w:val="00757AD4"/>
    <w:rsid w:val="0076019C"/>
    <w:rsid w:val="007604AC"/>
    <w:rsid w:val="00761AD4"/>
    <w:rsid w:val="00762E33"/>
    <w:rsid w:val="0076479C"/>
    <w:rsid w:val="00766025"/>
    <w:rsid w:val="007678C9"/>
    <w:rsid w:val="00771DBC"/>
    <w:rsid w:val="00774511"/>
    <w:rsid w:val="007801B9"/>
    <w:rsid w:val="00781017"/>
    <w:rsid w:val="007818C0"/>
    <w:rsid w:val="00782517"/>
    <w:rsid w:val="0078286A"/>
    <w:rsid w:val="0078325E"/>
    <w:rsid w:val="007838F5"/>
    <w:rsid w:val="00783B8C"/>
    <w:rsid w:val="00785DE2"/>
    <w:rsid w:val="00786408"/>
    <w:rsid w:val="00786C04"/>
    <w:rsid w:val="00790584"/>
    <w:rsid w:val="00790918"/>
    <w:rsid w:val="00790B77"/>
    <w:rsid w:val="00791258"/>
    <w:rsid w:val="00792FB5"/>
    <w:rsid w:val="00793C74"/>
    <w:rsid w:val="00793F08"/>
    <w:rsid w:val="0079469F"/>
    <w:rsid w:val="00794F16"/>
    <w:rsid w:val="0079527A"/>
    <w:rsid w:val="00795676"/>
    <w:rsid w:val="00797165"/>
    <w:rsid w:val="007A09CE"/>
    <w:rsid w:val="007A0A0D"/>
    <w:rsid w:val="007A314E"/>
    <w:rsid w:val="007A31FD"/>
    <w:rsid w:val="007A406B"/>
    <w:rsid w:val="007A5427"/>
    <w:rsid w:val="007A6549"/>
    <w:rsid w:val="007A6CC0"/>
    <w:rsid w:val="007A707C"/>
    <w:rsid w:val="007A70C3"/>
    <w:rsid w:val="007B0003"/>
    <w:rsid w:val="007B0C52"/>
    <w:rsid w:val="007B1D25"/>
    <w:rsid w:val="007B398C"/>
    <w:rsid w:val="007B553C"/>
    <w:rsid w:val="007B5639"/>
    <w:rsid w:val="007B5D36"/>
    <w:rsid w:val="007B6318"/>
    <w:rsid w:val="007B6746"/>
    <w:rsid w:val="007C0BCC"/>
    <w:rsid w:val="007C16D7"/>
    <w:rsid w:val="007C1D7F"/>
    <w:rsid w:val="007C21AE"/>
    <w:rsid w:val="007C360F"/>
    <w:rsid w:val="007C3C3A"/>
    <w:rsid w:val="007C4697"/>
    <w:rsid w:val="007C4758"/>
    <w:rsid w:val="007C72F1"/>
    <w:rsid w:val="007D016E"/>
    <w:rsid w:val="007D2C20"/>
    <w:rsid w:val="007D37AB"/>
    <w:rsid w:val="007D4463"/>
    <w:rsid w:val="007D4809"/>
    <w:rsid w:val="007D786A"/>
    <w:rsid w:val="007E0F11"/>
    <w:rsid w:val="007E300A"/>
    <w:rsid w:val="007E4A9B"/>
    <w:rsid w:val="007E537A"/>
    <w:rsid w:val="007E5DE2"/>
    <w:rsid w:val="007E62FB"/>
    <w:rsid w:val="007E63A5"/>
    <w:rsid w:val="007E6426"/>
    <w:rsid w:val="007E7F61"/>
    <w:rsid w:val="007F1A80"/>
    <w:rsid w:val="007F3FA0"/>
    <w:rsid w:val="007F44A1"/>
    <w:rsid w:val="007F4EA8"/>
    <w:rsid w:val="007F637E"/>
    <w:rsid w:val="008017AC"/>
    <w:rsid w:val="0080250A"/>
    <w:rsid w:val="00802ACB"/>
    <w:rsid w:val="00807B0E"/>
    <w:rsid w:val="00811436"/>
    <w:rsid w:val="00812521"/>
    <w:rsid w:val="0081336F"/>
    <w:rsid w:val="00816DF0"/>
    <w:rsid w:val="00817A23"/>
    <w:rsid w:val="00817F0A"/>
    <w:rsid w:val="00820784"/>
    <w:rsid w:val="00821CD1"/>
    <w:rsid w:val="00821D39"/>
    <w:rsid w:val="00822EC4"/>
    <w:rsid w:val="008232D2"/>
    <w:rsid w:val="00823DFD"/>
    <w:rsid w:val="008244FD"/>
    <w:rsid w:val="008265F0"/>
    <w:rsid w:val="00832EBE"/>
    <w:rsid w:val="00833BEA"/>
    <w:rsid w:val="00833EE9"/>
    <w:rsid w:val="00833F03"/>
    <w:rsid w:val="00833FC0"/>
    <w:rsid w:val="00834B87"/>
    <w:rsid w:val="0083502D"/>
    <w:rsid w:val="00835148"/>
    <w:rsid w:val="00835499"/>
    <w:rsid w:val="00836B71"/>
    <w:rsid w:val="008374F8"/>
    <w:rsid w:val="0083789A"/>
    <w:rsid w:val="00837A60"/>
    <w:rsid w:val="00840CCC"/>
    <w:rsid w:val="00841004"/>
    <w:rsid w:val="00842FA4"/>
    <w:rsid w:val="0084417C"/>
    <w:rsid w:val="00847EF7"/>
    <w:rsid w:val="008504C8"/>
    <w:rsid w:val="0085121B"/>
    <w:rsid w:val="0085196C"/>
    <w:rsid w:val="00852053"/>
    <w:rsid w:val="00852AD7"/>
    <w:rsid w:val="00852C7C"/>
    <w:rsid w:val="00852EE5"/>
    <w:rsid w:val="00853D0E"/>
    <w:rsid w:val="008544A1"/>
    <w:rsid w:val="00855191"/>
    <w:rsid w:val="0085661F"/>
    <w:rsid w:val="0086087A"/>
    <w:rsid w:val="00860F97"/>
    <w:rsid w:val="00860FB0"/>
    <w:rsid w:val="008618FB"/>
    <w:rsid w:val="008620D8"/>
    <w:rsid w:val="00862C20"/>
    <w:rsid w:val="008634E8"/>
    <w:rsid w:val="00863B6A"/>
    <w:rsid w:val="00863CAA"/>
    <w:rsid w:val="0086459B"/>
    <w:rsid w:val="00865D49"/>
    <w:rsid w:val="008672AA"/>
    <w:rsid w:val="00867BB9"/>
    <w:rsid w:val="00870E72"/>
    <w:rsid w:val="0087233B"/>
    <w:rsid w:val="008727D1"/>
    <w:rsid w:val="00873CBD"/>
    <w:rsid w:val="00874224"/>
    <w:rsid w:val="00875944"/>
    <w:rsid w:val="0087627C"/>
    <w:rsid w:val="008762B8"/>
    <w:rsid w:val="00877D75"/>
    <w:rsid w:val="00877FD3"/>
    <w:rsid w:val="008813B5"/>
    <w:rsid w:val="00882A8C"/>
    <w:rsid w:val="0088320F"/>
    <w:rsid w:val="00884952"/>
    <w:rsid w:val="00884B38"/>
    <w:rsid w:val="00886FA8"/>
    <w:rsid w:val="00887354"/>
    <w:rsid w:val="00890224"/>
    <w:rsid w:val="0089086C"/>
    <w:rsid w:val="00890AF2"/>
    <w:rsid w:val="008926EB"/>
    <w:rsid w:val="00895A10"/>
    <w:rsid w:val="00897767"/>
    <w:rsid w:val="008A0942"/>
    <w:rsid w:val="008A1C96"/>
    <w:rsid w:val="008A306E"/>
    <w:rsid w:val="008A382F"/>
    <w:rsid w:val="008A416D"/>
    <w:rsid w:val="008A4FFE"/>
    <w:rsid w:val="008A55E9"/>
    <w:rsid w:val="008A62DF"/>
    <w:rsid w:val="008A7896"/>
    <w:rsid w:val="008B4353"/>
    <w:rsid w:val="008B4E57"/>
    <w:rsid w:val="008B6B12"/>
    <w:rsid w:val="008C19D9"/>
    <w:rsid w:val="008C39BF"/>
    <w:rsid w:val="008C4C58"/>
    <w:rsid w:val="008C514F"/>
    <w:rsid w:val="008C5A02"/>
    <w:rsid w:val="008C5C62"/>
    <w:rsid w:val="008D115A"/>
    <w:rsid w:val="008D3644"/>
    <w:rsid w:val="008D566A"/>
    <w:rsid w:val="008D5A2A"/>
    <w:rsid w:val="008D5EC2"/>
    <w:rsid w:val="008D702A"/>
    <w:rsid w:val="008D7749"/>
    <w:rsid w:val="008E02CA"/>
    <w:rsid w:val="008E0B26"/>
    <w:rsid w:val="008E0E8E"/>
    <w:rsid w:val="008E19D1"/>
    <w:rsid w:val="008E1BB1"/>
    <w:rsid w:val="008E2E0A"/>
    <w:rsid w:val="008E4C0C"/>
    <w:rsid w:val="008E6958"/>
    <w:rsid w:val="008E6F77"/>
    <w:rsid w:val="008E7DA4"/>
    <w:rsid w:val="008F08D7"/>
    <w:rsid w:val="008F30E5"/>
    <w:rsid w:val="008F4DF4"/>
    <w:rsid w:val="008F524E"/>
    <w:rsid w:val="008F55BC"/>
    <w:rsid w:val="008F635A"/>
    <w:rsid w:val="00900176"/>
    <w:rsid w:val="00900F04"/>
    <w:rsid w:val="00902355"/>
    <w:rsid w:val="0090409C"/>
    <w:rsid w:val="00904240"/>
    <w:rsid w:val="00904366"/>
    <w:rsid w:val="00905EAC"/>
    <w:rsid w:val="0090656E"/>
    <w:rsid w:val="00906F7E"/>
    <w:rsid w:val="00907AC7"/>
    <w:rsid w:val="009108A1"/>
    <w:rsid w:val="00910ABE"/>
    <w:rsid w:val="0091135B"/>
    <w:rsid w:val="00914983"/>
    <w:rsid w:val="009153ED"/>
    <w:rsid w:val="00916D50"/>
    <w:rsid w:val="0091703D"/>
    <w:rsid w:val="00917C91"/>
    <w:rsid w:val="0092154F"/>
    <w:rsid w:val="00921982"/>
    <w:rsid w:val="00921ADE"/>
    <w:rsid w:val="00921C4E"/>
    <w:rsid w:val="0092254D"/>
    <w:rsid w:val="00926980"/>
    <w:rsid w:val="00930433"/>
    <w:rsid w:val="009323A5"/>
    <w:rsid w:val="009367E0"/>
    <w:rsid w:val="009418F6"/>
    <w:rsid w:val="00943B17"/>
    <w:rsid w:val="00944A81"/>
    <w:rsid w:val="00945AB6"/>
    <w:rsid w:val="00945FE8"/>
    <w:rsid w:val="00946854"/>
    <w:rsid w:val="0095144A"/>
    <w:rsid w:val="00951C82"/>
    <w:rsid w:val="00952527"/>
    <w:rsid w:val="009527DD"/>
    <w:rsid w:val="00952CD9"/>
    <w:rsid w:val="00952E54"/>
    <w:rsid w:val="00954810"/>
    <w:rsid w:val="00954A14"/>
    <w:rsid w:val="00954E39"/>
    <w:rsid w:val="009553D1"/>
    <w:rsid w:val="009564EB"/>
    <w:rsid w:val="009573F7"/>
    <w:rsid w:val="00961F0E"/>
    <w:rsid w:val="00963365"/>
    <w:rsid w:val="00965103"/>
    <w:rsid w:val="00965726"/>
    <w:rsid w:val="00965DC9"/>
    <w:rsid w:val="009670FD"/>
    <w:rsid w:val="009679FD"/>
    <w:rsid w:val="009712D7"/>
    <w:rsid w:val="00971DBD"/>
    <w:rsid w:val="0097244E"/>
    <w:rsid w:val="009741DC"/>
    <w:rsid w:val="00974D71"/>
    <w:rsid w:val="00975718"/>
    <w:rsid w:val="00975BEE"/>
    <w:rsid w:val="009768C2"/>
    <w:rsid w:val="00976CD9"/>
    <w:rsid w:val="00977023"/>
    <w:rsid w:val="00977F42"/>
    <w:rsid w:val="0098049D"/>
    <w:rsid w:val="009823F9"/>
    <w:rsid w:val="00983822"/>
    <w:rsid w:val="009846E8"/>
    <w:rsid w:val="00984BA4"/>
    <w:rsid w:val="009920A6"/>
    <w:rsid w:val="009945DF"/>
    <w:rsid w:val="009946DA"/>
    <w:rsid w:val="0099623F"/>
    <w:rsid w:val="009967B9"/>
    <w:rsid w:val="009971F9"/>
    <w:rsid w:val="00997A97"/>
    <w:rsid w:val="009A0D0E"/>
    <w:rsid w:val="009A125D"/>
    <w:rsid w:val="009A184B"/>
    <w:rsid w:val="009A3289"/>
    <w:rsid w:val="009A4065"/>
    <w:rsid w:val="009A449F"/>
    <w:rsid w:val="009A67C6"/>
    <w:rsid w:val="009A6DDF"/>
    <w:rsid w:val="009A709A"/>
    <w:rsid w:val="009A71A7"/>
    <w:rsid w:val="009B1188"/>
    <w:rsid w:val="009B1203"/>
    <w:rsid w:val="009B5A32"/>
    <w:rsid w:val="009B5BC9"/>
    <w:rsid w:val="009B5D85"/>
    <w:rsid w:val="009B62DD"/>
    <w:rsid w:val="009B6C85"/>
    <w:rsid w:val="009B7A26"/>
    <w:rsid w:val="009C045E"/>
    <w:rsid w:val="009C06AE"/>
    <w:rsid w:val="009C2AFA"/>
    <w:rsid w:val="009C3B4B"/>
    <w:rsid w:val="009C3F98"/>
    <w:rsid w:val="009C4655"/>
    <w:rsid w:val="009C5FDF"/>
    <w:rsid w:val="009C6501"/>
    <w:rsid w:val="009D0C2D"/>
    <w:rsid w:val="009D160E"/>
    <w:rsid w:val="009D2CE8"/>
    <w:rsid w:val="009D39DB"/>
    <w:rsid w:val="009D4B17"/>
    <w:rsid w:val="009D56AD"/>
    <w:rsid w:val="009D5883"/>
    <w:rsid w:val="009D5CB0"/>
    <w:rsid w:val="009E1318"/>
    <w:rsid w:val="009E3357"/>
    <w:rsid w:val="009E4616"/>
    <w:rsid w:val="009E5CE7"/>
    <w:rsid w:val="009E5EFA"/>
    <w:rsid w:val="009F1772"/>
    <w:rsid w:val="009F184B"/>
    <w:rsid w:val="009F200F"/>
    <w:rsid w:val="009F2A09"/>
    <w:rsid w:val="009F2FBC"/>
    <w:rsid w:val="009F60A6"/>
    <w:rsid w:val="009F7F69"/>
    <w:rsid w:val="00A00CF0"/>
    <w:rsid w:val="00A013A9"/>
    <w:rsid w:val="00A02206"/>
    <w:rsid w:val="00A02950"/>
    <w:rsid w:val="00A02E25"/>
    <w:rsid w:val="00A0377C"/>
    <w:rsid w:val="00A04F7D"/>
    <w:rsid w:val="00A0596C"/>
    <w:rsid w:val="00A07A10"/>
    <w:rsid w:val="00A07EE4"/>
    <w:rsid w:val="00A1010D"/>
    <w:rsid w:val="00A10C80"/>
    <w:rsid w:val="00A126A1"/>
    <w:rsid w:val="00A1317D"/>
    <w:rsid w:val="00A133E3"/>
    <w:rsid w:val="00A148F1"/>
    <w:rsid w:val="00A15720"/>
    <w:rsid w:val="00A15F65"/>
    <w:rsid w:val="00A16437"/>
    <w:rsid w:val="00A166F6"/>
    <w:rsid w:val="00A1723B"/>
    <w:rsid w:val="00A20A46"/>
    <w:rsid w:val="00A20C54"/>
    <w:rsid w:val="00A2117E"/>
    <w:rsid w:val="00A21B9A"/>
    <w:rsid w:val="00A22BC7"/>
    <w:rsid w:val="00A230BE"/>
    <w:rsid w:val="00A23976"/>
    <w:rsid w:val="00A27AB8"/>
    <w:rsid w:val="00A31D0A"/>
    <w:rsid w:val="00A32200"/>
    <w:rsid w:val="00A3586E"/>
    <w:rsid w:val="00A36A7C"/>
    <w:rsid w:val="00A36D79"/>
    <w:rsid w:val="00A36FE4"/>
    <w:rsid w:val="00A37307"/>
    <w:rsid w:val="00A375EC"/>
    <w:rsid w:val="00A40F17"/>
    <w:rsid w:val="00A43206"/>
    <w:rsid w:val="00A46B33"/>
    <w:rsid w:val="00A5062E"/>
    <w:rsid w:val="00A52C88"/>
    <w:rsid w:val="00A53F4B"/>
    <w:rsid w:val="00A545D5"/>
    <w:rsid w:val="00A54787"/>
    <w:rsid w:val="00A55CD1"/>
    <w:rsid w:val="00A56229"/>
    <w:rsid w:val="00A57434"/>
    <w:rsid w:val="00A57CC8"/>
    <w:rsid w:val="00A6060D"/>
    <w:rsid w:val="00A60662"/>
    <w:rsid w:val="00A6108E"/>
    <w:rsid w:val="00A62D2A"/>
    <w:rsid w:val="00A6366D"/>
    <w:rsid w:val="00A64711"/>
    <w:rsid w:val="00A652BC"/>
    <w:rsid w:val="00A654A1"/>
    <w:rsid w:val="00A66832"/>
    <w:rsid w:val="00A70301"/>
    <w:rsid w:val="00A70C73"/>
    <w:rsid w:val="00A7123C"/>
    <w:rsid w:val="00A71241"/>
    <w:rsid w:val="00A74191"/>
    <w:rsid w:val="00A755DF"/>
    <w:rsid w:val="00A7592B"/>
    <w:rsid w:val="00A806CB"/>
    <w:rsid w:val="00A81F95"/>
    <w:rsid w:val="00A8218D"/>
    <w:rsid w:val="00A8287B"/>
    <w:rsid w:val="00A82DD3"/>
    <w:rsid w:val="00A831BC"/>
    <w:rsid w:val="00A8502A"/>
    <w:rsid w:val="00A858DB"/>
    <w:rsid w:val="00A90595"/>
    <w:rsid w:val="00A90A21"/>
    <w:rsid w:val="00A90AB3"/>
    <w:rsid w:val="00A92312"/>
    <w:rsid w:val="00A92503"/>
    <w:rsid w:val="00A92845"/>
    <w:rsid w:val="00A93BFA"/>
    <w:rsid w:val="00A96686"/>
    <w:rsid w:val="00A967D0"/>
    <w:rsid w:val="00AA1825"/>
    <w:rsid w:val="00AA1BE5"/>
    <w:rsid w:val="00AA3AD2"/>
    <w:rsid w:val="00AA4232"/>
    <w:rsid w:val="00AA4858"/>
    <w:rsid w:val="00AA48C4"/>
    <w:rsid w:val="00AA6A16"/>
    <w:rsid w:val="00AA6C4C"/>
    <w:rsid w:val="00AA6FFA"/>
    <w:rsid w:val="00AB02DF"/>
    <w:rsid w:val="00AB0457"/>
    <w:rsid w:val="00AB0A68"/>
    <w:rsid w:val="00AB0DCD"/>
    <w:rsid w:val="00AB21A1"/>
    <w:rsid w:val="00AB2A4E"/>
    <w:rsid w:val="00AB3218"/>
    <w:rsid w:val="00AB4A3C"/>
    <w:rsid w:val="00AB4E3A"/>
    <w:rsid w:val="00AB5D53"/>
    <w:rsid w:val="00AB63D9"/>
    <w:rsid w:val="00AB666D"/>
    <w:rsid w:val="00AB6AC9"/>
    <w:rsid w:val="00AB6B7C"/>
    <w:rsid w:val="00AB790F"/>
    <w:rsid w:val="00AB7F81"/>
    <w:rsid w:val="00AC08F4"/>
    <w:rsid w:val="00AC27C0"/>
    <w:rsid w:val="00AC363C"/>
    <w:rsid w:val="00AC6328"/>
    <w:rsid w:val="00AC646D"/>
    <w:rsid w:val="00AC6EEE"/>
    <w:rsid w:val="00AD0880"/>
    <w:rsid w:val="00AD14AC"/>
    <w:rsid w:val="00AD34EF"/>
    <w:rsid w:val="00AD378C"/>
    <w:rsid w:val="00AD4D7F"/>
    <w:rsid w:val="00AD58A4"/>
    <w:rsid w:val="00AD58DB"/>
    <w:rsid w:val="00AE2620"/>
    <w:rsid w:val="00AE2F6E"/>
    <w:rsid w:val="00AE4D93"/>
    <w:rsid w:val="00AE56A2"/>
    <w:rsid w:val="00AE5FC1"/>
    <w:rsid w:val="00AE66A6"/>
    <w:rsid w:val="00AF1510"/>
    <w:rsid w:val="00AF16B2"/>
    <w:rsid w:val="00AF1E5D"/>
    <w:rsid w:val="00AF1E63"/>
    <w:rsid w:val="00AF3599"/>
    <w:rsid w:val="00AF3D80"/>
    <w:rsid w:val="00AF41DF"/>
    <w:rsid w:val="00AF54A4"/>
    <w:rsid w:val="00AF68A4"/>
    <w:rsid w:val="00AF6E18"/>
    <w:rsid w:val="00AF783F"/>
    <w:rsid w:val="00AF78E5"/>
    <w:rsid w:val="00AF79E8"/>
    <w:rsid w:val="00B00B35"/>
    <w:rsid w:val="00B00F97"/>
    <w:rsid w:val="00B02624"/>
    <w:rsid w:val="00B0262D"/>
    <w:rsid w:val="00B02F5E"/>
    <w:rsid w:val="00B05002"/>
    <w:rsid w:val="00B05907"/>
    <w:rsid w:val="00B068F2"/>
    <w:rsid w:val="00B06C7E"/>
    <w:rsid w:val="00B10234"/>
    <w:rsid w:val="00B108B7"/>
    <w:rsid w:val="00B10D35"/>
    <w:rsid w:val="00B116BD"/>
    <w:rsid w:val="00B11CC3"/>
    <w:rsid w:val="00B12752"/>
    <w:rsid w:val="00B13196"/>
    <w:rsid w:val="00B1364A"/>
    <w:rsid w:val="00B139EF"/>
    <w:rsid w:val="00B13A15"/>
    <w:rsid w:val="00B14728"/>
    <w:rsid w:val="00B14F0E"/>
    <w:rsid w:val="00B154A7"/>
    <w:rsid w:val="00B1574A"/>
    <w:rsid w:val="00B1607B"/>
    <w:rsid w:val="00B16ACE"/>
    <w:rsid w:val="00B16CC0"/>
    <w:rsid w:val="00B1752B"/>
    <w:rsid w:val="00B176D9"/>
    <w:rsid w:val="00B200FB"/>
    <w:rsid w:val="00B2042F"/>
    <w:rsid w:val="00B266DC"/>
    <w:rsid w:val="00B27FFD"/>
    <w:rsid w:val="00B30A23"/>
    <w:rsid w:val="00B30B67"/>
    <w:rsid w:val="00B3177D"/>
    <w:rsid w:val="00B31D96"/>
    <w:rsid w:val="00B32479"/>
    <w:rsid w:val="00B32A47"/>
    <w:rsid w:val="00B33999"/>
    <w:rsid w:val="00B35ADC"/>
    <w:rsid w:val="00B400B1"/>
    <w:rsid w:val="00B40282"/>
    <w:rsid w:val="00B41326"/>
    <w:rsid w:val="00B413CC"/>
    <w:rsid w:val="00B41C5E"/>
    <w:rsid w:val="00B41D32"/>
    <w:rsid w:val="00B43C57"/>
    <w:rsid w:val="00B44C7A"/>
    <w:rsid w:val="00B454FC"/>
    <w:rsid w:val="00B46093"/>
    <w:rsid w:val="00B46C2C"/>
    <w:rsid w:val="00B4792A"/>
    <w:rsid w:val="00B521FA"/>
    <w:rsid w:val="00B5442E"/>
    <w:rsid w:val="00B600FF"/>
    <w:rsid w:val="00B6215D"/>
    <w:rsid w:val="00B63217"/>
    <w:rsid w:val="00B6335E"/>
    <w:rsid w:val="00B6372E"/>
    <w:rsid w:val="00B65E34"/>
    <w:rsid w:val="00B65F12"/>
    <w:rsid w:val="00B67A1C"/>
    <w:rsid w:val="00B703D5"/>
    <w:rsid w:val="00B70EC7"/>
    <w:rsid w:val="00B72454"/>
    <w:rsid w:val="00B743E5"/>
    <w:rsid w:val="00B74637"/>
    <w:rsid w:val="00B75D9C"/>
    <w:rsid w:val="00B8044B"/>
    <w:rsid w:val="00B80E30"/>
    <w:rsid w:val="00B8194C"/>
    <w:rsid w:val="00B8200D"/>
    <w:rsid w:val="00B82FF4"/>
    <w:rsid w:val="00B84C1E"/>
    <w:rsid w:val="00B85B01"/>
    <w:rsid w:val="00B87B19"/>
    <w:rsid w:val="00B90290"/>
    <w:rsid w:val="00B922AE"/>
    <w:rsid w:val="00B93213"/>
    <w:rsid w:val="00B944B4"/>
    <w:rsid w:val="00B95969"/>
    <w:rsid w:val="00B96A95"/>
    <w:rsid w:val="00B9702F"/>
    <w:rsid w:val="00B976FE"/>
    <w:rsid w:val="00B97D96"/>
    <w:rsid w:val="00BA0039"/>
    <w:rsid w:val="00BA0C1E"/>
    <w:rsid w:val="00BA13D4"/>
    <w:rsid w:val="00BA225F"/>
    <w:rsid w:val="00BA304D"/>
    <w:rsid w:val="00BA3CB3"/>
    <w:rsid w:val="00BA552F"/>
    <w:rsid w:val="00BA679D"/>
    <w:rsid w:val="00BA75C8"/>
    <w:rsid w:val="00BA7DEE"/>
    <w:rsid w:val="00BB065B"/>
    <w:rsid w:val="00BB2D76"/>
    <w:rsid w:val="00BB360B"/>
    <w:rsid w:val="00BB3849"/>
    <w:rsid w:val="00BB5D84"/>
    <w:rsid w:val="00BC02BD"/>
    <w:rsid w:val="00BC1C7F"/>
    <w:rsid w:val="00BC2A65"/>
    <w:rsid w:val="00BC3EF9"/>
    <w:rsid w:val="00BC41FD"/>
    <w:rsid w:val="00BC42EA"/>
    <w:rsid w:val="00BC4EE0"/>
    <w:rsid w:val="00BC5141"/>
    <w:rsid w:val="00BC59A0"/>
    <w:rsid w:val="00BC5D70"/>
    <w:rsid w:val="00BC61F1"/>
    <w:rsid w:val="00BC6DDF"/>
    <w:rsid w:val="00BD0C20"/>
    <w:rsid w:val="00BD0F68"/>
    <w:rsid w:val="00BD10DA"/>
    <w:rsid w:val="00BD2572"/>
    <w:rsid w:val="00BD2DCC"/>
    <w:rsid w:val="00BD36F8"/>
    <w:rsid w:val="00BD4E56"/>
    <w:rsid w:val="00BD6E8E"/>
    <w:rsid w:val="00BD7322"/>
    <w:rsid w:val="00BE0281"/>
    <w:rsid w:val="00BE0B99"/>
    <w:rsid w:val="00BE1319"/>
    <w:rsid w:val="00BE1CC3"/>
    <w:rsid w:val="00BE26F5"/>
    <w:rsid w:val="00BE3B42"/>
    <w:rsid w:val="00BE3BB4"/>
    <w:rsid w:val="00BE4922"/>
    <w:rsid w:val="00BE4E91"/>
    <w:rsid w:val="00BF008E"/>
    <w:rsid w:val="00BF09B5"/>
    <w:rsid w:val="00BF1732"/>
    <w:rsid w:val="00BF1D22"/>
    <w:rsid w:val="00BF395F"/>
    <w:rsid w:val="00BF5452"/>
    <w:rsid w:val="00BF58C2"/>
    <w:rsid w:val="00BF6242"/>
    <w:rsid w:val="00BF72E1"/>
    <w:rsid w:val="00BF730E"/>
    <w:rsid w:val="00C03F56"/>
    <w:rsid w:val="00C04013"/>
    <w:rsid w:val="00C047F0"/>
    <w:rsid w:val="00C0500A"/>
    <w:rsid w:val="00C05F63"/>
    <w:rsid w:val="00C062A4"/>
    <w:rsid w:val="00C06D7E"/>
    <w:rsid w:val="00C073E3"/>
    <w:rsid w:val="00C076AF"/>
    <w:rsid w:val="00C10375"/>
    <w:rsid w:val="00C108DA"/>
    <w:rsid w:val="00C11A3F"/>
    <w:rsid w:val="00C1220C"/>
    <w:rsid w:val="00C12C0E"/>
    <w:rsid w:val="00C15E45"/>
    <w:rsid w:val="00C15EEC"/>
    <w:rsid w:val="00C16060"/>
    <w:rsid w:val="00C16175"/>
    <w:rsid w:val="00C16947"/>
    <w:rsid w:val="00C17174"/>
    <w:rsid w:val="00C20231"/>
    <w:rsid w:val="00C20BB0"/>
    <w:rsid w:val="00C2152F"/>
    <w:rsid w:val="00C215AA"/>
    <w:rsid w:val="00C221F0"/>
    <w:rsid w:val="00C22C4D"/>
    <w:rsid w:val="00C2332A"/>
    <w:rsid w:val="00C250E6"/>
    <w:rsid w:val="00C27D4C"/>
    <w:rsid w:val="00C30DE6"/>
    <w:rsid w:val="00C32324"/>
    <w:rsid w:val="00C33489"/>
    <w:rsid w:val="00C3382F"/>
    <w:rsid w:val="00C340DD"/>
    <w:rsid w:val="00C34B9F"/>
    <w:rsid w:val="00C3506E"/>
    <w:rsid w:val="00C3567A"/>
    <w:rsid w:val="00C36851"/>
    <w:rsid w:val="00C36DDB"/>
    <w:rsid w:val="00C37021"/>
    <w:rsid w:val="00C37A09"/>
    <w:rsid w:val="00C4028A"/>
    <w:rsid w:val="00C40BCA"/>
    <w:rsid w:val="00C42142"/>
    <w:rsid w:val="00C43601"/>
    <w:rsid w:val="00C45FAF"/>
    <w:rsid w:val="00C46ED5"/>
    <w:rsid w:val="00C47599"/>
    <w:rsid w:val="00C50672"/>
    <w:rsid w:val="00C513C2"/>
    <w:rsid w:val="00C51AE0"/>
    <w:rsid w:val="00C5397D"/>
    <w:rsid w:val="00C53B76"/>
    <w:rsid w:val="00C546A9"/>
    <w:rsid w:val="00C564EE"/>
    <w:rsid w:val="00C6379D"/>
    <w:rsid w:val="00C66ADB"/>
    <w:rsid w:val="00C6732A"/>
    <w:rsid w:val="00C67D08"/>
    <w:rsid w:val="00C7015A"/>
    <w:rsid w:val="00C701A3"/>
    <w:rsid w:val="00C72752"/>
    <w:rsid w:val="00C734B1"/>
    <w:rsid w:val="00C74C5F"/>
    <w:rsid w:val="00C75540"/>
    <w:rsid w:val="00C75A12"/>
    <w:rsid w:val="00C76D4B"/>
    <w:rsid w:val="00C77655"/>
    <w:rsid w:val="00C778BB"/>
    <w:rsid w:val="00C8214A"/>
    <w:rsid w:val="00C831B4"/>
    <w:rsid w:val="00C83A2F"/>
    <w:rsid w:val="00C83AFC"/>
    <w:rsid w:val="00C857E7"/>
    <w:rsid w:val="00C85950"/>
    <w:rsid w:val="00C86012"/>
    <w:rsid w:val="00C86081"/>
    <w:rsid w:val="00C87BBF"/>
    <w:rsid w:val="00C90DCD"/>
    <w:rsid w:val="00C960D8"/>
    <w:rsid w:val="00C9644E"/>
    <w:rsid w:val="00C96511"/>
    <w:rsid w:val="00C96A61"/>
    <w:rsid w:val="00CA0586"/>
    <w:rsid w:val="00CA1428"/>
    <w:rsid w:val="00CA2936"/>
    <w:rsid w:val="00CA2E07"/>
    <w:rsid w:val="00CA370C"/>
    <w:rsid w:val="00CA6301"/>
    <w:rsid w:val="00CA79F1"/>
    <w:rsid w:val="00CB0103"/>
    <w:rsid w:val="00CB33CC"/>
    <w:rsid w:val="00CB36AA"/>
    <w:rsid w:val="00CB3B89"/>
    <w:rsid w:val="00CB5F55"/>
    <w:rsid w:val="00CB6626"/>
    <w:rsid w:val="00CC09DD"/>
    <w:rsid w:val="00CC3A66"/>
    <w:rsid w:val="00CC41A3"/>
    <w:rsid w:val="00CC44E2"/>
    <w:rsid w:val="00CC4709"/>
    <w:rsid w:val="00CC4D3C"/>
    <w:rsid w:val="00CC59B4"/>
    <w:rsid w:val="00CC5D7D"/>
    <w:rsid w:val="00CC6668"/>
    <w:rsid w:val="00CC6B2D"/>
    <w:rsid w:val="00CC6F50"/>
    <w:rsid w:val="00CD0023"/>
    <w:rsid w:val="00CD1ACD"/>
    <w:rsid w:val="00CD2CAD"/>
    <w:rsid w:val="00CD483F"/>
    <w:rsid w:val="00CE08AE"/>
    <w:rsid w:val="00CE16EE"/>
    <w:rsid w:val="00CE4D28"/>
    <w:rsid w:val="00CE5341"/>
    <w:rsid w:val="00CE69DA"/>
    <w:rsid w:val="00CE69E9"/>
    <w:rsid w:val="00CE73E4"/>
    <w:rsid w:val="00CF12DB"/>
    <w:rsid w:val="00CF20AA"/>
    <w:rsid w:val="00CF292A"/>
    <w:rsid w:val="00CF30FC"/>
    <w:rsid w:val="00CF4475"/>
    <w:rsid w:val="00CF45FD"/>
    <w:rsid w:val="00CF6597"/>
    <w:rsid w:val="00CF6DC0"/>
    <w:rsid w:val="00D0058F"/>
    <w:rsid w:val="00D05E1E"/>
    <w:rsid w:val="00D06D84"/>
    <w:rsid w:val="00D07B35"/>
    <w:rsid w:val="00D148DA"/>
    <w:rsid w:val="00D154F1"/>
    <w:rsid w:val="00D15A7C"/>
    <w:rsid w:val="00D171C8"/>
    <w:rsid w:val="00D17868"/>
    <w:rsid w:val="00D201A9"/>
    <w:rsid w:val="00D212B0"/>
    <w:rsid w:val="00D21F2E"/>
    <w:rsid w:val="00D22960"/>
    <w:rsid w:val="00D23647"/>
    <w:rsid w:val="00D23906"/>
    <w:rsid w:val="00D2525A"/>
    <w:rsid w:val="00D31D22"/>
    <w:rsid w:val="00D32E96"/>
    <w:rsid w:val="00D33797"/>
    <w:rsid w:val="00D34DE6"/>
    <w:rsid w:val="00D353E7"/>
    <w:rsid w:val="00D35560"/>
    <w:rsid w:val="00D368C8"/>
    <w:rsid w:val="00D4018B"/>
    <w:rsid w:val="00D4196C"/>
    <w:rsid w:val="00D426DF"/>
    <w:rsid w:val="00D45EDE"/>
    <w:rsid w:val="00D50417"/>
    <w:rsid w:val="00D5084C"/>
    <w:rsid w:val="00D510D4"/>
    <w:rsid w:val="00D51324"/>
    <w:rsid w:val="00D52ED4"/>
    <w:rsid w:val="00D52FC4"/>
    <w:rsid w:val="00D53292"/>
    <w:rsid w:val="00D5439A"/>
    <w:rsid w:val="00D5605E"/>
    <w:rsid w:val="00D57791"/>
    <w:rsid w:val="00D60269"/>
    <w:rsid w:val="00D605D7"/>
    <w:rsid w:val="00D62036"/>
    <w:rsid w:val="00D63AC1"/>
    <w:rsid w:val="00D63D09"/>
    <w:rsid w:val="00D64E69"/>
    <w:rsid w:val="00D65530"/>
    <w:rsid w:val="00D6572F"/>
    <w:rsid w:val="00D6642E"/>
    <w:rsid w:val="00D66EAA"/>
    <w:rsid w:val="00D72CDE"/>
    <w:rsid w:val="00D73815"/>
    <w:rsid w:val="00D75D5A"/>
    <w:rsid w:val="00D77462"/>
    <w:rsid w:val="00D774FC"/>
    <w:rsid w:val="00D808BD"/>
    <w:rsid w:val="00D80CC4"/>
    <w:rsid w:val="00D8111F"/>
    <w:rsid w:val="00D82C57"/>
    <w:rsid w:val="00D83B94"/>
    <w:rsid w:val="00D83CB3"/>
    <w:rsid w:val="00D8551A"/>
    <w:rsid w:val="00D879C5"/>
    <w:rsid w:val="00D91184"/>
    <w:rsid w:val="00D92827"/>
    <w:rsid w:val="00D92D88"/>
    <w:rsid w:val="00D92FD4"/>
    <w:rsid w:val="00D93769"/>
    <w:rsid w:val="00D94034"/>
    <w:rsid w:val="00D9459D"/>
    <w:rsid w:val="00D95568"/>
    <w:rsid w:val="00D96869"/>
    <w:rsid w:val="00D97967"/>
    <w:rsid w:val="00D97D70"/>
    <w:rsid w:val="00DA2C8B"/>
    <w:rsid w:val="00DA367C"/>
    <w:rsid w:val="00DA4808"/>
    <w:rsid w:val="00DA4AAC"/>
    <w:rsid w:val="00DA5A38"/>
    <w:rsid w:val="00DA5F01"/>
    <w:rsid w:val="00DA63B1"/>
    <w:rsid w:val="00DB0251"/>
    <w:rsid w:val="00DB17C3"/>
    <w:rsid w:val="00DB17CE"/>
    <w:rsid w:val="00DB2F29"/>
    <w:rsid w:val="00DB44E3"/>
    <w:rsid w:val="00DB639B"/>
    <w:rsid w:val="00DB77BD"/>
    <w:rsid w:val="00DB79F5"/>
    <w:rsid w:val="00DB7A4F"/>
    <w:rsid w:val="00DC0EC8"/>
    <w:rsid w:val="00DC17FC"/>
    <w:rsid w:val="00DC27C4"/>
    <w:rsid w:val="00DC2C6C"/>
    <w:rsid w:val="00DC342F"/>
    <w:rsid w:val="00DC423A"/>
    <w:rsid w:val="00DC4D14"/>
    <w:rsid w:val="00DC6F22"/>
    <w:rsid w:val="00DC773F"/>
    <w:rsid w:val="00DC7A2C"/>
    <w:rsid w:val="00DD04C3"/>
    <w:rsid w:val="00DD164C"/>
    <w:rsid w:val="00DD1BC4"/>
    <w:rsid w:val="00DD26E2"/>
    <w:rsid w:val="00DD3100"/>
    <w:rsid w:val="00DD5176"/>
    <w:rsid w:val="00DD6E8B"/>
    <w:rsid w:val="00DD7119"/>
    <w:rsid w:val="00DD76BC"/>
    <w:rsid w:val="00DE0530"/>
    <w:rsid w:val="00DE2D4A"/>
    <w:rsid w:val="00DE50AC"/>
    <w:rsid w:val="00DE70A3"/>
    <w:rsid w:val="00DF0566"/>
    <w:rsid w:val="00DF1A28"/>
    <w:rsid w:val="00DF27FB"/>
    <w:rsid w:val="00DF5DBF"/>
    <w:rsid w:val="00DF725E"/>
    <w:rsid w:val="00E0042C"/>
    <w:rsid w:val="00E00E09"/>
    <w:rsid w:val="00E01C4E"/>
    <w:rsid w:val="00E01CBE"/>
    <w:rsid w:val="00E04446"/>
    <w:rsid w:val="00E057BA"/>
    <w:rsid w:val="00E06F35"/>
    <w:rsid w:val="00E07C6F"/>
    <w:rsid w:val="00E07F80"/>
    <w:rsid w:val="00E10437"/>
    <w:rsid w:val="00E10D34"/>
    <w:rsid w:val="00E1175F"/>
    <w:rsid w:val="00E11826"/>
    <w:rsid w:val="00E125D4"/>
    <w:rsid w:val="00E128C8"/>
    <w:rsid w:val="00E169A4"/>
    <w:rsid w:val="00E20647"/>
    <w:rsid w:val="00E21261"/>
    <w:rsid w:val="00E21881"/>
    <w:rsid w:val="00E21A49"/>
    <w:rsid w:val="00E22A42"/>
    <w:rsid w:val="00E22AB1"/>
    <w:rsid w:val="00E23FC9"/>
    <w:rsid w:val="00E2430B"/>
    <w:rsid w:val="00E257DC"/>
    <w:rsid w:val="00E27522"/>
    <w:rsid w:val="00E33623"/>
    <w:rsid w:val="00E33AEE"/>
    <w:rsid w:val="00E33BCC"/>
    <w:rsid w:val="00E40617"/>
    <w:rsid w:val="00E43861"/>
    <w:rsid w:val="00E4422C"/>
    <w:rsid w:val="00E45211"/>
    <w:rsid w:val="00E45933"/>
    <w:rsid w:val="00E460A7"/>
    <w:rsid w:val="00E47F66"/>
    <w:rsid w:val="00E5112F"/>
    <w:rsid w:val="00E538F0"/>
    <w:rsid w:val="00E5404D"/>
    <w:rsid w:val="00E5476B"/>
    <w:rsid w:val="00E54CDA"/>
    <w:rsid w:val="00E55364"/>
    <w:rsid w:val="00E56595"/>
    <w:rsid w:val="00E56B3D"/>
    <w:rsid w:val="00E56C12"/>
    <w:rsid w:val="00E56F80"/>
    <w:rsid w:val="00E57AFB"/>
    <w:rsid w:val="00E57B10"/>
    <w:rsid w:val="00E57BE7"/>
    <w:rsid w:val="00E60E25"/>
    <w:rsid w:val="00E61B08"/>
    <w:rsid w:val="00E6217F"/>
    <w:rsid w:val="00E621A5"/>
    <w:rsid w:val="00E64FDD"/>
    <w:rsid w:val="00E6558A"/>
    <w:rsid w:val="00E65ED0"/>
    <w:rsid w:val="00E70785"/>
    <w:rsid w:val="00E71C69"/>
    <w:rsid w:val="00E71F3A"/>
    <w:rsid w:val="00E7224F"/>
    <w:rsid w:val="00E72902"/>
    <w:rsid w:val="00E72BB1"/>
    <w:rsid w:val="00E752CB"/>
    <w:rsid w:val="00E76253"/>
    <w:rsid w:val="00E76374"/>
    <w:rsid w:val="00E7659D"/>
    <w:rsid w:val="00E765C4"/>
    <w:rsid w:val="00E808A5"/>
    <w:rsid w:val="00E8252A"/>
    <w:rsid w:val="00E83CBC"/>
    <w:rsid w:val="00E84573"/>
    <w:rsid w:val="00E847EE"/>
    <w:rsid w:val="00E863FF"/>
    <w:rsid w:val="00E86BC0"/>
    <w:rsid w:val="00E900B6"/>
    <w:rsid w:val="00E906E0"/>
    <w:rsid w:val="00E90799"/>
    <w:rsid w:val="00E914F0"/>
    <w:rsid w:val="00E91C82"/>
    <w:rsid w:val="00E93B27"/>
    <w:rsid w:val="00E94215"/>
    <w:rsid w:val="00E95A56"/>
    <w:rsid w:val="00E97EDC"/>
    <w:rsid w:val="00EA1555"/>
    <w:rsid w:val="00EA1AA6"/>
    <w:rsid w:val="00EA20CF"/>
    <w:rsid w:val="00EA3C0C"/>
    <w:rsid w:val="00EA41BE"/>
    <w:rsid w:val="00EA6541"/>
    <w:rsid w:val="00EA680A"/>
    <w:rsid w:val="00EA6FC5"/>
    <w:rsid w:val="00EB0092"/>
    <w:rsid w:val="00EB0C03"/>
    <w:rsid w:val="00EB1912"/>
    <w:rsid w:val="00EB220C"/>
    <w:rsid w:val="00EB2A78"/>
    <w:rsid w:val="00EB3AF5"/>
    <w:rsid w:val="00EB5537"/>
    <w:rsid w:val="00EB62DF"/>
    <w:rsid w:val="00EB6953"/>
    <w:rsid w:val="00EC0C1E"/>
    <w:rsid w:val="00EC1528"/>
    <w:rsid w:val="00EC304F"/>
    <w:rsid w:val="00EC438C"/>
    <w:rsid w:val="00EC469D"/>
    <w:rsid w:val="00EC6013"/>
    <w:rsid w:val="00EC656B"/>
    <w:rsid w:val="00EC7445"/>
    <w:rsid w:val="00ED0AAC"/>
    <w:rsid w:val="00ED15DE"/>
    <w:rsid w:val="00ED18A7"/>
    <w:rsid w:val="00ED1AF2"/>
    <w:rsid w:val="00ED1DF5"/>
    <w:rsid w:val="00ED2057"/>
    <w:rsid w:val="00ED2BFF"/>
    <w:rsid w:val="00ED4424"/>
    <w:rsid w:val="00ED46B1"/>
    <w:rsid w:val="00ED47DF"/>
    <w:rsid w:val="00ED4F77"/>
    <w:rsid w:val="00ED5DA4"/>
    <w:rsid w:val="00ED600E"/>
    <w:rsid w:val="00EE2ADA"/>
    <w:rsid w:val="00EE2B9E"/>
    <w:rsid w:val="00EE3083"/>
    <w:rsid w:val="00EE3782"/>
    <w:rsid w:val="00EE3D7F"/>
    <w:rsid w:val="00EE50CA"/>
    <w:rsid w:val="00EE577F"/>
    <w:rsid w:val="00EE72E7"/>
    <w:rsid w:val="00EF03CB"/>
    <w:rsid w:val="00EF0C4F"/>
    <w:rsid w:val="00EF1BC3"/>
    <w:rsid w:val="00EF2F5E"/>
    <w:rsid w:val="00EF33E5"/>
    <w:rsid w:val="00EF4059"/>
    <w:rsid w:val="00EF49AE"/>
    <w:rsid w:val="00EF5443"/>
    <w:rsid w:val="00EF5C8F"/>
    <w:rsid w:val="00EF6EBD"/>
    <w:rsid w:val="00EF7F04"/>
    <w:rsid w:val="00F01A99"/>
    <w:rsid w:val="00F02194"/>
    <w:rsid w:val="00F02EFC"/>
    <w:rsid w:val="00F03027"/>
    <w:rsid w:val="00F0304F"/>
    <w:rsid w:val="00F03855"/>
    <w:rsid w:val="00F04F48"/>
    <w:rsid w:val="00F05AE0"/>
    <w:rsid w:val="00F10BD2"/>
    <w:rsid w:val="00F10F17"/>
    <w:rsid w:val="00F1163F"/>
    <w:rsid w:val="00F11E4B"/>
    <w:rsid w:val="00F1354C"/>
    <w:rsid w:val="00F1472F"/>
    <w:rsid w:val="00F15B37"/>
    <w:rsid w:val="00F16B66"/>
    <w:rsid w:val="00F17616"/>
    <w:rsid w:val="00F21603"/>
    <w:rsid w:val="00F22309"/>
    <w:rsid w:val="00F2388F"/>
    <w:rsid w:val="00F2420C"/>
    <w:rsid w:val="00F2492F"/>
    <w:rsid w:val="00F24CD4"/>
    <w:rsid w:val="00F2540D"/>
    <w:rsid w:val="00F25CFF"/>
    <w:rsid w:val="00F2723E"/>
    <w:rsid w:val="00F30664"/>
    <w:rsid w:val="00F30C55"/>
    <w:rsid w:val="00F30F79"/>
    <w:rsid w:val="00F31AF7"/>
    <w:rsid w:val="00F31D3A"/>
    <w:rsid w:val="00F3244D"/>
    <w:rsid w:val="00F32BD1"/>
    <w:rsid w:val="00F350F4"/>
    <w:rsid w:val="00F365FB"/>
    <w:rsid w:val="00F36EC8"/>
    <w:rsid w:val="00F3703C"/>
    <w:rsid w:val="00F37591"/>
    <w:rsid w:val="00F4219F"/>
    <w:rsid w:val="00F42A54"/>
    <w:rsid w:val="00F42F3A"/>
    <w:rsid w:val="00F43C5C"/>
    <w:rsid w:val="00F44FCB"/>
    <w:rsid w:val="00F45602"/>
    <w:rsid w:val="00F47167"/>
    <w:rsid w:val="00F4729B"/>
    <w:rsid w:val="00F47A97"/>
    <w:rsid w:val="00F47CA8"/>
    <w:rsid w:val="00F50328"/>
    <w:rsid w:val="00F50AC2"/>
    <w:rsid w:val="00F52092"/>
    <w:rsid w:val="00F52960"/>
    <w:rsid w:val="00F534ED"/>
    <w:rsid w:val="00F54C65"/>
    <w:rsid w:val="00F55947"/>
    <w:rsid w:val="00F55F46"/>
    <w:rsid w:val="00F565BA"/>
    <w:rsid w:val="00F56C65"/>
    <w:rsid w:val="00F57FCC"/>
    <w:rsid w:val="00F60F2E"/>
    <w:rsid w:val="00F60F67"/>
    <w:rsid w:val="00F618EE"/>
    <w:rsid w:val="00F62041"/>
    <w:rsid w:val="00F65DC9"/>
    <w:rsid w:val="00F666D3"/>
    <w:rsid w:val="00F66D28"/>
    <w:rsid w:val="00F679B8"/>
    <w:rsid w:val="00F70A78"/>
    <w:rsid w:val="00F721B4"/>
    <w:rsid w:val="00F73B51"/>
    <w:rsid w:val="00F73DFC"/>
    <w:rsid w:val="00F75144"/>
    <w:rsid w:val="00F76BA0"/>
    <w:rsid w:val="00F7748F"/>
    <w:rsid w:val="00F77835"/>
    <w:rsid w:val="00F77CA5"/>
    <w:rsid w:val="00F8148A"/>
    <w:rsid w:val="00F81E80"/>
    <w:rsid w:val="00F82AA1"/>
    <w:rsid w:val="00F8351D"/>
    <w:rsid w:val="00F83630"/>
    <w:rsid w:val="00F8563E"/>
    <w:rsid w:val="00F87D2D"/>
    <w:rsid w:val="00F87E92"/>
    <w:rsid w:val="00F90889"/>
    <w:rsid w:val="00F90B4C"/>
    <w:rsid w:val="00F93162"/>
    <w:rsid w:val="00F937FE"/>
    <w:rsid w:val="00F94395"/>
    <w:rsid w:val="00F949D3"/>
    <w:rsid w:val="00F95475"/>
    <w:rsid w:val="00F95589"/>
    <w:rsid w:val="00F95BE1"/>
    <w:rsid w:val="00F969BC"/>
    <w:rsid w:val="00F96A12"/>
    <w:rsid w:val="00F974C5"/>
    <w:rsid w:val="00FA0464"/>
    <w:rsid w:val="00FA0548"/>
    <w:rsid w:val="00FA0FC6"/>
    <w:rsid w:val="00FA1E9A"/>
    <w:rsid w:val="00FA2256"/>
    <w:rsid w:val="00FA2D47"/>
    <w:rsid w:val="00FA38EA"/>
    <w:rsid w:val="00FA3D1F"/>
    <w:rsid w:val="00FA4AAC"/>
    <w:rsid w:val="00FA5377"/>
    <w:rsid w:val="00FA6652"/>
    <w:rsid w:val="00FA669E"/>
    <w:rsid w:val="00FA6CE5"/>
    <w:rsid w:val="00FA7481"/>
    <w:rsid w:val="00FB0A1A"/>
    <w:rsid w:val="00FB1275"/>
    <w:rsid w:val="00FB18BE"/>
    <w:rsid w:val="00FB1C90"/>
    <w:rsid w:val="00FB36FA"/>
    <w:rsid w:val="00FB4DDE"/>
    <w:rsid w:val="00FB50A8"/>
    <w:rsid w:val="00FB636B"/>
    <w:rsid w:val="00FB7E25"/>
    <w:rsid w:val="00FB7E3D"/>
    <w:rsid w:val="00FC03F2"/>
    <w:rsid w:val="00FC18FC"/>
    <w:rsid w:val="00FC1CC7"/>
    <w:rsid w:val="00FC262C"/>
    <w:rsid w:val="00FC2D62"/>
    <w:rsid w:val="00FC3D7E"/>
    <w:rsid w:val="00FC4783"/>
    <w:rsid w:val="00FC4FBF"/>
    <w:rsid w:val="00FC522A"/>
    <w:rsid w:val="00FC5534"/>
    <w:rsid w:val="00FC6776"/>
    <w:rsid w:val="00FD4794"/>
    <w:rsid w:val="00FD4F30"/>
    <w:rsid w:val="00FD5713"/>
    <w:rsid w:val="00FD5989"/>
    <w:rsid w:val="00FD62F0"/>
    <w:rsid w:val="00FD7203"/>
    <w:rsid w:val="00FE0608"/>
    <w:rsid w:val="00FE0C44"/>
    <w:rsid w:val="00FE12C7"/>
    <w:rsid w:val="00FE131A"/>
    <w:rsid w:val="00FE17FA"/>
    <w:rsid w:val="00FE257C"/>
    <w:rsid w:val="00FE2B02"/>
    <w:rsid w:val="00FE4A92"/>
    <w:rsid w:val="00FE4DEC"/>
    <w:rsid w:val="00FE55B2"/>
    <w:rsid w:val="00FE568D"/>
    <w:rsid w:val="00FE5984"/>
    <w:rsid w:val="00FE6A03"/>
    <w:rsid w:val="00FE701E"/>
    <w:rsid w:val="00FE79A1"/>
    <w:rsid w:val="00FF111C"/>
    <w:rsid w:val="00FF1521"/>
    <w:rsid w:val="00FF27B3"/>
    <w:rsid w:val="00FF3F47"/>
    <w:rsid w:val="00FF40A2"/>
    <w:rsid w:val="00FF4228"/>
    <w:rsid w:val="00FF5270"/>
    <w:rsid w:val="00FF64DE"/>
    <w:rsid w:val="00FF6E7C"/>
    <w:rsid w:val="00FF7A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026E72"/>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rsid w:val="005A2FF5"/>
    <w:pPr>
      <w:numPr>
        <w:numId w:val="25"/>
      </w:numPr>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customStyle="1" w:styleId="MenoPendente1">
    <w:name w:val="Menção Pendente1"/>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026E72"/>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34"/>
    <w:rsid w:val="005A2FF5"/>
    <w:rPr>
      <w:rFonts w:ascii="Times New Roman" w:eastAsia="Times New Roman" w:hAnsi="Times New Roman" w:cs="Times New Roman"/>
      <w:lang w:val="pt-BR"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val="pt-BR"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val="pt-BR"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aliases w:val="Nota de Rodapé"/>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pPr>
      <w:spacing w:line="480" w:lineRule="auto"/>
      <w:ind w:left="720" w:hanging="720"/>
    </w:pPr>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 w:type="character" w:styleId="Refdenotadefim">
    <w:name w:val="endnote reference"/>
    <w:basedOn w:val="Fontepargpadro"/>
    <w:uiPriority w:val="99"/>
    <w:semiHidden/>
    <w:unhideWhenUsed/>
    <w:rsid w:val="009768C2"/>
    <w:rPr>
      <w:vertAlign w:val="superscript"/>
    </w:rPr>
  </w:style>
  <w:style w:type="paragraph" w:styleId="Citao">
    <w:name w:val="Quote"/>
    <w:basedOn w:val="Normal"/>
    <w:next w:val="Normal"/>
    <w:link w:val="CitaoChar"/>
    <w:uiPriority w:val="29"/>
    <w:rsid w:val="000F013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F0138"/>
    <w:rPr>
      <w:rFonts w:ascii="Times New Roman" w:eastAsia="Times New Roman" w:hAnsi="Times New Roman" w:cs="Times New Roman"/>
      <w:i/>
      <w:iCs/>
      <w:color w:val="404040" w:themeColor="text1" w:themeTint="BF"/>
      <w:lang w:val="pt-BR" w:bidi="en-US"/>
    </w:rPr>
  </w:style>
  <w:style w:type="paragraph" w:customStyle="1" w:styleId="Citaolonga">
    <w:name w:val="Citação longa"/>
    <w:basedOn w:val="NormalWeb"/>
    <w:link w:val="CitaolongaChar"/>
    <w:qFormat/>
    <w:rsid w:val="00C96A61"/>
    <w:pPr>
      <w:spacing w:line="276" w:lineRule="auto"/>
      <w:ind w:left="709"/>
    </w:pPr>
    <w:rPr>
      <w:sz w:val="22"/>
      <w:szCs w:val="22"/>
    </w:rPr>
  </w:style>
  <w:style w:type="character" w:customStyle="1" w:styleId="CitaolongaChar">
    <w:name w:val="Citação longa Char"/>
    <w:basedOn w:val="NormalWebChar"/>
    <w:link w:val="Citaolonga"/>
    <w:rsid w:val="00C96A61"/>
    <w:rPr>
      <w:rFonts w:ascii="Times New Roman" w:eastAsia="Times New Roman" w:hAnsi="Times New Roman" w:cs="Times New Roman"/>
      <w:sz w:val="20"/>
      <w:szCs w:val="24"/>
      <w:lang w:val="pt-BR" w:bidi="en-US"/>
    </w:rPr>
  </w:style>
  <w:style w:type="paragraph" w:customStyle="1" w:styleId="Codigo">
    <w:name w:val="Codigo"/>
    <w:basedOn w:val="Normal"/>
    <w:link w:val="CodigoChar"/>
    <w:qFormat/>
    <w:rsid w:val="009846E8"/>
    <w:pPr>
      <w:widowControl/>
      <w:autoSpaceDE/>
      <w:autoSpaceDN/>
      <w:ind w:left="447"/>
      <w:jc w:val="both"/>
    </w:pPr>
    <w:rPr>
      <w:rFonts w:ascii="Courier New" w:eastAsiaTheme="minorHAnsi" w:hAnsi="Courier New" w:cs="Courier New"/>
      <w:sz w:val="20"/>
      <w:szCs w:val="20"/>
      <w:lang w:bidi="ar-SA"/>
    </w:rPr>
  </w:style>
  <w:style w:type="character" w:customStyle="1" w:styleId="CodigoChar">
    <w:name w:val="Codigo Char"/>
    <w:basedOn w:val="Fontepargpadro"/>
    <w:link w:val="Codigo"/>
    <w:rsid w:val="009846E8"/>
    <w:rPr>
      <w:rFonts w:ascii="Courier New" w:hAnsi="Courier New" w:cs="Courier New"/>
      <w:sz w:val="20"/>
      <w:szCs w:val="20"/>
      <w:lang w:val="pt-BR"/>
    </w:rPr>
  </w:style>
  <w:style w:type="paragraph" w:customStyle="1" w:styleId="Citao0">
    <w:name w:val="_Citação"/>
    <w:basedOn w:val="Normal"/>
    <w:link w:val="CitaoChar0"/>
    <w:qFormat/>
    <w:rsid w:val="009846E8"/>
    <w:pPr>
      <w:widowControl/>
      <w:autoSpaceDE/>
      <w:autoSpaceDN/>
      <w:spacing w:line="360" w:lineRule="auto"/>
      <w:ind w:left="2268"/>
      <w:jc w:val="both"/>
    </w:pPr>
    <w:rPr>
      <w:rFonts w:ascii="Arial" w:eastAsiaTheme="minorHAnsi" w:hAnsi="Arial" w:cstheme="minorBidi"/>
      <w:sz w:val="20"/>
      <w:szCs w:val="20"/>
      <w:lang w:eastAsia="pt-BR" w:bidi="ar-SA"/>
    </w:rPr>
  </w:style>
  <w:style w:type="character" w:customStyle="1" w:styleId="CitaoChar0">
    <w:name w:val="_Citação Char"/>
    <w:basedOn w:val="Fontepargpadro"/>
    <w:link w:val="Citao0"/>
    <w:rsid w:val="009846E8"/>
    <w:rPr>
      <w:rFonts w:ascii="Arial" w:hAnsi="Arial"/>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comments" Target="comments.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3.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microsoft.com/office/2016/09/relationships/commentsIds" Target="commentsIds.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jp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openxmlformats.org/officeDocument/2006/relationships/image" Target="media/image5.jpg"/><Relationship Id="rId28" Type="http://schemas.openxmlformats.org/officeDocument/2006/relationships/header" Target="header2.xml"/><Relationship Id="rId10" Type="http://schemas.openxmlformats.org/officeDocument/2006/relationships/endnotes" Target="end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image" Target="media/image4.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F7D5D4-DE25-49C4-9D01-AF5F24ECC6DB}">
  <ds:schemaRefs>
    <ds:schemaRef ds:uri="http://schemas.microsoft.com/sharepoint/v3/contenttype/forms"/>
  </ds:schemaRefs>
</ds:datastoreItem>
</file>

<file path=customXml/itemProps2.xml><?xml version="1.0" encoding="utf-8"?>
<ds:datastoreItem xmlns:ds="http://schemas.openxmlformats.org/officeDocument/2006/customXml" ds:itemID="{D9924D24-F831-4AC4-BA88-0B975DFC2593}">
  <ds:schemaRefs>
    <ds:schemaRef ds:uri="http://schemas.openxmlformats.org/officeDocument/2006/bibliography"/>
  </ds:schemaRefs>
</ds:datastoreItem>
</file>

<file path=customXml/itemProps3.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16</Pages>
  <Words>13449</Words>
  <Characters>79621</Characters>
  <Application>Microsoft Office Word</Application>
  <DocSecurity>0</DocSecurity>
  <Lines>1105</Lines>
  <Paragraphs>564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92506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Marco Aurélio Barbiero</cp:lastModifiedBy>
  <cp:revision>94</cp:revision>
  <cp:lastPrinted>2024-10-01T11:20:00Z</cp:lastPrinted>
  <dcterms:created xsi:type="dcterms:W3CDTF">2025-12-14T12:21:00Z</dcterms:created>
  <dcterms:modified xsi:type="dcterms:W3CDTF">2025-12-14T20:43:00Z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zotero-version="7.0.30"&gt;&lt;session id="9b0BWo8B"/&gt;&lt;style id="http://www.zotero.org/styles/apa" locale="pt-BR"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