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BC318" w14:textId="3B8EDA1B" w:rsidR="00083715" w:rsidRDefault="00083715" w:rsidP="00083715">
      <w:pPr>
        <w:ind w:left="142" w:right="142"/>
        <w:rPr>
          <w:color w:val="000000" w:themeColor="text1"/>
          <w:spacing w:val="-3"/>
          <w:sz w:val="16"/>
          <w:szCs w:val="16"/>
        </w:rPr>
      </w:pPr>
      <w:r>
        <w:rPr>
          <w:noProof/>
        </w:rPr>
        <mc:AlternateContent>
          <mc:Choice Requires="wps">
            <w:drawing>
              <wp:anchor distT="0" distB="0" distL="114300" distR="114300" simplePos="0" relativeHeight="251658245" behindDoc="0" locked="0" layoutInCell="1" allowOverlap="1" wp14:anchorId="548CB496" wp14:editId="34F8CCA3">
                <wp:simplePos x="0" y="0"/>
                <wp:positionH relativeFrom="page">
                  <wp:posOffset>539750</wp:posOffset>
                </wp:positionH>
                <wp:positionV relativeFrom="paragraph">
                  <wp:posOffset>52705</wp:posOffset>
                </wp:positionV>
                <wp:extent cx="6480175" cy="0"/>
                <wp:effectExtent l="0" t="0" r="0" b="0"/>
                <wp:wrapNone/>
                <wp:docPr id="34" name="Conector reto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5061">
                          <a:solidFill>
                            <a:srgbClr val="666666"/>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820700" id="Conector reto 34" o:spid="_x0000_s1026" style="position:absolute;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5pt,4.15pt" to="552.7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" strokecolor="#666" strokeweight=".14058mm">
                <w10:wrap anchorx="page"/>
              </v:line>
            </w:pict>
          </mc:Fallback>
        </mc:AlternateContent>
      </w:r>
      <w:r>
        <w:rPr>
          <w:noProof/>
        </w:rPr>
        <w:drawing>
          <wp:anchor distT="0" distB="0" distL="114300" distR="114300" simplePos="0" relativeHeight="251658246" behindDoc="0" locked="0" layoutInCell="1" allowOverlap="1" wp14:anchorId="47CF6381" wp14:editId="7D0222D3">
            <wp:simplePos x="0" y="0"/>
            <wp:positionH relativeFrom="margin">
              <wp:posOffset>5785485</wp:posOffset>
            </wp:positionH>
            <wp:positionV relativeFrom="paragraph">
              <wp:posOffset>69215</wp:posOffset>
            </wp:positionV>
            <wp:extent cx="473710" cy="539750"/>
            <wp:effectExtent l="0" t="0" r="2540" b="0"/>
            <wp:wrapNone/>
            <wp:docPr id="33" name="Imagem 33" descr="Uma imagem contendo clip-art&#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Uma imagem contendo clip-art&#10;&#10;Descrição gerada automa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710" cy="5397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7" behindDoc="0" locked="0" layoutInCell="1" allowOverlap="1" wp14:anchorId="16E32436" wp14:editId="55D3A7A8">
            <wp:simplePos x="0" y="0"/>
            <wp:positionH relativeFrom="column">
              <wp:posOffset>-177165</wp:posOffset>
            </wp:positionH>
            <wp:positionV relativeFrom="paragraph">
              <wp:posOffset>34290</wp:posOffset>
            </wp:positionV>
            <wp:extent cx="647700" cy="647700"/>
            <wp:effectExtent l="0" t="0" r="0" b="0"/>
            <wp:wrapNone/>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pic:spPr>
                </pic:pic>
              </a:graphicData>
            </a:graphic>
            <wp14:sizeRelH relativeFrom="margin">
              <wp14:pctWidth>0</wp14:pctWidth>
            </wp14:sizeRelH>
            <wp14:sizeRelV relativeFrom="margin">
              <wp14:pctHeight>0</wp14:pctHeight>
            </wp14:sizeRelV>
          </wp:anchor>
        </w:drawing>
      </w:r>
    </w:p>
    <w:p w14:paraId="309847C3" w14:textId="77777777" w:rsidR="00083715" w:rsidRDefault="00083715" w:rsidP="00083715">
      <w:pPr>
        <w:spacing w:line="276" w:lineRule="auto"/>
        <w:jc w:val="center"/>
        <w:rPr>
          <w:color w:val="7F7F7F" w:themeColor="text1" w:themeTint="80"/>
          <w:sz w:val="20"/>
          <w:szCs w:val="20"/>
        </w:rPr>
      </w:pPr>
      <w:r>
        <w:rPr>
          <w:color w:val="7F7F7F" w:themeColor="text1" w:themeTint="80"/>
          <w:sz w:val="20"/>
          <w:szCs w:val="20"/>
        </w:rPr>
        <w:t>Revista Brasileira de Cartografia</w:t>
      </w:r>
    </w:p>
    <w:p w14:paraId="5D05C7B9" w14:textId="77777777" w:rsidR="00083715" w:rsidRDefault="00083715" w:rsidP="00083715">
      <w:pPr>
        <w:spacing w:line="276" w:lineRule="auto"/>
        <w:jc w:val="center"/>
        <w:rPr>
          <w:color w:val="7F7F7F" w:themeColor="text1" w:themeTint="80"/>
          <w:sz w:val="20"/>
          <w:szCs w:val="20"/>
        </w:rPr>
      </w:pPr>
      <w:r>
        <w:rPr>
          <w:color w:val="7F7F7F" w:themeColor="text1" w:themeTint="80"/>
          <w:sz w:val="20"/>
          <w:szCs w:val="20"/>
        </w:rPr>
        <w:t xml:space="preserve">ISSN 1808-0936 | </w:t>
      </w:r>
      <w:hyperlink r:id="rId13" w:history="1">
        <w:r>
          <w:rPr>
            <w:rStyle w:val="Hyperlink"/>
            <w:color w:val="7F7F7F" w:themeColor="text1" w:themeTint="80"/>
            <w:sz w:val="20"/>
            <w:szCs w:val="20"/>
          </w:rPr>
          <w:t>https://doi.org/10.14393/revbrascartogr</w:t>
        </w:r>
      </w:hyperlink>
    </w:p>
    <w:p w14:paraId="41CBF3C7" w14:textId="77777777" w:rsidR="00083715" w:rsidRDefault="00083715" w:rsidP="00083715">
      <w:pPr>
        <w:spacing w:line="276" w:lineRule="auto"/>
        <w:jc w:val="center"/>
        <w:rPr>
          <w:color w:val="7F7F7F" w:themeColor="text1" w:themeTint="80"/>
          <w:sz w:val="20"/>
          <w:szCs w:val="20"/>
        </w:rPr>
      </w:pPr>
      <w:r>
        <w:rPr>
          <w:color w:val="7F7F7F" w:themeColor="text1" w:themeTint="80"/>
          <w:sz w:val="20"/>
          <w:szCs w:val="20"/>
        </w:rPr>
        <w:t>Sociedade Brasileira de Cartografia, Geodésia, Fotogrametria e Sensoriamento Remoto</w:t>
      </w:r>
      <w:r>
        <w:rPr>
          <w:noProof/>
        </w:rPr>
        <mc:AlternateContent>
          <mc:Choice Requires="wps">
            <w:drawing>
              <wp:anchor distT="0" distB="0" distL="114300" distR="114300" simplePos="0" relativeHeight="251658244" behindDoc="1" locked="0" layoutInCell="1" allowOverlap="1" wp14:anchorId="1206BB37" wp14:editId="2748EC4C">
                <wp:simplePos x="0" y="0"/>
                <wp:positionH relativeFrom="margin">
                  <wp:align>center</wp:align>
                </wp:positionH>
                <wp:positionV relativeFrom="paragraph">
                  <wp:posOffset>164465</wp:posOffset>
                </wp:positionV>
                <wp:extent cx="6480175" cy="0"/>
                <wp:effectExtent l="0" t="0" r="0" b="0"/>
                <wp:wrapNone/>
                <wp:docPr id="31" name="Conector reto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5061">
                          <a:solidFill>
                            <a:srgbClr val="666666"/>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BEAE07" id="Conector reto 31" o:spid="_x0000_s1026" style="position:absolute;z-index:-2516582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2.95pt" to="510.2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" strokecolor="#666" strokeweight=".14058mm">
                <w10:wrap anchorx="margin"/>
              </v:line>
            </w:pict>
          </mc:Fallback>
        </mc:AlternateContent>
      </w:r>
    </w:p>
    <w:p w14:paraId="7FDF0F60" w14:textId="2AAEC3F7" w:rsidR="00B8200D" w:rsidRPr="001C5F5C" w:rsidRDefault="00EE577F" w:rsidP="004B2939">
      <w:pPr>
        <w:pStyle w:val="Ttuloemportugus"/>
      </w:pPr>
      <w:r>
        <w:t>Georreferenciamento em Massa de Parcelas Urbanas</w:t>
      </w:r>
    </w:p>
    <w:p w14:paraId="4048983D" w14:textId="1F069B16" w:rsidR="003E68BF" w:rsidRPr="002E66F8" w:rsidRDefault="002E66F8" w:rsidP="005114FA">
      <w:pPr>
        <w:pStyle w:val="TtuloemIngls"/>
        <w:rPr>
          <w:lang w:val="en-US"/>
        </w:rPr>
      </w:pPr>
      <w:r w:rsidRPr="002E66F8">
        <w:rPr>
          <w:lang w:val="en-US"/>
        </w:rPr>
        <w:t>Large-Scale Georeferencing of Urban Parcels</w:t>
      </w:r>
    </w:p>
    <w:p w14:paraId="2B5DD6D4" w14:textId="55E0CA1F" w:rsidR="00B8200D" w:rsidRDefault="00CE69DA" w:rsidP="004B2939">
      <w:pPr>
        <w:pStyle w:val="Autoria"/>
        <w:rPr>
          <w:color w:val="FF0000"/>
        </w:rPr>
      </w:pPr>
      <w:r w:rsidRPr="001C5F5C">
        <w:t>Autor1</w:t>
      </w:r>
      <w:r w:rsidRPr="001C5F5C">
        <w:rPr>
          <w:w w:val="99"/>
        </w:rPr>
        <w:t xml:space="preserve"> </w:t>
      </w:r>
      <w:r w:rsidR="00385CFD" w:rsidRPr="001C5F5C">
        <w:rPr>
          <w:spacing w:val="-6"/>
          <w:w w:val="103"/>
          <w:position w:val="7"/>
          <w:sz w:val="14"/>
        </w:rPr>
        <w:t>1</w:t>
      </w:r>
      <w:r w:rsidR="00385CFD" w:rsidRPr="001C5F5C">
        <w:rPr>
          <w:w w:val="99"/>
        </w:rPr>
        <w:t>,</w:t>
      </w:r>
      <w:r w:rsidR="00135744" w:rsidRPr="001C5F5C">
        <w:t xml:space="preserve"> </w:t>
      </w:r>
      <w:r w:rsidRPr="001C5F5C">
        <w:t xml:space="preserve">Autor2 </w:t>
      </w:r>
      <w:r w:rsidR="00385CFD" w:rsidRPr="001C5F5C">
        <w:rPr>
          <w:spacing w:val="-24"/>
          <w:w w:val="103"/>
          <w:position w:val="7"/>
          <w:sz w:val="14"/>
        </w:rPr>
        <w:t>2</w:t>
      </w:r>
      <w:r w:rsidR="00385CFD" w:rsidRPr="001C5F5C">
        <w:rPr>
          <w:w w:val="99"/>
        </w:rPr>
        <w:t>,</w:t>
      </w:r>
      <w:r w:rsidR="00385CFD" w:rsidRPr="001C5F5C">
        <w:t xml:space="preserve"> </w:t>
      </w:r>
      <w:r w:rsidRPr="001C5F5C">
        <w:t xml:space="preserve">Autor3 </w:t>
      </w:r>
      <w:r w:rsidR="00385CFD" w:rsidRPr="001C5F5C">
        <w:rPr>
          <w:spacing w:val="-24"/>
          <w:w w:val="103"/>
          <w:position w:val="7"/>
          <w:sz w:val="14"/>
        </w:rPr>
        <w:t>3</w:t>
      </w:r>
      <w:r w:rsidR="00EE3D7F" w:rsidRPr="001C5F5C">
        <w:rPr>
          <w:w w:val="99"/>
        </w:rPr>
        <w:t xml:space="preserve"> e</w:t>
      </w:r>
      <w:r w:rsidR="00385CFD" w:rsidRPr="001C5F5C">
        <w:t xml:space="preserve"> </w:t>
      </w:r>
      <w:r w:rsidRPr="001C5F5C">
        <w:t xml:space="preserve">Autor4 </w:t>
      </w:r>
      <w:r w:rsidR="00385CFD" w:rsidRPr="001C5F5C">
        <w:rPr>
          <w:spacing w:val="-24"/>
          <w:w w:val="103"/>
          <w:position w:val="7"/>
          <w:sz w:val="14"/>
        </w:rPr>
        <w:t>4</w:t>
      </w:r>
      <w:r w:rsidRPr="001C5F5C">
        <w:rPr>
          <w:w w:val="99"/>
        </w:rPr>
        <w:t xml:space="preserve"> </w:t>
      </w:r>
      <w:r w:rsidR="00B35ADC" w:rsidRPr="00C33489">
        <w:rPr>
          <w:color w:val="FF0000"/>
        </w:rPr>
        <w:t>Preencher após aceite</w:t>
      </w:r>
    </w:p>
    <w:p w14:paraId="47A3A57C" w14:textId="77777777" w:rsidR="009B7A26" w:rsidRDefault="009B7A26" w:rsidP="004B2939">
      <w:pPr>
        <w:pStyle w:val="Autoria"/>
        <w:rPr>
          <w:color w:val="FF0000"/>
        </w:rPr>
      </w:pPr>
    </w:p>
    <w:p w14:paraId="5DF1A37C" w14:textId="758DD017" w:rsidR="009B7A26" w:rsidRPr="00F54C65" w:rsidRDefault="009B7A26" w:rsidP="009B7A26">
      <w:pPr>
        <w:pStyle w:val="Filiao"/>
        <w:ind w:left="0"/>
        <w:rPr>
          <w:color w:val="FF0000"/>
        </w:rPr>
      </w:pPr>
      <w:r w:rsidRPr="001C5F5C">
        <w:rPr>
          <w:sz w:val="14"/>
        </w:rPr>
        <w:t xml:space="preserve">1 </w:t>
      </w:r>
      <w:r w:rsidRPr="001C5F5C">
        <w:t>Instituição</w:t>
      </w:r>
      <w:r>
        <w:t>,</w:t>
      </w:r>
      <w:r w:rsidRPr="001C5F5C">
        <w:t xml:space="preserve"> Cidade, País.</w:t>
      </w:r>
      <w:r>
        <w:t xml:space="preserve"> E-mail.</w:t>
      </w:r>
      <w:r w:rsidRPr="001C5F5C">
        <w:t xml:space="preserve"> </w:t>
      </w:r>
      <w:r w:rsidRPr="00F54C65">
        <w:rPr>
          <w:color w:val="FF0000"/>
        </w:rPr>
        <w:t>Preencher após aceite</w:t>
      </w:r>
    </w:p>
    <w:p w14:paraId="1A19C775" w14:textId="77777777" w:rsidR="009B7A26" w:rsidRPr="001C5F5C" w:rsidRDefault="009B7A26" w:rsidP="009B7A26">
      <w:pPr>
        <w:pStyle w:val="Filiao"/>
        <w:ind w:left="0"/>
      </w:pPr>
      <w:r w:rsidRPr="001C5F5C">
        <w:t xml:space="preserve">  ORCID: </w:t>
      </w:r>
      <w:hyperlink r:id="rId14" w:history="1">
        <w:r w:rsidRPr="001C5F5C">
          <w:rPr>
            <w:rStyle w:val="Hyperlink"/>
          </w:rPr>
          <w:t>https://orcid.org/0000-0000-0000-0000</w:t>
        </w:r>
      </w:hyperlink>
      <w:r>
        <w:rPr>
          <w:rStyle w:val="Hyperlink"/>
        </w:rPr>
        <w:t xml:space="preserve"> </w:t>
      </w:r>
      <w:r w:rsidRPr="00F54C65">
        <w:rPr>
          <w:rStyle w:val="Hyperlink"/>
          <w:color w:val="FF0000"/>
          <w:u w:val="none"/>
        </w:rPr>
        <w:t>Preencher após aceite</w:t>
      </w:r>
    </w:p>
    <w:p w14:paraId="6A058D32" w14:textId="108B32B7" w:rsidR="009B7A26" w:rsidRPr="00F54C65" w:rsidRDefault="009B7A26" w:rsidP="009B7A26">
      <w:pPr>
        <w:pStyle w:val="Filiao"/>
        <w:ind w:left="0"/>
        <w:rPr>
          <w:color w:val="FF0000"/>
        </w:rPr>
      </w:pPr>
      <w:r w:rsidRPr="001C5F5C">
        <w:rPr>
          <w:sz w:val="14"/>
        </w:rPr>
        <w:t xml:space="preserve">2 </w:t>
      </w:r>
      <w:r w:rsidRPr="001C5F5C">
        <w:t>Instituição</w:t>
      </w:r>
      <w:r>
        <w:t>,</w:t>
      </w:r>
      <w:r w:rsidRPr="001C5F5C">
        <w:t xml:space="preserve"> Cidade, País.</w:t>
      </w:r>
      <w:r>
        <w:t xml:space="preserve"> E-mail.</w:t>
      </w:r>
      <w:r w:rsidRPr="001C5F5C">
        <w:t xml:space="preserve">  </w:t>
      </w:r>
      <w:r w:rsidRPr="00F54C65">
        <w:rPr>
          <w:color w:val="FF0000"/>
        </w:rPr>
        <w:t>Preencher após aceite</w:t>
      </w:r>
    </w:p>
    <w:p w14:paraId="7206B21E" w14:textId="77777777" w:rsidR="009B7A26" w:rsidRPr="00F54C65" w:rsidRDefault="009B7A26" w:rsidP="009B7A26">
      <w:pPr>
        <w:pStyle w:val="Filiao"/>
        <w:ind w:left="0"/>
      </w:pPr>
      <w:r w:rsidRPr="001C5F5C">
        <w:t xml:space="preserve">  ORCID: </w:t>
      </w:r>
      <w:hyperlink r:id="rId15" w:history="1">
        <w:r w:rsidRPr="001C5F5C">
          <w:rPr>
            <w:rStyle w:val="Hyperlink"/>
          </w:rPr>
          <w:t>https://orcid.org/0000-0000-0000-0000</w:t>
        </w:r>
      </w:hyperlink>
      <w:r>
        <w:rPr>
          <w:rStyle w:val="Hyperlink"/>
        </w:rPr>
        <w:t xml:space="preserve"> </w:t>
      </w:r>
      <w:r w:rsidRPr="00F54C65">
        <w:rPr>
          <w:rStyle w:val="Hyperlink"/>
          <w:color w:val="FF0000"/>
          <w:u w:val="none"/>
        </w:rPr>
        <w:t>Preencher após aceite</w:t>
      </w:r>
    </w:p>
    <w:p w14:paraId="05EC2BE1" w14:textId="1A7CAC93" w:rsidR="009B7A26" w:rsidRPr="00F54C65" w:rsidRDefault="009B7A26" w:rsidP="009B7A26">
      <w:pPr>
        <w:pStyle w:val="Filiao"/>
        <w:ind w:left="0"/>
        <w:rPr>
          <w:color w:val="FF0000"/>
        </w:rPr>
      </w:pPr>
      <w:r w:rsidRPr="001C5F5C">
        <w:rPr>
          <w:sz w:val="14"/>
        </w:rPr>
        <w:t xml:space="preserve">3 </w:t>
      </w:r>
      <w:r w:rsidRPr="001C5F5C">
        <w:t xml:space="preserve">Instituição, Cidade, País. </w:t>
      </w:r>
      <w:r>
        <w:t>E-mail.</w:t>
      </w:r>
      <w:r w:rsidRPr="001C5F5C">
        <w:t xml:space="preserve"> </w:t>
      </w:r>
      <w:r w:rsidRPr="00F54C65">
        <w:rPr>
          <w:color w:val="FF0000"/>
        </w:rPr>
        <w:t>Preencher após aceite</w:t>
      </w:r>
    </w:p>
    <w:p w14:paraId="505BF755" w14:textId="77777777" w:rsidR="009B7A26" w:rsidRPr="001C5F5C" w:rsidRDefault="009B7A26" w:rsidP="009B7A26">
      <w:pPr>
        <w:pStyle w:val="Filiao"/>
        <w:ind w:left="0"/>
      </w:pPr>
      <w:r w:rsidRPr="001C5F5C">
        <w:t xml:space="preserve">  ORCID: </w:t>
      </w:r>
      <w:hyperlink r:id="rId16" w:history="1">
        <w:r w:rsidRPr="001C5F5C">
          <w:rPr>
            <w:rStyle w:val="Hyperlink"/>
          </w:rPr>
          <w:t>https://orcid.org/0000-0000-0000-0000</w:t>
        </w:r>
      </w:hyperlink>
      <w:r w:rsidRPr="00B35ADC">
        <w:t xml:space="preserve"> </w:t>
      </w:r>
      <w:r w:rsidRPr="00F54C65">
        <w:rPr>
          <w:rStyle w:val="Hyperlink"/>
          <w:color w:val="FF0000"/>
          <w:u w:val="none"/>
        </w:rPr>
        <w:t>Preencher após aceite</w:t>
      </w:r>
    </w:p>
    <w:p w14:paraId="732C523D" w14:textId="3BF54BDC" w:rsidR="009B7A26" w:rsidRPr="001C5F5C" w:rsidRDefault="009B7A26" w:rsidP="009B7A26">
      <w:pPr>
        <w:pStyle w:val="Filiao"/>
        <w:ind w:left="0"/>
      </w:pPr>
      <w:r w:rsidRPr="001C5F5C">
        <w:rPr>
          <w:sz w:val="14"/>
        </w:rPr>
        <w:t xml:space="preserve">4 </w:t>
      </w:r>
      <w:r w:rsidRPr="001C5F5C">
        <w:t>Instituição,</w:t>
      </w:r>
      <w:r w:rsidR="004D44B8">
        <w:t xml:space="preserve"> </w:t>
      </w:r>
      <w:r w:rsidRPr="001C5F5C">
        <w:t>Cidade, País.</w:t>
      </w:r>
      <w:r>
        <w:t xml:space="preserve"> E-mail.</w:t>
      </w:r>
      <w:r w:rsidRPr="001C5F5C">
        <w:t xml:space="preserve">  </w:t>
      </w:r>
      <w:r w:rsidRPr="00F54C65">
        <w:rPr>
          <w:color w:val="FF0000"/>
        </w:rPr>
        <w:t>Preencher após aceite</w:t>
      </w:r>
    </w:p>
    <w:p w14:paraId="065BF09D" w14:textId="77777777" w:rsidR="009B7A26" w:rsidRPr="00233878" w:rsidRDefault="009B7A26" w:rsidP="009B7A26">
      <w:pPr>
        <w:pStyle w:val="Filiao"/>
        <w:ind w:left="0"/>
        <w:rPr>
          <w:color w:val="FF0000"/>
        </w:rPr>
      </w:pPr>
      <w:r w:rsidRPr="001C5F5C">
        <w:t xml:space="preserve">  ORCID: </w:t>
      </w:r>
      <w:hyperlink r:id="rId17" w:history="1">
        <w:r w:rsidRPr="001C5F5C">
          <w:rPr>
            <w:rStyle w:val="Hyperlink"/>
          </w:rPr>
          <w:t>https://orcid.org/0000-0000-0000-0000</w:t>
        </w:r>
      </w:hyperlink>
      <w:r w:rsidRPr="00B35ADC">
        <w:t xml:space="preserve"> </w:t>
      </w:r>
      <w:r w:rsidRPr="00F54C65">
        <w:rPr>
          <w:rStyle w:val="Hyperlink"/>
          <w:color w:val="FF0000"/>
          <w:u w:val="none"/>
        </w:rPr>
        <w:t>Preencher após aceite</w:t>
      </w:r>
    </w:p>
    <w:p w14:paraId="424EA3E0" w14:textId="77777777" w:rsidR="009B7A26" w:rsidRPr="00F54C65" w:rsidRDefault="009B7A26" w:rsidP="004B2939">
      <w:pPr>
        <w:pStyle w:val="Autoria"/>
        <w:rPr>
          <w:color w:val="FF0000"/>
          <w:w w:val="103"/>
          <w:position w:val="7"/>
          <w:sz w:val="14"/>
        </w:rPr>
      </w:pPr>
    </w:p>
    <w:p w14:paraId="0353CF39" w14:textId="4F33F698" w:rsidR="00FB36FA" w:rsidRDefault="009B7A26" w:rsidP="009B7A26">
      <w:pPr>
        <w:spacing w:before="80"/>
        <w:ind w:right="-284"/>
        <w:jc w:val="right"/>
      </w:pPr>
      <w:r w:rsidRPr="009B7A26">
        <w:rPr>
          <w:color w:val="666666"/>
          <w:sz w:val="18"/>
          <w:szCs w:val="18"/>
        </w:rPr>
        <w:t xml:space="preserve">Recebido: </w:t>
      </w:r>
      <w:proofErr w:type="spellStart"/>
      <w:proofErr w:type="gramStart"/>
      <w:r w:rsidRPr="009B7A26">
        <w:rPr>
          <w:color w:val="666666"/>
          <w:sz w:val="18"/>
          <w:szCs w:val="18"/>
        </w:rPr>
        <w:t>mm.aaaa</w:t>
      </w:r>
      <w:proofErr w:type="spellEnd"/>
      <w:proofErr w:type="gramEnd"/>
      <w:r w:rsidRPr="009B7A26">
        <w:rPr>
          <w:color w:val="666666"/>
          <w:sz w:val="18"/>
          <w:szCs w:val="18"/>
        </w:rPr>
        <w:t xml:space="preserve"> | Aceito: </w:t>
      </w:r>
      <w:proofErr w:type="spellStart"/>
      <w:proofErr w:type="gramStart"/>
      <w:r w:rsidRPr="009B7A26">
        <w:rPr>
          <w:color w:val="666666"/>
          <w:sz w:val="18"/>
          <w:szCs w:val="18"/>
        </w:rPr>
        <w:t>mm.aaaa</w:t>
      </w:r>
      <w:proofErr w:type="spellEnd"/>
      <w:proofErr w:type="gramEnd"/>
      <w:r w:rsidRPr="009B7A26">
        <w:rPr>
          <w:color w:val="7F7F7F" w:themeColor="text1" w:themeTint="80"/>
          <w:sz w:val="18"/>
          <w:szCs w:val="18"/>
        </w:rPr>
        <w:t xml:space="preserve"> </w:t>
      </w:r>
      <w:r w:rsidR="00230A48">
        <w:rPr>
          <w:noProof/>
        </w:rPr>
        <mc:AlternateContent>
          <mc:Choice Requires="wps">
            <w:drawing>
              <wp:anchor distT="0" distB="0" distL="0" distR="0" simplePos="0" relativeHeight="251658241" behindDoc="1" locked="0" layoutInCell="1" allowOverlap="1" wp14:anchorId="1CB62F30" wp14:editId="61655579">
                <wp:simplePos x="0" y="0"/>
                <wp:positionH relativeFrom="margin">
                  <wp:align>center</wp:align>
                </wp:positionH>
                <wp:positionV relativeFrom="paragraph">
                  <wp:posOffset>247650</wp:posOffset>
                </wp:positionV>
                <wp:extent cx="6480175" cy="0"/>
                <wp:effectExtent l="0" t="0" r="0" b="0"/>
                <wp:wrapTopAndBottom/>
                <wp:docPr id="2"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505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AB82B8" id="Line 17" o:spid="_x0000_s1026" style="position:absolute;z-index:-251658239;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 from="0,19.5pt" to="510.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" strokeweight=".14042mm">
                <w10:wrap type="topAndBottom" anchorx="margin"/>
              </v:line>
            </w:pict>
          </mc:Fallback>
        </mc:AlternateContent>
      </w:r>
    </w:p>
    <w:p w14:paraId="4588C70B" w14:textId="77777777" w:rsidR="00230A48" w:rsidRPr="0030257C" w:rsidRDefault="00230A48" w:rsidP="0030257C">
      <w:pPr>
        <w:pStyle w:val="Texto"/>
      </w:pPr>
    </w:p>
    <w:p w14:paraId="36BCAACB" w14:textId="31936F46" w:rsidR="005C3E1D" w:rsidRPr="00BC02BD" w:rsidRDefault="00135744" w:rsidP="00BC02BD">
      <w:pPr>
        <w:pStyle w:val="ResumoAbstract"/>
        <w:rPr>
          <w:bCs/>
        </w:rPr>
      </w:pPr>
      <w:r w:rsidRPr="002B66D1">
        <w:rPr>
          <w:b/>
        </w:rPr>
        <w:t>Resumo</w:t>
      </w:r>
      <w:r w:rsidR="00385CFD" w:rsidRPr="002B66D1">
        <w:t xml:space="preserve">: </w:t>
      </w:r>
      <w:r w:rsidR="00B176D9" w:rsidRPr="00B176D9">
        <w:t>O georreferenciamento de parcelas urbanas é fundamental para a gestão municipal</w:t>
      </w:r>
      <w:r w:rsidR="0020578C">
        <w:t xml:space="preserve">. </w:t>
      </w:r>
      <w:r w:rsidR="00187C47">
        <w:t xml:space="preserve">A sua </w:t>
      </w:r>
      <w:r w:rsidR="00461AA1">
        <w:t>presença nos cadastros</w:t>
      </w:r>
      <w:r w:rsidR="001F3118">
        <w:t xml:space="preserve"> contribui</w:t>
      </w:r>
      <w:r w:rsidR="0027309C">
        <w:t>, principalmente</w:t>
      </w:r>
      <w:r w:rsidR="0091135B">
        <w:t>,</w:t>
      </w:r>
      <w:r w:rsidR="007D4463">
        <w:t xml:space="preserve"> para</w:t>
      </w:r>
      <w:r w:rsidR="006A0532">
        <w:t xml:space="preserve"> o</w:t>
      </w:r>
      <w:r w:rsidR="00B176D9" w:rsidRPr="00B176D9">
        <w:t xml:space="preserve"> planejamento urbano</w:t>
      </w:r>
      <w:r w:rsidR="006A0532">
        <w:t xml:space="preserve"> eficiente e </w:t>
      </w:r>
      <w:r w:rsidR="00B176D9" w:rsidRPr="00B176D9">
        <w:t xml:space="preserve">a </w:t>
      </w:r>
      <w:r w:rsidR="006A0532">
        <w:t>tributação justa</w:t>
      </w:r>
      <w:r w:rsidR="00D07B35">
        <w:t>,</w:t>
      </w:r>
      <w:r w:rsidR="002C2C73">
        <w:t xml:space="preserve"> mas tem implicações também na</w:t>
      </w:r>
      <w:r w:rsidR="00AA48C4">
        <w:t>s</w:t>
      </w:r>
      <w:r w:rsidR="002C2C73">
        <w:t xml:space="preserve"> </w:t>
      </w:r>
      <w:r w:rsidR="00B97D96">
        <w:t xml:space="preserve">políticas ambientais, </w:t>
      </w:r>
      <w:r w:rsidR="00D07B35">
        <w:t xml:space="preserve">na </w:t>
      </w:r>
      <w:r w:rsidR="00AA48C4">
        <w:t>defesa civil</w:t>
      </w:r>
      <w:r w:rsidR="00EE2ADA">
        <w:t>,</w:t>
      </w:r>
      <w:r w:rsidR="00AA48C4">
        <w:t xml:space="preserve"> </w:t>
      </w:r>
      <w:r w:rsidR="00D07B35">
        <w:t xml:space="preserve">na </w:t>
      </w:r>
      <w:r w:rsidR="002C2C73">
        <w:t>segurança jurídica</w:t>
      </w:r>
      <w:r w:rsidR="00EE2ADA">
        <w:t xml:space="preserve"> e em quase todas as </w:t>
      </w:r>
      <w:r w:rsidR="00B13A15">
        <w:t xml:space="preserve">atividades administrativas </w:t>
      </w:r>
      <w:r w:rsidR="00D07B35">
        <w:t xml:space="preserve">do poder público municipal. </w:t>
      </w:r>
      <w:r w:rsidR="004F6DA2" w:rsidRPr="0007595A">
        <w:t xml:space="preserve">Apesar desses benefícios, </w:t>
      </w:r>
      <w:r w:rsidR="00E00E09">
        <w:t xml:space="preserve">segundo a pesquisa </w:t>
      </w:r>
      <w:r w:rsidR="00E00E09">
        <w:fldChar w:fldCharType="begin"/>
      </w:r>
      <w:r w:rsidR="00E00E09">
        <w:instrText xml:space="preserve"> ADDIN ZOTERO_ITEM CSL_CITATION {"citationID":"a29bbsbopa","properties":{"formattedCitation":"\\uldash{IBGE (2019)}","plainCitation":"IBGE (2019)","noteIndex":0},"citationItems":[{"id":223,"uris":["http://zotero.org/users/15531986/items/J334I7ZG"],"itemData":{"id":223,"type":"webpage","title":"MUNIC 2019","title-short":"MUNIC","URL":"https://ftp.ibge.gov.br/Perfil_Municipios/2019/Base_de_Dados/","author":[{"family":"IBGE","given":""}],"accessed":{"date-parts":[["2025",7,19]]},"issued":{"date-parts":[["2019"]]}}}],"schema":"https://github.com/citation-style-language/schema/raw/master/csl-citation.json"} </w:instrText>
      </w:r>
      <w:r w:rsidR="00E00E09">
        <w:fldChar w:fldCharType="separate"/>
      </w:r>
      <w:r w:rsidR="00E00E09" w:rsidRPr="00E00E09">
        <w:rPr>
          <w:u w:val="dash"/>
        </w:rPr>
        <w:t>IBGE (2019)</w:t>
      </w:r>
      <w:r w:rsidR="00E00E09">
        <w:fldChar w:fldCharType="end"/>
      </w:r>
      <w:r w:rsidR="00E00E09">
        <w:t xml:space="preserve">, </w:t>
      </w:r>
      <w:r w:rsidR="004F6DA2" w:rsidRPr="0007595A">
        <w:t xml:space="preserve">a cobertura de georreferenciamento </w:t>
      </w:r>
      <w:r w:rsidR="003427BD">
        <w:t xml:space="preserve">em 2019 </w:t>
      </w:r>
      <w:r w:rsidR="00FC262C">
        <w:t>era</w:t>
      </w:r>
      <w:r w:rsidR="00533CA1">
        <w:t xml:space="preserve"> restrita </w:t>
      </w:r>
      <w:r w:rsidR="00611E93">
        <w:t xml:space="preserve">a </w:t>
      </w:r>
      <w:r w:rsidR="00FC262C">
        <w:t xml:space="preserve">apenas 21% </w:t>
      </w:r>
      <w:r w:rsidR="00F56C65">
        <w:t>dos municípios brasileiros</w:t>
      </w:r>
      <w:r w:rsidR="004F6DA2" w:rsidRPr="0007595A">
        <w:t>.</w:t>
      </w:r>
      <w:r w:rsidR="00FF27B3">
        <w:t xml:space="preserve"> </w:t>
      </w:r>
      <w:r w:rsidR="0065606B" w:rsidRPr="0065606B">
        <w:rPr>
          <w:color w:val="000000"/>
        </w:rPr>
        <w:t xml:space="preserve">Em um contexto caracterizado pela limitada disponibilidade de dados georreferenciados e pela necessidade de </w:t>
      </w:r>
      <w:r w:rsidR="00213D44">
        <w:rPr>
          <w:color w:val="000000"/>
        </w:rPr>
        <w:t xml:space="preserve">adequar-se às </w:t>
      </w:r>
      <w:r w:rsidR="0065606B" w:rsidRPr="0065606B">
        <w:rPr>
          <w:color w:val="000000"/>
        </w:rPr>
        <w:t xml:space="preserve">normas federais, como o Estatuto das Cidades e a Reforma Tributária, </w:t>
      </w:r>
      <w:r w:rsidR="00031A89">
        <w:rPr>
          <w:color w:val="000000"/>
        </w:rPr>
        <w:t>urge desenvolver</w:t>
      </w:r>
      <w:r w:rsidR="0065606B" w:rsidRPr="0065606B">
        <w:rPr>
          <w:color w:val="000000"/>
        </w:rPr>
        <w:t xml:space="preserve"> metodologias que viabilizem a espacialização em larga escala das parcelas urbanas</w:t>
      </w:r>
      <w:r w:rsidR="00031A89">
        <w:rPr>
          <w:color w:val="000000"/>
        </w:rPr>
        <w:t xml:space="preserve"> e que </w:t>
      </w:r>
      <w:r w:rsidR="00F75144">
        <w:rPr>
          <w:color w:val="000000"/>
        </w:rPr>
        <w:t xml:space="preserve">agilizem </w:t>
      </w:r>
      <w:r w:rsidR="00B13196">
        <w:rPr>
          <w:color w:val="000000"/>
        </w:rPr>
        <w:t>o saneamento</w:t>
      </w:r>
      <w:r w:rsidR="0065606B" w:rsidRPr="0065606B">
        <w:rPr>
          <w:color w:val="000000"/>
        </w:rPr>
        <w:t xml:space="preserve"> do cadastro municipal</w:t>
      </w:r>
      <w:r w:rsidR="00B13196">
        <w:rPr>
          <w:color w:val="000000"/>
        </w:rPr>
        <w:t>, especialmente em municípios de pequeno porte</w:t>
      </w:r>
      <w:r w:rsidR="0065606B" w:rsidRPr="0065606B">
        <w:rPr>
          <w:color w:val="000000"/>
        </w:rPr>
        <w:t>.</w:t>
      </w:r>
      <w:r w:rsidR="00BC02BD">
        <w:rPr>
          <w:color w:val="000000"/>
        </w:rPr>
        <w:t xml:space="preserve"> </w:t>
      </w:r>
      <w:r w:rsidR="0007595A" w:rsidRPr="0007595A">
        <w:t xml:space="preserve">Este </w:t>
      </w:r>
      <w:r w:rsidR="00BC02BD">
        <w:t>artigo</w:t>
      </w:r>
      <w:r w:rsidR="0007595A" w:rsidRPr="0007595A">
        <w:t xml:space="preserve"> propõe uma </w:t>
      </w:r>
      <w:r w:rsidR="009A67C6">
        <w:t>abordagem</w:t>
      </w:r>
      <w:r w:rsidR="00C53B76">
        <w:t xml:space="preserve"> </w:t>
      </w:r>
      <w:r w:rsidR="0007595A" w:rsidRPr="00D23906">
        <w:rPr>
          <w:i/>
          <w:iCs/>
        </w:rPr>
        <w:t>Fit-For-Purpose</w:t>
      </w:r>
      <w:r w:rsidR="00594976">
        <w:t xml:space="preserve"> de </w:t>
      </w:r>
      <w:r w:rsidR="00107A53">
        <w:t>georreferenciamento</w:t>
      </w:r>
      <w:r w:rsidR="00594976">
        <w:t xml:space="preserve"> em massa</w:t>
      </w:r>
      <w:r w:rsidR="00107A53">
        <w:t xml:space="preserve">, </w:t>
      </w:r>
      <w:r w:rsidR="0007595A" w:rsidRPr="0007595A">
        <w:t>utilizando</w:t>
      </w:r>
      <w:r w:rsidR="00107A53">
        <w:t xml:space="preserve"> apenas dados descritivos das bases abertas </w:t>
      </w:r>
      <w:r w:rsidR="0007595A" w:rsidRPr="0007595A">
        <w:t>do CNEFE</w:t>
      </w:r>
      <w:r w:rsidR="00D23906">
        <w:t xml:space="preserve">, </w:t>
      </w:r>
      <w:r w:rsidR="0007595A" w:rsidRPr="0007595A">
        <w:t>do cadastro municipal</w:t>
      </w:r>
      <w:r w:rsidR="00D23906">
        <w:t xml:space="preserve"> e do</w:t>
      </w:r>
      <w:r w:rsidR="0007595A" w:rsidRPr="0007595A">
        <w:t xml:space="preserve"> </w:t>
      </w:r>
      <w:r w:rsidR="0007595A" w:rsidRPr="00D23906">
        <w:rPr>
          <w:i/>
          <w:iCs/>
        </w:rPr>
        <w:t>OpenStreetMap</w:t>
      </w:r>
      <w:r w:rsidR="0007595A" w:rsidRPr="0007595A">
        <w:t xml:space="preserve">. </w:t>
      </w:r>
      <w:r w:rsidR="003178F9">
        <w:t>Os r</w:t>
      </w:r>
      <w:r w:rsidR="0007595A" w:rsidRPr="0007595A">
        <w:t>esultados</w:t>
      </w:r>
      <w:r w:rsidR="003178F9">
        <w:t xml:space="preserve"> iniciais </w:t>
      </w:r>
      <w:r w:rsidR="0007595A" w:rsidRPr="0007595A">
        <w:t xml:space="preserve">mostram que </w:t>
      </w:r>
      <w:r w:rsidR="003E356E">
        <w:t>a</w:t>
      </w:r>
      <w:r w:rsidR="003E356E" w:rsidRPr="003E356E">
        <w:t xml:space="preserve"> precisão posicional </w:t>
      </w:r>
      <w:r w:rsidR="003E356E">
        <w:t xml:space="preserve">é </w:t>
      </w:r>
      <w:r w:rsidR="003E356E" w:rsidRPr="003E356E">
        <w:t>adequada para a identificação das parcelas</w:t>
      </w:r>
      <w:r w:rsidR="00FE55B2">
        <w:t xml:space="preserve">. </w:t>
      </w:r>
      <w:r w:rsidR="004B526C">
        <w:t xml:space="preserve">Além disso, </w:t>
      </w:r>
      <w:r w:rsidR="00102EC0">
        <w:t xml:space="preserve">mesmo as </w:t>
      </w:r>
      <w:r w:rsidR="0007595A" w:rsidRPr="0007595A">
        <w:t xml:space="preserve">discrepâncias </w:t>
      </w:r>
      <w:r w:rsidR="00AC363C">
        <w:t xml:space="preserve">mais acentuadas </w:t>
      </w:r>
      <w:r w:rsidR="00AA4858">
        <w:t xml:space="preserve">se mostraram úteis </w:t>
      </w:r>
      <w:r w:rsidR="00BC41FD">
        <w:t xml:space="preserve">para a localização </w:t>
      </w:r>
      <w:r w:rsidR="004B526C">
        <w:t>de</w:t>
      </w:r>
      <w:r w:rsidR="0007595A" w:rsidRPr="0007595A">
        <w:t xml:space="preserve"> problemas de integridade cadastral. </w:t>
      </w:r>
      <w:r w:rsidR="00AC363C">
        <w:t xml:space="preserve">Por fim, </w:t>
      </w:r>
      <w:r w:rsidR="00473F48">
        <w:t>o conjunto de</w:t>
      </w:r>
      <w:r w:rsidR="00AC363C">
        <w:t xml:space="preserve"> </w:t>
      </w:r>
      <w:r w:rsidR="00591B5F">
        <w:rPr>
          <w:b/>
        </w:rPr>
        <w:t>i</w:t>
      </w:r>
      <w:r w:rsidR="0007595A" w:rsidRPr="0007595A">
        <w:t>magens e registros coletados</w:t>
      </w:r>
      <w:r w:rsidR="00DF1A28">
        <w:t xml:space="preserve"> </w:t>
      </w:r>
      <w:r w:rsidR="00895A10">
        <w:t>poder</w:t>
      </w:r>
      <w:r w:rsidR="001E213E">
        <w:t>á</w:t>
      </w:r>
      <w:r w:rsidR="0007595A" w:rsidRPr="0007595A">
        <w:t xml:space="preserve"> apoiar futuras aplicações de </w:t>
      </w:r>
      <w:proofErr w:type="spellStart"/>
      <w:r w:rsidR="0007595A" w:rsidRPr="003C2102">
        <w:rPr>
          <w:i/>
          <w:iCs/>
        </w:rPr>
        <w:t>deep</w:t>
      </w:r>
      <w:proofErr w:type="spellEnd"/>
      <w:r w:rsidR="0007595A" w:rsidRPr="003C2102">
        <w:rPr>
          <w:i/>
          <w:iCs/>
        </w:rPr>
        <w:t xml:space="preserve"> learning</w:t>
      </w:r>
      <w:r w:rsidR="00D2525A">
        <w:rPr>
          <w:sz w:val="22"/>
          <w:szCs w:val="22"/>
        </w:rPr>
        <w:t xml:space="preserve">, </w:t>
      </w:r>
      <w:r w:rsidR="001E213E" w:rsidRPr="001E213E">
        <w:t>ampliando o potencial de automação e acurácia do process</w:t>
      </w:r>
      <w:r w:rsidR="00D2525A">
        <w:t>o</w:t>
      </w:r>
      <w:r w:rsidR="0007595A" w:rsidRPr="0007595A">
        <w:t>.</w:t>
      </w:r>
    </w:p>
    <w:p w14:paraId="7EEC8E4E" w14:textId="26232F15" w:rsidR="00B8200D" w:rsidRPr="00DD164C" w:rsidRDefault="00135744" w:rsidP="009A125D">
      <w:pPr>
        <w:pStyle w:val="ResumoAbstract"/>
        <w:rPr>
          <w:lang w:val="en-US"/>
        </w:rPr>
      </w:pPr>
      <w:r w:rsidRPr="00135744">
        <w:rPr>
          <w:b/>
        </w:rPr>
        <w:t>Palavras-chave</w:t>
      </w:r>
      <w:r w:rsidR="00385CFD" w:rsidRPr="00135744">
        <w:rPr>
          <w:b/>
        </w:rPr>
        <w:t>:</w:t>
      </w:r>
      <w:r w:rsidR="00385CFD" w:rsidRPr="00135744">
        <w:rPr>
          <w:b/>
          <w:spacing w:val="-26"/>
        </w:rPr>
        <w:t xml:space="preserve"> </w:t>
      </w:r>
      <w:r w:rsidR="00E21A49">
        <w:t>Georreferenciamento</w:t>
      </w:r>
      <w:r w:rsidRPr="00135744">
        <w:t xml:space="preserve">. </w:t>
      </w:r>
      <w:r w:rsidR="00E21A49" w:rsidRPr="00DD164C">
        <w:rPr>
          <w:lang w:val="en-US"/>
        </w:rPr>
        <w:t>CTM</w:t>
      </w:r>
      <w:r w:rsidR="00385CFD" w:rsidRPr="00DD164C">
        <w:rPr>
          <w:lang w:val="en-US"/>
        </w:rPr>
        <w:t>.</w:t>
      </w:r>
      <w:r w:rsidRPr="00DD164C">
        <w:rPr>
          <w:lang w:val="en-US"/>
        </w:rPr>
        <w:t xml:space="preserve"> </w:t>
      </w:r>
      <w:r w:rsidR="00E21A49" w:rsidRPr="00DD164C">
        <w:rPr>
          <w:lang w:val="en-US"/>
        </w:rPr>
        <w:t>CNEFE</w:t>
      </w:r>
      <w:r w:rsidRPr="00DD164C">
        <w:rPr>
          <w:lang w:val="en-US"/>
        </w:rPr>
        <w:t xml:space="preserve">. </w:t>
      </w:r>
      <w:r w:rsidR="00E21A49" w:rsidRPr="00DD164C">
        <w:rPr>
          <w:lang w:val="en-US"/>
        </w:rPr>
        <w:t>CIATA</w:t>
      </w:r>
      <w:r w:rsidRPr="00DD164C">
        <w:rPr>
          <w:lang w:val="en-US"/>
        </w:rPr>
        <w:t>.</w:t>
      </w:r>
      <w:r w:rsidR="0050238D" w:rsidRPr="00DD164C">
        <w:rPr>
          <w:lang w:val="en-US"/>
        </w:rPr>
        <w:t xml:space="preserve"> </w:t>
      </w:r>
      <w:r w:rsidR="00DD164C">
        <w:rPr>
          <w:lang w:val="en-US"/>
        </w:rPr>
        <w:t>FFP-LA</w:t>
      </w:r>
      <w:r w:rsidR="0043797C" w:rsidRPr="00DD164C">
        <w:rPr>
          <w:lang w:val="en-US"/>
        </w:rPr>
        <w:t>.</w:t>
      </w:r>
    </w:p>
    <w:p w14:paraId="62AB59A1" w14:textId="77777777" w:rsidR="004B2939" w:rsidRPr="00DD164C" w:rsidRDefault="004B2939" w:rsidP="009A125D">
      <w:pPr>
        <w:pStyle w:val="ResumoAbstract"/>
        <w:rPr>
          <w:lang w:val="en-US"/>
        </w:rPr>
      </w:pPr>
    </w:p>
    <w:p w14:paraId="79309D67" w14:textId="62172C0E" w:rsidR="005C3E1D" w:rsidRPr="002022BC" w:rsidRDefault="00135744" w:rsidP="005C3E1D">
      <w:pPr>
        <w:pStyle w:val="ResumoAbstract"/>
        <w:rPr>
          <w:u w:val="single"/>
          <w:lang w:val="en-US"/>
        </w:rPr>
      </w:pPr>
      <w:r w:rsidRPr="005C3E1D">
        <w:rPr>
          <w:b/>
          <w:lang w:val="en-US"/>
        </w:rPr>
        <w:t xml:space="preserve">Abstract: </w:t>
      </w:r>
      <w:r w:rsidR="00594FC9" w:rsidRPr="00594FC9">
        <w:rPr>
          <w:lang w:val="en-US"/>
        </w:rPr>
        <w:t xml:space="preserve">Urban parcel georeferencing is essential for municipal management. Its inclusion in cadastral systems contributes primarily to efficient urban planning and fair taxation, while also influencing environmental policies, </w:t>
      </w:r>
      <w:del w:id="0" w:author="Marco Aurélio Barbiero" w:date="2025-11-28T07:47:00Z" w16du:dateUtc="2025-11-28T10:47:00Z">
        <w:r w:rsidR="00594FC9" w:rsidRPr="00594FC9" w:rsidDel="003F070D">
          <w:rPr>
            <w:lang w:val="en-US"/>
          </w:rPr>
          <w:delText>civil defense</w:delText>
        </w:r>
      </w:del>
      <w:r w:rsidR="00594FC9" w:rsidRPr="00594FC9">
        <w:rPr>
          <w:lang w:val="en-US"/>
        </w:rPr>
        <w:t xml:space="preserve">, legal certainty, and nearly all administrative activities of local governments. Despite these benefits, according to the </w:t>
      </w:r>
      <w:del w:id="1" w:author="Marco Aurélio Barbiero" w:date="2025-11-28T07:47:00Z" w16du:dateUtc="2025-11-28T10:47:00Z">
        <w:r w:rsidR="00594FC9" w:rsidRPr="00594FC9" w:rsidDel="00D9769C">
          <w:rPr>
            <w:lang w:val="en-US"/>
          </w:rPr>
          <w:delText xml:space="preserve">IBGE (2019) </w:delText>
        </w:r>
      </w:del>
      <w:proofErr w:type="spellStart"/>
      <w:ins w:id="2" w:author="Marco Aurélio Barbiero" w:date="2025-11-28T07:51:00Z" w16du:dateUtc="2025-11-28T10:51:00Z">
        <w:r w:rsidR="00BD0619">
          <w:rPr>
            <w:lang w:val="en-US"/>
          </w:rPr>
          <w:t>t</w:t>
        </w:r>
      </w:ins>
      <w:ins w:id="3" w:author="Marco Aurélio Barbiero" w:date="2025-11-28T07:49:00Z">
        <w:r w:rsidR="0032240E" w:rsidRPr="0032240E">
          <w:rPr>
            <w:lang w:val="en-US"/>
            <w:rPrChange w:id="4" w:author="Marco Aurélio Barbiero" w:date="2025-11-28T07:49:00Z" w16du:dateUtc="2025-11-28T10:49:00Z">
              <w:rPr/>
            </w:rPrChange>
          </w:rPr>
          <w:t>he</w:t>
        </w:r>
        <w:proofErr w:type="spellEnd"/>
        <w:r w:rsidR="0032240E" w:rsidRPr="0032240E">
          <w:rPr>
            <w:lang w:val="en-US"/>
            <w:rPrChange w:id="5" w:author="Marco Aurélio Barbiero" w:date="2025-11-28T07:49:00Z" w16du:dateUtc="2025-11-28T10:49:00Z">
              <w:rPr/>
            </w:rPrChange>
          </w:rPr>
          <w:t xml:space="preserve"> Brazilian statistical office</w:t>
        </w:r>
      </w:ins>
      <w:ins w:id="6" w:author="Marco Aurélio Barbiero" w:date="2025-11-28T07:49:00Z" w16du:dateUtc="2025-11-28T10:49:00Z">
        <w:r w:rsidR="0032240E" w:rsidRPr="0032240E">
          <w:rPr>
            <w:lang w:val="en-US"/>
            <w:rPrChange w:id="7" w:author="Marco Aurélio Barbiero" w:date="2025-11-28T07:49:00Z" w16du:dateUtc="2025-11-28T10:49:00Z">
              <w:rPr/>
            </w:rPrChange>
          </w:rPr>
          <w:t xml:space="preserve"> </w:t>
        </w:r>
      </w:ins>
      <w:r w:rsidR="00594FC9" w:rsidRPr="00594FC9">
        <w:rPr>
          <w:lang w:val="en-US"/>
        </w:rPr>
        <w:t>survey</w:t>
      </w:r>
      <w:ins w:id="8" w:author="Marco Aurélio Barbiero" w:date="2025-11-28T07:49:00Z" w16du:dateUtc="2025-11-28T10:49:00Z">
        <w:r w:rsidR="00D705B0">
          <w:rPr>
            <w:lang w:val="en-US"/>
          </w:rPr>
          <w:t xml:space="preserve"> </w:t>
        </w:r>
      </w:ins>
      <w:r w:rsidR="00D705B0">
        <w:rPr>
          <w:lang w:val="en-US"/>
        </w:rPr>
        <w:fldChar w:fldCharType="begin"/>
      </w:r>
      <w:r w:rsidR="00D705B0">
        <w:rPr>
          <w:lang w:val="en-US"/>
        </w:rPr>
        <w:instrText xml:space="preserve"> ADDIN ZOTERO_ITEM CSL_CITATION {"citationID":"a197sq1siqh","properties":{"formattedCitation":"\\uldash{IBGE (2019)}","plainCitation":"IBGE (2019)","noteIndex":0},"citationItems":[{"id":223,"uris":["http://zotero.org/users/15531986/items/J334I7ZG"],"itemData":{"id":223,"type":"webpage","title":"MUNIC 2019","title-short":"MUNIC","URL":"https://ftp.ibge.gov.br/Perfil_Municipios/2019/Base_de_Dados/","author":[{"family":"IBGE","given":""}],"accessed":{"date-parts":[["2025",7,19]]},"issued":{"date-parts":[["2019"]]}}}],"schema":"https://github.com/citation-style-language/schema/raw/master/csl-citation.json"} </w:instrText>
      </w:r>
      <w:r w:rsidR="00D705B0">
        <w:rPr>
          <w:lang w:val="en-US"/>
        </w:rPr>
        <w:fldChar w:fldCharType="separate"/>
      </w:r>
      <w:r w:rsidR="00D705B0" w:rsidRPr="00D705B0">
        <w:rPr>
          <w:u w:val="dash"/>
          <w:lang w:val="en-US"/>
          <w:rPrChange w:id="9" w:author="Marco Aurélio Barbiero" w:date="2025-11-28T07:50:00Z" w16du:dateUtc="2025-11-28T10:50:00Z">
            <w:rPr>
              <w:u w:val="dash"/>
            </w:rPr>
          </w:rPrChange>
        </w:rPr>
        <w:t>IBGE (2019)</w:t>
      </w:r>
      <w:r w:rsidR="00D705B0">
        <w:rPr>
          <w:lang w:val="en-US"/>
        </w:rPr>
        <w:fldChar w:fldCharType="end"/>
      </w:r>
      <w:r w:rsidR="00594FC9" w:rsidRPr="00594FC9">
        <w:rPr>
          <w:lang w:val="en-US"/>
        </w:rPr>
        <w:t>, georeferencing coverage in 2019 reached only 21% of Brazilian municipalities. In a context marked by limited availability of georeferenced data and the need to comply with federal regulations</w:t>
      </w:r>
      <w:del w:id="10" w:author="Marco Aurélio Barbiero" w:date="2025-11-28T07:50:00Z" w16du:dateUtc="2025-11-28T10:50:00Z">
        <w:r w:rsidR="00594FC9" w:rsidRPr="00594FC9" w:rsidDel="00D705B0">
          <w:rPr>
            <w:lang w:val="en-US"/>
          </w:rPr>
          <w:delText xml:space="preserve"> such as the City Statute and the Tax Reform</w:delText>
        </w:r>
      </w:del>
      <w:r w:rsidR="00594FC9" w:rsidRPr="00594FC9">
        <w:rPr>
          <w:lang w:val="en-US"/>
        </w:rPr>
        <w:t xml:space="preserve">, there is an urgent need to develop methodologies that enable large-scale spatialization of urban parcels and accelerate the improvement of municipal cadastral records, especially in small municipalities. This article proposes a Fit-For-Purpose approach for large-scale georeferencing using only descriptive data from the open </w:t>
      </w:r>
      <w:del w:id="11" w:author="Marco Aurélio Barbiero" w:date="2025-11-28T07:51:00Z" w16du:dateUtc="2025-11-28T10:51:00Z">
        <w:r w:rsidR="00594FC9" w:rsidRPr="00594FC9" w:rsidDel="0089239D">
          <w:rPr>
            <w:lang w:val="en-US"/>
          </w:rPr>
          <w:delText xml:space="preserve">CNEFE </w:delText>
        </w:r>
      </w:del>
      <w:ins w:id="12" w:author="Marco Aurélio Barbiero" w:date="2025-11-28T07:51:00Z" w16du:dateUtc="2025-11-28T10:51:00Z">
        <w:r w:rsidR="0089239D">
          <w:rPr>
            <w:lang w:val="en-US"/>
          </w:rPr>
          <w:t xml:space="preserve">georeferenced </w:t>
        </w:r>
      </w:ins>
      <w:r w:rsidR="00594FC9" w:rsidRPr="00594FC9">
        <w:rPr>
          <w:lang w:val="en-US"/>
        </w:rPr>
        <w:t xml:space="preserve">database, the municipal </w:t>
      </w:r>
      <w:proofErr w:type="spellStart"/>
      <w:r w:rsidR="00594FC9" w:rsidRPr="00594FC9">
        <w:rPr>
          <w:lang w:val="en-US"/>
        </w:rPr>
        <w:t>cadastre</w:t>
      </w:r>
      <w:proofErr w:type="spellEnd"/>
      <w:r w:rsidR="00594FC9" w:rsidRPr="00594FC9">
        <w:rPr>
          <w:lang w:val="en-US"/>
        </w:rPr>
        <w:t xml:space="preserve">, and OpenStreetMap. Initial results show that </w:t>
      </w:r>
      <w:del w:id="13" w:author="Marco Aurélio Barbiero" w:date="2025-11-28T07:55:00Z" w16du:dateUtc="2025-11-28T10:55:00Z">
        <w:r w:rsidR="00594FC9" w:rsidRPr="00594FC9" w:rsidDel="003C22F9">
          <w:rPr>
            <w:lang w:val="en-US"/>
          </w:rPr>
          <w:delText xml:space="preserve">the </w:delText>
        </w:r>
      </w:del>
      <w:r w:rsidR="00594FC9" w:rsidRPr="00594FC9">
        <w:rPr>
          <w:lang w:val="en-US"/>
        </w:rPr>
        <w:t>positional accuracy is adequate for parcel identification. Moreover, even the more pronounced discrepancies proved useful for detecting issues related to cadastral integrity. Finally, the set of collected images and records may support future deep learning applications, enhancing the potential for automation and accuracy in the process.</w:t>
      </w:r>
    </w:p>
    <w:p w14:paraId="595B8D93" w14:textId="2EF53D4D" w:rsidR="00DB79F5" w:rsidRPr="003966B0" w:rsidRDefault="007A5427" w:rsidP="00083715">
      <w:pPr>
        <w:pStyle w:val="ResumoAbstract"/>
        <w:rPr>
          <w:lang w:val="en-US"/>
        </w:rPr>
      </w:pPr>
      <w:r>
        <w:rPr>
          <w:b/>
          <w:lang w:val="en-US"/>
        </w:rPr>
        <w:fldChar w:fldCharType="begin"/>
      </w:r>
      <w:r w:rsidR="00724D97">
        <w:rPr>
          <w:b/>
          <w:lang w:val="en-US"/>
        </w:rPr>
        <w:instrText xml:space="preserve"> ADDIN ZOTERO_ITEM CSL_CITATION {"citationID":"W9VS4u36","properties":{"formattedCitation":"Gruber; Willberg (2019)","plainCitation":"Gruber; Willberg (2019)","dontUpdate":true,"noteIndex":0},"citationItems":[{"id":4,"uris":["http://zotero.org/users/6319220/items/GM63MGLZ"],"uri":["http://zotero.org/users/6319220/items/GM63MGLZ"],"itemData":{"id":4,"type":"article-journal","abstract":"Abstract\n            The signal content and error level of recent GOCE-based high resolution gravity field models is assessed by means of signal degree variances and comparisons to independent GNSS-levelling geoid heights. The signal of the spherical harmonic series of these models is compared to the pre-GOCE EGM2008 model in order to identify the impact of GOCE data, of improved surface and altimetric gravity data and of modelling approaches. Results of the signal analysis show that in a global average roughly 80% of the differences are due to the inclusion of GOCE satellite information, while the remaining 20% are contributed by improved surface data. Comparisons of the global models to GNSS-levelling derived geoid heights demonstrate that a 1 cm geoid from the global model is feasible, if there is a high quality terrestrial gravity data set available. For areas with less good coverage an accuracy of several centimetres to a decimetre is feasible taking into account that GOCE provides now the geoid with a centimetre accuracy at spatial scales of 80 to 100 km. Comparisons with GNSS-levelling geoid heights also are a good tool to investigate possible systematic errors in the global models, in the spirit levelling and in the GNSS height observations. By means of geoid height differences and geoid slope differences one can draw conclusions for each regional data set separately. These conclusions need to be considered for a refined analysis e.g. to eliminate suspicious GNSS-levelling data, to improve the global modelling by using full variance-covariance matrices and by consistently weighting the various data sources used for high resolution gravity field models. The paper describes the applied procedures, shows results for these geoid height and geoid slope differences for some regional data sets and draws conclusions about possible error sources and future work to be done in this context.","container-title":"Journal of Geodetic Science","DOI":"10.1515/jogs-2019-0008","ISSN":"2081-9943","issue":"1","page":"71-86","source":"DOI.org (Crossref)","title":"Signal and error assessment of GOCE-based high resolution gravity field models","volume":"9","author":[{"family":"Gruber","given":"T."},{"family":"Willberg","given":"M."}],"issued":{"date-parts":[["2019",1,1]]}}}],"schema":"https://github.com/citation-style-language/schema/raw/master/csl-citation.json"} </w:instrText>
      </w:r>
      <w:r>
        <w:rPr>
          <w:b/>
          <w:lang w:val="en-US"/>
        </w:rPr>
        <w:fldChar w:fldCharType="end"/>
      </w:r>
      <w:r w:rsidR="00135744" w:rsidRPr="009A125D">
        <w:rPr>
          <w:b/>
          <w:lang w:val="en-US"/>
        </w:rPr>
        <w:t>Keywords:</w:t>
      </w:r>
      <w:r w:rsidR="00135744" w:rsidRPr="009A125D">
        <w:rPr>
          <w:b/>
          <w:spacing w:val="-26"/>
          <w:lang w:val="en-US"/>
        </w:rPr>
        <w:t xml:space="preserve"> </w:t>
      </w:r>
      <w:r w:rsidR="00DB17CE" w:rsidRPr="00DB17CE">
        <w:rPr>
          <w:lang w:val="en-US"/>
        </w:rPr>
        <w:t xml:space="preserve">Bulk </w:t>
      </w:r>
      <w:r w:rsidR="00DB17CE">
        <w:rPr>
          <w:lang w:val="en-US"/>
        </w:rPr>
        <w:t>G</w:t>
      </w:r>
      <w:r w:rsidR="00DB17CE" w:rsidRPr="00DB17CE">
        <w:rPr>
          <w:lang w:val="en-US"/>
        </w:rPr>
        <w:t>eoreferencing</w:t>
      </w:r>
      <w:r w:rsidR="00B72454">
        <w:rPr>
          <w:lang w:val="en-US"/>
        </w:rPr>
        <w:t>. FFP-LA</w:t>
      </w:r>
      <w:r w:rsidR="00135744" w:rsidRPr="003966B0">
        <w:rPr>
          <w:lang w:val="en-US"/>
        </w:rPr>
        <w:t>.</w:t>
      </w:r>
      <w:r w:rsidR="00A92503" w:rsidRPr="003966B0">
        <w:rPr>
          <w:lang w:val="en-US"/>
        </w:rPr>
        <w:t xml:space="preserve"> </w:t>
      </w:r>
      <w:ins w:id="14" w:author="Marco Aurélio Barbiero" w:date="2025-11-28T07:52:00Z" w16du:dateUtc="2025-11-28T10:52:00Z">
        <w:r w:rsidR="001152AD">
          <w:rPr>
            <w:lang w:val="en-US"/>
          </w:rPr>
          <w:t>open databases</w:t>
        </w:r>
      </w:ins>
    </w:p>
    <w:p w14:paraId="00CCFD1B" w14:textId="77777777" w:rsidR="00984BA4" w:rsidRPr="003966B0" w:rsidRDefault="00984BA4" w:rsidP="003966B0">
      <w:pPr>
        <w:pStyle w:val="ResumoAbstract"/>
        <w:ind w:left="0"/>
        <w:rPr>
          <w:lang w:val="en-US"/>
        </w:rPr>
      </w:pPr>
    </w:p>
    <w:sectPr w:rsidR="00984BA4" w:rsidRPr="003966B0" w:rsidSect="001775BD">
      <w:headerReference w:type="default" r:id="rId18"/>
      <w:footerReference w:type="default" r:id="rId19"/>
      <w:headerReference w:type="first" r:id="rId20"/>
      <w:footerReference w:type="first" r:id="rId21"/>
      <w:pgSz w:w="11910" w:h="16840"/>
      <w:pgMar w:top="851" w:right="1134" w:bottom="851" w:left="1134" w:header="278" w:footer="709"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AD84F" w14:textId="77777777" w:rsidR="006C32A1" w:rsidRDefault="006C32A1">
      <w:r>
        <w:separator/>
      </w:r>
    </w:p>
  </w:endnote>
  <w:endnote w:type="continuationSeparator" w:id="0">
    <w:p w14:paraId="45DC6831" w14:textId="77777777" w:rsidR="006C32A1" w:rsidRDefault="006C32A1">
      <w:r>
        <w:continuationSeparator/>
      </w:r>
    </w:p>
  </w:endnote>
  <w:endnote w:type="continuationNotice" w:id="1">
    <w:p w14:paraId="1D5FE5B1" w14:textId="77777777" w:rsidR="006C32A1" w:rsidRDefault="006C32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IDFont+F7">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CC1AB" w14:textId="3B8F9743" w:rsidR="00116BC2" w:rsidRDefault="00116BC2" w:rsidP="003966B0">
    <w:pPr>
      <w:pStyle w:val="Rodap"/>
      <w:jc w:val="right"/>
    </w:pPr>
    <w:r>
      <w:rPr>
        <w:color w:val="7F7F7F" w:themeColor="text1" w:themeTint="80"/>
        <w:sz w:val="20"/>
        <w:szCs w:val="20"/>
      </w:rPr>
      <w:tab/>
    </w:r>
    <w:r>
      <w:rPr>
        <w:color w:val="7F7F7F" w:themeColor="text1" w:themeTint="80"/>
        <w:sz w:val="20"/>
        <w:szCs w:val="20"/>
      </w:rPr>
      <w:tab/>
    </w:r>
    <w:r>
      <w:rPr>
        <w:color w:val="7F7F7F" w:themeColor="text1" w:themeTint="80"/>
        <w:sz w:val="20"/>
        <w:szCs w:val="20"/>
      </w:rPr>
      <w:tab/>
    </w:r>
    <w:r>
      <w:rPr>
        <w:color w:val="7F7F7F" w:themeColor="text1" w:themeTint="80"/>
        <w:sz w:val="20"/>
        <w:szCs w:val="20"/>
      </w:rPr>
      <w:tab/>
    </w:r>
    <w:sdt>
      <w:sdtPr>
        <w:id w:val="651486628"/>
        <w:docPartObj>
          <w:docPartGallery w:val="Page Numbers (Bottom of Page)"/>
          <w:docPartUnique/>
        </w:docPartObj>
      </w:sdtPr>
      <w:sdtEndPr/>
      <w:sdtContent>
        <w:r>
          <w:fldChar w:fldCharType="begin"/>
        </w:r>
        <w:r>
          <w:instrText>PAGE   \* MERGEFORMAT</w:instrText>
        </w:r>
        <w:r>
          <w:fldChar w:fldCharType="separate"/>
        </w:r>
        <w:r>
          <w:t>1</w:t>
        </w:r>
        <w: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9F06" w14:textId="77777777" w:rsidR="00116BC2" w:rsidRDefault="00116BC2"/>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6"/>
      <w:gridCol w:w="4816"/>
    </w:tblGrid>
    <w:tr w:rsidR="00116BC2" w14:paraId="2BB10F4A" w14:textId="77777777" w:rsidTr="003966B0">
      <w:tc>
        <w:tcPr>
          <w:tcW w:w="4816" w:type="dxa"/>
        </w:tcPr>
        <w:p w14:paraId="158C4D12" w14:textId="6620C0D5" w:rsidR="00116BC2" w:rsidRPr="003966B0" w:rsidRDefault="00116BC2" w:rsidP="003966B0">
          <w:pPr>
            <w:spacing w:after="80"/>
            <w:ind w:right="3"/>
            <w:rPr>
              <w:color w:val="666666"/>
              <w:sz w:val="16"/>
              <w:szCs w:val="16"/>
            </w:rPr>
          </w:pPr>
        </w:p>
      </w:tc>
      <w:tc>
        <w:tcPr>
          <w:tcW w:w="4816" w:type="dxa"/>
        </w:tcPr>
        <w:sdt>
          <w:sdtPr>
            <w:id w:val="-383871616"/>
            <w:docPartObj>
              <w:docPartGallery w:val="Page Numbers (Bottom of Page)"/>
              <w:docPartUnique/>
            </w:docPartObj>
          </w:sdtPr>
          <w:sdtEndPr/>
          <w:sdtContent>
            <w:p w14:paraId="42755E57" w14:textId="77777777" w:rsidR="00116BC2" w:rsidRPr="003966B0" w:rsidRDefault="00116BC2" w:rsidP="003966B0">
              <w:pPr>
                <w:pStyle w:val="Rodap"/>
                <w:jc w:val="right"/>
              </w:pPr>
              <w:r>
                <w:fldChar w:fldCharType="begin"/>
              </w:r>
              <w:r>
                <w:instrText>PAGE   \* MERGEFORMAT</w:instrText>
              </w:r>
              <w:r>
                <w:fldChar w:fldCharType="separate"/>
              </w:r>
              <w:r>
                <w:t>1</w:t>
              </w:r>
              <w:r>
                <w:fldChar w:fldCharType="end"/>
              </w:r>
            </w:p>
          </w:sdtContent>
        </w:sdt>
      </w:tc>
    </w:tr>
  </w:tbl>
  <w:p w14:paraId="12CE75DD" w14:textId="77777777" w:rsidR="00116BC2" w:rsidRDefault="00116BC2" w:rsidP="003966B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46D2E" w14:textId="77777777" w:rsidR="006C32A1" w:rsidRDefault="006C32A1">
      <w:r>
        <w:separator/>
      </w:r>
    </w:p>
  </w:footnote>
  <w:footnote w:type="continuationSeparator" w:id="0">
    <w:p w14:paraId="31DAE0B9" w14:textId="77777777" w:rsidR="006C32A1" w:rsidRDefault="006C32A1">
      <w:r>
        <w:continuationSeparator/>
      </w:r>
    </w:p>
  </w:footnote>
  <w:footnote w:type="continuationNotice" w:id="1">
    <w:p w14:paraId="5645F9AA" w14:textId="77777777" w:rsidR="006C32A1" w:rsidRDefault="006C32A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6C34" w14:textId="5A99539E" w:rsidR="00116BC2" w:rsidRPr="0009563E" w:rsidRDefault="00116BC2" w:rsidP="00116BC2">
    <w:pPr>
      <w:spacing w:before="80" w:after="80"/>
      <w:ind w:right="6"/>
      <w:rPr>
        <w:sz w:val="16"/>
        <w:szCs w:val="16"/>
      </w:rPr>
    </w:pPr>
    <w:r w:rsidRPr="0009563E">
      <w:rPr>
        <w:color w:val="666666"/>
        <w:spacing w:val="-3"/>
        <w:sz w:val="16"/>
        <w:szCs w:val="16"/>
      </w:rPr>
      <w:t>Rev. Bras</w:t>
    </w:r>
    <w:r w:rsidRPr="0009563E">
      <w:rPr>
        <w:color w:val="666666"/>
        <w:sz w:val="16"/>
        <w:szCs w:val="16"/>
      </w:rPr>
      <w:t xml:space="preserve">. </w:t>
    </w:r>
    <w:proofErr w:type="spellStart"/>
    <w:r w:rsidRPr="0009563E">
      <w:rPr>
        <w:color w:val="666666"/>
        <w:sz w:val="16"/>
        <w:szCs w:val="16"/>
      </w:rPr>
      <w:t>Cartogr</w:t>
    </w:r>
    <w:proofErr w:type="spellEnd"/>
    <w:r w:rsidRPr="0009563E">
      <w:rPr>
        <w:color w:val="666666"/>
        <w:sz w:val="16"/>
        <w:szCs w:val="16"/>
      </w:rPr>
      <w:t xml:space="preserve">, </w:t>
    </w:r>
    <w:r>
      <w:rPr>
        <w:color w:val="666666"/>
        <w:sz w:val="16"/>
        <w:szCs w:val="16"/>
      </w:rPr>
      <w:t>v</w:t>
    </w:r>
    <w:r w:rsidRPr="0009563E">
      <w:rPr>
        <w:color w:val="666666"/>
        <w:sz w:val="16"/>
        <w:szCs w:val="16"/>
      </w:rPr>
      <w:t xml:space="preserve">ol. x, n. x, </w:t>
    </w:r>
    <w:proofErr w:type="spellStart"/>
    <w:r w:rsidRPr="0009563E">
      <w:rPr>
        <w:color w:val="666666"/>
        <w:sz w:val="16"/>
        <w:szCs w:val="16"/>
      </w:rPr>
      <w:t>aaaa</w:t>
    </w:r>
    <w:proofErr w:type="spellEnd"/>
    <w:r w:rsidRPr="0009563E">
      <w:rPr>
        <w:color w:val="666666"/>
        <w:sz w:val="16"/>
        <w:szCs w:val="16"/>
      </w:rPr>
      <w:tab/>
    </w:r>
    <w:r>
      <w:rPr>
        <w:color w:val="666666"/>
        <w:sz w:val="16"/>
        <w:szCs w:val="16"/>
      </w:rPr>
      <w:tab/>
      <w:t xml:space="preserve">     </w:t>
    </w:r>
    <w:r w:rsidRPr="0009563E">
      <w:rPr>
        <w:color w:val="666666"/>
        <w:sz w:val="16"/>
        <w:szCs w:val="16"/>
      </w:rPr>
      <w:tab/>
    </w:r>
    <w:r w:rsidRPr="0009563E">
      <w:rPr>
        <w:color w:val="666666"/>
        <w:sz w:val="16"/>
        <w:szCs w:val="16"/>
      </w:rPr>
      <w:tab/>
    </w:r>
    <w:r w:rsidRPr="0009563E">
      <w:rPr>
        <w:color w:val="666666"/>
        <w:sz w:val="16"/>
        <w:szCs w:val="16"/>
      </w:rPr>
      <w:tab/>
      <w:t xml:space="preserve">       </w:t>
    </w:r>
    <w:r>
      <w:rPr>
        <w:color w:val="666666"/>
        <w:sz w:val="16"/>
        <w:szCs w:val="16"/>
      </w:rPr>
      <w:t xml:space="preserve">            </w:t>
    </w:r>
    <w:r w:rsidRPr="0009563E">
      <w:rPr>
        <w:color w:val="666666"/>
        <w:sz w:val="16"/>
        <w:szCs w:val="16"/>
      </w:rPr>
      <w:t xml:space="preserve"> DOI: http://dx.doi.org/10.14393/rbcvxxnx-xxxx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7DE3B" w14:textId="57EE42ED" w:rsidR="00116BC2" w:rsidRPr="003966B0" w:rsidRDefault="00116BC2" w:rsidP="00116BC2">
    <w:pPr>
      <w:spacing w:before="80" w:after="80"/>
      <w:ind w:right="6"/>
      <w:rPr>
        <w:sz w:val="16"/>
        <w:szCs w:val="16"/>
      </w:rPr>
    </w:pPr>
    <w:r w:rsidRPr="0009563E">
      <w:rPr>
        <w:color w:val="666666"/>
        <w:spacing w:val="-3"/>
        <w:sz w:val="16"/>
        <w:szCs w:val="16"/>
      </w:rPr>
      <w:t>Rev. Bras</w:t>
    </w:r>
    <w:r w:rsidRPr="0009563E">
      <w:rPr>
        <w:color w:val="666666"/>
        <w:sz w:val="16"/>
        <w:szCs w:val="16"/>
      </w:rPr>
      <w:t xml:space="preserve">. </w:t>
    </w:r>
    <w:proofErr w:type="spellStart"/>
    <w:r w:rsidRPr="0009563E">
      <w:rPr>
        <w:color w:val="666666"/>
        <w:sz w:val="16"/>
        <w:szCs w:val="16"/>
      </w:rPr>
      <w:t>Cartogr</w:t>
    </w:r>
    <w:proofErr w:type="spellEnd"/>
    <w:r w:rsidRPr="0009563E">
      <w:rPr>
        <w:color w:val="666666"/>
        <w:sz w:val="16"/>
        <w:szCs w:val="16"/>
      </w:rPr>
      <w:t xml:space="preserve">, </w:t>
    </w:r>
    <w:r>
      <w:rPr>
        <w:color w:val="666666"/>
        <w:sz w:val="16"/>
        <w:szCs w:val="16"/>
      </w:rPr>
      <w:t>v</w:t>
    </w:r>
    <w:r w:rsidRPr="0009563E">
      <w:rPr>
        <w:color w:val="666666"/>
        <w:sz w:val="16"/>
        <w:szCs w:val="16"/>
      </w:rPr>
      <w:t xml:space="preserve">ol. x, </w:t>
    </w:r>
    <w:proofErr w:type="spellStart"/>
    <w:r w:rsidRPr="0009563E">
      <w:rPr>
        <w:color w:val="666666"/>
        <w:sz w:val="16"/>
        <w:szCs w:val="16"/>
      </w:rPr>
      <w:t>aaaa</w:t>
    </w:r>
    <w:proofErr w:type="spellEnd"/>
    <w:r w:rsidRPr="0009563E">
      <w:rPr>
        <w:color w:val="666666"/>
        <w:sz w:val="16"/>
        <w:szCs w:val="16"/>
      </w:rPr>
      <w:tab/>
    </w:r>
    <w:r>
      <w:rPr>
        <w:color w:val="666666"/>
        <w:sz w:val="16"/>
        <w:szCs w:val="16"/>
      </w:rPr>
      <w:tab/>
      <w:t xml:space="preserve">     </w:t>
    </w:r>
    <w:r w:rsidRPr="0009563E">
      <w:rPr>
        <w:color w:val="666666"/>
        <w:sz w:val="16"/>
        <w:szCs w:val="16"/>
      </w:rPr>
      <w:tab/>
    </w:r>
    <w:r w:rsidRPr="0009563E">
      <w:rPr>
        <w:color w:val="666666"/>
        <w:sz w:val="16"/>
        <w:szCs w:val="16"/>
      </w:rPr>
      <w:tab/>
    </w:r>
    <w:r w:rsidRPr="0009563E">
      <w:rPr>
        <w:color w:val="666666"/>
        <w:sz w:val="16"/>
        <w:szCs w:val="16"/>
      </w:rPr>
      <w:tab/>
      <w:t xml:space="preserve">       </w:t>
    </w:r>
    <w:r>
      <w:rPr>
        <w:color w:val="666666"/>
        <w:sz w:val="16"/>
        <w:szCs w:val="16"/>
      </w:rPr>
      <w:t xml:space="preserve">            </w:t>
    </w:r>
    <w:r w:rsidRPr="0009563E">
      <w:rPr>
        <w:color w:val="666666"/>
        <w:sz w:val="16"/>
        <w:szCs w:val="16"/>
      </w:rPr>
      <w:t xml:space="preserve"> DOI: http://dx.doi.org/10.14393/rbcvxx</w:t>
    </w:r>
    <w:r w:rsidRPr="006746EF">
      <w:rPr>
        <w:color w:val="666666"/>
        <w:sz w:val="16"/>
        <w:szCs w:val="16"/>
      </w:rPr>
      <w:t>n</w:t>
    </w:r>
    <w:r w:rsidR="008F30E5" w:rsidRPr="006746EF">
      <w:rPr>
        <w:color w:val="666666"/>
        <w:sz w:val="16"/>
        <w:szCs w:val="16"/>
      </w:rPr>
      <w:t>0a</w:t>
    </w:r>
    <w:r w:rsidRPr="0009563E">
      <w:rPr>
        <w:color w:val="666666"/>
        <w:sz w:val="16"/>
        <w:szCs w:val="16"/>
      </w:rPr>
      <w:t>-xxxx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C6629"/>
    <w:multiLevelType w:val="hybridMultilevel"/>
    <w:tmpl w:val="DCC065B0"/>
    <w:lvl w:ilvl="0" w:tplc="3138B75E">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2516B90"/>
    <w:multiLevelType w:val="multilevel"/>
    <w:tmpl w:val="51A6D4B6"/>
    <w:lvl w:ilvl="0">
      <w:start w:val="1"/>
      <w:numFmt w:val="decimal"/>
      <w:pStyle w:val="Ttulo1"/>
      <w:lvlText w:val="%1"/>
      <w:lvlJc w:val="left"/>
      <w:pPr>
        <w:ind w:left="432" w:hanging="432"/>
      </w:pPr>
    </w:lvl>
    <w:lvl w:ilvl="1">
      <w:start w:val="1"/>
      <w:numFmt w:val="decimal"/>
      <w:pStyle w:val="Ttulo2"/>
      <w:lvlText w:val="%1.%2"/>
      <w:lvlJc w:val="left"/>
      <w:pPr>
        <w:ind w:left="860"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1F4968A3"/>
    <w:multiLevelType w:val="hybridMultilevel"/>
    <w:tmpl w:val="00306904"/>
    <w:lvl w:ilvl="0" w:tplc="2D8CD61A">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1" w:tplc="64F8F1A6">
      <w:numFmt w:val="bullet"/>
      <w:lvlText w:val="•"/>
      <w:lvlJc w:val="left"/>
      <w:pPr>
        <w:ind w:left="1626" w:hanging="199"/>
      </w:pPr>
      <w:rPr>
        <w:rFonts w:hint="default"/>
        <w:lang w:val="en-US" w:eastAsia="en-US" w:bidi="en-US"/>
      </w:rPr>
    </w:lvl>
    <w:lvl w:ilvl="2" w:tplc="F9304FEA">
      <w:numFmt w:val="bullet"/>
      <w:lvlText w:val="•"/>
      <w:lvlJc w:val="left"/>
      <w:pPr>
        <w:ind w:left="2613" w:hanging="199"/>
      </w:pPr>
      <w:rPr>
        <w:rFonts w:hint="default"/>
        <w:lang w:val="en-US" w:eastAsia="en-US" w:bidi="en-US"/>
      </w:rPr>
    </w:lvl>
    <w:lvl w:ilvl="3" w:tplc="30EAFAB8">
      <w:numFmt w:val="bullet"/>
      <w:lvlText w:val="•"/>
      <w:lvlJc w:val="left"/>
      <w:pPr>
        <w:ind w:left="3599" w:hanging="199"/>
      </w:pPr>
      <w:rPr>
        <w:rFonts w:hint="default"/>
        <w:lang w:val="en-US" w:eastAsia="en-US" w:bidi="en-US"/>
      </w:rPr>
    </w:lvl>
    <w:lvl w:ilvl="4" w:tplc="20060784">
      <w:numFmt w:val="bullet"/>
      <w:lvlText w:val="•"/>
      <w:lvlJc w:val="left"/>
      <w:pPr>
        <w:ind w:left="4586" w:hanging="199"/>
      </w:pPr>
      <w:rPr>
        <w:rFonts w:hint="default"/>
        <w:lang w:val="en-US" w:eastAsia="en-US" w:bidi="en-US"/>
      </w:rPr>
    </w:lvl>
    <w:lvl w:ilvl="5" w:tplc="B48265E8">
      <w:numFmt w:val="bullet"/>
      <w:lvlText w:val="•"/>
      <w:lvlJc w:val="left"/>
      <w:pPr>
        <w:ind w:left="5572" w:hanging="199"/>
      </w:pPr>
      <w:rPr>
        <w:rFonts w:hint="default"/>
        <w:lang w:val="en-US" w:eastAsia="en-US" w:bidi="en-US"/>
      </w:rPr>
    </w:lvl>
    <w:lvl w:ilvl="6" w:tplc="069E1C9C">
      <w:numFmt w:val="bullet"/>
      <w:lvlText w:val="•"/>
      <w:lvlJc w:val="left"/>
      <w:pPr>
        <w:ind w:left="6559" w:hanging="199"/>
      </w:pPr>
      <w:rPr>
        <w:rFonts w:hint="default"/>
        <w:lang w:val="en-US" w:eastAsia="en-US" w:bidi="en-US"/>
      </w:rPr>
    </w:lvl>
    <w:lvl w:ilvl="7" w:tplc="DAE8759C">
      <w:numFmt w:val="bullet"/>
      <w:lvlText w:val="•"/>
      <w:lvlJc w:val="left"/>
      <w:pPr>
        <w:ind w:left="7545" w:hanging="199"/>
      </w:pPr>
      <w:rPr>
        <w:rFonts w:hint="default"/>
        <w:lang w:val="en-US" w:eastAsia="en-US" w:bidi="en-US"/>
      </w:rPr>
    </w:lvl>
    <w:lvl w:ilvl="8" w:tplc="7DDE3EDC">
      <w:numFmt w:val="bullet"/>
      <w:lvlText w:val="•"/>
      <w:lvlJc w:val="left"/>
      <w:pPr>
        <w:ind w:left="8532" w:hanging="199"/>
      </w:pPr>
      <w:rPr>
        <w:rFonts w:hint="default"/>
        <w:lang w:val="en-US" w:eastAsia="en-US" w:bidi="en-US"/>
      </w:rPr>
    </w:lvl>
  </w:abstractNum>
  <w:abstractNum w:abstractNumId="3" w15:restartNumberingAfterBreak="0">
    <w:nsid w:val="258755C2"/>
    <w:multiLevelType w:val="hybridMultilevel"/>
    <w:tmpl w:val="83F24D60"/>
    <w:lvl w:ilvl="0" w:tplc="25EE88B0">
      <w:start w:val="1"/>
      <w:numFmt w:val="decimal"/>
      <w:pStyle w:val="Pargrafo3"/>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4" w15:restartNumberingAfterBreak="0">
    <w:nsid w:val="298B7CD3"/>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A7E657B"/>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30B30B32"/>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338D70EF"/>
    <w:multiLevelType w:val="multilevel"/>
    <w:tmpl w:val="E176E8D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5AA5F2F"/>
    <w:multiLevelType w:val="hybridMultilevel"/>
    <w:tmpl w:val="5A5AC6B0"/>
    <w:lvl w:ilvl="0" w:tplc="60DA05FA">
      <w:start w:val="1"/>
      <w:numFmt w:val="decimal"/>
      <w:lvlText w:val="%1."/>
      <w:lvlJc w:val="left"/>
      <w:pPr>
        <w:ind w:left="869" w:hanging="360"/>
      </w:pPr>
    </w:lvl>
    <w:lvl w:ilvl="1" w:tplc="04160019" w:tentative="1">
      <w:start w:val="1"/>
      <w:numFmt w:val="lowerLetter"/>
      <w:lvlText w:val="%2."/>
      <w:lvlJc w:val="left"/>
      <w:pPr>
        <w:ind w:left="1589" w:hanging="360"/>
      </w:pPr>
    </w:lvl>
    <w:lvl w:ilvl="2" w:tplc="0416001B" w:tentative="1">
      <w:start w:val="1"/>
      <w:numFmt w:val="lowerRoman"/>
      <w:lvlText w:val="%3."/>
      <w:lvlJc w:val="right"/>
      <w:pPr>
        <w:ind w:left="2309" w:hanging="180"/>
      </w:pPr>
    </w:lvl>
    <w:lvl w:ilvl="3" w:tplc="0416000F" w:tentative="1">
      <w:start w:val="1"/>
      <w:numFmt w:val="decimal"/>
      <w:lvlText w:val="%4."/>
      <w:lvlJc w:val="left"/>
      <w:pPr>
        <w:ind w:left="3029" w:hanging="360"/>
      </w:pPr>
    </w:lvl>
    <w:lvl w:ilvl="4" w:tplc="04160019" w:tentative="1">
      <w:start w:val="1"/>
      <w:numFmt w:val="lowerLetter"/>
      <w:lvlText w:val="%5."/>
      <w:lvlJc w:val="left"/>
      <w:pPr>
        <w:ind w:left="3749" w:hanging="360"/>
      </w:pPr>
    </w:lvl>
    <w:lvl w:ilvl="5" w:tplc="0416001B" w:tentative="1">
      <w:start w:val="1"/>
      <w:numFmt w:val="lowerRoman"/>
      <w:lvlText w:val="%6."/>
      <w:lvlJc w:val="right"/>
      <w:pPr>
        <w:ind w:left="4469" w:hanging="180"/>
      </w:pPr>
    </w:lvl>
    <w:lvl w:ilvl="6" w:tplc="0416000F" w:tentative="1">
      <w:start w:val="1"/>
      <w:numFmt w:val="decimal"/>
      <w:lvlText w:val="%7."/>
      <w:lvlJc w:val="left"/>
      <w:pPr>
        <w:ind w:left="5189" w:hanging="360"/>
      </w:pPr>
    </w:lvl>
    <w:lvl w:ilvl="7" w:tplc="04160019" w:tentative="1">
      <w:start w:val="1"/>
      <w:numFmt w:val="lowerLetter"/>
      <w:lvlText w:val="%8."/>
      <w:lvlJc w:val="left"/>
      <w:pPr>
        <w:ind w:left="5909" w:hanging="360"/>
      </w:pPr>
    </w:lvl>
    <w:lvl w:ilvl="8" w:tplc="0416001B" w:tentative="1">
      <w:start w:val="1"/>
      <w:numFmt w:val="lowerRoman"/>
      <w:lvlText w:val="%9."/>
      <w:lvlJc w:val="right"/>
      <w:pPr>
        <w:ind w:left="6629" w:hanging="180"/>
      </w:pPr>
    </w:lvl>
  </w:abstractNum>
  <w:abstractNum w:abstractNumId="9" w15:restartNumberingAfterBreak="0">
    <w:nsid w:val="4C29798C"/>
    <w:multiLevelType w:val="hybridMultilevel"/>
    <w:tmpl w:val="7E1C6B96"/>
    <w:lvl w:ilvl="0" w:tplc="E9867462">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1" w:tplc="5C00EA76">
      <w:numFmt w:val="bullet"/>
      <w:lvlText w:val="•"/>
      <w:lvlJc w:val="left"/>
      <w:pPr>
        <w:ind w:left="725" w:hanging="199"/>
      </w:pPr>
      <w:rPr>
        <w:rFonts w:hint="default"/>
        <w:lang w:val="en-US" w:eastAsia="en-US" w:bidi="en-US"/>
      </w:rPr>
    </w:lvl>
    <w:lvl w:ilvl="2" w:tplc="4E905918">
      <w:numFmt w:val="bullet"/>
      <w:lvlText w:val="•"/>
      <w:lvlJc w:val="left"/>
      <w:pPr>
        <w:ind w:left="811" w:hanging="199"/>
      </w:pPr>
      <w:rPr>
        <w:rFonts w:hint="default"/>
        <w:lang w:val="en-US" w:eastAsia="en-US" w:bidi="en-US"/>
      </w:rPr>
    </w:lvl>
    <w:lvl w:ilvl="3" w:tplc="41C0ECBC">
      <w:numFmt w:val="bullet"/>
      <w:lvlText w:val="•"/>
      <w:lvlJc w:val="left"/>
      <w:pPr>
        <w:ind w:left="896" w:hanging="199"/>
      </w:pPr>
      <w:rPr>
        <w:rFonts w:hint="default"/>
        <w:lang w:val="en-US" w:eastAsia="en-US" w:bidi="en-US"/>
      </w:rPr>
    </w:lvl>
    <w:lvl w:ilvl="4" w:tplc="831A1904">
      <w:numFmt w:val="bullet"/>
      <w:lvlText w:val="•"/>
      <w:lvlJc w:val="left"/>
      <w:pPr>
        <w:ind w:left="982" w:hanging="199"/>
      </w:pPr>
      <w:rPr>
        <w:rFonts w:hint="default"/>
        <w:lang w:val="en-US" w:eastAsia="en-US" w:bidi="en-US"/>
      </w:rPr>
    </w:lvl>
    <w:lvl w:ilvl="5" w:tplc="260CF5A8">
      <w:numFmt w:val="bullet"/>
      <w:lvlText w:val="•"/>
      <w:lvlJc w:val="left"/>
      <w:pPr>
        <w:ind w:left="1068" w:hanging="199"/>
      </w:pPr>
      <w:rPr>
        <w:rFonts w:hint="default"/>
        <w:lang w:val="en-US" w:eastAsia="en-US" w:bidi="en-US"/>
      </w:rPr>
    </w:lvl>
    <w:lvl w:ilvl="6" w:tplc="F48893CA">
      <w:numFmt w:val="bullet"/>
      <w:lvlText w:val="•"/>
      <w:lvlJc w:val="left"/>
      <w:pPr>
        <w:ind w:left="1153" w:hanging="199"/>
      </w:pPr>
      <w:rPr>
        <w:rFonts w:hint="default"/>
        <w:lang w:val="en-US" w:eastAsia="en-US" w:bidi="en-US"/>
      </w:rPr>
    </w:lvl>
    <w:lvl w:ilvl="7" w:tplc="29DE73B6">
      <w:numFmt w:val="bullet"/>
      <w:lvlText w:val="•"/>
      <w:lvlJc w:val="left"/>
      <w:pPr>
        <w:ind w:left="1239" w:hanging="199"/>
      </w:pPr>
      <w:rPr>
        <w:rFonts w:hint="default"/>
        <w:lang w:val="en-US" w:eastAsia="en-US" w:bidi="en-US"/>
      </w:rPr>
    </w:lvl>
    <w:lvl w:ilvl="8" w:tplc="A2B2F050">
      <w:numFmt w:val="bullet"/>
      <w:lvlText w:val="•"/>
      <w:lvlJc w:val="left"/>
      <w:pPr>
        <w:ind w:left="1325" w:hanging="199"/>
      </w:pPr>
      <w:rPr>
        <w:rFonts w:hint="default"/>
        <w:lang w:val="en-US" w:eastAsia="en-US" w:bidi="en-US"/>
      </w:rPr>
    </w:lvl>
  </w:abstractNum>
  <w:abstractNum w:abstractNumId="10" w15:restartNumberingAfterBreak="0">
    <w:nsid w:val="4DD77F6F"/>
    <w:multiLevelType w:val="hybridMultilevel"/>
    <w:tmpl w:val="8D22EE9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EEE569A"/>
    <w:multiLevelType w:val="hybridMultilevel"/>
    <w:tmpl w:val="39E2FEDE"/>
    <w:lvl w:ilvl="0" w:tplc="1078080A">
      <w:start w:val="1"/>
      <w:numFmt w:val="decimal"/>
      <w:lvlText w:val="%1."/>
      <w:lvlJc w:val="left"/>
      <w:pPr>
        <w:ind w:left="648" w:hanging="250"/>
      </w:pPr>
      <w:rPr>
        <w:rFonts w:ascii="Times New Roman" w:eastAsia="Times New Roman" w:hAnsi="Times New Roman" w:cs="Times New Roman" w:hint="default"/>
        <w:w w:val="99"/>
        <w:sz w:val="20"/>
        <w:szCs w:val="20"/>
        <w:lang w:val="en-US" w:eastAsia="en-US" w:bidi="en-US"/>
      </w:rPr>
    </w:lvl>
    <w:lvl w:ilvl="1" w:tplc="D0AE5C62">
      <w:start w:val="1"/>
      <w:numFmt w:val="lowerLetter"/>
      <w:lvlText w:val="(%2)"/>
      <w:lvlJc w:val="left"/>
      <w:pPr>
        <w:ind w:left="1086" w:hanging="321"/>
      </w:pPr>
      <w:rPr>
        <w:rFonts w:ascii="Times New Roman" w:eastAsia="Times New Roman" w:hAnsi="Times New Roman" w:cs="Times New Roman" w:hint="default"/>
        <w:w w:val="99"/>
        <w:sz w:val="20"/>
        <w:szCs w:val="20"/>
        <w:lang w:val="en-US" w:eastAsia="en-US" w:bidi="en-US"/>
      </w:rPr>
    </w:lvl>
    <w:lvl w:ilvl="2" w:tplc="90E87D98">
      <w:numFmt w:val="bullet"/>
      <w:lvlText w:val="•"/>
      <w:lvlJc w:val="left"/>
      <w:pPr>
        <w:ind w:left="2127" w:hanging="321"/>
      </w:pPr>
      <w:rPr>
        <w:rFonts w:hint="default"/>
        <w:lang w:val="en-US" w:eastAsia="en-US" w:bidi="en-US"/>
      </w:rPr>
    </w:lvl>
    <w:lvl w:ilvl="3" w:tplc="C8CAA99C">
      <w:numFmt w:val="bullet"/>
      <w:lvlText w:val="•"/>
      <w:lvlJc w:val="left"/>
      <w:pPr>
        <w:ind w:left="3174" w:hanging="321"/>
      </w:pPr>
      <w:rPr>
        <w:rFonts w:hint="default"/>
        <w:lang w:val="en-US" w:eastAsia="en-US" w:bidi="en-US"/>
      </w:rPr>
    </w:lvl>
    <w:lvl w:ilvl="4" w:tplc="4A74C386">
      <w:numFmt w:val="bullet"/>
      <w:lvlText w:val="•"/>
      <w:lvlJc w:val="left"/>
      <w:pPr>
        <w:ind w:left="4221" w:hanging="321"/>
      </w:pPr>
      <w:rPr>
        <w:rFonts w:hint="default"/>
        <w:lang w:val="en-US" w:eastAsia="en-US" w:bidi="en-US"/>
      </w:rPr>
    </w:lvl>
    <w:lvl w:ilvl="5" w:tplc="7570B142">
      <w:numFmt w:val="bullet"/>
      <w:lvlText w:val="•"/>
      <w:lvlJc w:val="left"/>
      <w:pPr>
        <w:ind w:left="5269" w:hanging="321"/>
      </w:pPr>
      <w:rPr>
        <w:rFonts w:hint="default"/>
        <w:lang w:val="en-US" w:eastAsia="en-US" w:bidi="en-US"/>
      </w:rPr>
    </w:lvl>
    <w:lvl w:ilvl="6" w:tplc="AD6E0046">
      <w:numFmt w:val="bullet"/>
      <w:lvlText w:val="•"/>
      <w:lvlJc w:val="left"/>
      <w:pPr>
        <w:ind w:left="6316" w:hanging="321"/>
      </w:pPr>
      <w:rPr>
        <w:rFonts w:hint="default"/>
        <w:lang w:val="en-US" w:eastAsia="en-US" w:bidi="en-US"/>
      </w:rPr>
    </w:lvl>
    <w:lvl w:ilvl="7" w:tplc="DAE86F12">
      <w:numFmt w:val="bullet"/>
      <w:lvlText w:val="•"/>
      <w:lvlJc w:val="left"/>
      <w:pPr>
        <w:ind w:left="7363" w:hanging="321"/>
      </w:pPr>
      <w:rPr>
        <w:rFonts w:hint="default"/>
        <w:lang w:val="en-US" w:eastAsia="en-US" w:bidi="en-US"/>
      </w:rPr>
    </w:lvl>
    <w:lvl w:ilvl="8" w:tplc="8626DABA">
      <w:numFmt w:val="bullet"/>
      <w:lvlText w:val="•"/>
      <w:lvlJc w:val="left"/>
      <w:pPr>
        <w:ind w:left="8410" w:hanging="321"/>
      </w:pPr>
      <w:rPr>
        <w:rFonts w:hint="default"/>
        <w:lang w:val="en-US" w:eastAsia="en-US" w:bidi="en-US"/>
      </w:rPr>
    </w:lvl>
  </w:abstractNum>
  <w:abstractNum w:abstractNumId="12" w15:restartNumberingAfterBreak="0">
    <w:nsid w:val="5CB85074"/>
    <w:multiLevelType w:val="hybridMultilevel"/>
    <w:tmpl w:val="8A2C225C"/>
    <w:lvl w:ilvl="0" w:tplc="840EB658">
      <w:start w:val="1"/>
      <w:numFmt w:val="decimal"/>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13" w15:restartNumberingAfterBreak="0">
    <w:nsid w:val="64001956"/>
    <w:multiLevelType w:val="hybridMultilevel"/>
    <w:tmpl w:val="3CC4981E"/>
    <w:lvl w:ilvl="0" w:tplc="58B6B5F0">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1" w:tplc="24EA7300">
      <w:numFmt w:val="bullet"/>
      <w:lvlText w:val="•"/>
      <w:lvlJc w:val="left"/>
      <w:pPr>
        <w:ind w:left="1626" w:hanging="199"/>
      </w:pPr>
      <w:rPr>
        <w:rFonts w:hint="default"/>
        <w:lang w:val="en-US" w:eastAsia="en-US" w:bidi="en-US"/>
      </w:rPr>
    </w:lvl>
    <w:lvl w:ilvl="2" w:tplc="269ECB36">
      <w:numFmt w:val="bullet"/>
      <w:lvlText w:val="•"/>
      <w:lvlJc w:val="left"/>
      <w:pPr>
        <w:ind w:left="2613" w:hanging="199"/>
      </w:pPr>
      <w:rPr>
        <w:rFonts w:hint="default"/>
        <w:lang w:val="en-US" w:eastAsia="en-US" w:bidi="en-US"/>
      </w:rPr>
    </w:lvl>
    <w:lvl w:ilvl="3" w:tplc="7D827FF8">
      <w:numFmt w:val="bullet"/>
      <w:lvlText w:val="•"/>
      <w:lvlJc w:val="left"/>
      <w:pPr>
        <w:ind w:left="3599" w:hanging="199"/>
      </w:pPr>
      <w:rPr>
        <w:rFonts w:hint="default"/>
        <w:lang w:val="en-US" w:eastAsia="en-US" w:bidi="en-US"/>
      </w:rPr>
    </w:lvl>
    <w:lvl w:ilvl="4" w:tplc="E39ECD28">
      <w:numFmt w:val="bullet"/>
      <w:lvlText w:val="•"/>
      <w:lvlJc w:val="left"/>
      <w:pPr>
        <w:ind w:left="4586" w:hanging="199"/>
      </w:pPr>
      <w:rPr>
        <w:rFonts w:hint="default"/>
        <w:lang w:val="en-US" w:eastAsia="en-US" w:bidi="en-US"/>
      </w:rPr>
    </w:lvl>
    <w:lvl w:ilvl="5" w:tplc="2E143958">
      <w:numFmt w:val="bullet"/>
      <w:lvlText w:val="•"/>
      <w:lvlJc w:val="left"/>
      <w:pPr>
        <w:ind w:left="5572" w:hanging="199"/>
      </w:pPr>
      <w:rPr>
        <w:rFonts w:hint="default"/>
        <w:lang w:val="en-US" w:eastAsia="en-US" w:bidi="en-US"/>
      </w:rPr>
    </w:lvl>
    <w:lvl w:ilvl="6" w:tplc="2FC2B0F8">
      <w:numFmt w:val="bullet"/>
      <w:lvlText w:val="•"/>
      <w:lvlJc w:val="left"/>
      <w:pPr>
        <w:ind w:left="6559" w:hanging="199"/>
      </w:pPr>
      <w:rPr>
        <w:rFonts w:hint="default"/>
        <w:lang w:val="en-US" w:eastAsia="en-US" w:bidi="en-US"/>
      </w:rPr>
    </w:lvl>
    <w:lvl w:ilvl="7" w:tplc="C3BE0D20">
      <w:numFmt w:val="bullet"/>
      <w:lvlText w:val="•"/>
      <w:lvlJc w:val="left"/>
      <w:pPr>
        <w:ind w:left="7545" w:hanging="199"/>
      </w:pPr>
      <w:rPr>
        <w:rFonts w:hint="default"/>
        <w:lang w:val="en-US" w:eastAsia="en-US" w:bidi="en-US"/>
      </w:rPr>
    </w:lvl>
    <w:lvl w:ilvl="8" w:tplc="C2CC83F8">
      <w:numFmt w:val="bullet"/>
      <w:lvlText w:val="•"/>
      <w:lvlJc w:val="left"/>
      <w:pPr>
        <w:ind w:left="8532" w:hanging="199"/>
      </w:pPr>
      <w:rPr>
        <w:rFonts w:hint="default"/>
        <w:lang w:val="en-US" w:eastAsia="en-US" w:bidi="en-US"/>
      </w:rPr>
    </w:lvl>
  </w:abstractNum>
  <w:abstractNum w:abstractNumId="14" w15:restartNumberingAfterBreak="0">
    <w:nsid w:val="66DB3174"/>
    <w:multiLevelType w:val="multilevel"/>
    <w:tmpl w:val="7DC8FF2A"/>
    <w:lvl w:ilvl="0">
      <w:start w:val="1"/>
      <w:numFmt w:val="decimal"/>
      <w:lvlText w:val="%1"/>
      <w:lvlJc w:val="left"/>
      <w:pPr>
        <w:ind w:left="485" w:hanging="335"/>
      </w:pPr>
      <w:rPr>
        <w:rFonts w:ascii="Arial" w:eastAsia="Arial" w:hAnsi="Arial" w:cs="Arial" w:hint="default"/>
        <w:b/>
        <w:bCs/>
        <w:w w:val="102"/>
        <w:sz w:val="21"/>
        <w:szCs w:val="21"/>
        <w:lang w:val="en-US" w:eastAsia="en-US" w:bidi="en-US"/>
      </w:rPr>
    </w:lvl>
    <w:lvl w:ilvl="1">
      <w:start w:val="1"/>
      <w:numFmt w:val="decimal"/>
      <w:pStyle w:val="Estilo1"/>
      <w:lvlText w:val="%1.%2"/>
      <w:lvlJc w:val="left"/>
      <w:pPr>
        <w:ind w:left="578" w:hanging="429"/>
      </w:pPr>
      <w:rPr>
        <w:rFonts w:ascii="Arial" w:eastAsia="Arial" w:hAnsi="Arial" w:cs="Arial" w:hint="default"/>
        <w:b/>
        <w:bCs/>
        <w:w w:val="99"/>
        <w:sz w:val="18"/>
        <w:szCs w:val="18"/>
        <w:lang w:val="en-US" w:eastAsia="en-US" w:bidi="en-US"/>
      </w:rPr>
    </w:lvl>
    <w:lvl w:ilvl="2">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3">
      <w:numFmt w:val="bullet"/>
      <w:lvlText w:val="◦"/>
      <w:lvlJc w:val="left"/>
      <w:pPr>
        <w:ind w:left="1086" w:hanging="199"/>
      </w:pPr>
      <w:rPr>
        <w:rFonts w:ascii="Lucida Sans Unicode" w:eastAsia="Lucida Sans Unicode" w:hAnsi="Lucida Sans Unicode" w:cs="Lucida Sans Unicode" w:hint="default"/>
        <w:w w:val="88"/>
        <w:sz w:val="20"/>
        <w:szCs w:val="20"/>
        <w:lang w:val="en-US" w:eastAsia="en-US" w:bidi="en-US"/>
      </w:rPr>
    </w:lvl>
    <w:lvl w:ilvl="4">
      <w:numFmt w:val="bullet"/>
      <w:lvlText w:val="•"/>
      <w:lvlJc w:val="left"/>
      <w:pPr>
        <w:ind w:left="2426" w:hanging="199"/>
      </w:pPr>
      <w:rPr>
        <w:rFonts w:hint="default"/>
        <w:lang w:val="en-US" w:eastAsia="en-US" w:bidi="en-US"/>
      </w:rPr>
    </w:lvl>
    <w:lvl w:ilvl="5">
      <w:numFmt w:val="bullet"/>
      <w:lvlText w:val="•"/>
      <w:lvlJc w:val="left"/>
      <w:pPr>
        <w:ind w:left="3773" w:hanging="199"/>
      </w:pPr>
      <w:rPr>
        <w:rFonts w:hint="default"/>
        <w:lang w:val="en-US" w:eastAsia="en-US" w:bidi="en-US"/>
      </w:rPr>
    </w:lvl>
    <w:lvl w:ilvl="6">
      <w:numFmt w:val="bullet"/>
      <w:lvlText w:val="•"/>
      <w:lvlJc w:val="left"/>
      <w:pPr>
        <w:ind w:left="5119" w:hanging="199"/>
      </w:pPr>
      <w:rPr>
        <w:rFonts w:hint="default"/>
        <w:lang w:val="en-US" w:eastAsia="en-US" w:bidi="en-US"/>
      </w:rPr>
    </w:lvl>
    <w:lvl w:ilvl="7">
      <w:numFmt w:val="bullet"/>
      <w:lvlText w:val="•"/>
      <w:lvlJc w:val="left"/>
      <w:pPr>
        <w:ind w:left="6466" w:hanging="199"/>
      </w:pPr>
      <w:rPr>
        <w:rFonts w:hint="default"/>
        <w:lang w:val="en-US" w:eastAsia="en-US" w:bidi="en-US"/>
      </w:rPr>
    </w:lvl>
    <w:lvl w:ilvl="8">
      <w:numFmt w:val="bullet"/>
      <w:lvlText w:val="•"/>
      <w:lvlJc w:val="left"/>
      <w:pPr>
        <w:ind w:left="7812" w:hanging="199"/>
      </w:pPr>
      <w:rPr>
        <w:rFonts w:hint="default"/>
        <w:lang w:val="en-US" w:eastAsia="en-US" w:bidi="en-US"/>
      </w:rPr>
    </w:lvl>
  </w:abstractNum>
  <w:abstractNum w:abstractNumId="15" w15:restartNumberingAfterBreak="0">
    <w:nsid w:val="6D6E57A5"/>
    <w:multiLevelType w:val="multilevel"/>
    <w:tmpl w:val="C4EAF240"/>
    <w:lvl w:ilvl="0">
      <w:start w:val="1"/>
      <w:numFmt w:val="decimal"/>
      <w:pStyle w:val="Nvel1-Ttulo"/>
      <w:lvlText w:val="%1"/>
      <w:lvlJc w:val="left"/>
      <w:pPr>
        <w:ind w:left="2133"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74B212CC"/>
    <w:multiLevelType w:val="hybridMultilevel"/>
    <w:tmpl w:val="B450FD34"/>
    <w:lvl w:ilvl="0" w:tplc="9D08B02A">
      <w:start w:val="1"/>
      <w:numFmt w:val="decimal"/>
      <w:lvlText w:val="%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74B638CA"/>
    <w:multiLevelType w:val="hybridMultilevel"/>
    <w:tmpl w:val="71AEAF34"/>
    <w:lvl w:ilvl="0" w:tplc="EEBA0444">
      <w:start w:val="1"/>
      <w:numFmt w:val="decimal"/>
      <w:pStyle w:val="Pargrafo2"/>
      <w:lvlText w:val="%1."/>
      <w:lvlJc w:val="left"/>
      <w:pPr>
        <w:ind w:left="5219" w:hanging="360"/>
      </w:pPr>
    </w:lvl>
    <w:lvl w:ilvl="1" w:tplc="04160019" w:tentative="1">
      <w:start w:val="1"/>
      <w:numFmt w:val="lowerLetter"/>
      <w:lvlText w:val="%2."/>
      <w:lvlJc w:val="left"/>
      <w:pPr>
        <w:ind w:left="5939" w:hanging="360"/>
      </w:pPr>
    </w:lvl>
    <w:lvl w:ilvl="2" w:tplc="0416001B" w:tentative="1">
      <w:start w:val="1"/>
      <w:numFmt w:val="lowerRoman"/>
      <w:lvlText w:val="%3."/>
      <w:lvlJc w:val="right"/>
      <w:pPr>
        <w:ind w:left="6659" w:hanging="180"/>
      </w:pPr>
    </w:lvl>
    <w:lvl w:ilvl="3" w:tplc="0416000F" w:tentative="1">
      <w:start w:val="1"/>
      <w:numFmt w:val="decimal"/>
      <w:lvlText w:val="%4."/>
      <w:lvlJc w:val="left"/>
      <w:pPr>
        <w:ind w:left="7379" w:hanging="360"/>
      </w:pPr>
    </w:lvl>
    <w:lvl w:ilvl="4" w:tplc="04160019" w:tentative="1">
      <w:start w:val="1"/>
      <w:numFmt w:val="lowerLetter"/>
      <w:lvlText w:val="%5."/>
      <w:lvlJc w:val="left"/>
      <w:pPr>
        <w:ind w:left="8099" w:hanging="360"/>
      </w:pPr>
    </w:lvl>
    <w:lvl w:ilvl="5" w:tplc="0416001B" w:tentative="1">
      <w:start w:val="1"/>
      <w:numFmt w:val="lowerRoman"/>
      <w:lvlText w:val="%6."/>
      <w:lvlJc w:val="right"/>
      <w:pPr>
        <w:ind w:left="8819" w:hanging="180"/>
      </w:pPr>
    </w:lvl>
    <w:lvl w:ilvl="6" w:tplc="0416000F" w:tentative="1">
      <w:start w:val="1"/>
      <w:numFmt w:val="decimal"/>
      <w:lvlText w:val="%7."/>
      <w:lvlJc w:val="left"/>
      <w:pPr>
        <w:ind w:left="9539" w:hanging="360"/>
      </w:pPr>
    </w:lvl>
    <w:lvl w:ilvl="7" w:tplc="04160019" w:tentative="1">
      <w:start w:val="1"/>
      <w:numFmt w:val="lowerLetter"/>
      <w:lvlText w:val="%8."/>
      <w:lvlJc w:val="left"/>
      <w:pPr>
        <w:ind w:left="10259" w:hanging="360"/>
      </w:pPr>
    </w:lvl>
    <w:lvl w:ilvl="8" w:tplc="0416001B" w:tentative="1">
      <w:start w:val="1"/>
      <w:numFmt w:val="lowerRoman"/>
      <w:lvlText w:val="%9."/>
      <w:lvlJc w:val="right"/>
      <w:pPr>
        <w:ind w:left="10979" w:hanging="180"/>
      </w:pPr>
    </w:lvl>
  </w:abstractNum>
  <w:abstractNum w:abstractNumId="18" w15:restartNumberingAfterBreak="0">
    <w:nsid w:val="77060428"/>
    <w:multiLevelType w:val="hybridMultilevel"/>
    <w:tmpl w:val="4DC4BC28"/>
    <w:lvl w:ilvl="0" w:tplc="E51AA1CA">
      <w:numFmt w:val="bullet"/>
      <w:lvlText w:val="•"/>
      <w:lvlJc w:val="left"/>
      <w:pPr>
        <w:ind w:left="648" w:hanging="199"/>
      </w:pPr>
      <w:rPr>
        <w:rFonts w:ascii="Lucida Sans Unicode" w:eastAsia="Lucida Sans Unicode" w:hAnsi="Lucida Sans Unicode" w:cs="Lucida Sans Unicode" w:hint="default"/>
        <w:w w:val="78"/>
        <w:sz w:val="20"/>
        <w:szCs w:val="20"/>
        <w:lang w:val="en-US" w:eastAsia="en-US" w:bidi="en-US"/>
      </w:rPr>
    </w:lvl>
    <w:lvl w:ilvl="1" w:tplc="505C4364">
      <w:numFmt w:val="bullet"/>
      <w:lvlText w:val="◦"/>
      <w:lvlJc w:val="left"/>
      <w:pPr>
        <w:ind w:left="1086" w:hanging="199"/>
      </w:pPr>
      <w:rPr>
        <w:rFonts w:ascii="Lucida Sans Unicode" w:eastAsia="Lucida Sans Unicode" w:hAnsi="Lucida Sans Unicode" w:cs="Lucida Sans Unicode" w:hint="default"/>
        <w:w w:val="88"/>
        <w:sz w:val="20"/>
        <w:szCs w:val="20"/>
        <w:lang w:val="en-US" w:eastAsia="en-US" w:bidi="en-US"/>
      </w:rPr>
    </w:lvl>
    <w:lvl w:ilvl="2" w:tplc="D25CA6AC">
      <w:numFmt w:val="bullet"/>
      <w:lvlText w:val="•"/>
      <w:lvlJc w:val="left"/>
      <w:pPr>
        <w:ind w:left="1460" w:hanging="199"/>
      </w:pPr>
      <w:rPr>
        <w:rFonts w:hint="default"/>
        <w:lang w:val="en-US" w:eastAsia="en-US" w:bidi="en-US"/>
      </w:rPr>
    </w:lvl>
    <w:lvl w:ilvl="3" w:tplc="C568DDF8">
      <w:numFmt w:val="bullet"/>
      <w:lvlText w:val="•"/>
      <w:lvlJc w:val="left"/>
      <w:pPr>
        <w:ind w:left="2590" w:hanging="199"/>
      </w:pPr>
      <w:rPr>
        <w:rFonts w:hint="default"/>
        <w:lang w:val="en-US" w:eastAsia="en-US" w:bidi="en-US"/>
      </w:rPr>
    </w:lvl>
    <w:lvl w:ilvl="4" w:tplc="0FBCED38">
      <w:numFmt w:val="bullet"/>
      <w:lvlText w:val="•"/>
      <w:lvlJc w:val="left"/>
      <w:pPr>
        <w:ind w:left="3721" w:hanging="199"/>
      </w:pPr>
      <w:rPr>
        <w:rFonts w:hint="default"/>
        <w:lang w:val="en-US" w:eastAsia="en-US" w:bidi="en-US"/>
      </w:rPr>
    </w:lvl>
    <w:lvl w:ilvl="5" w:tplc="0ACED0DC">
      <w:numFmt w:val="bullet"/>
      <w:lvlText w:val="•"/>
      <w:lvlJc w:val="left"/>
      <w:pPr>
        <w:ind w:left="4852" w:hanging="199"/>
      </w:pPr>
      <w:rPr>
        <w:rFonts w:hint="default"/>
        <w:lang w:val="en-US" w:eastAsia="en-US" w:bidi="en-US"/>
      </w:rPr>
    </w:lvl>
    <w:lvl w:ilvl="6" w:tplc="FD5082B4">
      <w:numFmt w:val="bullet"/>
      <w:lvlText w:val="•"/>
      <w:lvlJc w:val="left"/>
      <w:pPr>
        <w:ind w:left="5982" w:hanging="199"/>
      </w:pPr>
      <w:rPr>
        <w:rFonts w:hint="default"/>
        <w:lang w:val="en-US" w:eastAsia="en-US" w:bidi="en-US"/>
      </w:rPr>
    </w:lvl>
    <w:lvl w:ilvl="7" w:tplc="9AD21872">
      <w:numFmt w:val="bullet"/>
      <w:lvlText w:val="•"/>
      <w:lvlJc w:val="left"/>
      <w:pPr>
        <w:ind w:left="7113" w:hanging="199"/>
      </w:pPr>
      <w:rPr>
        <w:rFonts w:hint="default"/>
        <w:lang w:val="en-US" w:eastAsia="en-US" w:bidi="en-US"/>
      </w:rPr>
    </w:lvl>
    <w:lvl w:ilvl="8" w:tplc="14FC7540">
      <w:numFmt w:val="bullet"/>
      <w:lvlText w:val="•"/>
      <w:lvlJc w:val="left"/>
      <w:pPr>
        <w:ind w:left="8244" w:hanging="199"/>
      </w:pPr>
      <w:rPr>
        <w:rFonts w:hint="default"/>
        <w:lang w:val="en-US" w:eastAsia="en-US" w:bidi="en-US"/>
      </w:rPr>
    </w:lvl>
  </w:abstractNum>
  <w:abstractNum w:abstractNumId="19" w15:restartNumberingAfterBreak="0">
    <w:nsid w:val="7EA54970"/>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92407940">
    <w:abstractNumId w:val="9"/>
  </w:num>
  <w:num w:numId="2" w16cid:durableId="1717192571">
    <w:abstractNumId w:val="13"/>
  </w:num>
  <w:num w:numId="3" w16cid:durableId="2093768960">
    <w:abstractNumId w:val="2"/>
  </w:num>
  <w:num w:numId="4" w16cid:durableId="2139182907">
    <w:abstractNumId w:val="18"/>
  </w:num>
  <w:num w:numId="5" w16cid:durableId="695278786">
    <w:abstractNumId w:val="11"/>
  </w:num>
  <w:num w:numId="6" w16cid:durableId="247203518">
    <w:abstractNumId w:val="14"/>
  </w:num>
  <w:num w:numId="7" w16cid:durableId="127553427">
    <w:abstractNumId w:val="0"/>
  </w:num>
  <w:num w:numId="8" w16cid:durableId="1229921676">
    <w:abstractNumId w:val="8"/>
  </w:num>
  <w:num w:numId="9" w16cid:durableId="1576475814">
    <w:abstractNumId w:val="12"/>
  </w:num>
  <w:num w:numId="10" w16cid:durableId="859008795">
    <w:abstractNumId w:val="1"/>
  </w:num>
  <w:num w:numId="11" w16cid:durableId="1069815298">
    <w:abstractNumId w:val="17"/>
  </w:num>
  <w:num w:numId="12" w16cid:durableId="321743603">
    <w:abstractNumId w:val="3"/>
  </w:num>
  <w:num w:numId="13" w16cid:durableId="1395280720">
    <w:abstractNumId w:val="19"/>
  </w:num>
  <w:num w:numId="14" w16cid:durableId="1178041558">
    <w:abstractNumId w:val="5"/>
  </w:num>
  <w:num w:numId="15" w16cid:durableId="12659235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48388197">
    <w:abstractNumId w:val="1"/>
  </w:num>
  <w:num w:numId="17" w16cid:durableId="2036686306">
    <w:abstractNumId w:val="6"/>
  </w:num>
  <w:num w:numId="18" w16cid:durableId="13579265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45187602">
    <w:abstractNumId w:val="4"/>
  </w:num>
  <w:num w:numId="20" w16cid:durableId="479541442">
    <w:abstractNumId w:val="15"/>
  </w:num>
  <w:num w:numId="21" w16cid:durableId="3094039">
    <w:abstractNumId w:val="7"/>
  </w:num>
  <w:num w:numId="22" w16cid:durableId="166798639">
    <w:abstractNumId w:val="16"/>
  </w:num>
  <w:num w:numId="23" w16cid:durableId="85658062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 Aurélio Barbiero">
    <w15:presenceInfo w15:providerId="Windows Live" w15:userId="f6f68d678cfe69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U0MbIwMjI1MjMzNTZU0lEKTi0uzszPAykwrgUAOuKfbiwAAAA="/>
  </w:docVars>
  <w:rsids>
    <w:rsidRoot w:val="00B8200D"/>
    <w:rsid w:val="00001196"/>
    <w:rsid w:val="000055E9"/>
    <w:rsid w:val="000071BD"/>
    <w:rsid w:val="00007AB8"/>
    <w:rsid w:val="000108AC"/>
    <w:rsid w:val="00012CFE"/>
    <w:rsid w:val="000148A5"/>
    <w:rsid w:val="000166DC"/>
    <w:rsid w:val="00016E44"/>
    <w:rsid w:val="00023F93"/>
    <w:rsid w:val="00031A89"/>
    <w:rsid w:val="00035848"/>
    <w:rsid w:val="00043247"/>
    <w:rsid w:val="000462FF"/>
    <w:rsid w:val="00052CE1"/>
    <w:rsid w:val="00052F1E"/>
    <w:rsid w:val="000550A3"/>
    <w:rsid w:val="000569F8"/>
    <w:rsid w:val="000663D5"/>
    <w:rsid w:val="00066636"/>
    <w:rsid w:val="00066C65"/>
    <w:rsid w:val="00070FB6"/>
    <w:rsid w:val="0007595A"/>
    <w:rsid w:val="00076B0D"/>
    <w:rsid w:val="000819DE"/>
    <w:rsid w:val="00083715"/>
    <w:rsid w:val="00083C98"/>
    <w:rsid w:val="00086F97"/>
    <w:rsid w:val="00091060"/>
    <w:rsid w:val="00091124"/>
    <w:rsid w:val="00091CEA"/>
    <w:rsid w:val="0009563E"/>
    <w:rsid w:val="000959C2"/>
    <w:rsid w:val="00096824"/>
    <w:rsid w:val="00097E5C"/>
    <w:rsid w:val="000A0A4D"/>
    <w:rsid w:val="000A480F"/>
    <w:rsid w:val="000B0FD9"/>
    <w:rsid w:val="000B3983"/>
    <w:rsid w:val="000B5762"/>
    <w:rsid w:val="000C0A8E"/>
    <w:rsid w:val="000C1A61"/>
    <w:rsid w:val="000C25E7"/>
    <w:rsid w:val="000C38E8"/>
    <w:rsid w:val="000C55E8"/>
    <w:rsid w:val="000C5DC4"/>
    <w:rsid w:val="000C6BD0"/>
    <w:rsid w:val="000D0171"/>
    <w:rsid w:val="000D2840"/>
    <w:rsid w:val="000D33DB"/>
    <w:rsid w:val="000D3689"/>
    <w:rsid w:val="000D5D01"/>
    <w:rsid w:val="000E1ECA"/>
    <w:rsid w:val="000E568C"/>
    <w:rsid w:val="000F469A"/>
    <w:rsid w:val="000F5DB9"/>
    <w:rsid w:val="0010115C"/>
    <w:rsid w:val="00102EC0"/>
    <w:rsid w:val="00104C8E"/>
    <w:rsid w:val="001059A1"/>
    <w:rsid w:val="00107A53"/>
    <w:rsid w:val="00110DBC"/>
    <w:rsid w:val="0011102B"/>
    <w:rsid w:val="0011154C"/>
    <w:rsid w:val="001123E6"/>
    <w:rsid w:val="001128AE"/>
    <w:rsid w:val="001152AD"/>
    <w:rsid w:val="00116BC2"/>
    <w:rsid w:val="0012208E"/>
    <w:rsid w:val="00122116"/>
    <w:rsid w:val="00130977"/>
    <w:rsid w:val="001319F2"/>
    <w:rsid w:val="0013353B"/>
    <w:rsid w:val="00133851"/>
    <w:rsid w:val="00135744"/>
    <w:rsid w:val="001363EB"/>
    <w:rsid w:val="00136C9A"/>
    <w:rsid w:val="00136CB8"/>
    <w:rsid w:val="00137B6A"/>
    <w:rsid w:val="001405B0"/>
    <w:rsid w:val="00141436"/>
    <w:rsid w:val="00142DBD"/>
    <w:rsid w:val="00145C29"/>
    <w:rsid w:val="00150F62"/>
    <w:rsid w:val="0015166C"/>
    <w:rsid w:val="00153935"/>
    <w:rsid w:val="0015635B"/>
    <w:rsid w:val="001616AF"/>
    <w:rsid w:val="00161E6E"/>
    <w:rsid w:val="001623B9"/>
    <w:rsid w:val="00162B39"/>
    <w:rsid w:val="00166D47"/>
    <w:rsid w:val="00172C10"/>
    <w:rsid w:val="00173BC1"/>
    <w:rsid w:val="00176CDA"/>
    <w:rsid w:val="001775BD"/>
    <w:rsid w:val="00180DD8"/>
    <w:rsid w:val="00185191"/>
    <w:rsid w:val="00187C47"/>
    <w:rsid w:val="0019082E"/>
    <w:rsid w:val="00192BF1"/>
    <w:rsid w:val="001931CF"/>
    <w:rsid w:val="00195AB0"/>
    <w:rsid w:val="00195CAC"/>
    <w:rsid w:val="00196630"/>
    <w:rsid w:val="001A034D"/>
    <w:rsid w:val="001A125C"/>
    <w:rsid w:val="001A23C7"/>
    <w:rsid w:val="001A2731"/>
    <w:rsid w:val="001A2DE2"/>
    <w:rsid w:val="001B15B6"/>
    <w:rsid w:val="001B27E3"/>
    <w:rsid w:val="001B32A0"/>
    <w:rsid w:val="001B3419"/>
    <w:rsid w:val="001B4260"/>
    <w:rsid w:val="001B5C03"/>
    <w:rsid w:val="001B7108"/>
    <w:rsid w:val="001C0110"/>
    <w:rsid w:val="001C01A6"/>
    <w:rsid w:val="001C469D"/>
    <w:rsid w:val="001C5F5C"/>
    <w:rsid w:val="001C6563"/>
    <w:rsid w:val="001D04F0"/>
    <w:rsid w:val="001D4902"/>
    <w:rsid w:val="001D76E0"/>
    <w:rsid w:val="001E12E6"/>
    <w:rsid w:val="001E1508"/>
    <w:rsid w:val="001E1BC0"/>
    <w:rsid w:val="001E213E"/>
    <w:rsid w:val="001E444D"/>
    <w:rsid w:val="001F3118"/>
    <w:rsid w:val="001F4559"/>
    <w:rsid w:val="001F585F"/>
    <w:rsid w:val="001F7754"/>
    <w:rsid w:val="00200E5F"/>
    <w:rsid w:val="002022BC"/>
    <w:rsid w:val="0020565D"/>
    <w:rsid w:val="0020578C"/>
    <w:rsid w:val="00206CE0"/>
    <w:rsid w:val="0021139B"/>
    <w:rsid w:val="00213D44"/>
    <w:rsid w:val="00215343"/>
    <w:rsid w:val="00215448"/>
    <w:rsid w:val="00215882"/>
    <w:rsid w:val="00215BC1"/>
    <w:rsid w:val="00217B97"/>
    <w:rsid w:val="0023065C"/>
    <w:rsid w:val="00230A48"/>
    <w:rsid w:val="00230FCC"/>
    <w:rsid w:val="00233878"/>
    <w:rsid w:val="00234EEF"/>
    <w:rsid w:val="00236C0E"/>
    <w:rsid w:val="00236C7A"/>
    <w:rsid w:val="00236CEB"/>
    <w:rsid w:val="002413E4"/>
    <w:rsid w:val="0024435A"/>
    <w:rsid w:val="00253090"/>
    <w:rsid w:val="00253DEF"/>
    <w:rsid w:val="00255AF4"/>
    <w:rsid w:val="0025650A"/>
    <w:rsid w:val="00260652"/>
    <w:rsid w:val="002641C6"/>
    <w:rsid w:val="00264AD5"/>
    <w:rsid w:val="002708A6"/>
    <w:rsid w:val="0027309C"/>
    <w:rsid w:val="00273C0F"/>
    <w:rsid w:val="002755AF"/>
    <w:rsid w:val="002757C9"/>
    <w:rsid w:val="00275DA8"/>
    <w:rsid w:val="002851D3"/>
    <w:rsid w:val="00290926"/>
    <w:rsid w:val="00295553"/>
    <w:rsid w:val="002B09ED"/>
    <w:rsid w:val="002B2BD8"/>
    <w:rsid w:val="002B53F2"/>
    <w:rsid w:val="002B56AB"/>
    <w:rsid w:val="002B66D1"/>
    <w:rsid w:val="002C2334"/>
    <w:rsid w:val="002C2C73"/>
    <w:rsid w:val="002C2C95"/>
    <w:rsid w:val="002C4A1E"/>
    <w:rsid w:val="002C72CD"/>
    <w:rsid w:val="002C79DF"/>
    <w:rsid w:val="002C7A8B"/>
    <w:rsid w:val="002D0AB0"/>
    <w:rsid w:val="002D45C7"/>
    <w:rsid w:val="002E60EE"/>
    <w:rsid w:val="002E66F8"/>
    <w:rsid w:val="002E689E"/>
    <w:rsid w:val="002E75CD"/>
    <w:rsid w:val="002F043D"/>
    <w:rsid w:val="002F1822"/>
    <w:rsid w:val="002F31D2"/>
    <w:rsid w:val="002F4252"/>
    <w:rsid w:val="0030119E"/>
    <w:rsid w:val="00301ED5"/>
    <w:rsid w:val="0030257C"/>
    <w:rsid w:val="003178F9"/>
    <w:rsid w:val="00321676"/>
    <w:rsid w:val="0032240E"/>
    <w:rsid w:val="003224F7"/>
    <w:rsid w:val="003237DA"/>
    <w:rsid w:val="00323E69"/>
    <w:rsid w:val="003279C2"/>
    <w:rsid w:val="00330667"/>
    <w:rsid w:val="00331D23"/>
    <w:rsid w:val="00334E76"/>
    <w:rsid w:val="00335AA1"/>
    <w:rsid w:val="00341493"/>
    <w:rsid w:val="003427BD"/>
    <w:rsid w:val="00343979"/>
    <w:rsid w:val="00344295"/>
    <w:rsid w:val="00347229"/>
    <w:rsid w:val="003474FE"/>
    <w:rsid w:val="00350353"/>
    <w:rsid w:val="00355BD9"/>
    <w:rsid w:val="00362D5F"/>
    <w:rsid w:val="0036577F"/>
    <w:rsid w:val="003669BA"/>
    <w:rsid w:val="00366EC1"/>
    <w:rsid w:val="00367ABE"/>
    <w:rsid w:val="00370706"/>
    <w:rsid w:val="00373DD7"/>
    <w:rsid w:val="0037686B"/>
    <w:rsid w:val="00381524"/>
    <w:rsid w:val="00385CFD"/>
    <w:rsid w:val="0038652A"/>
    <w:rsid w:val="00387367"/>
    <w:rsid w:val="00391DCD"/>
    <w:rsid w:val="00395B19"/>
    <w:rsid w:val="003966B0"/>
    <w:rsid w:val="00396960"/>
    <w:rsid w:val="003A48F1"/>
    <w:rsid w:val="003A63CD"/>
    <w:rsid w:val="003A70A5"/>
    <w:rsid w:val="003B11DA"/>
    <w:rsid w:val="003B12BA"/>
    <w:rsid w:val="003B2CC9"/>
    <w:rsid w:val="003C2102"/>
    <w:rsid w:val="003C22F9"/>
    <w:rsid w:val="003C3F69"/>
    <w:rsid w:val="003C6082"/>
    <w:rsid w:val="003C74E5"/>
    <w:rsid w:val="003D042F"/>
    <w:rsid w:val="003D4B67"/>
    <w:rsid w:val="003D7182"/>
    <w:rsid w:val="003E0B84"/>
    <w:rsid w:val="003E0CFC"/>
    <w:rsid w:val="003E1BD9"/>
    <w:rsid w:val="003E25E0"/>
    <w:rsid w:val="003E28FB"/>
    <w:rsid w:val="003E2D07"/>
    <w:rsid w:val="003E2DAA"/>
    <w:rsid w:val="003E356E"/>
    <w:rsid w:val="003E68BF"/>
    <w:rsid w:val="003E69C8"/>
    <w:rsid w:val="003E7A6A"/>
    <w:rsid w:val="003F070D"/>
    <w:rsid w:val="0040231B"/>
    <w:rsid w:val="004045E6"/>
    <w:rsid w:val="00404DAD"/>
    <w:rsid w:val="00406E26"/>
    <w:rsid w:val="00414647"/>
    <w:rsid w:val="00414989"/>
    <w:rsid w:val="0041664A"/>
    <w:rsid w:val="00420E9D"/>
    <w:rsid w:val="00430673"/>
    <w:rsid w:val="0043125E"/>
    <w:rsid w:val="00436CAD"/>
    <w:rsid w:val="0043797C"/>
    <w:rsid w:val="00437EEC"/>
    <w:rsid w:val="00441632"/>
    <w:rsid w:val="004425B2"/>
    <w:rsid w:val="00443C78"/>
    <w:rsid w:val="00444778"/>
    <w:rsid w:val="00444CB7"/>
    <w:rsid w:val="00446D58"/>
    <w:rsid w:val="004500F8"/>
    <w:rsid w:val="00451E16"/>
    <w:rsid w:val="0045240C"/>
    <w:rsid w:val="004547FA"/>
    <w:rsid w:val="0045552F"/>
    <w:rsid w:val="00456B30"/>
    <w:rsid w:val="00461AA1"/>
    <w:rsid w:val="00464B08"/>
    <w:rsid w:val="0046568A"/>
    <w:rsid w:val="004721A4"/>
    <w:rsid w:val="00473F48"/>
    <w:rsid w:val="004807F5"/>
    <w:rsid w:val="00482F6B"/>
    <w:rsid w:val="004857D6"/>
    <w:rsid w:val="00485CA6"/>
    <w:rsid w:val="0048627E"/>
    <w:rsid w:val="004948D1"/>
    <w:rsid w:val="00494BA2"/>
    <w:rsid w:val="004965A8"/>
    <w:rsid w:val="004A16CC"/>
    <w:rsid w:val="004A1A2B"/>
    <w:rsid w:val="004A49E5"/>
    <w:rsid w:val="004A74D8"/>
    <w:rsid w:val="004B059E"/>
    <w:rsid w:val="004B148C"/>
    <w:rsid w:val="004B2939"/>
    <w:rsid w:val="004B351D"/>
    <w:rsid w:val="004B526C"/>
    <w:rsid w:val="004B546A"/>
    <w:rsid w:val="004B58F2"/>
    <w:rsid w:val="004B76DB"/>
    <w:rsid w:val="004C0CE7"/>
    <w:rsid w:val="004C78B3"/>
    <w:rsid w:val="004D22B8"/>
    <w:rsid w:val="004D35E1"/>
    <w:rsid w:val="004D44B8"/>
    <w:rsid w:val="004D74CE"/>
    <w:rsid w:val="004E1B53"/>
    <w:rsid w:val="004E2FEB"/>
    <w:rsid w:val="004E44CF"/>
    <w:rsid w:val="004E790D"/>
    <w:rsid w:val="004E7C3B"/>
    <w:rsid w:val="004F5019"/>
    <w:rsid w:val="004F6DA2"/>
    <w:rsid w:val="0050238D"/>
    <w:rsid w:val="0050672A"/>
    <w:rsid w:val="005109D0"/>
    <w:rsid w:val="0051101D"/>
    <w:rsid w:val="005114FA"/>
    <w:rsid w:val="005137B3"/>
    <w:rsid w:val="00514F83"/>
    <w:rsid w:val="00520045"/>
    <w:rsid w:val="00521453"/>
    <w:rsid w:val="0052265F"/>
    <w:rsid w:val="00523E44"/>
    <w:rsid w:val="00525D9E"/>
    <w:rsid w:val="00533CA1"/>
    <w:rsid w:val="00540A65"/>
    <w:rsid w:val="00541ADA"/>
    <w:rsid w:val="00541B9B"/>
    <w:rsid w:val="0054380F"/>
    <w:rsid w:val="005455C2"/>
    <w:rsid w:val="005466B1"/>
    <w:rsid w:val="00547881"/>
    <w:rsid w:val="005528ED"/>
    <w:rsid w:val="00553625"/>
    <w:rsid w:val="00553CCD"/>
    <w:rsid w:val="00554FEB"/>
    <w:rsid w:val="005555E5"/>
    <w:rsid w:val="00563628"/>
    <w:rsid w:val="005644D3"/>
    <w:rsid w:val="005645BC"/>
    <w:rsid w:val="00565C1F"/>
    <w:rsid w:val="00576344"/>
    <w:rsid w:val="00576CBD"/>
    <w:rsid w:val="00576D5C"/>
    <w:rsid w:val="005815FF"/>
    <w:rsid w:val="0058190D"/>
    <w:rsid w:val="00581C05"/>
    <w:rsid w:val="00583B60"/>
    <w:rsid w:val="005869E4"/>
    <w:rsid w:val="0059126D"/>
    <w:rsid w:val="00591B5F"/>
    <w:rsid w:val="005925C7"/>
    <w:rsid w:val="00594976"/>
    <w:rsid w:val="00594FC9"/>
    <w:rsid w:val="00596CA8"/>
    <w:rsid w:val="005A1616"/>
    <w:rsid w:val="005A4DB2"/>
    <w:rsid w:val="005A51A3"/>
    <w:rsid w:val="005A5361"/>
    <w:rsid w:val="005A7F7D"/>
    <w:rsid w:val="005B0C17"/>
    <w:rsid w:val="005B4E06"/>
    <w:rsid w:val="005B6611"/>
    <w:rsid w:val="005C2FA9"/>
    <w:rsid w:val="005C3E1D"/>
    <w:rsid w:val="005C5980"/>
    <w:rsid w:val="005C743E"/>
    <w:rsid w:val="005D1705"/>
    <w:rsid w:val="005D5201"/>
    <w:rsid w:val="005E0452"/>
    <w:rsid w:val="005E2583"/>
    <w:rsid w:val="005E5E24"/>
    <w:rsid w:val="005F7D51"/>
    <w:rsid w:val="005F7E22"/>
    <w:rsid w:val="00602644"/>
    <w:rsid w:val="006060A0"/>
    <w:rsid w:val="00606BD8"/>
    <w:rsid w:val="00607531"/>
    <w:rsid w:val="00611E93"/>
    <w:rsid w:val="00613526"/>
    <w:rsid w:val="00617003"/>
    <w:rsid w:val="00626FE6"/>
    <w:rsid w:val="006279DF"/>
    <w:rsid w:val="00633F4C"/>
    <w:rsid w:val="0063592C"/>
    <w:rsid w:val="00637E9E"/>
    <w:rsid w:val="00637F87"/>
    <w:rsid w:val="00644314"/>
    <w:rsid w:val="00650C7D"/>
    <w:rsid w:val="00652E59"/>
    <w:rsid w:val="0065606B"/>
    <w:rsid w:val="00656738"/>
    <w:rsid w:val="0065794C"/>
    <w:rsid w:val="006627FE"/>
    <w:rsid w:val="00663044"/>
    <w:rsid w:val="00664AA2"/>
    <w:rsid w:val="00665492"/>
    <w:rsid w:val="00666C4B"/>
    <w:rsid w:val="00667392"/>
    <w:rsid w:val="0067145F"/>
    <w:rsid w:val="006746EF"/>
    <w:rsid w:val="0067595C"/>
    <w:rsid w:val="00677C93"/>
    <w:rsid w:val="00683472"/>
    <w:rsid w:val="00686A6D"/>
    <w:rsid w:val="0068739C"/>
    <w:rsid w:val="00692591"/>
    <w:rsid w:val="00692742"/>
    <w:rsid w:val="00693413"/>
    <w:rsid w:val="006962D9"/>
    <w:rsid w:val="006973E7"/>
    <w:rsid w:val="006A0532"/>
    <w:rsid w:val="006A2D92"/>
    <w:rsid w:val="006A4133"/>
    <w:rsid w:val="006A5D52"/>
    <w:rsid w:val="006A5FD1"/>
    <w:rsid w:val="006A62D8"/>
    <w:rsid w:val="006A664C"/>
    <w:rsid w:val="006B0CCB"/>
    <w:rsid w:val="006B13F9"/>
    <w:rsid w:val="006B3EEE"/>
    <w:rsid w:val="006B55B4"/>
    <w:rsid w:val="006B5840"/>
    <w:rsid w:val="006B7DC1"/>
    <w:rsid w:val="006C32A1"/>
    <w:rsid w:val="006C4094"/>
    <w:rsid w:val="006D1D27"/>
    <w:rsid w:val="006D36B0"/>
    <w:rsid w:val="006D425B"/>
    <w:rsid w:val="006F1154"/>
    <w:rsid w:val="006F19DE"/>
    <w:rsid w:val="006F6861"/>
    <w:rsid w:val="006F7F90"/>
    <w:rsid w:val="00700F52"/>
    <w:rsid w:val="007022BF"/>
    <w:rsid w:val="00703910"/>
    <w:rsid w:val="00707EC0"/>
    <w:rsid w:val="007145D4"/>
    <w:rsid w:val="00714F3F"/>
    <w:rsid w:val="00716183"/>
    <w:rsid w:val="00717296"/>
    <w:rsid w:val="00717FE1"/>
    <w:rsid w:val="00722C8F"/>
    <w:rsid w:val="00722D80"/>
    <w:rsid w:val="00722DF8"/>
    <w:rsid w:val="00724229"/>
    <w:rsid w:val="00724D97"/>
    <w:rsid w:val="00730F42"/>
    <w:rsid w:val="007310E4"/>
    <w:rsid w:val="007311E0"/>
    <w:rsid w:val="007329C3"/>
    <w:rsid w:val="00734E3E"/>
    <w:rsid w:val="00734F64"/>
    <w:rsid w:val="00740CDE"/>
    <w:rsid w:val="00744F35"/>
    <w:rsid w:val="00747DBA"/>
    <w:rsid w:val="007513EF"/>
    <w:rsid w:val="00752CFD"/>
    <w:rsid w:val="00755117"/>
    <w:rsid w:val="007565BD"/>
    <w:rsid w:val="0076019C"/>
    <w:rsid w:val="007604AC"/>
    <w:rsid w:val="00761AD4"/>
    <w:rsid w:val="00762E33"/>
    <w:rsid w:val="00766025"/>
    <w:rsid w:val="00771DBC"/>
    <w:rsid w:val="00774511"/>
    <w:rsid w:val="007801B9"/>
    <w:rsid w:val="00786408"/>
    <w:rsid w:val="00786C04"/>
    <w:rsid w:val="00793C74"/>
    <w:rsid w:val="0079469F"/>
    <w:rsid w:val="007A09CE"/>
    <w:rsid w:val="007A314E"/>
    <w:rsid w:val="007A5427"/>
    <w:rsid w:val="007A707C"/>
    <w:rsid w:val="007A70C3"/>
    <w:rsid w:val="007B0003"/>
    <w:rsid w:val="007B553C"/>
    <w:rsid w:val="007B5D36"/>
    <w:rsid w:val="007C16D7"/>
    <w:rsid w:val="007C1D7F"/>
    <w:rsid w:val="007C21AE"/>
    <w:rsid w:val="007C4758"/>
    <w:rsid w:val="007D016E"/>
    <w:rsid w:val="007D37AB"/>
    <w:rsid w:val="007D4463"/>
    <w:rsid w:val="007D4809"/>
    <w:rsid w:val="007E4A9B"/>
    <w:rsid w:val="007E5DE2"/>
    <w:rsid w:val="007E63A5"/>
    <w:rsid w:val="007F1A80"/>
    <w:rsid w:val="007F3FA0"/>
    <w:rsid w:val="007F44A1"/>
    <w:rsid w:val="007F637E"/>
    <w:rsid w:val="008017AC"/>
    <w:rsid w:val="0080250A"/>
    <w:rsid w:val="00802ACB"/>
    <w:rsid w:val="00807B0E"/>
    <w:rsid w:val="00812521"/>
    <w:rsid w:val="0081336F"/>
    <w:rsid w:val="00821D39"/>
    <w:rsid w:val="00822EC4"/>
    <w:rsid w:val="00823DFD"/>
    <w:rsid w:val="008244FD"/>
    <w:rsid w:val="00832EBE"/>
    <w:rsid w:val="00833EE9"/>
    <w:rsid w:val="00833F03"/>
    <w:rsid w:val="00833FC0"/>
    <w:rsid w:val="00834B87"/>
    <w:rsid w:val="00835148"/>
    <w:rsid w:val="00836B71"/>
    <w:rsid w:val="00840CCC"/>
    <w:rsid w:val="00841004"/>
    <w:rsid w:val="0084417C"/>
    <w:rsid w:val="00847EF7"/>
    <w:rsid w:val="00855191"/>
    <w:rsid w:val="0085661F"/>
    <w:rsid w:val="008618FB"/>
    <w:rsid w:val="008620D8"/>
    <w:rsid w:val="00863B6A"/>
    <w:rsid w:val="00865D49"/>
    <w:rsid w:val="008672AA"/>
    <w:rsid w:val="00867BB9"/>
    <w:rsid w:val="00870E72"/>
    <w:rsid w:val="0087233B"/>
    <w:rsid w:val="00873CBD"/>
    <w:rsid w:val="00874224"/>
    <w:rsid w:val="00875944"/>
    <w:rsid w:val="008813B5"/>
    <w:rsid w:val="00886FA8"/>
    <w:rsid w:val="00890224"/>
    <w:rsid w:val="0089239D"/>
    <w:rsid w:val="00895A10"/>
    <w:rsid w:val="00897767"/>
    <w:rsid w:val="008A1C96"/>
    <w:rsid w:val="008A306E"/>
    <w:rsid w:val="008A382F"/>
    <w:rsid w:val="008A416D"/>
    <w:rsid w:val="008A4FFE"/>
    <w:rsid w:val="008A7896"/>
    <w:rsid w:val="008B4353"/>
    <w:rsid w:val="008B4E57"/>
    <w:rsid w:val="008B6B12"/>
    <w:rsid w:val="008C19D9"/>
    <w:rsid w:val="008C39BF"/>
    <w:rsid w:val="008C514F"/>
    <w:rsid w:val="008C5A02"/>
    <w:rsid w:val="008D115A"/>
    <w:rsid w:val="008D3644"/>
    <w:rsid w:val="008D566A"/>
    <w:rsid w:val="008D5EC2"/>
    <w:rsid w:val="008D7749"/>
    <w:rsid w:val="008E02CA"/>
    <w:rsid w:val="008E0E8E"/>
    <w:rsid w:val="008E19D1"/>
    <w:rsid w:val="008E2E0A"/>
    <w:rsid w:val="008E4C0C"/>
    <w:rsid w:val="008E7DA4"/>
    <w:rsid w:val="008F08D7"/>
    <w:rsid w:val="008F30E5"/>
    <w:rsid w:val="008F55BC"/>
    <w:rsid w:val="00900176"/>
    <w:rsid w:val="00902355"/>
    <w:rsid w:val="0090409C"/>
    <w:rsid w:val="00904366"/>
    <w:rsid w:val="00905EAC"/>
    <w:rsid w:val="0090656E"/>
    <w:rsid w:val="00907AC7"/>
    <w:rsid w:val="0091135B"/>
    <w:rsid w:val="00914983"/>
    <w:rsid w:val="00916D50"/>
    <w:rsid w:val="0091703D"/>
    <w:rsid w:val="0092154F"/>
    <w:rsid w:val="00921982"/>
    <w:rsid w:val="00921C4E"/>
    <w:rsid w:val="00926980"/>
    <w:rsid w:val="00930433"/>
    <w:rsid w:val="00945AB6"/>
    <w:rsid w:val="00945FE8"/>
    <w:rsid w:val="0095144A"/>
    <w:rsid w:val="00952527"/>
    <w:rsid w:val="009527DD"/>
    <w:rsid w:val="00952E54"/>
    <w:rsid w:val="00954E39"/>
    <w:rsid w:val="009564EB"/>
    <w:rsid w:val="009573F7"/>
    <w:rsid w:val="00965103"/>
    <w:rsid w:val="00965726"/>
    <w:rsid w:val="009670FD"/>
    <w:rsid w:val="009712D7"/>
    <w:rsid w:val="00971DBD"/>
    <w:rsid w:val="00974D71"/>
    <w:rsid w:val="00975718"/>
    <w:rsid w:val="00976CD9"/>
    <w:rsid w:val="00984BA4"/>
    <w:rsid w:val="009946DA"/>
    <w:rsid w:val="0099623F"/>
    <w:rsid w:val="009967B9"/>
    <w:rsid w:val="009A125D"/>
    <w:rsid w:val="009A184B"/>
    <w:rsid w:val="009A449F"/>
    <w:rsid w:val="009A67C6"/>
    <w:rsid w:val="009A6DDF"/>
    <w:rsid w:val="009A709A"/>
    <w:rsid w:val="009A71A7"/>
    <w:rsid w:val="009B1203"/>
    <w:rsid w:val="009B5A32"/>
    <w:rsid w:val="009B5BC9"/>
    <w:rsid w:val="009B5D85"/>
    <w:rsid w:val="009B6C85"/>
    <w:rsid w:val="009B7A26"/>
    <w:rsid w:val="009C045E"/>
    <w:rsid w:val="009C2AFA"/>
    <w:rsid w:val="009C5FDF"/>
    <w:rsid w:val="009D160E"/>
    <w:rsid w:val="009D4B17"/>
    <w:rsid w:val="009D56AD"/>
    <w:rsid w:val="009D5883"/>
    <w:rsid w:val="009E1318"/>
    <w:rsid w:val="009E5CE7"/>
    <w:rsid w:val="009E5EFA"/>
    <w:rsid w:val="009F1772"/>
    <w:rsid w:val="009F60A6"/>
    <w:rsid w:val="00A013A9"/>
    <w:rsid w:val="00A02206"/>
    <w:rsid w:val="00A0377C"/>
    <w:rsid w:val="00A04F7D"/>
    <w:rsid w:val="00A0596C"/>
    <w:rsid w:val="00A1010D"/>
    <w:rsid w:val="00A10C80"/>
    <w:rsid w:val="00A126A1"/>
    <w:rsid w:val="00A133E3"/>
    <w:rsid w:val="00A148F1"/>
    <w:rsid w:val="00A15720"/>
    <w:rsid w:val="00A16437"/>
    <w:rsid w:val="00A166F6"/>
    <w:rsid w:val="00A20C54"/>
    <w:rsid w:val="00A21B9A"/>
    <w:rsid w:val="00A22BC7"/>
    <w:rsid w:val="00A230BE"/>
    <w:rsid w:val="00A23976"/>
    <w:rsid w:val="00A32200"/>
    <w:rsid w:val="00A36A7C"/>
    <w:rsid w:val="00A36D79"/>
    <w:rsid w:val="00A36FE4"/>
    <w:rsid w:val="00A375EC"/>
    <w:rsid w:val="00A43206"/>
    <w:rsid w:val="00A46B33"/>
    <w:rsid w:val="00A52C88"/>
    <w:rsid w:val="00A53F4B"/>
    <w:rsid w:val="00A545D5"/>
    <w:rsid w:val="00A54787"/>
    <w:rsid w:val="00A55CD1"/>
    <w:rsid w:val="00A57CC8"/>
    <w:rsid w:val="00A60662"/>
    <w:rsid w:val="00A6108E"/>
    <w:rsid w:val="00A62D2A"/>
    <w:rsid w:val="00A652BC"/>
    <w:rsid w:val="00A7123C"/>
    <w:rsid w:val="00A8218D"/>
    <w:rsid w:val="00A82DD3"/>
    <w:rsid w:val="00A858DB"/>
    <w:rsid w:val="00A90595"/>
    <w:rsid w:val="00A90A21"/>
    <w:rsid w:val="00A92312"/>
    <w:rsid w:val="00A92503"/>
    <w:rsid w:val="00A93BFA"/>
    <w:rsid w:val="00A96686"/>
    <w:rsid w:val="00A967D0"/>
    <w:rsid w:val="00AA1825"/>
    <w:rsid w:val="00AA4232"/>
    <w:rsid w:val="00AA4858"/>
    <w:rsid w:val="00AA48C4"/>
    <w:rsid w:val="00AA6C4C"/>
    <w:rsid w:val="00AB02DF"/>
    <w:rsid w:val="00AB0457"/>
    <w:rsid w:val="00AB2A4E"/>
    <w:rsid w:val="00AB666D"/>
    <w:rsid w:val="00AB790F"/>
    <w:rsid w:val="00AC08F4"/>
    <w:rsid w:val="00AC363C"/>
    <w:rsid w:val="00AC646D"/>
    <w:rsid w:val="00AE2620"/>
    <w:rsid w:val="00AE56A2"/>
    <w:rsid w:val="00AF3D80"/>
    <w:rsid w:val="00AF68A4"/>
    <w:rsid w:val="00AF6E18"/>
    <w:rsid w:val="00AF78E5"/>
    <w:rsid w:val="00B00B35"/>
    <w:rsid w:val="00B00F97"/>
    <w:rsid w:val="00B0262D"/>
    <w:rsid w:val="00B05002"/>
    <w:rsid w:val="00B05907"/>
    <w:rsid w:val="00B068F2"/>
    <w:rsid w:val="00B06C7E"/>
    <w:rsid w:val="00B108B7"/>
    <w:rsid w:val="00B11CC3"/>
    <w:rsid w:val="00B12752"/>
    <w:rsid w:val="00B13196"/>
    <w:rsid w:val="00B13A15"/>
    <w:rsid w:val="00B14728"/>
    <w:rsid w:val="00B1607B"/>
    <w:rsid w:val="00B16ACE"/>
    <w:rsid w:val="00B16CC0"/>
    <w:rsid w:val="00B176D9"/>
    <w:rsid w:val="00B200FB"/>
    <w:rsid w:val="00B266DC"/>
    <w:rsid w:val="00B27FFD"/>
    <w:rsid w:val="00B30A23"/>
    <w:rsid w:val="00B31D96"/>
    <w:rsid w:val="00B32A47"/>
    <w:rsid w:val="00B33999"/>
    <w:rsid w:val="00B35ADC"/>
    <w:rsid w:val="00B400B1"/>
    <w:rsid w:val="00B41326"/>
    <w:rsid w:val="00B413CC"/>
    <w:rsid w:val="00B41C5E"/>
    <w:rsid w:val="00B41D32"/>
    <w:rsid w:val="00B521FA"/>
    <w:rsid w:val="00B600FF"/>
    <w:rsid w:val="00B6372E"/>
    <w:rsid w:val="00B70EC7"/>
    <w:rsid w:val="00B72454"/>
    <w:rsid w:val="00B743E5"/>
    <w:rsid w:val="00B75D9C"/>
    <w:rsid w:val="00B8044B"/>
    <w:rsid w:val="00B80E30"/>
    <w:rsid w:val="00B8194C"/>
    <w:rsid w:val="00B8200D"/>
    <w:rsid w:val="00B82FF4"/>
    <w:rsid w:val="00B84C1E"/>
    <w:rsid w:val="00B87B19"/>
    <w:rsid w:val="00B922AE"/>
    <w:rsid w:val="00B9702F"/>
    <w:rsid w:val="00B976FE"/>
    <w:rsid w:val="00B97D96"/>
    <w:rsid w:val="00BA0039"/>
    <w:rsid w:val="00BA13D4"/>
    <w:rsid w:val="00BA225F"/>
    <w:rsid w:val="00BA75C8"/>
    <w:rsid w:val="00BA7DEE"/>
    <w:rsid w:val="00BB360B"/>
    <w:rsid w:val="00BB3849"/>
    <w:rsid w:val="00BB5D84"/>
    <w:rsid w:val="00BC02BD"/>
    <w:rsid w:val="00BC2A65"/>
    <w:rsid w:val="00BC3EF9"/>
    <w:rsid w:val="00BC41FD"/>
    <w:rsid w:val="00BC42EA"/>
    <w:rsid w:val="00BC5141"/>
    <w:rsid w:val="00BC59A0"/>
    <w:rsid w:val="00BC6DDF"/>
    <w:rsid w:val="00BD0619"/>
    <w:rsid w:val="00BD0808"/>
    <w:rsid w:val="00BD0F68"/>
    <w:rsid w:val="00BD2572"/>
    <w:rsid w:val="00BD36F8"/>
    <w:rsid w:val="00BE1319"/>
    <w:rsid w:val="00BE1CC3"/>
    <w:rsid w:val="00BE26F5"/>
    <w:rsid w:val="00BE4922"/>
    <w:rsid w:val="00BF008E"/>
    <w:rsid w:val="00BF1D22"/>
    <w:rsid w:val="00BF395F"/>
    <w:rsid w:val="00BF5452"/>
    <w:rsid w:val="00BF58C2"/>
    <w:rsid w:val="00BF6242"/>
    <w:rsid w:val="00BF730E"/>
    <w:rsid w:val="00C0500A"/>
    <w:rsid w:val="00C062A4"/>
    <w:rsid w:val="00C06D7E"/>
    <w:rsid w:val="00C076AF"/>
    <w:rsid w:val="00C10375"/>
    <w:rsid w:val="00C108DA"/>
    <w:rsid w:val="00C1220C"/>
    <w:rsid w:val="00C12C0E"/>
    <w:rsid w:val="00C16060"/>
    <w:rsid w:val="00C16175"/>
    <w:rsid w:val="00C17174"/>
    <w:rsid w:val="00C20BB0"/>
    <w:rsid w:val="00C221F0"/>
    <w:rsid w:val="00C22C4D"/>
    <w:rsid w:val="00C30DE6"/>
    <w:rsid w:val="00C32324"/>
    <w:rsid w:val="00C33489"/>
    <w:rsid w:val="00C3506E"/>
    <w:rsid w:val="00C36851"/>
    <w:rsid w:val="00C36DDB"/>
    <w:rsid w:val="00C37021"/>
    <w:rsid w:val="00C37A09"/>
    <w:rsid w:val="00C4028A"/>
    <w:rsid w:val="00C42142"/>
    <w:rsid w:val="00C47599"/>
    <w:rsid w:val="00C513C2"/>
    <w:rsid w:val="00C53B76"/>
    <w:rsid w:val="00C546A9"/>
    <w:rsid w:val="00C564EE"/>
    <w:rsid w:val="00C72752"/>
    <w:rsid w:val="00C734B1"/>
    <w:rsid w:val="00C75540"/>
    <w:rsid w:val="00C76D4B"/>
    <w:rsid w:val="00C778BB"/>
    <w:rsid w:val="00C8214A"/>
    <w:rsid w:val="00C85950"/>
    <w:rsid w:val="00C86012"/>
    <w:rsid w:val="00C86081"/>
    <w:rsid w:val="00C87BBF"/>
    <w:rsid w:val="00C9644E"/>
    <w:rsid w:val="00CA0586"/>
    <w:rsid w:val="00CA1428"/>
    <w:rsid w:val="00CA2936"/>
    <w:rsid w:val="00CB33CC"/>
    <w:rsid w:val="00CC3A66"/>
    <w:rsid w:val="00CC41A3"/>
    <w:rsid w:val="00CC4D3C"/>
    <w:rsid w:val="00CC59B4"/>
    <w:rsid w:val="00CC6B2D"/>
    <w:rsid w:val="00CC6F50"/>
    <w:rsid w:val="00CD2CAD"/>
    <w:rsid w:val="00CE08AE"/>
    <w:rsid w:val="00CE4D28"/>
    <w:rsid w:val="00CE69DA"/>
    <w:rsid w:val="00CF12DB"/>
    <w:rsid w:val="00CF45FD"/>
    <w:rsid w:val="00CF6DC0"/>
    <w:rsid w:val="00D0058F"/>
    <w:rsid w:val="00D07B35"/>
    <w:rsid w:val="00D148DA"/>
    <w:rsid w:val="00D201A9"/>
    <w:rsid w:val="00D21F2E"/>
    <w:rsid w:val="00D22960"/>
    <w:rsid w:val="00D23906"/>
    <w:rsid w:val="00D2525A"/>
    <w:rsid w:val="00D31D22"/>
    <w:rsid w:val="00D32E96"/>
    <w:rsid w:val="00D353E7"/>
    <w:rsid w:val="00D368C8"/>
    <w:rsid w:val="00D4018B"/>
    <w:rsid w:val="00D45EDE"/>
    <w:rsid w:val="00D50417"/>
    <w:rsid w:val="00D5084C"/>
    <w:rsid w:val="00D52ED4"/>
    <w:rsid w:val="00D53292"/>
    <w:rsid w:val="00D5439A"/>
    <w:rsid w:val="00D63AC1"/>
    <w:rsid w:val="00D63D09"/>
    <w:rsid w:val="00D64E69"/>
    <w:rsid w:val="00D6572F"/>
    <w:rsid w:val="00D705B0"/>
    <w:rsid w:val="00D73815"/>
    <w:rsid w:val="00D77462"/>
    <w:rsid w:val="00D808BD"/>
    <w:rsid w:val="00D80CC4"/>
    <w:rsid w:val="00D8111F"/>
    <w:rsid w:val="00D83CB3"/>
    <w:rsid w:val="00D8551A"/>
    <w:rsid w:val="00D91184"/>
    <w:rsid w:val="00D92D88"/>
    <w:rsid w:val="00D93769"/>
    <w:rsid w:val="00D95568"/>
    <w:rsid w:val="00D96869"/>
    <w:rsid w:val="00D9769C"/>
    <w:rsid w:val="00D97D70"/>
    <w:rsid w:val="00DA4AAC"/>
    <w:rsid w:val="00DB17CE"/>
    <w:rsid w:val="00DB77BD"/>
    <w:rsid w:val="00DB79F5"/>
    <w:rsid w:val="00DB7A4F"/>
    <w:rsid w:val="00DC0EC8"/>
    <w:rsid w:val="00DC342F"/>
    <w:rsid w:val="00DC423A"/>
    <w:rsid w:val="00DC4D14"/>
    <w:rsid w:val="00DC5190"/>
    <w:rsid w:val="00DC6F22"/>
    <w:rsid w:val="00DC7A2C"/>
    <w:rsid w:val="00DD164C"/>
    <w:rsid w:val="00DD1BC4"/>
    <w:rsid w:val="00DD3100"/>
    <w:rsid w:val="00DE2D4A"/>
    <w:rsid w:val="00DE50AC"/>
    <w:rsid w:val="00DF0566"/>
    <w:rsid w:val="00DF1A28"/>
    <w:rsid w:val="00DF27FB"/>
    <w:rsid w:val="00DF5DBF"/>
    <w:rsid w:val="00E0042C"/>
    <w:rsid w:val="00E00E09"/>
    <w:rsid w:val="00E04446"/>
    <w:rsid w:val="00E06F35"/>
    <w:rsid w:val="00E07C6F"/>
    <w:rsid w:val="00E10437"/>
    <w:rsid w:val="00E10D34"/>
    <w:rsid w:val="00E1100D"/>
    <w:rsid w:val="00E1175F"/>
    <w:rsid w:val="00E125D4"/>
    <w:rsid w:val="00E128C8"/>
    <w:rsid w:val="00E20647"/>
    <w:rsid w:val="00E21A49"/>
    <w:rsid w:val="00E22A42"/>
    <w:rsid w:val="00E33623"/>
    <w:rsid w:val="00E460A7"/>
    <w:rsid w:val="00E47F66"/>
    <w:rsid w:val="00E538F0"/>
    <w:rsid w:val="00E5404D"/>
    <w:rsid w:val="00E55364"/>
    <w:rsid w:val="00E56B3D"/>
    <w:rsid w:val="00E56C12"/>
    <w:rsid w:val="00E56F80"/>
    <w:rsid w:val="00E57AFB"/>
    <w:rsid w:val="00E57B10"/>
    <w:rsid w:val="00E60E25"/>
    <w:rsid w:val="00E6217F"/>
    <w:rsid w:val="00E64FDD"/>
    <w:rsid w:val="00E65ED0"/>
    <w:rsid w:val="00E71C69"/>
    <w:rsid w:val="00E71F3A"/>
    <w:rsid w:val="00E7224F"/>
    <w:rsid w:val="00E72902"/>
    <w:rsid w:val="00E752CB"/>
    <w:rsid w:val="00E76253"/>
    <w:rsid w:val="00E7659D"/>
    <w:rsid w:val="00E83CBC"/>
    <w:rsid w:val="00E84573"/>
    <w:rsid w:val="00E863FF"/>
    <w:rsid w:val="00E86BC0"/>
    <w:rsid w:val="00E906E0"/>
    <w:rsid w:val="00E90799"/>
    <w:rsid w:val="00E93B27"/>
    <w:rsid w:val="00E94215"/>
    <w:rsid w:val="00E95A56"/>
    <w:rsid w:val="00E97EDC"/>
    <w:rsid w:val="00EA1555"/>
    <w:rsid w:val="00EA3C0C"/>
    <w:rsid w:val="00EA6541"/>
    <w:rsid w:val="00EA680A"/>
    <w:rsid w:val="00EA6FC5"/>
    <w:rsid w:val="00EB1912"/>
    <w:rsid w:val="00EB220C"/>
    <w:rsid w:val="00EB2A78"/>
    <w:rsid w:val="00EB62DF"/>
    <w:rsid w:val="00EC304F"/>
    <w:rsid w:val="00EC6013"/>
    <w:rsid w:val="00EC7445"/>
    <w:rsid w:val="00ED0AAC"/>
    <w:rsid w:val="00ED15DE"/>
    <w:rsid w:val="00ED18A7"/>
    <w:rsid w:val="00ED1DF5"/>
    <w:rsid w:val="00ED2057"/>
    <w:rsid w:val="00ED2BFF"/>
    <w:rsid w:val="00ED4424"/>
    <w:rsid w:val="00ED46B1"/>
    <w:rsid w:val="00ED47DF"/>
    <w:rsid w:val="00EE2ADA"/>
    <w:rsid w:val="00EE2B9E"/>
    <w:rsid w:val="00EE3083"/>
    <w:rsid w:val="00EE3782"/>
    <w:rsid w:val="00EE3D7F"/>
    <w:rsid w:val="00EE577F"/>
    <w:rsid w:val="00EF03CB"/>
    <w:rsid w:val="00EF1BC3"/>
    <w:rsid w:val="00EF2F5E"/>
    <w:rsid w:val="00EF5443"/>
    <w:rsid w:val="00EF5C8F"/>
    <w:rsid w:val="00F0304F"/>
    <w:rsid w:val="00F03855"/>
    <w:rsid w:val="00F04F48"/>
    <w:rsid w:val="00F10BD2"/>
    <w:rsid w:val="00F1163F"/>
    <w:rsid w:val="00F15B37"/>
    <w:rsid w:val="00F16B66"/>
    <w:rsid w:val="00F22309"/>
    <w:rsid w:val="00F2388F"/>
    <w:rsid w:val="00F2420C"/>
    <w:rsid w:val="00F2492F"/>
    <w:rsid w:val="00F30C55"/>
    <w:rsid w:val="00F30F79"/>
    <w:rsid w:val="00F31D3A"/>
    <w:rsid w:val="00F32BD1"/>
    <w:rsid w:val="00F36EC8"/>
    <w:rsid w:val="00F3703C"/>
    <w:rsid w:val="00F42A54"/>
    <w:rsid w:val="00F42F3A"/>
    <w:rsid w:val="00F43C5C"/>
    <w:rsid w:val="00F45602"/>
    <w:rsid w:val="00F47167"/>
    <w:rsid w:val="00F4729B"/>
    <w:rsid w:val="00F47CA8"/>
    <w:rsid w:val="00F50328"/>
    <w:rsid w:val="00F52092"/>
    <w:rsid w:val="00F54C65"/>
    <w:rsid w:val="00F55F46"/>
    <w:rsid w:val="00F56C65"/>
    <w:rsid w:val="00F57FCC"/>
    <w:rsid w:val="00F60F67"/>
    <w:rsid w:val="00F62041"/>
    <w:rsid w:val="00F666D3"/>
    <w:rsid w:val="00F66D28"/>
    <w:rsid w:val="00F679B8"/>
    <w:rsid w:val="00F70A78"/>
    <w:rsid w:val="00F73B51"/>
    <w:rsid w:val="00F75144"/>
    <w:rsid w:val="00F77CA5"/>
    <w:rsid w:val="00F82AA1"/>
    <w:rsid w:val="00F8351D"/>
    <w:rsid w:val="00F87D2D"/>
    <w:rsid w:val="00F87E92"/>
    <w:rsid w:val="00F90889"/>
    <w:rsid w:val="00F937FE"/>
    <w:rsid w:val="00F949D3"/>
    <w:rsid w:val="00F95589"/>
    <w:rsid w:val="00F95BE1"/>
    <w:rsid w:val="00F969BC"/>
    <w:rsid w:val="00F96A12"/>
    <w:rsid w:val="00F974C5"/>
    <w:rsid w:val="00FA0548"/>
    <w:rsid w:val="00FA0FC6"/>
    <w:rsid w:val="00FA38EA"/>
    <w:rsid w:val="00FA3D1F"/>
    <w:rsid w:val="00FA5377"/>
    <w:rsid w:val="00FA669E"/>
    <w:rsid w:val="00FA6CE5"/>
    <w:rsid w:val="00FA7481"/>
    <w:rsid w:val="00FB1275"/>
    <w:rsid w:val="00FB1C90"/>
    <w:rsid w:val="00FB36FA"/>
    <w:rsid w:val="00FB4DDE"/>
    <w:rsid w:val="00FB636B"/>
    <w:rsid w:val="00FC262C"/>
    <w:rsid w:val="00FC4FBF"/>
    <w:rsid w:val="00FC522A"/>
    <w:rsid w:val="00FC6776"/>
    <w:rsid w:val="00FD5713"/>
    <w:rsid w:val="00FD5989"/>
    <w:rsid w:val="00FD62F0"/>
    <w:rsid w:val="00FD7203"/>
    <w:rsid w:val="00FE0608"/>
    <w:rsid w:val="00FE131A"/>
    <w:rsid w:val="00FE257C"/>
    <w:rsid w:val="00FE2B02"/>
    <w:rsid w:val="00FE4DEC"/>
    <w:rsid w:val="00FE55B2"/>
    <w:rsid w:val="00FE568D"/>
    <w:rsid w:val="00FE5984"/>
    <w:rsid w:val="00FE701E"/>
    <w:rsid w:val="00FE79A1"/>
    <w:rsid w:val="00FF111C"/>
    <w:rsid w:val="00FF27B3"/>
    <w:rsid w:val="00FF3F47"/>
    <w:rsid w:val="00FF40A2"/>
    <w:rsid w:val="00FF4228"/>
    <w:rsid w:val="00FF5270"/>
    <w:rsid w:val="00FF64D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627CA"/>
  <w15:docId w15:val="{6F2AE3E7-544D-4BD0-AC59-F250C79DD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rFonts w:ascii="Times New Roman" w:eastAsia="Times New Roman" w:hAnsi="Times New Roman" w:cs="Times New Roman"/>
      <w:lang w:val="pt-BR" w:bidi="en-US"/>
    </w:rPr>
  </w:style>
  <w:style w:type="paragraph" w:styleId="Ttulo1">
    <w:name w:val="heading 1"/>
    <w:aliases w:val="Nível 1-Título"/>
    <w:basedOn w:val="Normal"/>
    <w:uiPriority w:val="9"/>
    <w:qFormat/>
    <w:rsid w:val="002D0AB0"/>
    <w:pPr>
      <w:numPr>
        <w:numId w:val="10"/>
      </w:numPr>
      <w:outlineLvl w:val="0"/>
    </w:pPr>
    <w:rPr>
      <w:rFonts w:eastAsia="Arial" w:cs="Arial"/>
      <w:b/>
      <w:bCs/>
      <w:caps/>
      <w:color w:val="000000" w:themeColor="text1"/>
      <w:sz w:val="24"/>
      <w:szCs w:val="21"/>
    </w:rPr>
  </w:style>
  <w:style w:type="paragraph" w:styleId="Ttulo2">
    <w:name w:val="heading 2"/>
    <w:aliases w:val="Nível 2- Título"/>
    <w:basedOn w:val="Normal"/>
    <w:next w:val="Texto"/>
    <w:link w:val="Ttulo2Char"/>
    <w:autoRedefine/>
    <w:uiPriority w:val="9"/>
    <w:unhideWhenUsed/>
    <w:qFormat/>
    <w:rsid w:val="00B922AE"/>
    <w:pPr>
      <w:keepNext/>
      <w:keepLines/>
      <w:widowControl/>
      <w:numPr>
        <w:ilvl w:val="1"/>
        <w:numId w:val="10"/>
      </w:numPr>
      <w:autoSpaceDE/>
      <w:autoSpaceDN/>
      <w:ind w:left="576"/>
      <w:outlineLvl w:val="1"/>
    </w:pPr>
    <w:rPr>
      <w:rFonts w:eastAsiaTheme="majorEastAsia" w:cstheme="majorBidi"/>
      <w:b/>
      <w:color w:val="000000" w:themeColor="text1"/>
      <w:sz w:val="24"/>
      <w:szCs w:val="26"/>
    </w:rPr>
  </w:style>
  <w:style w:type="paragraph" w:styleId="Ttulo3">
    <w:name w:val="heading 3"/>
    <w:aliases w:val="Nível 3 - Título"/>
    <w:basedOn w:val="Normal"/>
    <w:next w:val="Texto"/>
    <w:link w:val="Ttulo3Char"/>
    <w:uiPriority w:val="9"/>
    <w:unhideWhenUsed/>
    <w:qFormat/>
    <w:rsid w:val="001C01A6"/>
    <w:pPr>
      <w:keepNext/>
      <w:keepLines/>
      <w:numPr>
        <w:ilvl w:val="2"/>
        <w:numId w:val="10"/>
      </w:numPr>
      <w:outlineLvl w:val="2"/>
    </w:pPr>
    <w:rPr>
      <w:rFonts w:eastAsiaTheme="majorEastAsia" w:cstheme="majorBidi"/>
      <w:caps/>
      <w:color w:val="000000" w:themeColor="text1"/>
      <w:szCs w:val="24"/>
    </w:rPr>
  </w:style>
  <w:style w:type="paragraph" w:styleId="Ttulo4">
    <w:name w:val="heading 4"/>
    <w:aliases w:val="Nível 4 - Título"/>
    <w:basedOn w:val="Normal"/>
    <w:next w:val="Texto"/>
    <w:link w:val="Ttulo4Char"/>
    <w:uiPriority w:val="9"/>
    <w:unhideWhenUsed/>
    <w:qFormat/>
    <w:rsid w:val="001C01A6"/>
    <w:pPr>
      <w:keepNext/>
      <w:keepLines/>
      <w:numPr>
        <w:ilvl w:val="3"/>
        <w:numId w:val="10"/>
      </w:numPr>
      <w:outlineLvl w:val="3"/>
    </w:pPr>
    <w:rPr>
      <w:rFonts w:eastAsiaTheme="majorEastAsia" w:cstheme="majorBidi"/>
      <w:iCs/>
      <w:color w:val="000000" w:themeColor="text1"/>
    </w:rPr>
  </w:style>
  <w:style w:type="paragraph" w:styleId="Ttulo5">
    <w:name w:val="heading 5"/>
    <w:basedOn w:val="Normal"/>
    <w:next w:val="Normal"/>
    <w:link w:val="Ttulo5Char"/>
    <w:uiPriority w:val="9"/>
    <w:unhideWhenUsed/>
    <w:rsid w:val="001A2731"/>
    <w:pPr>
      <w:keepNext/>
      <w:keepLines/>
      <w:numPr>
        <w:ilvl w:val="4"/>
        <w:numId w:val="10"/>
      </w:numPr>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har"/>
    <w:uiPriority w:val="9"/>
    <w:semiHidden/>
    <w:unhideWhenUsed/>
    <w:rsid w:val="001A2731"/>
    <w:pPr>
      <w:keepNext/>
      <w:keepLines/>
      <w:numPr>
        <w:ilvl w:val="5"/>
        <w:numId w:val="10"/>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har"/>
    <w:uiPriority w:val="9"/>
    <w:semiHidden/>
    <w:unhideWhenUsed/>
    <w:qFormat/>
    <w:rsid w:val="001A2731"/>
    <w:pPr>
      <w:keepNext/>
      <w:keepLines/>
      <w:numPr>
        <w:ilvl w:val="6"/>
        <w:numId w:val="10"/>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1A2731"/>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1A2731"/>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pPr>
      <w:ind w:left="648"/>
    </w:pPr>
    <w:rPr>
      <w:sz w:val="20"/>
      <w:szCs w:val="20"/>
    </w:rPr>
  </w:style>
  <w:style w:type="paragraph" w:styleId="PargrafodaLista">
    <w:name w:val="List Paragraph"/>
    <w:basedOn w:val="Normal"/>
    <w:link w:val="PargrafodaListaChar"/>
    <w:uiPriority w:val="34"/>
    <w:qFormat/>
    <w:pPr>
      <w:ind w:left="648" w:hanging="200"/>
    </w:pPr>
  </w:style>
  <w:style w:type="paragraph" w:customStyle="1" w:styleId="TableParagraph">
    <w:name w:val="Table Paragraph"/>
    <w:basedOn w:val="Normal"/>
    <w:uiPriority w:val="1"/>
    <w:qFormat/>
  </w:style>
  <w:style w:type="character" w:styleId="Hyperlink">
    <w:name w:val="Hyperlink"/>
    <w:basedOn w:val="Fontepargpadro"/>
    <w:uiPriority w:val="99"/>
    <w:unhideWhenUsed/>
    <w:rsid w:val="00135744"/>
    <w:rPr>
      <w:color w:val="0000FF" w:themeColor="hyperlink"/>
      <w:u w:val="single"/>
    </w:rPr>
  </w:style>
  <w:style w:type="character" w:styleId="MenoPendente">
    <w:name w:val="Unresolved Mention"/>
    <w:basedOn w:val="Fontepargpadro"/>
    <w:uiPriority w:val="99"/>
    <w:semiHidden/>
    <w:unhideWhenUsed/>
    <w:rsid w:val="00135744"/>
    <w:rPr>
      <w:color w:val="605E5C"/>
      <w:shd w:val="clear" w:color="auto" w:fill="E1DFDD"/>
    </w:rPr>
  </w:style>
  <w:style w:type="paragraph" w:styleId="Textodenotaderodap">
    <w:name w:val="footnote text"/>
    <w:basedOn w:val="Normal"/>
    <w:link w:val="TextodenotaderodapChar"/>
    <w:uiPriority w:val="99"/>
    <w:semiHidden/>
    <w:unhideWhenUsed/>
    <w:rsid w:val="00EE3D7F"/>
    <w:rPr>
      <w:sz w:val="20"/>
      <w:szCs w:val="20"/>
    </w:rPr>
  </w:style>
  <w:style w:type="character" w:customStyle="1" w:styleId="TextodenotaderodapChar">
    <w:name w:val="Texto de nota de rodapé Char"/>
    <w:basedOn w:val="Fontepargpadro"/>
    <w:link w:val="Textodenotaderodap"/>
    <w:uiPriority w:val="99"/>
    <w:semiHidden/>
    <w:rsid w:val="00EE3D7F"/>
    <w:rPr>
      <w:rFonts w:ascii="Times New Roman" w:eastAsia="Times New Roman" w:hAnsi="Times New Roman" w:cs="Times New Roman"/>
      <w:sz w:val="20"/>
      <w:szCs w:val="20"/>
      <w:lang w:bidi="en-US"/>
    </w:rPr>
  </w:style>
  <w:style w:type="character" w:styleId="Refdenotaderodap">
    <w:name w:val="footnote reference"/>
    <w:basedOn w:val="Fontepargpadro"/>
    <w:uiPriority w:val="99"/>
    <w:semiHidden/>
    <w:unhideWhenUsed/>
    <w:rsid w:val="00EE3D7F"/>
    <w:rPr>
      <w:vertAlign w:val="superscript"/>
    </w:rPr>
  </w:style>
  <w:style w:type="paragraph" w:styleId="Cabealho">
    <w:name w:val="header"/>
    <w:basedOn w:val="Normal"/>
    <w:link w:val="CabealhoChar"/>
    <w:uiPriority w:val="99"/>
    <w:unhideWhenUsed/>
    <w:rsid w:val="00EE3D7F"/>
    <w:pPr>
      <w:tabs>
        <w:tab w:val="center" w:pos="4252"/>
        <w:tab w:val="right" w:pos="8504"/>
      </w:tabs>
    </w:pPr>
  </w:style>
  <w:style w:type="character" w:customStyle="1" w:styleId="CabealhoChar">
    <w:name w:val="Cabeçalho Char"/>
    <w:basedOn w:val="Fontepargpadro"/>
    <w:link w:val="Cabealho"/>
    <w:uiPriority w:val="99"/>
    <w:rsid w:val="00EE3D7F"/>
    <w:rPr>
      <w:rFonts w:ascii="Times New Roman" w:eastAsia="Times New Roman" w:hAnsi="Times New Roman" w:cs="Times New Roman"/>
      <w:lang w:bidi="en-US"/>
    </w:rPr>
  </w:style>
  <w:style w:type="paragraph" w:styleId="Rodap">
    <w:name w:val="footer"/>
    <w:basedOn w:val="Normal"/>
    <w:link w:val="RodapChar"/>
    <w:uiPriority w:val="99"/>
    <w:unhideWhenUsed/>
    <w:rsid w:val="00EE3D7F"/>
    <w:pPr>
      <w:tabs>
        <w:tab w:val="center" w:pos="4252"/>
        <w:tab w:val="right" w:pos="8504"/>
      </w:tabs>
    </w:pPr>
  </w:style>
  <w:style w:type="character" w:customStyle="1" w:styleId="RodapChar">
    <w:name w:val="Rodapé Char"/>
    <w:basedOn w:val="Fontepargpadro"/>
    <w:link w:val="Rodap"/>
    <w:uiPriority w:val="99"/>
    <w:rsid w:val="00EE3D7F"/>
    <w:rPr>
      <w:rFonts w:ascii="Times New Roman" w:eastAsia="Times New Roman" w:hAnsi="Times New Roman" w:cs="Times New Roman"/>
      <w:lang w:bidi="en-US"/>
    </w:rPr>
  </w:style>
  <w:style w:type="character" w:customStyle="1" w:styleId="Ttulo2Char">
    <w:name w:val="Título 2 Char"/>
    <w:aliases w:val="Nível 2- Título Char"/>
    <w:basedOn w:val="Fontepargpadro"/>
    <w:link w:val="Ttulo2"/>
    <w:uiPriority w:val="9"/>
    <w:rsid w:val="00B922AE"/>
    <w:rPr>
      <w:rFonts w:ascii="Times New Roman" w:eastAsiaTheme="majorEastAsia" w:hAnsi="Times New Roman" w:cstheme="majorBidi"/>
      <w:b/>
      <w:color w:val="000000" w:themeColor="text1"/>
      <w:sz w:val="24"/>
      <w:szCs w:val="26"/>
      <w:lang w:val="pt-BR" w:bidi="en-US"/>
    </w:rPr>
  </w:style>
  <w:style w:type="paragraph" w:customStyle="1" w:styleId="Estilo1">
    <w:name w:val="Estilo1"/>
    <w:basedOn w:val="PargrafodaLista"/>
    <w:link w:val="Estilo1Char"/>
    <w:rsid w:val="009A125D"/>
    <w:pPr>
      <w:numPr>
        <w:ilvl w:val="1"/>
        <w:numId w:val="6"/>
      </w:numPr>
      <w:tabs>
        <w:tab w:val="left" w:pos="579"/>
      </w:tabs>
      <w:outlineLvl w:val="0"/>
    </w:pPr>
    <w:rPr>
      <w:rFonts w:ascii="Arial"/>
      <w:b/>
      <w:sz w:val="18"/>
    </w:rPr>
  </w:style>
  <w:style w:type="paragraph" w:customStyle="1" w:styleId="Estilo2">
    <w:name w:val="Estilo2"/>
    <w:basedOn w:val="Estilo1"/>
    <w:link w:val="Estilo2Char"/>
    <w:rsid w:val="009A125D"/>
    <w:pPr>
      <w:ind w:left="340" w:hanging="198"/>
    </w:pPr>
    <w:rPr>
      <w:rFonts w:hAnsi="Arial"/>
    </w:rPr>
  </w:style>
  <w:style w:type="character" w:customStyle="1" w:styleId="PargrafodaListaChar">
    <w:name w:val="Parágrafo da Lista Char"/>
    <w:basedOn w:val="Fontepargpadro"/>
    <w:link w:val="PargrafodaLista"/>
    <w:uiPriority w:val="1"/>
    <w:rsid w:val="009A125D"/>
    <w:rPr>
      <w:rFonts w:ascii="Times New Roman" w:eastAsia="Times New Roman" w:hAnsi="Times New Roman" w:cs="Times New Roman"/>
      <w:lang w:bidi="en-US"/>
    </w:rPr>
  </w:style>
  <w:style w:type="character" w:customStyle="1" w:styleId="Estilo1Char">
    <w:name w:val="Estilo1 Char"/>
    <w:basedOn w:val="PargrafodaListaChar"/>
    <w:link w:val="Estilo1"/>
    <w:rsid w:val="009A125D"/>
    <w:rPr>
      <w:rFonts w:ascii="Arial" w:eastAsia="Times New Roman" w:hAnsi="Times New Roman" w:cs="Times New Roman"/>
      <w:b/>
      <w:sz w:val="18"/>
      <w:lang w:bidi="en-US"/>
    </w:rPr>
  </w:style>
  <w:style w:type="paragraph" w:styleId="SemEspaamento">
    <w:name w:val="No Spacing"/>
    <w:uiPriority w:val="1"/>
    <w:rsid w:val="009A125D"/>
    <w:rPr>
      <w:rFonts w:ascii="Times New Roman" w:eastAsia="Times New Roman" w:hAnsi="Times New Roman" w:cs="Times New Roman"/>
      <w:lang w:bidi="en-US"/>
    </w:rPr>
  </w:style>
  <w:style w:type="character" w:customStyle="1" w:styleId="Estilo2Char">
    <w:name w:val="Estilo2 Char"/>
    <w:basedOn w:val="Estilo1Char"/>
    <w:link w:val="Estilo2"/>
    <w:rsid w:val="009A125D"/>
    <w:rPr>
      <w:rFonts w:ascii="Arial" w:eastAsia="Times New Roman" w:hAnsi="Arial" w:cs="Times New Roman"/>
      <w:b/>
      <w:sz w:val="18"/>
      <w:lang w:bidi="en-US"/>
    </w:rPr>
  </w:style>
  <w:style w:type="paragraph" w:customStyle="1" w:styleId="ResumoAbstract">
    <w:name w:val="Resumo/Abstract"/>
    <w:basedOn w:val="Corpodetexto"/>
    <w:link w:val="ResumoAbstractChar"/>
    <w:qFormat/>
    <w:rsid w:val="00A92312"/>
    <w:pPr>
      <w:spacing w:line="250" w:lineRule="auto"/>
      <w:ind w:left="142" w:right="142"/>
      <w:jc w:val="both"/>
    </w:pPr>
  </w:style>
  <w:style w:type="paragraph" w:customStyle="1" w:styleId="Filiao">
    <w:name w:val="Filiação"/>
    <w:basedOn w:val="Normal"/>
    <w:link w:val="FiliaoChar"/>
    <w:qFormat/>
    <w:rsid w:val="009A125D"/>
    <w:pPr>
      <w:ind w:left="142"/>
    </w:pPr>
    <w:rPr>
      <w:position w:val="7"/>
      <w:sz w:val="18"/>
    </w:rPr>
  </w:style>
  <w:style w:type="character" w:customStyle="1" w:styleId="CorpodetextoChar">
    <w:name w:val="Corpo de texto Char"/>
    <w:basedOn w:val="Fontepargpadro"/>
    <w:link w:val="Corpodetexto"/>
    <w:uiPriority w:val="1"/>
    <w:rsid w:val="009A125D"/>
    <w:rPr>
      <w:rFonts w:ascii="Times New Roman" w:eastAsia="Times New Roman" w:hAnsi="Times New Roman" w:cs="Times New Roman"/>
      <w:sz w:val="20"/>
      <w:szCs w:val="20"/>
      <w:lang w:bidi="en-US"/>
    </w:rPr>
  </w:style>
  <w:style w:type="character" w:customStyle="1" w:styleId="ResumoAbstractChar">
    <w:name w:val="Resumo/Abstract Char"/>
    <w:basedOn w:val="CorpodetextoChar"/>
    <w:link w:val="ResumoAbstract"/>
    <w:rsid w:val="00A92312"/>
    <w:rPr>
      <w:rFonts w:ascii="Times New Roman" w:eastAsia="Times New Roman" w:hAnsi="Times New Roman" w:cs="Times New Roman"/>
      <w:sz w:val="20"/>
      <w:szCs w:val="20"/>
      <w:lang w:val="pt-BR" w:bidi="en-US"/>
    </w:rPr>
  </w:style>
  <w:style w:type="paragraph" w:customStyle="1" w:styleId="Ttuloemportugus">
    <w:name w:val="Título em português"/>
    <w:basedOn w:val="Normal"/>
    <w:link w:val="TtuloemportugusChar"/>
    <w:qFormat/>
    <w:rsid w:val="00E04446"/>
    <w:pPr>
      <w:spacing w:before="167"/>
      <w:ind w:left="138"/>
    </w:pPr>
    <w:rPr>
      <w:rFonts w:cs="Arial"/>
      <w:b/>
      <w:sz w:val="26"/>
    </w:rPr>
  </w:style>
  <w:style w:type="character" w:customStyle="1" w:styleId="FiliaoChar">
    <w:name w:val="Filiação Char"/>
    <w:basedOn w:val="Fontepargpadro"/>
    <w:link w:val="Filiao"/>
    <w:rsid w:val="009A125D"/>
    <w:rPr>
      <w:rFonts w:ascii="Times New Roman" w:eastAsia="Times New Roman" w:hAnsi="Times New Roman" w:cs="Times New Roman"/>
      <w:position w:val="7"/>
      <w:sz w:val="18"/>
      <w:lang w:val="pt-BR" w:bidi="en-US"/>
    </w:rPr>
  </w:style>
  <w:style w:type="paragraph" w:customStyle="1" w:styleId="TtuloemIngls">
    <w:name w:val="Título em Inglês"/>
    <w:basedOn w:val="Normal"/>
    <w:link w:val="TtuloemInglsChar"/>
    <w:qFormat/>
    <w:rsid w:val="00D5084C"/>
    <w:pPr>
      <w:spacing w:before="167" w:after="240"/>
      <w:ind w:left="136"/>
    </w:pPr>
    <w:rPr>
      <w:rFonts w:cs="Arial"/>
      <w:i/>
      <w:sz w:val="26"/>
    </w:rPr>
  </w:style>
  <w:style w:type="character" w:customStyle="1" w:styleId="TtuloemportugusChar">
    <w:name w:val="Título em português Char"/>
    <w:basedOn w:val="Fontepargpadro"/>
    <w:link w:val="Ttuloemportugus"/>
    <w:rsid w:val="00E04446"/>
    <w:rPr>
      <w:rFonts w:ascii="Times New Roman" w:eastAsia="Times New Roman" w:hAnsi="Times New Roman" w:cs="Arial"/>
      <w:b/>
      <w:sz w:val="26"/>
      <w:lang w:val="pt-BR" w:bidi="en-US"/>
    </w:rPr>
  </w:style>
  <w:style w:type="paragraph" w:customStyle="1" w:styleId="Autoria">
    <w:name w:val="Autoria"/>
    <w:basedOn w:val="Corpodetexto"/>
    <w:link w:val="AutoriaChar"/>
    <w:qFormat/>
    <w:rsid w:val="004B2939"/>
    <w:pPr>
      <w:spacing w:before="59"/>
      <w:ind w:left="146"/>
    </w:pPr>
    <w:rPr>
      <w:spacing w:val="-1"/>
    </w:rPr>
  </w:style>
  <w:style w:type="character" w:customStyle="1" w:styleId="TtuloemInglsChar">
    <w:name w:val="Título em Inglês Char"/>
    <w:basedOn w:val="Fontepargpadro"/>
    <w:link w:val="TtuloemIngls"/>
    <w:rsid w:val="00D5084C"/>
    <w:rPr>
      <w:rFonts w:ascii="Times New Roman" w:eastAsia="Times New Roman" w:hAnsi="Times New Roman" w:cs="Arial"/>
      <w:i/>
      <w:sz w:val="26"/>
      <w:lang w:val="pt-BR" w:bidi="en-US"/>
    </w:rPr>
  </w:style>
  <w:style w:type="paragraph" w:customStyle="1" w:styleId="Referncias">
    <w:name w:val="Referências"/>
    <w:basedOn w:val="Texto"/>
    <w:link w:val="RefernciasChar"/>
    <w:qFormat/>
    <w:rsid w:val="00414647"/>
    <w:pPr>
      <w:spacing w:before="60" w:after="60"/>
      <w:ind w:left="369" w:hanging="369"/>
    </w:pPr>
  </w:style>
  <w:style w:type="character" w:customStyle="1" w:styleId="AutoriaChar">
    <w:name w:val="Autoria Char"/>
    <w:basedOn w:val="CorpodetextoChar"/>
    <w:link w:val="Autoria"/>
    <w:rsid w:val="004B2939"/>
    <w:rPr>
      <w:rFonts w:ascii="Times New Roman" w:eastAsia="Times New Roman" w:hAnsi="Times New Roman" w:cs="Times New Roman"/>
      <w:spacing w:val="-1"/>
      <w:sz w:val="20"/>
      <w:szCs w:val="20"/>
      <w:lang w:val="pt-BR" w:bidi="en-US"/>
    </w:rPr>
  </w:style>
  <w:style w:type="paragraph" w:customStyle="1" w:styleId="Pargrafo2">
    <w:name w:val="Parágrafo 2"/>
    <w:basedOn w:val="Normal"/>
    <w:next w:val="Texto"/>
    <w:link w:val="Pargrafo2Char"/>
    <w:rsid w:val="00A90595"/>
    <w:pPr>
      <w:numPr>
        <w:numId w:val="11"/>
      </w:numPr>
      <w:ind w:left="142" w:right="142" w:firstLine="0"/>
      <w:outlineLvl w:val="1"/>
    </w:pPr>
    <w:rPr>
      <w:rFonts w:ascii="Arial" w:hAnsi="Arial"/>
      <w:b/>
      <w:sz w:val="20"/>
    </w:rPr>
  </w:style>
  <w:style w:type="paragraph" w:customStyle="1" w:styleId="Referncia">
    <w:name w:val="Referência"/>
    <w:basedOn w:val="Normal"/>
    <w:rsid w:val="00D93769"/>
    <w:pPr>
      <w:widowControl/>
      <w:autoSpaceDE/>
      <w:autoSpaceDN/>
    </w:pPr>
    <w:rPr>
      <w:rFonts w:ascii="Arial" w:eastAsia="Calibri" w:hAnsi="Arial"/>
      <w:sz w:val="24"/>
      <w:lang w:bidi="ar-SA"/>
    </w:rPr>
  </w:style>
  <w:style w:type="paragraph" w:customStyle="1" w:styleId="Texto">
    <w:name w:val="Texto"/>
    <w:basedOn w:val="Normal"/>
    <w:link w:val="TextoChar"/>
    <w:qFormat/>
    <w:rsid w:val="00404DAD"/>
    <w:pPr>
      <w:spacing w:line="276" w:lineRule="auto"/>
      <w:ind w:firstLine="709"/>
      <w:jc w:val="both"/>
    </w:pPr>
  </w:style>
  <w:style w:type="character" w:customStyle="1" w:styleId="Pargrafo2Char">
    <w:name w:val="Parágrafo 2 Char"/>
    <w:basedOn w:val="Fontepargpadro"/>
    <w:link w:val="Pargrafo2"/>
    <w:rsid w:val="00A90595"/>
    <w:rPr>
      <w:rFonts w:ascii="Arial" w:eastAsia="Times New Roman" w:hAnsi="Arial" w:cs="Times New Roman"/>
      <w:b/>
      <w:sz w:val="20"/>
      <w:lang w:bidi="en-US"/>
    </w:rPr>
  </w:style>
  <w:style w:type="paragraph" w:customStyle="1" w:styleId="Pargrafo3">
    <w:name w:val="Parágrafo 3"/>
    <w:basedOn w:val="NormalWeb"/>
    <w:next w:val="Texto"/>
    <w:link w:val="Pargrafo3Char"/>
    <w:rsid w:val="00A90595"/>
    <w:pPr>
      <w:numPr>
        <w:numId w:val="12"/>
      </w:numPr>
      <w:ind w:left="499" w:right="142" w:hanging="357"/>
      <w:outlineLvl w:val="2"/>
    </w:pPr>
    <w:rPr>
      <w:rFonts w:ascii="Arial" w:hAnsi="Arial"/>
    </w:rPr>
  </w:style>
  <w:style w:type="character" w:customStyle="1" w:styleId="TextoChar">
    <w:name w:val="Texto Char"/>
    <w:basedOn w:val="Fontepargpadro"/>
    <w:link w:val="Texto"/>
    <w:rsid w:val="00404DAD"/>
    <w:rPr>
      <w:rFonts w:ascii="Times New Roman" w:eastAsia="Times New Roman" w:hAnsi="Times New Roman" w:cs="Times New Roman"/>
      <w:lang w:val="pt-BR" w:bidi="en-US"/>
    </w:rPr>
  </w:style>
  <w:style w:type="paragraph" w:styleId="NormalWeb">
    <w:name w:val="Normal (Web)"/>
    <w:aliases w:val="Citação Longa"/>
    <w:basedOn w:val="Normal"/>
    <w:link w:val="NormalWebChar"/>
    <w:uiPriority w:val="99"/>
    <w:unhideWhenUsed/>
    <w:qFormat/>
    <w:rsid w:val="008D5EC2"/>
    <w:pPr>
      <w:ind w:left="2268"/>
      <w:jc w:val="both"/>
    </w:pPr>
    <w:rPr>
      <w:sz w:val="20"/>
      <w:szCs w:val="24"/>
    </w:rPr>
  </w:style>
  <w:style w:type="character" w:customStyle="1" w:styleId="NormalWebChar">
    <w:name w:val="Normal (Web) Char"/>
    <w:aliases w:val="Citação Longa Char"/>
    <w:basedOn w:val="Fontepargpadro"/>
    <w:link w:val="NormalWeb"/>
    <w:uiPriority w:val="99"/>
    <w:rsid w:val="008D5EC2"/>
    <w:rPr>
      <w:rFonts w:ascii="Times New Roman" w:eastAsia="Times New Roman" w:hAnsi="Times New Roman" w:cs="Times New Roman"/>
      <w:sz w:val="20"/>
      <w:szCs w:val="24"/>
      <w:lang w:val="pt-BR" w:bidi="en-US"/>
    </w:rPr>
  </w:style>
  <w:style w:type="character" w:customStyle="1" w:styleId="Pargrafo3Char">
    <w:name w:val="Parágrafo 3 Char"/>
    <w:basedOn w:val="NormalWebChar"/>
    <w:link w:val="Pargrafo3"/>
    <w:rsid w:val="00A90595"/>
    <w:rPr>
      <w:rFonts w:ascii="Arial" w:eastAsia="Times New Roman" w:hAnsi="Arial" w:cs="Times New Roman"/>
      <w:sz w:val="20"/>
      <w:szCs w:val="24"/>
      <w:lang w:val="pt-BR" w:bidi="en-US"/>
    </w:rPr>
  </w:style>
  <w:style w:type="character" w:customStyle="1" w:styleId="Ttulo3Char">
    <w:name w:val="Título 3 Char"/>
    <w:aliases w:val="Nível 3 - Título Char"/>
    <w:basedOn w:val="Fontepargpadro"/>
    <w:link w:val="Ttulo3"/>
    <w:uiPriority w:val="9"/>
    <w:rsid w:val="001C01A6"/>
    <w:rPr>
      <w:rFonts w:ascii="Times New Roman" w:eastAsiaTheme="majorEastAsia" w:hAnsi="Times New Roman" w:cstheme="majorBidi"/>
      <w:caps/>
      <w:color w:val="000000" w:themeColor="text1"/>
      <w:szCs w:val="24"/>
      <w:lang w:val="pt-BR" w:bidi="en-US"/>
    </w:rPr>
  </w:style>
  <w:style w:type="character" w:customStyle="1" w:styleId="Ttulo4Char">
    <w:name w:val="Título 4 Char"/>
    <w:aliases w:val="Nível 4 - Título Char"/>
    <w:basedOn w:val="Fontepargpadro"/>
    <w:link w:val="Ttulo4"/>
    <w:uiPriority w:val="9"/>
    <w:rsid w:val="001C01A6"/>
    <w:rPr>
      <w:rFonts w:ascii="Times New Roman" w:eastAsiaTheme="majorEastAsia" w:hAnsi="Times New Roman" w:cstheme="majorBidi"/>
      <w:iCs/>
      <w:color w:val="000000" w:themeColor="text1"/>
      <w:lang w:val="pt-BR" w:bidi="en-US"/>
    </w:rPr>
  </w:style>
  <w:style w:type="character" w:customStyle="1" w:styleId="Ttulo5Char">
    <w:name w:val="Título 5 Char"/>
    <w:basedOn w:val="Fontepargpadro"/>
    <w:link w:val="Ttulo5"/>
    <w:uiPriority w:val="9"/>
    <w:rsid w:val="001A2731"/>
    <w:rPr>
      <w:rFonts w:asciiTheme="majorHAnsi" w:eastAsiaTheme="majorEastAsia" w:hAnsiTheme="majorHAnsi" w:cstheme="majorBidi"/>
      <w:color w:val="365F91" w:themeColor="accent1" w:themeShade="BF"/>
      <w:lang w:bidi="en-US"/>
    </w:rPr>
  </w:style>
  <w:style w:type="character" w:customStyle="1" w:styleId="Ttulo6Char">
    <w:name w:val="Título 6 Char"/>
    <w:basedOn w:val="Fontepargpadro"/>
    <w:link w:val="Ttulo6"/>
    <w:uiPriority w:val="9"/>
    <w:semiHidden/>
    <w:rsid w:val="001A2731"/>
    <w:rPr>
      <w:rFonts w:asciiTheme="majorHAnsi" w:eastAsiaTheme="majorEastAsia" w:hAnsiTheme="majorHAnsi" w:cstheme="majorBidi"/>
      <w:color w:val="243F60" w:themeColor="accent1" w:themeShade="7F"/>
      <w:lang w:bidi="en-US"/>
    </w:rPr>
  </w:style>
  <w:style w:type="character" w:customStyle="1" w:styleId="Ttulo7Char">
    <w:name w:val="Título 7 Char"/>
    <w:basedOn w:val="Fontepargpadro"/>
    <w:link w:val="Ttulo7"/>
    <w:uiPriority w:val="9"/>
    <w:semiHidden/>
    <w:rsid w:val="001A2731"/>
    <w:rPr>
      <w:rFonts w:asciiTheme="majorHAnsi" w:eastAsiaTheme="majorEastAsia" w:hAnsiTheme="majorHAnsi" w:cstheme="majorBidi"/>
      <w:i/>
      <w:iCs/>
      <w:color w:val="243F60" w:themeColor="accent1" w:themeShade="7F"/>
      <w:lang w:bidi="en-US"/>
    </w:rPr>
  </w:style>
  <w:style w:type="character" w:customStyle="1" w:styleId="Ttulo8Char">
    <w:name w:val="Título 8 Char"/>
    <w:basedOn w:val="Fontepargpadro"/>
    <w:link w:val="Ttulo8"/>
    <w:uiPriority w:val="9"/>
    <w:semiHidden/>
    <w:rsid w:val="001A2731"/>
    <w:rPr>
      <w:rFonts w:asciiTheme="majorHAnsi" w:eastAsiaTheme="majorEastAsia" w:hAnsiTheme="majorHAnsi" w:cstheme="majorBidi"/>
      <w:color w:val="272727" w:themeColor="text1" w:themeTint="D8"/>
      <w:sz w:val="21"/>
      <w:szCs w:val="21"/>
      <w:lang w:bidi="en-US"/>
    </w:rPr>
  </w:style>
  <w:style w:type="character" w:customStyle="1" w:styleId="Ttulo9Char">
    <w:name w:val="Título 9 Char"/>
    <w:basedOn w:val="Fontepargpadro"/>
    <w:link w:val="Ttulo9"/>
    <w:uiPriority w:val="9"/>
    <w:semiHidden/>
    <w:rsid w:val="001A2731"/>
    <w:rPr>
      <w:rFonts w:asciiTheme="majorHAnsi" w:eastAsiaTheme="majorEastAsia" w:hAnsiTheme="majorHAnsi" w:cstheme="majorBidi"/>
      <w:i/>
      <w:iCs/>
      <w:color w:val="272727" w:themeColor="text1" w:themeTint="D8"/>
      <w:sz w:val="21"/>
      <w:szCs w:val="21"/>
      <w:lang w:bidi="en-US"/>
    </w:rPr>
  </w:style>
  <w:style w:type="character" w:styleId="TextodoEspaoReservado">
    <w:name w:val="Placeholder Text"/>
    <w:basedOn w:val="Fontepargpadro"/>
    <w:uiPriority w:val="99"/>
    <w:semiHidden/>
    <w:rsid w:val="00807B0E"/>
    <w:rPr>
      <w:color w:val="808080"/>
    </w:rPr>
  </w:style>
  <w:style w:type="table" w:styleId="Tabelacomgrade">
    <w:name w:val="Table Grid"/>
    <w:basedOn w:val="Tabelanormal"/>
    <w:uiPriority w:val="39"/>
    <w:rsid w:val="00921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8C514F"/>
    <w:rPr>
      <w:rFonts w:ascii="Segoe UI" w:hAnsi="Segoe UI" w:cs="Segoe UI"/>
      <w:sz w:val="18"/>
      <w:szCs w:val="18"/>
    </w:rPr>
  </w:style>
  <w:style w:type="character" w:customStyle="1" w:styleId="TextodebaloChar">
    <w:name w:val="Texto de balão Char"/>
    <w:basedOn w:val="Fontepargpadro"/>
    <w:link w:val="Textodebalo"/>
    <w:uiPriority w:val="99"/>
    <w:semiHidden/>
    <w:rsid w:val="008C514F"/>
    <w:rPr>
      <w:rFonts w:ascii="Segoe UI" w:eastAsia="Times New Roman" w:hAnsi="Segoe UI" w:cs="Segoe UI"/>
      <w:sz w:val="18"/>
      <w:szCs w:val="18"/>
      <w:lang w:bidi="en-US"/>
    </w:rPr>
  </w:style>
  <w:style w:type="paragraph" w:styleId="Legenda">
    <w:name w:val="caption"/>
    <w:basedOn w:val="Normal"/>
    <w:next w:val="Normal"/>
    <w:uiPriority w:val="35"/>
    <w:unhideWhenUsed/>
    <w:qFormat/>
    <w:rsid w:val="00F66D28"/>
    <w:pPr>
      <w:jc w:val="center"/>
    </w:pPr>
    <w:rPr>
      <w:iCs/>
      <w:color w:val="000000" w:themeColor="text1"/>
      <w:sz w:val="20"/>
      <w:szCs w:val="18"/>
    </w:rPr>
  </w:style>
  <w:style w:type="paragraph" w:customStyle="1" w:styleId="Nvel1-Ttulo">
    <w:name w:val="Nível 1 - Título"/>
    <w:basedOn w:val="TtuloemIngls"/>
    <w:next w:val="Texto"/>
    <w:link w:val="Nvel1-TtuloChar"/>
    <w:rsid w:val="006962D9"/>
    <w:pPr>
      <w:numPr>
        <w:numId w:val="20"/>
      </w:numPr>
      <w:spacing w:before="0"/>
      <w:ind w:left="357" w:hanging="357"/>
    </w:pPr>
    <w:rPr>
      <w:b/>
      <w:i w:val="0"/>
      <w:caps/>
      <w:sz w:val="24"/>
    </w:rPr>
  </w:style>
  <w:style w:type="character" w:customStyle="1" w:styleId="RefernciasChar">
    <w:name w:val="Referências Char"/>
    <w:basedOn w:val="TextoChar"/>
    <w:link w:val="Referncias"/>
    <w:rsid w:val="00414647"/>
    <w:rPr>
      <w:rFonts w:ascii="Times New Roman" w:eastAsia="Times New Roman" w:hAnsi="Times New Roman" w:cs="Times New Roman"/>
      <w:lang w:val="pt-BR" w:bidi="en-US"/>
    </w:rPr>
  </w:style>
  <w:style w:type="character" w:customStyle="1" w:styleId="Nvel1-TtuloChar">
    <w:name w:val="Nível 1 - Título Char"/>
    <w:basedOn w:val="TtuloemInglsChar"/>
    <w:link w:val="Nvel1-Ttulo"/>
    <w:rsid w:val="006962D9"/>
    <w:rPr>
      <w:rFonts w:ascii="Times New Roman" w:eastAsia="Times New Roman" w:hAnsi="Times New Roman" w:cs="Arial"/>
      <w:b/>
      <w:i w:val="0"/>
      <w:caps/>
      <w:sz w:val="24"/>
      <w:lang w:val="pt-BR" w:bidi="en-US"/>
    </w:rPr>
  </w:style>
  <w:style w:type="character" w:styleId="Refdecomentrio">
    <w:name w:val="annotation reference"/>
    <w:basedOn w:val="Fontepargpadro"/>
    <w:uiPriority w:val="99"/>
    <w:semiHidden/>
    <w:unhideWhenUsed/>
    <w:rsid w:val="006C4094"/>
    <w:rPr>
      <w:sz w:val="16"/>
      <w:szCs w:val="16"/>
    </w:rPr>
  </w:style>
  <w:style w:type="paragraph" w:styleId="Textodecomentrio">
    <w:name w:val="annotation text"/>
    <w:basedOn w:val="Normal"/>
    <w:link w:val="TextodecomentrioChar"/>
    <w:uiPriority w:val="99"/>
    <w:unhideWhenUsed/>
    <w:rsid w:val="006C4094"/>
    <w:rPr>
      <w:sz w:val="20"/>
      <w:szCs w:val="20"/>
    </w:rPr>
  </w:style>
  <w:style w:type="character" w:customStyle="1" w:styleId="TextodecomentrioChar">
    <w:name w:val="Texto de comentário Char"/>
    <w:basedOn w:val="Fontepargpadro"/>
    <w:link w:val="Textodecomentrio"/>
    <w:uiPriority w:val="99"/>
    <w:rsid w:val="006C4094"/>
    <w:rPr>
      <w:rFonts w:ascii="Times New Roman" w:eastAsia="Times New Roman" w:hAnsi="Times New Roman" w:cs="Times New Roman"/>
      <w:sz w:val="20"/>
      <w:szCs w:val="20"/>
      <w:lang w:bidi="en-US"/>
    </w:rPr>
  </w:style>
  <w:style w:type="paragraph" w:styleId="Assuntodocomentrio">
    <w:name w:val="annotation subject"/>
    <w:basedOn w:val="Textodecomentrio"/>
    <w:next w:val="Textodecomentrio"/>
    <w:link w:val="AssuntodocomentrioChar"/>
    <w:uiPriority w:val="99"/>
    <w:semiHidden/>
    <w:unhideWhenUsed/>
    <w:rsid w:val="006C4094"/>
    <w:rPr>
      <w:b/>
      <w:bCs/>
    </w:rPr>
  </w:style>
  <w:style w:type="character" w:customStyle="1" w:styleId="AssuntodocomentrioChar">
    <w:name w:val="Assunto do comentário Char"/>
    <w:basedOn w:val="TextodecomentrioChar"/>
    <w:link w:val="Assuntodocomentrio"/>
    <w:uiPriority w:val="99"/>
    <w:semiHidden/>
    <w:rsid w:val="006C4094"/>
    <w:rPr>
      <w:rFonts w:ascii="Times New Roman" w:eastAsia="Times New Roman" w:hAnsi="Times New Roman" w:cs="Times New Roman"/>
      <w:b/>
      <w:bCs/>
      <w:sz w:val="20"/>
      <w:szCs w:val="20"/>
      <w:lang w:bidi="en-US"/>
    </w:rPr>
  </w:style>
  <w:style w:type="paragraph" w:styleId="Bibliografia">
    <w:name w:val="Bibliography"/>
    <w:basedOn w:val="Normal"/>
    <w:next w:val="Normal"/>
    <w:uiPriority w:val="37"/>
    <w:unhideWhenUsed/>
    <w:rsid w:val="00052F1E"/>
  </w:style>
  <w:style w:type="paragraph" w:styleId="CabealhodoSumrio">
    <w:name w:val="TOC Heading"/>
    <w:basedOn w:val="Ttulo1"/>
    <w:next w:val="Normal"/>
    <w:uiPriority w:val="39"/>
    <w:unhideWhenUsed/>
    <w:qFormat/>
    <w:rsid w:val="00617003"/>
    <w:pPr>
      <w:keepNext/>
      <w:keepLines/>
      <w:widowControl/>
      <w:numPr>
        <w:numId w:val="0"/>
      </w:numPr>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eastAsia="pt-BR" w:bidi="ar-SA"/>
    </w:rPr>
  </w:style>
  <w:style w:type="paragraph" w:styleId="Sumrio2">
    <w:name w:val="toc 2"/>
    <w:basedOn w:val="Normal"/>
    <w:next w:val="Normal"/>
    <w:autoRedefine/>
    <w:uiPriority w:val="39"/>
    <w:unhideWhenUsed/>
    <w:rsid w:val="00617003"/>
    <w:pPr>
      <w:spacing w:after="100"/>
      <w:ind w:left="220"/>
    </w:pPr>
  </w:style>
  <w:style w:type="paragraph" w:styleId="Sumrio1">
    <w:name w:val="toc 1"/>
    <w:basedOn w:val="Normal"/>
    <w:next w:val="Normal"/>
    <w:autoRedefine/>
    <w:uiPriority w:val="39"/>
    <w:semiHidden/>
    <w:unhideWhenUsed/>
    <w:rsid w:val="00617003"/>
    <w:pPr>
      <w:spacing w:after="100"/>
    </w:pPr>
  </w:style>
  <w:style w:type="paragraph" w:styleId="Sumrio3">
    <w:name w:val="toc 3"/>
    <w:basedOn w:val="Normal"/>
    <w:next w:val="Normal"/>
    <w:autoRedefine/>
    <w:uiPriority w:val="39"/>
    <w:unhideWhenUsed/>
    <w:rsid w:val="00617003"/>
    <w:pPr>
      <w:spacing w:after="100"/>
      <w:ind w:left="440"/>
    </w:pPr>
  </w:style>
  <w:style w:type="character" w:styleId="HiperlinkVisitado">
    <w:name w:val="FollowedHyperlink"/>
    <w:basedOn w:val="Fontepargpadro"/>
    <w:uiPriority w:val="99"/>
    <w:semiHidden/>
    <w:unhideWhenUsed/>
    <w:rsid w:val="00BA0039"/>
    <w:rPr>
      <w:color w:val="800080" w:themeColor="followedHyperlink"/>
      <w:u w:val="single"/>
    </w:rPr>
  </w:style>
  <w:style w:type="paragraph" w:styleId="Reviso">
    <w:name w:val="Revision"/>
    <w:hidden/>
    <w:uiPriority w:val="99"/>
    <w:semiHidden/>
    <w:rsid w:val="00FE0608"/>
    <w:pPr>
      <w:widowControl/>
      <w:autoSpaceDE/>
      <w:autoSpaceDN/>
    </w:pPr>
    <w:rPr>
      <w:rFonts w:ascii="Times New Roman" w:eastAsia="Times New Roman" w:hAnsi="Times New Roman" w:cs="Times New Roman"/>
      <w:lang w:val="pt-BR" w:bidi="en-US"/>
    </w:rPr>
  </w:style>
  <w:style w:type="character" w:customStyle="1" w:styleId="fontstyle01">
    <w:name w:val="fontstyle01"/>
    <w:basedOn w:val="Fontepargpadro"/>
    <w:rsid w:val="00EB62DF"/>
    <w:rPr>
      <w:rFonts w:ascii="CIDFont+F7" w:hAnsi="CIDFont+F7" w:hint="default"/>
      <w:b w:val="0"/>
      <w:bCs w:val="0"/>
      <w:i w:val="0"/>
      <w:iCs w:val="0"/>
      <w:color w:val="242021"/>
      <w:sz w:val="22"/>
      <w:szCs w:val="22"/>
    </w:rPr>
  </w:style>
  <w:style w:type="character" w:styleId="nfase">
    <w:name w:val="Emphasis"/>
    <w:basedOn w:val="Fontepargpadro"/>
    <w:uiPriority w:val="20"/>
    <w:qFormat/>
    <w:rsid w:val="00E553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722809">
      <w:bodyDiv w:val="1"/>
      <w:marLeft w:val="0"/>
      <w:marRight w:val="0"/>
      <w:marTop w:val="0"/>
      <w:marBottom w:val="0"/>
      <w:divBdr>
        <w:top w:val="none" w:sz="0" w:space="0" w:color="auto"/>
        <w:left w:val="none" w:sz="0" w:space="0" w:color="auto"/>
        <w:bottom w:val="none" w:sz="0" w:space="0" w:color="auto"/>
        <w:right w:val="none" w:sz="0" w:space="0" w:color="auto"/>
      </w:divBdr>
      <w:divsChild>
        <w:div w:id="157308889">
          <w:marLeft w:val="0"/>
          <w:marRight w:val="0"/>
          <w:marTop w:val="0"/>
          <w:marBottom w:val="0"/>
          <w:divBdr>
            <w:top w:val="none" w:sz="0" w:space="0" w:color="auto"/>
            <w:left w:val="none" w:sz="0" w:space="0" w:color="auto"/>
            <w:bottom w:val="none" w:sz="0" w:space="0" w:color="auto"/>
            <w:right w:val="none" w:sz="0" w:space="0" w:color="auto"/>
          </w:divBdr>
        </w:div>
        <w:div w:id="604308407">
          <w:marLeft w:val="0"/>
          <w:marRight w:val="0"/>
          <w:marTop w:val="0"/>
          <w:marBottom w:val="0"/>
          <w:divBdr>
            <w:top w:val="none" w:sz="0" w:space="0" w:color="auto"/>
            <w:left w:val="none" w:sz="0" w:space="0" w:color="auto"/>
            <w:bottom w:val="none" w:sz="0" w:space="0" w:color="auto"/>
            <w:right w:val="none" w:sz="0" w:space="0" w:color="auto"/>
          </w:divBdr>
        </w:div>
        <w:div w:id="1117486528">
          <w:marLeft w:val="0"/>
          <w:marRight w:val="0"/>
          <w:marTop w:val="0"/>
          <w:marBottom w:val="0"/>
          <w:divBdr>
            <w:top w:val="none" w:sz="0" w:space="0" w:color="auto"/>
            <w:left w:val="none" w:sz="0" w:space="0" w:color="auto"/>
            <w:bottom w:val="none" w:sz="0" w:space="0" w:color="auto"/>
            <w:right w:val="none" w:sz="0" w:space="0" w:color="auto"/>
          </w:divBdr>
        </w:div>
        <w:div w:id="1384215340">
          <w:marLeft w:val="0"/>
          <w:marRight w:val="0"/>
          <w:marTop w:val="0"/>
          <w:marBottom w:val="0"/>
          <w:divBdr>
            <w:top w:val="none" w:sz="0" w:space="0" w:color="auto"/>
            <w:left w:val="none" w:sz="0" w:space="0" w:color="auto"/>
            <w:bottom w:val="none" w:sz="0" w:space="0" w:color="auto"/>
            <w:right w:val="none" w:sz="0" w:space="0" w:color="auto"/>
          </w:divBdr>
        </w:div>
        <w:div w:id="1691954803">
          <w:marLeft w:val="0"/>
          <w:marRight w:val="0"/>
          <w:marTop w:val="0"/>
          <w:marBottom w:val="0"/>
          <w:divBdr>
            <w:top w:val="none" w:sz="0" w:space="0" w:color="auto"/>
            <w:left w:val="none" w:sz="0" w:space="0" w:color="auto"/>
            <w:bottom w:val="none" w:sz="0" w:space="0" w:color="auto"/>
            <w:right w:val="none" w:sz="0" w:space="0" w:color="auto"/>
          </w:divBdr>
        </w:div>
        <w:div w:id="1709797954">
          <w:marLeft w:val="0"/>
          <w:marRight w:val="0"/>
          <w:marTop w:val="0"/>
          <w:marBottom w:val="0"/>
          <w:divBdr>
            <w:top w:val="none" w:sz="0" w:space="0" w:color="auto"/>
            <w:left w:val="none" w:sz="0" w:space="0" w:color="auto"/>
            <w:bottom w:val="none" w:sz="0" w:space="0" w:color="auto"/>
            <w:right w:val="none" w:sz="0" w:space="0" w:color="auto"/>
          </w:divBdr>
        </w:div>
        <w:div w:id="1711226136">
          <w:marLeft w:val="0"/>
          <w:marRight w:val="0"/>
          <w:marTop w:val="0"/>
          <w:marBottom w:val="0"/>
          <w:divBdr>
            <w:top w:val="none" w:sz="0" w:space="0" w:color="auto"/>
            <w:left w:val="none" w:sz="0" w:space="0" w:color="auto"/>
            <w:bottom w:val="none" w:sz="0" w:space="0" w:color="auto"/>
            <w:right w:val="none" w:sz="0" w:space="0" w:color="auto"/>
          </w:divBdr>
        </w:div>
        <w:div w:id="1894654210">
          <w:marLeft w:val="0"/>
          <w:marRight w:val="0"/>
          <w:marTop w:val="0"/>
          <w:marBottom w:val="0"/>
          <w:divBdr>
            <w:top w:val="none" w:sz="0" w:space="0" w:color="auto"/>
            <w:left w:val="none" w:sz="0" w:space="0" w:color="auto"/>
            <w:bottom w:val="none" w:sz="0" w:space="0" w:color="auto"/>
            <w:right w:val="none" w:sz="0" w:space="0" w:color="auto"/>
          </w:divBdr>
        </w:div>
        <w:div w:id="2097239097">
          <w:marLeft w:val="0"/>
          <w:marRight w:val="0"/>
          <w:marTop w:val="0"/>
          <w:marBottom w:val="0"/>
          <w:divBdr>
            <w:top w:val="none" w:sz="0" w:space="0" w:color="auto"/>
            <w:left w:val="none" w:sz="0" w:space="0" w:color="auto"/>
            <w:bottom w:val="none" w:sz="0" w:space="0" w:color="auto"/>
            <w:right w:val="none" w:sz="0" w:space="0" w:color="auto"/>
          </w:divBdr>
        </w:div>
      </w:divsChild>
    </w:div>
    <w:div w:id="622544347">
      <w:bodyDiv w:val="1"/>
      <w:marLeft w:val="0"/>
      <w:marRight w:val="0"/>
      <w:marTop w:val="0"/>
      <w:marBottom w:val="0"/>
      <w:divBdr>
        <w:top w:val="none" w:sz="0" w:space="0" w:color="auto"/>
        <w:left w:val="none" w:sz="0" w:space="0" w:color="auto"/>
        <w:bottom w:val="none" w:sz="0" w:space="0" w:color="auto"/>
        <w:right w:val="none" w:sz="0" w:space="0" w:color="auto"/>
      </w:divBdr>
      <w:divsChild>
        <w:div w:id="669328908">
          <w:marLeft w:val="0"/>
          <w:marRight w:val="0"/>
          <w:marTop w:val="0"/>
          <w:marBottom w:val="0"/>
          <w:divBdr>
            <w:top w:val="none" w:sz="0" w:space="0" w:color="auto"/>
            <w:left w:val="none" w:sz="0" w:space="0" w:color="auto"/>
            <w:bottom w:val="none" w:sz="0" w:space="0" w:color="auto"/>
            <w:right w:val="none" w:sz="0" w:space="0" w:color="auto"/>
          </w:divBdr>
        </w:div>
        <w:div w:id="868300269">
          <w:marLeft w:val="0"/>
          <w:marRight w:val="0"/>
          <w:marTop w:val="0"/>
          <w:marBottom w:val="0"/>
          <w:divBdr>
            <w:top w:val="none" w:sz="0" w:space="0" w:color="auto"/>
            <w:left w:val="none" w:sz="0" w:space="0" w:color="auto"/>
            <w:bottom w:val="none" w:sz="0" w:space="0" w:color="auto"/>
            <w:right w:val="none" w:sz="0" w:space="0" w:color="auto"/>
          </w:divBdr>
        </w:div>
        <w:div w:id="1711879379">
          <w:marLeft w:val="0"/>
          <w:marRight w:val="0"/>
          <w:marTop w:val="0"/>
          <w:marBottom w:val="0"/>
          <w:divBdr>
            <w:top w:val="none" w:sz="0" w:space="0" w:color="auto"/>
            <w:left w:val="none" w:sz="0" w:space="0" w:color="auto"/>
            <w:bottom w:val="none" w:sz="0" w:space="0" w:color="auto"/>
            <w:right w:val="none" w:sz="0" w:space="0" w:color="auto"/>
          </w:divBdr>
        </w:div>
      </w:divsChild>
    </w:div>
    <w:div w:id="684790636">
      <w:bodyDiv w:val="1"/>
      <w:marLeft w:val="0"/>
      <w:marRight w:val="0"/>
      <w:marTop w:val="0"/>
      <w:marBottom w:val="0"/>
      <w:divBdr>
        <w:top w:val="none" w:sz="0" w:space="0" w:color="auto"/>
        <w:left w:val="none" w:sz="0" w:space="0" w:color="auto"/>
        <w:bottom w:val="none" w:sz="0" w:space="0" w:color="auto"/>
        <w:right w:val="none" w:sz="0" w:space="0" w:color="auto"/>
      </w:divBdr>
      <w:divsChild>
        <w:div w:id="398213500">
          <w:marLeft w:val="0"/>
          <w:marRight w:val="0"/>
          <w:marTop w:val="0"/>
          <w:marBottom w:val="0"/>
          <w:divBdr>
            <w:top w:val="none" w:sz="0" w:space="0" w:color="auto"/>
            <w:left w:val="none" w:sz="0" w:space="0" w:color="auto"/>
            <w:bottom w:val="none" w:sz="0" w:space="0" w:color="auto"/>
            <w:right w:val="none" w:sz="0" w:space="0" w:color="auto"/>
          </w:divBdr>
        </w:div>
        <w:div w:id="697506605">
          <w:marLeft w:val="0"/>
          <w:marRight w:val="0"/>
          <w:marTop w:val="0"/>
          <w:marBottom w:val="0"/>
          <w:divBdr>
            <w:top w:val="none" w:sz="0" w:space="0" w:color="auto"/>
            <w:left w:val="none" w:sz="0" w:space="0" w:color="auto"/>
            <w:bottom w:val="none" w:sz="0" w:space="0" w:color="auto"/>
            <w:right w:val="none" w:sz="0" w:space="0" w:color="auto"/>
          </w:divBdr>
        </w:div>
        <w:div w:id="1207375678">
          <w:marLeft w:val="0"/>
          <w:marRight w:val="0"/>
          <w:marTop w:val="0"/>
          <w:marBottom w:val="0"/>
          <w:divBdr>
            <w:top w:val="none" w:sz="0" w:space="0" w:color="auto"/>
            <w:left w:val="none" w:sz="0" w:space="0" w:color="auto"/>
            <w:bottom w:val="none" w:sz="0" w:space="0" w:color="auto"/>
            <w:right w:val="none" w:sz="0" w:space="0" w:color="auto"/>
          </w:divBdr>
        </w:div>
      </w:divsChild>
    </w:div>
    <w:div w:id="964507018">
      <w:bodyDiv w:val="1"/>
      <w:marLeft w:val="0"/>
      <w:marRight w:val="0"/>
      <w:marTop w:val="0"/>
      <w:marBottom w:val="0"/>
      <w:divBdr>
        <w:top w:val="none" w:sz="0" w:space="0" w:color="auto"/>
        <w:left w:val="none" w:sz="0" w:space="0" w:color="auto"/>
        <w:bottom w:val="none" w:sz="0" w:space="0" w:color="auto"/>
        <w:right w:val="none" w:sz="0" w:space="0" w:color="auto"/>
      </w:divBdr>
      <w:divsChild>
        <w:div w:id="591082813">
          <w:marLeft w:val="0"/>
          <w:marRight w:val="0"/>
          <w:marTop w:val="0"/>
          <w:marBottom w:val="0"/>
          <w:divBdr>
            <w:top w:val="none" w:sz="0" w:space="0" w:color="auto"/>
            <w:left w:val="none" w:sz="0" w:space="0" w:color="auto"/>
            <w:bottom w:val="none" w:sz="0" w:space="0" w:color="auto"/>
            <w:right w:val="none" w:sz="0" w:space="0" w:color="auto"/>
          </w:divBdr>
        </w:div>
        <w:div w:id="1778208533">
          <w:marLeft w:val="0"/>
          <w:marRight w:val="0"/>
          <w:marTop w:val="0"/>
          <w:marBottom w:val="0"/>
          <w:divBdr>
            <w:top w:val="none" w:sz="0" w:space="0" w:color="auto"/>
            <w:left w:val="none" w:sz="0" w:space="0" w:color="auto"/>
            <w:bottom w:val="none" w:sz="0" w:space="0" w:color="auto"/>
            <w:right w:val="none" w:sz="0" w:space="0" w:color="auto"/>
          </w:divBdr>
        </w:div>
        <w:div w:id="2024436972">
          <w:marLeft w:val="0"/>
          <w:marRight w:val="0"/>
          <w:marTop w:val="0"/>
          <w:marBottom w:val="0"/>
          <w:divBdr>
            <w:top w:val="none" w:sz="0" w:space="0" w:color="auto"/>
            <w:left w:val="none" w:sz="0" w:space="0" w:color="auto"/>
            <w:bottom w:val="none" w:sz="0" w:space="0" w:color="auto"/>
            <w:right w:val="none" w:sz="0" w:space="0" w:color="auto"/>
          </w:divBdr>
        </w:div>
      </w:divsChild>
    </w:div>
    <w:div w:id="1021903656">
      <w:bodyDiv w:val="1"/>
      <w:marLeft w:val="0"/>
      <w:marRight w:val="0"/>
      <w:marTop w:val="0"/>
      <w:marBottom w:val="0"/>
      <w:divBdr>
        <w:top w:val="none" w:sz="0" w:space="0" w:color="auto"/>
        <w:left w:val="none" w:sz="0" w:space="0" w:color="auto"/>
        <w:bottom w:val="none" w:sz="0" w:space="0" w:color="auto"/>
        <w:right w:val="none" w:sz="0" w:space="0" w:color="auto"/>
      </w:divBdr>
      <w:divsChild>
        <w:div w:id="550192401">
          <w:marLeft w:val="0"/>
          <w:marRight w:val="0"/>
          <w:marTop w:val="0"/>
          <w:marBottom w:val="0"/>
          <w:divBdr>
            <w:top w:val="none" w:sz="0" w:space="0" w:color="auto"/>
            <w:left w:val="none" w:sz="0" w:space="0" w:color="auto"/>
            <w:bottom w:val="none" w:sz="0" w:space="0" w:color="auto"/>
            <w:right w:val="none" w:sz="0" w:space="0" w:color="auto"/>
          </w:divBdr>
        </w:div>
        <w:div w:id="175435559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4393/revbrascartogr"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orcid.org/0000-0000-0000-0000" TargetMode="External"/><Relationship Id="rId2" Type="http://schemas.openxmlformats.org/officeDocument/2006/relationships/customXml" Target="../customXml/item2.xml"/><Relationship Id="rId16" Type="http://schemas.openxmlformats.org/officeDocument/2006/relationships/hyperlink" Target="https://orcid.org/0000-0000-0000-0000"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orcid.org/0000-0000-0000-0000" TargetMode="Externa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rcid.org/0000-0000-0000-000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15C3CB57ECFF704681DE6D0225573661" ma:contentTypeVersion="11" ma:contentTypeDescription="Crie um novo documento." ma:contentTypeScope="" ma:versionID="a25cbccc9e575d163515f641649bc18e">
  <xsd:schema xmlns:xsd="http://www.w3.org/2001/XMLSchema" xmlns:xs="http://www.w3.org/2001/XMLSchema" xmlns:p="http://schemas.microsoft.com/office/2006/metadata/properties" xmlns:ns3="7729959a-6c19-4435-b273-3b9c13b42d83" xmlns:ns4="35dca802-2542-4568-9350-26ac01424ce4" targetNamespace="http://schemas.microsoft.com/office/2006/metadata/properties" ma:root="true" ma:fieldsID="273de6b95b342e101980e35e771ace44" ns3:_="" ns4:_="">
    <xsd:import namespace="7729959a-6c19-4435-b273-3b9c13b42d83"/>
    <xsd:import namespace="35dca802-2542-4568-9350-26ac01424ce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29959a-6c19-4435-b273-3b9c13b42d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dca802-2542-4568-9350-26ac01424ce4" elementFormDefault="qualified">
    <xsd:import namespace="http://schemas.microsoft.com/office/2006/documentManagement/types"/>
    <xsd:import namespace="http://schemas.microsoft.com/office/infopath/2007/PartnerControls"/>
    <xsd:element name="SharedWithUsers" ma:index="14"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hes de Compartilhado Com" ma:internalName="SharedWithDetails" ma:readOnly="true">
      <xsd:simpleType>
        <xsd:restriction base="dms:Note">
          <xsd:maxLength value="255"/>
        </xsd:restriction>
      </xsd:simpleType>
    </xsd:element>
    <xsd:element name="SharingHintHash" ma:index="16"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F7D5D4-DE25-49C4-9D01-AF5F24ECC6DB}">
  <ds:schemaRefs>
    <ds:schemaRef ds:uri="http://schemas.microsoft.com/sharepoint/v3/contenttype/forms"/>
  </ds:schemaRefs>
</ds:datastoreItem>
</file>

<file path=customXml/itemProps2.xml><?xml version="1.0" encoding="utf-8"?>
<ds:datastoreItem xmlns:ds="http://schemas.openxmlformats.org/officeDocument/2006/customXml" ds:itemID="{8B3B0863-5025-4EEE-BB9A-434401E67056}">
  <ds:schemaRefs>
    <ds:schemaRef ds:uri="http://schemas.openxmlformats.org/officeDocument/2006/bibliography"/>
  </ds:schemaRefs>
</ds:datastoreItem>
</file>

<file path=customXml/itemProps3.xml><?xml version="1.0" encoding="utf-8"?>
<ds:datastoreItem xmlns:ds="http://schemas.openxmlformats.org/officeDocument/2006/customXml" ds:itemID="{61A674F5-A967-45D3-A60C-A337D32F415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A09A772-A7D1-4CF1-9A7F-C6D1010512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29959a-6c19-4435-b273-3b9c13b42d83"/>
    <ds:schemaRef ds:uri="35dca802-2542-4568-9350-26ac01424c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1227</Words>
  <Characters>6988</Characters>
  <Application>Microsoft Office Word</Application>
  <DocSecurity>0</DocSecurity>
  <Lines>122</Lines>
  <Paragraphs>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Revista Brasileira de Cartografia</vt:lpstr>
      <vt:lpstr>Writing an Article for Technische Mechanik Journal</vt:lpstr>
    </vt:vector>
  </TitlesOfParts>
  <Company/>
  <LinksUpToDate>false</LinksUpToDate>
  <CharactersWithSpaces>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Revista Brasileira de Cartografia</dc:title>
  <dc:subject>Article in Journal Technische Mechanik - www.ovgu.de/techmech</dc:subject>
  <dc:creator>© the authors</dc:creator>
  <cp:keywords/>
  <dc:description/>
  <cp:lastModifiedBy>Marco Aurélio Barbiero</cp:lastModifiedBy>
  <cp:revision>15</cp:revision>
  <cp:lastPrinted>2024-10-01T11:20:00Z</cp:lastPrinted>
  <dcterms:created xsi:type="dcterms:W3CDTF">2025-11-28T10:45:00Z</dcterms:created>
  <dcterms:modified xsi:type="dcterms:W3CDTF">2025-11-28T10:56:00Z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2020-01-24T00:00:00Z</vt:filetime>
  </property>
  <property fmtid="{D5CDD505-2E9C-101B-9397-08002B2CF9AE}" pid="3" name="Creator">
    <vt:lpwstr>LaTeX with TechMech article class</vt:lpwstr>
  </property>
  <property fmtid="{D5CDD505-2E9C-101B-9397-08002B2CF9AE}" pid="4" name="LastSaved">
    <vt:filetime>2020-01-24T00:00:00Z</vt:filetime>
  </property>
  <property fmtid="{D5CDD505-2E9C-101B-9397-08002B2CF9AE}" pid="5" name="ContentTypeId">
    <vt:lpwstr>0x01010015C3CB57ECFF704681DE6D0225573661</vt:lpwstr>
  </property>
  <property fmtid="{D5CDD505-2E9C-101B-9397-08002B2CF9AE}" pid="6" name="ZOTERO_PREF_1">
    <vt:lpwstr>&lt;data data-version="3" zotero-version="7.0.30"&gt;&lt;session id="UfoRK85o"/&gt;&lt;style id="http://www.zotero.org/styles/associacao-brasileira-de-normas-tecnicas-ufpr" hasBibliography="1" bibliographyStyleHasBeenSet="1"/&gt;&lt;prefs&gt;&lt;pref name="fieldType" value="Field"/</vt:lpwstr>
  </property>
  <property fmtid="{D5CDD505-2E9C-101B-9397-08002B2CF9AE}" pid="7" name="ZOTERO_PREF_2">
    <vt:lpwstr>&gt;&lt;pref name="automaticJournalAbbreviations" value="true"/&gt;&lt;pref name="delayCitationUpdates" value="true"/&gt;&lt;/prefs&gt;&lt;/data&gt;</vt:lpwstr>
  </property>
</Properties>
</file>