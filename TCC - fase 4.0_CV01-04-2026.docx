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0752AD">
      <w:pPr>
        <w:ind w:firstLine="0"/>
        <w:contextualSpacing/>
        <w:jc w:val="cente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5DAECD61" w14:textId="77777777" w:rsidR="000752AD" w:rsidRPr="009B6CCF" w:rsidRDefault="000752AD" w:rsidP="000752AD">
      <w:pPr>
        <w:ind w:firstLine="0"/>
        <w:contextualSpacing/>
        <w:jc w:val="center"/>
        <w:rPr>
          <w:rFonts w:cs="Arial"/>
          <w:szCs w:val="24"/>
        </w:rPr>
      </w:pPr>
      <w:r w:rsidRPr="009B6CCF">
        <w:rPr>
          <w:rFonts w:cs="Arial"/>
          <w:szCs w:val="24"/>
        </w:rPr>
        <w:t>Orientador</w:t>
      </w:r>
    </w:p>
    <w:p w14:paraId="1609E658" w14:textId="77777777" w:rsidR="000752AD" w:rsidRPr="009B6CCF" w:rsidRDefault="000752AD" w:rsidP="000752AD">
      <w:pPr>
        <w:ind w:firstLine="0"/>
        <w:contextualSpacing/>
        <w:jc w:val="center"/>
        <w:rPr>
          <w:rFonts w:cs="Arial"/>
          <w:szCs w:val="24"/>
        </w:rPr>
      </w:pPr>
      <w:r w:rsidRPr="009B6CCF">
        <w:rPr>
          <w:rFonts w:cs="Arial"/>
          <w:szCs w:val="24"/>
        </w:rPr>
        <w:t>Prof. Dr. Carlos Antonio Oliveira Vieira</w:t>
      </w:r>
    </w:p>
    <w:p w14:paraId="14D68B39" w14:textId="77777777" w:rsidR="000752AD" w:rsidRPr="009B6CCF" w:rsidRDefault="000752A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7C05C2EC" w:rsidR="000752AD" w:rsidRPr="009B6CCF" w:rsidRDefault="000752AD" w:rsidP="000752AD">
      <w:pPr>
        <w:ind w:firstLine="0"/>
        <w:contextualSpacing/>
        <w:jc w:val="center"/>
      </w:pPr>
      <w:r w:rsidRPr="009B6CCF">
        <w:rPr>
          <w:rFonts w:cs="Arial"/>
          <w:b/>
          <w:bCs/>
          <w:szCs w:val="24"/>
        </w:rPr>
        <w:t xml:space="preserve">Do CIATA ao CTM: Georreferenciamento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Pr="009B6CCF" w:rsidRDefault="000752AD"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ins w:id="0" w:author="Carlos" w:date="2026-03-13T09:36:00Z"/>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ins w:id="1" w:author="Carlos" w:date="2026-03-13T09:36:00Z"/>
          <w:rFonts w:cs="Arial"/>
          <w:szCs w:val="24"/>
        </w:rPr>
      </w:pPr>
    </w:p>
    <w:p w14:paraId="2112716D" w14:textId="5B961985" w:rsidR="00926561" w:rsidRDefault="00926561" w:rsidP="000752AD">
      <w:pPr>
        <w:ind w:firstLine="0"/>
        <w:contextualSpacing/>
        <w:jc w:val="center"/>
        <w:rPr>
          <w:ins w:id="2" w:author="Carlos" w:date="2026-03-13T09:36:00Z"/>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lastRenderedPageBreak/>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77777777" w:rsidR="000752AD" w:rsidRPr="009B6CCF" w:rsidRDefault="000752AD" w:rsidP="000752AD">
      <w:pPr>
        <w:ind w:firstLine="0"/>
        <w:contextualSpacing/>
        <w:jc w:val="center"/>
      </w:pPr>
      <w:r w:rsidRPr="009B6CCF">
        <w:rPr>
          <w:rFonts w:cs="Arial"/>
          <w:b/>
          <w:bCs/>
          <w:szCs w:val="24"/>
        </w:rPr>
        <w:t>Do CIATA ao CTM: Georreferenciamento de Cadastros Descritivos</w:t>
      </w:r>
    </w:p>
    <w:p w14:paraId="4CAE658B" w14:textId="77777777" w:rsidR="000752AD" w:rsidRPr="009B6CCF" w:rsidRDefault="000752AD" w:rsidP="000752AD">
      <w:pPr>
        <w:ind w:firstLine="0"/>
        <w:contextualSpacing/>
        <w:jc w:val="center"/>
        <w:rPr>
          <w:rFonts w:cs="Arial"/>
          <w:szCs w:val="24"/>
        </w:rPr>
      </w:pPr>
    </w:p>
    <w:p w14:paraId="597A54B2" w14:textId="77777777" w:rsidR="000752AD" w:rsidRPr="009B6CCF" w:rsidRDefault="000752AD" w:rsidP="000752AD">
      <w:pPr>
        <w:contextualSpacing/>
        <w:jc w:val="center"/>
        <w:rPr>
          <w:rFonts w:cs="Arial"/>
          <w:szCs w:val="24"/>
        </w:rPr>
      </w:pP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5F859156" w14:textId="77777777" w:rsidR="000752AD" w:rsidRPr="009B6CCF" w:rsidRDefault="000752AD" w:rsidP="000752AD">
      <w:pPr>
        <w:ind w:firstLine="0"/>
        <w:contextualSpacing/>
        <w:jc w:val="center"/>
        <w:rPr>
          <w:rFonts w:cs="Arial"/>
          <w:szCs w:val="24"/>
        </w:rPr>
        <w:sectPr w:rsidR="000752AD"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716AF8C4" w14:textId="77777777" w:rsidR="00024078" w:rsidRDefault="00024078" w:rsidP="00024078">
      <w:pPr>
        <w:ind w:firstLine="0"/>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p>
    <w:p w14:paraId="4D7C92E5" w14:textId="57916283" w:rsidR="00024078" w:rsidRDefault="00024078" w:rsidP="00024078">
      <w:pPr>
        <w:ind w:firstLine="0"/>
      </w:pPr>
      <w:r>
        <w:t xml:space="preserve">A abordagem integra dados do cadastro textual municipal, da base colaborativa </w:t>
      </w:r>
      <w:r w:rsidRPr="001B0F11">
        <w:rPr>
          <w:i/>
          <w:iCs/>
        </w:rPr>
        <w:t>OpenStreetMap</w:t>
      </w:r>
      <w:r>
        <w:t xml:space="preserve"> e do Cadastro Nacional de Endereços para Fins Estatísticos (CNEFE) </w:t>
      </w:r>
      <w:r w:rsidR="001B0F11">
        <w:t>–</w:t>
      </w:r>
      <w:r>
        <w:t xml:space="preserve"> base de dados georreferenciada do IBGE que reúne o inventário de endereços de todo o território nacional. A aplicação do método resultou em um percentual de vinculação automatizada de 55% das quadras entre os domínios do cadastro textual e do CNEFE.</w:t>
      </w:r>
    </w:p>
    <w:p w14:paraId="56320026" w14:textId="3A280EB0" w:rsidR="006D3D4B" w:rsidRPr="009B6CCF" w:rsidRDefault="00024078" w:rsidP="00024078">
      <w:pPr>
        <w:ind w:firstLine="0"/>
      </w:pPr>
      <w:r>
        <w:t xml:space="preserve">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SINTER. Além disso, a identificação de divergências atua como ferramenta de diagnóstico, revelando lacunas na integridade das bases utilizadas. Por fim, a estruturação dos registros resultou em um banco de dados geoespaciais apto a subsidiar futuras aplicações de </w:t>
      </w:r>
      <w:r w:rsidRPr="000750B7">
        <w:rPr>
          <w:i/>
          <w:iCs/>
        </w:rPr>
        <w:t>deep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6D3D4B">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AE53DD">
      <w:pPr>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AE53DD">
      <w:pPr>
        <w:ind w:firstLine="0"/>
        <w:rPr>
          <w:lang w:val="en-US"/>
        </w:rPr>
      </w:pPr>
      <w:r w:rsidRPr="00AE53DD">
        <w:rPr>
          <w:lang w:val="en-US"/>
        </w:rPr>
        <w:t>The approach integrates data from the municipal textual cadastre,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cadastre and CNEFE domains.</w:t>
      </w:r>
    </w:p>
    <w:p w14:paraId="5CF2EAAD" w14:textId="762965F4" w:rsidR="00FA3586" w:rsidRDefault="00AE53DD" w:rsidP="00AE53DD">
      <w:pPr>
        <w:ind w:firstLine="0"/>
        <w:rPr>
          <w:lang w:val="en-US"/>
        </w:rPr>
      </w:pPr>
      <w:r w:rsidRPr="00AE53DD">
        <w:rPr>
          <w:lang w:val="en-US"/>
        </w:rPr>
        <w:t>To validate accuracy, an analysis was conducted on 16 of the 84 blocks in the study area, totaling 64 block faces.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ED256D">
      <w:pPr>
        <w:ind w:firstLine="0"/>
        <w:rPr>
          <w:lang w:val="en-US"/>
        </w:rPr>
      </w:pPr>
    </w:p>
    <w:p w14:paraId="0F938DE3" w14:textId="4DAB784E" w:rsidR="00FA3586" w:rsidRPr="00BC73BE" w:rsidRDefault="00FA3586" w:rsidP="00FA3586">
      <w:pPr>
        <w:rPr>
          <w:lang w:val="en-US"/>
        </w:rPr>
      </w:pPr>
      <w:r w:rsidRPr="00BC73BE">
        <w:rPr>
          <w:lang w:val="en-US"/>
        </w:rPr>
        <w:t>Keywords: Land Management, Multi-Purpose Territorial Cadastre,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6893C9B6" w14:textId="3FD8017B"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lastRenderedPageBreak/>
        <w:fldChar w:fldCharType="begin"/>
      </w:r>
      <w:r>
        <w:instrText xml:space="preserve"> TOC \c "Figura" </w:instrText>
      </w:r>
      <w:r>
        <w:fldChar w:fldCharType="separate"/>
      </w:r>
      <w:r>
        <w:rPr>
          <w:noProof/>
        </w:rPr>
        <w:t>Figura 1: Exemplo de diagrama UML</w:t>
      </w:r>
      <w:r>
        <w:rPr>
          <w:noProof/>
        </w:rPr>
        <w:tab/>
      </w:r>
      <w:r>
        <w:rPr>
          <w:noProof/>
        </w:rPr>
        <w:fldChar w:fldCharType="begin"/>
      </w:r>
      <w:r>
        <w:rPr>
          <w:noProof/>
        </w:rPr>
        <w:instrText xml:space="preserve"> PAGEREF _Toc225178442 \h </w:instrText>
      </w:r>
      <w:r>
        <w:rPr>
          <w:noProof/>
        </w:rPr>
      </w:r>
      <w:r>
        <w:rPr>
          <w:noProof/>
        </w:rPr>
        <w:fldChar w:fldCharType="separate"/>
      </w:r>
      <w:r>
        <w:rPr>
          <w:noProof/>
        </w:rPr>
        <w:t>23</w:t>
      </w:r>
      <w:r>
        <w:rPr>
          <w:noProof/>
        </w:rPr>
        <w:fldChar w:fldCharType="end"/>
      </w:r>
    </w:p>
    <w:p w14:paraId="08AE440E" w14:textId="72449A32"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2 – Classes básicas (</w:t>
      </w:r>
      <w:r w:rsidRPr="00C065BB">
        <w:rPr>
          <w:noProof/>
        </w:rPr>
        <w:t>packages</w:t>
      </w:r>
      <w:r>
        <w:rPr>
          <w:noProof/>
        </w:rPr>
        <w:t>) do LADM e sua relação com CIATA e CNEFE</w:t>
      </w:r>
      <w:r>
        <w:rPr>
          <w:noProof/>
        </w:rPr>
        <w:tab/>
      </w:r>
      <w:r>
        <w:rPr>
          <w:noProof/>
        </w:rPr>
        <w:fldChar w:fldCharType="begin"/>
      </w:r>
      <w:r>
        <w:rPr>
          <w:noProof/>
        </w:rPr>
        <w:instrText xml:space="preserve"> PAGEREF _Toc225178443 \h </w:instrText>
      </w:r>
      <w:r>
        <w:rPr>
          <w:noProof/>
        </w:rPr>
      </w:r>
      <w:r>
        <w:rPr>
          <w:noProof/>
        </w:rPr>
        <w:fldChar w:fldCharType="separate"/>
      </w:r>
      <w:r>
        <w:rPr>
          <w:noProof/>
        </w:rPr>
        <w:t>24</w:t>
      </w:r>
      <w:r>
        <w:rPr>
          <w:noProof/>
        </w:rPr>
        <w:fldChar w:fldCharType="end"/>
      </w:r>
    </w:p>
    <w:p w14:paraId="20758702" w14:textId="3C1542D5"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3 – Associação </w:t>
      </w:r>
      <w:r w:rsidRPr="00C065BB">
        <w:rPr>
          <w:noProof/>
        </w:rPr>
        <w:t>LA_SpatialUnit</w:t>
      </w:r>
      <w:r>
        <w:rPr>
          <w:noProof/>
        </w:rPr>
        <w:t xml:space="preserve"> e CIATA</w:t>
      </w:r>
      <w:r>
        <w:rPr>
          <w:noProof/>
        </w:rPr>
        <w:tab/>
      </w:r>
      <w:r>
        <w:rPr>
          <w:noProof/>
        </w:rPr>
        <w:fldChar w:fldCharType="begin"/>
      </w:r>
      <w:r>
        <w:rPr>
          <w:noProof/>
        </w:rPr>
        <w:instrText xml:space="preserve"> PAGEREF _Toc225178444 \h </w:instrText>
      </w:r>
      <w:r>
        <w:rPr>
          <w:noProof/>
        </w:rPr>
      </w:r>
      <w:r>
        <w:rPr>
          <w:noProof/>
        </w:rPr>
        <w:fldChar w:fldCharType="separate"/>
      </w:r>
      <w:r>
        <w:rPr>
          <w:noProof/>
        </w:rPr>
        <w:t>28</w:t>
      </w:r>
      <w:r>
        <w:rPr>
          <w:noProof/>
        </w:rPr>
        <w:fldChar w:fldCharType="end"/>
      </w:r>
    </w:p>
    <w:p w14:paraId="57C91ADC" w14:textId="3B0D4402"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4: Quadra gerada a partir do CNEFE</w:t>
      </w:r>
      <w:r>
        <w:rPr>
          <w:noProof/>
        </w:rPr>
        <w:tab/>
      </w:r>
      <w:r>
        <w:rPr>
          <w:noProof/>
        </w:rPr>
        <w:fldChar w:fldCharType="begin"/>
      </w:r>
      <w:r>
        <w:rPr>
          <w:noProof/>
        </w:rPr>
        <w:instrText xml:space="preserve"> PAGEREF _Toc225178445 \h </w:instrText>
      </w:r>
      <w:r>
        <w:rPr>
          <w:noProof/>
        </w:rPr>
      </w:r>
      <w:r>
        <w:rPr>
          <w:noProof/>
        </w:rPr>
        <w:fldChar w:fldCharType="separate"/>
      </w:r>
      <w:r>
        <w:rPr>
          <w:noProof/>
        </w:rPr>
        <w:t>32</w:t>
      </w:r>
      <w:r>
        <w:rPr>
          <w:noProof/>
        </w:rPr>
        <w:fldChar w:fldCharType="end"/>
      </w:r>
    </w:p>
    <w:p w14:paraId="59186088" w14:textId="47DB1675"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5 – Quadra gerada a partir do CTU/CIATA</w:t>
      </w:r>
      <w:r>
        <w:rPr>
          <w:noProof/>
        </w:rPr>
        <w:tab/>
      </w:r>
      <w:r>
        <w:rPr>
          <w:noProof/>
        </w:rPr>
        <w:fldChar w:fldCharType="begin"/>
      </w:r>
      <w:r>
        <w:rPr>
          <w:noProof/>
        </w:rPr>
        <w:instrText xml:space="preserve"> PAGEREF _Toc225178446 \h </w:instrText>
      </w:r>
      <w:r>
        <w:rPr>
          <w:noProof/>
        </w:rPr>
      </w:r>
      <w:r>
        <w:rPr>
          <w:noProof/>
        </w:rPr>
        <w:fldChar w:fldCharType="separate"/>
      </w:r>
      <w:r>
        <w:rPr>
          <w:noProof/>
        </w:rPr>
        <w:t>38</w:t>
      </w:r>
      <w:r>
        <w:rPr>
          <w:noProof/>
        </w:rPr>
        <w:fldChar w:fldCharType="end"/>
      </w:r>
    </w:p>
    <w:p w14:paraId="173C2FDA" w14:textId="0E72E4CE"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6 – Visualização dos objetos geográficos CNEFE</w:t>
      </w:r>
      <w:r>
        <w:rPr>
          <w:noProof/>
        </w:rPr>
        <w:tab/>
      </w:r>
      <w:r>
        <w:rPr>
          <w:noProof/>
        </w:rPr>
        <w:fldChar w:fldCharType="begin"/>
      </w:r>
      <w:r>
        <w:rPr>
          <w:noProof/>
        </w:rPr>
        <w:instrText xml:space="preserve"> PAGEREF _Toc225178447 \h </w:instrText>
      </w:r>
      <w:r>
        <w:rPr>
          <w:noProof/>
        </w:rPr>
      </w:r>
      <w:r>
        <w:rPr>
          <w:noProof/>
        </w:rPr>
        <w:fldChar w:fldCharType="separate"/>
      </w:r>
      <w:r>
        <w:rPr>
          <w:noProof/>
        </w:rPr>
        <w:t>62</w:t>
      </w:r>
      <w:r>
        <w:rPr>
          <w:noProof/>
        </w:rPr>
        <w:fldChar w:fldCharType="end"/>
      </w:r>
    </w:p>
    <w:p w14:paraId="7B048DFE" w14:textId="3852BA89"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7 – Fluxo de processamento do arquivo CIATA</w:t>
      </w:r>
      <w:r>
        <w:rPr>
          <w:noProof/>
        </w:rPr>
        <w:tab/>
      </w:r>
      <w:r>
        <w:rPr>
          <w:noProof/>
        </w:rPr>
        <w:fldChar w:fldCharType="begin"/>
      </w:r>
      <w:r>
        <w:rPr>
          <w:noProof/>
        </w:rPr>
        <w:instrText xml:space="preserve"> PAGEREF _Toc225178448 \h </w:instrText>
      </w:r>
      <w:r>
        <w:rPr>
          <w:noProof/>
        </w:rPr>
      </w:r>
      <w:r>
        <w:rPr>
          <w:noProof/>
        </w:rPr>
        <w:fldChar w:fldCharType="separate"/>
      </w:r>
      <w:r>
        <w:rPr>
          <w:noProof/>
        </w:rPr>
        <w:t>65</w:t>
      </w:r>
      <w:r>
        <w:rPr>
          <w:noProof/>
        </w:rPr>
        <w:fldChar w:fldCharType="end"/>
      </w:r>
    </w:p>
    <w:p w14:paraId="78C83445" w14:textId="7DDF0E9B"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8 – Fluxo de integração CI_ e CN_</w:t>
      </w:r>
      <w:r>
        <w:rPr>
          <w:noProof/>
        </w:rPr>
        <w:tab/>
      </w:r>
      <w:r>
        <w:rPr>
          <w:noProof/>
        </w:rPr>
        <w:fldChar w:fldCharType="begin"/>
      </w:r>
      <w:r>
        <w:rPr>
          <w:noProof/>
        </w:rPr>
        <w:instrText xml:space="preserve"> PAGEREF _Toc225178449 \h </w:instrText>
      </w:r>
      <w:r>
        <w:rPr>
          <w:noProof/>
        </w:rPr>
      </w:r>
      <w:r>
        <w:rPr>
          <w:noProof/>
        </w:rPr>
        <w:fldChar w:fldCharType="separate"/>
      </w:r>
      <w:r>
        <w:rPr>
          <w:noProof/>
        </w:rPr>
        <w:t>80</w:t>
      </w:r>
      <w:r>
        <w:rPr>
          <w:noProof/>
        </w:rPr>
        <w:fldChar w:fldCharType="end"/>
      </w:r>
    </w:p>
    <w:p w14:paraId="338A2398" w14:textId="4BC7DE7A"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9 – Quadra </w:t>
      </w:r>
      <w:r w:rsidRPr="00C065BB">
        <w:rPr>
          <w:noProof/>
        </w:rPr>
        <w:t>SuperCIATA</w:t>
      </w:r>
      <w:r>
        <w:rPr>
          <w:noProof/>
        </w:rPr>
        <w:t xml:space="preserve"> (CNEFE+ CTU/CIATA)</w:t>
      </w:r>
      <w:r>
        <w:rPr>
          <w:noProof/>
        </w:rPr>
        <w:tab/>
      </w:r>
      <w:r>
        <w:rPr>
          <w:noProof/>
        </w:rPr>
        <w:fldChar w:fldCharType="begin"/>
      </w:r>
      <w:r>
        <w:rPr>
          <w:noProof/>
        </w:rPr>
        <w:instrText xml:space="preserve"> PAGEREF _Toc225178450 \h </w:instrText>
      </w:r>
      <w:r>
        <w:rPr>
          <w:noProof/>
        </w:rPr>
      </w:r>
      <w:r>
        <w:rPr>
          <w:noProof/>
        </w:rPr>
        <w:fldChar w:fldCharType="separate"/>
      </w:r>
      <w:r>
        <w:rPr>
          <w:noProof/>
        </w:rPr>
        <w:t>84</w:t>
      </w:r>
      <w:r>
        <w:rPr>
          <w:noProof/>
        </w:rPr>
        <w:fldChar w:fldCharType="end"/>
      </w:r>
    </w:p>
    <w:p w14:paraId="558440AE" w14:textId="45589D88"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10 – Ajuste de ângulo da Rua Caramurus com </w:t>
      </w:r>
      <w:r w:rsidRPr="00C065BB">
        <w:rPr>
          <w:noProof/>
        </w:rPr>
        <w:t>OSM</w:t>
      </w:r>
      <w:r>
        <w:rPr>
          <w:noProof/>
        </w:rPr>
        <w:tab/>
      </w:r>
      <w:r>
        <w:rPr>
          <w:noProof/>
        </w:rPr>
        <w:fldChar w:fldCharType="begin"/>
      </w:r>
      <w:r>
        <w:rPr>
          <w:noProof/>
        </w:rPr>
        <w:instrText xml:space="preserve"> PAGEREF _Toc225178451 \h </w:instrText>
      </w:r>
      <w:r>
        <w:rPr>
          <w:noProof/>
        </w:rPr>
      </w:r>
      <w:r>
        <w:rPr>
          <w:noProof/>
        </w:rPr>
        <w:fldChar w:fldCharType="separate"/>
      </w:r>
      <w:r>
        <w:rPr>
          <w:noProof/>
        </w:rPr>
        <w:t>90</w:t>
      </w:r>
      <w:r>
        <w:rPr>
          <w:noProof/>
        </w:rPr>
        <w:fldChar w:fldCharType="end"/>
      </w:r>
    </w:p>
    <w:p w14:paraId="4DB23178" w14:textId="6724AE05"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11 – Quadra 01.03.002.3.0054 rotacionada com </w:t>
      </w:r>
      <w:r w:rsidRPr="00C065BB">
        <w:rPr>
          <w:noProof/>
        </w:rPr>
        <w:t>OSM</w:t>
      </w:r>
      <w:r>
        <w:rPr>
          <w:noProof/>
        </w:rPr>
        <w:tab/>
      </w:r>
      <w:r>
        <w:rPr>
          <w:noProof/>
        </w:rPr>
        <w:fldChar w:fldCharType="begin"/>
      </w:r>
      <w:r>
        <w:rPr>
          <w:noProof/>
        </w:rPr>
        <w:instrText xml:space="preserve"> PAGEREF _Toc225178452 \h </w:instrText>
      </w:r>
      <w:r>
        <w:rPr>
          <w:noProof/>
        </w:rPr>
      </w:r>
      <w:r>
        <w:rPr>
          <w:noProof/>
        </w:rPr>
        <w:fldChar w:fldCharType="separate"/>
      </w:r>
      <w:r>
        <w:rPr>
          <w:noProof/>
        </w:rPr>
        <w:t>91</w:t>
      </w:r>
      <w:r>
        <w:rPr>
          <w:noProof/>
        </w:rPr>
        <w:fldChar w:fldCharType="end"/>
      </w:r>
    </w:p>
    <w:p w14:paraId="4820B5C4" w14:textId="5B397636"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12 – Quadra </w:t>
      </w:r>
      <w:r w:rsidRPr="00C065BB">
        <w:rPr>
          <w:noProof/>
        </w:rPr>
        <w:t>SuperCIATA</w:t>
      </w:r>
      <w:r>
        <w:rPr>
          <w:noProof/>
        </w:rPr>
        <w:t xml:space="preserve"> (CNEFE+ CTU/CIATA)</w:t>
      </w:r>
      <w:r>
        <w:rPr>
          <w:noProof/>
        </w:rPr>
        <w:tab/>
      </w:r>
      <w:r>
        <w:rPr>
          <w:noProof/>
        </w:rPr>
        <w:fldChar w:fldCharType="begin"/>
      </w:r>
      <w:r>
        <w:rPr>
          <w:noProof/>
        </w:rPr>
        <w:instrText xml:space="preserve"> PAGEREF _Toc225178453 \h </w:instrText>
      </w:r>
      <w:r>
        <w:rPr>
          <w:noProof/>
        </w:rPr>
      </w:r>
      <w:r>
        <w:rPr>
          <w:noProof/>
        </w:rPr>
        <w:fldChar w:fldCharType="separate"/>
      </w:r>
      <w:r>
        <w:rPr>
          <w:noProof/>
        </w:rPr>
        <w:t>91</w:t>
      </w:r>
      <w:r>
        <w:rPr>
          <w:noProof/>
        </w:rPr>
        <w:fldChar w:fldCharType="end"/>
      </w:r>
    </w:p>
    <w:p w14:paraId="29E9ECA2" w14:textId="2708A728"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13 – Quadra 01.03.002.3.0054 após os processos de rotação e translação.</w:t>
      </w:r>
      <w:r>
        <w:rPr>
          <w:noProof/>
        </w:rPr>
        <w:tab/>
      </w:r>
      <w:r>
        <w:rPr>
          <w:noProof/>
        </w:rPr>
        <w:fldChar w:fldCharType="begin"/>
      </w:r>
      <w:r>
        <w:rPr>
          <w:noProof/>
        </w:rPr>
        <w:instrText xml:space="preserve"> PAGEREF _Toc225178454 \h </w:instrText>
      </w:r>
      <w:r>
        <w:rPr>
          <w:noProof/>
        </w:rPr>
      </w:r>
      <w:r>
        <w:rPr>
          <w:noProof/>
        </w:rPr>
        <w:fldChar w:fldCharType="separate"/>
      </w:r>
      <w:r>
        <w:rPr>
          <w:noProof/>
        </w:rPr>
        <w:t>92</w:t>
      </w:r>
      <w:r>
        <w:rPr>
          <w:noProof/>
        </w:rPr>
        <w:fldChar w:fldCharType="end"/>
      </w:r>
    </w:p>
    <w:p w14:paraId="0E27C0D2" w14:textId="5BAFCC7F"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14 – Total de quadras no CTU/CIATA</w:t>
      </w:r>
      <w:r>
        <w:rPr>
          <w:noProof/>
        </w:rPr>
        <w:tab/>
      </w:r>
      <w:r>
        <w:rPr>
          <w:noProof/>
        </w:rPr>
        <w:fldChar w:fldCharType="begin"/>
      </w:r>
      <w:r>
        <w:rPr>
          <w:noProof/>
        </w:rPr>
        <w:instrText xml:space="preserve"> PAGEREF _Toc225178455 \h </w:instrText>
      </w:r>
      <w:r>
        <w:rPr>
          <w:noProof/>
        </w:rPr>
      </w:r>
      <w:r>
        <w:rPr>
          <w:noProof/>
        </w:rPr>
        <w:fldChar w:fldCharType="separate"/>
      </w:r>
      <w:r>
        <w:rPr>
          <w:noProof/>
        </w:rPr>
        <w:t>95</w:t>
      </w:r>
      <w:r>
        <w:rPr>
          <w:noProof/>
        </w:rPr>
        <w:fldChar w:fldCharType="end"/>
      </w:r>
    </w:p>
    <w:p w14:paraId="261CF415" w14:textId="2F84C6D1"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15 – Exemplo de quadras não reconhecidas pelo </w:t>
      </w:r>
      <w:r w:rsidRPr="00C065BB">
        <w:rPr>
          <w:noProof/>
        </w:rPr>
        <w:t>SuperCIATA</w:t>
      </w:r>
      <w:r>
        <w:rPr>
          <w:noProof/>
        </w:rPr>
        <w:tab/>
      </w:r>
      <w:r>
        <w:rPr>
          <w:noProof/>
        </w:rPr>
        <w:fldChar w:fldCharType="begin"/>
      </w:r>
      <w:r>
        <w:rPr>
          <w:noProof/>
        </w:rPr>
        <w:instrText xml:space="preserve"> PAGEREF _Toc225178456 \h </w:instrText>
      </w:r>
      <w:r>
        <w:rPr>
          <w:noProof/>
        </w:rPr>
      </w:r>
      <w:r>
        <w:rPr>
          <w:noProof/>
        </w:rPr>
        <w:fldChar w:fldCharType="separate"/>
      </w:r>
      <w:r>
        <w:rPr>
          <w:noProof/>
        </w:rPr>
        <w:t>96</w:t>
      </w:r>
      <w:r>
        <w:rPr>
          <w:noProof/>
        </w:rPr>
        <w:fldChar w:fldCharType="end"/>
      </w:r>
    </w:p>
    <w:p w14:paraId="3FCCA185" w14:textId="155EFB67"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16 – Quadras classificadas</w:t>
      </w:r>
      <w:r>
        <w:rPr>
          <w:noProof/>
        </w:rPr>
        <w:tab/>
      </w:r>
      <w:r>
        <w:rPr>
          <w:noProof/>
        </w:rPr>
        <w:fldChar w:fldCharType="begin"/>
      </w:r>
      <w:r>
        <w:rPr>
          <w:noProof/>
        </w:rPr>
        <w:instrText xml:space="preserve"> PAGEREF _Toc225178457 \h </w:instrText>
      </w:r>
      <w:r>
        <w:rPr>
          <w:noProof/>
        </w:rPr>
      </w:r>
      <w:r>
        <w:rPr>
          <w:noProof/>
        </w:rPr>
        <w:fldChar w:fldCharType="separate"/>
      </w:r>
      <w:r>
        <w:rPr>
          <w:noProof/>
        </w:rPr>
        <w:t>98</w:t>
      </w:r>
      <w:r>
        <w:rPr>
          <w:noProof/>
        </w:rPr>
        <w:fldChar w:fldCharType="end"/>
      </w:r>
    </w:p>
    <w:p w14:paraId="285D47A1" w14:textId="4DEDE902"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17 – Gráfico de Erros Posicionais das Quadras - Capanema/PR</w:t>
      </w:r>
      <w:r>
        <w:rPr>
          <w:noProof/>
        </w:rPr>
        <w:tab/>
      </w:r>
      <w:r>
        <w:rPr>
          <w:noProof/>
        </w:rPr>
        <w:fldChar w:fldCharType="begin"/>
      </w:r>
      <w:r>
        <w:rPr>
          <w:noProof/>
        </w:rPr>
        <w:instrText xml:space="preserve"> PAGEREF _Toc225178458 \h </w:instrText>
      </w:r>
      <w:r>
        <w:rPr>
          <w:noProof/>
        </w:rPr>
      </w:r>
      <w:r>
        <w:rPr>
          <w:noProof/>
        </w:rPr>
        <w:fldChar w:fldCharType="separate"/>
      </w:r>
      <w:r>
        <w:rPr>
          <w:noProof/>
        </w:rPr>
        <w:t>101</w:t>
      </w:r>
      <w:r>
        <w:rPr>
          <w:noProof/>
        </w:rPr>
        <w:fldChar w:fldCharType="end"/>
      </w:r>
    </w:p>
    <w:p w14:paraId="1D91BCF0" w14:textId="101337B1"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18 – Exemplo de outlier: Quadra 01.03.002.3.0065</w:t>
      </w:r>
      <w:r>
        <w:rPr>
          <w:noProof/>
        </w:rPr>
        <w:tab/>
      </w:r>
      <w:r>
        <w:rPr>
          <w:noProof/>
        </w:rPr>
        <w:fldChar w:fldCharType="begin"/>
      </w:r>
      <w:r>
        <w:rPr>
          <w:noProof/>
        </w:rPr>
        <w:instrText xml:space="preserve"> PAGEREF _Toc225178459 \h </w:instrText>
      </w:r>
      <w:r>
        <w:rPr>
          <w:noProof/>
        </w:rPr>
      </w:r>
      <w:r>
        <w:rPr>
          <w:noProof/>
        </w:rPr>
        <w:fldChar w:fldCharType="separate"/>
      </w:r>
      <w:r>
        <w:rPr>
          <w:noProof/>
        </w:rPr>
        <w:t>102</w:t>
      </w:r>
      <w:r>
        <w:rPr>
          <w:noProof/>
        </w:rPr>
        <w:fldChar w:fldCharType="end"/>
      </w:r>
    </w:p>
    <w:p w14:paraId="7B0A07AB" w14:textId="265D1C41"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19 – Exemplo de boa acurácia: Quadra 01.05.004.1.0019</w:t>
      </w:r>
      <w:r>
        <w:rPr>
          <w:noProof/>
        </w:rPr>
        <w:tab/>
      </w:r>
      <w:r>
        <w:rPr>
          <w:noProof/>
        </w:rPr>
        <w:fldChar w:fldCharType="begin"/>
      </w:r>
      <w:r>
        <w:rPr>
          <w:noProof/>
        </w:rPr>
        <w:instrText xml:space="preserve"> PAGEREF _Toc225178460 \h </w:instrText>
      </w:r>
      <w:r>
        <w:rPr>
          <w:noProof/>
        </w:rPr>
      </w:r>
      <w:r>
        <w:rPr>
          <w:noProof/>
        </w:rPr>
        <w:fldChar w:fldCharType="separate"/>
      </w:r>
      <w:r>
        <w:rPr>
          <w:noProof/>
        </w:rPr>
        <w:t>104</w:t>
      </w:r>
      <w:r>
        <w:rPr>
          <w:noProof/>
        </w:rPr>
        <w:fldChar w:fldCharType="end"/>
      </w:r>
    </w:p>
    <w:p w14:paraId="4AD52C13" w14:textId="0BACA007"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20 – Quadra 01.03.002.3.0054 no </w:t>
      </w:r>
      <w:r w:rsidRPr="00C065BB">
        <w:rPr>
          <w:rFonts w:cs="Arial"/>
          <w:noProof/>
        </w:rPr>
        <w:t>SIGWEB</w:t>
      </w:r>
      <w:r>
        <w:rPr>
          <w:noProof/>
        </w:rPr>
        <w:t xml:space="preserve"> da prefeitura</w:t>
      </w:r>
      <w:r>
        <w:rPr>
          <w:noProof/>
        </w:rPr>
        <w:tab/>
      </w:r>
      <w:r>
        <w:rPr>
          <w:noProof/>
        </w:rPr>
        <w:fldChar w:fldCharType="begin"/>
      </w:r>
      <w:r>
        <w:rPr>
          <w:noProof/>
        </w:rPr>
        <w:instrText xml:space="preserve"> PAGEREF _Toc225178461 \h </w:instrText>
      </w:r>
      <w:r>
        <w:rPr>
          <w:noProof/>
        </w:rPr>
      </w:r>
      <w:r>
        <w:rPr>
          <w:noProof/>
        </w:rPr>
        <w:fldChar w:fldCharType="separate"/>
      </w:r>
      <w:r>
        <w:rPr>
          <w:noProof/>
        </w:rPr>
        <w:t>105</w:t>
      </w:r>
      <w:r>
        <w:rPr>
          <w:noProof/>
        </w:rPr>
        <w:fldChar w:fldCharType="end"/>
      </w:r>
    </w:p>
    <w:p w14:paraId="6F089F9A" w14:textId="73F14B9C"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21 – Quadra 01.03.002.3.0054 no </w:t>
      </w:r>
      <w:r w:rsidRPr="00C065BB">
        <w:rPr>
          <w:iCs w:val="0"/>
          <w:noProof/>
        </w:rPr>
        <w:t>SuperCIATA</w:t>
      </w:r>
      <w:r>
        <w:rPr>
          <w:noProof/>
        </w:rPr>
        <w:t xml:space="preserve"> ajustada com OSM</w:t>
      </w:r>
      <w:r>
        <w:rPr>
          <w:noProof/>
        </w:rPr>
        <w:tab/>
      </w:r>
      <w:r>
        <w:rPr>
          <w:noProof/>
        </w:rPr>
        <w:fldChar w:fldCharType="begin"/>
      </w:r>
      <w:r>
        <w:rPr>
          <w:noProof/>
        </w:rPr>
        <w:instrText xml:space="preserve"> PAGEREF _Toc225178462 \h </w:instrText>
      </w:r>
      <w:r>
        <w:rPr>
          <w:noProof/>
        </w:rPr>
      </w:r>
      <w:r>
        <w:rPr>
          <w:noProof/>
        </w:rPr>
        <w:fldChar w:fldCharType="separate"/>
      </w:r>
      <w:r>
        <w:rPr>
          <w:noProof/>
        </w:rPr>
        <w:t>106</w:t>
      </w:r>
      <w:r>
        <w:rPr>
          <w:noProof/>
        </w:rPr>
        <w:fldChar w:fldCharType="end"/>
      </w:r>
    </w:p>
    <w:p w14:paraId="5A86BFFF" w14:textId="70E9108A" w:rsidR="00C372F5" w:rsidRDefault="00C007E3" w:rsidP="001737D8">
      <w:pPr>
        <w:ind w:firstLine="0"/>
      </w:pPr>
      <w:r>
        <w:fldChar w:fldCharType="end"/>
      </w:r>
    </w:p>
    <w:p w14:paraId="382C7592" w14:textId="77777777" w:rsidR="00C372F5" w:rsidRDefault="00C372F5">
      <w:r>
        <w:br w:type="page"/>
      </w:r>
    </w:p>
    <w:p w14:paraId="6C66B6FC" w14:textId="15A78F84" w:rsidR="00C372F5" w:rsidRDefault="00C372F5">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lastRenderedPageBreak/>
        <w:fldChar w:fldCharType="begin"/>
      </w:r>
      <w:r>
        <w:instrText xml:space="preserve"> TOC \h \z \c "Tabela" </w:instrText>
      </w:r>
      <w:r>
        <w:fldChar w:fldCharType="separate"/>
      </w:r>
      <w:hyperlink w:anchor="_Toc225178492" w:history="1">
        <w:r w:rsidRPr="00A4193C">
          <w:rPr>
            <w:rStyle w:val="Hyperlink"/>
            <w:noProof/>
          </w:rPr>
          <w:t>Tabela 1 – Resultados das pesquisas de aderência ao CIATA</w:t>
        </w:r>
        <w:r>
          <w:rPr>
            <w:noProof/>
            <w:webHidden/>
          </w:rPr>
          <w:tab/>
        </w:r>
        <w:r>
          <w:rPr>
            <w:noProof/>
            <w:webHidden/>
          </w:rPr>
          <w:fldChar w:fldCharType="begin"/>
        </w:r>
        <w:r>
          <w:rPr>
            <w:noProof/>
            <w:webHidden/>
          </w:rPr>
          <w:instrText xml:space="preserve"> PAGEREF _Toc225178492 \h </w:instrText>
        </w:r>
        <w:r>
          <w:rPr>
            <w:noProof/>
            <w:webHidden/>
          </w:rPr>
        </w:r>
        <w:r>
          <w:rPr>
            <w:noProof/>
            <w:webHidden/>
          </w:rPr>
          <w:fldChar w:fldCharType="separate"/>
        </w:r>
        <w:r>
          <w:rPr>
            <w:noProof/>
            <w:webHidden/>
          </w:rPr>
          <w:t>19</w:t>
        </w:r>
        <w:r>
          <w:rPr>
            <w:noProof/>
            <w:webHidden/>
          </w:rPr>
          <w:fldChar w:fldCharType="end"/>
        </w:r>
      </w:hyperlink>
    </w:p>
    <w:p w14:paraId="3B86DD1B" w14:textId="2E14C639" w:rsidR="00C372F5" w:rsidRDefault="00C372F5">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hyperlink w:anchor="_Toc225178493" w:history="1">
        <w:r w:rsidRPr="00A4193C">
          <w:rPr>
            <w:rStyle w:val="Hyperlink"/>
            <w:noProof/>
          </w:rPr>
          <w:t>Tabela 2 - Relatório de Acurácia – Quadra 01.03.002.3.0065 - Outlier</w:t>
        </w:r>
        <w:r>
          <w:rPr>
            <w:noProof/>
            <w:webHidden/>
          </w:rPr>
          <w:tab/>
        </w:r>
        <w:r>
          <w:rPr>
            <w:noProof/>
            <w:webHidden/>
          </w:rPr>
          <w:fldChar w:fldCharType="begin"/>
        </w:r>
        <w:r>
          <w:rPr>
            <w:noProof/>
            <w:webHidden/>
          </w:rPr>
          <w:instrText xml:space="preserve"> PAGEREF _Toc225178493 \h </w:instrText>
        </w:r>
        <w:r>
          <w:rPr>
            <w:noProof/>
            <w:webHidden/>
          </w:rPr>
        </w:r>
        <w:r>
          <w:rPr>
            <w:noProof/>
            <w:webHidden/>
          </w:rPr>
          <w:fldChar w:fldCharType="separate"/>
        </w:r>
        <w:r>
          <w:rPr>
            <w:noProof/>
            <w:webHidden/>
          </w:rPr>
          <w:t>102</w:t>
        </w:r>
        <w:r>
          <w:rPr>
            <w:noProof/>
            <w:webHidden/>
          </w:rPr>
          <w:fldChar w:fldCharType="end"/>
        </w:r>
      </w:hyperlink>
    </w:p>
    <w:p w14:paraId="3FDD1C84" w14:textId="58460FB1" w:rsidR="00C372F5" w:rsidRDefault="00C372F5">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hyperlink w:anchor="_Toc225178494" w:history="1">
        <w:r w:rsidRPr="00A4193C">
          <w:rPr>
            <w:rStyle w:val="Hyperlink"/>
            <w:noProof/>
          </w:rPr>
          <w:t>Tabela 3 - Relatório de Acurácia – 01.05.004.1.0019 – Precisão</w:t>
        </w:r>
        <w:r>
          <w:rPr>
            <w:noProof/>
            <w:webHidden/>
          </w:rPr>
          <w:tab/>
        </w:r>
        <w:r>
          <w:rPr>
            <w:noProof/>
            <w:webHidden/>
          </w:rPr>
          <w:fldChar w:fldCharType="begin"/>
        </w:r>
        <w:r>
          <w:rPr>
            <w:noProof/>
            <w:webHidden/>
          </w:rPr>
          <w:instrText xml:space="preserve"> PAGEREF _Toc225178494 \h </w:instrText>
        </w:r>
        <w:r>
          <w:rPr>
            <w:noProof/>
            <w:webHidden/>
          </w:rPr>
        </w:r>
        <w:r>
          <w:rPr>
            <w:noProof/>
            <w:webHidden/>
          </w:rPr>
          <w:fldChar w:fldCharType="separate"/>
        </w:r>
        <w:r>
          <w:rPr>
            <w:noProof/>
            <w:webHidden/>
          </w:rPr>
          <w:t>105</w:t>
        </w:r>
        <w:r>
          <w:rPr>
            <w:noProof/>
            <w:webHidden/>
          </w:rPr>
          <w:fldChar w:fldCharType="end"/>
        </w:r>
      </w:hyperlink>
    </w:p>
    <w:p w14:paraId="1DDE36CD" w14:textId="71296EBE" w:rsidR="009B4DF8" w:rsidRDefault="00C372F5" w:rsidP="001737D8">
      <w:pPr>
        <w:ind w:firstLine="0"/>
      </w:pPr>
      <w:r>
        <w:fldChar w:fldCharType="end"/>
      </w:r>
    </w:p>
    <w:p w14:paraId="5D8A62C9" w14:textId="77777777" w:rsidR="009B4DF8" w:rsidRDefault="009B4DF8">
      <w:r>
        <w:br w:type="page"/>
      </w:r>
    </w:p>
    <w:p w14:paraId="597824D2" w14:textId="77777777" w:rsidR="009F4655" w:rsidRPr="00C007E3" w:rsidRDefault="009F4655" w:rsidP="001737D8">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48CD0F00" w14:textId="4898FBEF" w:rsidR="00B26160"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5178100" w:history="1">
            <w:r w:rsidR="00B26160" w:rsidRPr="00C56BC4">
              <w:rPr>
                <w:rStyle w:val="Hyperlink"/>
                <w:noProof/>
                <w14:scene3d>
                  <w14:camera w14:prst="orthographicFront"/>
                  <w14:lightRig w14:rig="threePt" w14:dir="t">
                    <w14:rot w14:lat="0" w14:lon="0" w14:rev="0"/>
                  </w14:lightRig>
                </w14:scene3d>
              </w:rPr>
              <w:t>1</w:t>
            </w:r>
            <w:r w:rsidR="00B26160">
              <w:rPr>
                <w:rFonts w:asciiTheme="minorHAnsi" w:eastAsiaTheme="minorEastAsia" w:hAnsiTheme="minorHAnsi"/>
                <w:b w:val="0"/>
                <w:caps w:val="0"/>
                <w:noProof/>
                <w:kern w:val="2"/>
                <w:szCs w:val="24"/>
                <w:lang w:eastAsia="pt-BR"/>
                <w14:ligatures w14:val="standardContextual"/>
              </w:rPr>
              <w:tab/>
            </w:r>
            <w:r w:rsidR="00B26160" w:rsidRPr="00C56BC4">
              <w:rPr>
                <w:rStyle w:val="Hyperlink"/>
                <w:noProof/>
              </w:rPr>
              <w:t>INTRODUÇÃO</w:t>
            </w:r>
            <w:r w:rsidR="00B26160">
              <w:rPr>
                <w:noProof/>
                <w:webHidden/>
              </w:rPr>
              <w:tab/>
            </w:r>
            <w:r w:rsidR="00B26160">
              <w:rPr>
                <w:noProof/>
                <w:webHidden/>
              </w:rPr>
              <w:fldChar w:fldCharType="begin"/>
            </w:r>
            <w:r w:rsidR="00B26160">
              <w:rPr>
                <w:noProof/>
                <w:webHidden/>
              </w:rPr>
              <w:instrText xml:space="preserve"> PAGEREF _Toc225178100 \h </w:instrText>
            </w:r>
            <w:r w:rsidR="00B26160">
              <w:rPr>
                <w:noProof/>
                <w:webHidden/>
              </w:rPr>
            </w:r>
            <w:r w:rsidR="00B26160">
              <w:rPr>
                <w:noProof/>
                <w:webHidden/>
              </w:rPr>
              <w:fldChar w:fldCharType="separate"/>
            </w:r>
            <w:r w:rsidR="00B26160">
              <w:rPr>
                <w:noProof/>
                <w:webHidden/>
              </w:rPr>
              <w:t>7</w:t>
            </w:r>
            <w:r w:rsidR="00B26160">
              <w:rPr>
                <w:noProof/>
                <w:webHidden/>
              </w:rPr>
              <w:fldChar w:fldCharType="end"/>
            </w:r>
          </w:hyperlink>
        </w:p>
        <w:p w14:paraId="7DC54199" w14:textId="6B59A1FB"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1" w:history="1">
            <w:r w:rsidRPr="00C56BC4">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C56BC4">
              <w:rPr>
                <w:rStyle w:val="Hyperlink"/>
                <w:noProof/>
              </w:rPr>
              <w:t>OBJETIVOS</w:t>
            </w:r>
            <w:r>
              <w:rPr>
                <w:noProof/>
                <w:webHidden/>
              </w:rPr>
              <w:tab/>
            </w:r>
            <w:r>
              <w:rPr>
                <w:noProof/>
                <w:webHidden/>
              </w:rPr>
              <w:fldChar w:fldCharType="begin"/>
            </w:r>
            <w:r>
              <w:rPr>
                <w:noProof/>
                <w:webHidden/>
              </w:rPr>
              <w:instrText xml:space="preserve"> PAGEREF _Toc225178101 \h </w:instrText>
            </w:r>
            <w:r>
              <w:rPr>
                <w:noProof/>
                <w:webHidden/>
              </w:rPr>
            </w:r>
            <w:r>
              <w:rPr>
                <w:noProof/>
                <w:webHidden/>
              </w:rPr>
              <w:fldChar w:fldCharType="separate"/>
            </w:r>
            <w:r>
              <w:rPr>
                <w:noProof/>
                <w:webHidden/>
              </w:rPr>
              <w:t>8</w:t>
            </w:r>
            <w:r>
              <w:rPr>
                <w:noProof/>
                <w:webHidden/>
              </w:rPr>
              <w:fldChar w:fldCharType="end"/>
            </w:r>
          </w:hyperlink>
        </w:p>
        <w:p w14:paraId="1372792E" w14:textId="0FE18991"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2" w:history="1">
            <w:r w:rsidRPr="00C56BC4">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C56BC4">
              <w:rPr>
                <w:rStyle w:val="Hyperlink"/>
                <w:noProof/>
              </w:rPr>
              <w:t>Aderência ao Programa</w:t>
            </w:r>
            <w:r>
              <w:rPr>
                <w:noProof/>
                <w:webHidden/>
              </w:rPr>
              <w:tab/>
            </w:r>
            <w:r>
              <w:rPr>
                <w:noProof/>
                <w:webHidden/>
              </w:rPr>
              <w:fldChar w:fldCharType="begin"/>
            </w:r>
            <w:r>
              <w:rPr>
                <w:noProof/>
                <w:webHidden/>
              </w:rPr>
              <w:instrText xml:space="preserve"> PAGEREF _Toc225178102 \h </w:instrText>
            </w:r>
            <w:r>
              <w:rPr>
                <w:noProof/>
                <w:webHidden/>
              </w:rPr>
            </w:r>
            <w:r>
              <w:rPr>
                <w:noProof/>
                <w:webHidden/>
              </w:rPr>
              <w:fldChar w:fldCharType="separate"/>
            </w:r>
            <w:r>
              <w:rPr>
                <w:noProof/>
                <w:webHidden/>
              </w:rPr>
              <w:t>9</w:t>
            </w:r>
            <w:r>
              <w:rPr>
                <w:noProof/>
                <w:webHidden/>
              </w:rPr>
              <w:fldChar w:fldCharType="end"/>
            </w:r>
          </w:hyperlink>
        </w:p>
        <w:p w14:paraId="299F9116" w14:textId="43A69667"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3" w:history="1">
            <w:r w:rsidRPr="00C56BC4">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C56BC4">
              <w:rPr>
                <w:rStyle w:val="Hyperlink"/>
                <w:noProof/>
              </w:rPr>
              <w:t>Estrutura da Dissertação</w:t>
            </w:r>
            <w:r>
              <w:rPr>
                <w:noProof/>
                <w:webHidden/>
              </w:rPr>
              <w:tab/>
            </w:r>
            <w:r>
              <w:rPr>
                <w:noProof/>
                <w:webHidden/>
              </w:rPr>
              <w:fldChar w:fldCharType="begin"/>
            </w:r>
            <w:r>
              <w:rPr>
                <w:noProof/>
                <w:webHidden/>
              </w:rPr>
              <w:instrText xml:space="preserve"> PAGEREF _Toc225178103 \h </w:instrText>
            </w:r>
            <w:r>
              <w:rPr>
                <w:noProof/>
                <w:webHidden/>
              </w:rPr>
            </w:r>
            <w:r>
              <w:rPr>
                <w:noProof/>
                <w:webHidden/>
              </w:rPr>
              <w:fldChar w:fldCharType="separate"/>
            </w:r>
            <w:r>
              <w:rPr>
                <w:noProof/>
                <w:webHidden/>
              </w:rPr>
              <w:t>11</w:t>
            </w:r>
            <w:r>
              <w:rPr>
                <w:noProof/>
                <w:webHidden/>
              </w:rPr>
              <w:fldChar w:fldCharType="end"/>
            </w:r>
          </w:hyperlink>
        </w:p>
        <w:p w14:paraId="698DB562" w14:textId="297B3AA5"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04" w:history="1">
            <w:r w:rsidRPr="00C56BC4">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REFERENCIAL TEÓRICO</w:t>
            </w:r>
            <w:r>
              <w:rPr>
                <w:noProof/>
                <w:webHidden/>
              </w:rPr>
              <w:tab/>
            </w:r>
            <w:r>
              <w:rPr>
                <w:noProof/>
                <w:webHidden/>
              </w:rPr>
              <w:fldChar w:fldCharType="begin"/>
            </w:r>
            <w:r>
              <w:rPr>
                <w:noProof/>
                <w:webHidden/>
              </w:rPr>
              <w:instrText xml:space="preserve"> PAGEREF _Toc225178104 \h </w:instrText>
            </w:r>
            <w:r>
              <w:rPr>
                <w:noProof/>
                <w:webHidden/>
              </w:rPr>
            </w:r>
            <w:r>
              <w:rPr>
                <w:noProof/>
                <w:webHidden/>
              </w:rPr>
              <w:fldChar w:fldCharType="separate"/>
            </w:r>
            <w:r>
              <w:rPr>
                <w:noProof/>
                <w:webHidden/>
              </w:rPr>
              <w:t>12</w:t>
            </w:r>
            <w:r>
              <w:rPr>
                <w:noProof/>
                <w:webHidden/>
              </w:rPr>
              <w:fldChar w:fldCharType="end"/>
            </w:r>
          </w:hyperlink>
        </w:p>
        <w:p w14:paraId="7C7459DF" w14:textId="5ACBB722"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5" w:history="1">
            <w:r w:rsidRPr="00C56BC4">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C56BC4">
              <w:rPr>
                <w:rStyle w:val="Hyperlink"/>
                <w:noProof/>
              </w:rPr>
              <w:t>ANTECEDENTES SMARTSKEMA E O SUPERCIATA</w:t>
            </w:r>
            <w:r>
              <w:rPr>
                <w:noProof/>
                <w:webHidden/>
              </w:rPr>
              <w:tab/>
            </w:r>
            <w:r>
              <w:rPr>
                <w:noProof/>
                <w:webHidden/>
              </w:rPr>
              <w:fldChar w:fldCharType="begin"/>
            </w:r>
            <w:r>
              <w:rPr>
                <w:noProof/>
                <w:webHidden/>
              </w:rPr>
              <w:instrText xml:space="preserve"> PAGEREF _Toc225178105 \h </w:instrText>
            </w:r>
            <w:r>
              <w:rPr>
                <w:noProof/>
                <w:webHidden/>
              </w:rPr>
            </w:r>
            <w:r>
              <w:rPr>
                <w:noProof/>
                <w:webHidden/>
              </w:rPr>
              <w:fldChar w:fldCharType="separate"/>
            </w:r>
            <w:r>
              <w:rPr>
                <w:noProof/>
                <w:webHidden/>
              </w:rPr>
              <w:t>14</w:t>
            </w:r>
            <w:r>
              <w:rPr>
                <w:noProof/>
                <w:webHidden/>
              </w:rPr>
              <w:fldChar w:fldCharType="end"/>
            </w:r>
          </w:hyperlink>
        </w:p>
        <w:p w14:paraId="16A8C816" w14:textId="54113CC8"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6" w:history="1">
            <w:r w:rsidRPr="00C56BC4">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C56BC4">
              <w:rPr>
                <w:rStyle w:val="Hyperlink"/>
                <w:noProof/>
              </w:rPr>
              <w:t>CNEFE</w:t>
            </w:r>
            <w:r>
              <w:rPr>
                <w:noProof/>
                <w:webHidden/>
              </w:rPr>
              <w:tab/>
            </w:r>
            <w:r>
              <w:rPr>
                <w:noProof/>
                <w:webHidden/>
              </w:rPr>
              <w:fldChar w:fldCharType="begin"/>
            </w:r>
            <w:r>
              <w:rPr>
                <w:noProof/>
                <w:webHidden/>
              </w:rPr>
              <w:instrText xml:space="preserve"> PAGEREF _Toc225178106 \h </w:instrText>
            </w:r>
            <w:r>
              <w:rPr>
                <w:noProof/>
                <w:webHidden/>
              </w:rPr>
            </w:r>
            <w:r>
              <w:rPr>
                <w:noProof/>
                <w:webHidden/>
              </w:rPr>
              <w:fldChar w:fldCharType="separate"/>
            </w:r>
            <w:r>
              <w:rPr>
                <w:noProof/>
                <w:webHidden/>
              </w:rPr>
              <w:t>14</w:t>
            </w:r>
            <w:r>
              <w:rPr>
                <w:noProof/>
                <w:webHidden/>
              </w:rPr>
              <w:fldChar w:fldCharType="end"/>
            </w:r>
          </w:hyperlink>
        </w:p>
        <w:p w14:paraId="6410A212" w14:textId="552F6E7A"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7" w:history="1">
            <w:r w:rsidRPr="00C56BC4">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C56BC4">
              <w:rPr>
                <w:rStyle w:val="Hyperlink"/>
                <w:noProof/>
              </w:rPr>
              <w:t>CADASTRO TERRITORIAL URBANO E O CIATA</w:t>
            </w:r>
            <w:r>
              <w:rPr>
                <w:noProof/>
                <w:webHidden/>
              </w:rPr>
              <w:tab/>
            </w:r>
            <w:r>
              <w:rPr>
                <w:noProof/>
                <w:webHidden/>
              </w:rPr>
              <w:fldChar w:fldCharType="begin"/>
            </w:r>
            <w:r>
              <w:rPr>
                <w:noProof/>
                <w:webHidden/>
              </w:rPr>
              <w:instrText xml:space="preserve"> PAGEREF _Toc225178107 \h </w:instrText>
            </w:r>
            <w:r>
              <w:rPr>
                <w:noProof/>
                <w:webHidden/>
              </w:rPr>
            </w:r>
            <w:r>
              <w:rPr>
                <w:noProof/>
                <w:webHidden/>
              </w:rPr>
              <w:fldChar w:fldCharType="separate"/>
            </w:r>
            <w:r>
              <w:rPr>
                <w:noProof/>
                <w:webHidden/>
              </w:rPr>
              <w:t>15</w:t>
            </w:r>
            <w:r>
              <w:rPr>
                <w:noProof/>
                <w:webHidden/>
              </w:rPr>
              <w:fldChar w:fldCharType="end"/>
            </w:r>
          </w:hyperlink>
        </w:p>
        <w:p w14:paraId="6D268193" w14:textId="104B8741"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08" w:history="1">
            <w:r w:rsidRPr="00C56BC4">
              <w:rPr>
                <w:rStyle w:val="Hyperlink"/>
                <w:noProof/>
              </w:rPr>
              <w:t>2.3.1</w:t>
            </w:r>
            <w:r>
              <w:rPr>
                <w:rFonts w:asciiTheme="minorHAnsi" w:eastAsiaTheme="minorEastAsia" w:hAnsiTheme="minorHAnsi"/>
                <w:b w:val="0"/>
                <w:noProof/>
                <w:kern w:val="2"/>
                <w:szCs w:val="24"/>
                <w:lang w:eastAsia="pt-BR"/>
                <w14:ligatures w14:val="standardContextual"/>
              </w:rPr>
              <w:tab/>
            </w:r>
            <w:r w:rsidRPr="00C56BC4">
              <w:rPr>
                <w:rStyle w:val="Hyperlink"/>
                <w:noProof/>
              </w:rPr>
              <w:t>Modelo conceitual do CIATA</w:t>
            </w:r>
            <w:r>
              <w:rPr>
                <w:noProof/>
                <w:webHidden/>
              </w:rPr>
              <w:tab/>
            </w:r>
            <w:r>
              <w:rPr>
                <w:noProof/>
                <w:webHidden/>
              </w:rPr>
              <w:fldChar w:fldCharType="begin"/>
            </w:r>
            <w:r>
              <w:rPr>
                <w:noProof/>
                <w:webHidden/>
              </w:rPr>
              <w:instrText xml:space="preserve"> PAGEREF _Toc225178108 \h </w:instrText>
            </w:r>
            <w:r>
              <w:rPr>
                <w:noProof/>
                <w:webHidden/>
              </w:rPr>
            </w:r>
            <w:r>
              <w:rPr>
                <w:noProof/>
                <w:webHidden/>
              </w:rPr>
              <w:fldChar w:fldCharType="separate"/>
            </w:r>
            <w:r>
              <w:rPr>
                <w:noProof/>
                <w:webHidden/>
              </w:rPr>
              <w:t>16</w:t>
            </w:r>
            <w:r>
              <w:rPr>
                <w:noProof/>
                <w:webHidden/>
              </w:rPr>
              <w:fldChar w:fldCharType="end"/>
            </w:r>
          </w:hyperlink>
        </w:p>
        <w:p w14:paraId="7945D9F6" w14:textId="0FDDFA0C"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09" w:history="1">
            <w:r w:rsidRPr="00C56BC4">
              <w:rPr>
                <w:rStyle w:val="Hyperlink"/>
                <w:noProof/>
              </w:rPr>
              <w:t>2.3.2</w:t>
            </w:r>
            <w:r>
              <w:rPr>
                <w:rFonts w:asciiTheme="minorHAnsi" w:eastAsiaTheme="minorEastAsia" w:hAnsiTheme="minorHAnsi"/>
                <w:b w:val="0"/>
                <w:noProof/>
                <w:kern w:val="2"/>
                <w:szCs w:val="24"/>
                <w:lang w:eastAsia="pt-BR"/>
                <w14:ligatures w14:val="standardContextual"/>
              </w:rPr>
              <w:tab/>
            </w:r>
            <w:r w:rsidRPr="00C56BC4">
              <w:rPr>
                <w:rStyle w:val="Hyperlink"/>
                <w:noProof/>
              </w:rPr>
              <w:t>A parcela no CIATA</w:t>
            </w:r>
            <w:r>
              <w:rPr>
                <w:noProof/>
                <w:webHidden/>
              </w:rPr>
              <w:tab/>
            </w:r>
            <w:r>
              <w:rPr>
                <w:noProof/>
                <w:webHidden/>
              </w:rPr>
              <w:fldChar w:fldCharType="begin"/>
            </w:r>
            <w:r>
              <w:rPr>
                <w:noProof/>
                <w:webHidden/>
              </w:rPr>
              <w:instrText xml:space="preserve"> PAGEREF _Toc225178109 \h </w:instrText>
            </w:r>
            <w:r>
              <w:rPr>
                <w:noProof/>
                <w:webHidden/>
              </w:rPr>
            </w:r>
            <w:r>
              <w:rPr>
                <w:noProof/>
                <w:webHidden/>
              </w:rPr>
              <w:fldChar w:fldCharType="separate"/>
            </w:r>
            <w:r>
              <w:rPr>
                <w:noProof/>
                <w:webHidden/>
              </w:rPr>
              <w:t>16</w:t>
            </w:r>
            <w:r>
              <w:rPr>
                <w:noProof/>
                <w:webHidden/>
              </w:rPr>
              <w:fldChar w:fldCharType="end"/>
            </w:r>
          </w:hyperlink>
        </w:p>
        <w:p w14:paraId="07C7B26C" w14:textId="7193E284"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0" w:history="1">
            <w:r w:rsidRPr="00C56BC4">
              <w:rPr>
                <w:rStyle w:val="Hyperlink"/>
                <w:noProof/>
              </w:rPr>
              <w:t>2.3.3</w:t>
            </w:r>
            <w:r>
              <w:rPr>
                <w:rFonts w:asciiTheme="minorHAnsi" w:eastAsiaTheme="minorEastAsia" w:hAnsiTheme="minorHAnsi"/>
                <w:b w:val="0"/>
                <w:noProof/>
                <w:kern w:val="2"/>
                <w:szCs w:val="24"/>
                <w:lang w:eastAsia="pt-BR"/>
                <w14:ligatures w14:val="standardContextual"/>
              </w:rPr>
              <w:tab/>
            </w:r>
            <w:r w:rsidRPr="00C56BC4">
              <w:rPr>
                <w:rStyle w:val="Hyperlink"/>
                <w:noProof/>
              </w:rPr>
              <w:t>Presença do CIATA nos cadastros imobiliários</w:t>
            </w:r>
            <w:r>
              <w:rPr>
                <w:noProof/>
                <w:webHidden/>
              </w:rPr>
              <w:tab/>
            </w:r>
            <w:r>
              <w:rPr>
                <w:noProof/>
                <w:webHidden/>
              </w:rPr>
              <w:fldChar w:fldCharType="begin"/>
            </w:r>
            <w:r>
              <w:rPr>
                <w:noProof/>
                <w:webHidden/>
              </w:rPr>
              <w:instrText xml:space="preserve"> PAGEREF _Toc225178110 \h </w:instrText>
            </w:r>
            <w:r>
              <w:rPr>
                <w:noProof/>
                <w:webHidden/>
              </w:rPr>
            </w:r>
            <w:r>
              <w:rPr>
                <w:noProof/>
                <w:webHidden/>
              </w:rPr>
              <w:fldChar w:fldCharType="separate"/>
            </w:r>
            <w:r>
              <w:rPr>
                <w:noProof/>
                <w:webHidden/>
              </w:rPr>
              <w:t>17</w:t>
            </w:r>
            <w:r>
              <w:rPr>
                <w:noProof/>
                <w:webHidden/>
              </w:rPr>
              <w:fldChar w:fldCharType="end"/>
            </w:r>
          </w:hyperlink>
        </w:p>
        <w:p w14:paraId="13149D0C" w14:textId="4CCA2878"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1" w:history="1">
            <w:r w:rsidRPr="00C56BC4">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C56BC4">
              <w:rPr>
                <w:rStyle w:val="Hyperlink"/>
                <w:noProof/>
              </w:rPr>
              <w:t>CTM</w:t>
            </w:r>
            <w:r>
              <w:rPr>
                <w:noProof/>
                <w:webHidden/>
              </w:rPr>
              <w:tab/>
            </w:r>
            <w:r>
              <w:rPr>
                <w:noProof/>
                <w:webHidden/>
              </w:rPr>
              <w:fldChar w:fldCharType="begin"/>
            </w:r>
            <w:r>
              <w:rPr>
                <w:noProof/>
                <w:webHidden/>
              </w:rPr>
              <w:instrText xml:space="preserve"> PAGEREF _Toc225178111 \h </w:instrText>
            </w:r>
            <w:r>
              <w:rPr>
                <w:noProof/>
                <w:webHidden/>
              </w:rPr>
            </w:r>
            <w:r>
              <w:rPr>
                <w:noProof/>
                <w:webHidden/>
              </w:rPr>
              <w:fldChar w:fldCharType="separate"/>
            </w:r>
            <w:r>
              <w:rPr>
                <w:noProof/>
                <w:webHidden/>
              </w:rPr>
              <w:t>18</w:t>
            </w:r>
            <w:r>
              <w:rPr>
                <w:noProof/>
                <w:webHidden/>
              </w:rPr>
              <w:fldChar w:fldCharType="end"/>
            </w:r>
          </w:hyperlink>
        </w:p>
        <w:p w14:paraId="18D99799" w14:textId="6944B31C"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2" w:history="1">
            <w:r w:rsidRPr="00C56BC4">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C56BC4">
              <w:rPr>
                <w:rStyle w:val="Hyperlink"/>
                <w:noProof/>
              </w:rPr>
              <w:t>LADM</w:t>
            </w:r>
            <w:r>
              <w:rPr>
                <w:noProof/>
                <w:webHidden/>
              </w:rPr>
              <w:tab/>
            </w:r>
            <w:r>
              <w:rPr>
                <w:noProof/>
                <w:webHidden/>
              </w:rPr>
              <w:fldChar w:fldCharType="begin"/>
            </w:r>
            <w:r>
              <w:rPr>
                <w:noProof/>
                <w:webHidden/>
              </w:rPr>
              <w:instrText xml:space="preserve"> PAGEREF _Toc225178112 \h </w:instrText>
            </w:r>
            <w:r>
              <w:rPr>
                <w:noProof/>
                <w:webHidden/>
              </w:rPr>
            </w:r>
            <w:r>
              <w:rPr>
                <w:noProof/>
                <w:webHidden/>
              </w:rPr>
              <w:fldChar w:fldCharType="separate"/>
            </w:r>
            <w:r>
              <w:rPr>
                <w:noProof/>
                <w:webHidden/>
              </w:rPr>
              <w:t>21</w:t>
            </w:r>
            <w:r>
              <w:rPr>
                <w:noProof/>
                <w:webHidden/>
              </w:rPr>
              <w:fldChar w:fldCharType="end"/>
            </w:r>
          </w:hyperlink>
        </w:p>
        <w:p w14:paraId="6E9991EF" w14:textId="662C4B19"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3" w:history="1">
            <w:r w:rsidRPr="00C56BC4">
              <w:rPr>
                <w:rStyle w:val="Hyperlink"/>
                <w:noProof/>
              </w:rPr>
              <w:t>2.5.1</w:t>
            </w:r>
            <w:r>
              <w:rPr>
                <w:rFonts w:asciiTheme="minorHAnsi" w:eastAsiaTheme="minorEastAsia" w:hAnsiTheme="minorHAnsi"/>
                <w:b w:val="0"/>
                <w:noProof/>
                <w:kern w:val="2"/>
                <w:szCs w:val="24"/>
                <w:lang w:eastAsia="pt-BR"/>
                <w14:ligatures w14:val="standardContextual"/>
              </w:rPr>
              <w:tab/>
            </w:r>
            <w:r w:rsidRPr="00C56BC4">
              <w:rPr>
                <w:rStyle w:val="Hyperlink"/>
                <w:noProof/>
              </w:rPr>
              <w:t>O CNEFE e o LADM</w:t>
            </w:r>
            <w:r>
              <w:rPr>
                <w:noProof/>
                <w:webHidden/>
              </w:rPr>
              <w:tab/>
            </w:r>
            <w:r>
              <w:rPr>
                <w:noProof/>
                <w:webHidden/>
              </w:rPr>
              <w:fldChar w:fldCharType="begin"/>
            </w:r>
            <w:r>
              <w:rPr>
                <w:noProof/>
                <w:webHidden/>
              </w:rPr>
              <w:instrText xml:space="preserve"> PAGEREF _Toc225178113 \h </w:instrText>
            </w:r>
            <w:r>
              <w:rPr>
                <w:noProof/>
                <w:webHidden/>
              </w:rPr>
            </w:r>
            <w:r>
              <w:rPr>
                <w:noProof/>
                <w:webHidden/>
              </w:rPr>
              <w:fldChar w:fldCharType="separate"/>
            </w:r>
            <w:r>
              <w:rPr>
                <w:noProof/>
                <w:webHidden/>
              </w:rPr>
              <w:t>23</w:t>
            </w:r>
            <w:r>
              <w:rPr>
                <w:noProof/>
                <w:webHidden/>
              </w:rPr>
              <w:fldChar w:fldCharType="end"/>
            </w:r>
          </w:hyperlink>
        </w:p>
        <w:p w14:paraId="1480775C" w14:textId="48774433"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4" w:history="1">
            <w:r w:rsidRPr="00C56BC4">
              <w:rPr>
                <w:rStyle w:val="Hyperlink"/>
                <w:noProof/>
              </w:rPr>
              <w:t>2.5.2</w:t>
            </w:r>
            <w:r>
              <w:rPr>
                <w:rFonts w:asciiTheme="minorHAnsi" w:eastAsiaTheme="minorEastAsia" w:hAnsiTheme="minorHAnsi"/>
                <w:b w:val="0"/>
                <w:noProof/>
                <w:kern w:val="2"/>
                <w:szCs w:val="24"/>
                <w:lang w:eastAsia="pt-BR"/>
                <w14:ligatures w14:val="standardContextual"/>
              </w:rPr>
              <w:tab/>
            </w:r>
            <w:r w:rsidRPr="00C56BC4">
              <w:rPr>
                <w:rStyle w:val="Hyperlink"/>
                <w:noProof/>
              </w:rPr>
              <w:t>O CIATA e o LADM</w:t>
            </w:r>
            <w:r>
              <w:rPr>
                <w:noProof/>
                <w:webHidden/>
              </w:rPr>
              <w:tab/>
            </w:r>
            <w:r>
              <w:rPr>
                <w:noProof/>
                <w:webHidden/>
              </w:rPr>
              <w:fldChar w:fldCharType="begin"/>
            </w:r>
            <w:r>
              <w:rPr>
                <w:noProof/>
                <w:webHidden/>
              </w:rPr>
              <w:instrText xml:space="preserve"> PAGEREF _Toc225178114 \h </w:instrText>
            </w:r>
            <w:r>
              <w:rPr>
                <w:noProof/>
                <w:webHidden/>
              </w:rPr>
            </w:r>
            <w:r>
              <w:rPr>
                <w:noProof/>
                <w:webHidden/>
              </w:rPr>
              <w:fldChar w:fldCharType="separate"/>
            </w:r>
            <w:r>
              <w:rPr>
                <w:noProof/>
                <w:webHidden/>
              </w:rPr>
              <w:t>25</w:t>
            </w:r>
            <w:r>
              <w:rPr>
                <w:noProof/>
                <w:webHidden/>
              </w:rPr>
              <w:fldChar w:fldCharType="end"/>
            </w:r>
          </w:hyperlink>
        </w:p>
        <w:p w14:paraId="1F6FCFE1" w14:textId="2A21DCF2"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5" w:history="1">
            <w:r w:rsidRPr="00C56BC4">
              <w:rPr>
                <w:rStyle w:val="Hyperlink"/>
                <w:noProof/>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C56BC4">
              <w:rPr>
                <w:rStyle w:val="Hyperlink"/>
                <w:noProof/>
              </w:rPr>
              <w:t>OPENSTREETMAP – OSM</w:t>
            </w:r>
            <w:r>
              <w:rPr>
                <w:noProof/>
                <w:webHidden/>
              </w:rPr>
              <w:tab/>
            </w:r>
            <w:r>
              <w:rPr>
                <w:noProof/>
                <w:webHidden/>
              </w:rPr>
              <w:fldChar w:fldCharType="begin"/>
            </w:r>
            <w:r>
              <w:rPr>
                <w:noProof/>
                <w:webHidden/>
              </w:rPr>
              <w:instrText xml:space="preserve"> PAGEREF _Toc225178115 \h </w:instrText>
            </w:r>
            <w:r>
              <w:rPr>
                <w:noProof/>
                <w:webHidden/>
              </w:rPr>
            </w:r>
            <w:r>
              <w:rPr>
                <w:noProof/>
                <w:webHidden/>
              </w:rPr>
              <w:fldChar w:fldCharType="separate"/>
            </w:r>
            <w:r>
              <w:rPr>
                <w:noProof/>
                <w:webHidden/>
              </w:rPr>
              <w:t>27</w:t>
            </w:r>
            <w:r>
              <w:rPr>
                <w:noProof/>
                <w:webHidden/>
              </w:rPr>
              <w:fldChar w:fldCharType="end"/>
            </w:r>
          </w:hyperlink>
        </w:p>
        <w:p w14:paraId="1F869AD8" w14:textId="79DEB5FF"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16" w:history="1">
            <w:r w:rsidRPr="00C56BC4">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MATERIAIS E MÉTODO</w:t>
            </w:r>
            <w:r>
              <w:rPr>
                <w:noProof/>
                <w:webHidden/>
              </w:rPr>
              <w:tab/>
            </w:r>
            <w:r>
              <w:rPr>
                <w:noProof/>
                <w:webHidden/>
              </w:rPr>
              <w:fldChar w:fldCharType="begin"/>
            </w:r>
            <w:r>
              <w:rPr>
                <w:noProof/>
                <w:webHidden/>
              </w:rPr>
              <w:instrText xml:space="preserve"> PAGEREF _Toc225178116 \h </w:instrText>
            </w:r>
            <w:r>
              <w:rPr>
                <w:noProof/>
                <w:webHidden/>
              </w:rPr>
            </w:r>
            <w:r>
              <w:rPr>
                <w:noProof/>
                <w:webHidden/>
              </w:rPr>
              <w:fldChar w:fldCharType="separate"/>
            </w:r>
            <w:r>
              <w:rPr>
                <w:noProof/>
                <w:webHidden/>
              </w:rPr>
              <w:t>29</w:t>
            </w:r>
            <w:r>
              <w:rPr>
                <w:noProof/>
                <w:webHidden/>
              </w:rPr>
              <w:fldChar w:fldCharType="end"/>
            </w:r>
          </w:hyperlink>
        </w:p>
        <w:p w14:paraId="09EF1B7A" w14:textId="3A96E3E4"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7" w:history="1">
            <w:r w:rsidRPr="00C56BC4">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C56BC4">
              <w:rPr>
                <w:rStyle w:val="Hyperlink"/>
                <w:noProof/>
              </w:rPr>
              <w:t>CARACTERIZAÇÃO DA ÁREA DE ESTUDO</w:t>
            </w:r>
            <w:r>
              <w:rPr>
                <w:noProof/>
                <w:webHidden/>
              </w:rPr>
              <w:tab/>
            </w:r>
            <w:r>
              <w:rPr>
                <w:noProof/>
                <w:webHidden/>
              </w:rPr>
              <w:fldChar w:fldCharType="begin"/>
            </w:r>
            <w:r>
              <w:rPr>
                <w:noProof/>
                <w:webHidden/>
              </w:rPr>
              <w:instrText xml:space="preserve"> PAGEREF _Toc225178117 \h </w:instrText>
            </w:r>
            <w:r>
              <w:rPr>
                <w:noProof/>
                <w:webHidden/>
              </w:rPr>
            </w:r>
            <w:r>
              <w:rPr>
                <w:noProof/>
                <w:webHidden/>
              </w:rPr>
              <w:fldChar w:fldCharType="separate"/>
            </w:r>
            <w:r>
              <w:rPr>
                <w:noProof/>
                <w:webHidden/>
              </w:rPr>
              <w:t>29</w:t>
            </w:r>
            <w:r>
              <w:rPr>
                <w:noProof/>
                <w:webHidden/>
              </w:rPr>
              <w:fldChar w:fldCharType="end"/>
            </w:r>
          </w:hyperlink>
        </w:p>
        <w:p w14:paraId="34FDC3FB" w14:textId="389D23E6"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8" w:history="1">
            <w:r w:rsidRPr="00C56BC4">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C56BC4">
              <w:rPr>
                <w:rStyle w:val="Hyperlink"/>
                <w:noProof/>
              </w:rPr>
              <w:t>MATERIAIS</w:t>
            </w:r>
            <w:r>
              <w:rPr>
                <w:noProof/>
                <w:webHidden/>
              </w:rPr>
              <w:tab/>
            </w:r>
            <w:r>
              <w:rPr>
                <w:noProof/>
                <w:webHidden/>
              </w:rPr>
              <w:fldChar w:fldCharType="begin"/>
            </w:r>
            <w:r>
              <w:rPr>
                <w:noProof/>
                <w:webHidden/>
              </w:rPr>
              <w:instrText xml:space="preserve"> PAGEREF _Toc225178118 \h </w:instrText>
            </w:r>
            <w:r>
              <w:rPr>
                <w:noProof/>
                <w:webHidden/>
              </w:rPr>
            </w:r>
            <w:r>
              <w:rPr>
                <w:noProof/>
                <w:webHidden/>
              </w:rPr>
              <w:fldChar w:fldCharType="separate"/>
            </w:r>
            <w:r>
              <w:rPr>
                <w:noProof/>
                <w:webHidden/>
              </w:rPr>
              <w:t>30</w:t>
            </w:r>
            <w:r>
              <w:rPr>
                <w:noProof/>
                <w:webHidden/>
              </w:rPr>
              <w:fldChar w:fldCharType="end"/>
            </w:r>
          </w:hyperlink>
        </w:p>
        <w:p w14:paraId="0654318E" w14:textId="120BB914"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9" w:history="1">
            <w:r w:rsidRPr="00C56BC4">
              <w:rPr>
                <w:rStyle w:val="Hyperlink"/>
                <w:i/>
                <w:iCs/>
                <w:noProof/>
              </w:rPr>
              <w:t>3.2.1</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Atributos do CNEFE Usados no </w:t>
            </w:r>
            <w:r w:rsidRPr="00C56BC4">
              <w:rPr>
                <w:rStyle w:val="Hyperlink"/>
                <w:i/>
                <w:iCs/>
                <w:noProof/>
              </w:rPr>
              <w:t>SuperCIATA</w:t>
            </w:r>
            <w:r>
              <w:rPr>
                <w:noProof/>
                <w:webHidden/>
              </w:rPr>
              <w:tab/>
            </w:r>
            <w:r>
              <w:rPr>
                <w:noProof/>
                <w:webHidden/>
              </w:rPr>
              <w:fldChar w:fldCharType="begin"/>
            </w:r>
            <w:r>
              <w:rPr>
                <w:noProof/>
                <w:webHidden/>
              </w:rPr>
              <w:instrText xml:space="preserve"> PAGEREF _Toc225178119 \h </w:instrText>
            </w:r>
            <w:r>
              <w:rPr>
                <w:noProof/>
                <w:webHidden/>
              </w:rPr>
            </w:r>
            <w:r>
              <w:rPr>
                <w:noProof/>
                <w:webHidden/>
              </w:rPr>
              <w:fldChar w:fldCharType="separate"/>
            </w:r>
            <w:r>
              <w:rPr>
                <w:noProof/>
                <w:webHidden/>
              </w:rPr>
              <w:t>30</w:t>
            </w:r>
            <w:r>
              <w:rPr>
                <w:noProof/>
                <w:webHidden/>
              </w:rPr>
              <w:fldChar w:fldCharType="end"/>
            </w:r>
          </w:hyperlink>
        </w:p>
        <w:p w14:paraId="66FDBEFE" w14:textId="1D20C090"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0" w:history="1">
            <w:r w:rsidRPr="00C56BC4">
              <w:rPr>
                <w:rStyle w:val="Hyperlink"/>
                <w:i/>
                <w:iCs/>
                <w:noProof/>
              </w:rPr>
              <w:t>3.2.2</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Atributos do Cadastro Territorial Urbano essenciais ao </w:t>
            </w:r>
            <w:r w:rsidRPr="00C56BC4">
              <w:rPr>
                <w:rStyle w:val="Hyperlink"/>
                <w:i/>
                <w:iCs/>
                <w:noProof/>
              </w:rPr>
              <w:t>SuperCIATA</w:t>
            </w:r>
            <w:r>
              <w:rPr>
                <w:noProof/>
                <w:webHidden/>
              </w:rPr>
              <w:tab/>
            </w:r>
            <w:r>
              <w:rPr>
                <w:noProof/>
                <w:webHidden/>
              </w:rPr>
              <w:fldChar w:fldCharType="begin"/>
            </w:r>
            <w:r>
              <w:rPr>
                <w:noProof/>
                <w:webHidden/>
              </w:rPr>
              <w:instrText xml:space="preserve"> PAGEREF _Toc225178120 \h </w:instrText>
            </w:r>
            <w:r>
              <w:rPr>
                <w:noProof/>
                <w:webHidden/>
              </w:rPr>
            </w:r>
            <w:r>
              <w:rPr>
                <w:noProof/>
                <w:webHidden/>
              </w:rPr>
              <w:fldChar w:fldCharType="separate"/>
            </w:r>
            <w:r>
              <w:rPr>
                <w:noProof/>
                <w:webHidden/>
              </w:rPr>
              <w:t>36</w:t>
            </w:r>
            <w:r>
              <w:rPr>
                <w:noProof/>
                <w:webHidden/>
              </w:rPr>
              <w:fldChar w:fldCharType="end"/>
            </w:r>
          </w:hyperlink>
        </w:p>
        <w:p w14:paraId="2F950F22" w14:textId="59B0E147"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1" w:history="1">
            <w:r w:rsidRPr="00C56BC4">
              <w:rPr>
                <w:rStyle w:val="Hyperlink"/>
                <w:noProof/>
              </w:rPr>
              <w:t>3.2.3</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Atributos do </w:t>
            </w:r>
            <w:r w:rsidRPr="00C56BC4">
              <w:rPr>
                <w:rStyle w:val="Hyperlink"/>
                <w:i/>
                <w:iCs/>
                <w:noProof/>
              </w:rPr>
              <w:t>OpenStreetMap</w:t>
            </w:r>
            <w:r w:rsidRPr="00C56BC4">
              <w:rPr>
                <w:rStyle w:val="Hyperlink"/>
                <w:noProof/>
              </w:rPr>
              <w:t xml:space="preserve"> Usados no </w:t>
            </w:r>
            <w:r w:rsidRPr="00C56BC4">
              <w:rPr>
                <w:rStyle w:val="Hyperlink"/>
                <w:i/>
                <w:iCs/>
                <w:noProof/>
              </w:rPr>
              <w:t>SuperCIATA</w:t>
            </w:r>
            <w:r>
              <w:rPr>
                <w:noProof/>
                <w:webHidden/>
              </w:rPr>
              <w:tab/>
            </w:r>
            <w:r>
              <w:rPr>
                <w:noProof/>
                <w:webHidden/>
              </w:rPr>
              <w:fldChar w:fldCharType="begin"/>
            </w:r>
            <w:r>
              <w:rPr>
                <w:noProof/>
                <w:webHidden/>
              </w:rPr>
              <w:instrText xml:space="preserve"> PAGEREF _Toc225178121 \h </w:instrText>
            </w:r>
            <w:r>
              <w:rPr>
                <w:noProof/>
                <w:webHidden/>
              </w:rPr>
            </w:r>
            <w:r>
              <w:rPr>
                <w:noProof/>
                <w:webHidden/>
              </w:rPr>
              <w:fldChar w:fldCharType="separate"/>
            </w:r>
            <w:r>
              <w:rPr>
                <w:noProof/>
                <w:webHidden/>
              </w:rPr>
              <w:t>43</w:t>
            </w:r>
            <w:r>
              <w:rPr>
                <w:noProof/>
                <w:webHidden/>
              </w:rPr>
              <w:fldChar w:fldCharType="end"/>
            </w:r>
          </w:hyperlink>
        </w:p>
        <w:p w14:paraId="047264AC" w14:textId="523313C3"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22" w:history="1">
            <w:r w:rsidRPr="00C56BC4">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C56BC4">
              <w:rPr>
                <w:rStyle w:val="Hyperlink"/>
                <w:noProof/>
              </w:rPr>
              <w:t>MÉTODOS</w:t>
            </w:r>
            <w:r>
              <w:rPr>
                <w:noProof/>
                <w:webHidden/>
              </w:rPr>
              <w:tab/>
            </w:r>
            <w:r>
              <w:rPr>
                <w:noProof/>
                <w:webHidden/>
              </w:rPr>
              <w:fldChar w:fldCharType="begin"/>
            </w:r>
            <w:r>
              <w:rPr>
                <w:noProof/>
                <w:webHidden/>
              </w:rPr>
              <w:instrText xml:space="preserve"> PAGEREF _Toc225178122 \h </w:instrText>
            </w:r>
            <w:r>
              <w:rPr>
                <w:noProof/>
                <w:webHidden/>
              </w:rPr>
            </w:r>
            <w:r>
              <w:rPr>
                <w:noProof/>
                <w:webHidden/>
              </w:rPr>
              <w:fldChar w:fldCharType="separate"/>
            </w:r>
            <w:r>
              <w:rPr>
                <w:noProof/>
                <w:webHidden/>
              </w:rPr>
              <w:t>44</w:t>
            </w:r>
            <w:r>
              <w:rPr>
                <w:noProof/>
                <w:webHidden/>
              </w:rPr>
              <w:fldChar w:fldCharType="end"/>
            </w:r>
          </w:hyperlink>
        </w:p>
        <w:p w14:paraId="338CBB61" w14:textId="24BAD432"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3" w:history="1">
            <w:r w:rsidRPr="00C56BC4">
              <w:rPr>
                <w:rStyle w:val="Hyperlink"/>
                <w:noProof/>
              </w:rPr>
              <w:t>3.3.1</w:t>
            </w:r>
            <w:r>
              <w:rPr>
                <w:rFonts w:asciiTheme="minorHAnsi" w:eastAsiaTheme="minorEastAsia" w:hAnsiTheme="minorHAnsi"/>
                <w:b w:val="0"/>
                <w:noProof/>
                <w:kern w:val="2"/>
                <w:szCs w:val="24"/>
                <w:lang w:eastAsia="pt-BR"/>
                <w14:ligatures w14:val="standardContextual"/>
              </w:rPr>
              <w:tab/>
            </w:r>
            <w:r w:rsidRPr="00C56BC4">
              <w:rPr>
                <w:rStyle w:val="Hyperlink"/>
                <w:noProof/>
              </w:rPr>
              <w:t>Obtenção e tratamento dos pontos do IBGE</w:t>
            </w:r>
            <w:r>
              <w:rPr>
                <w:noProof/>
                <w:webHidden/>
              </w:rPr>
              <w:tab/>
            </w:r>
            <w:r>
              <w:rPr>
                <w:noProof/>
                <w:webHidden/>
              </w:rPr>
              <w:fldChar w:fldCharType="begin"/>
            </w:r>
            <w:r>
              <w:rPr>
                <w:noProof/>
                <w:webHidden/>
              </w:rPr>
              <w:instrText xml:space="preserve"> PAGEREF _Toc225178123 \h </w:instrText>
            </w:r>
            <w:r>
              <w:rPr>
                <w:noProof/>
                <w:webHidden/>
              </w:rPr>
            </w:r>
            <w:r>
              <w:rPr>
                <w:noProof/>
                <w:webHidden/>
              </w:rPr>
              <w:fldChar w:fldCharType="separate"/>
            </w:r>
            <w:r>
              <w:rPr>
                <w:noProof/>
                <w:webHidden/>
              </w:rPr>
              <w:t>44</w:t>
            </w:r>
            <w:r>
              <w:rPr>
                <w:noProof/>
                <w:webHidden/>
              </w:rPr>
              <w:fldChar w:fldCharType="end"/>
            </w:r>
          </w:hyperlink>
        </w:p>
        <w:p w14:paraId="38FD481D" w14:textId="6376D4EB"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4" w:history="1">
            <w:r w:rsidRPr="00C56BC4">
              <w:rPr>
                <w:rStyle w:val="Hyperlink"/>
                <w:noProof/>
              </w:rPr>
              <w:t>3.3.2</w:t>
            </w:r>
            <w:r>
              <w:rPr>
                <w:rFonts w:asciiTheme="minorHAnsi" w:eastAsiaTheme="minorEastAsia" w:hAnsiTheme="minorHAnsi"/>
                <w:b w:val="0"/>
                <w:noProof/>
                <w:kern w:val="2"/>
                <w:szCs w:val="24"/>
                <w:lang w:eastAsia="pt-BR"/>
                <w14:ligatures w14:val="standardContextual"/>
              </w:rPr>
              <w:tab/>
            </w:r>
            <w:r w:rsidRPr="00C56BC4">
              <w:rPr>
                <w:rStyle w:val="Hyperlink"/>
                <w:noProof/>
              </w:rPr>
              <w:t>Complementação de CN_PONTOS_UNICOS</w:t>
            </w:r>
            <w:r>
              <w:rPr>
                <w:noProof/>
                <w:webHidden/>
              </w:rPr>
              <w:tab/>
            </w:r>
            <w:r>
              <w:rPr>
                <w:noProof/>
                <w:webHidden/>
              </w:rPr>
              <w:fldChar w:fldCharType="begin"/>
            </w:r>
            <w:r>
              <w:rPr>
                <w:noProof/>
                <w:webHidden/>
              </w:rPr>
              <w:instrText xml:space="preserve"> PAGEREF _Toc225178124 \h </w:instrText>
            </w:r>
            <w:r>
              <w:rPr>
                <w:noProof/>
                <w:webHidden/>
              </w:rPr>
            </w:r>
            <w:r>
              <w:rPr>
                <w:noProof/>
                <w:webHidden/>
              </w:rPr>
              <w:fldChar w:fldCharType="separate"/>
            </w:r>
            <w:r>
              <w:rPr>
                <w:noProof/>
                <w:webHidden/>
              </w:rPr>
              <w:t>62</w:t>
            </w:r>
            <w:r>
              <w:rPr>
                <w:noProof/>
                <w:webHidden/>
              </w:rPr>
              <w:fldChar w:fldCharType="end"/>
            </w:r>
          </w:hyperlink>
        </w:p>
        <w:p w14:paraId="67C44C23" w14:textId="204B62FA"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5" w:history="1">
            <w:r w:rsidRPr="00C56BC4">
              <w:rPr>
                <w:rStyle w:val="Hyperlink"/>
                <w:noProof/>
              </w:rPr>
              <w:t>3.3.3</w:t>
            </w:r>
            <w:r>
              <w:rPr>
                <w:rFonts w:asciiTheme="minorHAnsi" w:eastAsiaTheme="minorEastAsia" w:hAnsiTheme="minorHAnsi"/>
                <w:b w:val="0"/>
                <w:noProof/>
                <w:kern w:val="2"/>
                <w:szCs w:val="24"/>
                <w:lang w:eastAsia="pt-BR"/>
                <w14:ligatures w14:val="standardContextual"/>
              </w:rPr>
              <w:tab/>
            </w:r>
            <w:r w:rsidRPr="00C56BC4">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_Toc225178125 \h </w:instrText>
            </w:r>
            <w:r>
              <w:rPr>
                <w:noProof/>
                <w:webHidden/>
              </w:rPr>
            </w:r>
            <w:r>
              <w:rPr>
                <w:noProof/>
                <w:webHidden/>
              </w:rPr>
              <w:fldChar w:fldCharType="separate"/>
            </w:r>
            <w:r>
              <w:rPr>
                <w:noProof/>
                <w:webHidden/>
              </w:rPr>
              <w:t>63</w:t>
            </w:r>
            <w:r>
              <w:rPr>
                <w:noProof/>
                <w:webHidden/>
              </w:rPr>
              <w:fldChar w:fldCharType="end"/>
            </w:r>
          </w:hyperlink>
        </w:p>
        <w:p w14:paraId="70A9BF1E" w14:textId="1100134D"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6" w:history="1">
            <w:r w:rsidRPr="00C56BC4">
              <w:rPr>
                <w:rStyle w:val="Hyperlink"/>
                <w:noProof/>
              </w:rPr>
              <w:t>3.3.4</w:t>
            </w:r>
            <w:r>
              <w:rPr>
                <w:rFonts w:asciiTheme="minorHAnsi" w:eastAsiaTheme="minorEastAsia" w:hAnsiTheme="minorHAnsi"/>
                <w:b w:val="0"/>
                <w:noProof/>
                <w:kern w:val="2"/>
                <w:szCs w:val="24"/>
                <w:lang w:eastAsia="pt-BR"/>
                <w14:ligatures w14:val="standardContextual"/>
              </w:rPr>
              <w:tab/>
            </w:r>
            <w:r w:rsidRPr="00C56BC4">
              <w:rPr>
                <w:rStyle w:val="Hyperlink"/>
                <w:noProof/>
              </w:rPr>
              <w:t>Obtenção e tratamento dos dados do OpenStreetMap (OSM)</w:t>
            </w:r>
            <w:r>
              <w:rPr>
                <w:noProof/>
                <w:webHidden/>
              </w:rPr>
              <w:tab/>
            </w:r>
            <w:r>
              <w:rPr>
                <w:noProof/>
                <w:webHidden/>
              </w:rPr>
              <w:fldChar w:fldCharType="begin"/>
            </w:r>
            <w:r>
              <w:rPr>
                <w:noProof/>
                <w:webHidden/>
              </w:rPr>
              <w:instrText xml:space="preserve"> PAGEREF _Toc225178126 \h </w:instrText>
            </w:r>
            <w:r>
              <w:rPr>
                <w:noProof/>
                <w:webHidden/>
              </w:rPr>
            </w:r>
            <w:r>
              <w:rPr>
                <w:noProof/>
                <w:webHidden/>
              </w:rPr>
              <w:fldChar w:fldCharType="separate"/>
            </w:r>
            <w:r>
              <w:rPr>
                <w:noProof/>
                <w:webHidden/>
              </w:rPr>
              <w:t>74</w:t>
            </w:r>
            <w:r>
              <w:rPr>
                <w:noProof/>
                <w:webHidden/>
              </w:rPr>
              <w:fldChar w:fldCharType="end"/>
            </w:r>
          </w:hyperlink>
        </w:p>
        <w:p w14:paraId="3B15CB06" w14:textId="1E7DB38F"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7" w:history="1">
            <w:r w:rsidRPr="00C56BC4">
              <w:rPr>
                <w:rStyle w:val="Hyperlink"/>
                <w:noProof/>
              </w:rPr>
              <w:t>3.3.5</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O Domínio </w:t>
            </w:r>
            <w:r w:rsidRPr="00C56BC4">
              <w:rPr>
                <w:rStyle w:val="Hyperlink"/>
                <w:i/>
                <w:iCs/>
                <w:noProof/>
              </w:rPr>
              <w:t>SuperCIATA</w:t>
            </w:r>
            <w:r w:rsidRPr="00C56BC4">
              <w:rPr>
                <w:rStyle w:val="Hyperlink"/>
                <w:noProof/>
              </w:rPr>
              <w:t xml:space="preserve"> - Integração CNEFE e CIATA</w:t>
            </w:r>
            <w:r>
              <w:rPr>
                <w:noProof/>
                <w:webHidden/>
              </w:rPr>
              <w:tab/>
            </w:r>
            <w:r>
              <w:rPr>
                <w:noProof/>
                <w:webHidden/>
              </w:rPr>
              <w:fldChar w:fldCharType="begin"/>
            </w:r>
            <w:r>
              <w:rPr>
                <w:noProof/>
                <w:webHidden/>
              </w:rPr>
              <w:instrText xml:space="preserve"> PAGEREF _Toc225178127 \h </w:instrText>
            </w:r>
            <w:r>
              <w:rPr>
                <w:noProof/>
                <w:webHidden/>
              </w:rPr>
            </w:r>
            <w:r>
              <w:rPr>
                <w:noProof/>
                <w:webHidden/>
              </w:rPr>
              <w:fldChar w:fldCharType="separate"/>
            </w:r>
            <w:r>
              <w:rPr>
                <w:noProof/>
                <w:webHidden/>
              </w:rPr>
              <w:t>78</w:t>
            </w:r>
            <w:r>
              <w:rPr>
                <w:noProof/>
                <w:webHidden/>
              </w:rPr>
              <w:fldChar w:fldCharType="end"/>
            </w:r>
          </w:hyperlink>
        </w:p>
        <w:p w14:paraId="4E1A7906" w14:textId="5269ED75"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8" w:history="1">
            <w:r w:rsidRPr="00C56BC4">
              <w:rPr>
                <w:rStyle w:val="Hyperlink"/>
                <w:i/>
                <w:iCs/>
                <w:noProof/>
              </w:rPr>
              <w:t>3.3.6</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O Domínio OSM: Ajuste das Quadras </w:t>
            </w:r>
            <w:r w:rsidRPr="00C56BC4">
              <w:rPr>
                <w:rStyle w:val="Hyperlink"/>
                <w:i/>
                <w:iCs/>
                <w:noProof/>
              </w:rPr>
              <w:t>SuperCIATA</w:t>
            </w:r>
            <w:r>
              <w:rPr>
                <w:noProof/>
                <w:webHidden/>
              </w:rPr>
              <w:tab/>
            </w:r>
            <w:r>
              <w:rPr>
                <w:noProof/>
                <w:webHidden/>
              </w:rPr>
              <w:fldChar w:fldCharType="begin"/>
            </w:r>
            <w:r>
              <w:rPr>
                <w:noProof/>
                <w:webHidden/>
              </w:rPr>
              <w:instrText xml:space="preserve"> PAGEREF _Toc225178128 \h </w:instrText>
            </w:r>
            <w:r>
              <w:rPr>
                <w:noProof/>
                <w:webHidden/>
              </w:rPr>
            </w:r>
            <w:r>
              <w:rPr>
                <w:noProof/>
                <w:webHidden/>
              </w:rPr>
              <w:fldChar w:fldCharType="separate"/>
            </w:r>
            <w:r>
              <w:rPr>
                <w:noProof/>
                <w:webHidden/>
              </w:rPr>
              <w:t>83</w:t>
            </w:r>
            <w:r>
              <w:rPr>
                <w:noProof/>
                <w:webHidden/>
              </w:rPr>
              <w:fldChar w:fldCharType="end"/>
            </w:r>
          </w:hyperlink>
        </w:p>
        <w:p w14:paraId="68A1BED5" w14:textId="369C9092"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9" w:history="1">
            <w:r w:rsidRPr="00C56BC4">
              <w:rPr>
                <w:rStyle w:val="Hyperlink"/>
                <w:noProof/>
              </w:rPr>
              <w:t>3.3.7</w:t>
            </w:r>
            <w:r>
              <w:rPr>
                <w:rFonts w:asciiTheme="minorHAnsi" w:eastAsiaTheme="minorEastAsia" w:hAnsiTheme="minorHAnsi"/>
                <w:b w:val="0"/>
                <w:noProof/>
                <w:kern w:val="2"/>
                <w:szCs w:val="24"/>
                <w:lang w:eastAsia="pt-BR"/>
                <w14:ligatures w14:val="standardContextual"/>
              </w:rPr>
              <w:tab/>
            </w:r>
            <w:r w:rsidRPr="00C56BC4">
              <w:rPr>
                <w:rStyle w:val="Hyperlink"/>
                <w:noProof/>
              </w:rPr>
              <w:t>Distribuição dos lotes nas quadras</w:t>
            </w:r>
            <w:r>
              <w:rPr>
                <w:noProof/>
                <w:webHidden/>
              </w:rPr>
              <w:tab/>
            </w:r>
            <w:r>
              <w:rPr>
                <w:noProof/>
                <w:webHidden/>
              </w:rPr>
              <w:fldChar w:fldCharType="begin"/>
            </w:r>
            <w:r>
              <w:rPr>
                <w:noProof/>
                <w:webHidden/>
              </w:rPr>
              <w:instrText xml:space="preserve"> PAGEREF _Toc225178129 \h </w:instrText>
            </w:r>
            <w:r>
              <w:rPr>
                <w:noProof/>
                <w:webHidden/>
              </w:rPr>
            </w:r>
            <w:r>
              <w:rPr>
                <w:noProof/>
                <w:webHidden/>
              </w:rPr>
              <w:fldChar w:fldCharType="separate"/>
            </w:r>
            <w:r>
              <w:rPr>
                <w:noProof/>
                <w:webHidden/>
              </w:rPr>
              <w:t>92</w:t>
            </w:r>
            <w:r>
              <w:rPr>
                <w:noProof/>
                <w:webHidden/>
              </w:rPr>
              <w:fldChar w:fldCharType="end"/>
            </w:r>
          </w:hyperlink>
        </w:p>
        <w:p w14:paraId="2022E18C" w14:textId="01E5169C"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0" w:history="1">
            <w:r w:rsidRPr="00C56BC4">
              <w:rPr>
                <w:rStyle w:val="Hyperlink"/>
                <w:noProof/>
              </w:rPr>
              <w:t>3.3.8</w:t>
            </w:r>
            <w:r>
              <w:rPr>
                <w:rFonts w:asciiTheme="minorHAnsi" w:eastAsiaTheme="minorEastAsia" w:hAnsiTheme="minorHAnsi"/>
                <w:b w:val="0"/>
                <w:noProof/>
                <w:kern w:val="2"/>
                <w:szCs w:val="24"/>
                <w:lang w:eastAsia="pt-BR"/>
                <w14:ligatures w14:val="standardContextual"/>
              </w:rPr>
              <w:tab/>
            </w:r>
            <w:r w:rsidRPr="00C56BC4">
              <w:rPr>
                <w:rStyle w:val="Hyperlink"/>
                <w:noProof/>
              </w:rPr>
              <w:t>Avaliação dos resultados</w:t>
            </w:r>
            <w:r>
              <w:rPr>
                <w:noProof/>
                <w:webHidden/>
              </w:rPr>
              <w:tab/>
            </w:r>
            <w:r>
              <w:rPr>
                <w:noProof/>
                <w:webHidden/>
              </w:rPr>
              <w:fldChar w:fldCharType="begin"/>
            </w:r>
            <w:r>
              <w:rPr>
                <w:noProof/>
                <w:webHidden/>
              </w:rPr>
              <w:instrText xml:space="preserve"> PAGEREF _Toc225178130 \h </w:instrText>
            </w:r>
            <w:r>
              <w:rPr>
                <w:noProof/>
                <w:webHidden/>
              </w:rPr>
            </w:r>
            <w:r>
              <w:rPr>
                <w:noProof/>
                <w:webHidden/>
              </w:rPr>
              <w:fldChar w:fldCharType="separate"/>
            </w:r>
            <w:r>
              <w:rPr>
                <w:noProof/>
                <w:webHidden/>
              </w:rPr>
              <w:t>92</w:t>
            </w:r>
            <w:r>
              <w:rPr>
                <w:noProof/>
                <w:webHidden/>
              </w:rPr>
              <w:fldChar w:fldCharType="end"/>
            </w:r>
          </w:hyperlink>
        </w:p>
        <w:p w14:paraId="75338E79" w14:textId="597E9646"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31" w:history="1">
            <w:r w:rsidRPr="00C56BC4">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APRESENTAÇÃO E ANÁLISE DOS RESULTADOS</w:t>
            </w:r>
            <w:r>
              <w:rPr>
                <w:noProof/>
                <w:webHidden/>
              </w:rPr>
              <w:tab/>
            </w:r>
            <w:r>
              <w:rPr>
                <w:noProof/>
                <w:webHidden/>
              </w:rPr>
              <w:fldChar w:fldCharType="begin"/>
            </w:r>
            <w:r>
              <w:rPr>
                <w:noProof/>
                <w:webHidden/>
              </w:rPr>
              <w:instrText xml:space="preserve"> PAGEREF _Toc225178131 \h </w:instrText>
            </w:r>
            <w:r>
              <w:rPr>
                <w:noProof/>
                <w:webHidden/>
              </w:rPr>
            </w:r>
            <w:r>
              <w:rPr>
                <w:noProof/>
                <w:webHidden/>
              </w:rPr>
              <w:fldChar w:fldCharType="separate"/>
            </w:r>
            <w:r>
              <w:rPr>
                <w:noProof/>
                <w:webHidden/>
              </w:rPr>
              <w:t>94</w:t>
            </w:r>
            <w:r>
              <w:rPr>
                <w:noProof/>
                <w:webHidden/>
              </w:rPr>
              <w:fldChar w:fldCharType="end"/>
            </w:r>
          </w:hyperlink>
        </w:p>
        <w:p w14:paraId="55EDB742" w14:textId="0BFF70DB"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32" w:history="1">
            <w:r w:rsidRPr="00C56BC4">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C56BC4">
              <w:rPr>
                <w:rStyle w:val="Hyperlink"/>
                <w:noProof/>
              </w:rPr>
              <w:t>Integração de Bases via SuperCIATA</w:t>
            </w:r>
            <w:r>
              <w:rPr>
                <w:noProof/>
                <w:webHidden/>
              </w:rPr>
              <w:tab/>
            </w:r>
            <w:r>
              <w:rPr>
                <w:noProof/>
                <w:webHidden/>
              </w:rPr>
              <w:fldChar w:fldCharType="begin"/>
            </w:r>
            <w:r>
              <w:rPr>
                <w:noProof/>
                <w:webHidden/>
              </w:rPr>
              <w:instrText xml:space="preserve"> PAGEREF _Toc225178132 \h </w:instrText>
            </w:r>
            <w:r>
              <w:rPr>
                <w:noProof/>
                <w:webHidden/>
              </w:rPr>
            </w:r>
            <w:r>
              <w:rPr>
                <w:noProof/>
                <w:webHidden/>
              </w:rPr>
              <w:fldChar w:fldCharType="separate"/>
            </w:r>
            <w:r>
              <w:rPr>
                <w:noProof/>
                <w:webHidden/>
              </w:rPr>
              <w:t>94</w:t>
            </w:r>
            <w:r>
              <w:rPr>
                <w:noProof/>
                <w:webHidden/>
              </w:rPr>
              <w:fldChar w:fldCharType="end"/>
            </w:r>
          </w:hyperlink>
        </w:p>
        <w:p w14:paraId="1B9C5032" w14:textId="4CFC12CC"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3" w:history="1">
            <w:r w:rsidRPr="00C56BC4">
              <w:rPr>
                <w:rStyle w:val="Hyperlink"/>
                <w:noProof/>
              </w:rPr>
              <w:t>4.1.1</w:t>
            </w:r>
            <w:r>
              <w:rPr>
                <w:rFonts w:asciiTheme="minorHAnsi" w:eastAsiaTheme="minorEastAsia" w:hAnsiTheme="minorHAnsi"/>
                <w:b w:val="0"/>
                <w:noProof/>
                <w:kern w:val="2"/>
                <w:szCs w:val="24"/>
                <w:lang w:eastAsia="pt-BR"/>
                <w14:ligatures w14:val="standardContextual"/>
              </w:rPr>
              <w:tab/>
            </w:r>
            <w:r w:rsidRPr="00C56BC4">
              <w:rPr>
                <w:rStyle w:val="Hyperlink"/>
                <w:noProof/>
              </w:rPr>
              <w:t>Limitações e inconsistências do CTU/CIATA</w:t>
            </w:r>
            <w:r>
              <w:rPr>
                <w:noProof/>
                <w:webHidden/>
              </w:rPr>
              <w:tab/>
            </w:r>
            <w:r>
              <w:rPr>
                <w:noProof/>
                <w:webHidden/>
              </w:rPr>
              <w:fldChar w:fldCharType="begin"/>
            </w:r>
            <w:r>
              <w:rPr>
                <w:noProof/>
                <w:webHidden/>
              </w:rPr>
              <w:instrText xml:space="preserve"> PAGEREF _Toc225178133 \h </w:instrText>
            </w:r>
            <w:r>
              <w:rPr>
                <w:noProof/>
                <w:webHidden/>
              </w:rPr>
            </w:r>
            <w:r>
              <w:rPr>
                <w:noProof/>
                <w:webHidden/>
              </w:rPr>
              <w:fldChar w:fldCharType="separate"/>
            </w:r>
            <w:r>
              <w:rPr>
                <w:noProof/>
                <w:webHidden/>
              </w:rPr>
              <w:t>94</w:t>
            </w:r>
            <w:r>
              <w:rPr>
                <w:noProof/>
                <w:webHidden/>
              </w:rPr>
              <w:fldChar w:fldCharType="end"/>
            </w:r>
          </w:hyperlink>
        </w:p>
        <w:p w14:paraId="56BD533F" w14:textId="6338B207"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4" w:history="1">
            <w:r w:rsidRPr="00C56BC4">
              <w:rPr>
                <w:rStyle w:val="Hyperlink"/>
                <w:noProof/>
              </w:rPr>
              <w:t>4.1.2</w:t>
            </w:r>
            <w:r>
              <w:rPr>
                <w:rFonts w:asciiTheme="minorHAnsi" w:eastAsiaTheme="minorEastAsia" w:hAnsiTheme="minorHAnsi"/>
                <w:b w:val="0"/>
                <w:noProof/>
                <w:kern w:val="2"/>
                <w:szCs w:val="24"/>
                <w:lang w:eastAsia="pt-BR"/>
                <w14:ligatures w14:val="standardContextual"/>
              </w:rPr>
              <w:tab/>
            </w:r>
            <w:r w:rsidRPr="00C56BC4">
              <w:rPr>
                <w:rStyle w:val="Hyperlink"/>
                <w:noProof/>
              </w:rPr>
              <w:t>Limitações e inconsistências da base de dados do CNEFE (IBGE)</w:t>
            </w:r>
            <w:r>
              <w:rPr>
                <w:noProof/>
                <w:webHidden/>
              </w:rPr>
              <w:tab/>
            </w:r>
            <w:r>
              <w:rPr>
                <w:noProof/>
                <w:webHidden/>
              </w:rPr>
              <w:fldChar w:fldCharType="begin"/>
            </w:r>
            <w:r>
              <w:rPr>
                <w:noProof/>
                <w:webHidden/>
              </w:rPr>
              <w:instrText xml:space="preserve"> PAGEREF _Toc225178134 \h </w:instrText>
            </w:r>
            <w:r>
              <w:rPr>
                <w:noProof/>
                <w:webHidden/>
              </w:rPr>
            </w:r>
            <w:r>
              <w:rPr>
                <w:noProof/>
                <w:webHidden/>
              </w:rPr>
              <w:fldChar w:fldCharType="separate"/>
            </w:r>
            <w:r>
              <w:rPr>
                <w:noProof/>
                <w:webHidden/>
              </w:rPr>
              <w:t>96</w:t>
            </w:r>
            <w:r>
              <w:rPr>
                <w:noProof/>
                <w:webHidden/>
              </w:rPr>
              <w:fldChar w:fldCharType="end"/>
            </w:r>
          </w:hyperlink>
        </w:p>
        <w:p w14:paraId="382F83DC" w14:textId="1319B02B"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5" w:history="1">
            <w:r w:rsidRPr="00C56BC4">
              <w:rPr>
                <w:rStyle w:val="Hyperlink"/>
                <w:noProof/>
              </w:rPr>
              <w:t>4.1.3</w:t>
            </w:r>
            <w:r>
              <w:rPr>
                <w:rFonts w:asciiTheme="minorHAnsi" w:eastAsiaTheme="minorEastAsia" w:hAnsiTheme="minorHAnsi"/>
                <w:b w:val="0"/>
                <w:noProof/>
                <w:kern w:val="2"/>
                <w:szCs w:val="24"/>
                <w:lang w:eastAsia="pt-BR"/>
                <w14:ligatures w14:val="standardContextual"/>
              </w:rPr>
              <w:tab/>
            </w:r>
            <w:r w:rsidRPr="00C56BC4">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_Toc225178135 \h </w:instrText>
            </w:r>
            <w:r>
              <w:rPr>
                <w:noProof/>
                <w:webHidden/>
              </w:rPr>
            </w:r>
            <w:r>
              <w:rPr>
                <w:noProof/>
                <w:webHidden/>
              </w:rPr>
              <w:fldChar w:fldCharType="separate"/>
            </w:r>
            <w:r>
              <w:rPr>
                <w:noProof/>
                <w:webHidden/>
              </w:rPr>
              <w:t>96</w:t>
            </w:r>
            <w:r>
              <w:rPr>
                <w:noProof/>
                <w:webHidden/>
              </w:rPr>
              <w:fldChar w:fldCharType="end"/>
            </w:r>
          </w:hyperlink>
        </w:p>
        <w:p w14:paraId="11E25EF3" w14:textId="116CD16D"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36" w:history="1">
            <w:r w:rsidRPr="00C56BC4">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C56BC4">
              <w:rPr>
                <w:rStyle w:val="Hyperlink"/>
                <w:noProof/>
              </w:rPr>
              <w:t>Acurácia dos objetos geográficos</w:t>
            </w:r>
            <w:r>
              <w:rPr>
                <w:noProof/>
                <w:webHidden/>
              </w:rPr>
              <w:tab/>
            </w:r>
            <w:r>
              <w:rPr>
                <w:noProof/>
                <w:webHidden/>
              </w:rPr>
              <w:fldChar w:fldCharType="begin"/>
            </w:r>
            <w:r>
              <w:rPr>
                <w:noProof/>
                <w:webHidden/>
              </w:rPr>
              <w:instrText xml:space="preserve"> PAGEREF _Toc225178136 \h </w:instrText>
            </w:r>
            <w:r>
              <w:rPr>
                <w:noProof/>
                <w:webHidden/>
              </w:rPr>
            </w:r>
            <w:r>
              <w:rPr>
                <w:noProof/>
                <w:webHidden/>
              </w:rPr>
              <w:fldChar w:fldCharType="separate"/>
            </w:r>
            <w:r>
              <w:rPr>
                <w:noProof/>
                <w:webHidden/>
              </w:rPr>
              <w:t>98</w:t>
            </w:r>
            <w:r>
              <w:rPr>
                <w:noProof/>
                <w:webHidden/>
              </w:rPr>
              <w:fldChar w:fldCharType="end"/>
            </w:r>
          </w:hyperlink>
        </w:p>
        <w:p w14:paraId="34614374" w14:textId="38727FC8"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37" w:history="1">
            <w:r w:rsidRPr="00C56BC4">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C56BC4">
              <w:rPr>
                <w:rStyle w:val="Hyperlink"/>
                <w:noProof/>
              </w:rPr>
              <w:t xml:space="preserve">Aplicabilidade e utilidade do </w:t>
            </w:r>
            <w:r w:rsidRPr="00C56BC4">
              <w:rPr>
                <w:rStyle w:val="Hyperlink"/>
                <w:i/>
                <w:iCs/>
                <w:noProof/>
              </w:rPr>
              <w:t>SuperCIATA</w:t>
            </w:r>
            <w:r>
              <w:rPr>
                <w:noProof/>
                <w:webHidden/>
              </w:rPr>
              <w:tab/>
            </w:r>
            <w:r>
              <w:rPr>
                <w:noProof/>
                <w:webHidden/>
              </w:rPr>
              <w:fldChar w:fldCharType="begin"/>
            </w:r>
            <w:r>
              <w:rPr>
                <w:noProof/>
                <w:webHidden/>
              </w:rPr>
              <w:instrText xml:space="preserve"> PAGEREF _Toc225178137 \h </w:instrText>
            </w:r>
            <w:r>
              <w:rPr>
                <w:noProof/>
                <w:webHidden/>
              </w:rPr>
            </w:r>
            <w:r>
              <w:rPr>
                <w:noProof/>
                <w:webHidden/>
              </w:rPr>
              <w:fldChar w:fldCharType="separate"/>
            </w:r>
            <w:r>
              <w:rPr>
                <w:noProof/>
                <w:webHidden/>
              </w:rPr>
              <w:t>105</w:t>
            </w:r>
            <w:r>
              <w:rPr>
                <w:noProof/>
                <w:webHidden/>
              </w:rPr>
              <w:fldChar w:fldCharType="end"/>
            </w:r>
          </w:hyperlink>
        </w:p>
        <w:p w14:paraId="1265954E" w14:textId="6DB12FC2"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8" w:history="1">
            <w:r w:rsidRPr="00C56BC4">
              <w:rPr>
                <w:rStyle w:val="Hyperlink"/>
                <w:noProof/>
              </w:rPr>
              <w:t>4.3.1</w:t>
            </w:r>
            <w:r>
              <w:rPr>
                <w:rFonts w:asciiTheme="minorHAnsi" w:eastAsiaTheme="minorEastAsia" w:hAnsiTheme="minorHAnsi"/>
                <w:b w:val="0"/>
                <w:noProof/>
                <w:kern w:val="2"/>
                <w:szCs w:val="24"/>
                <w:lang w:eastAsia="pt-BR"/>
                <w14:ligatures w14:val="standardContextual"/>
              </w:rPr>
              <w:tab/>
            </w:r>
            <w:r w:rsidRPr="00C56BC4">
              <w:rPr>
                <w:rStyle w:val="Hyperlink"/>
                <w:noProof/>
              </w:rPr>
              <w:t>Validade Jurídica</w:t>
            </w:r>
            <w:r>
              <w:rPr>
                <w:noProof/>
                <w:webHidden/>
              </w:rPr>
              <w:tab/>
            </w:r>
            <w:r>
              <w:rPr>
                <w:noProof/>
                <w:webHidden/>
              </w:rPr>
              <w:fldChar w:fldCharType="begin"/>
            </w:r>
            <w:r>
              <w:rPr>
                <w:noProof/>
                <w:webHidden/>
              </w:rPr>
              <w:instrText xml:space="preserve"> PAGEREF _Toc225178138 \h </w:instrText>
            </w:r>
            <w:r>
              <w:rPr>
                <w:noProof/>
                <w:webHidden/>
              </w:rPr>
            </w:r>
            <w:r>
              <w:rPr>
                <w:noProof/>
                <w:webHidden/>
              </w:rPr>
              <w:fldChar w:fldCharType="separate"/>
            </w:r>
            <w:r>
              <w:rPr>
                <w:noProof/>
                <w:webHidden/>
              </w:rPr>
              <w:t>105</w:t>
            </w:r>
            <w:r>
              <w:rPr>
                <w:noProof/>
                <w:webHidden/>
              </w:rPr>
              <w:fldChar w:fldCharType="end"/>
            </w:r>
          </w:hyperlink>
        </w:p>
        <w:p w14:paraId="5E1D94D8" w14:textId="356B7E4F"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9" w:history="1">
            <w:r w:rsidRPr="00C56BC4">
              <w:rPr>
                <w:rStyle w:val="Hyperlink"/>
                <w:noProof/>
              </w:rPr>
              <w:t>4.3.2</w:t>
            </w:r>
            <w:r>
              <w:rPr>
                <w:rFonts w:asciiTheme="minorHAnsi" w:eastAsiaTheme="minorEastAsia" w:hAnsiTheme="minorHAnsi"/>
                <w:b w:val="0"/>
                <w:noProof/>
                <w:kern w:val="2"/>
                <w:szCs w:val="24"/>
                <w:lang w:eastAsia="pt-BR"/>
                <w14:ligatures w14:val="standardContextual"/>
              </w:rPr>
              <w:tab/>
            </w:r>
            <w:r w:rsidRPr="00C56BC4">
              <w:rPr>
                <w:rStyle w:val="Hyperlink"/>
                <w:noProof/>
              </w:rPr>
              <w:t>Inteligência Geográfica</w:t>
            </w:r>
            <w:r>
              <w:rPr>
                <w:noProof/>
                <w:webHidden/>
              </w:rPr>
              <w:tab/>
            </w:r>
            <w:r>
              <w:rPr>
                <w:noProof/>
                <w:webHidden/>
              </w:rPr>
              <w:fldChar w:fldCharType="begin"/>
            </w:r>
            <w:r>
              <w:rPr>
                <w:noProof/>
                <w:webHidden/>
              </w:rPr>
              <w:instrText xml:space="preserve"> PAGEREF _Toc225178139 \h </w:instrText>
            </w:r>
            <w:r>
              <w:rPr>
                <w:noProof/>
                <w:webHidden/>
              </w:rPr>
            </w:r>
            <w:r>
              <w:rPr>
                <w:noProof/>
                <w:webHidden/>
              </w:rPr>
              <w:fldChar w:fldCharType="separate"/>
            </w:r>
            <w:r>
              <w:rPr>
                <w:noProof/>
                <w:webHidden/>
              </w:rPr>
              <w:t>106</w:t>
            </w:r>
            <w:r>
              <w:rPr>
                <w:noProof/>
                <w:webHidden/>
              </w:rPr>
              <w:fldChar w:fldCharType="end"/>
            </w:r>
          </w:hyperlink>
        </w:p>
        <w:p w14:paraId="2FE4158F" w14:textId="6AD692A0"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40" w:history="1">
            <w:r w:rsidRPr="00C56BC4">
              <w:rPr>
                <w:rStyle w:val="Hyperlink"/>
                <w:noProof/>
              </w:rPr>
              <w:t>4.3.3</w:t>
            </w:r>
            <w:r>
              <w:rPr>
                <w:rFonts w:asciiTheme="minorHAnsi" w:eastAsiaTheme="minorEastAsia" w:hAnsiTheme="minorHAnsi"/>
                <w:b w:val="0"/>
                <w:noProof/>
                <w:kern w:val="2"/>
                <w:szCs w:val="24"/>
                <w:lang w:eastAsia="pt-BR"/>
                <w14:ligatures w14:val="standardContextual"/>
              </w:rPr>
              <w:tab/>
            </w:r>
            <w:r w:rsidRPr="00C56BC4">
              <w:rPr>
                <w:rStyle w:val="Hyperlink"/>
                <w:noProof/>
              </w:rPr>
              <w:t>Base para o Cadastro Multifinalitário</w:t>
            </w:r>
            <w:r>
              <w:rPr>
                <w:noProof/>
                <w:webHidden/>
              </w:rPr>
              <w:tab/>
            </w:r>
            <w:r>
              <w:rPr>
                <w:noProof/>
                <w:webHidden/>
              </w:rPr>
              <w:fldChar w:fldCharType="begin"/>
            </w:r>
            <w:r>
              <w:rPr>
                <w:noProof/>
                <w:webHidden/>
              </w:rPr>
              <w:instrText xml:space="preserve"> PAGEREF _Toc225178140 \h </w:instrText>
            </w:r>
            <w:r>
              <w:rPr>
                <w:noProof/>
                <w:webHidden/>
              </w:rPr>
            </w:r>
            <w:r>
              <w:rPr>
                <w:noProof/>
                <w:webHidden/>
              </w:rPr>
              <w:fldChar w:fldCharType="separate"/>
            </w:r>
            <w:r>
              <w:rPr>
                <w:noProof/>
                <w:webHidden/>
              </w:rPr>
              <w:t>106</w:t>
            </w:r>
            <w:r>
              <w:rPr>
                <w:noProof/>
                <w:webHidden/>
              </w:rPr>
              <w:fldChar w:fldCharType="end"/>
            </w:r>
          </w:hyperlink>
        </w:p>
        <w:p w14:paraId="5C1BE8C9" w14:textId="2ACACB99"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41" w:history="1">
            <w:r w:rsidRPr="00C56BC4">
              <w:rPr>
                <w:rStyle w:val="Hyperlink"/>
                <w:noProof/>
              </w:rPr>
              <w:t>4.3.4</w:t>
            </w:r>
            <w:r>
              <w:rPr>
                <w:rFonts w:asciiTheme="minorHAnsi" w:eastAsiaTheme="minorEastAsia" w:hAnsiTheme="minorHAnsi"/>
                <w:b w:val="0"/>
                <w:noProof/>
                <w:kern w:val="2"/>
                <w:szCs w:val="24"/>
                <w:lang w:eastAsia="pt-BR"/>
                <w14:ligatures w14:val="standardContextual"/>
              </w:rPr>
              <w:tab/>
            </w:r>
            <w:r w:rsidRPr="00C56BC4">
              <w:rPr>
                <w:rStyle w:val="Hyperlink"/>
                <w:noProof/>
              </w:rPr>
              <w:t>Avaliação em massa de imóveis urbanos</w:t>
            </w:r>
            <w:r>
              <w:rPr>
                <w:noProof/>
                <w:webHidden/>
              </w:rPr>
              <w:tab/>
            </w:r>
            <w:r>
              <w:rPr>
                <w:noProof/>
                <w:webHidden/>
              </w:rPr>
              <w:fldChar w:fldCharType="begin"/>
            </w:r>
            <w:r>
              <w:rPr>
                <w:noProof/>
                <w:webHidden/>
              </w:rPr>
              <w:instrText xml:space="preserve"> PAGEREF _Toc225178141 \h </w:instrText>
            </w:r>
            <w:r>
              <w:rPr>
                <w:noProof/>
                <w:webHidden/>
              </w:rPr>
            </w:r>
            <w:r>
              <w:rPr>
                <w:noProof/>
                <w:webHidden/>
              </w:rPr>
              <w:fldChar w:fldCharType="separate"/>
            </w:r>
            <w:r>
              <w:rPr>
                <w:noProof/>
                <w:webHidden/>
              </w:rPr>
              <w:t>107</w:t>
            </w:r>
            <w:r>
              <w:rPr>
                <w:noProof/>
                <w:webHidden/>
              </w:rPr>
              <w:fldChar w:fldCharType="end"/>
            </w:r>
          </w:hyperlink>
        </w:p>
        <w:p w14:paraId="35BE5F0E" w14:textId="09CAB0EC"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42" w:history="1">
            <w:r w:rsidRPr="00C56BC4">
              <w:rPr>
                <w:rStyle w:val="Hyperlink"/>
                <w:noProof/>
              </w:rPr>
              <w:t>4.3.5</w:t>
            </w:r>
            <w:r>
              <w:rPr>
                <w:rFonts w:asciiTheme="minorHAnsi" w:eastAsiaTheme="minorEastAsia" w:hAnsiTheme="minorHAnsi"/>
                <w:b w:val="0"/>
                <w:noProof/>
                <w:kern w:val="2"/>
                <w:szCs w:val="24"/>
                <w:lang w:eastAsia="pt-BR"/>
                <w14:ligatures w14:val="standardContextual"/>
              </w:rPr>
              <w:tab/>
            </w:r>
            <w:r w:rsidRPr="00C56BC4">
              <w:rPr>
                <w:rStyle w:val="Hyperlink"/>
                <w:noProof/>
              </w:rPr>
              <w:t>Baixo custo</w:t>
            </w:r>
            <w:r>
              <w:rPr>
                <w:noProof/>
                <w:webHidden/>
              </w:rPr>
              <w:tab/>
            </w:r>
            <w:r>
              <w:rPr>
                <w:noProof/>
                <w:webHidden/>
              </w:rPr>
              <w:fldChar w:fldCharType="begin"/>
            </w:r>
            <w:r>
              <w:rPr>
                <w:noProof/>
                <w:webHidden/>
              </w:rPr>
              <w:instrText xml:space="preserve"> PAGEREF _Toc225178142 \h </w:instrText>
            </w:r>
            <w:r>
              <w:rPr>
                <w:noProof/>
                <w:webHidden/>
              </w:rPr>
            </w:r>
            <w:r>
              <w:rPr>
                <w:noProof/>
                <w:webHidden/>
              </w:rPr>
              <w:fldChar w:fldCharType="separate"/>
            </w:r>
            <w:r>
              <w:rPr>
                <w:noProof/>
                <w:webHidden/>
              </w:rPr>
              <w:t>107</w:t>
            </w:r>
            <w:r>
              <w:rPr>
                <w:noProof/>
                <w:webHidden/>
              </w:rPr>
              <w:fldChar w:fldCharType="end"/>
            </w:r>
          </w:hyperlink>
        </w:p>
        <w:p w14:paraId="63517579" w14:textId="4386D662"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43" w:history="1">
            <w:r w:rsidRPr="00C56BC4">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CONCLUSÃO</w:t>
            </w:r>
            <w:r>
              <w:rPr>
                <w:noProof/>
                <w:webHidden/>
              </w:rPr>
              <w:tab/>
            </w:r>
            <w:r>
              <w:rPr>
                <w:noProof/>
                <w:webHidden/>
              </w:rPr>
              <w:fldChar w:fldCharType="begin"/>
            </w:r>
            <w:r>
              <w:rPr>
                <w:noProof/>
                <w:webHidden/>
              </w:rPr>
              <w:instrText xml:space="preserve"> PAGEREF _Toc225178143 \h </w:instrText>
            </w:r>
            <w:r>
              <w:rPr>
                <w:noProof/>
                <w:webHidden/>
              </w:rPr>
            </w:r>
            <w:r>
              <w:rPr>
                <w:noProof/>
                <w:webHidden/>
              </w:rPr>
              <w:fldChar w:fldCharType="separate"/>
            </w:r>
            <w:r>
              <w:rPr>
                <w:noProof/>
                <w:webHidden/>
              </w:rPr>
              <w:t>109</w:t>
            </w:r>
            <w:r>
              <w:rPr>
                <w:noProof/>
                <w:webHidden/>
              </w:rPr>
              <w:fldChar w:fldCharType="end"/>
            </w:r>
          </w:hyperlink>
        </w:p>
        <w:p w14:paraId="4714978C" w14:textId="4405FA98"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4" w:history="1">
            <w:r w:rsidRPr="00C56BC4">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C56BC4">
              <w:rPr>
                <w:rStyle w:val="Hyperlink"/>
                <w:noProof/>
              </w:rPr>
              <w:t>OBJETIVOS ALCANÇADOS</w:t>
            </w:r>
            <w:r>
              <w:rPr>
                <w:noProof/>
                <w:webHidden/>
              </w:rPr>
              <w:tab/>
            </w:r>
            <w:r>
              <w:rPr>
                <w:noProof/>
                <w:webHidden/>
              </w:rPr>
              <w:fldChar w:fldCharType="begin"/>
            </w:r>
            <w:r>
              <w:rPr>
                <w:noProof/>
                <w:webHidden/>
              </w:rPr>
              <w:instrText xml:space="preserve"> PAGEREF _Toc225178144 \h </w:instrText>
            </w:r>
            <w:r>
              <w:rPr>
                <w:noProof/>
                <w:webHidden/>
              </w:rPr>
            </w:r>
            <w:r>
              <w:rPr>
                <w:noProof/>
                <w:webHidden/>
              </w:rPr>
              <w:fldChar w:fldCharType="separate"/>
            </w:r>
            <w:r>
              <w:rPr>
                <w:noProof/>
                <w:webHidden/>
              </w:rPr>
              <w:t>109</w:t>
            </w:r>
            <w:r>
              <w:rPr>
                <w:noProof/>
                <w:webHidden/>
              </w:rPr>
              <w:fldChar w:fldCharType="end"/>
            </w:r>
          </w:hyperlink>
        </w:p>
        <w:p w14:paraId="7C06A19C" w14:textId="1B20E17E"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5" w:history="1">
            <w:r w:rsidRPr="00C56BC4">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C56BC4">
              <w:rPr>
                <w:rStyle w:val="Hyperlink"/>
                <w:noProof/>
              </w:rPr>
              <w:t>PRINCIPAIS RESULTADOS DA PESQUISA</w:t>
            </w:r>
            <w:r>
              <w:rPr>
                <w:noProof/>
                <w:webHidden/>
              </w:rPr>
              <w:tab/>
            </w:r>
            <w:r>
              <w:rPr>
                <w:noProof/>
                <w:webHidden/>
              </w:rPr>
              <w:fldChar w:fldCharType="begin"/>
            </w:r>
            <w:r>
              <w:rPr>
                <w:noProof/>
                <w:webHidden/>
              </w:rPr>
              <w:instrText xml:space="preserve"> PAGEREF _Toc225178145 \h </w:instrText>
            </w:r>
            <w:r>
              <w:rPr>
                <w:noProof/>
                <w:webHidden/>
              </w:rPr>
            </w:r>
            <w:r>
              <w:rPr>
                <w:noProof/>
                <w:webHidden/>
              </w:rPr>
              <w:fldChar w:fldCharType="separate"/>
            </w:r>
            <w:r>
              <w:rPr>
                <w:noProof/>
                <w:webHidden/>
              </w:rPr>
              <w:t>109</w:t>
            </w:r>
            <w:r>
              <w:rPr>
                <w:noProof/>
                <w:webHidden/>
              </w:rPr>
              <w:fldChar w:fldCharType="end"/>
            </w:r>
          </w:hyperlink>
        </w:p>
        <w:p w14:paraId="2572D004" w14:textId="18B20661"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6" w:history="1">
            <w:r w:rsidRPr="00C56BC4">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C56BC4">
              <w:rPr>
                <w:rStyle w:val="Hyperlink"/>
                <w:noProof/>
              </w:rPr>
              <w:t>RECOMENDAÇÕES</w:t>
            </w:r>
            <w:r>
              <w:rPr>
                <w:noProof/>
                <w:webHidden/>
              </w:rPr>
              <w:tab/>
            </w:r>
            <w:r>
              <w:rPr>
                <w:noProof/>
                <w:webHidden/>
              </w:rPr>
              <w:fldChar w:fldCharType="begin"/>
            </w:r>
            <w:r>
              <w:rPr>
                <w:noProof/>
                <w:webHidden/>
              </w:rPr>
              <w:instrText xml:space="preserve"> PAGEREF _Toc225178146 \h </w:instrText>
            </w:r>
            <w:r>
              <w:rPr>
                <w:noProof/>
                <w:webHidden/>
              </w:rPr>
            </w:r>
            <w:r>
              <w:rPr>
                <w:noProof/>
                <w:webHidden/>
              </w:rPr>
              <w:fldChar w:fldCharType="separate"/>
            </w:r>
            <w:r>
              <w:rPr>
                <w:noProof/>
                <w:webHidden/>
              </w:rPr>
              <w:t>110</w:t>
            </w:r>
            <w:r>
              <w:rPr>
                <w:noProof/>
                <w:webHidden/>
              </w:rPr>
              <w:fldChar w:fldCharType="end"/>
            </w:r>
          </w:hyperlink>
        </w:p>
        <w:p w14:paraId="40A2E41F" w14:textId="4E6E3A85"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7" w:history="1">
            <w:r w:rsidRPr="00C56BC4">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C56BC4">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_Toc225178147 \h </w:instrText>
            </w:r>
            <w:r>
              <w:rPr>
                <w:noProof/>
                <w:webHidden/>
              </w:rPr>
            </w:r>
            <w:r>
              <w:rPr>
                <w:noProof/>
                <w:webHidden/>
              </w:rPr>
              <w:fldChar w:fldCharType="separate"/>
            </w:r>
            <w:r>
              <w:rPr>
                <w:noProof/>
                <w:webHidden/>
              </w:rPr>
              <w:t>110</w:t>
            </w:r>
            <w:r>
              <w:rPr>
                <w:noProof/>
                <w:webHidden/>
              </w:rPr>
              <w:fldChar w:fldCharType="end"/>
            </w:r>
          </w:hyperlink>
        </w:p>
        <w:p w14:paraId="44165BB8" w14:textId="0D797FA6"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8" w:history="1">
            <w:r w:rsidRPr="00C56BC4">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C56BC4">
              <w:rPr>
                <w:rStyle w:val="Hyperlink"/>
                <w:noProof/>
              </w:rPr>
              <w:t>CONSIDERAÇÕES FINAIS</w:t>
            </w:r>
            <w:r>
              <w:rPr>
                <w:noProof/>
                <w:webHidden/>
              </w:rPr>
              <w:tab/>
            </w:r>
            <w:r>
              <w:rPr>
                <w:noProof/>
                <w:webHidden/>
              </w:rPr>
              <w:fldChar w:fldCharType="begin"/>
            </w:r>
            <w:r>
              <w:rPr>
                <w:noProof/>
                <w:webHidden/>
              </w:rPr>
              <w:instrText xml:space="preserve"> PAGEREF _Toc225178148 \h </w:instrText>
            </w:r>
            <w:r>
              <w:rPr>
                <w:noProof/>
                <w:webHidden/>
              </w:rPr>
            </w:r>
            <w:r>
              <w:rPr>
                <w:noProof/>
                <w:webHidden/>
              </w:rPr>
              <w:fldChar w:fldCharType="separate"/>
            </w:r>
            <w:r>
              <w:rPr>
                <w:noProof/>
                <w:webHidden/>
              </w:rPr>
              <w:t>111</w:t>
            </w:r>
            <w:r>
              <w:rPr>
                <w:noProof/>
                <w:webHidden/>
              </w:rPr>
              <w:fldChar w:fldCharType="end"/>
            </w:r>
          </w:hyperlink>
        </w:p>
        <w:p w14:paraId="28C96F3F" w14:textId="12217B79"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49" w:history="1">
            <w:r w:rsidRPr="00C56BC4">
              <w:rPr>
                <w:rStyle w:val="Hyperlink"/>
                <w:noProof/>
                <w14:scene3d>
                  <w14:camera w14:prst="orthographicFront"/>
                  <w14:lightRig w14:rig="threePt" w14:dir="t">
                    <w14:rot w14:lat="0" w14:lon="0" w14:rev="0"/>
                  </w14:lightRig>
                </w14:scene3d>
              </w:rPr>
              <w:t>6</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ANEXOS</w:t>
            </w:r>
            <w:r>
              <w:rPr>
                <w:noProof/>
                <w:webHidden/>
              </w:rPr>
              <w:tab/>
            </w:r>
            <w:r>
              <w:rPr>
                <w:noProof/>
                <w:webHidden/>
              </w:rPr>
              <w:fldChar w:fldCharType="begin"/>
            </w:r>
            <w:r>
              <w:rPr>
                <w:noProof/>
                <w:webHidden/>
              </w:rPr>
              <w:instrText xml:space="preserve"> PAGEREF _Toc225178149 \h </w:instrText>
            </w:r>
            <w:r>
              <w:rPr>
                <w:noProof/>
                <w:webHidden/>
              </w:rPr>
            </w:r>
            <w:r>
              <w:rPr>
                <w:noProof/>
                <w:webHidden/>
              </w:rPr>
              <w:fldChar w:fldCharType="separate"/>
            </w:r>
            <w:r>
              <w:rPr>
                <w:noProof/>
                <w:webHidden/>
              </w:rPr>
              <w:t>116</w:t>
            </w:r>
            <w:r>
              <w:rPr>
                <w:noProof/>
                <w:webHidden/>
              </w:rPr>
              <w:fldChar w:fldCharType="end"/>
            </w:r>
          </w:hyperlink>
        </w:p>
        <w:p w14:paraId="5C1B4820" w14:textId="52BD8FB7" w:rsidR="009F4655" w:rsidRDefault="009F4655">
          <w:r>
            <w:rPr>
              <w:b/>
              <w:bCs/>
            </w:rPr>
            <w:fldChar w:fldCharType="end"/>
          </w:r>
        </w:p>
      </w:sdtContent>
    </w:sdt>
    <w:p w14:paraId="05BE3D31" w14:textId="77777777" w:rsidR="00DA5790" w:rsidRPr="009B6CCF" w:rsidRDefault="00DA5790"/>
    <w:p w14:paraId="7E7D36B9" w14:textId="190CF888" w:rsidR="006D3D4B" w:rsidRPr="009B6CCF" w:rsidRDefault="006D3D4B" w:rsidP="009B6CCF">
      <w:pPr>
        <w:pStyle w:val="Ttulo1"/>
      </w:pPr>
      <w:bookmarkStart w:id="3" w:name="_Toc225178100"/>
      <w:r w:rsidRPr="009B6CCF">
        <w:lastRenderedPageBreak/>
        <w:t>INTRODUÇÃO</w:t>
      </w:r>
      <w:bookmarkEnd w:id="3"/>
    </w:p>
    <w:p w14:paraId="3563C027" w14:textId="77777777" w:rsidR="00782A21" w:rsidRDefault="00F4744E" w:rsidP="00164854">
      <w:r w:rsidRPr="00F4744E">
        <w:t xml:space="preserve">A espacialização da malha fundiária urbana é um pilar fundamental para a gestão municipal contemporânea. Essa prática contribui diretamente para o planejamento urbano ao permitir a identificação precisa do uso e ocupação do solo, além de potencializar a eficiência da arrecadação tributária. Paralelamente, favorece a regularização fundiária, oferece suporte à gestão integrada de serviços públicos e fortalece a segurança jurídica nas transações imobiliárias. Do ponto de vista institucional, o georreferenciamento viabiliza uma administração pública moderna, alinhada a sistemas de informação geográfica e em conformidade com legislações federais e </w:t>
      </w:r>
      <w:r w:rsidRPr="00441D96">
        <w:t>exigências governamentais</w:t>
      </w:r>
      <w:r w:rsidR="00164854">
        <w:t>,</w:t>
      </w:r>
      <w:r w:rsidR="00441D96" w:rsidRPr="00441D96">
        <w:t xml:space="preserve"> </w:t>
      </w:r>
      <w:r w:rsidR="00164854">
        <w:t>como o Estatuto da Cidade e o Sistema Nacional de Gestão de Informações Territoriais (SINTER)</w:t>
      </w:r>
      <w:r w:rsidRPr="00F4744E">
        <w:t>. Além disso, constitui um instrumento essencial para a redução de riscos urbanos, formulação de políticas sociais e promoção da transparência pública.</w:t>
      </w:r>
      <w:r w:rsidR="006D3D4B" w:rsidRPr="009B6CCF">
        <w:t xml:space="preserve"> </w:t>
      </w:r>
    </w:p>
    <w:p w14:paraId="24A94940" w14:textId="3065722B"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Pr="009B6CCF"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Enemark, McLaren e Lemmen</w:t>
      </w:r>
      <w:r>
        <w:t xml:space="preserve"> </w:t>
      </w:r>
      <w:commentRangeStart w:id="4"/>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commentRangeEnd w:id="4"/>
      <w:r w:rsidR="0075417C" w:rsidRPr="00097915">
        <w:rPr>
          <w:rStyle w:val="Refdecomentrio"/>
          <w:sz w:val="24"/>
          <w:szCs w:val="22"/>
        </w:rPr>
        <w:commentReference w:id="4"/>
      </w:r>
      <w:r w:rsidRPr="00097915">
        <w:t>, defende que a administração de terras deve 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022597D3" w14:textId="6ED3017E" w:rsidR="00DE718D" w:rsidRDefault="00DE718D" w:rsidP="006D3D4B">
      <w:r w:rsidRPr="00DE718D">
        <w:t xml:space="preserve">Nesse contexto, a integração de bases de dados heterogêneas torna-se viável por meio do uso de cadastros governamentais e ferramentas colaborativas. O </w:t>
      </w:r>
      <w:r w:rsidRPr="00014446">
        <w:t>Cadastro Nacional de Endereços para Fins Estatísticos (CNEFE),</w:t>
      </w:r>
      <w:r w:rsidRPr="00DE718D">
        <w:t xml:space="preserve"> mantido pelo IBGE</w:t>
      </w:r>
      <w:r w:rsidR="002E2987">
        <w:t xml:space="preserve"> </w:t>
      </w:r>
      <w:r w:rsidR="002E2987" w:rsidRPr="009B6CCF">
        <w:fldChar w:fldCharType="begin"/>
      </w:r>
      <w:r w:rsidR="00C53857">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2E2987" w:rsidRPr="009B6CCF">
        <w:fldChar w:fldCharType="separate"/>
      </w:r>
      <w:r w:rsidR="002E2987" w:rsidRPr="009B6CCF">
        <w:rPr>
          <w:rFonts w:cs="Arial"/>
        </w:rPr>
        <w:t>(2025a)</w:t>
      </w:r>
      <w:r w:rsidR="002E2987" w:rsidRPr="009B6CCF">
        <w:fldChar w:fldCharType="end"/>
      </w:r>
      <w:r w:rsidRPr="00DE718D">
        <w:t xml:space="preserve">, destaca-se como uma fonte rica de informações geoespaciais e textuais. </w:t>
      </w:r>
      <w:r w:rsidRPr="00DE718D">
        <w:lastRenderedPageBreak/>
        <w:t xml:space="preserve">Complementarmente, o </w:t>
      </w:r>
      <w:r w:rsidRPr="00014446">
        <w:rPr>
          <w:i/>
          <w:iCs/>
        </w:rPr>
        <w:t xml:space="preserve">OpenStreetMap </w:t>
      </w:r>
      <w:r w:rsidRPr="00014446">
        <w:t>(OSM)</w:t>
      </w:r>
      <w:r w:rsidRPr="00DE718D">
        <w:t xml:space="preserve"> oferece uma base cartográfica global e colaborativa de alta dinâmica de atualização. Quando cruzados com o </w:t>
      </w:r>
      <w:r w:rsidR="009D46FB">
        <w:t>Cadastro Territorial Urbano</w:t>
      </w:r>
      <w:r w:rsidRPr="003A793A">
        <w:t xml:space="preserve"> </w:t>
      </w:r>
      <w:r w:rsidRPr="00DE718D">
        <w:t xml:space="preserve">(frequentemente referido como </w:t>
      </w:r>
      <w:r w:rsidR="009D46FB">
        <w:t>CTU/</w:t>
      </w:r>
      <w:r w:rsidRPr="00DE718D">
        <w:t>CIATA), que detém os registros administrativos e tributários das parcelas, esses dados permitem a reconstrução digital da malha urbana de forma automatizada e com baixo investimento financeiro.</w:t>
      </w:r>
    </w:p>
    <w:p w14:paraId="56762681" w14:textId="167F28CD" w:rsidR="006D3D4B" w:rsidRDefault="006D3D4B" w:rsidP="006D3D4B">
      <w:r w:rsidRPr="009B6CCF">
        <w:t xml:space="preserve">No Brasil, por exemplo, o Cadastro Nacional de Endereços para Fins Estatísticos (CNEFE), iniciativa do IBGE voltada à coleta e organização de informações de endereços para fins censitários do IBGE (Instituto Brasileiro de Geografia e Estatística) </w:t>
      </w:r>
      <w:r w:rsidR="006D713C" w:rsidRPr="009B6CCF">
        <w:fldChar w:fldCharType="begin"/>
      </w:r>
      <w:r w:rsidR="00C53857">
        <w:instrText xml:space="preserve"> ADDIN ZOTERO_ITEM CSL_CITATION {"citationID":"qruMxlJo","properties":{"formattedCitation":"(IBGE,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6D713C" w:rsidRPr="009B6CCF">
        <w:fldChar w:fldCharType="separate"/>
      </w:r>
      <w:r w:rsidR="000974F0" w:rsidRPr="009B6CCF">
        <w:rPr>
          <w:rFonts w:cs="Arial"/>
        </w:rPr>
        <w:t>(IBGE, 2025a)</w:t>
      </w:r>
      <w:r w:rsidR="006D713C" w:rsidRPr="009B6CCF">
        <w:fldChar w:fldCharType="end"/>
      </w:r>
      <w:r w:rsidRPr="009B6CCF">
        <w:t xml:space="preserve">, apresenta-se como uma alternativa relevante para ser utilizada em conjunto com o mapeamento cadastral e outras geotecnologias na gestão urbana dos municípios brasileiros. </w:t>
      </w:r>
    </w:p>
    <w:p w14:paraId="41FE256F" w14:textId="77777777" w:rsidR="00651BA6" w:rsidRDefault="00651BA6" w:rsidP="006D3D4B">
      <w:r w:rsidRPr="00651BA6">
        <w:t>Diante deste panorama, propõe-se a seguinte questão de pesquisa: “</w:t>
      </w:r>
      <w:r w:rsidRPr="009A2B79">
        <w:rPr>
          <w:i/>
          <w:iCs/>
        </w:rPr>
        <w:t>Como viabilizar a estruturação de uma base cartográfica confiável em municípios de pequeno porte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3A2F0AF" w14:textId="77777777" w:rsidR="00E226EA" w:rsidRPr="004B126E" w:rsidRDefault="00E226EA" w:rsidP="00E05D45">
      <w:pPr>
        <w:rPr>
          <w:highlight w:val="yellow"/>
        </w:rPr>
      </w:pPr>
    </w:p>
    <w:p w14:paraId="40C20D63" w14:textId="2524E863" w:rsidR="00E05D45" w:rsidRPr="00177412" w:rsidRDefault="00803AE5" w:rsidP="002D729A">
      <w:pPr>
        <w:pStyle w:val="Ttulo2"/>
      </w:pPr>
      <w:bookmarkStart w:id="5" w:name="_Toc225178101"/>
      <w:r w:rsidRPr="00177412">
        <w:t>OBJETIVOS</w:t>
      </w:r>
      <w:bookmarkEnd w:id="5"/>
    </w:p>
    <w:p w14:paraId="4A6E5A69" w14:textId="1424B38C" w:rsidR="00A7322B" w:rsidRDefault="00CD6617" w:rsidP="006D3D4B">
      <w:r w:rsidRPr="00CD6617">
        <w:t xml:space="preserve">O objetivo geral deste trabalho é desenvolver e validar uma metodologia de georreferenciamento automatizado de alta aplicabilidade e baixo custo operacional, fundamentada em bases de dados públicas, visando a obtenção de acurácia posicional compatível com os padrões técnicos exigidos para o planejamento urbano em nível macro, sendo suficiente para a análise de diretrizes territoriais e </w:t>
      </w:r>
      <w:r w:rsidR="002E2F45">
        <w:t xml:space="preserve">para </w:t>
      </w:r>
      <w:r w:rsidRPr="00CD6617">
        <w:t xml:space="preserve">integração </w:t>
      </w:r>
      <w:r w:rsidR="00392134">
        <w:t>com</w:t>
      </w:r>
      <w:r w:rsidRPr="00CD6617">
        <w:t xml:space="preserve"> bases governamentais.</w:t>
      </w:r>
    </w:p>
    <w:p w14:paraId="504C3D0B" w14:textId="2BD8CE03" w:rsidR="003A31D6" w:rsidRPr="0039020A" w:rsidRDefault="0039020A" w:rsidP="006222B5">
      <w:pPr>
        <w:rPr>
          <w:b/>
        </w:rPr>
      </w:pPr>
      <w:r w:rsidRPr="0039020A">
        <w:t>Para o alcance deste objetivo principal, definiram-se os seguintes objetivos específicos:</w:t>
      </w:r>
    </w:p>
    <w:p w14:paraId="6D0F2A41" w14:textId="5D069E24" w:rsidR="00D66C68" w:rsidRDefault="00D66C68" w:rsidP="00D8436F">
      <w:pPr>
        <w:pStyle w:val="PargrafodaLista"/>
        <w:numPr>
          <w:ilvl w:val="0"/>
          <w:numId w:val="26"/>
        </w:numPr>
      </w:pPr>
      <w:r>
        <w:t xml:space="preserve">Desenvolver e implementar um fluxo de trabalho automatizado para a integração de dados alfanuméricos provenientes do </w:t>
      </w:r>
      <w:r w:rsidR="00C236F1">
        <w:t>cadastro municipa</w:t>
      </w:r>
      <w:r w:rsidR="00F155C6">
        <w:t>l</w:t>
      </w:r>
      <w:r w:rsidR="00C236F1">
        <w:t xml:space="preserve"> </w:t>
      </w:r>
      <w:r>
        <w:lastRenderedPageBreak/>
        <w:t xml:space="preserve">com as bases geográficas </w:t>
      </w:r>
      <w:r w:rsidR="00471918">
        <w:t xml:space="preserve">do CNEFE e </w:t>
      </w:r>
      <w:r w:rsidR="00D31A49">
        <w:t>d</w:t>
      </w:r>
      <w:r>
        <w:t xml:space="preserve">o </w:t>
      </w:r>
      <w:r w:rsidRPr="00923947">
        <w:rPr>
          <w:i/>
          <w:iCs/>
        </w:rPr>
        <w:t>OpenStreetMap</w:t>
      </w:r>
      <w:r>
        <w:t xml:space="preserve">, visando a </w:t>
      </w:r>
      <w:r w:rsidR="00397113">
        <w:t>identificação</w:t>
      </w:r>
      <w:r>
        <w:t xml:space="preserve"> e orientação espacial de faces e quadras urbanas.</w:t>
      </w:r>
    </w:p>
    <w:p w14:paraId="77C37092" w14:textId="08FCE402" w:rsidR="00D66C68" w:rsidRDefault="00C27AE2" w:rsidP="00D8436F">
      <w:pPr>
        <w:pStyle w:val="PargrafodaLista"/>
        <w:numPr>
          <w:ilvl w:val="0"/>
          <w:numId w:val="26"/>
        </w:numPr>
      </w:pPr>
      <w:r w:rsidRPr="00C27AE2">
        <w:t>Avaliar a acurácia posicional do método proposto por meio de testes estatísticos de tendência e precisão, confrontando os resultados gerados com coordenadas de referência para verificar a sua viabilidade técnica</w:t>
      </w:r>
      <w:r w:rsidR="00D66C68">
        <w:t>.</w:t>
      </w:r>
    </w:p>
    <w:p w14:paraId="1866D558" w14:textId="04FDD6FD" w:rsidR="00F23D97" w:rsidRDefault="00D259ED">
      <w:pPr>
        <w:pStyle w:val="PargrafodaLista"/>
        <w:numPr>
          <w:ilvl w:val="0"/>
          <w:numId w:val="26"/>
        </w:numPr>
      </w:pPr>
      <w:r w:rsidRPr="00D259ED">
        <w:t>Analisar a viabilidade da metodologia como alternativa para a atualização cadastral em municípios de pequeno e médio porte, comparando a eficiência do processamento massivo automatizado em relação aos métodos de levantamento topográfico convencionais.</w:t>
      </w:r>
    </w:p>
    <w:p w14:paraId="2ABF52A9" w14:textId="77777777" w:rsidR="006F02B5" w:rsidRDefault="006F02B5" w:rsidP="006F02B5"/>
    <w:p w14:paraId="1FB9152D" w14:textId="77777777" w:rsidR="006F02B5" w:rsidRDefault="006F02B5" w:rsidP="002D729A">
      <w:pPr>
        <w:pStyle w:val="Ttulo2"/>
      </w:pPr>
      <w:bookmarkStart w:id="6" w:name="_Toc225178102"/>
      <w:commentRangeStart w:id="7"/>
      <w:r w:rsidRPr="009B6CCF">
        <w:t>Aderência ao Programa</w:t>
      </w:r>
      <w:bookmarkEnd w:id="6"/>
      <w:commentRangeEnd w:id="7"/>
      <w:r w:rsidR="0075417C">
        <w:rPr>
          <w:rStyle w:val="Refdecomentrio"/>
          <w:sz w:val="24"/>
          <w:szCs w:val="26"/>
        </w:rPr>
        <w:commentReference w:id="7"/>
      </w:r>
    </w:p>
    <w:p w14:paraId="1A6E1B71" w14:textId="77777777" w:rsidR="006F02B5" w:rsidRDefault="006F02B5" w:rsidP="006F02B5">
      <w:r>
        <w:t>Esta dissertação apresenta o desenvolvimento de uma metodologia para a espacialização massiva de parcelas da malha urbana, fundamentada estritamente em bases de dados públicas e gratuitas. O trabalho está inserido 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multifinalitária que incorpora cadastros temáticos – ambiental, social, de infraestrutura e moradia –, visando subsidiar avanços na legislação e na capacitação da gestão municipal.</w:t>
      </w:r>
    </w:p>
    <w:p w14:paraId="0D1F8B75" w14:textId="4B1E42C8" w:rsidR="006F02B5" w:rsidRDefault="006F02B5" w:rsidP="006F02B5">
      <w:r>
        <w:t xml:space="preserve">A pesquisa foi desenvolvida 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t xml:space="preserve"> Para tanto, utilizou-se a base do Cadastro Nacional de Endereços para Fins Estatísticos (CNEFE) em conjunto com informações colaborativas do </w:t>
      </w:r>
      <w:r w:rsidRPr="002C32EE">
        <w:rPr>
          <w:i/>
          <w:iCs/>
        </w:rPr>
        <w:t>OpenStreetMap</w:t>
      </w:r>
      <w:r>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lastRenderedPageBreak/>
        <w:t xml:space="preserve">O tema proposto converge </w:t>
      </w:r>
      <w:r>
        <w:t>com o</w:t>
      </w:r>
      <w:r w:rsidR="00073B19">
        <w:t xml:space="preserve"> de outros </w:t>
      </w:r>
      <w:r w:rsidRPr="00B56A05">
        <w:t>trabalhos acadêmicos já desenvolvidos no programa, os quais abordam temas centrais da gestão territorial, 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798B5E01" w:rsidR="005C02FA" w:rsidRDefault="005C02FA" w:rsidP="005C02FA">
      <w:pPr>
        <w:pStyle w:val="Legenda"/>
      </w:pPr>
      <w:r>
        <w:t xml:space="preserve">Quadro </w:t>
      </w:r>
      <w:fldSimple w:instr=" SEQ Quadro \* ARABIC ">
        <w:r w:rsidR="00B26160">
          <w:rPr>
            <w:noProof/>
          </w:rPr>
          <w:t>1</w:t>
        </w:r>
      </w:fldSimple>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Panchiniak,</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Sinter</w:t>
            </w:r>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Kaliu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Yoshitaka</w:t>
            </w:r>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sobre o solo (footprint)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Siconelo, Angelo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Caminhos para a universalização do CIB: proposta de participação do titular do imóvel no módulo urbano do Sinter</w:t>
            </w:r>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r>
              <w:rPr>
                <w:rFonts w:cs="Arial"/>
                <w:sz w:val="18"/>
                <w:szCs w:val="18"/>
              </w:rPr>
              <w:t>Sinter</w:t>
            </w:r>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commentRangeStart w:id="8"/>
      <w:r w:rsidR="006F02B5" w:rsidRPr="00884F72">
        <w:t xml:space="preserve">Alinhada à premissa de automação e processamento massivo, destaca-se a dissertação de </w:t>
      </w:r>
      <w:commentRangeStart w:id="9"/>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commentRangeEnd w:id="9"/>
      <w:r w:rsidR="00F6767D" w:rsidRPr="00884F72">
        <w:rPr>
          <w:rStyle w:val="Refdecomentrio"/>
          <w:sz w:val="24"/>
          <w:szCs w:val="22"/>
        </w:rPr>
        <w:commentReference w:id="9"/>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w:t>
      </w:r>
      <w:commentRangeStart w:id="10"/>
      <w:r w:rsidR="006F02B5" w:rsidRPr="00A32BD0">
        <w:t xml:space="preserve">Programa de Pós-Graduação em Engenharia de Transportes e Gestão Territorial </w:t>
      </w:r>
      <w:r w:rsidR="006F02B5">
        <w:t xml:space="preserve">– </w:t>
      </w:r>
      <w:r w:rsidR="006F02B5" w:rsidRPr="00A32BD0">
        <w:t>PPGTG/UFSC</w:t>
      </w:r>
      <w:commentRangeEnd w:id="10"/>
      <w:r w:rsidR="00F6767D" w:rsidRPr="00884F72">
        <w:rPr>
          <w:rStyle w:val="Refdecomentrio"/>
          <w:sz w:val="24"/>
          <w:szCs w:val="22"/>
        </w:rPr>
        <w:commentReference w:id="10"/>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commentRangeEnd w:id="8"/>
      <w:r w:rsidR="0075417C">
        <w:rPr>
          <w:rStyle w:val="Refdecomentrio"/>
          <w:sz w:val="24"/>
          <w:szCs w:val="22"/>
        </w:rPr>
        <w:commentReference w:id="8"/>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050B3155" w14:textId="77777777" w:rsidR="001D58F3" w:rsidRPr="009B6CCF" w:rsidRDefault="001D58F3" w:rsidP="006F02B5"/>
    <w:p w14:paraId="7C3118FD" w14:textId="15E60081" w:rsidR="006F02B5" w:rsidRDefault="001D58F3" w:rsidP="002D729A">
      <w:pPr>
        <w:pStyle w:val="Ttulo2"/>
      </w:pPr>
      <w:bookmarkStart w:id="11" w:name="_Toc225178103"/>
      <w:r w:rsidRPr="001D58F3">
        <w:t>Estrutura da Dissertação</w:t>
      </w:r>
      <w:bookmarkEnd w:id="11"/>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77777777" w:rsidR="009C15E6" w:rsidRPr="009C15E6" w:rsidRDefault="009C15E6" w:rsidP="009C15E6">
      <w:pPr>
        <w:numPr>
          <w:ilvl w:val="0"/>
          <w:numId w:val="47"/>
        </w:numPr>
      </w:pPr>
      <w:r w:rsidRPr="009C15E6">
        <w:rPr>
          <w:b/>
          <w:bCs/>
        </w:rPr>
        <w:t>Capítulo 1 (Introdução):</w:t>
      </w:r>
      <w:r w:rsidRPr="009C15E6">
        <w:t xml:space="preserve"> Contextualiza o panorama do cadastro municipal brasileiro e a necessidade de métodos ágeis para a espacialização da malha urbana, apresentando o problema, os objetivos e a relevância institucional do convênio RFB/UFSC.</w:t>
      </w:r>
    </w:p>
    <w:p w14:paraId="24D9F25C" w14:textId="77777777" w:rsidR="009C15E6" w:rsidRPr="009C15E6" w:rsidRDefault="009C15E6" w:rsidP="009C15E6">
      <w:pPr>
        <w:numPr>
          <w:ilvl w:val="0"/>
          <w:numId w:val="47"/>
        </w:numPr>
      </w:pPr>
      <w:r w:rsidRPr="009C15E6">
        <w:rPr>
          <w:b/>
          <w:bCs/>
        </w:rPr>
        <w:t>Capítulo 2 (Referencial Teórico):</w:t>
      </w:r>
      <w:r w:rsidRPr="009C15E6">
        <w:t xml:space="preserve"> </w:t>
      </w:r>
      <w:commentRangeStart w:id="12"/>
      <w:r w:rsidRPr="009C15E6">
        <w:t xml:space="preserve">Apresenta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commentRangeEnd w:id="12"/>
      <w:r w:rsidR="008132EF" w:rsidRPr="009C15E6">
        <w:rPr>
          <w:rStyle w:val="Refdecomentrio"/>
          <w:sz w:val="24"/>
          <w:szCs w:val="22"/>
        </w:rPr>
        <w:commentReference w:id="12"/>
      </w:r>
    </w:p>
    <w:p w14:paraId="58337FC6" w14:textId="45A448CE" w:rsidR="009C15E6" w:rsidRPr="009C15E6" w:rsidRDefault="009C15E6" w:rsidP="009C15E6">
      <w:pPr>
        <w:numPr>
          <w:ilvl w:val="0"/>
          <w:numId w:val="47"/>
        </w:numPr>
      </w:pPr>
      <w:r w:rsidRPr="009C15E6">
        <w:rPr>
          <w:b/>
          <w:bCs/>
        </w:rPr>
        <w:t>Capítulo 3 (Metodologia):</w:t>
      </w:r>
      <w:r w:rsidRPr="009C15E6">
        <w:t xml:space="preserve"> Descreve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77777777" w:rsidR="009C15E6" w:rsidRPr="009C15E6" w:rsidRDefault="009C15E6" w:rsidP="009C15E6">
      <w:pPr>
        <w:numPr>
          <w:ilvl w:val="0"/>
          <w:numId w:val="47"/>
        </w:numPr>
      </w:pPr>
      <w:r w:rsidRPr="009C15E6">
        <w:rPr>
          <w:b/>
          <w:bCs/>
        </w:rPr>
        <w:t>Capítulo 4 (Resultados e Discussão):</w:t>
      </w:r>
      <w:r w:rsidRPr="009C15E6">
        <w:t xml:space="preserve"> Expõe os índices de vinculação obtidos e avalia a acurácia posicional frente ao planejamento urbano em nível macro, discutindo a utilidade das divergências encontradas como ferramenta de diagnóstico da integridade cadastral.</w:t>
      </w:r>
    </w:p>
    <w:p w14:paraId="50137929" w14:textId="77777777" w:rsidR="009C15E6" w:rsidRPr="009C15E6" w:rsidRDefault="009C15E6" w:rsidP="009C15E6">
      <w:pPr>
        <w:numPr>
          <w:ilvl w:val="0"/>
          <w:numId w:val="47"/>
        </w:numPr>
      </w:pPr>
      <w:r w:rsidRPr="009C15E6">
        <w:rPr>
          <w:b/>
          <w:bCs/>
        </w:rPr>
        <w:t>Capítulo 5 (Conclusão):</w:t>
      </w:r>
      <w:r w:rsidRPr="009C15E6">
        <w:t xml:space="preserve"> Sintetiza as contribuições do trabalho para a gestão territorial e o cumprimento de exigências governamentais, apresentando recomendações e o potencial de uso dos dados para futuras aplicações em </w:t>
      </w:r>
      <w:r w:rsidRPr="009C15E6">
        <w:rPr>
          <w:i/>
          <w:iCs/>
        </w:rPr>
        <w:t>deep learning</w:t>
      </w:r>
      <w:r w:rsidRPr="009C15E6">
        <w:t>.</w:t>
      </w:r>
    </w:p>
    <w:p w14:paraId="3ECDBF6C" w14:textId="77777777" w:rsidR="00097179" w:rsidRPr="00097179" w:rsidRDefault="00097179" w:rsidP="00097179"/>
    <w:p w14:paraId="3230E611" w14:textId="4D369D3D" w:rsidR="006D3D4B" w:rsidRPr="009B6CCF" w:rsidRDefault="006D3D4B" w:rsidP="009B6CCF">
      <w:pPr>
        <w:pStyle w:val="Ttulo1"/>
      </w:pPr>
      <w:bookmarkStart w:id="13" w:name="_Toc225178104"/>
      <w:commentRangeStart w:id="14"/>
      <w:r w:rsidRPr="009B6CCF">
        <w:lastRenderedPageBreak/>
        <w:t>REFERENCIAL TEÓRICO</w:t>
      </w:r>
      <w:bookmarkEnd w:id="13"/>
      <w:commentRangeEnd w:id="14"/>
      <w:r w:rsidR="0075417C" w:rsidRPr="009B6CCF">
        <w:rPr>
          <w:rStyle w:val="Refdecomentrio"/>
          <w:sz w:val="24"/>
          <w:szCs w:val="32"/>
        </w:rPr>
        <w:commentReference w:id="14"/>
      </w:r>
    </w:p>
    <w:p w14:paraId="67F16208" w14:textId="614631FA" w:rsidR="009018C7" w:rsidRDefault="006D3D4B" w:rsidP="006D3D4B">
      <w:commentRangeStart w:id="15"/>
      <w:r w:rsidRPr="009B6CCF">
        <w:t xml:space="preserve">O presente trabalho </w:t>
      </w:r>
      <w:r w:rsidR="00A44E81" w:rsidRPr="009B6CCF">
        <w:t xml:space="preserve">se </w:t>
      </w:r>
      <w:r w:rsidRPr="009B6CCF">
        <w:t>insere</w:t>
      </w:r>
      <w:r w:rsidR="00A44E81" w:rsidRPr="009B6CCF">
        <w:t xml:space="preserve"> </w:t>
      </w:r>
      <w:r w:rsidRPr="009B6CCF">
        <w:t xml:space="preserve">no campo da gestão territorial urbana, com ênfase na </w:t>
      </w:r>
      <w:r w:rsidR="00D1770C">
        <w:t>e</w:t>
      </w:r>
      <w:r w:rsidR="00D1770C" w:rsidRPr="00D1770C">
        <w:t>spacialização da malha fundiária urbana</w:t>
      </w:r>
      <w:r w:rsidRPr="009B6CCF">
        <w:t xml:space="preserve">, e </w:t>
      </w:r>
      <w:r w:rsidR="005E0968" w:rsidRPr="009B6CCF">
        <w:t>propõe</w:t>
      </w:r>
      <w:r w:rsidRPr="009B6CCF">
        <w:t xml:space="preserve"> </w:t>
      </w:r>
      <w:commentRangeStart w:id="16"/>
      <w:r w:rsidRPr="009B6CCF">
        <w:t>ressignificar</w:t>
      </w:r>
      <w:commentRangeEnd w:id="16"/>
      <w:r w:rsidR="00F6767D" w:rsidRPr="009B6CCF">
        <w:rPr>
          <w:rStyle w:val="Refdecomentrio"/>
          <w:sz w:val="24"/>
          <w:szCs w:val="22"/>
        </w:rPr>
        <w:commentReference w:id="16"/>
      </w:r>
      <w:r w:rsidRPr="009B6CCF">
        <w:t xml:space="preserve"> os cadastros urbanos por meio da </w:t>
      </w:r>
      <w:commentRangeStart w:id="17"/>
      <w:r w:rsidR="006370AE" w:rsidRPr="009B6CCF">
        <w:t>integração</w:t>
      </w:r>
      <w:r w:rsidRPr="009B6CCF">
        <w:t xml:space="preserve"> </w:t>
      </w:r>
      <w:r w:rsidR="006370AE" w:rsidRPr="009B6CCF">
        <w:t>de dados georreferenciado</w:t>
      </w:r>
      <w:r w:rsidR="009018C7" w:rsidRPr="009B6CCF">
        <w:t>s</w:t>
      </w:r>
      <w:commentRangeEnd w:id="17"/>
      <w:r w:rsidR="0075417C" w:rsidRPr="009B6CCF">
        <w:rPr>
          <w:rStyle w:val="Refdecomentrio"/>
          <w:sz w:val="24"/>
          <w:szCs w:val="22"/>
        </w:rPr>
        <w:commentReference w:id="17"/>
      </w:r>
      <w:r w:rsidR="009018C7" w:rsidRPr="009B6CCF">
        <w:t xml:space="preserve">. </w:t>
      </w:r>
      <w:commentRangeStart w:id="18"/>
      <w:commentRangeStart w:id="19"/>
      <w:r w:rsidR="009018C7" w:rsidRPr="009B6CCF">
        <w:t xml:space="preserve">A </w:t>
      </w:r>
      <w:r w:rsidRPr="009B6CCF">
        <w:t xml:space="preserve">abordagem </w:t>
      </w:r>
      <w:r w:rsidR="009018C7" w:rsidRPr="009B6CCF">
        <w:t xml:space="preserve">fundamenta-se na utilização </w:t>
      </w:r>
      <w:r w:rsidR="008D35B3">
        <w:t>d</w:t>
      </w:r>
      <w:r w:rsidR="00F06BB2">
        <w:t xml:space="preserve">e </w:t>
      </w:r>
      <w:r w:rsidR="00363DC2">
        <w:t>registros</w:t>
      </w:r>
      <w:r w:rsidR="008D35B3">
        <w:t xml:space="preserve"> do Cad</w:t>
      </w:r>
      <w:r w:rsidR="007506E2">
        <w:t>astro Territorial Urbano</w:t>
      </w:r>
      <w:r w:rsidR="00DD6EDC">
        <w:t xml:space="preserve"> (CTU/CIATA)</w:t>
      </w:r>
      <w:r w:rsidR="00A96CF2">
        <w:t xml:space="preserve"> </w:t>
      </w:r>
      <w:r w:rsidR="007639B9">
        <w:t xml:space="preserve">em conjunto com </w:t>
      </w:r>
      <w:r w:rsidR="009018C7" w:rsidRPr="009B6CCF">
        <w:t xml:space="preserve">bases de dados alfanuméricas de acesso público e gratuito, notadamente o Cadastro Nacional de Endereços para Fins Estatísticos (CNEFE) e o </w:t>
      </w:r>
      <w:r w:rsidR="009018C7" w:rsidRPr="006E079F">
        <w:rPr>
          <w:i/>
          <w:iCs/>
        </w:rPr>
        <w:t>OpenStreetMap</w:t>
      </w:r>
      <w:commentRangeEnd w:id="18"/>
      <w:r w:rsidR="0075417C" w:rsidRPr="009B6CCF">
        <w:rPr>
          <w:rStyle w:val="Refdecomentrio"/>
          <w:sz w:val="24"/>
          <w:szCs w:val="22"/>
        </w:rPr>
        <w:commentReference w:id="18"/>
      </w:r>
      <w:commentRangeEnd w:id="19"/>
      <w:r w:rsidR="001E6399" w:rsidRPr="009B6CCF">
        <w:rPr>
          <w:rStyle w:val="Refdecomentrio"/>
          <w:sz w:val="24"/>
          <w:szCs w:val="22"/>
        </w:rPr>
        <w:commentReference w:id="19"/>
      </w:r>
      <w:r w:rsidR="009018C7" w:rsidRPr="009B6CCF">
        <w:t>.</w:t>
      </w:r>
    </w:p>
    <w:p w14:paraId="044F6331" w14:textId="5A5CEB48" w:rsidR="00681E79" w:rsidRDefault="00964894" w:rsidP="006D3D4B">
      <w:r w:rsidRPr="00964894">
        <w:t xml:space="preserve">É importante ressaltar que, </w:t>
      </w:r>
      <w:r w:rsidR="00373ACA">
        <w:t>apesar de</w:t>
      </w:r>
      <w:r w:rsidRPr="00964894">
        <w:t xml:space="preserve"> o CNEFE e o </w:t>
      </w:r>
      <w:r w:rsidRPr="00964894">
        <w:rPr>
          <w:i/>
          <w:iCs/>
        </w:rPr>
        <w:t>OpenStreetMap</w:t>
      </w:r>
      <w:r w:rsidRPr="00964894">
        <w:t xml:space="preserve"> </w:t>
      </w:r>
      <w:r w:rsidR="00373ACA">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r w:rsidRPr="00964894">
        <w:rPr>
          <w:i/>
          <w:iCs/>
        </w:rPr>
        <w:t>strings</w:t>
      </w:r>
      <w:r w:rsidRPr="00964894">
        <w:t>) que representam coordenadas; o diferencial reside na capacidade do sistema em indexar e processar essas representações para realizar operações de geocodificação e agrupamento</w:t>
      </w:r>
      <w:r w:rsidR="00983F6F">
        <w:t xml:space="preserve"> </w:t>
      </w:r>
      <w:r w:rsidR="0004182E">
        <w:fldChar w:fldCharType="begin"/>
      </w:r>
      <w:r w:rsidR="00920810">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04182E">
        <w:fldChar w:fldCharType="separate"/>
      </w:r>
      <w:r w:rsidR="0004182E" w:rsidRPr="0004182E">
        <w:rPr>
          <w:rFonts w:cs="Arial"/>
        </w:rPr>
        <w:t>(</w:t>
      </w:r>
      <w:r w:rsidR="0030311F">
        <w:rPr>
          <w:rFonts w:cs="Arial"/>
        </w:rPr>
        <w:t>CASANOVA</w:t>
      </w:r>
      <w:r w:rsidR="0004182E" w:rsidRPr="0004182E">
        <w:rPr>
          <w:rFonts w:cs="Arial"/>
        </w:rPr>
        <w:t xml:space="preserve"> </w:t>
      </w:r>
      <w:r w:rsidR="0004182E" w:rsidRPr="0004182E">
        <w:rPr>
          <w:rFonts w:cs="Arial"/>
          <w:i/>
          <w:iCs/>
        </w:rPr>
        <w:t>et al.</w:t>
      </w:r>
      <w:r w:rsidR="0004182E" w:rsidRPr="0004182E">
        <w:rPr>
          <w:rFonts w:cs="Arial"/>
        </w:rPr>
        <w:t>, 2005)</w:t>
      </w:r>
      <w:r w:rsidR="0004182E">
        <w:fldChar w:fldCharType="end"/>
      </w:r>
      <w:r w:rsidRPr="00964894">
        <w:t>.</w:t>
      </w:r>
      <w:r w:rsidR="00693600">
        <w:t xml:space="preserve"> </w:t>
      </w:r>
    </w:p>
    <w:p w14:paraId="6271A26D" w14:textId="6CD618E8" w:rsidR="007B14AA" w:rsidRPr="009B6CCF" w:rsidRDefault="007B14AA" w:rsidP="007B14AA">
      <w:r w:rsidRPr="009B6CCF">
        <w:t xml:space="preserve">Embora a literatura técnica apresente contribuições relevantes </w:t>
      </w:r>
      <w:r w:rsidR="00803E54">
        <w:t>–</w:t>
      </w:r>
      <w:r w:rsidR="009806A4">
        <w:t xml:space="preserve"> </w:t>
      </w:r>
      <w:r w:rsidR="009806A4">
        <w:fldChar w:fldCharType="begin"/>
      </w:r>
      <w:r w:rsidR="009F1882">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rsidR="009806A4">
        <w:fldChar w:fldCharType="separate"/>
      </w:r>
      <w:r w:rsidR="009806A4" w:rsidRPr="009806A4">
        <w:rPr>
          <w:rFonts w:cs="Arial"/>
        </w:rPr>
        <w:t>Silva</w:t>
      </w:r>
      <w:r w:rsidR="00803E54">
        <w:rPr>
          <w:rFonts w:cs="Arial"/>
        </w:rPr>
        <w:t xml:space="preserve"> e</w:t>
      </w:r>
      <w:r w:rsidR="009806A4" w:rsidRPr="009806A4">
        <w:rPr>
          <w:rFonts w:cs="Arial"/>
        </w:rPr>
        <w:t xml:space="preserve"> Philips</w:t>
      </w:r>
      <w:r w:rsidR="00803E54">
        <w:rPr>
          <w:rFonts w:cs="Arial"/>
        </w:rPr>
        <w:t xml:space="preserve"> (</w:t>
      </w:r>
      <w:r w:rsidR="009806A4" w:rsidRPr="009806A4">
        <w:rPr>
          <w:rFonts w:cs="Arial"/>
        </w:rPr>
        <w:t>2009)</w:t>
      </w:r>
      <w:r w:rsidR="009806A4">
        <w:fldChar w:fldCharType="end"/>
      </w:r>
      <w:r w:rsidR="007D4A1F">
        <w:t xml:space="preserve">, </w:t>
      </w:r>
      <w:r w:rsidR="001D2D90">
        <w:fldChar w:fldCharType="begin"/>
      </w:r>
      <w:r w:rsidR="005A773C">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001D2D90">
        <w:fldChar w:fldCharType="separate"/>
      </w:r>
      <w:r w:rsidR="001D2D90" w:rsidRPr="002F7773">
        <w:rPr>
          <w:rFonts w:cs="Arial"/>
        </w:rPr>
        <w:t>Loch</w:t>
      </w:r>
      <w:r w:rsidR="001D2D90">
        <w:rPr>
          <w:rFonts w:cs="Arial"/>
        </w:rPr>
        <w:t xml:space="preserve"> e</w:t>
      </w:r>
      <w:r w:rsidR="001D2D90" w:rsidRPr="002F7773">
        <w:rPr>
          <w:rFonts w:cs="Arial"/>
        </w:rPr>
        <w:t xml:space="preserve"> Erba</w:t>
      </w:r>
      <w:r w:rsidR="001D2D90">
        <w:rPr>
          <w:rFonts w:cs="Arial"/>
        </w:rPr>
        <w:t xml:space="preserve"> (</w:t>
      </w:r>
      <w:r w:rsidR="001D2D90" w:rsidRPr="002F7773">
        <w:rPr>
          <w:rFonts w:cs="Arial"/>
        </w:rPr>
        <w:t>2007)</w:t>
      </w:r>
      <w:r w:rsidR="001D2D90">
        <w:fldChar w:fldCharType="end"/>
      </w:r>
      <w:r w:rsidR="001D2D90">
        <w:t xml:space="preserve">,  </w:t>
      </w:r>
      <w:r w:rsidR="00846C12">
        <w:fldChar w:fldCharType="begin"/>
      </w:r>
      <w:r w:rsidR="00EC5D1E">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846C12">
        <w:fldChar w:fldCharType="separate"/>
      </w:r>
      <w:r w:rsidR="00846C12" w:rsidRPr="00846C12">
        <w:rPr>
          <w:rFonts w:cs="Arial"/>
        </w:rPr>
        <w:t>Erba</w:t>
      </w:r>
      <w:r w:rsidR="000606D0">
        <w:rPr>
          <w:rFonts w:cs="Arial"/>
        </w:rPr>
        <w:t xml:space="preserve"> (</w:t>
      </w:r>
      <w:r w:rsidR="00846C12" w:rsidRPr="00846C12">
        <w:rPr>
          <w:rFonts w:cs="Arial"/>
        </w:rPr>
        <w:t>2007</w:t>
      </w:r>
      <w:r w:rsidR="00846C12">
        <w:fldChar w:fldCharType="end"/>
      </w:r>
      <w:r w:rsidR="00723C99">
        <w:t xml:space="preserve">, </w:t>
      </w:r>
      <w:r w:rsidR="00723C99">
        <w:fldChar w:fldCharType="begin"/>
      </w:r>
      <w:r w:rsidR="004B14D5">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723C99">
        <w:fldChar w:fldCharType="separate"/>
      </w:r>
      <w:r w:rsidR="00723C99" w:rsidRPr="00723C99">
        <w:rPr>
          <w:rFonts w:cs="Arial"/>
        </w:rPr>
        <w:t>2013)</w:t>
      </w:r>
      <w:r w:rsidR="00723C99">
        <w:fldChar w:fldCharType="end"/>
      </w:r>
      <w:r w:rsidR="000606D0">
        <w:t>,</w:t>
      </w:r>
      <w:r w:rsidR="00846C12">
        <w:t xml:space="preserve"> </w:t>
      </w:r>
      <w:r w:rsidR="00BF2373">
        <w:t xml:space="preserve">e </w:t>
      </w:r>
      <w:r w:rsidR="001D2D90">
        <w:fldChar w:fldCharType="begin"/>
      </w:r>
      <w:r w:rsidR="0004182E">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rsidR="001D2D90">
        <w:fldChar w:fldCharType="separate"/>
      </w:r>
      <w:r w:rsidR="001D2D90" w:rsidRPr="00ED36E7">
        <w:rPr>
          <w:rFonts w:cs="Arial"/>
        </w:rPr>
        <w:t>Farias</w:t>
      </w:r>
      <w:r w:rsidR="00BF2373">
        <w:rPr>
          <w:rFonts w:cs="Arial"/>
        </w:rPr>
        <w:t xml:space="preserve"> et al </w:t>
      </w:r>
      <w:r w:rsidR="007D4A1F">
        <w:rPr>
          <w:rFonts w:cs="Arial"/>
        </w:rPr>
        <w:t>(</w:t>
      </w:r>
      <w:r w:rsidR="001D2D90" w:rsidRPr="00ED36E7">
        <w:rPr>
          <w:rFonts w:cs="Arial"/>
        </w:rPr>
        <w:t>2024)</w:t>
      </w:r>
      <w:r w:rsidR="001D2D90">
        <w:fldChar w:fldCharType="end"/>
      </w:r>
      <w:r w:rsidR="001D2D90">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C208D02" w14:textId="10E2C980" w:rsidR="00C85108" w:rsidRDefault="00C85108" w:rsidP="00C85108">
      <w:r>
        <w:t xml:space="preserve">A estruturação de Sistemas de Informação Territorial (SIT) no Brasil é historicamente marcada pelo hiato entre os registos administrativos e a realidade física das cidades. Como apontam </w:t>
      </w:r>
      <w:r w:rsidR="003D7D34">
        <w:fldChar w:fldCharType="begin"/>
      </w:r>
      <w:r w:rsidR="0004182E">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rsidR="003D7D34">
        <w:fldChar w:fldCharType="separate"/>
      </w:r>
      <w:r w:rsidR="003D7D34" w:rsidRPr="00345674">
        <w:rPr>
          <w:rFonts w:cs="Arial"/>
        </w:rPr>
        <w:t>Silva</w:t>
      </w:r>
      <w:r w:rsidR="003D7D34">
        <w:rPr>
          <w:rFonts w:cs="Arial"/>
        </w:rPr>
        <w:t xml:space="preserve"> e</w:t>
      </w:r>
      <w:r w:rsidR="003D7D34" w:rsidRPr="00345674">
        <w:rPr>
          <w:rFonts w:cs="Arial"/>
        </w:rPr>
        <w:t xml:space="preserve"> Philips</w:t>
      </w:r>
      <w:r w:rsidR="003D7D34">
        <w:rPr>
          <w:rFonts w:cs="Arial"/>
        </w:rPr>
        <w:t xml:space="preserve"> (</w:t>
      </w:r>
      <w:r w:rsidR="003D7D34" w:rsidRPr="00345674">
        <w:rPr>
          <w:rFonts w:cs="Arial"/>
        </w:rPr>
        <w:t>2009)</w:t>
      </w:r>
      <w:r w:rsidR="003D7D34">
        <w:fldChar w:fldCharType="end"/>
      </w:r>
      <w:r>
        <w:t xml:space="preserve">, a falta de bases cartográficas fidedignas e de registos de propriedade atualizados constitui um dos problemas mais críticos para a gestão urbana, impossibilitando o planeamento eficiente e comprometendo a arrecadação municipal. Os </w:t>
      </w:r>
      <w:commentRangeStart w:id="20"/>
      <w:r>
        <w:t>autores</w:t>
      </w:r>
      <w:commentRangeEnd w:id="20"/>
      <w:r w:rsidR="00F6767D">
        <w:rPr>
          <w:rStyle w:val="Refdecomentrio"/>
          <w:sz w:val="24"/>
          <w:szCs w:val="22"/>
        </w:rPr>
        <w:commentReference w:id="20"/>
      </w:r>
      <w:r>
        <w:t xml:space="preserve"> defendem que a sustentabilidade destes sistemas depende de um ciclo em que os recursos arrecadados (via IPTU e ITBI) sejam reinvestidos na manutenção da própria base de dados, garantindo a sua perenidade.</w:t>
      </w:r>
    </w:p>
    <w:p w14:paraId="308CFD80" w14:textId="2D24B1D4" w:rsidR="00C85108" w:rsidRDefault="00C85108" w:rsidP="00C85108">
      <w:r>
        <w:t xml:space="preserve">No entanto, a implementação deste ciclo esbarra frequentemente na complexidade e nos altos custos dos métodos convencionais de levantamento. Sobre esta barreira, </w:t>
      </w:r>
      <w:r w:rsidR="00E71B04">
        <w:fldChar w:fldCharType="begin"/>
      </w:r>
      <w:r w:rsidR="00EC5D1E">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71B04">
        <w:fldChar w:fldCharType="separate"/>
      </w:r>
      <w:r w:rsidR="00E71B04" w:rsidRPr="00846C12">
        <w:rPr>
          <w:rFonts w:cs="Arial"/>
        </w:rPr>
        <w:t>Erba</w:t>
      </w:r>
      <w:r w:rsidR="00E71B04">
        <w:rPr>
          <w:rFonts w:cs="Arial"/>
        </w:rPr>
        <w:t xml:space="preserve"> (</w:t>
      </w:r>
      <w:r w:rsidR="00E71B04" w:rsidRPr="00846C12">
        <w:rPr>
          <w:rFonts w:cs="Arial"/>
        </w:rPr>
        <w:t>2007</w:t>
      </w:r>
      <w:r w:rsidR="00E71B04">
        <w:fldChar w:fldCharType="end"/>
      </w:r>
      <w:r w:rsidR="00E71B04">
        <w:t xml:space="preserve">, </w:t>
      </w:r>
      <w:r w:rsidR="00E71B04">
        <w:fldChar w:fldCharType="begin"/>
      </w:r>
      <w:r w:rsidR="004B14D5">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E71B04">
        <w:fldChar w:fldCharType="separate"/>
      </w:r>
      <w:r w:rsidR="00E71B04" w:rsidRPr="00723C99">
        <w:rPr>
          <w:rFonts w:cs="Arial"/>
        </w:rPr>
        <w:t>2013)</w:t>
      </w:r>
      <w:r w:rsidR="00E71B04">
        <w:fldChar w:fldCharType="end"/>
      </w:r>
      <w:r w:rsidR="00E71B04">
        <w:t xml:space="preserve">, </w:t>
      </w:r>
      <w:r>
        <w:t xml:space="preserve"> introduz o conceito fundamental de modelagem </w:t>
      </w:r>
      <w:r>
        <w:lastRenderedPageBreak/>
        <w:t xml:space="preserve">simplificada. Para o </w:t>
      </w:r>
      <w:commentRangeStart w:id="21"/>
      <w:r>
        <w:t>autor</w:t>
      </w:r>
      <w:commentRangeEnd w:id="21"/>
      <w:r w:rsidR="00F6767D">
        <w:rPr>
          <w:rStyle w:val="Refdecomentrio"/>
          <w:sz w:val="24"/>
          <w:szCs w:val="22"/>
        </w:rPr>
        <w:commentReference w:id="21"/>
      </w:r>
      <w:r>
        <w:t xml:space="preserve">, a eficácia do Cadastro Territorial Multifinalitário (CTM) em contextos de recursos limitados não deve ser medida pela precisão milimétrica, mas pela sua capacidade de ser funcional, integrado e economicamente viável. </w:t>
      </w:r>
      <w:r w:rsidR="004B14D5">
        <w:fldChar w:fldCharType="begin"/>
      </w:r>
      <w:r w:rsidR="00EC5D1E">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B14D5">
        <w:fldChar w:fldCharType="separate"/>
      </w:r>
      <w:r w:rsidR="004B14D5" w:rsidRPr="004B14D5">
        <w:rPr>
          <w:rFonts w:cs="Arial"/>
        </w:rPr>
        <w:t>Erba</w:t>
      </w:r>
      <w:r w:rsidR="00084C35">
        <w:rPr>
          <w:rFonts w:cs="Arial"/>
        </w:rPr>
        <w:t xml:space="preserve"> (</w:t>
      </w:r>
      <w:r w:rsidR="004B14D5" w:rsidRPr="004B14D5">
        <w:rPr>
          <w:rFonts w:cs="Arial"/>
        </w:rPr>
        <w:t>2007)</w:t>
      </w:r>
      <w:r w:rsidR="004B14D5">
        <w:fldChar w:fldCharType="end"/>
      </w:r>
      <w:r w:rsidR="00084C35">
        <w:t xml:space="preserve"> </w:t>
      </w:r>
      <w:r>
        <w:t>argumenta que o foco deve residir na criação de modelos operativos que permitam ao município exercer a justiça fiscal e a gestão do solo de forma imediata, evoluindo a precisão técnica de forma gradual conforme a maturidade do sistema aumente.</w:t>
      </w:r>
    </w:p>
    <w:p w14:paraId="2BE5F4DD" w14:textId="422DD725" w:rsidR="00C85108" w:rsidRDefault="00C85108" w:rsidP="00C85108">
      <w:r>
        <w:t xml:space="preserve">A operacionalização desta integração entre o mundo descritivo e o geográfico é detalhada por </w:t>
      </w:r>
      <w:r w:rsidR="00180789">
        <w:fldChar w:fldCharType="begin"/>
      </w:r>
      <w:r w:rsidR="0004182E">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rsidR="00180789">
        <w:fldChar w:fldCharType="separate"/>
      </w:r>
      <w:r w:rsidR="00180789" w:rsidRPr="00ED36E7">
        <w:rPr>
          <w:rFonts w:cs="Arial"/>
        </w:rPr>
        <w:t>Farias</w:t>
      </w:r>
      <w:r w:rsidR="00180789">
        <w:rPr>
          <w:rFonts w:cs="Arial"/>
        </w:rPr>
        <w:t xml:space="preserve"> et al</w:t>
      </w:r>
      <w:ins w:id="22" w:author="carlos vieira" w:date="2026-04-01T07:56:00Z" w16du:dateUtc="2026-04-01T10:56:00Z">
        <w:r w:rsidR="00F6767D">
          <w:rPr>
            <w:rFonts w:cs="Arial"/>
          </w:rPr>
          <w:t>.</w:t>
        </w:r>
      </w:ins>
      <w:r w:rsidR="00180789">
        <w:rPr>
          <w:rFonts w:cs="Arial"/>
        </w:rPr>
        <w:t xml:space="preserve"> (</w:t>
      </w:r>
      <w:r w:rsidR="00180789" w:rsidRPr="00ED36E7">
        <w:rPr>
          <w:rFonts w:cs="Arial"/>
        </w:rPr>
        <w:t>2024)</w:t>
      </w:r>
      <w:r w:rsidR="00180789">
        <w:fldChar w:fldCharType="end"/>
      </w:r>
      <w:r>
        <w:t xml:space="preserve">, que demonstram a importância da estruturação de bancos de dados geográficos modernos (como o </w:t>
      </w:r>
      <w:r w:rsidRPr="00D153D1">
        <w:rPr>
          <w:i/>
          <w:iCs/>
        </w:rPr>
        <w:t>PostgreSQL/PostGIS</w:t>
      </w:r>
      <w:r w:rsidR="00D153D1">
        <w:rPr>
          <w:i/>
          <w:iCs/>
        </w:rPr>
        <w:t xml:space="preserve"> </w:t>
      </w:r>
      <w:r w:rsidR="00D153D1" w:rsidRPr="00D153D1">
        <w:t>ou</w:t>
      </w:r>
      <w:r w:rsidR="00D153D1">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5C2FD40E" w14:textId="64BB38C3" w:rsidR="00932CB2" w:rsidRDefault="00C85108" w:rsidP="00C85108">
      <w:r>
        <w:t xml:space="preserve">A presente dissertação propõe-se a preencher exatamente esta lacuna operacional identificada pelos autores </w:t>
      </w:r>
      <w:r w:rsidR="006C787E">
        <w:t>citados</w:t>
      </w:r>
      <w:r>
        <w:t xml:space="preserve">. Ao utilizar a metodologia </w:t>
      </w:r>
      <w:r w:rsidRPr="005A2CF7">
        <w:rPr>
          <w:i/>
          <w:iCs/>
        </w:rPr>
        <w:t>SuperCIATA</w:t>
      </w:r>
      <w:r>
        <w:t xml:space="preserve">, o trabalho materializa a modelagem simplificada de </w:t>
      </w:r>
      <w:r w:rsidR="00084C35">
        <w:fldChar w:fldCharType="begin"/>
      </w:r>
      <w:r w:rsidR="00EC5D1E">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084C35">
        <w:fldChar w:fldCharType="separate"/>
      </w:r>
      <w:r w:rsidR="00084C35" w:rsidRPr="00846C12">
        <w:rPr>
          <w:rFonts w:cs="Arial"/>
        </w:rPr>
        <w:t>Erba</w:t>
      </w:r>
      <w:r w:rsidR="00084C35">
        <w:rPr>
          <w:rFonts w:cs="Arial"/>
        </w:rPr>
        <w:t xml:space="preserve"> (</w:t>
      </w:r>
      <w:r w:rsidR="00084C35" w:rsidRPr="00846C12">
        <w:rPr>
          <w:rFonts w:cs="Arial"/>
        </w:rPr>
        <w:t>2007</w:t>
      </w:r>
      <w:r w:rsidR="00084C35">
        <w:fldChar w:fldCharType="end"/>
      </w:r>
      <w:r w:rsidR="00084C35">
        <w:t xml:space="preserve">, </w:t>
      </w:r>
      <w:r w:rsidR="00084C35">
        <w:fldChar w:fldCharType="begin"/>
      </w:r>
      <w:r w:rsidR="00C24F44">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084C35">
        <w:fldChar w:fldCharType="separate"/>
      </w:r>
      <w:r w:rsidR="00084C35" w:rsidRPr="00723C99">
        <w:rPr>
          <w:rFonts w:cs="Arial"/>
        </w:rPr>
        <w:t>2013)</w:t>
      </w:r>
      <w:r w:rsidR="00084C35">
        <w:fldChar w:fldCharType="end"/>
      </w:r>
      <w:r w:rsidR="00084C35">
        <w:t xml:space="preserve">, </w:t>
      </w:r>
      <w:r>
        <w:t xml:space="preserve">através de um fluxo de automação de baixo custo. Este processo permite converter os registos textuais </w:t>
      </w:r>
      <w:r w:rsidR="000D44EE">
        <w:t>–</w:t>
      </w:r>
      <w:r>
        <w:t xml:space="preserve"> identificados como insuficientes por </w:t>
      </w:r>
      <w:r w:rsidR="000D44EE">
        <w:fldChar w:fldCharType="begin"/>
      </w:r>
      <w:r w:rsidR="0004182E">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rsidR="000D44EE">
        <w:fldChar w:fldCharType="separate"/>
      </w:r>
      <w:r w:rsidR="000D44EE" w:rsidRPr="00345674">
        <w:rPr>
          <w:rFonts w:cs="Arial"/>
        </w:rPr>
        <w:t>Silva</w:t>
      </w:r>
      <w:r w:rsidR="000D44EE">
        <w:rPr>
          <w:rFonts w:cs="Arial"/>
        </w:rPr>
        <w:t xml:space="preserve"> e</w:t>
      </w:r>
      <w:r w:rsidR="000D44EE" w:rsidRPr="00345674">
        <w:rPr>
          <w:rFonts w:cs="Arial"/>
        </w:rPr>
        <w:t xml:space="preserve"> Philips</w:t>
      </w:r>
      <w:r w:rsidR="000D44EE">
        <w:rPr>
          <w:rFonts w:cs="Arial"/>
        </w:rPr>
        <w:t xml:space="preserve"> (</w:t>
      </w:r>
      <w:r w:rsidR="000D44EE" w:rsidRPr="00345674">
        <w:rPr>
          <w:rFonts w:cs="Arial"/>
        </w:rPr>
        <w:t>2009)</w:t>
      </w:r>
      <w:r w:rsidR="000D44EE">
        <w:fldChar w:fldCharType="end"/>
      </w:r>
      <w:r w:rsidR="000D44EE">
        <w:t xml:space="preserve"> –</w:t>
      </w:r>
      <w:r>
        <w:t xml:space="preserve"> em bases geográficas robustas e interoperáveis, conforme preconizado por </w:t>
      </w:r>
      <w:r w:rsidR="005A2CF7">
        <w:fldChar w:fldCharType="begin"/>
      </w:r>
      <w:r w:rsidR="0004182E">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rsidR="005A2CF7">
        <w:fldChar w:fldCharType="separate"/>
      </w:r>
      <w:r w:rsidR="005A2CF7" w:rsidRPr="00ED36E7">
        <w:rPr>
          <w:rFonts w:cs="Arial"/>
        </w:rPr>
        <w:t>Farias</w:t>
      </w:r>
      <w:r w:rsidR="005A2CF7">
        <w:rPr>
          <w:rFonts w:cs="Arial"/>
        </w:rPr>
        <w:t xml:space="preserve"> et al (</w:t>
      </w:r>
      <w:r w:rsidR="005A2CF7" w:rsidRPr="00ED36E7">
        <w:rPr>
          <w:rFonts w:cs="Arial"/>
        </w:rPr>
        <w:t>2024)</w:t>
      </w:r>
      <w:r w:rsidR="005A2CF7">
        <w:fldChar w:fldCharType="end"/>
      </w:r>
      <w:r>
        <w:t xml:space="preserve">. Assim, a automação aqui proposta atua </w:t>
      </w:r>
      <w:r w:rsidR="000D44EE">
        <w:t>ponto de partida para a</w:t>
      </w:r>
      <w:r>
        <w:t xml:space="preserve"> transforma</w:t>
      </w:r>
      <w:r w:rsidR="000D44EE">
        <w:t>ção de</w:t>
      </w:r>
      <w:r>
        <w:t xml:space="preserve"> bases legadas em infraestruturas de dados espaciais </w:t>
      </w:r>
      <w:r w:rsidR="00EE7FF6">
        <w:t>preparadas</w:t>
      </w:r>
      <w:r>
        <w:t xml:space="preserve"> para responder às exigências governamentais e de planejamento urbano</w:t>
      </w:r>
      <w:r w:rsidR="000D44EE">
        <w:t xml:space="preserve"> macro</w:t>
      </w:r>
      <w:r>
        <w:t>.</w:t>
      </w:r>
    </w:p>
    <w:p w14:paraId="23F35D44" w14:textId="56E80A94" w:rsidR="00B179D7" w:rsidRDefault="00B179D7" w:rsidP="00C85108">
      <w:r w:rsidRPr="00B179D7">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1970 representou o primeiro esforço sistemático do governo federal para estabelecer diretrizes metodológicas ao cadastro urbano, servindo como o </w:t>
      </w:r>
      <w:r>
        <w:t>modelo</w:t>
      </w:r>
      <w:r w:rsidRPr="00B179D7">
        <w:t xml:space="preserve"> fundamental para a estruturação e implementação da gestão imobiliária na vasta maioria dos municípios brasileiros.</w:t>
      </w:r>
    </w:p>
    <w:p w14:paraId="6B4C72D8" w14:textId="374D080C" w:rsidR="006D3D4B" w:rsidRPr="009B6CCF" w:rsidRDefault="00004296" w:rsidP="006D3D4B">
      <w:r w:rsidRPr="009B6CCF">
        <w:t xml:space="preserve">O termo </w:t>
      </w:r>
      <w:r w:rsidRPr="009B6CCF">
        <w:rPr>
          <w:i/>
          <w:iCs/>
        </w:rPr>
        <w:t>SuperCIATA</w:t>
      </w:r>
      <w:r w:rsidRPr="009B6CCF">
        <w:t xml:space="preserve"> transcende a definição metodológica, designando também a aplicação web desenvolvida para </w:t>
      </w:r>
      <w:r w:rsidR="00652B7B" w:rsidRPr="009B6CCF">
        <w:t>demonstrar e operacionalizar</w:t>
      </w:r>
      <w:r w:rsidRPr="009B6CCF">
        <w:t xml:space="preserve"> o trabalho proposto. O sistema foi projetado para atuar como um ambiente de processamento integrado, executando sequencialmente as etapas de extração, tratamento, </w:t>
      </w:r>
      <w:r w:rsidRPr="009B6CCF">
        <w:lastRenderedPageBreak/>
        <w:t>integração e consolidação dos dados brutos. A aplicação materializa os conceitos teóricos discutidos, convertendo bases alfanuméricas heterogêneas em uma estrutura de dados geográfica consistente e pronta para o suporte à decisão na gestão territorial</w:t>
      </w:r>
      <w:r w:rsidR="00F34EF2" w:rsidRPr="009B6CCF">
        <w:t xml:space="preserve"> </w:t>
      </w:r>
      <w:r w:rsidR="00F34EF2" w:rsidRPr="009B6CCF">
        <w:fldChar w:fldCharType="begin"/>
      </w:r>
      <w:r w:rsidR="004975CD"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00F34EF2" w:rsidRPr="009B6CCF">
        <w:fldChar w:fldCharType="separate"/>
      </w:r>
      <w:r w:rsidR="00F34EF2" w:rsidRPr="009B6CCF">
        <w:rPr>
          <w:rFonts w:cs="Arial"/>
        </w:rPr>
        <w:t>(</w:t>
      </w:r>
      <w:r w:rsidR="00F34EF2" w:rsidRPr="009B6CCF">
        <w:rPr>
          <w:rFonts w:cs="Arial"/>
          <w:i/>
          <w:iCs/>
        </w:rPr>
        <w:t>SuperCIATA</w:t>
      </w:r>
      <w:r w:rsidR="00F34EF2" w:rsidRPr="009B6CCF">
        <w:rPr>
          <w:rFonts w:cs="Arial"/>
        </w:rPr>
        <w:t>, 2025)</w:t>
      </w:r>
      <w:r w:rsidR="00F34EF2" w:rsidRPr="009B6CCF">
        <w:fldChar w:fldCharType="end"/>
      </w:r>
      <w:r w:rsidRPr="009B6CCF">
        <w:t>.</w:t>
      </w:r>
      <w:commentRangeEnd w:id="15"/>
      <w:r w:rsidR="00F6767D" w:rsidRPr="009B6CCF">
        <w:rPr>
          <w:rStyle w:val="Refdecomentrio"/>
          <w:sz w:val="24"/>
          <w:szCs w:val="22"/>
        </w:rPr>
        <w:commentReference w:id="15"/>
      </w:r>
    </w:p>
    <w:p w14:paraId="7D64347A" w14:textId="77777777" w:rsidR="00CC7FFC" w:rsidRPr="009B6CCF" w:rsidRDefault="00CC7FFC" w:rsidP="006D3D4B"/>
    <w:p w14:paraId="6EDEC67F" w14:textId="128DC677" w:rsidR="006D3D4B" w:rsidRPr="009B6CCF" w:rsidRDefault="006D3D4B" w:rsidP="002D729A">
      <w:pPr>
        <w:pStyle w:val="Ttulo2"/>
      </w:pPr>
      <w:bookmarkStart w:id="23" w:name="_Toc225178105"/>
      <w:r w:rsidRPr="009B6CCF">
        <w:t xml:space="preserve">ANTECEDENTES SMARTSKEMA </w:t>
      </w:r>
      <w:commentRangeStart w:id="24"/>
      <w:r w:rsidRPr="009B6CCF">
        <w:t>E O SUPERCIATA</w:t>
      </w:r>
      <w:bookmarkEnd w:id="23"/>
      <w:commentRangeEnd w:id="24"/>
      <w:r w:rsidR="008132EF" w:rsidRPr="009B6CCF">
        <w:rPr>
          <w:rStyle w:val="Refdecomentrio"/>
          <w:sz w:val="24"/>
          <w:szCs w:val="26"/>
        </w:rPr>
        <w:commentReference w:id="24"/>
      </w:r>
    </w:p>
    <w:p w14:paraId="7371E40E" w14:textId="2C0C7DF2" w:rsidR="006D3D4B" w:rsidRPr="009B6CCF" w:rsidRDefault="006D3D4B" w:rsidP="006D3D4B">
      <w:r w:rsidRPr="009B6CCF">
        <w:t xml:space="preserve">No contexto internacional de inovação em cadastro técnico, destaca-se a ferramenta </w:t>
      </w:r>
      <w:commentRangeStart w:id="25"/>
      <w:r w:rsidRPr="008132EF">
        <w:rPr>
          <w:i/>
          <w:iCs/>
          <w:rPrChange w:id="26" w:author="carlos vieira" w:date="2026-04-01T08:04:00Z" w16du:dateUtc="2026-04-01T11:04:00Z">
            <w:rPr/>
          </w:rPrChange>
        </w:rPr>
        <w:t>SmartSkeMa</w:t>
      </w:r>
      <w:commentRangeEnd w:id="25"/>
      <w:r w:rsidR="008132EF" w:rsidRPr="009B6CCF">
        <w:rPr>
          <w:rStyle w:val="Refdecomentrio"/>
          <w:sz w:val="24"/>
          <w:szCs w:val="22"/>
        </w:rPr>
        <w:commentReference w:id="25"/>
      </w:r>
      <w:r w:rsidRPr="009B6CCF">
        <w:t xml:space="preserve">, desenvolvida pelo projeto europeu </w:t>
      </w:r>
      <w:r w:rsidRPr="008132EF">
        <w:rPr>
          <w:i/>
          <w:iCs/>
          <w:rPrChange w:id="27" w:author="carlos vieira" w:date="2026-04-01T08:04:00Z" w16du:dateUtc="2026-04-01T11:04:00Z">
            <w:rPr/>
          </w:rPrChange>
        </w:rPr>
        <w:t>H2020 its4land</w:t>
      </w:r>
      <w:r w:rsidRPr="009B6CCF">
        <w:t xml:space="preserve">.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commentRangeStart w:id="28"/>
      <w:r w:rsidRPr="009B6CCF">
        <w:rPr>
          <w:i/>
          <w:iCs/>
        </w:rPr>
        <w:t>SuperCIATA</w:t>
      </w:r>
      <w:commentRangeEnd w:id="28"/>
      <w:r w:rsidR="008132EF" w:rsidRPr="009B6CCF">
        <w:rPr>
          <w:rStyle w:val="Refdecomentrio"/>
          <w:sz w:val="24"/>
          <w:szCs w:val="22"/>
        </w:rPr>
        <w:commentReference w:id="28"/>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3AC43EC2" w14:textId="77777777" w:rsidR="00EA6681" w:rsidRPr="009B6CCF" w:rsidRDefault="00EA6681" w:rsidP="006D3D4B"/>
    <w:p w14:paraId="3D443F6D" w14:textId="77777777" w:rsidR="00447801" w:rsidRPr="009B6CCF" w:rsidRDefault="00447801" w:rsidP="002D729A">
      <w:pPr>
        <w:pStyle w:val="Ttulo2"/>
      </w:pPr>
      <w:bookmarkStart w:id="29" w:name="_Toc225178106"/>
      <w:r w:rsidRPr="009B6CCF">
        <w:t>CNEFE</w:t>
      </w:r>
      <w:bookmarkEnd w:id="29"/>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commentRangeStart w:id="30"/>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commentRangeEnd w:id="30"/>
      <w:r w:rsidR="0075417C" w:rsidRPr="009B6CCF">
        <w:rPr>
          <w:rStyle w:val="Refdecomentrio"/>
          <w:sz w:val="24"/>
          <w:szCs w:val="22"/>
        </w:rPr>
        <w:commentReference w:id="30"/>
      </w:r>
      <w:r w:rsidRPr="009B6CCF">
        <w:t>.</w:t>
      </w:r>
    </w:p>
    <w:p w14:paraId="4657550B" w14:textId="77777777" w:rsidR="00447801" w:rsidRPr="009B6CCF" w:rsidRDefault="00447801" w:rsidP="00447801">
      <w:r w:rsidRPr="009B6CCF">
        <w:t>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milhões de endereços validados em 2022, torna sua base de dados georreferenciados uma das mais completas do país.</w:t>
      </w:r>
    </w:p>
    <w:p w14:paraId="1F665AFE" w14:textId="77777777" w:rsidR="00447801" w:rsidRPr="009B6CCF" w:rsidRDefault="00447801" w:rsidP="00447801">
      <w:r w:rsidRPr="009B6CCF">
        <w:lastRenderedPageBreak/>
        <w:t xml:space="preserve">Em suma, a partir do censo de 2022, para cada endereço encontrado nos municípios, os recenseadores coletaram as </w:t>
      </w:r>
      <w:commentRangeStart w:id="31"/>
      <w:commentRangeStart w:id="32"/>
      <w:r w:rsidRPr="009B6CCF">
        <w:t>coordenadas</w:t>
      </w:r>
      <w:commentRangeEnd w:id="31"/>
      <w:r w:rsidR="008132EF" w:rsidRPr="009B6CCF">
        <w:rPr>
          <w:rStyle w:val="Refdecomentrio"/>
          <w:sz w:val="24"/>
          <w:szCs w:val="22"/>
        </w:rPr>
        <w:commentReference w:id="31"/>
      </w:r>
      <w:commentRangeEnd w:id="32"/>
      <w:r w:rsidR="008132EF" w:rsidRPr="009B6CCF">
        <w:rPr>
          <w:rStyle w:val="Refdecomentrio"/>
          <w:sz w:val="24"/>
          <w:szCs w:val="22"/>
        </w:rPr>
        <w:commentReference w:id="32"/>
      </w:r>
      <w:r w:rsidRPr="009B6CCF">
        <w:t xml:space="preserve"> de um ponto localizado no logradouro à frente de unidades construídas ou em construção (IBGE, 2024) </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w:t>
      </w:r>
      <w:commentRangeStart w:id="33"/>
      <w:r w:rsidRPr="009B6CCF">
        <w:t>metodologia SuperCIATA</w:t>
      </w:r>
      <w:commentRangeEnd w:id="33"/>
      <w:r w:rsidR="008132EF" w:rsidRPr="009B6CCF">
        <w:rPr>
          <w:rStyle w:val="Refdecomentrio"/>
          <w:sz w:val="24"/>
          <w:szCs w:val="22"/>
        </w:rPr>
        <w:commentReference w:id="33"/>
      </w:r>
      <w:r w:rsidRPr="009B6CCF">
        <w:t>.</w:t>
      </w:r>
    </w:p>
    <w:p w14:paraId="45F5DFF7" w14:textId="2BA7D1E1" w:rsidR="00447801" w:rsidRPr="009B6CCF" w:rsidRDefault="00447801" w:rsidP="00447801">
      <w:r w:rsidRPr="009B6CCF">
        <w:t xml:space="preserve">No que se refere ao georreferenciamento, de acordo com o documento Nota metodológica n. 01 do IBGE (2024), </w:t>
      </w:r>
      <w:commentRangeStart w:id="34"/>
      <w:r w:rsidRPr="009B6CCF">
        <w:t xml:space="preserve">as coordenadas dos endereços são apresentadas na projeção </w:t>
      </w:r>
      <w:r w:rsidRPr="009B6CCF">
        <w:rPr>
          <w:i/>
          <w:iCs/>
        </w:rPr>
        <w:t>SIRGAS</w:t>
      </w:r>
      <w:r w:rsidRPr="009B6CCF">
        <w:t xml:space="preserve"> 2000, no formato de graus decimais com sinal e até cinco casas decimais</w:t>
      </w:r>
      <w:commentRangeEnd w:id="34"/>
      <w:r w:rsidR="008132EF" w:rsidRPr="009B6CCF">
        <w:rPr>
          <w:rStyle w:val="Refdecomentrio"/>
          <w:sz w:val="24"/>
          <w:szCs w:val="22"/>
        </w:rPr>
        <w:commentReference w:id="34"/>
      </w:r>
      <w:r w:rsidRPr="009B6CCF">
        <w:t xml:space="preserve">. A captação dessas coordenadas foi feita </w:t>
      </w:r>
      <w:ins w:id="35" w:author="carlos vieira" w:date="2026-04-01T08:11:00Z" w16du:dateUtc="2026-04-01T11:11:00Z">
        <w:r w:rsidR="008132EF">
          <w:t xml:space="preserve">por </w:t>
        </w:r>
      </w:ins>
      <w:del w:id="36" w:author="carlos vieira" w:date="2026-04-01T08:11:00Z" w16du:dateUtc="2026-04-01T11:11:00Z">
        <w:r w:rsidRPr="009B6CCF" w:rsidDel="008132EF">
          <w:delText xml:space="preserve">dispositivos </w:delText>
        </w:r>
      </w:del>
      <w:ins w:id="37" w:author="carlos vieira" w:date="2026-04-01T08:11:00Z" w16du:dateUtc="2026-04-01T11:11:00Z">
        <w:r w:rsidR="008132EF">
          <w:t>receptores</w:t>
        </w:r>
        <w:r w:rsidR="008132EF" w:rsidRPr="009B6CCF">
          <w:t xml:space="preserve"> </w:t>
        </w:r>
      </w:ins>
      <w:r w:rsidRPr="009B6CCF">
        <w:rPr>
          <w:i/>
          <w:iCs/>
        </w:rPr>
        <w:t>GNSS</w:t>
      </w:r>
      <w:r w:rsidRPr="009B6CCF">
        <w:t xml:space="preserve"> (</w:t>
      </w:r>
      <w:r w:rsidRPr="009B6CCF">
        <w:rPr>
          <w:i/>
          <w:iCs/>
        </w:rPr>
        <w:t>Global Navigation Satellite System</w:t>
      </w:r>
      <w:r w:rsidRPr="009B6CCF">
        <w:t xml:space="preserve">) embarcados nos aparelhos de coleta. </w:t>
      </w:r>
      <w:commentRangeStart w:id="38"/>
      <w:r w:rsidRPr="009B6CCF">
        <w:t>Em condições normais de coleta (edificações horizontais, prédios baixos, áreas rurais), o erro máximo atingiu 11,71 metros.</w:t>
      </w:r>
      <w:commentRangeEnd w:id="38"/>
      <w:r w:rsidR="008132EF" w:rsidRPr="009B6CCF">
        <w:rPr>
          <w:rStyle w:val="Refdecomentrio"/>
          <w:sz w:val="24"/>
          <w:szCs w:val="22"/>
        </w:rPr>
        <w:commentReference w:id="38"/>
      </w:r>
    </w:p>
    <w:p w14:paraId="049DD8A2" w14:textId="77777777" w:rsidR="00447801" w:rsidRPr="009B6CCF" w:rsidRDefault="00447801" w:rsidP="00447801"/>
    <w:p w14:paraId="7FFC24CD" w14:textId="5E4DCC82" w:rsidR="006D3D4B" w:rsidRPr="009B6CCF" w:rsidRDefault="006D3D4B" w:rsidP="002D729A">
      <w:pPr>
        <w:pStyle w:val="Ttulo2"/>
      </w:pPr>
      <w:bookmarkStart w:id="39" w:name="_Toc225178107"/>
      <w:r w:rsidRPr="009B6CCF">
        <w:t>CADASTRO TERRITORIAL URBANO E O CIATA</w:t>
      </w:r>
      <w:bookmarkEnd w:id="39"/>
    </w:p>
    <w:p w14:paraId="071CDBAA" w14:textId="356D398C"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commentRangeStart w:id="40"/>
      <w:r w:rsidR="009F6E1A" w:rsidRPr="009B6CCF">
        <w:fldChar w:fldCharType="begin"/>
      </w:r>
      <w:r w:rsidR="00D16DA7" w:rsidRPr="009B6CCF">
        <w:instrText xml:space="preserve"> ADDIN ZOTERO_ITEM CSL_CITATION {"citationID":"BvD4pM3Q","properties":{"formattedCitation":"(Silva,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(Silva, 2023)</w:t>
      </w:r>
      <w:r w:rsidR="009F6E1A" w:rsidRPr="009B6CCF">
        <w:fldChar w:fldCharType="end"/>
      </w:r>
      <w:commentRangeEnd w:id="40"/>
      <w:r w:rsidR="008132EF" w:rsidRPr="009B6CCF">
        <w:rPr>
          <w:rStyle w:val="Refdecomentrio"/>
          <w:sz w:val="24"/>
          <w:szCs w:val="22"/>
        </w:rPr>
        <w:commentReference w:id="40"/>
      </w:r>
      <w:r w:rsidR="006D3D4B" w:rsidRPr="009B6CCF">
        <w:t>.</w:t>
      </w:r>
    </w:p>
    <w:p w14:paraId="7923C0BA" w14:textId="77777777" w:rsidR="006D3D4B" w:rsidRPr="009B6CCF" w:rsidRDefault="006D3D4B" w:rsidP="006D3D4B">
      <w:r w:rsidRPr="009B6CCF">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Pr="009B6CCF" w:rsidRDefault="006D3D4B" w:rsidP="00093FBB">
      <w:pPr>
        <w:pStyle w:val="Ttulo3"/>
      </w:pPr>
      <w:r w:rsidRPr="009B6CCF">
        <w:lastRenderedPageBreak/>
        <w:tab/>
      </w:r>
      <w:bookmarkStart w:id="41" w:name="_Toc225178108"/>
      <w:r w:rsidRPr="009B6CCF">
        <w:t>Modelo conceitual do CIATA</w:t>
      </w:r>
      <w:bookmarkEnd w:id="41"/>
    </w:p>
    <w:p w14:paraId="4A207593" w14:textId="2D4FE450" w:rsidR="006D3D4B" w:rsidRPr="009B6CCF" w:rsidRDefault="006D3D4B" w:rsidP="006D3D4B">
      <w:r w:rsidRPr="009B6CCF">
        <w:t xml:space="preserve">O </w:t>
      </w:r>
      <w:ins w:id="42" w:author="carlos vieira" w:date="2026-04-01T08:13:00Z" w16du:dateUtc="2026-04-01T11:13:00Z">
        <w:r w:rsidR="00B60487">
          <w:t xml:space="preserve">modelo conceitual </w:t>
        </w:r>
      </w:ins>
      <w:r w:rsidRPr="009B6CCF">
        <w:t>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w:t>
      </w:r>
      <w:commentRangeStart w:id="43"/>
      <w:r w:rsidRPr="009B6CCF">
        <w:t xml:space="preserve">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commentRangeEnd w:id="43"/>
      <w:r w:rsidR="0075417C" w:rsidRPr="009B6CCF">
        <w:rPr>
          <w:rStyle w:val="Refdecomentrio"/>
          <w:sz w:val="24"/>
          <w:szCs w:val="22"/>
        </w:rPr>
        <w:commentReference w:id="43"/>
      </w:r>
    </w:p>
    <w:p w14:paraId="31357AC4" w14:textId="77777777" w:rsidR="00785F47" w:rsidRPr="009B6CCF" w:rsidRDefault="00785F47" w:rsidP="00080ABD">
      <w:pPr>
        <w:widowControl w:val="0"/>
        <w:numPr>
          <w:ilvl w:val="0"/>
          <w:numId w:val="6"/>
        </w:numPr>
        <w:autoSpaceDE w:val="0"/>
        <w:autoSpaceDN w:val="0"/>
        <w:spacing w:line="276" w:lineRule="auto"/>
      </w:pPr>
      <w:r w:rsidRPr="009B6CCF">
        <w:t xml:space="preserve">uma chave primária cognitiva composta por Distrito, Setor, Quadra e Lote e; </w:t>
      </w:r>
    </w:p>
    <w:p w14:paraId="6BB382DF" w14:textId="77777777" w:rsidR="00785F47" w:rsidRPr="009B6CCF" w:rsidRDefault="00785F47" w:rsidP="00080ABD">
      <w:pPr>
        <w:pStyle w:val="PargrafodaLista"/>
        <w:numPr>
          <w:ilvl w:val="0"/>
          <w:numId w:val="6"/>
        </w:numPr>
      </w:pPr>
      <w:r w:rsidRPr="009B6CCF">
        <w:t xml:space="preserve">as dimensões da testada e da profundidade dos terrenos. </w:t>
      </w:r>
    </w:p>
    <w:p w14:paraId="60B0A4C3" w14:textId="77777777" w:rsidR="00785F47" w:rsidRPr="009B6CCF" w:rsidRDefault="00785F47" w:rsidP="00785F47">
      <w:r w:rsidRPr="009B6CCF">
        <w:t>Com esses dados é possível representar graficamente a quadra e os lotes que a compõem de forma proporcional.</w:t>
      </w:r>
    </w:p>
    <w:p w14:paraId="16FF4D7A" w14:textId="73ADC180" w:rsidR="006D3D4B" w:rsidRPr="009B6CCF" w:rsidRDefault="006D3D4B" w:rsidP="006D3D4B"/>
    <w:p w14:paraId="39C27840" w14:textId="2B1E4F49" w:rsidR="00817830" w:rsidRPr="009B6CCF" w:rsidRDefault="00BC068C" w:rsidP="00093FBB">
      <w:pPr>
        <w:pStyle w:val="Ttulo3"/>
      </w:pPr>
      <w:bookmarkStart w:id="44" w:name="_Ref213940241"/>
      <w:bookmarkStart w:id="45" w:name="_Ref219188127"/>
      <w:bookmarkStart w:id="46" w:name="_Toc225178109"/>
      <w:r w:rsidRPr="009B6CCF">
        <w:t>A parcela no CIATA</w:t>
      </w:r>
      <w:bookmarkEnd w:id="44"/>
      <w:bookmarkEnd w:id="45"/>
      <w:bookmarkEnd w:id="46"/>
    </w:p>
    <w:p w14:paraId="09D35C96" w14:textId="66D605C4" w:rsidR="006D33CC" w:rsidRPr="009B6CCF" w:rsidRDefault="00BF3E2B" w:rsidP="001672A8">
      <w:pPr>
        <w:keepNext/>
      </w:pPr>
      <w:r w:rsidRPr="009B6CCF">
        <w:t>A parcela é um conceito fundamental nos sistemas de cadastro</w:t>
      </w:r>
      <w:ins w:id="47" w:author="carlos vieira" w:date="2026-04-01T08:15:00Z" w16du:dateUtc="2026-04-01T11:15:00Z">
        <w:r w:rsidR="00B60487">
          <w:t xml:space="preserve"> territorial</w:t>
        </w:r>
      </w:ins>
      <w:r w:rsidRPr="009B6CCF">
        <w:t>,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027E5DE7" w14:textId="280ED102" w:rsidR="008152FF" w:rsidRPr="009B6CCF" w:rsidRDefault="008152FF" w:rsidP="005267D5">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5267D5">
      <w:pPr>
        <w:pStyle w:val="Citao"/>
      </w:pPr>
      <w:r w:rsidRPr="009B6CCF">
        <w:t>a) as coordenadas dos vértices de limite vinculadas ao sistema geodésico brasileiro;</w:t>
      </w:r>
    </w:p>
    <w:p w14:paraId="3A87ED02" w14:textId="77777777" w:rsidR="008152FF" w:rsidRPr="009B6CCF" w:rsidRDefault="008152FF" w:rsidP="005267D5">
      <w:pPr>
        <w:pStyle w:val="Citao"/>
      </w:pPr>
      <w:r w:rsidRPr="009B6CCF">
        <w:t>b) o código de identificação único, inequívoco e estável;</w:t>
      </w:r>
    </w:p>
    <w:p w14:paraId="0B9C35C1" w14:textId="77777777" w:rsidR="008152FF" w:rsidRPr="009B6CCF" w:rsidRDefault="008152FF" w:rsidP="005267D5">
      <w:pPr>
        <w:pStyle w:val="Citao"/>
      </w:pPr>
      <w:r w:rsidRPr="009B6CCF">
        <w:t>c) os direitos individuais e coletivos que a originam; e</w:t>
      </w:r>
    </w:p>
    <w:p w14:paraId="710A2B20" w14:textId="72412FD2" w:rsidR="008152FF" w:rsidRPr="009B6CCF" w:rsidRDefault="008152FF" w:rsidP="005267D5">
      <w:pPr>
        <w:pStyle w:val="Citao"/>
      </w:pPr>
      <w:r w:rsidRPr="009B6CCF">
        <w:t>d) os identificadores que possibilitem o seu relacionamento com os cadastros temáticos</w:t>
      </w:r>
      <w:r w:rsidR="00C669E7">
        <w:t>”.</w:t>
      </w:r>
    </w:p>
    <w:p w14:paraId="19205BA6" w14:textId="7D02D463" w:rsidR="00E812D7" w:rsidRPr="009B6CCF" w:rsidRDefault="0005601D" w:rsidP="00E812D7">
      <w:r w:rsidRPr="009B6CCF">
        <w:lastRenderedPageBreak/>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29192278" w14:textId="77777777" w:rsidR="00961CBA" w:rsidRPr="009B6CCF" w:rsidRDefault="00961CBA" w:rsidP="00E812D7"/>
    <w:p w14:paraId="05B937BE" w14:textId="77777777" w:rsidR="00EB59CA" w:rsidRPr="009B6CCF" w:rsidRDefault="00EB59CA" w:rsidP="00093FBB">
      <w:pPr>
        <w:pStyle w:val="Ttulo3"/>
      </w:pPr>
      <w:bookmarkStart w:id="48" w:name="_Toc208996048"/>
      <w:bookmarkStart w:id="49" w:name="_Toc225178110"/>
      <w:r w:rsidRPr="009B6CCF">
        <w:t>Presença do CIATA nos cadastros imobiliários</w:t>
      </w:r>
      <w:bookmarkEnd w:id="48"/>
      <w:bookmarkEnd w:id="49"/>
    </w:p>
    <w:p w14:paraId="7CD9613D" w14:textId="66774CEA" w:rsidR="00961CBA" w:rsidRPr="009B6CCF" w:rsidRDefault="00961CBA" w:rsidP="00961CBA">
      <w:r w:rsidRPr="009B6CCF">
        <w:t xml:space="preserve">Uma das premissas do trabalho é que os sistemas de cadastros </w:t>
      </w:r>
      <w:ins w:id="50" w:author="carlos vieira" w:date="2026-04-01T08:15:00Z" w16du:dateUtc="2026-04-01T11:15:00Z">
        <w:r w:rsidR="00B60487">
          <w:t xml:space="preserve">territoriais </w:t>
        </w:r>
      </w:ins>
      <w:r w:rsidRPr="009B6CCF">
        <w:t xml:space="preserve">atuais ainda utilizam, mesmo que parcialmente, o método de identificação usado originalmente pelo CIATA. </w:t>
      </w:r>
      <w:r w:rsidR="00D65644" w:rsidRPr="009B6CCF">
        <w:t xml:space="preserve">Esta estrutura fundamenta-se na hierarquia sequencial de </w:t>
      </w:r>
      <w:r w:rsidR="00D65644" w:rsidRPr="005E02F1">
        <w:t>Setor, Quadra</w:t>
      </w:r>
      <w:r w:rsidR="00D65644" w:rsidRPr="009B6CCF">
        <w:t xml:space="preserve"> e </w:t>
      </w:r>
      <w:r w:rsidR="00D65644" w:rsidRPr="005E02F1">
        <w:t>Lote</w:t>
      </w:r>
      <w:r w:rsidR="00D65644" w:rsidRPr="009B6CCF">
        <w:t>.</w:t>
      </w:r>
      <w:r w:rsidR="0007123F" w:rsidRPr="009B6CCF">
        <w:t xml:space="preserve"> </w:t>
      </w:r>
      <w:commentRangeStart w:id="51"/>
      <w:r w:rsidR="0007123F" w:rsidRPr="009B6CCF">
        <w:t>Para quantificar a prevalência desse padrão nos municípios brasileiros, adotou-se uma metodologia de triangulação de dados composta por quatro frentes de investigação:</w:t>
      </w:r>
    </w:p>
    <w:p w14:paraId="4D415BBB" w14:textId="77777777" w:rsidR="002E0A7F" w:rsidRPr="009B6CCF" w:rsidRDefault="002E0A7F" w:rsidP="00C050B9">
      <w:pPr>
        <w:pStyle w:val="PargrafodaLista"/>
        <w:numPr>
          <w:ilvl w:val="0"/>
          <w:numId w:val="25"/>
        </w:numPr>
      </w:pPr>
      <w:r w:rsidRPr="005E02F1">
        <w:rPr>
          <w:b/>
          <w:bCs/>
        </w:rPr>
        <w:t xml:space="preserve">Levantamento </w:t>
      </w:r>
      <w:r w:rsidRPr="005E02F1">
        <w:rPr>
          <w:b/>
          <w:bCs/>
          <w:i/>
          <w:iCs/>
        </w:rPr>
        <w:t>in loco</w:t>
      </w:r>
      <w:r w:rsidRPr="009B6CCF">
        <w:t>: Visita técnica a 13 administrações municipais;</w:t>
      </w:r>
    </w:p>
    <w:p w14:paraId="3A794201" w14:textId="6B454786" w:rsidR="00961CBA" w:rsidRPr="009B6CCF" w:rsidRDefault="00961CBA" w:rsidP="00C050B9">
      <w:pPr>
        <w:pStyle w:val="PargrafodaLista"/>
        <w:numPr>
          <w:ilvl w:val="0"/>
          <w:numId w:val="25"/>
        </w:numPr>
      </w:pPr>
      <w:r w:rsidRPr="005E02F1">
        <w:rPr>
          <w:b/>
          <w:bCs/>
        </w:rPr>
        <w:t xml:space="preserve">Análise </w:t>
      </w:r>
      <w:r w:rsidR="002E0A7F" w:rsidRPr="005E02F1">
        <w:rPr>
          <w:b/>
          <w:bCs/>
        </w:rPr>
        <w:t>documental</w:t>
      </w:r>
      <w:r w:rsidR="002E0A7F" w:rsidRPr="009B6CCF">
        <w:t>:</w:t>
      </w:r>
      <w:r w:rsidRPr="009B6CCF">
        <w:t xml:space="preserve"> </w:t>
      </w:r>
      <w:r w:rsidR="00E46747" w:rsidRPr="009B6CCF">
        <w:t xml:space="preserve">Inspeção visual de 57 modelos de carnês de IPTU </w:t>
      </w:r>
      <w:r w:rsidRPr="009B6CCF">
        <w:t>disponíveis na Internet;</w:t>
      </w:r>
    </w:p>
    <w:p w14:paraId="003D7EEF" w14:textId="7BCA1050" w:rsidR="00FB06B2" w:rsidRPr="009B6CCF" w:rsidRDefault="00FB06B2" w:rsidP="00C050B9">
      <w:pPr>
        <w:pStyle w:val="PargrafodaLista"/>
        <w:numPr>
          <w:ilvl w:val="0"/>
          <w:numId w:val="25"/>
        </w:numPr>
      </w:pPr>
      <w:r w:rsidRPr="005E02F1">
        <w:rPr>
          <w:b/>
          <w:bCs/>
        </w:rPr>
        <w:t>Mineração de Dados</w:t>
      </w:r>
      <w:r w:rsidRPr="009B6CCF">
        <w:t>: Consulta às bases de dados do SINTER/CadUrb;</w:t>
      </w:r>
    </w:p>
    <w:p w14:paraId="150055BA" w14:textId="4D0EE96B" w:rsidR="00E80063" w:rsidRPr="009B6CCF" w:rsidRDefault="00117E83" w:rsidP="00C050B9">
      <w:pPr>
        <w:pStyle w:val="PargrafodaLista"/>
        <w:numPr>
          <w:ilvl w:val="0"/>
          <w:numId w:val="25"/>
        </w:numPr>
      </w:pPr>
      <w:r w:rsidRPr="005E02F1">
        <w:rPr>
          <w:b/>
          <w:bCs/>
        </w:rPr>
        <w:t>Recuperação de Informação</w:t>
      </w:r>
      <w:r w:rsidRPr="009B6CCF">
        <w:t xml:space="preserve">: </w:t>
      </w:r>
      <w:r w:rsidR="00E80063" w:rsidRPr="009B6CCF">
        <w:t xml:space="preserve">Consultas automatizadas via </w:t>
      </w:r>
      <w:r w:rsidR="00E80063" w:rsidRPr="009B6CCF">
        <w:rPr>
          <w:i/>
          <w:iCs/>
        </w:rPr>
        <w:t>Google Programmable Search Engine</w:t>
      </w:r>
      <w:r w:rsidR="0083427C" w:rsidRPr="0074555B">
        <w:rPr>
          <w:rStyle w:val="Refdenotaderodap"/>
        </w:rPr>
        <w:footnoteReference w:id="1"/>
      </w:r>
      <w:r w:rsidR="00E80063" w:rsidRPr="009B6CCF">
        <w:t xml:space="preserve"> (</w:t>
      </w:r>
      <w:r w:rsidR="00E80063" w:rsidRPr="009B6CCF">
        <w:rPr>
          <w:i/>
          <w:iCs/>
        </w:rPr>
        <w:t>GPSE</w:t>
      </w:r>
      <w:r w:rsidR="00E80063" w:rsidRPr="009B6CCF">
        <w:t>).</w:t>
      </w:r>
    </w:p>
    <w:p w14:paraId="639281EC" w14:textId="76988AAA" w:rsidR="00961CBA" w:rsidRPr="009B6CCF" w:rsidRDefault="00E80063" w:rsidP="00961CBA">
      <w:r w:rsidRPr="009B6CCF">
        <w:t>Nesta última etapa, utilizou-se a API</w:t>
      </w:r>
      <w:r w:rsidR="00FB20ED" w:rsidRPr="0074555B">
        <w:rPr>
          <w:rStyle w:val="Refdenotaderodap"/>
        </w:rPr>
        <w:footnoteReference w:id="2"/>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r w:rsidR="001C6C36" w:rsidRPr="009B6CCF">
        <w:t xml:space="preserve"> </w:t>
      </w:r>
      <w:commentRangeEnd w:id="51"/>
      <w:r w:rsidR="00B60487" w:rsidRPr="009B6CCF">
        <w:rPr>
          <w:rStyle w:val="Refdecomentrio"/>
          <w:sz w:val="24"/>
          <w:szCs w:val="22"/>
        </w:rPr>
        <w:commentReference w:id="51"/>
      </w:r>
    </w:p>
    <w:p w14:paraId="600CFB02" w14:textId="55954158" w:rsidR="007D6845" w:rsidRPr="009B6CCF" w:rsidRDefault="007D6845" w:rsidP="00961CBA">
      <w:commentRangeStart w:id="52"/>
      <w:r w:rsidRPr="009B6CCF">
        <w:t xml:space="preserve">Os resultados da pesquisa são apresentados na </w:t>
      </w:r>
      <w:r w:rsidR="0030608B" w:rsidRPr="009B6CCF">
        <w:fldChar w:fldCharType="begin"/>
      </w:r>
      <w:r w:rsidR="0030608B" w:rsidRPr="009B6CCF">
        <w:instrText xml:space="preserve"> REF _Ref217750635 \h </w:instrText>
      </w:r>
      <w:r w:rsidR="0030608B" w:rsidRPr="009B6CCF">
        <w:fldChar w:fldCharType="separate"/>
      </w:r>
      <w:r w:rsidR="00B26160" w:rsidRPr="009B6CCF">
        <w:t xml:space="preserve">Tabela </w:t>
      </w:r>
      <w:r w:rsidR="00B26160">
        <w:rPr>
          <w:noProof/>
        </w:rPr>
        <w:t>1</w:t>
      </w:r>
      <w:r w:rsidR="0030608B" w:rsidRPr="009B6CCF">
        <w:fldChar w:fldCharType="end"/>
      </w:r>
      <w:r w:rsidR="0030608B" w:rsidRPr="009B6CCF">
        <w:t>.</w:t>
      </w:r>
      <w:commentRangeEnd w:id="52"/>
      <w:r w:rsidR="00B60487" w:rsidRPr="009B6CCF">
        <w:rPr>
          <w:rStyle w:val="Refdecomentrio"/>
          <w:sz w:val="24"/>
          <w:szCs w:val="22"/>
        </w:rPr>
        <w:commentReference w:id="52"/>
      </w:r>
    </w:p>
    <w:p w14:paraId="0B680B19" w14:textId="6C6767BB" w:rsidR="0030608B" w:rsidRPr="009B6CCF" w:rsidRDefault="0030608B" w:rsidP="00A6278E">
      <w:pPr>
        <w:pStyle w:val="Legenda"/>
      </w:pPr>
      <w:bookmarkStart w:id="53" w:name="_Ref217750635"/>
      <w:bookmarkStart w:id="54" w:name="_Toc225178492"/>
      <w:r w:rsidRPr="009B6CCF">
        <w:t xml:space="preserve">Tabela </w:t>
      </w:r>
      <w:fldSimple w:instr=" SEQ Tabela \* ARABIC ">
        <w:r w:rsidR="00B26160">
          <w:rPr>
            <w:noProof/>
          </w:rPr>
          <w:t>1</w:t>
        </w:r>
      </w:fldSimple>
      <w:bookmarkEnd w:id="53"/>
      <w:r w:rsidR="00A86CB3">
        <w:t xml:space="preserve"> –</w:t>
      </w:r>
      <w:r w:rsidRPr="009B6CCF">
        <w:t xml:space="preserve"> Resultados das pesquisas de aderência ao CIATA</w:t>
      </w:r>
      <w:bookmarkEnd w:id="54"/>
    </w:p>
    <w:tbl>
      <w:tblPr>
        <w:tblStyle w:val="TabeladeGrade4-nfase11"/>
        <w:tblW w:w="7913" w:type="dxa"/>
        <w:tblLook w:val="04A0" w:firstRow="1" w:lastRow="0" w:firstColumn="1" w:lastColumn="0" w:noHBand="0" w:noVBand="1"/>
      </w:tblPr>
      <w:tblGrid>
        <w:gridCol w:w="2830"/>
        <w:gridCol w:w="790"/>
        <w:gridCol w:w="748"/>
        <w:gridCol w:w="1252"/>
        <w:gridCol w:w="1097"/>
        <w:gridCol w:w="1223"/>
      </w:tblGrid>
      <w:tr w:rsidR="0030608B" w:rsidRPr="009B6CCF" w14:paraId="7B43E233" w14:textId="77777777" w:rsidTr="0071108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17E668B" w14:textId="2875A32E" w:rsidR="0030608B" w:rsidRPr="009B6CCF" w:rsidRDefault="00BD7FBF" w:rsidP="00926561">
            <w:pPr>
              <w:ind w:firstLine="0"/>
              <w:jc w:val="left"/>
              <w:rPr>
                <w:rFonts w:eastAsia="Times New Roman" w:cs="Arial"/>
                <w:szCs w:val="24"/>
                <w:lang w:eastAsia="pt-BR"/>
              </w:rPr>
            </w:pPr>
            <w:r>
              <w:rPr>
                <w:rFonts w:eastAsia="Times New Roman" w:cs="Arial"/>
                <w:szCs w:val="24"/>
                <w:lang w:eastAsia="pt-BR"/>
              </w:rPr>
              <w:t>Método</w:t>
            </w:r>
          </w:p>
        </w:tc>
        <w:tc>
          <w:tcPr>
            <w:tcW w:w="763" w:type="dxa"/>
            <w:noWrap/>
            <w:hideMark/>
          </w:tcPr>
          <w:p w14:paraId="5930BFA1" w14:textId="77777777" w:rsidR="0030608B" w:rsidRPr="009B6CCF" w:rsidRDefault="0030608B" w:rsidP="00926561">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Total</w:t>
            </w:r>
          </w:p>
        </w:tc>
        <w:tc>
          <w:tcPr>
            <w:tcW w:w="2000" w:type="dxa"/>
            <w:gridSpan w:val="2"/>
            <w:noWrap/>
            <w:hideMark/>
          </w:tcPr>
          <w:p w14:paraId="3E347B39" w14:textId="77777777" w:rsidR="0030608B" w:rsidRPr="009B6CCF" w:rsidRDefault="0030608B" w:rsidP="00C9400B">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Com Geo</w:t>
            </w:r>
          </w:p>
        </w:tc>
        <w:tc>
          <w:tcPr>
            <w:tcW w:w="2320" w:type="dxa"/>
            <w:gridSpan w:val="2"/>
            <w:noWrap/>
            <w:hideMark/>
          </w:tcPr>
          <w:p w14:paraId="7E681D95" w14:textId="77777777" w:rsidR="0030608B" w:rsidRPr="009B6CCF" w:rsidRDefault="0030608B" w:rsidP="00926561">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Padrão CIATA</w:t>
            </w:r>
          </w:p>
        </w:tc>
      </w:tr>
      <w:tr w:rsidR="0030608B" w:rsidRPr="009B6CCF" w14:paraId="10C30AF5" w14:textId="77777777" w:rsidTr="007110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649AF24" w14:textId="77777777" w:rsidR="0030608B" w:rsidRPr="00BD7FBF" w:rsidRDefault="0030608B" w:rsidP="00926561">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763" w:type="dxa"/>
            <w:noWrap/>
            <w:hideMark/>
          </w:tcPr>
          <w:p w14:paraId="03D0F896"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748" w:type="dxa"/>
            <w:noWrap/>
            <w:hideMark/>
          </w:tcPr>
          <w:p w14:paraId="02DD3364"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2</w:t>
            </w:r>
          </w:p>
        </w:tc>
        <w:tc>
          <w:tcPr>
            <w:tcW w:w="1252" w:type="dxa"/>
            <w:noWrap/>
            <w:hideMark/>
          </w:tcPr>
          <w:p w14:paraId="7B092CD6"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15%</w:t>
            </w:r>
          </w:p>
        </w:tc>
        <w:tc>
          <w:tcPr>
            <w:tcW w:w="1097" w:type="dxa"/>
            <w:noWrap/>
            <w:hideMark/>
          </w:tcPr>
          <w:p w14:paraId="2A09FFB6"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223" w:type="dxa"/>
            <w:noWrap/>
            <w:hideMark/>
          </w:tcPr>
          <w:p w14:paraId="5CA3BE29"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r>
      <w:tr w:rsidR="0030608B" w:rsidRPr="009B6CCF" w14:paraId="3BC70CA4" w14:textId="77777777" w:rsidTr="0071108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588073D" w14:textId="77777777" w:rsidR="0030608B" w:rsidRPr="00BD7FBF" w:rsidRDefault="0030608B" w:rsidP="00926561">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763" w:type="dxa"/>
            <w:noWrap/>
            <w:hideMark/>
          </w:tcPr>
          <w:p w14:paraId="6E8A6568"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748" w:type="dxa"/>
            <w:noWrap/>
            <w:hideMark/>
          </w:tcPr>
          <w:p w14:paraId="4E61341A"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252" w:type="dxa"/>
            <w:noWrap/>
            <w:hideMark/>
          </w:tcPr>
          <w:p w14:paraId="0218A3E3"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097" w:type="dxa"/>
            <w:noWrap/>
            <w:hideMark/>
          </w:tcPr>
          <w:p w14:paraId="0653F829"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223" w:type="dxa"/>
            <w:noWrap/>
            <w:hideMark/>
          </w:tcPr>
          <w:p w14:paraId="5E63F551"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r>
      <w:tr w:rsidR="0030608B" w:rsidRPr="009B6CCF" w14:paraId="13F7B85E" w14:textId="77777777" w:rsidTr="007110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5E3CD388" w14:textId="77777777" w:rsidR="0030608B" w:rsidRPr="00BD7FBF" w:rsidRDefault="0030608B" w:rsidP="00926561">
            <w:pPr>
              <w:ind w:firstLine="0"/>
              <w:jc w:val="left"/>
              <w:rPr>
                <w:rFonts w:eastAsia="Times New Roman" w:cs="Arial"/>
                <w:b w:val="0"/>
                <w:bCs w:val="0"/>
                <w:szCs w:val="24"/>
                <w:lang w:eastAsia="pt-BR"/>
              </w:rPr>
            </w:pPr>
            <w:r w:rsidRPr="00BD7FBF">
              <w:rPr>
                <w:rFonts w:eastAsia="Times New Roman" w:cs="Arial"/>
                <w:b w:val="0"/>
                <w:bCs w:val="0"/>
                <w:szCs w:val="24"/>
                <w:lang w:eastAsia="pt-BR"/>
              </w:rPr>
              <w:t>CadUrb</w:t>
            </w:r>
          </w:p>
        </w:tc>
        <w:tc>
          <w:tcPr>
            <w:tcW w:w="763" w:type="dxa"/>
            <w:noWrap/>
            <w:hideMark/>
          </w:tcPr>
          <w:p w14:paraId="5E8BEE15"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748" w:type="dxa"/>
            <w:noWrap/>
            <w:hideMark/>
          </w:tcPr>
          <w:p w14:paraId="39398820"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252" w:type="dxa"/>
            <w:noWrap/>
            <w:hideMark/>
          </w:tcPr>
          <w:p w14:paraId="6F280E10"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1097" w:type="dxa"/>
            <w:noWrap/>
            <w:hideMark/>
          </w:tcPr>
          <w:p w14:paraId="6EB05EDD"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w:t>
            </w:r>
          </w:p>
        </w:tc>
        <w:tc>
          <w:tcPr>
            <w:tcW w:w="1223" w:type="dxa"/>
            <w:noWrap/>
            <w:hideMark/>
          </w:tcPr>
          <w:p w14:paraId="7F344994"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r>
      <w:tr w:rsidR="0030608B" w:rsidRPr="009B6CCF" w14:paraId="38F9C65E" w14:textId="77777777" w:rsidTr="0071108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1689C88" w14:textId="77777777" w:rsidR="0030608B" w:rsidRPr="00BD7FBF" w:rsidRDefault="0030608B" w:rsidP="00926561">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763" w:type="dxa"/>
            <w:noWrap/>
            <w:hideMark/>
          </w:tcPr>
          <w:p w14:paraId="4549D197"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748" w:type="dxa"/>
            <w:noWrap/>
            <w:hideMark/>
          </w:tcPr>
          <w:p w14:paraId="3BFA72EF"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252" w:type="dxa"/>
            <w:noWrap/>
            <w:hideMark/>
          </w:tcPr>
          <w:p w14:paraId="121815F1"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097" w:type="dxa"/>
            <w:noWrap/>
            <w:hideMark/>
          </w:tcPr>
          <w:p w14:paraId="410E6D3B"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2967</w:t>
            </w:r>
          </w:p>
        </w:tc>
        <w:tc>
          <w:tcPr>
            <w:tcW w:w="1223" w:type="dxa"/>
            <w:noWrap/>
            <w:hideMark/>
          </w:tcPr>
          <w:p w14:paraId="6181507D"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r>
    </w:tbl>
    <w:p w14:paraId="1169AB6D" w14:textId="15333326" w:rsidR="00E4744A" w:rsidRPr="009B6CCF" w:rsidRDefault="00786449" w:rsidP="00A6278E">
      <w:pPr>
        <w:pStyle w:val="Legenda"/>
      </w:pPr>
      <w:r w:rsidRPr="009B6CCF">
        <w:lastRenderedPageBreak/>
        <w:t xml:space="preserve">Elaboração: </w:t>
      </w:r>
      <w:r w:rsidR="004C7C47">
        <w:t>Autor</w:t>
      </w:r>
      <w:r w:rsidRPr="009B6CCF">
        <w:t xml:space="preserve"> (2025)</w:t>
      </w:r>
    </w:p>
    <w:p w14:paraId="67DEB429" w14:textId="77777777" w:rsidR="0030608B" w:rsidRPr="009B6CCF" w:rsidRDefault="0030608B" w:rsidP="00961CBA"/>
    <w:p w14:paraId="5124E22B" w14:textId="77777777" w:rsidR="00642A8C" w:rsidRPr="009B6CCF" w:rsidRDefault="00961CBA" w:rsidP="00E13DFC">
      <w:commentRangeStart w:id="55"/>
      <w:r w:rsidRPr="009B6CCF">
        <w:t>Foi surpreendente encontrar em</w:t>
      </w:r>
      <w:r w:rsidR="00343C4B" w:rsidRPr="009B6CCF">
        <w:t xml:space="preserve"> 38% das prefeituras (5 de 13) </w:t>
      </w:r>
      <w:r w:rsidRPr="009B6CCF">
        <w:t xml:space="preserve">sistemas que emulam integralmente o projeto CIATA, inclusive em suas falhas mais </w:t>
      </w:r>
      <w:r w:rsidR="00B16E0C" w:rsidRPr="009B6CCF">
        <w:t>graves</w:t>
      </w:r>
      <w:r w:rsidRPr="009B6CCF">
        <w:t xml:space="preserve">. Com sistemas tão limitados é praticamente impossível que a prefeitura ofereça, por exemplo, um serviço on-line de geração de carnês de IPTU. </w:t>
      </w:r>
    </w:p>
    <w:p w14:paraId="3F6A7FA5" w14:textId="69287BDE" w:rsidR="00961CBA" w:rsidRDefault="00DB7BAE" w:rsidP="00E13DFC">
      <w:r w:rsidRPr="009B6CCF">
        <w:t>Observou-se uma correlação direta entre a obsolescência sistêmica e a ausência de indexação digital: municípios com processos puramente analógicos resultaram em retornos negativos na API de busca.</w:t>
      </w:r>
      <w:r w:rsidR="00E13DFC" w:rsidRPr="009B6CCF">
        <w:t xml:space="preserve"> Por conseguinte, os resultados positivos obtidos via GPSE devem ser interpretados como um limite inferior da realidade nacional, indicando um provável subdimensionamento da presença do padrão CIATA devido à exclusão digital de parcelas das administrações municipais.</w:t>
      </w:r>
      <w:commentRangeEnd w:id="55"/>
      <w:r w:rsidR="00B60487">
        <w:rPr>
          <w:rStyle w:val="Refdecomentrio"/>
          <w:sz w:val="24"/>
          <w:szCs w:val="22"/>
        </w:rPr>
        <w:commentReference w:id="55"/>
      </w:r>
    </w:p>
    <w:p w14:paraId="5C52350D" w14:textId="77777777" w:rsidR="00A86CB3" w:rsidRPr="009B6CCF" w:rsidRDefault="00A86CB3" w:rsidP="00E13DFC"/>
    <w:p w14:paraId="46F40117" w14:textId="47DA6C3D" w:rsidR="0022756B" w:rsidRPr="009B6CCF" w:rsidRDefault="0022756B" w:rsidP="002D729A">
      <w:pPr>
        <w:pStyle w:val="Ttulo2"/>
      </w:pPr>
      <w:bookmarkStart w:id="56" w:name="_Toc225178111"/>
      <w:r w:rsidRPr="009B6CCF">
        <w:t>CTM</w:t>
      </w:r>
      <w:bookmarkEnd w:id="56"/>
    </w:p>
    <w:p w14:paraId="471ECF1F" w14:textId="3F50BB29"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 a unidade mínima de intervenção e planejamento urbano —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453FA7AF" w:rsidR="00F62872" w:rsidRPr="009B6CCF" w:rsidRDefault="00F62872" w:rsidP="00F62872">
      <w:pPr>
        <w:pStyle w:val="Citao"/>
      </w:pPr>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outros”</w:t>
      </w:r>
      <w:r w:rsidR="00C669E7">
        <w:t>.</w:t>
      </w:r>
    </w:p>
    <w:p w14:paraId="3D5423F0" w14:textId="39E49A83" w:rsidR="00854A33" w:rsidRDefault="00854A33" w:rsidP="00F62872">
      <w:pPr>
        <w:rPr>
          <w:lang w:eastAsia="pt-BR"/>
        </w:rPr>
      </w:pPr>
      <w:r w:rsidRPr="00854A33">
        <w:rPr>
          <w:lang w:eastAsia="pt-BR"/>
        </w:rPr>
        <w:t>Diferente dos cadastros estritamente fiscais ou administrativos, o Cadastro Territorial Multifinalitário (CTM) exige a convergência de camadas físicas, jurídicas e 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Para que essa integração ocorra, a localização geográfica atua como o denominador comum; assim, o georreferenciamento das parcelas transcende o requisito técnico, constituindo-se como a condição fundamental para a viabilidade de um sistema multifinalitário.</w:t>
      </w:r>
    </w:p>
    <w:p w14:paraId="4281499F" w14:textId="27D30F4B" w:rsidR="00F62872" w:rsidRPr="009B6CCF" w:rsidRDefault="00F62872" w:rsidP="00F62872">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w:t>
      </w:r>
      <w:r w:rsidRPr="009B6CCF">
        <w:rPr>
          <w:lang w:eastAsia="pt-BR"/>
        </w:rPr>
        <w:lastRenderedPageBreak/>
        <w:t>administrativa e tributária do município</w:t>
      </w:r>
      <w:r w:rsidR="0075669F" w:rsidRPr="009B6CCF">
        <w:rPr>
          <w:lang w:eastAsia="pt-BR"/>
        </w:rPr>
        <w:t xml:space="preserve"> (</w:t>
      </w:r>
      <w:r w:rsidR="0075669F" w:rsidRPr="009B6CCF">
        <w:t xml:space="preserve">pacote </w:t>
      </w:r>
      <w:r w:rsidR="0075669F" w:rsidRPr="009B6CCF">
        <w:rPr>
          <w:i/>
          <w:iCs/>
        </w:rPr>
        <w:t>Administrative</w:t>
      </w:r>
      <w:r w:rsidR="0075669F" w:rsidRPr="009B6CCF">
        <w:t xml:space="preserve"> do modelo LADM)</w:t>
      </w:r>
      <w:r w:rsidRPr="009B6CCF">
        <w:rPr>
          <w:lang w:eastAsia="pt-BR"/>
        </w:rPr>
        <w:t>, mas não previu o armazenamento nativo de coordenadas geográficas para os lotes</w:t>
      </w:r>
      <w:r w:rsidR="00690F38" w:rsidRPr="009B6CCF">
        <w:rPr>
          <w:lang w:eastAsia="pt-BR"/>
        </w:rPr>
        <w:t xml:space="preserve"> </w:t>
      </w:r>
      <w:commentRangeStart w:id="57"/>
      <w:r w:rsidR="00690F38" w:rsidRPr="009B6CCF">
        <w:rPr>
          <w:lang w:eastAsia="pt-BR"/>
        </w:rPr>
        <w:t>(ver</w:t>
      </w:r>
      <w:ins w:id="58" w:author="Marco Aurélio Barbiero" w:date="2026-03-19T08:58:00Z" w16du:dateUtc="2026-03-19T11:58:00Z">
        <w:r w:rsidR="00326CD5">
          <w:rPr>
            <w:lang w:eastAsia="pt-BR"/>
          </w:rPr>
          <w:t xml:space="preserve"> </w:t>
        </w:r>
      </w:ins>
      <w:r w:rsidR="00690F38" w:rsidRPr="009B6CCF">
        <w:rPr>
          <w:lang w:eastAsia="pt-BR"/>
        </w:rPr>
        <w:t>)</w:t>
      </w:r>
      <w:commentRangeEnd w:id="57"/>
      <w:r w:rsidR="00B60487" w:rsidRPr="009B6CCF">
        <w:rPr>
          <w:rStyle w:val="Refdecomentrio"/>
          <w:sz w:val="24"/>
          <w:szCs w:val="22"/>
          <w:lang w:eastAsia="pt-BR"/>
        </w:rPr>
        <w:commentReference w:id="57"/>
      </w:r>
      <w:r w:rsidRPr="009B6CCF">
        <w:rPr>
          <w:lang w:eastAsia="pt-BR"/>
        </w:rPr>
        <w:t>. Essa lacuna limita a conexão entre a inscrição fiscal e as camadas geográficas da cidade. É nesse cenário que o CNEFE (Cadastro Nacional de Endereços para Fins Estatísticos) assume um papel infraestrutural.</w:t>
      </w:r>
    </w:p>
    <w:p w14:paraId="74F22F73" w14:textId="7003AF95" w:rsidR="00F62872" w:rsidRPr="009B6CCF" w:rsidRDefault="00F62872" w:rsidP="00F62872">
      <w:pPr>
        <w:widowControl w:val="0"/>
      </w:pPr>
      <w:r w:rsidRPr="009B6CCF">
        <w:t>Embora concebido para fins censitários pelo IBGE, o CNEFE disponibiliza a localização (pontos de coordenadas) das unidades edificadas. Sob a ó</w:t>
      </w:r>
      <w:r w:rsidR="00B85A29">
        <w:t>p</w:t>
      </w:r>
      <w:r w:rsidRPr="009B6CCF">
        <w:t xml:space="preserve">tica do CTM, o CNEFE atua como o elo de espacialização </w:t>
      </w:r>
      <w:r w:rsidR="00FE3CBB" w:rsidRPr="009B6CCF">
        <w:t>(</w:t>
      </w:r>
      <w:r w:rsidR="00005FE7" w:rsidRPr="009B6CCF">
        <w:t xml:space="preserve">Subpacote </w:t>
      </w:r>
      <w:r w:rsidR="00005FE7" w:rsidRPr="009B6CCF">
        <w:rPr>
          <w:i/>
          <w:iCs/>
        </w:rPr>
        <w:t>Surveying and Representation</w:t>
      </w:r>
      <w:r w:rsidR="00005FE7" w:rsidRPr="009B6CCF">
        <w:t xml:space="preserve"> do LADM</w:t>
      </w:r>
      <w:r w:rsidR="00FE3CBB" w:rsidRPr="009B6CCF">
        <w:t xml:space="preserve">) </w:t>
      </w:r>
      <w:r w:rsidRPr="009B6CCF">
        <w:t>que supre a deficiência cartográfica do CIATA. Ao integrar essas bases, a "Inscrição Cadastral" municipal é ancorada a um ponto geográfico real, permitindo que os dados administrativos do CIATA (o "quê" e o "quem") sejam visualizados e analisados no espaço geográfico (o "onde").</w:t>
      </w:r>
    </w:p>
    <w:p w14:paraId="0A13550D" w14:textId="77777777" w:rsidR="00F62872" w:rsidRPr="009B6CCF" w:rsidRDefault="00F62872" w:rsidP="00F62872">
      <w:pPr>
        <w:widowControl w:val="0"/>
      </w:pPr>
      <w:r w:rsidRPr="009B6CCF">
        <w:t xml:space="preserve">Dessa forma, a transição do CIATA para o CTM depende da capacidade de fundir a capilaridade estatística do CNEFE com o rigor administrativo municipal. </w:t>
      </w:r>
    </w:p>
    <w:p w14:paraId="3E8D2059" w14:textId="77777777" w:rsidR="00F62872" w:rsidRPr="009B6CCF" w:rsidRDefault="00F62872" w:rsidP="00F62872"/>
    <w:p w14:paraId="22DEB365" w14:textId="444A07C9" w:rsidR="0009398A" w:rsidRPr="009B6CCF" w:rsidRDefault="0009398A" w:rsidP="00A6278E">
      <w:pPr>
        <w:pStyle w:val="Legenda"/>
      </w:pPr>
    </w:p>
    <w:p w14:paraId="7EBF7D39" w14:textId="18287675" w:rsidR="00690F38" w:rsidRPr="009B6CCF" w:rsidRDefault="00585110" w:rsidP="00585110">
      <w:pPr>
        <w:pStyle w:val="Legenda"/>
      </w:pPr>
      <w:r>
        <w:t xml:space="preserve">Quadro </w:t>
      </w:r>
      <w:fldSimple w:instr=" SEQ Quadro \* ARABIC ">
        <w:r w:rsidR="00B26160">
          <w:rPr>
            <w:noProof/>
          </w:rPr>
          <w:t>2</w:t>
        </w:r>
      </w:fldSimple>
      <w:r>
        <w:t xml:space="preserve"> – </w:t>
      </w:r>
      <w:r w:rsidRPr="00EE2546">
        <w:t>Comparativo CIATA e CTM</w:t>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711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w:t>
            </w:r>
            <w:commentRangeStart w:id="59"/>
            <w:r w:rsidRPr="009B6CCF">
              <w:rPr>
                <w:rFonts w:eastAsia="Times New Roman" w:cs="Arial"/>
                <w:szCs w:val="24"/>
                <w:lang w:eastAsia="pt-BR"/>
              </w:rPr>
              <w:t xml:space="preserve">municípios </w:t>
            </w:r>
            <w:r w:rsidR="00406BEF">
              <w:rPr>
                <w:rFonts w:eastAsia="Times New Roman" w:cs="Arial"/>
                <w:szCs w:val="24"/>
                <w:lang w:eastAsia="pt-BR"/>
              </w:rPr>
              <w:t xml:space="preserve">de </w:t>
            </w:r>
            <w:r w:rsidRPr="009B6CCF">
              <w:rPr>
                <w:rFonts w:eastAsia="Times New Roman" w:cs="Arial"/>
                <w:szCs w:val="24"/>
                <w:lang w:eastAsia="pt-BR"/>
              </w:rPr>
              <w:t>pequeno</w:t>
            </w:r>
            <w:commentRangeEnd w:id="59"/>
            <w:r w:rsidR="0075417C">
              <w:rPr>
                <w:rStyle w:val="Refdecomentrio"/>
                <w:rFonts w:eastAsia="Times New Roman" w:cs="Arial"/>
                <w:sz w:val="24"/>
                <w:szCs w:val="24"/>
                <w:lang w:eastAsia="pt-BR"/>
              </w:rPr>
              <w:commentReference w:id="59"/>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421E52">
      <w:pPr>
        <w:pStyle w:val="Legenda"/>
      </w:pPr>
      <w:r w:rsidRPr="009B6CCF">
        <w:t xml:space="preserve">Elaboração: </w:t>
      </w:r>
      <w:r>
        <w:t>Autor</w:t>
      </w:r>
      <w:r w:rsidRPr="009B6CCF">
        <w:t xml:space="preserve"> (2025)</w:t>
      </w:r>
    </w:p>
    <w:p w14:paraId="5C75D21F" w14:textId="77777777" w:rsidR="0009398A" w:rsidRPr="009B6CCF" w:rsidRDefault="0009398A" w:rsidP="00032871"/>
    <w:p w14:paraId="0F19A475" w14:textId="77777777" w:rsidR="00032871" w:rsidRPr="009B6CCF" w:rsidRDefault="00032871" w:rsidP="00032871"/>
    <w:p w14:paraId="5441D906" w14:textId="0E9DBDF8" w:rsidR="00EB59CA" w:rsidRPr="009B6CCF" w:rsidRDefault="0087115B" w:rsidP="002D729A">
      <w:pPr>
        <w:pStyle w:val="Ttulo2"/>
      </w:pPr>
      <w:bookmarkStart w:id="60" w:name="_Toc225178112"/>
      <w:r w:rsidRPr="009B6CCF">
        <w:lastRenderedPageBreak/>
        <w:t>LADM</w:t>
      </w:r>
      <w:bookmarkEnd w:id="60"/>
    </w:p>
    <w:p w14:paraId="25DE6D7A" w14:textId="04CB082B"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commentRangeStart w:id="61"/>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del w:id="62" w:author="carlos vieira" w:date="2026-04-01T08:20:00Z" w16du:dateUtc="2026-04-01T11:20:00Z">
        <w:r w:rsidR="00EB0EC1" w:rsidDel="00B60487">
          <w:rPr>
            <w:rFonts w:cs="Arial"/>
          </w:rPr>
          <w:delText>C.</w:delText>
        </w:r>
      </w:del>
      <w:r w:rsidR="00EB0EC1">
        <w:rPr>
          <w:rFonts w:cs="Arial"/>
        </w:rPr>
        <w:t>LEMMEN</w:t>
      </w:r>
      <w:r w:rsidRPr="009B6CCF">
        <w:rPr>
          <w:rFonts w:cs="Arial"/>
        </w:rPr>
        <w:t xml:space="preserve"> </w:t>
      </w:r>
      <w:r w:rsidRPr="009B6CCF">
        <w:rPr>
          <w:rFonts w:cs="Arial"/>
          <w:i/>
          <w:iCs/>
        </w:rPr>
        <w:t>et al.</w:t>
      </w:r>
      <w:r w:rsidRPr="009B6CCF">
        <w:rPr>
          <w:rFonts w:cs="Arial"/>
        </w:rPr>
        <w:t>, 2015)</w:t>
      </w:r>
      <w:r w:rsidRPr="009B6CCF">
        <w:fldChar w:fldCharType="end"/>
      </w:r>
      <w:commentRangeEnd w:id="61"/>
      <w:r w:rsidR="0075417C" w:rsidRPr="009B6CCF">
        <w:rPr>
          <w:rStyle w:val="Refdecomentrio"/>
          <w:sz w:val="24"/>
          <w:szCs w:val="22"/>
        </w:rPr>
        <w:commentReference w:id="61"/>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3FE6ACE4"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B26160" w:rsidRPr="009B6CCF">
        <w:t xml:space="preserve">Figura </w:t>
      </w:r>
      <w:r w:rsidR="00B26160">
        <w:rPr>
          <w:noProof/>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UM-PARA-MUITOS representada pelas etiquetas ‘1’ e ‘0..*’. Essa notação indica que um logradouro pode estar associado a vários lotes, enquanto </w:t>
      </w:r>
      <w:ins w:id="63" w:author="Marco Aurélio Barbiero" w:date="2026-03-20T07:47:00Z" w16du:dateUtc="2026-03-20T10:47:00Z">
        <w:r w:rsidR="000B6CA5">
          <w:rPr>
            <w:lang w:eastAsia="pt-BR"/>
          </w:rPr>
          <w:t xml:space="preserve">o endereço de </w:t>
        </w:r>
      </w:ins>
      <w:r w:rsidRPr="009B6CCF">
        <w:rPr>
          <w:lang w:eastAsia="pt-BR"/>
        </w:rPr>
        <w:t xml:space="preserve">um </w:t>
      </w:r>
      <w:commentRangeStart w:id="64"/>
      <w:r w:rsidRPr="009B6CCF">
        <w:rPr>
          <w:lang w:eastAsia="pt-BR"/>
        </w:rPr>
        <w:t>lote estará associado a apenas um logradouro</w:t>
      </w:r>
      <w:commentRangeEnd w:id="64"/>
      <w:r w:rsidR="0075417C" w:rsidRPr="009B6CCF">
        <w:rPr>
          <w:rStyle w:val="Refdecomentrio"/>
          <w:sz w:val="24"/>
          <w:szCs w:val="22"/>
          <w:lang w:eastAsia="pt-BR"/>
        </w:rPr>
        <w:commentReference w:id="64"/>
      </w:r>
      <w:r w:rsidRPr="009B6CCF">
        <w:rPr>
          <w:lang w:eastAsia="pt-BR"/>
        </w:rPr>
        <w:t>.</w:t>
      </w:r>
    </w:p>
    <w:p w14:paraId="3CF6B0A0" w14:textId="77777777" w:rsidR="007A6E97" w:rsidRPr="009B6CCF" w:rsidRDefault="007A6E97" w:rsidP="00A6278E">
      <w:pPr>
        <w:pStyle w:val="Legenda"/>
      </w:pPr>
    </w:p>
    <w:p w14:paraId="5EE2C011" w14:textId="318E7114" w:rsidR="007A6E97" w:rsidRPr="009B6CCF" w:rsidRDefault="007A6E97" w:rsidP="00A6278E">
      <w:pPr>
        <w:pStyle w:val="Legenda"/>
      </w:pPr>
      <w:bookmarkStart w:id="65" w:name="_Ref219194886"/>
      <w:bookmarkStart w:id="66" w:name="_Toc225178442"/>
      <w:r w:rsidRPr="009B6CCF">
        <w:t xml:space="preserve">Figura </w:t>
      </w:r>
      <w:fldSimple w:instr=" SEQ Figura \* ARABIC ">
        <w:r w:rsidR="00B26160">
          <w:rPr>
            <w:noProof/>
          </w:rPr>
          <w:t>1</w:t>
        </w:r>
      </w:fldSimple>
      <w:bookmarkEnd w:id="65"/>
      <w:r w:rsidRPr="009B6CCF">
        <w:t>: Exemplo de diagrama UML</w:t>
      </w:r>
      <w:bookmarkEnd w:id="66"/>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3"/>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rsidP="00421E52">
      <w:pPr>
        <w:pStyle w:val="Legenda"/>
      </w:pPr>
      <w:r w:rsidRPr="009B6CCF">
        <w:t xml:space="preserve">Elaboração: </w:t>
      </w:r>
      <w:r>
        <w:t>Autor</w:t>
      </w:r>
      <w:r w:rsidRPr="009B6CCF">
        <w:t xml:space="preserve"> (2025)</w:t>
      </w:r>
    </w:p>
    <w:p w14:paraId="1E02ED2A" w14:textId="77777777" w:rsidR="007A6E97" w:rsidRPr="009B6CCF" w:rsidRDefault="007A6E97" w:rsidP="007A6E97"/>
    <w:p w14:paraId="71512D89" w14:textId="72A6C923"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w:t>
      </w:r>
      <w:ins w:id="67" w:author="Marco Aurélio Barbiero" w:date="2026-03-20T07:48:00Z" w16du:dateUtc="2026-03-20T10:48:00Z">
        <w:r w:rsidR="000B6CA5">
          <w:t>ANCHIA</w:t>
        </w:r>
        <w:r w:rsidR="00883100">
          <w:t>NIAK</w:t>
        </w:r>
      </w:ins>
      <w:del w:id="68" w:author="Marco Aurélio Barbiero" w:date="2026-03-20T07:48:00Z" w16du:dateUtc="2026-03-20T10:48:00Z">
        <w:r w:rsidRPr="009B6CCF" w:rsidDel="00883100">
          <w:delText>anchiniak</w:delText>
        </w:r>
      </w:del>
      <w:r w:rsidRPr="009B6CCF">
        <w:t>, 2017</w:t>
      </w:r>
      <w:r w:rsidR="00BE4E68" w:rsidRPr="009B6CCF">
        <w:t xml:space="preserve">; </w:t>
      </w:r>
      <w:r w:rsidR="00C718A7" w:rsidRPr="009B6CCF">
        <w:t>ISO, 2012</w:t>
      </w:r>
      <w:r w:rsidRPr="009B6CCF">
        <w:t>):</w:t>
      </w:r>
    </w:p>
    <w:p w14:paraId="524CD356" w14:textId="4B2CA572" w:rsidR="007A6E97" w:rsidRPr="009B6CCF" w:rsidRDefault="007A6E97" w:rsidP="00AB43B9">
      <w:pPr>
        <w:pStyle w:val="PargrafodaLista"/>
        <w:numPr>
          <w:ilvl w:val="0"/>
          <w:numId w:val="14"/>
        </w:numPr>
      </w:pPr>
      <w:r w:rsidRPr="009B6CCF">
        <w:rPr>
          <w:b/>
          <w:bCs/>
          <w:i/>
          <w:iCs/>
        </w:rPr>
        <w:t xml:space="preserve">Party </w:t>
      </w:r>
      <w:r w:rsidR="00A67086" w:rsidRPr="009B6CCF">
        <w:rPr>
          <w:b/>
          <w:bCs/>
          <w:i/>
          <w:iCs/>
        </w:rPr>
        <w:t>Package</w:t>
      </w:r>
      <w:r w:rsidRPr="009B6CCF">
        <w:t xml:space="preserve">: Representa os atores (pessoas físicas, grupos ou organizações) relacionados às unidades espaciais. Inclui classes como </w:t>
      </w:r>
      <w:r w:rsidRPr="00883100">
        <w:rPr>
          <w:i/>
          <w:iCs/>
          <w:rPrChange w:id="69" w:author="Marco Aurélio Barbiero" w:date="2026-03-20T07:48:00Z" w16du:dateUtc="2026-03-20T10:48:00Z">
            <w:rPr/>
          </w:rPrChange>
        </w:rPr>
        <w:t>LA_Party</w:t>
      </w:r>
      <w:r w:rsidRPr="009B6CCF">
        <w:t xml:space="preserve"> e </w:t>
      </w:r>
      <w:r w:rsidRPr="00883100">
        <w:rPr>
          <w:i/>
          <w:iCs/>
          <w:rPrChange w:id="70" w:author="Marco Aurélio Barbiero" w:date="2026-03-20T07:48:00Z" w16du:dateUtc="2026-03-20T10:48:00Z">
            <w:rPr/>
          </w:rPrChange>
        </w:rPr>
        <w:t>LA_GroupParty</w:t>
      </w:r>
      <w:r w:rsidRPr="009B6CCF">
        <w:t>;</w:t>
      </w:r>
    </w:p>
    <w:p w14:paraId="685459BD" w14:textId="563E4D0E" w:rsidR="007A6E97" w:rsidRPr="009B6CCF" w:rsidRDefault="007A6E97" w:rsidP="00AB43B9">
      <w:pPr>
        <w:pStyle w:val="PargrafodaLista"/>
        <w:numPr>
          <w:ilvl w:val="0"/>
          <w:numId w:val="14"/>
        </w:numPr>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1C47BBFF" w:rsidR="007A6E97" w:rsidRPr="009B6CCF" w:rsidRDefault="007A6E97" w:rsidP="00AB43B9">
      <w:pPr>
        <w:pStyle w:val="PargrafodaLista"/>
        <w:numPr>
          <w:ilvl w:val="0"/>
          <w:numId w:val="14"/>
        </w:numPr>
      </w:pPr>
      <w:r w:rsidRPr="009B6CCF">
        <w:rPr>
          <w:b/>
          <w:bCs/>
          <w:i/>
          <w:iCs/>
        </w:rPr>
        <w:t xml:space="preserve">Spatial Unit </w:t>
      </w:r>
      <w:r w:rsidR="00A67086" w:rsidRPr="009B6CCF">
        <w:rPr>
          <w:b/>
          <w:bCs/>
          <w:i/>
          <w:iCs/>
        </w:rPr>
        <w:t>Package</w:t>
      </w:r>
      <w:r w:rsidRPr="009B6CCF">
        <w:t xml:space="preserve">: Representa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6C5A539A" w:rsidR="007A6E97" w:rsidRPr="009B6CCF" w:rsidRDefault="007A6E97" w:rsidP="00AB43B9">
      <w:pPr>
        <w:pStyle w:val="PargrafodaLista"/>
        <w:numPr>
          <w:ilvl w:val="0"/>
          <w:numId w:val="14"/>
        </w:numPr>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Responsável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6B655B2D"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de dados </w:t>
      </w:r>
      <w:r w:rsidR="00BE4B41" w:rsidRPr="009B6CCF">
        <w:t>normalizadas e independentes</w:t>
      </w:r>
      <w:r w:rsidR="007A6E97" w:rsidRPr="009B6CCF">
        <w:t xml:space="preserve"> (</w:t>
      </w:r>
      <w:commentRangeStart w:id="71"/>
      <w:r w:rsidR="007A6E97" w:rsidRPr="009B6CCF">
        <w:t>Date</w:t>
      </w:r>
      <w:commentRangeEnd w:id="71"/>
      <w:r w:rsidR="00B60487" w:rsidRPr="009B6CCF">
        <w:rPr>
          <w:rStyle w:val="Refdecomentrio"/>
          <w:sz w:val="24"/>
          <w:szCs w:val="22"/>
        </w:rPr>
        <w:commentReference w:id="71"/>
      </w:r>
      <w:r w:rsidR="007A6E97" w:rsidRPr="009B6CCF">
        <w:t xml:space="preserv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lastRenderedPageBreak/>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5FF58E80"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B26160" w:rsidRPr="009B6CCF">
        <w:t xml:space="preserve">Figura </w:t>
      </w:r>
      <w:r w:rsidR="00B26160">
        <w:rPr>
          <w:noProof/>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3F1C6BFE" w:rsidR="00833AB7" w:rsidRPr="009B6CCF" w:rsidRDefault="00833AB7" w:rsidP="00A6278E">
      <w:pPr>
        <w:pStyle w:val="Legenda"/>
      </w:pPr>
      <w:bookmarkStart w:id="72" w:name="_Ref219230878"/>
      <w:bookmarkStart w:id="73" w:name="_Toc225178443"/>
      <w:r w:rsidRPr="009B6CCF">
        <w:t xml:space="preserve">Figura </w:t>
      </w:r>
      <w:fldSimple w:instr=" SEQ Figura \* ARABIC ">
        <w:r w:rsidR="00B26160">
          <w:rPr>
            <w:noProof/>
          </w:rPr>
          <w:t>2</w:t>
        </w:r>
      </w:fldSimple>
      <w:bookmarkEnd w:id="72"/>
      <w:r w:rsidR="00943A8E">
        <w:t xml:space="preserve"> –</w:t>
      </w:r>
      <w:r w:rsidRPr="009B6CCF">
        <w:t xml:space="preserve"> Classes básicas (</w:t>
      </w:r>
      <w:r w:rsidRPr="009B6CCF">
        <w:rPr>
          <w:i/>
        </w:rPr>
        <w:t>pack</w:t>
      </w:r>
      <w:r w:rsidR="001C6A26" w:rsidRPr="009B6CCF">
        <w:rPr>
          <w:i/>
        </w:rPr>
        <w:t>ages</w:t>
      </w:r>
      <w:r w:rsidRPr="009B6CCF">
        <w:t>) do LADM e sua relação com CIATA e CNEFE</w:t>
      </w:r>
      <w:bookmarkEnd w:id="73"/>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20A0264" w:rsidR="00833AB7" w:rsidRPr="009B6CCF" w:rsidRDefault="00833AB7" w:rsidP="00A6278E">
      <w:pPr>
        <w:pStyle w:val="Legenda"/>
      </w:pPr>
      <w:r w:rsidRPr="009B6CCF">
        <w:t xml:space="preserve">Fonte:(Yılmaz; Alkan, 2024). Adaptação: </w:t>
      </w:r>
      <w:r w:rsidR="00421E52">
        <w:t>Autor (2025)</w:t>
      </w:r>
    </w:p>
    <w:p w14:paraId="09356A89" w14:textId="77777777" w:rsidR="00833AB7" w:rsidRPr="009B6CCF" w:rsidRDefault="00833AB7" w:rsidP="00833AB7"/>
    <w:p w14:paraId="03CAC03F" w14:textId="041E94C5"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 ISO 19152.</w:t>
      </w:r>
    </w:p>
    <w:p w14:paraId="60CD2E9B" w14:textId="77777777" w:rsidR="002E39E8" w:rsidRPr="009B6CCF" w:rsidRDefault="002E39E8" w:rsidP="00093FBB">
      <w:pPr>
        <w:pStyle w:val="Ttulo3"/>
      </w:pPr>
      <w:bookmarkStart w:id="74" w:name="_Toc225178113"/>
      <w:r w:rsidRPr="009B6CCF">
        <w:t>O CNEFE e o LADM</w:t>
      </w:r>
      <w:bookmarkEnd w:id="74"/>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coordenadas geográficas </w:t>
      </w:r>
      <w:r w:rsidR="009556EC">
        <w:t>–</w:t>
      </w:r>
      <w:r w:rsidRPr="009B6CCF">
        <w:t xml:space="preserve">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lastRenderedPageBreak/>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244B8C0B" w:rsidR="00802683" w:rsidRDefault="002E39E8" w:rsidP="00802683">
      <w:r w:rsidRPr="009B6CCF">
        <w:t xml:space="preserve">O </w:t>
      </w:r>
      <w:fldSimple w:instr=" REF _Ref219193829 ">
        <w:r w:rsidR="00B26160" w:rsidRPr="009B6CCF">
          <w:t xml:space="preserve">Quadro </w:t>
        </w:r>
        <w:r w:rsidR="00B26160">
          <w:rPr>
            <w:noProof/>
          </w:rPr>
          <w:t>3</w:t>
        </w:r>
      </w:fldSimple>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44E60400" w:rsidR="002E39E8" w:rsidRPr="009B6CCF" w:rsidRDefault="002E39E8" w:rsidP="00A6278E">
      <w:pPr>
        <w:pStyle w:val="Legenda"/>
      </w:pPr>
      <w:bookmarkStart w:id="75" w:name="_Ref219193829"/>
      <w:r w:rsidRPr="009B6CCF">
        <w:t xml:space="preserve">Quadro </w:t>
      </w:r>
      <w:fldSimple w:instr=" SEQ Quadro \* ARABIC ">
        <w:r w:rsidR="00B26160">
          <w:rPr>
            <w:noProof/>
          </w:rPr>
          <w:t>3</w:t>
        </w:r>
      </w:fldSimple>
      <w:bookmarkEnd w:id="75"/>
      <w:r w:rsidR="00943A8E">
        <w:t xml:space="preserve"> –</w:t>
      </w:r>
      <w:r w:rsidRPr="009B6CCF">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552E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34770C">
            <w:pPr>
              <w:ind w:firstLine="0"/>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34770C">
            <w:pPr>
              <w:ind w:firstLine="0"/>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34770C">
            <w:pPr>
              <w:ind w:firstLine="0"/>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hideMark/>
          </w:tcPr>
          <w:p w14:paraId="01205B4F"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34770C">
            <w:pPr>
              <w:ind w:firstLine="0"/>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34770C">
            <w:pPr>
              <w:ind w:firstLine="0"/>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34770C">
            <w:pPr>
              <w:ind w:firstLine="0"/>
              <w:rPr>
                <w:lang w:eastAsia="pt-BR"/>
              </w:rPr>
            </w:pPr>
            <w:r w:rsidRPr="009B6CCF">
              <w:rPr>
                <w:lang w:eastAsia="pt-BR"/>
              </w:rPr>
              <w:t>Georreferen</w:t>
            </w:r>
            <w:r w:rsidR="0034770C" w:rsidRPr="009B6CCF">
              <w:rPr>
                <w:lang w:eastAsia="pt-BR"/>
              </w:rPr>
              <w:t>-</w:t>
            </w:r>
            <w:r w:rsidRPr="009B6CCF">
              <w:rPr>
                <w:lang w:eastAsia="pt-BR"/>
              </w:rPr>
              <w:t>ciamento</w:t>
            </w:r>
          </w:p>
        </w:tc>
        <w:tc>
          <w:tcPr>
            <w:tcW w:w="3402" w:type="dxa"/>
          </w:tcPr>
          <w:p w14:paraId="6C88F2D3"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34770C">
                  <w:pPr>
                    <w:jc w:val="center"/>
                    <w:rPr>
                      <w:lang w:eastAsia="pt-BR"/>
                    </w:rPr>
                  </w:pPr>
                </w:p>
              </w:tc>
            </w:tr>
          </w:tbl>
          <w:p w14:paraId="7D6EADF8"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34770C">
            <w:pPr>
              <w:ind w:firstLine="0"/>
              <w:rPr>
                <w:rFonts w:eastAsia="Times New Roman"/>
                <w:b w:val="0"/>
                <w:bCs w:val="0"/>
                <w:szCs w:val="24"/>
                <w:lang w:eastAsia="pt-BR"/>
              </w:rPr>
            </w:pPr>
            <w:r w:rsidRPr="009B6CCF">
              <w:rPr>
                <w:rStyle w:val="Forte"/>
                <w:b/>
              </w:rPr>
              <w:t>Implementação</w:t>
            </w:r>
          </w:p>
        </w:tc>
        <w:tc>
          <w:tcPr>
            <w:tcW w:w="3402" w:type="dxa"/>
            <w:hideMark/>
          </w:tcPr>
          <w:p w14:paraId="4EFF73E9"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 xml:space="preserve">Em uso contínuo pelo IBGE, com atualizações periódicas durante operações </w:t>
            </w:r>
            <w:r w:rsidRPr="009B6CCF">
              <w:lastRenderedPageBreak/>
              <w:t>censitárias e por meio de parcerias locais.</w:t>
            </w:r>
          </w:p>
        </w:tc>
        <w:tc>
          <w:tcPr>
            <w:tcW w:w="3679" w:type="dxa"/>
            <w:hideMark/>
          </w:tcPr>
          <w:p w14:paraId="390E8DF5"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lastRenderedPageBreak/>
              <w:t xml:space="preserve">Em expansão global, sendo adaptado por diversos países e integrado a legislações </w:t>
            </w:r>
            <w:r w:rsidRPr="009B6CCF">
              <w:lastRenderedPageBreak/>
              <w:t>nacionais de cadastro e registro.</w:t>
            </w:r>
          </w:p>
        </w:tc>
      </w:tr>
    </w:tbl>
    <w:p w14:paraId="79DDBBBC" w14:textId="77777777" w:rsidR="005D0A9E" w:rsidRPr="009B6CCF" w:rsidRDefault="005D0A9E" w:rsidP="005D0A9E">
      <w:pPr>
        <w:pStyle w:val="Legenda"/>
      </w:pPr>
      <w:r w:rsidRPr="009B6CCF">
        <w:lastRenderedPageBreak/>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76" w:name="_Toc225178114"/>
      <w:r w:rsidRPr="009B6CCF">
        <w:t>O CIATA e o LADM</w:t>
      </w:r>
      <w:bookmarkEnd w:id="76"/>
    </w:p>
    <w:p w14:paraId="40D8BED5" w14:textId="5AFF63A7"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20821F93"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B26160" w:rsidRPr="009B6CCF">
        <w:t xml:space="preserve">Quadro </w:t>
      </w:r>
      <w:r w:rsidR="00B26160">
        <w:t>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1DE37AE9" w:rsidR="00321F9B" w:rsidRPr="009B6CCF" w:rsidRDefault="00321F9B" w:rsidP="00A6278E">
      <w:pPr>
        <w:pStyle w:val="Legenda"/>
      </w:pPr>
      <w:bookmarkStart w:id="77" w:name="_Ref217716138"/>
      <w:r w:rsidRPr="009B6CCF">
        <w:lastRenderedPageBreak/>
        <w:t xml:space="preserve">Quadro </w:t>
      </w:r>
      <w:fldSimple w:instr=" SEQ Quadro \* ARABIC ">
        <w:r w:rsidR="00B26160">
          <w:rPr>
            <w:noProof/>
          </w:rPr>
          <w:t>4</w:t>
        </w:r>
      </w:fldSimple>
      <w:bookmarkEnd w:id="77"/>
      <w:r w:rsidR="00943A8E">
        <w:t xml:space="preserve"> –</w:t>
      </w:r>
      <w:r w:rsidRPr="009B6CCF">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74555B"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tcPr>
          <w:p w14:paraId="479E7CAA"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A6278E">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4F884A96" w:rsidR="00203121" w:rsidRPr="009B6CCF" w:rsidRDefault="00203121" w:rsidP="00203121">
      <w:r w:rsidRPr="009B6CCF">
        <w:t xml:space="preserve">A </w:t>
      </w:r>
      <w:fldSimple w:instr=" REF _Ref219195479 ">
        <w:r w:rsidR="00B26160" w:rsidRPr="009B6CCF">
          <w:t xml:space="preserve">Figura </w:t>
        </w:r>
        <w:r w:rsidR="00B26160">
          <w:rPr>
            <w:noProof/>
          </w:rPr>
          <w:t>3</w:t>
        </w:r>
      </w:fldSimple>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51695897" w:rsidR="00D92D84" w:rsidRPr="009B6CCF" w:rsidRDefault="00D92D84" w:rsidP="00A6278E">
      <w:pPr>
        <w:pStyle w:val="Legenda"/>
      </w:pPr>
      <w:bookmarkStart w:id="78" w:name="_Ref219195479"/>
      <w:bookmarkStart w:id="79" w:name="_Toc225178444"/>
      <w:r w:rsidRPr="009B6CCF">
        <w:t xml:space="preserve">Figura </w:t>
      </w:r>
      <w:fldSimple w:instr=" SEQ Figura \* ARABIC ">
        <w:r w:rsidR="00B26160">
          <w:rPr>
            <w:noProof/>
          </w:rPr>
          <w:t>3</w:t>
        </w:r>
      </w:fldSimple>
      <w:bookmarkEnd w:id="78"/>
      <w:r w:rsidR="00943A8E">
        <w:t xml:space="preserve"> –</w:t>
      </w:r>
      <w:r w:rsidRPr="009B6CCF">
        <w:t xml:space="preserve"> Associação </w:t>
      </w:r>
      <w:r w:rsidRPr="009B6CCF">
        <w:rPr>
          <w:i/>
        </w:rPr>
        <w:t>LA_SpatialUnit</w:t>
      </w:r>
      <w:r w:rsidRPr="009B6CCF">
        <w:t xml:space="preserve"> e CIATA</w:t>
      </w:r>
      <w:bookmarkEnd w:id="79"/>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5"/>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DF5688">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80" w:name="_Toc225178115"/>
      <w:r w:rsidRPr="009B6CCF">
        <w:t>OPENSTREETMAP – OSM</w:t>
      </w:r>
      <w:bookmarkEnd w:id="80"/>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74555B">
        <w:rPr>
          <w:rStyle w:val="Refdenotaderodap"/>
        </w:rPr>
        <w:footnoteReference w:id="3"/>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23E2FCB6"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C74011">
        <w:rPr>
          <w:rFonts w:cs="Arial"/>
        </w:rPr>
        <w:t>GOODCHILD</w:t>
      </w:r>
      <w:r w:rsidR="004311AD" w:rsidRPr="009B6CCF">
        <w:rPr>
          <w:rFonts w:cs="Arial"/>
        </w:rPr>
        <w:t>, 2007)</w:t>
      </w:r>
      <w:r w:rsidR="004311AD" w:rsidRPr="009B6CCF">
        <w:fldChar w:fldCharType="end"/>
      </w:r>
      <w:r w:rsidRPr="009B6CCF">
        <w:t>.</w:t>
      </w:r>
    </w:p>
    <w:p w14:paraId="13266E01" w14:textId="17B88A49"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w:t>
      </w:r>
      <w:r w:rsidRPr="009B6CCF">
        <w:lastRenderedPageBreak/>
        <w:t xml:space="preserve">atualização do espaço urbano </w:t>
      </w:r>
      <w:r w:rsidR="00A6506E" w:rsidRPr="009B6CCF">
        <w:fldChar w:fldCharType="begin"/>
      </w:r>
      <w:r w:rsidR="005315CE">
        <w:instrText xml:space="preserve"> ADDIN ZOTERO_ITEM CSL_CITATION {"citationID":"5k99cRTi","properties":{"formattedCitation":"(Goodchild,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A6506E" w:rsidRPr="009B6CCF">
        <w:fldChar w:fldCharType="separate"/>
      </w:r>
      <w:r w:rsidR="00A6506E" w:rsidRPr="009B6CCF">
        <w:rPr>
          <w:rFonts w:cs="Arial"/>
        </w:rPr>
        <w:t>(</w:t>
      </w:r>
      <w:r w:rsidR="00C74011">
        <w:rPr>
          <w:rFonts w:cs="Arial"/>
        </w:rPr>
        <w:t>GOODCHILD</w:t>
      </w:r>
      <w:r w:rsidR="00A6506E" w:rsidRPr="009B6CCF">
        <w:rPr>
          <w:rFonts w:cs="Arial"/>
        </w:rPr>
        <w:t>, 2007)</w:t>
      </w:r>
      <w:r w:rsidR="00A6506E" w:rsidRPr="009B6CCF">
        <w:fldChar w:fldCharType="end"/>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r w:rsidR="00BD55D6" w:rsidRPr="009B6CCF">
        <w:fldChar w:fldCharType="begin"/>
      </w:r>
      <w:r w:rsidR="00655B41">
        <w:instrText xml:space="preserve"> ADDIN ZOTERO_ITEM CSL_CITATION {"citationID":"fVzmFSfg","properties":{"formattedCitation":"(Elias {\\i{}et al.}, 2020; Haklay, 2010)","plainCitation":"(Elias et al., 2020; Haklay, 2010)","noteIndex":0},"citationItems":[{"id":314,"uris":["http://zotero.org/users/15531986/items/6NH8LUI6"],"itemData":{"id":314,"type":"article-journal","container-title":"Boletim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p>
    <w:p w14:paraId="3DAA66AF" w14:textId="2D6B650A"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w:t>
      </w:r>
      <w:commentRangeStart w:id="81"/>
      <w:r w:rsidRPr="009B6CCF">
        <w:t>semelhante</w:t>
      </w:r>
      <w:commentRangeEnd w:id="81"/>
      <w:r w:rsidR="0075417C" w:rsidRPr="009B6CCF">
        <w:rPr>
          <w:rStyle w:val="Refdecomentrio"/>
          <w:sz w:val="24"/>
          <w:szCs w:val="22"/>
        </w:rPr>
        <w:commentReference w:id="81"/>
      </w:r>
      <w:r w:rsidRPr="009B6CCF">
        <w:t xml:space="preserve"> ao SQL</w:t>
      </w:r>
      <w:r w:rsidR="00A502F7" w:rsidRPr="009B6CCF">
        <w:t xml:space="preserve"> </w:t>
      </w:r>
      <w:commentRangeStart w:id="82"/>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commentRangeEnd w:id="82"/>
      <w:r w:rsidR="0075417C" w:rsidRPr="009B6CCF">
        <w:rPr>
          <w:rStyle w:val="Refdecomentrio"/>
          <w:sz w:val="24"/>
          <w:szCs w:val="22"/>
        </w:rPr>
        <w:commentReference w:id="82"/>
      </w:r>
      <w:r w:rsidRPr="009B6CCF">
        <w:t xml:space="preserve">. </w:t>
      </w:r>
    </w:p>
    <w:p w14:paraId="7586CB99" w14:textId="77777777" w:rsidR="00BA5B04" w:rsidRPr="009B6CCF" w:rsidRDefault="006D3D4B" w:rsidP="009B6CCF">
      <w:pPr>
        <w:pStyle w:val="Ttulo1"/>
      </w:pPr>
      <w:bookmarkStart w:id="83" w:name="_Toc225178116"/>
      <w:r w:rsidRPr="009B6CCF">
        <w:lastRenderedPageBreak/>
        <w:t>MATERIAIS E MÉTODO</w:t>
      </w:r>
      <w:bookmarkEnd w:id="83"/>
    </w:p>
    <w:p w14:paraId="15B78283" w14:textId="6D306B07" w:rsidR="006D3D4B" w:rsidRPr="009B6CCF" w:rsidRDefault="006D3D4B" w:rsidP="002D729A">
      <w:pPr>
        <w:pStyle w:val="Ttulo2"/>
      </w:pPr>
      <w:bookmarkStart w:id="84" w:name="_Toc225178117"/>
      <w:r w:rsidRPr="009B6CCF">
        <w:t>CARACTERIZAÇÃO DA ÁREA DE ESTUDO</w:t>
      </w:r>
      <w:bookmarkEnd w:id="84"/>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000706F4">
        <w:t xml:space="preserve">uma população de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0706F4">
        <w:rPr>
          <w:i/>
          <w:rPrChange w:id="85" w:author="Carlos" w:date="2026-03-18T08:59:00Z">
            <w:rPr/>
          </w:rPrChange>
        </w:rPr>
        <w:t>Capital do Melaço</w:t>
      </w:r>
      <w:r w:rsidRPr="009B6CCF">
        <w:t>" e possui uma localização estratégica próxima ao Parque Nacional do Iguaçu</w:t>
      </w:r>
      <w:r w:rsidR="00DF3E6F" w:rsidRPr="009B6CCF">
        <w:t>.</w:t>
      </w:r>
    </w:p>
    <w:p w14:paraId="08A622B2" w14:textId="6251EE75"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w:t>
      </w:r>
      <w:r w:rsidR="006F008F" w:rsidRPr="00BB34FF">
        <w:rPr>
          <w:i/>
          <w:iCs/>
        </w:rPr>
        <w:t>download</w:t>
      </w:r>
      <w:r w:rsidR="006F008F" w:rsidRPr="009B6CCF">
        <w:t xml:space="preserve"> dos </w:t>
      </w:r>
      <w:r w:rsidR="006F008F" w:rsidRPr="009B6CCF">
        <w:rPr>
          <w:i/>
          <w:iCs/>
        </w:rPr>
        <w:t>shapefiles</w:t>
      </w:r>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rbano (CTU</w:t>
      </w:r>
      <w:r w:rsidR="00BB34FF">
        <w:t>/CIATA</w:t>
      </w:r>
      <w:r w:rsidR="00602558" w:rsidRPr="009B6CCF">
        <w:t xml:space="preserve">).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3213E4DC"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B26160" w:rsidRPr="009B6CCF">
        <w:t xml:space="preserve">Quadro </w:t>
      </w:r>
      <w:r w:rsidR="00B26160">
        <w:rPr>
          <w:noProof/>
        </w:rPr>
        <w:t>5</w:t>
      </w:r>
      <w:r w:rsidR="00DF3E6F" w:rsidRPr="009B6CCF">
        <w:fldChar w:fldCharType="end"/>
      </w:r>
      <w:r w:rsidRPr="009B6CCF">
        <w:t xml:space="preserve">, 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6478F0F9" w:rsidR="00232E88" w:rsidRPr="009B6CCF" w:rsidRDefault="00232E88" w:rsidP="00A6278E">
      <w:pPr>
        <w:pStyle w:val="Legenda"/>
      </w:pPr>
      <w:bookmarkStart w:id="86" w:name="_Ref222379166"/>
      <w:r w:rsidRPr="009B6CCF">
        <w:t xml:space="preserve">Quadro </w:t>
      </w:r>
      <w:fldSimple w:instr=" SEQ Quadro \* ARABIC ">
        <w:r w:rsidR="00B26160">
          <w:rPr>
            <w:noProof/>
          </w:rPr>
          <w:t>5</w:t>
        </w:r>
      </w:fldSimple>
      <w:bookmarkEnd w:id="86"/>
      <w:r w:rsidRPr="009B6CCF">
        <w:t xml:space="preserve"> </w:t>
      </w:r>
      <w:r w:rsidR="008E47F5" w:rsidRPr="009B6CCF">
        <w:t>–</w:t>
      </w:r>
      <w:r w:rsidRPr="009B6CCF">
        <w:t xml:space="preserve"> </w:t>
      </w:r>
      <w:r w:rsidR="008E47F5" w:rsidRPr="009B6CCF">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345E8BF1" w:rsidR="00FE197A" w:rsidRPr="009B6CCF" w:rsidRDefault="00FE197A" w:rsidP="00A6278E">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23DBE3C7" w14:textId="47F6E575" w:rsidR="008E0F62"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0A67AD9B" w14:textId="77777777" w:rsidR="00C309AF" w:rsidRPr="009B6CCF" w:rsidRDefault="00C309AF" w:rsidP="006D3D4B"/>
    <w:p w14:paraId="190780EB" w14:textId="77777777" w:rsidR="000A2811" w:rsidRPr="009B6CCF" w:rsidRDefault="000A2811" w:rsidP="006D3D4B"/>
    <w:p w14:paraId="2BC280CB" w14:textId="52BFC430" w:rsidR="006D3D4B" w:rsidRPr="009B6CCF" w:rsidRDefault="006D3D4B" w:rsidP="002D729A">
      <w:pPr>
        <w:pStyle w:val="Ttulo2"/>
      </w:pPr>
      <w:bookmarkStart w:id="87" w:name="_Toc225178118"/>
      <w:r w:rsidRPr="009B6CCF">
        <w:t>MATERIAIS</w:t>
      </w:r>
      <w:bookmarkEnd w:id="87"/>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BF736C">
      <w:pPr>
        <w:pStyle w:val="PargrafodaLista"/>
        <w:numPr>
          <w:ilvl w:val="0"/>
          <w:numId w:val="15"/>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rsidP="00BF736C">
      <w:pPr>
        <w:pStyle w:val="PargrafodaLista"/>
        <w:numPr>
          <w:ilvl w:val="0"/>
          <w:numId w:val="15"/>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rsidP="00BF736C">
      <w:pPr>
        <w:pStyle w:val="PargrafodaLista"/>
        <w:numPr>
          <w:ilvl w:val="0"/>
          <w:numId w:val="15"/>
        </w:numPr>
      </w:pPr>
      <w:r w:rsidRPr="009B6CCF">
        <w:t xml:space="preserve">a biblioteca </w:t>
      </w:r>
      <w:r w:rsidRPr="009B6CCF">
        <w:rPr>
          <w:i/>
          <w:iCs/>
        </w:rPr>
        <w:t>Leaflet</w:t>
      </w:r>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642322E2"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6" w:history="1">
        <w:r w:rsidR="00086E18" w:rsidRPr="009B6CCF">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88" w:name="_Toc225178119"/>
      <w:r w:rsidRPr="009B6CCF">
        <w:t xml:space="preserve">Atributos do CNEFE Usados no </w:t>
      </w:r>
      <w:r w:rsidRPr="009B6CCF">
        <w:rPr>
          <w:i/>
          <w:iCs/>
        </w:rPr>
        <w:t>SuperCIATA</w:t>
      </w:r>
      <w:bookmarkEnd w:id="88"/>
    </w:p>
    <w:p w14:paraId="65C88BDF" w14:textId="4DDFB673" w:rsidR="00FC1A76" w:rsidRPr="009B6CCF" w:rsidRDefault="002D30C6" w:rsidP="00FC1A76">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B26160" w:rsidRPr="009B6CCF">
        <w:t xml:space="preserve">Figura </w:t>
      </w:r>
      <w:r w:rsidR="00B26160">
        <w:rPr>
          <w:noProof/>
        </w:rPr>
        <w:t>4</w:t>
      </w:r>
      <w:r w:rsidRPr="009B6CCF">
        <w:fldChar w:fldCharType="end"/>
      </w:r>
      <w:r w:rsidRPr="009B6CCF">
        <w:t xml:space="preserve">  ilustra essa representação gráfica, evidenciando como a malha urbana é percebida pelo CNEFE apenas através de sua dispersão pontual.</w:t>
      </w:r>
    </w:p>
    <w:p w14:paraId="59AACCB1" w14:textId="24C8B8DE" w:rsidR="00FC1A76" w:rsidRPr="009B6CCF" w:rsidRDefault="00FC1A76" w:rsidP="00A6278E">
      <w:pPr>
        <w:pStyle w:val="Legenda"/>
      </w:pPr>
      <w:bookmarkStart w:id="89" w:name="_Ref223083035"/>
      <w:bookmarkStart w:id="90" w:name="_Toc225178445"/>
      <w:r w:rsidRPr="009B6CCF">
        <w:lastRenderedPageBreak/>
        <w:t xml:space="preserve">Figura </w:t>
      </w:r>
      <w:fldSimple w:instr=" SEQ Figura \* ARABIC ">
        <w:r w:rsidR="00B26160">
          <w:rPr>
            <w:noProof/>
          </w:rPr>
          <w:t>4</w:t>
        </w:r>
      </w:fldSimple>
      <w:bookmarkEnd w:id="89"/>
      <w:r w:rsidRPr="009B6CCF">
        <w:t>: Quadra gerada a partir do CNEFE</w:t>
      </w:r>
      <w:bookmarkEnd w:id="90"/>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71A09687" w:rsidR="00FC1A76" w:rsidRPr="009B6CCF" w:rsidRDefault="00FC1A76" w:rsidP="00A6278E">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Comma 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09CE68EC" w:rsidR="001C0C71" w:rsidRDefault="000C7CE5" w:rsidP="000C7CE5">
      <w:r w:rsidRPr="009B6CCF">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B26160">
        <w:t xml:space="preserve">Quadro </w:t>
      </w:r>
      <w:r w:rsidR="00B26160">
        <w:rPr>
          <w:noProof/>
        </w:rPr>
        <w:t>6</w:t>
      </w:r>
      <w:r w:rsidR="00E7284E">
        <w:fldChar w:fldCharType="end"/>
      </w:r>
      <w:r w:rsidRPr="009B6CCF">
        <w:t>, detalhando-se suas funçõe</w:t>
      </w:r>
      <w:r w:rsidR="00E7284E">
        <w:t>s</w:t>
      </w:r>
    </w:p>
    <w:p w14:paraId="3B5E445D" w14:textId="77777777" w:rsidR="00161BC6" w:rsidRDefault="00161BC6" w:rsidP="000C7CE5"/>
    <w:p w14:paraId="06D2C044" w14:textId="1758569D" w:rsidR="00161BC6" w:rsidRDefault="00161BC6">
      <w:r>
        <w:br w:type="page"/>
      </w:r>
    </w:p>
    <w:p w14:paraId="2A5282DB" w14:textId="3441B1C3" w:rsidR="00560FD7" w:rsidRDefault="00560FD7" w:rsidP="00560FD7">
      <w:pPr>
        <w:pStyle w:val="Legenda"/>
      </w:pPr>
      <w:bookmarkStart w:id="91" w:name="_Ref224889712"/>
      <w:r>
        <w:lastRenderedPageBreak/>
        <w:t xml:space="preserve">Quadro </w:t>
      </w:r>
      <w:fldSimple w:instr=" SEQ Quadro \* ARABIC ">
        <w:r w:rsidR="00B26160">
          <w:rPr>
            <w:noProof/>
          </w:rPr>
          <w:t>6</w:t>
        </w:r>
      </w:fldSimple>
      <w:bookmarkEnd w:id="91"/>
      <w:r>
        <w:t xml:space="preserve"> – Lista de atributos do CNEFE usados no 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Fornecer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NOM_TITULO_SEGLOGR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Fornecer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04AC629F"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B26160">
        <w:t xml:space="preserve">Quadro </w:t>
      </w:r>
      <w:r w:rsidR="00B26160">
        <w:rPr>
          <w:noProof/>
        </w:rPr>
        <w:t>6</w:t>
      </w:r>
      <w:r w:rsidR="00CA5BC9">
        <w:fldChar w:fldCharType="end"/>
      </w:r>
      <w:r w:rsidR="00CA5BC9">
        <w:t>.</w:t>
      </w:r>
    </w:p>
    <w:p w14:paraId="4A1CF7CA" w14:textId="77777777" w:rsidR="000C7CE5" w:rsidRPr="00786CD9" w:rsidRDefault="000C7CE5" w:rsidP="00AF49A0">
      <w:pPr>
        <w:pStyle w:val="Tpico"/>
      </w:pPr>
      <w:r w:rsidRPr="00786CD9">
        <w:t>COD_UNICO_ENDERECO</w:t>
      </w:r>
    </w:p>
    <w:p w14:paraId="44389BBA" w14:textId="731711A1" w:rsidR="000C7CE5" w:rsidRPr="009B6CCF" w:rsidRDefault="000C7CE5" w:rsidP="00786CD9">
      <w:r w:rsidRPr="009B6CCF">
        <w:t>É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0C7CE5">
      <w:r w:rsidRPr="009B6CCF">
        <w:t xml:space="preserve">Assim como o CPF identifica uma pessoa de forma única em todo o território nacional, independentemente de mudanças em seu nome ou estado civil, este código garante que um endereço seja sempre reconhecido como o mesmo pelo IBGE, facilitando </w:t>
      </w:r>
      <w:r w:rsidRPr="005468FD">
        <w:rPr>
          <w:u w:val="single"/>
        </w:rPr>
        <w:t>seu</w:t>
      </w:r>
      <w:r w:rsidRPr="009B6CCF">
        <w:t xml:space="preserve"> monitoramento e organização em qualquer pesquisa estatística.</w:t>
      </w:r>
    </w:p>
    <w:p w14:paraId="04C86F9D" w14:textId="77777777" w:rsidR="000C7CE5" w:rsidRPr="009B6CCF" w:rsidRDefault="000C7CE5" w:rsidP="000C7CE5">
      <w:r w:rsidRPr="009B6CCF">
        <w:lastRenderedPageBreak/>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CF49F4">
      <w:r w:rsidRPr="009B6CCF">
        <w:t>Em resumo, o COD_UNICO_ENDERECO é a "chave primária" que sustenta a organização do cadastro nacional, sendo fundamental para o planejamento e a execução de políticas públicas baseadas na distribuição espacial da população.</w:t>
      </w:r>
    </w:p>
    <w:p w14:paraId="63407762" w14:textId="7CC463D3" w:rsidR="000C7CE5" w:rsidRPr="009B6CCF" w:rsidRDefault="000C7CE5" w:rsidP="00AF49A0">
      <w:pPr>
        <w:pStyle w:val="Tpico"/>
      </w:pPr>
      <w:commentRangeStart w:id="92"/>
      <w:commentRangeStart w:id="93"/>
      <w:r w:rsidRPr="009B6CCF">
        <w:t>COD_MUNICIPIO</w:t>
      </w:r>
    </w:p>
    <w:p w14:paraId="4B50B154" w14:textId="27D997A5" w:rsidR="000C7CE5" w:rsidRPr="009B6CCF" w:rsidRDefault="000C7CE5" w:rsidP="000C7CE5">
      <w:r w:rsidRPr="009B6CCF">
        <w:t>Esse atributo é opcional quando o banco de dados contém dados de apenas um município.</w:t>
      </w:r>
      <w:commentRangeEnd w:id="92"/>
      <w:r w:rsidR="0075417C" w:rsidRPr="009B6CCF">
        <w:rPr>
          <w:rStyle w:val="Refdecomentrio"/>
          <w:sz w:val="24"/>
          <w:szCs w:val="22"/>
        </w:rPr>
        <w:commentReference w:id="92"/>
      </w:r>
      <w:commentRangeEnd w:id="93"/>
      <w:r w:rsidR="00EC084E" w:rsidRPr="009B6CCF">
        <w:rPr>
          <w:rStyle w:val="Refdecomentrio"/>
          <w:sz w:val="24"/>
          <w:szCs w:val="22"/>
        </w:rPr>
        <w:commentReference w:id="93"/>
      </w:r>
    </w:p>
    <w:p w14:paraId="71AFBCC1" w14:textId="77777777" w:rsidR="000C7CE5" w:rsidRPr="009B6CCF" w:rsidRDefault="000C7CE5" w:rsidP="00AF49A0">
      <w:pPr>
        <w:pStyle w:val="Tpico"/>
      </w:pPr>
      <w:commentRangeStart w:id="94"/>
      <w:r w:rsidRPr="009B6CCF">
        <w:t>COD_SETOR</w:t>
      </w:r>
      <w:commentRangeEnd w:id="94"/>
      <w:r w:rsidR="0075417C" w:rsidRPr="009B6CCF">
        <w:rPr>
          <w:rStyle w:val="Refdecomentrio"/>
          <w:sz w:val="24"/>
          <w:szCs w:val="22"/>
        </w:rPr>
        <w:commentReference w:id="94"/>
      </w:r>
    </w:p>
    <w:p w14:paraId="2E667BC4" w14:textId="0D8FDE27" w:rsidR="000C7CE5" w:rsidRPr="009B6CCF" w:rsidRDefault="000C7CE5" w:rsidP="000C7CE5">
      <w:r w:rsidRPr="009B6CCF">
        <w:t>No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0C7CE5">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6B8610DE" w14:textId="77777777" w:rsidR="000C7CE5" w:rsidRPr="00263332" w:rsidRDefault="000C7CE5" w:rsidP="00AF49A0">
      <w:pPr>
        <w:pStyle w:val="Tpico"/>
      </w:pPr>
      <w:r w:rsidRPr="00263332">
        <w:t>NUM_QUADRA</w:t>
      </w:r>
    </w:p>
    <w:p w14:paraId="1ADD4D88" w14:textId="4F64E061" w:rsidR="000C7CE5" w:rsidRPr="009B6CCF" w:rsidRDefault="000C7CE5" w:rsidP="000C7CE5">
      <w:r w:rsidRPr="009B6CCF">
        <w:t>Quadra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0C7CE5">
      <w:r w:rsidRPr="009B6CCF">
        <w:t>As quadras podem ser "fechadas", quando suas faces constituem um perímetro completo, ou "abertas", quando faltam faces para o fechamento do perímetro.</w:t>
      </w:r>
    </w:p>
    <w:p w14:paraId="4BB149AE" w14:textId="6844D8F9" w:rsidR="000C7CE5" w:rsidRPr="009B6CCF" w:rsidRDefault="000C7CE5" w:rsidP="000C7CE5">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0C7CE5">
      <w:r w:rsidRPr="009B6CCF">
        <w:t>Visto que a numeração das quadras é reiniciada a cada novo setor censitário, a identificação unívoca de uma quadra requer a composição do atributo NUM_QUADRA com o COD_SETOR.</w:t>
      </w:r>
    </w:p>
    <w:p w14:paraId="5E03AEB2" w14:textId="77777777" w:rsidR="000C7CE5" w:rsidRPr="00263332" w:rsidRDefault="000C7CE5" w:rsidP="00AF49A0">
      <w:pPr>
        <w:pStyle w:val="Tpico"/>
      </w:pPr>
      <w:r w:rsidRPr="00263332">
        <w:t>NUM_FACE</w:t>
      </w:r>
    </w:p>
    <w:p w14:paraId="76E6BE57" w14:textId="740C7507" w:rsidR="000C7CE5" w:rsidRPr="009B6CCF" w:rsidRDefault="000C7CE5" w:rsidP="000C7CE5">
      <w:r w:rsidRPr="009B6CCF">
        <w:t>A 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0C7CE5">
      <w:r w:rsidRPr="009B6CCF">
        <w:lastRenderedPageBreak/>
        <w:t>Dentro de uma quadra, cada face recebe uma numeração específica. A combinação dos atributos COD_SETOR, NUM_QUADRA e NUM_FACE permite identificar de forma única uma feição geométrica linear no mapa do IBGE.</w:t>
      </w:r>
    </w:p>
    <w:p w14:paraId="410F2EB8" w14:textId="77777777" w:rsidR="000C7CE5" w:rsidRPr="00263332" w:rsidRDefault="000C7CE5" w:rsidP="00AF49A0">
      <w:pPr>
        <w:pStyle w:val="Tpico"/>
      </w:pPr>
      <w:r w:rsidRPr="00263332">
        <w:t>NOM_TIPO_SEGLOGR</w:t>
      </w:r>
    </w:p>
    <w:p w14:paraId="30425192" w14:textId="46689E77" w:rsidR="000C7CE5" w:rsidRPr="009B6CCF" w:rsidRDefault="00263332" w:rsidP="000C7CE5">
      <w:r>
        <w:t>N</w:t>
      </w:r>
      <w:r w:rsidR="000C7CE5" w:rsidRPr="009B6CCF">
        <w:t>o padrão do IBGE, o logradouro é formado por até três componentes: Tipo (ex: Rua), Título (ex: Doutor) e o Nome propriamente dito.</w:t>
      </w:r>
    </w:p>
    <w:p w14:paraId="7B402C38" w14:textId="77777777" w:rsidR="000C7CE5" w:rsidRPr="009B6CCF" w:rsidRDefault="000C7CE5" w:rsidP="000C7CE5">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1A77F732" w14:textId="77777777" w:rsidR="000C7CE5" w:rsidRPr="00263332" w:rsidRDefault="000C7CE5" w:rsidP="00AF49A0">
      <w:pPr>
        <w:pStyle w:val="Tpico"/>
      </w:pPr>
      <w:r w:rsidRPr="00263332">
        <w:t>NOM_TITULO_SEGLOGR</w:t>
      </w:r>
    </w:p>
    <w:p w14:paraId="3C16462D" w14:textId="06772945" w:rsidR="000C7CE5" w:rsidRPr="009B6CCF" w:rsidRDefault="000C7CE5" w:rsidP="000C7CE5">
      <w:r w:rsidRPr="009B6CCF">
        <w:t>Atua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0C7CE5">
      <w:r w:rsidRPr="009B6CCF">
        <w:t>Este campo somente é preenchido quando houver, de fato, um título associado ao logradouro.</w:t>
      </w:r>
    </w:p>
    <w:p w14:paraId="344EC134" w14:textId="77777777" w:rsidR="000C7CE5" w:rsidRPr="009B6CCF" w:rsidRDefault="000C7CE5" w:rsidP="000C7CE5">
      <w:r w:rsidRPr="009B6CCF">
        <w:t>Entre os títulos registrados com frequência estão: Santa, São, Doutor, Coronel, Professor, Presidente, Dom e Senhora.</w:t>
      </w:r>
    </w:p>
    <w:p w14:paraId="3608637B" w14:textId="77777777" w:rsidR="000C7CE5" w:rsidRPr="00A013BF" w:rsidRDefault="000C7CE5" w:rsidP="00AF49A0">
      <w:pPr>
        <w:pStyle w:val="Tpico"/>
      </w:pPr>
      <w:r w:rsidRPr="00A013BF">
        <w:t>NOM_SEGLOGR</w:t>
      </w:r>
    </w:p>
    <w:p w14:paraId="621F74C1" w14:textId="2BD9AB26" w:rsidR="000C7CE5" w:rsidRPr="009B6CCF" w:rsidRDefault="000C7CE5" w:rsidP="000C7CE5">
      <w:r w:rsidRPr="009B6CCF">
        <w:t>O atributo NOM_SEGLOGR armazena especificamente o Nome do Logradouro, incluindo a preposição, caso exista. Por exemplo, no logradouro "Avenida Duque de Caxias", o nome registrado seria "de Caxias".</w:t>
      </w:r>
    </w:p>
    <w:p w14:paraId="7E9868CA" w14:textId="77777777" w:rsidR="000C7CE5" w:rsidRPr="00A013BF" w:rsidRDefault="000C7CE5" w:rsidP="00AF49A0">
      <w:pPr>
        <w:pStyle w:val="Tpico"/>
      </w:pPr>
      <w:r w:rsidRPr="00A013BF">
        <w:t>NUM_ENDERECO</w:t>
      </w:r>
    </w:p>
    <w:p w14:paraId="4AB6741C" w14:textId="2A57535B" w:rsidR="000C7CE5" w:rsidRPr="009B6CCF" w:rsidRDefault="000C7CE5" w:rsidP="000C7CE5">
      <w:r w:rsidRPr="009B6CCF">
        <w:t xml:space="preserve">Serve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0C7CE5">
      <w:r w:rsidRPr="009B6CCF">
        <w:t>Nas pesquisas do IBGE, prevalece sempre o número oficial do endereço, reconhecido pela prefeitura do município.</w:t>
      </w:r>
    </w:p>
    <w:p w14:paraId="63FF5153" w14:textId="77777777" w:rsidR="000C7CE5" w:rsidRPr="009B6CCF" w:rsidRDefault="000C7CE5" w:rsidP="000C7CE5">
      <w:r w:rsidRPr="009B6CCF">
        <w:t>Quando não existe uma numeração oficial ou reconhecida, o sistema registra o modificador "SN". Nesses casos, para fins de armazenamento no banco de dados, o campo numérico é preenchido com o valor "0".</w:t>
      </w:r>
    </w:p>
    <w:p w14:paraId="28AC5B38" w14:textId="77777777" w:rsidR="000C7CE5" w:rsidRPr="00A013BF" w:rsidRDefault="000C7CE5" w:rsidP="00AF49A0">
      <w:pPr>
        <w:pStyle w:val="Tpico"/>
      </w:pPr>
      <w:r w:rsidRPr="00A013BF">
        <w:lastRenderedPageBreak/>
        <w:t xml:space="preserve">LATITUDE e </w:t>
      </w:r>
      <w:r w:rsidRPr="00DC0121">
        <w:t>LONGITUDE</w:t>
      </w:r>
    </w:p>
    <w:p w14:paraId="6AF11F94" w14:textId="2870A902" w:rsidR="000C7CE5" w:rsidRPr="009B6CCF" w:rsidRDefault="000C7CE5" w:rsidP="000C7CE5">
      <w:r w:rsidRPr="009B6CCF">
        <w:t>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7009BEFC" w:rsidR="000C7CE5" w:rsidRPr="009B6CCF" w:rsidRDefault="000C7CE5" w:rsidP="000C7CE5">
      <w:r w:rsidRPr="009B6CCF">
        <w:t>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B26160">
        <w:t>k)</w:t>
      </w:r>
      <w:r w:rsidRPr="009B6CCF">
        <w:fldChar w:fldCharType="end"/>
      </w:r>
      <w:r w:rsidRPr="009B6CCF">
        <w:t>), que atesta o rigor do processamento aplicado a cada registro.</w:t>
      </w:r>
    </w:p>
    <w:p w14:paraId="4C2C2838" w14:textId="77777777" w:rsidR="000C7CE5" w:rsidRPr="009B6CCF" w:rsidRDefault="000C7CE5" w:rsidP="000C7CE5">
      <w:r w:rsidRPr="009B6CCF">
        <w:t>A integração desses dados ao Cadastro Nacional de Endereços para Fins Estatísticos (CNEFE) permite que o IBGE retrate com precisão a distribuição da população no território brasileiro.</w:t>
      </w:r>
    </w:p>
    <w:p w14:paraId="5A216003" w14:textId="77777777" w:rsidR="000C7CE5" w:rsidRPr="00A013BF" w:rsidRDefault="000C7CE5" w:rsidP="00AF49A0">
      <w:pPr>
        <w:pStyle w:val="Tpico"/>
      </w:pPr>
      <w:bookmarkStart w:id="95" w:name="_Ref217885221"/>
      <w:r w:rsidRPr="00A013BF">
        <w:t>NV_GEO_COORD</w:t>
      </w:r>
      <w:bookmarkEnd w:id="95"/>
    </w:p>
    <w:p w14:paraId="4E9AA3E6" w14:textId="47A45179" w:rsidR="000C7CE5" w:rsidRPr="009B6CCF" w:rsidRDefault="000C7CE5" w:rsidP="000C7CE5">
      <w:r w:rsidRPr="009B6CCF">
        <w:t>O Nível de Geocodificação (NV_GEO_COORD) é um indicador de qualidade posicional que informa como as coordenadas foram obtidas ou estimadas (</w:t>
      </w:r>
      <w:r w:rsidRPr="009B6CCF">
        <w:fldChar w:fldCharType="begin"/>
      </w:r>
      <w:r w:rsidRPr="009B6CCF">
        <w:instrText xml:space="preserve"> REF _Ref217811889 \h </w:instrText>
      </w:r>
      <w:r w:rsidRPr="009B6CCF">
        <w:fldChar w:fldCharType="separate"/>
      </w:r>
      <w:r w:rsidR="00B26160" w:rsidRPr="009B6CCF">
        <w:t xml:space="preserve">Quadro </w:t>
      </w:r>
      <w:r w:rsidR="00B26160">
        <w:rPr>
          <w:noProof/>
        </w:rPr>
        <w:t>7</w:t>
      </w:r>
      <w:r w:rsidRPr="009B6CCF">
        <w:fldChar w:fldCharType="end"/>
      </w:r>
      <w:r w:rsidRPr="009B6CCF">
        <w:t xml:space="preserve">). </w:t>
      </w:r>
    </w:p>
    <w:p w14:paraId="1D8E9F66" w14:textId="77777777" w:rsidR="000C7CE5" w:rsidRPr="009B6CCF" w:rsidRDefault="000C7CE5" w:rsidP="000C7CE5"/>
    <w:p w14:paraId="0385D4AA" w14:textId="01235F51" w:rsidR="000C7CE5" w:rsidRPr="009B6CCF" w:rsidRDefault="000C7CE5" w:rsidP="00A6278E">
      <w:pPr>
        <w:pStyle w:val="Legenda"/>
      </w:pPr>
      <w:bookmarkStart w:id="96" w:name="_Ref217811889"/>
      <w:r w:rsidRPr="009B6CCF">
        <w:lastRenderedPageBreak/>
        <w:t xml:space="preserve">Quadro </w:t>
      </w:r>
      <w:fldSimple w:instr=" SEQ Quadro \* ARABIC ">
        <w:r w:rsidR="00B26160">
          <w:rPr>
            <w:noProof/>
          </w:rPr>
          <w:t>7</w:t>
        </w:r>
      </w:fldSimple>
      <w:bookmarkEnd w:id="96"/>
      <w:r w:rsidR="008E47F5" w:rsidRPr="009B6CCF">
        <w:t xml:space="preserve"> –</w:t>
      </w:r>
      <w:r w:rsidRPr="009B6CCF">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A6278E">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3603E313" w:rsidR="000C7CE5" w:rsidRPr="009B6CCF" w:rsidRDefault="000C7CE5" w:rsidP="000C7CE5">
      <w:r w:rsidRPr="009B6CCF">
        <w:t xml:space="preserve">Para assegurar o rigor técnico da metodologia </w:t>
      </w:r>
      <w:r w:rsidRPr="009B6CCF">
        <w:rPr>
          <w:i/>
          <w:iCs/>
        </w:rPr>
        <w:t>SuperCIATA</w:t>
      </w:r>
      <w:r w:rsidRPr="009B6CCF">
        <w:t xml:space="preserve">, optou-se pelo descarte de registros com baixo nível de precisão. Assim, o algoritmo processa exclusivamente registros com NV_GEO_COORD </w:t>
      </w:r>
      <w:del w:id="97" w:author="carlos vieira" w:date="2026-04-01T10:23:00Z" w16du:dateUtc="2026-04-01T13:23:00Z">
        <w:r w:rsidRPr="009B6CCF" w:rsidDel="003C28BC">
          <w:delText xml:space="preserve">&lt;= </w:delText>
        </w:r>
      </w:del>
      <w:ins w:id="98" w:author="carlos vieira" w:date="2026-04-01T10:23:00Z" w16du:dateUtc="2026-04-01T13:23:00Z">
        <w:r w:rsidR="003C28BC">
          <w:t>menor ou igual a</w:t>
        </w:r>
        <w:r w:rsidR="003C28BC" w:rsidRPr="009B6CCF">
          <w:t xml:space="preserve"> </w:t>
        </w:r>
      </w:ins>
      <w:r w:rsidRPr="009B6CCF">
        <w:t>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Mais de 99% dos endereços do Censo 2022 estão geocodificados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99" w:name="_Ref220510009"/>
      <w:bookmarkStart w:id="100" w:name="_Toc225178120"/>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99"/>
      <w:bookmarkEnd w:id="100"/>
    </w:p>
    <w:p w14:paraId="4CFB58A9" w14:textId="716F045C"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commentRangeStart w:id="101"/>
      <w:del w:id="102" w:author="Marco Aurélio Barbiero" w:date="2026-03-20T09:14:00Z" w16du:dateUtc="2026-03-20T12:14:00Z">
        <w:r w:rsidR="00F26AE0" w:rsidRPr="009B6CCF" w:rsidDel="009F50B7">
          <w:rPr>
            <w:lang w:eastAsia="pt-BR"/>
          </w:rPr>
          <w:delText>Em um Cadastro Territorial Urbano, na maioria dos casos, o componente básico é o lote</w:delText>
        </w:r>
        <w:commentRangeEnd w:id="101"/>
        <w:r w:rsidR="0075417C" w:rsidRPr="009B6CCF" w:rsidDel="009F50B7">
          <w:rPr>
            <w:rStyle w:val="Refdecomentrio"/>
            <w:sz w:val="24"/>
            <w:szCs w:val="22"/>
            <w:lang w:eastAsia="pt-BR"/>
          </w:rPr>
          <w:commentReference w:id="101"/>
        </w:r>
        <w:r w:rsidR="008D2AA1" w:rsidRPr="009B6CCF" w:rsidDel="009F50B7">
          <w:rPr>
            <w:lang w:eastAsia="pt-BR"/>
          </w:rPr>
          <w:delText>,</w:delText>
        </w:r>
        <w:r w:rsidR="00F26AE0" w:rsidRPr="009B6CCF" w:rsidDel="009F50B7">
          <w:rPr>
            <w:lang w:eastAsia="pt-BR"/>
          </w:rPr>
          <w:delText xml:space="preserve"> materializado pelas suas dimensões e identificado apenas pelo seu endereço.  </w:delText>
        </w:r>
      </w:del>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B26160" w:rsidRPr="009B6CCF">
        <w:t xml:space="preserve">Figura </w:t>
      </w:r>
      <w:r w:rsidR="00B26160">
        <w:rPr>
          <w:noProof/>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xml:space="preserve">, </w:t>
      </w:r>
      <w:r w:rsidR="000B6E25" w:rsidRPr="000B6E25">
        <w:rPr>
          <w:lang w:eastAsia="pt-BR"/>
        </w:rPr>
        <w:lastRenderedPageBreak/>
        <w:t>esses dados operam em um nível de abstração onde a relação entre os atributos (lote, face e quadra) precede a sua existência física no mapa; o lote existe como uma entidade em um banco de dados, mas carece de uma representação vetorial que o localize precisamente no tecido urbano</w:t>
      </w:r>
      <w:r w:rsidR="001D3B1C">
        <w:rPr>
          <w:lang w:eastAsia="pt-BR"/>
        </w:rPr>
        <w:t>.</w:t>
      </w:r>
      <w:del w:id="103" w:author="Marco Aurélio Barbiero" w:date="2026-03-20T09:16:00Z" w16du:dateUtc="2026-03-20T12:16:00Z">
        <w:r w:rsidR="000B6E25" w:rsidRPr="000B6E25" w:rsidDel="000B6E25">
          <w:rPr>
            <w:lang w:eastAsia="pt-BR"/>
          </w:rPr>
          <w:delText xml:space="preserve">. </w:delText>
        </w:r>
      </w:del>
      <w:del w:id="104" w:author="Marco Aurélio Barbiero" w:date="2026-03-20T09:15:00Z" w16du:dateUtc="2026-03-20T12:15:00Z">
        <w:r w:rsidR="00F26AE0" w:rsidRPr="009B6CCF" w:rsidDel="000B6E25">
          <w:rPr>
            <w:lang w:eastAsia="pt-BR"/>
          </w:rPr>
          <w:delText xml:space="preserve">Nesse contexto, a quadra, por exemplo é apenas uma estrutura geográfica que agrupa esses lotes sob uma precedência topológica, sem que se possa determinar, com precisão, sua posição e orientação. </w:delText>
        </w:r>
      </w:del>
    </w:p>
    <w:p w14:paraId="29619075" w14:textId="77777777" w:rsidR="00610895" w:rsidRPr="009B6CCF" w:rsidRDefault="00610895" w:rsidP="00F26AE0">
      <w:pPr>
        <w:rPr>
          <w:lang w:eastAsia="pt-BR"/>
        </w:rPr>
      </w:pPr>
    </w:p>
    <w:p w14:paraId="618525D5" w14:textId="6E7A279E" w:rsidR="00F26AE0" w:rsidRPr="009B6CCF" w:rsidRDefault="00F26AE0" w:rsidP="00A6278E">
      <w:pPr>
        <w:pStyle w:val="Legenda"/>
      </w:pPr>
      <w:bookmarkStart w:id="105" w:name="_Ref223084599"/>
      <w:bookmarkStart w:id="106" w:name="_Toc225178446"/>
      <w:r w:rsidRPr="009B6CCF">
        <w:t xml:space="preserve">Figura </w:t>
      </w:r>
      <w:fldSimple w:instr=" SEQ Figura \* ARABIC ">
        <w:r w:rsidR="00B26160">
          <w:rPr>
            <w:noProof/>
          </w:rPr>
          <w:t>5</w:t>
        </w:r>
      </w:fldSimple>
      <w:bookmarkEnd w:id="105"/>
      <w:r w:rsidRPr="009B6CCF">
        <w:t xml:space="preserve"> – Quadra gerada a partir do CTU/CIATA</w:t>
      </w:r>
      <w:bookmarkEnd w:id="106"/>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A6278E">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w:t>
      </w:r>
      <w:r w:rsidR="00855B23" w:rsidRPr="009B6CCF">
        <w:rPr>
          <w:rStyle w:val="bold"/>
        </w:rPr>
        <w:lastRenderedPageBreak/>
        <w:t>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Assim, foram isolados apenas os atributos que contribuem diretamente para o processamento geométrico e a integração de bases. Cabe ressaltar que, mesmo em municípios cujos cadastros descritivos não seguem estritamente as diretrizes do CIATA, tais variáveis costumam estar presentes, ainda que sob nomenclaturas ou tipologias distintas, o que confere reprodutibilidade ao modelo.</w:t>
      </w:r>
    </w:p>
    <w:p w14:paraId="3F056F5D" w14:textId="164554C9"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B26160" w:rsidRPr="009B6CCF">
        <w:t xml:space="preserve">Quadro </w:t>
      </w:r>
      <w:r w:rsidR="00B26160">
        <w:rPr>
          <w:noProof/>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29403E75" w:rsidR="00664645" w:rsidRPr="009B6CCF" w:rsidRDefault="00664645" w:rsidP="00A6278E">
      <w:pPr>
        <w:pStyle w:val="Legenda"/>
      </w:pPr>
      <w:bookmarkStart w:id="107" w:name="_Ref217640619"/>
      <w:r w:rsidRPr="009B6CCF">
        <w:t xml:space="preserve">Quadro </w:t>
      </w:r>
      <w:fldSimple w:instr=" SEQ Quadro \* ARABIC ">
        <w:r w:rsidR="00B26160">
          <w:rPr>
            <w:noProof/>
          </w:rPr>
          <w:t>8</w:t>
        </w:r>
      </w:fldSimple>
      <w:bookmarkEnd w:id="107"/>
      <w:r w:rsidR="004B4D10" w:rsidRPr="009B6CCF">
        <w:t xml:space="preserve"> –</w:t>
      </w:r>
      <w:r w:rsidRPr="009B6CCF">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A6278E">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3D21AFD0" w:rsidR="00BC3196"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w:t>
      </w:r>
      <w:r w:rsidR="004431BD">
        <w:t xml:space="preserve"> </w:t>
      </w:r>
      <w:r w:rsidR="00F0015C">
        <w:t>(</w:t>
      </w:r>
      <w:r w:rsidR="00F0015C">
        <w:fldChar w:fldCharType="begin"/>
      </w:r>
      <w:r w:rsidR="00F0015C">
        <w:instrText xml:space="preserve"> REF _Ref224893176 \h </w:instrText>
      </w:r>
      <w:r w:rsidR="00F0015C">
        <w:fldChar w:fldCharType="separate"/>
      </w:r>
      <w:r w:rsidR="00B26160">
        <w:t xml:space="preserve">Quadro </w:t>
      </w:r>
      <w:r w:rsidR="00B26160">
        <w:rPr>
          <w:noProof/>
        </w:rPr>
        <w:t>9</w:t>
      </w:r>
      <w:r w:rsidR="00F0015C">
        <w:fldChar w:fldCharType="end"/>
      </w:r>
      <w:r w:rsidR="00F0015C">
        <w:t>)</w:t>
      </w:r>
      <w:r w:rsidRPr="009B6CCF">
        <w:t xml:space="preserv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59C993E5" w:rsidR="002209D5" w:rsidRDefault="002209D5" w:rsidP="002209D5">
      <w:pPr>
        <w:pStyle w:val="Legenda"/>
      </w:pPr>
      <w:bookmarkStart w:id="108" w:name="_Ref224893176"/>
      <w:commentRangeStart w:id="109"/>
      <w:r>
        <w:t xml:space="preserve">Quadro </w:t>
      </w:r>
      <w:fldSimple w:instr=" SEQ Quadro \* ARABIC ">
        <w:r w:rsidR="00B26160">
          <w:rPr>
            <w:noProof/>
          </w:rPr>
          <w:t>9</w:t>
        </w:r>
      </w:fldSimple>
      <w:bookmarkEnd w:id="108"/>
      <w:commentRangeEnd w:id="109"/>
      <w:r w:rsidR="003C28BC">
        <w:rPr>
          <w:rStyle w:val="Refdecomentrio"/>
          <w:sz w:val="20"/>
          <w:szCs w:val="20"/>
        </w:rPr>
        <w:commentReference w:id="109"/>
      </w:r>
      <w:r>
        <w:t xml:space="preserve"> </w:t>
      </w:r>
      <w:r w:rsidRPr="000325D7">
        <w:t xml:space="preserve">– Lista de atributos do Cadastro Territorial Urbano usados no </w:t>
      </w:r>
      <w:r w:rsidRPr="002209D5">
        <w:rPr>
          <w:i/>
          <w:iCs w:val="0"/>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507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Permitir a atualização dos dados do cadastro municipal após </w:t>
            </w:r>
            <w:r w:rsidR="00681D90">
              <w:rPr>
                <w:rFonts w:cs="Arial"/>
                <w:sz w:val="20"/>
                <w:szCs w:val="20"/>
              </w:rPr>
              <w:t>a espacialização</w:t>
            </w:r>
            <w:r w:rsidR="00D56453">
              <w:rPr>
                <w:rFonts w:cs="Arial"/>
                <w:sz w:val="20"/>
                <w:szCs w:val="20"/>
              </w:rPr>
              <w:t>.</w:t>
            </w:r>
            <w:r w:rsidR="006C353D" w:rsidRPr="006D045F">
              <w:rPr>
                <w:rFonts w:cs="Arial"/>
                <w:sz w:val="20"/>
                <w:szCs w:val="20"/>
              </w:rPr>
              <w:t xml:space="preserve"> </w:t>
            </w:r>
          </w:p>
          <w:p w14:paraId="2B030080" w14:textId="27F016E4" w:rsidR="00515708" w:rsidRPr="006D045F" w:rsidRDefault="0066042A"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Pr>
                <w:rFonts w:cs="Arial"/>
                <w:sz w:val="20"/>
                <w:szCs w:val="20"/>
              </w:rPr>
              <w:t xml:space="preserve">Origem: </w:t>
            </w:r>
            <w:r w:rsidR="004B2B1C">
              <w:rPr>
                <w:rFonts w:cs="Arial"/>
                <w:sz w:val="20"/>
                <w:szCs w:val="20"/>
              </w:rPr>
              <w:t>q</w:t>
            </w:r>
            <w:r w:rsidRPr="006D045F">
              <w:rPr>
                <w:rFonts w:cs="Arial"/>
                <w:sz w:val="20"/>
                <w:szCs w:val="20"/>
              </w:rPr>
              <w:t xml:space="preserve">uadro 02, </w:t>
            </w:r>
            <w:r w:rsidR="000F16C3">
              <w:rPr>
                <w:rFonts w:cs="Arial"/>
                <w:sz w:val="20"/>
                <w:szCs w:val="20"/>
              </w:rPr>
              <w:t>i</w:t>
            </w:r>
            <w:r w:rsidRPr="006D045F">
              <w:rPr>
                <w:rFonts w:cs="Arial"/>
                <w:sz w:val="20"/>
                <w:szCs w:val="20"/>
              </w:rPr>
              <w:t xml:space="preserve">tem 03 </w:t>
            </w:r>
            <w:r w:rsidRPr="0066042A">
              <w:rPr>
                <w:rFonts w:cs="Arial"/>
                <w:sz w:val="20"/>
                <w:szCs w:val="20"/>
              </w:rPr>
              <w:t>do</w:t>
            </w:r>
            <w:r>
              <w:rPr>
                <w:rFonts w:cs="Arial"/>
                <w:b/>
                <w:bCs/>
                <w:sz w:val="20"/>
                <w:szCs w:val="20"/>
              </w:rPr>
              <w:t xml:space="preserve"> </w:t>
            </w:r>
            <w:r w:rsidRPr="006D045F">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Identificar univocamente uma quadra, conforme definida no BCI.</w:t>
            </w:r>
            <w:r w:rsidR="005D1F83">
              <w:rPr>
                <w:rFonts w:cs="Arial"/>
                <w:sz w:val="20"/>
                <w:szCs w:val="20"/>
              </w:rPr>
              <w:br/>
            </w:r>
            <w:r w:rsidR="005D1F83" w:rsidRPr="005D1F83">
              <w:rPr>
                <w:rFonts w:cs="Arial"/>
                <w:sz w:val="20"/>
                <w:szCs w:val="20"/>
              </w:rPr>
              <w:t>Origem:</w:t>
            </w:r>
            <w:r w:rsidR="005D1F83">
              <w:rPr>
                <w:rFonts w:cs="Arial"/>
                <w:sz w:val="20"/>
                <w:szCs w:val="20"/>
              </w:rPr>
              <w:t xml:space="preserve"> </w:t>
            </w:r>
            <w:r w:rsidR="004B2B1C">
              <w:rPr>
                <w:rFonts w:cs="Arial"/>
                <w:sz w:val="20"/>
                <w:szCs w:val="20"/>
              </w:rPr>
              <w:t>q</w:t>
            </w:r>
            <w:r w:rsidR="005D1F83" w:rsidRPr="005D1F83">
              <w:rPr>
                <w:rFonts w:cs="Arial"/>
                <w:sz w:val="20"/>
                <w:szCs w:val="20"/>
              </w:rPr>
              <w:t xml:space="preserve">uadro 02, </w:t>
            </w:r>
            <w:r w:rsidR="004B2B1C">
              <w:rPr>
                <w:rFonts w:cs="Arial"/>
                <w:sz w:val="20"/>
                <w:szCs w:val="20"/>
              </w:rPr>
              <w:t>i</w:t>
            </w:r>
            <w:r w:rsidR="005D1F83" w:rsidRPr="005D1F83">
              <w:rPr>
                <w:rFonts w:cs="Arial"/>
                <w:sz w:val="20"/>
                <w:szCs w:val="20"/>
              </w:rPr>
              <w:t>tem 03 do BCI</w:t>
            </w:r>
            <w:r w:rsidR="004B2B1C">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Compor a localização descritiva do lote e permitir a criação de um atributo capaz de se conectar com outros bancos de dados.</w:t>
            </w:r>
          </w:p>
          <w:p w14:paraId="4166789C" w14:textId="21570185" w:rsidR="004B2B1C" w:rsidRPr="006D045F" w:rsidRDefault="004B2B1C"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4B2B1C">
              <w:rPr>
                <w:rFonts w:cs="Arial"/>
                <w:color w:val="000000"/>
                <w:sz w:val="20"/>
                <w:szCs w:val="20"/>
              </w:rPr>
              <w:t>Origem:</w:t>
            </w:r>
            <w:r>
              <w:rPr>
                <w:rFonts w:cs="Arial"/>
                <w:color w:val="000000"/>
                <w:sz w:val="20"/>
                <w:szCs w:val="20"/>
              </w:rPr>
              <w:t xml:space="preserve"> q</w:t>
            </w:r>
            <w:r w:rsidRPr="004B2B1C">
              <w:rPr>
                <w:rFonts w:cs="Arial"/>
                <w:color w:val="000000"/>
                <w:sz w:val="20"/>
                <w:szCs w:val="20"/>
              </w:rPr>
              <w:t>uadro 04 do BCI</w:t>
            </w:r>
            <w:r>
              <w:rPr>
                <w:rFonts w:cs="Arial"/>
                <w:color w:val="000000"/>
                <w:sz w:val="20"/>
                <w:szCs w:val="20"/>
              </w:rPr>
              <w:t>.</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41563">
              <w:rPr>
                <w:sz w:val="20"/>
                <w:szCs w:val="20"/>
              </w:rPr>
              <w:t>Consolidar a localização descritiva da unidade e permitir o ordenamento sequencial das parcelas ao longo das faces de quadra.</w:t>
            </w:r>
          </w:p>
          <w:p w14:paraId="73E7E593" w14:textId="5313EE69" w:rsidR="00D703FF" w:rsidRPr="00841563" w:rsidRDefault="00841563"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Pr>
                <w:rFonts w:cs="Arial"/>
                <w:color w:val="000000"/>
                <w:sz w:val="20"/>
                <w:szCs w:val="20"/>
              </w:rPr>
              <w:t>Origem: q</w:t>
            </w:r>
            <w:r w:rsidRPr="00841563">
              <w:rPr>
                <w:rFonts w:cs="Arial"/>
                <w:color w:val="000000"/>
                <w:sz w:val="20"/>
                <w:szCs w:val="20"/>
              </w:rPr>
              <w:t xml:space="preserve">uadro 04, item 09 </w:t>
            </w:r>
            <w:r>
              <w:rPr>
                <w:rFonts w:cs="Arial"/>
                <w:color w:val="000000"/>
                <w:sz w:val="20"/>
                <w:szCs w:val="20"/>
              </w:rPr>
              <w:t>do</w:t>
            </w:r>
            <w:r w:rsidRPr="00841563">
              <w:rPr>
                <w:rFonts w:cs="Arial"/>
                <w:color w:val="000000"/>
                <w:sz w:val="20"/>
                <w:szCs w:val="20"/>
              </w:rPr>
              <w:t xml:space="preserve">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lastRenderedPageBreak/>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A0933">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Default="007A0933" w:rsidP="007A0933">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7A0933">
              <w:rPr>
                <w:sz w:val="20"/>
                <w:szCs w:val="20"/>
              </w:rPr>
              <w:t xml:space="preserve">Identificar </w:t>
            </w:r>
            <w:r w:rsidR="0008420D">
              <w:rPr>
                <w:sz w:val="20"/>
                <w:szCs w:val="20"/>
              </w:rPr>
              <w:t xml:space="preserve">os </w:t>
            </w:r>
            <w:r w:rsidRPr="007A0933">
              <w:rPr>
                <w:sz w:val="20"/>
                <w:szCs w:val="20"/>
              </w:rPr>
              <w:t>lotes situados em interseções viárias, permitindo que a dimensão de profundidade da parcela seja integrada ao somatório das testadas na face adjacente.</w:t>
            </w:r>
          </w:p>
          <w:p w14:paraId="28936F31" w14:textId="7B230E80" w:rsidR="00FA471C" w:rsidRPr="007A0933" w:rsidRDefault="00FA471C" w:rsidP="007A0933">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Pr>
                <w:sz w:val="20"/>
                <w:szCs w:val="20"/>
              </w:rPr>
              <w:t xml:space="preserve">Origem: </w:t>
            </w:r>
            <w:r w:rsidR="0008420D" w:rsidRPr="0008420D">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testada principal </w:t>
            </w:r>
            <w:r w:rsidR="00A172E2">
              <w:rPr>
                <w:sz w:val="20"/>
                <w:szCs w:val="20"/>
              </w:rPr>
              <w:t>do lote</w:t>
            </w:r>
          </w:p>
        </w:tc>
        <w:tc>
          <w:tcPr>
            <w:tcW w:w="4536" w:type="dxa"/>
          </w:tcPr>
          <w:p w14:paraId="35828C72" w14:textId="77777777" w:rsid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22078F">
              <w:rPr>
                <w:sz w:val="20"/>
                <w:szCs w:val="20"/>
              </w:rPr>
              <w:t>Quantificar a dimensão frontal d</w:t>
            </w:r>
            <w:r w:rsidR="0002108B">
              <w:rPr>
                <w:sz w:val="20"/>
                <w:szCs w:val="20"/>
              </w:rPr>
              <w:t>o</w:t>
            </w:r>
            <w:r w:rsidR="00A172E2">
              <w:rPr>
                <w:sz w:val="20"/>
                <w:szCs w:val="20"/>
              </w:rPr>
              <w:t xml:space="preserve"> lote</w:t>
            </w:r>
            <w:r w:rsidRPr="0022078F">
              <w:rPr>
                <w:sz w:val="20"/>
                <w:szCs w:val="20"/>
              </w:rPr>
              <w:t xml:space="preserve"> e </w:t>
            </w:r>
            <w:r w:rsidR="0002108B">
              <w:rPr>
                <w:sz w:val="20"/>
                <w:szCs w:val="20"/>
              </w:rPr>
              <w:t>permitir o cálculo d</w:t>
            </w:r>
            <w:r w:rsidRPr="0022078F">
              <w:rPr>
                <w:sz w:val="20"/>
                <w:szCs w:val="20"/>
              </w:rPr>
              <w:t>a extensão total da face da quadra.</w:t>
            </w:r>
          </w:p>
          <w:p w14:paraId="2CFB54D0" w14:textId="10FBD2C2" w:rsidR="006A73EB" w:rsidRPr="0022078F" w:rsidRDefault="006A73EB"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A73EB">
              <w:rPr>
                <w:rFonts w:cs="Arial"/>
                <w:sz w:val="20"/>
                <w:szCs w:val="20"/>
              </w:rPr>
              <w:t>Origem:</w:t>
            </w:r>
            <w:r>
              <w:rPr>
                <w:rFonts w:cs="Arial"/>
                <w:sz w:val="20"/>
                <w:szCs w:val="20"/>
              </w:rPr>
              <w:t xml:space="preserve"> q</w:t>
            </w:r>
            <w:r w:rsidRPr="006A73EB">
              <w:rPr>
                <w:rFonts w:cs="Arial"/>
                <w:sz w:val="20"/>
                <w:szCs w:val="20"/>
              </w:rPr>
              <w:t>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5D27F9">
              <w:rPr>
                <w:sz w:val="20"/>
                <w:szCs w:val="20"/>
              </w:rPr>
              <w:t>Quantificar a dimensão longitudinal da unidade imobiliária e, em situações de parcelas situadas em esquinas, compor o somatório das dimensões da face adjacente da quadra.</w:t>
            </w:r>
          </w:p>
          <w:p w14:paraId="5741D845" w14:textId="11676D26" w:rsidR="00674AC0" w:rsidRDefault="00674AC0" w:rsidP="005D27F9">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674AC0">
              <w:rPr>
                <w:sz w:val="20"/>
                <w:szCs w:val="20"/>
              </w:rPr>
              <w:t>Origem:</w:t>
            </w:r>
            <w:r>
              <w:rPr>
                <w:sz w:val="20"/>
                <w:szCs w:val="20"/>
              </w:rPr>
              <w:t xml:space="preserve"> q</w:t>
            </w:r>
            <w:r w:rsidRPr="00674AC0">
              <w:rPr>
                <w:sz w:val="20"/>
                <w:szCs w:val="20"/>
              </w:rPr>
              <w:t xml:space="preserve">uadro 11, item 61 </w:t>
            </w:r>
            <w:r>
              <w:rPr>
                <w:sz w:val="20"/>
                <w:szCs w:val="20"/>
              </w:rPr>
              <w:t>do</w:t>
            </w:r>
            <w:r w:rsidRPr="00674AC0">
              <w:rPr>
                <w:sz w:val="20"/>
                <w:szCs w:val="20"/>
              </w:rPr>
              <w:t xml:space="preserve"> BCI</w:t>
            </w:r>
          </w:p>
          <w:p w14:paraId="2D5D5F5E" w14:textId="761AD26F"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6D045F" w:rsidRDefault="007D6BB2" w:rsidP="007D6BB2">
            <w:pPr>
              <w:ind w:firstLine="0"/>
              <w:rPr>
                <w:rFonts w:cs="Arial"/>
                <w:b w:val="0"/>
                <w:bCs w:val="0"/>
                <w:sz w:val="20"/>
                <w:szCs w:val="20"/>
              </w:rPr>
            </w:pPr>
            <w:r w:rsidRPr="00013CA8">
              <w:t>AREA </w:t>
            </w:r>
          </w:p>
        </w:tc>
        <w:tc>
          <w:tcPr>
            <w:tcW w:w="1842" w:type="dxa"/>
          </w:tcPr>
          <w:p w14:paraId="084420FD" w14:textId="65626724" w:rsidR="007D6BB2" w:rsidRPr="006D045F"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013CA8">
              <w:t>Medida de superfície do lote, expressa em metros quadrados (m²).</w:t>
            </w:r>
          </w:p>
        </w:tc>
        <w:tc>
          <w:tcPr>
            <w:tcW w:w="4536" w:type="dxa"/>
          </w:tcPr>
          <w:p w14:paraId="4AD27742" w14:textId="77777777" w:rsidR="007D6BB2" w:rsidRDefault="007D6BB2" w:rsidP="007D6BB2">
            <w:pPr>
              <w:ind w:firstLine="0"/>
              <w:cnfStyle w:val="000000100000" w:firstRow="0" w:lastRow="0" w:firstColumn="0" w:lastColumn="0" w:oddVBand="0" w:evenVBand="0" w:oddHBand="1" w:evenHBand="0" w:firstRowFirstColumn="0" w:firstRowLastColumn="0" w:lastRowFirstColumn="0" w:lastRowLastColumn="0"/>
            </w:pPr>
            <w:r w:rsidRPr="00013CA8">
              <w:t>Validar a consistência geométrica da unidade imobiliária e atuar como indicador de controle para a identificação de quadras ou lotes com geometria não ortogonal.</w:t>
            </w:r>
          </w:p>
          <w:p w14:paraId="38B22CD4" w14:textId="0B199933" w:rsidR="008C12DF" w:rsidRPr="006D045F" w:rsidRDefault="008C12DF"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Origem: q</w:t>
            </w:r>
            <w:r w:rsidRPr="008C12DF">
              <w:rPr>
                <w:rFonts w:cs="Arial"/>
                <w:sz w:val="20"/>
                <w:szCs w:val="20"/>
              </w:rPr>
              <w:t xml:space="preserve">uadro 11, item 61 </w:t>
            </w:r>
            <w:r>
              <w:rPr>
                <w:rFonts w:cs="Arial"/>
                <w:sz w:val="20"/>
                <w:szCs w:val="20"/>
              </w:rPr>
              <w:t xml:space="preserve">do </w:t>
            </w:r>
            <w:r w:rsidRPr="008C12DF">
              <w:rPr>
                <w:rFonts w:cs="Arial"/>
                <w:sz w:val="20"/>
                <w:szCs w:val="20"/>
              </w:rPr>
              <w:t>BCI</w:t>
            </w:r>
          </w:p>
        </w:tc>
      </w:tr>
    </w:tbl>
    <w:p w14:paraId="298C5B3E" w14:textId="77777777" w:rsidR="00F116A5" w:rsidRPr="009B6CCF" w:rsidRDefault="00F116A5" w:rsidP="00F116A5">
      <w:pPr>
        <w:pStyle w:val="Legenda"/>
      </w:pPr>
      <w:r w:rsidRPr="009B6CCF">
        <w:t xml:space="preserve">Elaboração: </w:t>
      </w:r>
      <w:r>
        <w:t>Autor</w:t>
      </w:r>
      <w:r w:rsidRPr="009B6CCF">
        <w:t xml:space="preserve"> (2026)</w:t>
      </w:r>
    </w:p>
    <w:p w14:paraId="08DCEEEE" w14:textId="77777777" w:rsidR="00F116A5" w:rsidRDefault="00F116A5" w:rsidP="001C0C71"/>
    <w:p w14:paraId="002AF433" w14:textId="2556CB65" w:rsidR="00025982" w:rsidRDefault="00025982" w:rsidP="001C0C71">
      <w:r>
        <w:t xml:space="preserve">Notas sobre os atributos do </w:t>
      </w:r>
      <w:r>
        <w:fldChar w:fldCharType="begin"/>
      </w:r>
      <w:r>
        <w:instrText xml:space="preserve"> REF _Ref224893176 \h </w:instrText>
      </w:r>
      <w:r>
        <w:fldChar w:fldCharType="separate"/>
      </w:r>
      <w:r w:rsidR="00B26160">
        <w:t xml:space="preserve">Quadro </w:t>
      </w:r>
      <w:r w:rsidR="00B26160">
        <w:rPr>
          <w:noProof/>
        </w:rPr>
        <w:t>9</w:t>
      </w:r>
      <w:r>
        <w:fldChar w:fldCharType="end"/>
      </w:r>
      <w:r>
        <w:t>.</w:t>
      </w:r>
    </w:p>
    <w:p w14:paraId="15B9AFCB" w14:textId="43EC8530" w:rsidR="00AF49A0" w:rsidRDefault="00F93660" w:rsidP="00F93660">
      <w:pPr>
        <w:pStyle w:val="Tpico"/>
        <w:numPr>
          <w:ilvl w:val="0"/>
          <w:numId w:val="45"/>
        </w:numPr>
        <w:ind w:left="1418" w:hanging="567"/>
      </w:pPr>
      <w:r>
        <w:t>COD_MUNICIPIO</w:t>
      </w:r>
    </w:p>
    <w:p w14:paraId="51973666" w14:textId="4CC96825" w:rsidR="00B63AA3" w:rsidRPr="009B6CCF" w:rsidRDefault="00B63AA3" w:rsidP="007C27F0">
      <w:commentRangeStart w:id="110"/>
      <w:r w:rsidRPr="009B6CCF">
        <w:t>Esse atributo é opcional quando o banco de dados contém dados de apenas um município, mas recomenda-se mantê-lo para garantir que o COD_UNICO_ENDERECO funcione efetivamente como chave primária no contexto dos municípios brasileiros.</w:t>
      </w:r>
      <w:commentRangeEnd w:id="110"/>
      <w:r w:rsidR="0075417C" w:rsidRPr="009B6CCF">
        <w:rPr>
          <w:rStyle w:val="Refdecomentrio"/>
          <w:sz w:val="24"/>
          <w:szCs w:val="22"/>
        </w:rPr>
        <w:commentReference w:id="110"/>
      </w:r>
    </w:p>
    <w:p w14:paraId="310EC3BE" w14:textId="699DECF3" w:rsidR="00B63AA3" w:rsidRPr="009B6CCF" w:rsidRDefault="00B63AA3" w:rsidP="00B63AA3">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0121C986" w14:textId="77777777" w:rsidR="00B63AA3" w:rsidRPr="00AF49A0" w:rsidRDefault="00B63AA3" w:rsidP="00AF49A0">
      <w:pPr>
        <w:pStyle w:val="Tpico"/>
      </w:pPr>
      <w:r w:rsidRPr="00AF49A0">
        <w:t>COD_UNICO_ENDERECO</w:t>
      </w:r>
    </w:p>
    <w:p w14:paraId="6CC4B0A0" w14:textId="492EFB77" w:rsidR="00B63AA3" w:rsidRPr="009B6CCF" w:rsidRDefault="00B63AA3" w:rsidP="00B63AA3">
      <w:r w:rsidRPr="009B6CCF">
        <w:t>Toda tabela em um banco de dados relacional deve possuir obrigatoriamente um identificador único, tecnicamente denominado chave primária (</w:t>
      </w:r>
      <w:r w:rsidRPr="009B6CC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50B8D47C" w14:textId="77777777" w:rsidR="00B63AA3" w:rsidRPr="009B6CCF" w:rsidRDefault="00B63AA3" w:rsidP="00B63AA3">
      <w:commentRangeStart w:id="111"/>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w:t>
      </w:r>
      <w:r w:rsidRPr="009B6CCF">
        <w:lastRenderedPageBreak/>
        <w:t xml:space="preserve">necessária à sua implementação. No Parágrafo único do Art. 1º a IN 2030/2021 explica que: </w:t>
      </w:r>
    </w:p>
    <w:p w14:paraId="5DBC7FEC" w14:textId="77777777" w:rsidR="00B63AA3" w:rsidRPr="009B6CCF" w:rsidRDefault="00B63AA3" w:rsidP="00B63AA3">
      <w:pPr>
        <w:pStyle w:val="Citao"/>
      </w:pPr>
      <w:r w:rsidRPr="009B6CCF">
        <w:t>Art. 1º Esta Instrução Normativa institui o Cadastro Imobiliário Brasileiro (CIB), que integrará o Sistema Nacional de Gestão de Informações Territoriais (Sinter).</w:t>
      </w:r>
    </w:p>
    <w:p w14:paraId="238469A3" w14:textId="77777777" w:rsidR="00B63AA3" w:rsidRPr="009B6CCF" w:rsidRDefault="00B63AA3" w:rsidP="00B63AA3">
      <w:pPr>
        <w:pStyle w:val="Citao"/>
      </w:pPr>
      <w:r w:rsidRPr="009B6CCF">
        <w:t>Parágrafo único. O CIB agrega informações cadastrais das unidades imobiliárias rurais e urbanas, públicas ou privadas, inscritas nos respectivos cadastros de origem, localizadas no território nacional, em seu subsolo, no mar territorial ou em zona econômica exclusiva.</w:t>
      </w:r>
    </w:p>
    <w:p w14:paraId="29D55115" w14:textId="77777777" w:rsidR="00B63AA3" w:rsidRPr="009B6CCF" w:rsidRDefault="00B63AA3" w:rsidP="00B63AA3">
      <w:r w:rsidRPr="009B6CCF">
        <w:t>E no artigo 4º:</w:t>
      </w:r>
    </w:p>
    <w:p w14:paraId="77945550" w14:textId="77777777" w:rsidR="00B63AA3" w:rsidRPr="009B6CCF" w:rsidRDefault="00B63AA3" w:rsidP="00B63AA3">
      <w:pPr>
        <w:pStyle w:val="Citao"/>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p>
    <w:p w14:paraId="1099D13B" w14:textId="2D7C59DF" w:rsidR="00B63AA3" w:rsidRPr="009B6CCF" w:rsidRDefault="00B63AA3" w:rsidP="00B63AA3">
      <w:r w:rsidRPr="009B6CCF">
        <w:t xml:space="preserve">Com a edição da Lei Complementar 214/2025, já na esteira da Reforma Tributária de Consumo, o CIB teve sua importância ressaltada. Os artigos 59 e 265 da </w:t>
      </w:r>
      <w:del w:id="112" w:author="carlos vieira" w:date="2026-04-01T10:27:00Z" w16du:dateUtc="2026-04-01T13:27:00Z">
        <w:r w:rsidRPr="009B6CCF" w:rsidDel="003C28BC">
          <w:delText xml:space="preserve">Lcp </w:delText>
        </w:r>
      </w:del>
      <w:ins w:id="113" w:author="carlos vieira" w:date="2026-04-01T10:27:00Z" w16du:dateUtc="2026-04-01T13:27:00Z">
        <w:r w:rsidR="003C28BC" w:rsidRPr="009B6CCF">
          <w:t>L</w:t>
        </w:r>
        <w:r w:rsidR="003C28BC">
          <w:t>CP</w:t>
        </w:r>
        <w:r w:rsidR="003C28BC" w:rsidRPr="009B6CCF">
          <w:t xml:space="preserve"> </w:t>
        </w:r>
      </w:ins>
      <w:r w:rsidRPr="009B6CCF">
        <w:t xml:space="preserve">214/2025 determinam que: </w:t>
      </w:r>
    </w:p>
    <w:p w14:paraId="77FC7EF3" w14:textId="77777777" w:rsidR="00B63AA3" w:rsidRPr="009B6CCF" w:rsidRDefault="00B63AA3" w:rsidP="00B63AA3">
      <w:pPr>
        <w:pStyle w:val="Citao"/>
      </w:pPr>
      <w:r w:rsidRPr="009B6CCF">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2C9F2B29" w14:textId="77777777" w:rsidR="00B63AA3" w:rsidRPr="009B6CCF" w:rsidRDefault="00B63AA3" w:rsidP="00B63AA3">
      <w:pPr>
        <w:pStyle w:val="Citao"/>
      </w:pPr>
      <w:r w:rsidRPr="009B6CCF">
        <w:t>§ 1º Para efeitos do disposto no caput deste artigo, consideram-se os seguintes cadastros administrados pela RFB:</w:t>
      </w:r>
    </w:p>
    <w:p w14:paraId="71479989" w14:textId="77777777" w:rsidR="00B63AA3" w:rsidRPr="009B6CCF" w:rsidRDefault="00B63AA3" w:rsidP="00B63AA3">
      <w:pPr>
        <w:pStyle w:val="Citao"/>
      </w:pPr>
      <w:r w:rsidRPr="009B6CCF">
        <w:t>...</w:t>
      </w:r>
    </w:p>
    <w:p w14:paraId="62DA0E36" w14:textId="77777777" w:rsidR="00B63AA3" w:rsidRPr="009B6CCF" w:rsidRDefault="00B63AA3" w:rsidP="00B63AA3">
      <w:pPr>
        <w:pStyle w:val="Citao"/>
      </w:pPr>
      <w:r w:rsidRPr="009B6CCF">
        <w:t>III - de imóveis rurais e urbanos, o Cadastro Imobiliário Brasileiro (CIB).</w:t>
      </w:r>
    </w:p>
    <w:p w14:paraId="626007C1" w14:textId="77777777" w:rsidR="00B63AA3" w:rsidRPr="009B6CCF" w:rsidRDefault="00B63AA3" w:rsidP="00B63AA3">
      <w:pPr>
        <w:pStyle w:val="Citao"/>
      </w:pPr>
      <w:r w:rsidRPr="009B6CCF">
        <w:t>...</w:t>
      </w:r>
    </w:p>
    <w:p w14:paraId="191664A9" w14:textId="77777777" w:rsidR="00B63AA3" w:rsidRPr="009B6CCF" w:rsidRDefault="00B63AA3" w:rsidP="00B63AA3">
      <w:pPr>
        <w:pStyle w:val="Citao"/>
      </w:pPr>
      <w:r w:rsidRPr="009B6CCF">
        <w:t>Art. 265. Os bens imóveis urbanos e rurais de que trata esta Seção deverão ser inscritos no CIB, integrante do Sinter, de que trata o inciso III do § 1º do art. 59 desta Lei Complementar.</w:t>
      </w:r>
    </w:p>
    <w:p w14:paraId="0B20704E" w14:textId="77777777" w:rsidR="00B63AA3" w:rsidRPr="009B6CCF" w:rsidRDefault="00B63AA3" w:rsidP="00B63AA3">
      <w:pPr>
        <w:pStyle w:val="Citao"/>
      </w:pPr>
      <w:r w:rsidRPr="009B6CCF">
        <w:t>§ 1º O CIB é o inventário dos bens imóveis urbanos e rurais constituído com dados enviados pelos cadastros de origem, que deverão atender aos critérios de atribuição do código de inscrição no CIB.</w:t>
      </w:r>
    </w:p>
    <w:p w14:paraId="768109B1" w14:textId="77777777" w:rsidR="00B63AA3" w:rsidRPr="009B6CCF" w:rsidRDefault="00B63AA3" w:rsidP="00B63AA3">
      <w:pPr>
        <w:pStyle w:val="Citao"/>
      </w:pPr>
      <w:r w:rsidRPr="009B6CCF">
        <w:t>§ 2º O CIB deverá constar obrigatoriamente de todos os documentos relativos à obra de construção civil expedidos pelo Município.</w:t>
      </w:r>
    </w:p>
    <w:p w14:paraId="4F5DD5B1" w14:textId="77777777" w:rsidR="00B63AA3" w:rsidRPr="009B6CCF" w:rsidRDefault="00B63AA3" w:rsidP="00B63AA3">
      <w:r w:rsidRPr="009B6CCF">
        <w:t>Em termos técnicos e sob a ótica da Ciência de Dados, o CIB é um código semi-aleatório e sem cognição, ou seja, um identificador cuja estrutura não carrega significado explícito sobre o objeto representado.</w:t>
      </w:r>
    </w:p>
    <w:p w14:paraId="5DDBD405" w14:textId="77777777" w:rsidR="00B63AA3" w:rsidRPr="009B6CCF" w:rsidRDefault="00B63AA3" w:rsidP="00B63AA3">
      <w:r w:rsidRPr="009B6CCF">
        <w:lastRenderedPageBreak/>
        <w:t xml:space="preserve">O processo de atribuição do CIB, no âmbito do Sistema Nacional de Gestão de Informações Territoriais – SINTER ainda está em andamento e constitui um grande desafio nesse ano de 2026. </w:t>
      </w:r>
    </w:p>
    <w:p w14:paraId="5561B329" w14:textId="77777777" w:rsidR="00B63AA3" w:rsidRPr="009B6CCF" w:rsidRDefault="00B63AA3" w:rsidP="00B63AA3">
      <w:r w:rsidRPr="009B6CCF">
        <w:t>A criação do CIB resolve o problema do identificador único em novos sistemas, mas ele não existia quando os primeiros cadastros, baseados no CIATA, foram desenvolvidos.</w:t>
      </w:r>
      <w:commentRangeEnd w:id="111"/>
      <w:r w:rsidR="003C28BC" w:rsidRPr="009B6CCF">
        <w:rPr>
          <w:rStyle w:val="Refdecomentrio"/>
          <w:sz w:val="24"/>
          <w:szCs w:val="22"/>
        </w:rPr>
        <w:commentReference w:id="111"/>
      </w:r>
    </w:p>
    <w:p w14:paraId="20230297" w14:textId="33433F0D" w:rsidR="00B63AA3" w:rsidRPr="009B6CCF" w:rsidRDefault="00B63AA3" w:rsidP="00B63AA3">
      <w:r w:rsidRPr="009B6CCF">
        <w:t>No CIATA o identificador único é cognitivo e é resultado de uma concatenação de valores (</w:t>
      </w:r>
      <w:fldSimple w:instr=" REF _Ref219188058 ">
        <w:r w:rsidR="00B26160" w:rsidRPr="009B6CCF">
          <w:t xml:space="preserve">Quadro </w:t>
        </w:r>
        <w:r w:rsidR="00B26160">
          <w:rPr>
            <w:noProof/>
          </w:rPr>
          <w:t>10</w:t>
        </w:r>
      </w:fldSimple>
      <w:r w:rsidRPr="009B6CCF">
        <w:t xml:space="preserve"> e </w:t>
      </w:r>
      <w:fldSimple w:instr=" REF _Ref219188068 ">
        <w:r w:rsidR="00B26160" w:rsidRPr="009B6CCF">
          <w:t xml:space="preserve">Quadro </w:t>
        </w:r>
        <w:r w:rsidR="00B26160">
          <w:rPr>
            <w:noProof/>
          </w:rPr>
          <w:t>11</w:t>
        </w:r>
      </w:fldSimple>
      <w:r w:rsidRPr="009B6CCF">
        <w:t xml:space="preserve">). Assim, para cada parcela/lote (ver item </w:t>
      </w:r>
      <w:fldSimple w:instr=" REF _Ref219188127 \r ">
        <w:r w:rsidR="00B26160">
          <w:t>2.3.2</w:t>
        </w:r>
      </w:fldSimple>
      <w:r w:rsidRPr="009B6CCF">
        <w:t>) do cadastro municipal foi atribuída uma chave derivada das próprias informações cadastrais, caracterizando um código cognitivo, dependente da organização territorial.</w:t>
      </w:r>
    </w:p>
    <w:p w14:paraId="48467A13" w14:textId="4AD18283" w:rsidR="00B63AA3" w:rsidRPr="009B6CCF" w:rsidRDefault="00B63AA3" w:rsidP="00A6278E">
      <w:pPr>
        <w:pStyle w:val="Legenda"/>
      </w:pPr>
      <w:bookmarkStart w:id="114" w:name="_Ref219188058"/>
      <w:r w:rsidRPr="009B6CCF">
        <w:t xml:space="preserve">Quadro </w:t>
      </w:r>
      <w:fldSimple w:instr=" SEQ Quadro \* ARABIC ">
        <w:r w:rsidR="00B26160">
          <w:rPr>
            <w:noProof/>
          </w:rPr>
          <w:t>10</w:t>
        </w:r>
      </w:fldSimple>
      <w:bookmarkEnd w:id="114"/>
      <w:r w:rsidR="004B4D10" w:rsidRPr="009B6CCF">
        <w:t xml:space="preserve"> –</w:t>
      </w:r>
      <w:r w:rsidRPr="009B6CCF">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74555B">
              <w:rPr>
                <w:rStyle w:val="Refdenotaderodap"/>
              </w:rPr>
              <w:footnoteReference w:id="4"/>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w:t>
            </w:r>
            <w:commentRangeStart w:id="115"/>
            <w:r w:rsidRPr="009B6CCF">
              <w:rPr>
                <w:rFonts w:cs="Arial"/>
                <w:b/>
                <w:bCs/>
              </w:rPr>
              <w:t>SS</w:t>
            </w:r>
            <w:commentRangeEnd w:id="115"/>
            <w:r w:rsidR="0075417C" w:rsidRPr="009B6CCF">
              <w:rPr>
                <w:rStyle w:val="Refdecomentrio"/>
                <w:rFonts w:cs="Arial"/>
                <w:b/>
                <w:bCs/>
                <w:sz w:val="24"/>
                <w:szCs w:val="22"/>
              </w:rPr>
              <w:commentReference w:id="115"/>
            </w:r>
            <w:r w:rsidRPr="009B6CCF">
              <w:rPr>
                <w:rFonts w:cs="Arial"/>
                <w:b/>
                <w:bCs/>
              </w:rPr>
              <w:t>.QQQ.LLLL</w:t>
            </w:r>
          </w:p>
        </w:tc>
      </w:tr>
    </w:tbl>
    <w:p w14:paraId="7BA3226C" w14:textId="5A90B8FD" w:rsidR="00B63AA3" w:rsidRPr="009B6CCF" w:rsidRDefault="00B63AA3" w:rsidP="00A6278E">
      <w:pPr>
        <w:pStyle w:val="Legenda"/>
      </w:pPr>
      <w:r w:rsidRPr="009B6CCF">
        <w:t xml:space="preserve">Elaboração: </w:t>
      </w:r>
      <w:r w:rsidR="003F61E6">
        <w:t>Autor</w:t>
      </w:r>
      <w:r w:rsidRPr="009B6CCF">
        <w:t xml:space="preserve"> (2025)</w:t>
      </w:r>
    </w:p>
    <w:p w14:paraId="3C6C8F0F" w14:textId="77777777" w:rsidR="00B63AA3" w:rsidRPr="009B6CCF" w:rsidRDefault="00B63AA3" w:rsidP="00A6278E">
      <w:pPr>
        <w:pStyle w:val="Legenda"/>
      </w:pPr>
    </w:p>
    <w:p w14:paraId="2BB8F5D0" w14:textId="74BE5771" w:rsidR="00B63AA3" w:rsidRPr="009B6CCF" w:rsidRDefault="00B63AA3" w:rsidP="00A6278E">
      <w:pPr>
        <w:pStyle w:val="Legenda"/>
      </w:pPr>
      <w:bookmarkStart w:id="116" w:name="_Ref219188068"/>
      <w:r w:rsidRPr="009B6CCF">
        <w:t xml:space="preserve">Quadro </w:t>
      </w:r>
      <w:fldSimple w:instr=" SEQ Quadro \* ARABIC ">
        <w:r w:rsidR="00B26160">
          <w:rPr>
            <w:noProof/>
          </w:rPr>
          <w:t>11</w:t>
        </w:r>
      </w:fldSimple>
      <w:bookmarkEnd w:id="116"/>
      <w:r w:rsidR="00135898">
        <w:t xml:space="preserve"> –</w:t>
      </w:r>
      <w:r w:rsidRPr="009B6CCF">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19"/>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20"/>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A6278E">
      <w:pPr>
        <w:pStyle w:val="Legenda"/>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1A2B3811" w14:textId="77777777" w:rsidR="00B63AA3" w:rsidRPr="00E11023" w:rsidRDefault="00B63AA3" w:rsidP="00AF49A0">
      <w:pPr>
        <w:pStyle w:val="Tpico"/>
      </w:pPr>
      <w:r w:rsidRPr="00E11023">
        <w:t>NUM_QUADRA</w:t>
      </w:r>
    </w:p>
    <w:p w14:paraId="591711AE" w14:textId="3A5DF00F" w:rsidR="00B63AA3" w:rsidRPr="009B6CCF" w:rsidRDefault="00B63AA3" w:rsidP="00B63AA3">
      <w:r w:rsidRPr="009B6CCF">
        <w:t xml:space="preserve">A importância das quadras no projeto CIATA pode ser avaliada pela leitura do Boletim de Cadastro Imobiliário - BCI. Nele, se verifica que todo o levantamento de </w:t>
      </w:r>
      <w:r w:rsidRPr="009B6CCF">
        <w:lastRenderedPageBreak/>
        <w:t>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920810">
        <w:rPr>
          <w:rFonts w:cs="Arial"/>
        </w:rPr>
        <w:t>(SERPRO, 2025)</w:t>
      </w:r>
      <w:r w:rsidR="00920810">
        <w:fldChar w:fldCharType="end"/>
      </w:r>
      <w:r w:rsidRPr="009B6CCF">
        <w:t>.</w:t>
      </w:r>
    </w:p>
    <w:p w14:paraId="650E134E" w14:textId="77777777" w:rsidR="00B63AA3" w:rsidRPr="009B6CCF" w:rsidRDefault="00B63AA3" w:rsidP="00B63AA3">
      <w:r w:rsidRPr="009B6CCF">
        <w:t>No projeto CIATA, os códigos de quadras são atribuídos arbitrariamente pelas prefeituras e só podem ser corretamente reconhecidos quando associados ao Município, Distrito e Setor. Embora a identificação da quadra possa ser considerada redundante sob a ótica da Ciência de Dados — uma vez que essa informação já está contida em COD_UNICO_ENDERECO — ela foi declarada explicitamente por motivos de organização e para assegurar compatibilidade com as variações existentes nos sistemas cadastrais atuais.</w:t>
      </w:r>
    </w:p>
    <w:p w14:paraId="68078208" w14:textId="77777777" w:rsidR="00B63AA3" w:rsidRPr="00336E39" w:rsidRDefault="00B63AA3" w:rsidP="00AF49A0">
      <w:pPr>
        <w:pStyle w:val="Tpico"/>
      </w:pPr>
      <w:r w:rsidRPr="00336E39">
        <w:t>NOM_LOGRADOURO</w:t>
      </w:r>
    </w:p>
    <w:p w14:paraId="546E3076" w14:textId="4B36A9D6" w:rsidR="00B63AA3" w:rsidRPr="009B6CCF" w:rsidRDefault="00B63AA3" w:rsidP="00B63AA3">
      <w:r w:rsidRPr="009B6CCF">
        <w:t xml:space="preserve">Embora os nomes de logradouros sejam fundamentais para o funcionamento da metodologia </w:t>
      </w:r>
      <w:r w:rsidRPr="009B6CC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9B6CCF">
        <w:rPr>
          <w:i/>
          <w:iCs/>
        </w:rPr>
        <w:t>joins</w:t>
      </w:r>
      <w:r w:rsidRPr="009B6CCF">
        <w:t>) com outr</w:t>
      </w:r>
      <w:r w:rsidR="00CD0A43" w:rsidRPr="009B6CCF">
        <w:t>as tabelas</w:t>
      </w:r>
      <w:r w:rsidRPr="009B6CCF">
        <w:t>.</w:t>
      </w:r>
    </w:p>
    <w:p w14:paraId="749364B2" w14:textId="77777777" w:rsidR="00B63AA3" w:rsidRPr="005E255D" w:rsidRDefault="00B63AA3" w:rsidP="00AF49A0">
      <w:pPr>
        <w:pStyle w:val="Tpico"/>
      </w:pPr>
      <w:r w:rsidRPr="005E255D">
        <w:t>NUM_ENDERECO</w:t>
      </w:r>
    </w:p>
    <w:p w14:paraId="3A86C3E4" w14:textId="4F32BF95" w:rsidR="00B63AA3" w:rsidRPr="009B6CCF" w:rsidRDefault="00B63AA3" w:rsidP="00B63AA3">
      <w:r w:rsidRPr="009B6CCF">
        <w:t>Em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4F21CC8" w14:textId="650058A8" w:rsidR="00B63AA3" w:rsidRPr="009B6CCF" w:rsidRDefault="00B63AA3" w:rsidP="00AF49A0">
      <w:pPr>
        <w:pStyle w:val="Tpico"/>
      </w:pPr>
      <w:r w:rsidRPr="009B6CCF">
        <w:t xml:space="preserve"> </w:t>
      </w:r>
      <w:r w:rsidRPr="00EB53C3">
        <w:t xml:space="preserve">NOM_LOGRADOURO_ADJACENTE </w:t>
      </w:r>
    </w:p>
    <w:p w14:paraId="6F860069" w14:textId="348B8E0C" w:rsidR="00B63AA3" w:rsidRPr="009B6CCF" w:rsidRDefault="00B63AA3" w:rsidP="00B63AA3">
      <w:r w:rsidRPr="009B6CCF">
        <w:t xml:space="preserve">Identificar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34EAE80D" w14:textId="77777777" w:rsidR="00B63AA3" w:rsidRPr="00EB53C3" w:rsidRDefault="00B63AA3" w:rsidP="00AF49A0">
      <w:pPr>
        <w:pStyle w:val="Tpico"/>
      </w:pPr>
      <w:r w:rsidRPr="00EB53C3">
        <w:t>DIM_TESTADA</w:t>
      </w:r>
    </w:p>
    <w:p w14:paraId="5B622955" w14:textId="7C713187" w:rsidR="00B63AA3" w:rsidRPr="009B6CCF" w:rsidRDefault="00B63AA3" w:rsidP="00B63AA3">
      <w:r w:rsidRPr="009B6CCF">
        <w:t xml:space="preserve">A DIM_TESTADA constitui uma das variáveis mais críticas para a fidedignidade do cadastro imobiliário municipal e para a modelagem geométrica do </w:t>
      </w:r>
      <w:r w:rsidRPr="009B6CCF">
        <w:rPr>
          <w:i/>
          <w:iCs/>
        </w:rPr>
        <w:lastRenderedPageBreak/>
        <w:t>SuperCIATA</w:t>
      </w:r>
      <w:r w:rsidRPr="009B6CCF">
        <w:t>.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que a soma das frentes dos lotes guarde conformidade com a geometria real da face da quadra.</w:t>
      </w:r>
    </w:p>
    <w:p w14:paraId="2C70B827" w14:textId="77777777" w:rsidR="00F00D82" w:rsidRPr="009B6CCF" w:rsidRDefault="00F00D82" w:rsidP="00AF49A0">
      <w:pPr>
        <w:pStyle w:val="Tpico"/>
      </w:pPr>
      <w:r w:rsidRPr="009B6CCF">
        <w:t>DIM_PROFUNDIDADE</w:t>
      </w:r>
    </w:p>
    <w:p w14:paraId="38DAAA78" w14:textId="404368D3" w:rsidR="00F00D82" w:rsidRPr="009B6CCF" w:rsidRDefault="00F00D82" w:rsidP="00F00D82">
      <w:r w:rsidRPr="009B6CCF">
        <w:t xml:space="preserve">A relevância da DIM_PROFUNDIDADE é reiterada pelo </w:t>
      </w:r>
      <w:commentRangeStart w:id="117"/>
      <w:r w:rsidRPr="009B6CCF">
        <w:t>Manual do Cadastro Imobiliário (MCI)</w:t>
      </w:r>
      <w:commentRangeEnd w:id="117"/>
      <w:r w:rsidR="0075417C" w:rsidRPr="009B6CCF">
        <w:rPr>
          <w:rStyle w:val="Refdecomentrio"/>
          <w:sz w:val="24"/>
          <w:szCs w:val="22"/>
        </w:rPr>
        <w:commentReference w:id="117"/>
      </w:r>
      <w:r w:rsidRPr="009B6CCF">
        <w:t xml:space="preserve">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5315CE">
        <w:rPr>
          <w:rFonts w:cs="Arial"/>
        </w:rPr>
        <w:t>(SERPRO, 2025)</w:t>
      </w:r>
      <w:r w:rsidR="005315CE">
        <w:fldChar w:fldCharType="end"/>
      </w:r>
      <w:r w:rsidRPr="009B6CCF">
        <w:t xml:space="preserve">, que dedica especial atenção a este atributo ao prescrever fórmulas de cálculo e representações gráficas para diferentes tipologias de lotes. No contexto do </w:t>
      </w:r>
      <w:r w:rsidRPr="009B6CC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F77646B" w14:textId="081E0DA1" w:rsidR="00F00D82" w:rsidRPr="005E255D" w:rsidRDefault="00F00D82" w:rsidP="00AF49A0">
      <w:pPr>
        <w:pStyle w:val="Tpico"/>
      </w:pPr>
      <w:commentRangeStart w:id="118"/>
      <w:r w:rsidRPr="005E255D">
        <w:t>AREA</w:t>
      </w:r>
      <w:commentRangeEnd w:id="118"/>
      <w:r w:rsidR="0075417C" w:rsidRPr="005E255D">
        <w:rPr>
          <w:rStyle w:val="Refdecomentrio"/>
          <w:sz w:val="24"/>
          <w:szCs w:val="22"/>
        </w:rPr>
        <w:commentReference w:id="118"/>
      </w:r>
    </w:p>
    <w:p w14:paraId="24976E98" w14:textId="4AD14B19" w:rsidR="00227E2A" w:rsidRPr="009B6CCF" w:rsidRDefault="00227E2A" w:rsidP="00227E2A">
      <w:r w:rsidRPr="009B6CCF">
        <w:t xml:space="preserve">Embora seja um atributo opcional para a execução do algoritmo, a AREA desempenha um papel crucial na fase de auditoria e controle de qualidade do </w:t>
      </w:r>
      <w:r w:rsidRPr="009B6CCF">
        <w:rPr>
          <w:i/>
          <w:iCs/>
        </w:rPr>
        <w:t>SuperCIATA</w:t>
      </w:r>
      <w:r w:rsidRPr="009B6CCF">
        <w:t>. Em lotes estritamente ortogonais, o produto entre a DIM_TESTADA e a DIM_PROFUNDIDADE deve convergir para o valor da área cadastrada.</w:t>
      </w:r>
    </w:p>
    <w:p w14:paraId="1DD92BF0" w14:textId="4CC1E5A5" w:rsidR="00F00D82" w:rsidRPr="009B6CCF" w:rsidRDefault="00227E2A" w:rsidP="00F00D82">
      <w:r w:rsidRPr="009B6CCF">
        <w:t>Divergências acentuadas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119" w:name="_Toc225178121"/>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119"/>
    </w:p>
    <w:p w14:paraId="1E3E19D6" w14:textId="648B6C7F"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ins w:id="120" w:author="carlos vieira" w:date="2026-04-01T10:30:00Z" w16du:dateUtc="2026-04-01T13:30:00Z">
        <w:r w:rsidR="003C28BC">
          <w:t>, no sentido horário</w:t>
        </w:r>
      </w:ins>
      <w:r w:rsidR="007A283B" w:rsidRPr="009B6CCF">
        <w:t>”</w:t>
      </w:r>
      <w:r w:rsidR="00A752B5" w:rsidRPr="009B6CCF">
        <w:t xml:space="preserve"> </w:t>
      </w:r>
      <w:commentRangeStart w:id="121"/>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commentRangeEnd w:id="121"/>
      <w:r w:rsidR="0075417C" w:rsidRPr="009B6CCF">
        <w:rPr>
          <w:rStyle w:val="Refdecomentrio"/>
          <w:sz w:val="24"/>
          <w:szCs w:val="22"/>
        </w:rPr>
        <w:commentReference w:id="121"/>
      </w:r>
      <w:r w:rsidR="006C5D97" w:rsidRPr="009B6CCF">
        <w:t>.</w:t>
      </w:r>
      <w:r w:rsidR="0045130D" w:rsidRPr="009B6CCF">
        <w:t xml:space="preserve"> </w:t>
      </w:r>
    </w:p>
    <w:p w14:paraId="72E4360F" w14:textId="65BE6C70" w:rsidR="00D85C9D" w:rsidRPr="009B6CCF" w:rsidRDefault="008D5601" w:rsidP="0026419F">
      <w:r w:rsidRPr="009B6CCF">
        <w:lastRenderedPageBreak/>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74555B">
        <w:rPr>
          <w:rStyle w:val="Refdenotaderodap"/>
        </w:rPr>
        <w:footnoteReference w:id="5"/>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B26160" w:rsidRPr="009B6CCF">
        <w:t xml:space="preserve">Quadro </w:t>
      </w:r>
      <w:r w:rsidR="00B26160">
        <w:rPr>
          <w:noProof/>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76A0185C" w:rsidR="009637C0" w:rsidRPr="009B6CCF" w:rsidRDefault="009637C0" w:rsidP="00A6278E">
      <w:pPr>
        <w:pStyle w:val="Legenda"/>
      </w:pPr>
      <w:bookmarkStart w:id="122" w:name="_Ref217937599"/>
      <w:r w:rsidRPr="009B6CCF">
        <w:t xml:space="preserve">Quadro </w:t>
      </w:r>
      <w:fldSimple w:instr=" SEQ Quadro \* ARABIC ">
        <w:r w:rsidR="00B26160">
          <w:rPr>
            <w:noProof/>
          </w:rPr>
          <w:t>12</w:t>
        </w:r>
      </w:fldSimple>
      <w:bookmarkEnd w:id="122"/>
      <w:r w:rsidR="004B4D10" w:rsidRPr="009B6CCF">
        <w:t xml:space="preserve"> –</w:t>
      </w:r>
      <w:r w:rsidRPr="009B6CCF">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A6278E">
      <w:pPr>
        <w:pStyle w:val="Legenda"/>
      </w:pPr>
      <w:r w:rsidRPr="009B6CCF">
        <w:t xml:space="preserve">Elaboração: </w:t>
      </w:r>
      <w:r w:rsidR="007A0CDD">
        <w:t>Autor</w:t>
      </w:r>
      <w:commentRangeStart w:id="123"/>
      <w:r w:rsidR="0063382C" w:rsidRPr="009B6CCF">
        <w:t xml:space="preserve"> </w:t>
      </w:r>
      <w:commentRangeEnd w:id="123"/>
      <w:r w:rsidR="0075417C" w:rsidRPr="009B6CCF">
        <w:rPr>
          <w:rStyle w:val="Refdecomentrio"/>
          <w:sz w:val="20"/>
          <w:szCs w:val="20"/>
        </w:rPr>
        <w:commentReference w:id="123"/>
      </w:r>
      <w:r w:rsidR="0063382C" w:rsidRPr="009B6CCF">
        <w:t>(2025)</w:t>
      </w:r>
    </w:p>
    <w:p w14:paraId="3D1BF8BF" w14:textId="77777777" w:rsidR="004959CC" w:rsidRPr="009B6CCF" w:rsidRDefault="004959CC" w:rsidP="0045130D"/>
    <w:p w14:paraId="77708DBA" w14:textId="21D6408D" w:rsidR="006D3D4B" w:rsidRDefault="006D3D4B" w:rsidP="002D729A">
      <w:pPr>
        <w:pStyle w:val="Ttulo2"/>
      </w:pPr>
      <w:bookmarkStart w:id="124" w:name="_Toc225178122"/>
      <w:r w:rsidRPr="009B6CCF">
        <w:t>MÉTODOS</w:t>
      </w:r>
      <w:bookmarkEnd w:id="124"/>
    </w:p>
    <w:p w14:paraId="4AD06F2A" w14:textId="01F5AEAD" w:rsidR="00AC49FB" w:rsidRDefault="00AC49FB" w:rsidP="00AC49FB">
      <w:r>
        <w:t xml:space="preserve">A metodologia SuperCIATA </w:t>
      </w:r>
      <w:r w:rsidR="00E84754">
        <w:t>prioriza a</w:t>
      </w:r>
      <w:r>
        <w:t xml:space="preserve"> execução de operações de manipulação e análise de dados estruturadas em linguagem SQL (</w:t>
      </w:r>
      <w:r w:rsidRPr="00AC49FB">
        <w:rPr>
          <w:i/>
          <w:iCs/>
        </w:rPr>
        <w:t>Structured Query Language</w:t>
      </w:r>
      <w:r>
        <w:t xml:space="preserve">), processadas diretamente em Sistemas Gerenciadores de Bancos de Dados Relacionais (SGBDR). Essa escolha técnica justifica-se pela alta 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Pr="00200A9B" w:rsidRDefault="00AC49FB" w:rsidP="00AC49FB">
      <w:r>
        <w:t xml:space="preserve">Contudo, para etapas que exigem maior complexidade computacional, cálculos geométricos específicos ou a necessidade de interfaces de visualização dinâmica, a metodologia recorre ao uso de linguagens de programação </w:t>
      </w:r>
      <w:r>
        <w:lastRenderedPageBreak/>
        <w:t xml:space="preserve">convencionais, como </w:t>
      </w:r>
      <w:r w:rsidRPr="00AE6D83">
        <w:rPr>
          <w:i/>
          <w:iCs/>
        </w:rPr>
        <w:t>JavaScript</w:t>
      </w:r>
      <w:r>
        <w:t>, aliada a bibliotecas especializadas. Essa abordagem híbrida garante a flexibilidade necessária para o tratamento de bases geoespaciais e a apresentação intuitiva dos resultados obtidos.</w:t>
      </w:r>
    </w:p>
    <w:p w14:paraId="33FA067E" w14:textId="3C1ADCA1" w:rsidR="006D3D4B" w:rsidRPr="009B6CCF" w:rsidRDefault="006D3D4B" w:rsidP="00093FBB">
      <w:pPr>
        <w:pStyle w:val="Ttulo3"/>
      </w:pPr>
      <w:bookmarkStart w:id="125" w:name="_Toc225178123"/>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125"/>
    </w:p>
    <w:p w14:paraId="7A1C9406" w14:textId="2AB25F7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xml:space="preserve">, a disponibilidade pública e a documentação técnica do CNEFE favorecem a interoperabilidade e a integração de seus registros em ambientes de bancos de dados relacionais. </w:t>
      </w:r>
      <w:r w:rsidR="007D7ADB" w:rsidRPr="009B6CCF">
        <w:t>O fluxo de</w:t>
      </w:r>
      <w:r w:rsidR="00B70D2B" w:rsidRPr="009B6CCF">
        <w:t xml:space="preserve"> </w:t>
      </w:r>
      <w:commentRangeStart w:id="126"/>
      <w:commentRangeStart w:id="127"/>
      <w:r w:rsidR="00B70D2B" w:rsidRPr="009B6CCF">
        <w:t>ingestão</w:t>
      </w:r>
      <w:commentRangeEnd w:id="126"/>
      <w:r w:rsidR="0075417C">
        <w:rPr>
          <w:rStyle w:val="Refdecomentrio"/>
          <w:sz w:val="24"/>
          <w:szCs w:val="22"/>
          <w:vertAlign w:val="superscript"/>
        </w:rPr>
        <w:commentReference w:id="126"/>
      </w:r>
      <w:commentRangeEnd w:id="127"/>
      <w:r w:rsidR="002A6A0F">
        <w:rPr>
          <w:rStyle w:val="Refdecomentrio"/>
          <w:sz w:val="24"/>
          <w:szCs w:val="22"/>
          <w:vertAlign w:val="superscript"/>
        </w:rPr>
        <w:commentReference w:id="127"/>
      </w:r>
      <w:r w:rsidR="00395EFF" w:rsidRPr="0074555B">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661D7E">
      <w:pPr>
        <w:pStyle w:val="Seo"/>
      </w:pPr>
      <w:commentRangeStart w:id="128"/>
      <w:r w:rsidRPr="009B6CCF">
        <w:t>Tabela CN_</w:t>
      </w:r>
      <w:r w:rsidRPr="00EC0993">
        <w:t>PONTOS</w:t>
      </w:r>
      <w:commentRangeEnd w:id="128"/>
      <w:r w:rsidR="003C28BC" w:rsidRPr="009B6CCF">
        <w:rPr>
          <w:rStyle w:val="Refdecomentrio"/>
          <w:sz w:val="24"/>
          <w:szCs w:val="22"/>
        </w:rPr>
        <w:commentReference w:id="128"/>
      </w:r>
    </w:p>
    <w:p w14:paraId="43026505" w14:textId="3B2277EE" w:rsidR="00DD6204" w:rsidRPr="009B6CCF" w:rsidRDefault="009B2A2F" w:rsidP="00964850">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B26160" w:rsidRPr="009B6CCF">
        <w:t xml:space="preserve">Quadro </w:t>
      </w:r>
      <w:r w:rsidR="00B26160">
        <w:rPr>
          <w:noProof/>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r w:rsidRPr="009B6CCF">
        <w:rPr>
          <w:i/>
          <w:iCs/>
        </w:rPr>
        <w:t>staging area</w:t>
      </w:r>
      <w:r w:rsidR="00616F67" w:rsidRPr="0074555B">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366CD48B" w14:textId="0F5D7C34" w:rsidR="007C31C2" w:rsidRPr="009B6CCF" w:rsidRDefault="007C31C2" w:rsidP="00A6278E">
      <w:pPr>
        <w:pStyle w:val="Legenda"/>
      </w:pPr>
      <w:bookmarkStart w:id="129" w:name="_Ref218937171"/>
      <w:r w:rsidRPr="009B6CCF">
        <w:lastRenderedPageBreak/>
        <w:t xml:space="preserve">Quadro </w:t>
      </w:r>
      <w:fldSimple w:instr=" SEQ Quadro \* ARABIC ">
        <w:r w:rsidR="00B26160">
          <w:rPr>
            <w:noProof/>
          </w:rPr>
          <w:t>13</w:t>
        </w:r>
      </w:fldSimple>
      <w:bookmarkEnd w:id="129"/>
      <w:r w:rsidR="004B4D10" w:rsidRPr="009B6CCF">
        <w:t xml:space="preserve"> –</w:t>
      </w:r>
      <w:r w:rsidRPr="009B6CCF">
        <w:t xml:space="preserve"> Estrutura de dados da tabel</w:t>
      </w:r>
      <w:r w:rsidR="00D824E4" w:rsidRPr="009B6CCF">
        <w:t>a</w:t>
      </w:r>
      <w:r w:rsidRPr="009B6CCF">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4853F5">
            <w:pPr>
              <w:pStyle w:val="Codigo"/>
              <w:keepNext/>
              <w:widowControl w:val="0"/>
              <w:rPr>
                <w:b/>
                <w:bCs/>
              </w:rPr>
            </w:pPr>
          </w:p>
          <w:p w14:paraId="073EA5D0" w14:textId="2D4457A7" w:rsidR="004853F5" w:rsidRPr="00EE3790" w:rsidRDefault="004853F5" w:rsidP="00C757FE">
            <w:pPr>
              <w:pStyle w:val="Codigo"/>
              <w:rPr>
                <w:lang w:val="es-ES"/>
              </w:rPr>
            </w:pPr>
            <w:r w:rsidRPr="00EE3790">
              <w:rPr>
                <w:lang w:val="es-ES"/>
              </w:rPr>
              <w:t>Table: CN_PONTOS</w:t>
            </w:r>
          </w:p>
          <w:p w14:paraId="096BCEB1" w14:textId="77777777" w:rsidR="004853F5" w:rsidRPr="00EE3790" w:rsidRDefault="004853F5" w:rsidP="00C757FE">
            <w:pPr>
              <w:pStyle w:val="Codigo"/>
              <w:rPr>
                <w:lang w:val="es-ES"/>
              </w:rPr>
            </w:pPr>
          </w:p>
          <w:p w14:paraId="07E523A3" w14:textId="77777777" w:rsidR="004853F5" w:rsidRPr="00EE3790" w:rsidRDefault="004853F5" w:rsidP="00C757FE">
            <w:pPr>
              <w:pStyle w:val="Codigo"/>
              <w:rPr>
                <w:lang w:val="es-ES"/>
              </w:rPr>
            </w:pPr>
            <w:r w:rsidRPr="00EE3790">
              <w:rPr>
                <w:lang w:val="es-ES"/>
              </w:rPr>
              <w:t>Columns:</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t xml:space="preserve">varchar(11)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t xml:space="preserve">varchar(50)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t xml:space="preserve">varchar(20)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t xml:space="preserve">varchar(20)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t xml:space="preserve">varchar(20)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t xml:space="preserve">varchar(20)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t xml:space="preserve">varchar(20)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t xml:space="preserve">varchar(20)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t xml:space="preserve">varchar(20)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t xml:space="preserve">varchar(20)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t xml:space="preserve">varchar(20)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t xml:space="preserve">varchar(20)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t xml:space="preserve">varchar(20)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4853F5">
            <w:pPr>
              <w:pStyle w:val="Codigo"/>
              <w:keepNext/>
              <w:widowControl w:val="0"/>
            </w:pPr>
            <w:r w:rsidRPr="009B6CCF">
              <w:t>COD_INDICADOR_ESTAB_ENDERECO</w:t>
            </w:r>
            <w:r w:rsidRPr="009B6CCF">
              <w:tab/>
              <w:t xml:space="preserve">varchar(10) </w:t>
            </w:r>
          </w:p>
          <w:p w14:paraId="6A414618" w14:textId="77777777" w:rsidR="004853F5" w:rsidRPr="009B6CCF" w:rsidRDefault="004853F5" w:rsidP="004853F5">
            <w:pPr>
              <w:pStyle w:val="Codigo"/>
              <w:keepNext/>
              <w:widowControl w:val="0"/>
            </w:pPr>
            <w:r w:rsidRPr="009B6CCF">
              <w:t>COD_INDICADOR_CONST_ENDERECO</w:t>
            </w:r>
            <w:r w:rsidRPr="009B6CCF">
              <w:tab/>
              <w:t xml:space="preserve">varchar(10) </w:t>
            </w:r>
          </w:p>
          <w:p w14:paraId="652AFD1A" w14:textId="77777777" w:rsidR="004853F5" w:rsidRPr="009B6CCF" w:rsidRDefault="004853F5" w:rsidP="004853F5">
            <w:pPr>
              <w:pStyle w:val="Codigo"/>
              <w:keepNext/>
              <w:widowControl w:val="0"/>
            </w:pPr>
            <w:r w:rsidRPr="009B6CCF">
              <w:t>COD_INDICADOR_FINALIDADE_CONST</w:t>
            </w:r>
            <w:r w:rsidRPr="009B6CCF">
              <w:tab/>
              <w:t xml:space="preserve">varchar(10) </w:t>
            </w:r>
          </w:p>
          <w:p w14:paraId="6EAEF7D4" w14:textId="77777777" w:rsidR="00DD6204" w:rsidRDefault="004853F5" w:rsidP="004853F5">
            <w:pPr>
              <w:pStyle w:val="Codigo"/>
              <w:keepNext/>
              <w:widowControl w:val="0"/>
            </w:pPr>
            <w:r w:rsidRPr="009B6CCF">
              <w:t>COD_TIPO_ESPECI</w:t>
            </w:r>
            <w:r w:rsidRPr="009B6CCF">
              <w:tab/>
            </w:r>
            <w:r w:rsidRPr="009B6CCF">
              <w:tab/>
            </w:r>
            <w:r w:rsidRPr="009B6CCF">
              <w:tab/>
              <w:t>varchar(10)</w:t>
            </w:r>
          </w:p>
          <w:p w14:paraId="71DF2B44" w14:textId="3D3CCE59" w:rsidR="00C757FE" w:rsidRPr="009B6CCF" w:rsidRDefault="00C757FE" w:rsidP="004853F5">
            <w:pPr>
              <w:pStyle w:val="Codigo"/>
              <w:keepNext/>
              <w:widowControl w:val="0"/>
            </w:pPr>
          </w:p>
        </w:tc>
      </w:tr>
    </w:tbl>
    <w:p w14:paraId="22499953" w14:textId="1E72ECE9" w:rsidR="00DD6204" w:rsidRPr="009B6CCF" w:rsidRDefault="0015547F" w:rsidP="00A6278E">
      <w:pPr>
        <w:pStyle w:val="Legenda"/>
      </w:pPr>
      <w:r w:rsidRPr="009B6CCF">
        <w:t xml:space="preserve">Fonte: IBGE. </w:t>
      </w:r>
      <w:r w:rsidR="0063382C" w:rsidRPr="009B6CCF">
        <w:t xml:space="preserve">Elaboração: </w:t>
      </w:r>
      <w:r w:rsidR="006D54D8">
        <w:t xml:space="preserve">Autor </w:t>
      </w:r>
      <w:r w:rsidR="0063382C" w:rsidRPr="009B6CCF">
        <w:t>(2025)</w:t>
      </w:r>
    </w:p>
    <w:p w14:paraId="7EBA34F3" w14:textId="77777777" w:rsidR="001522E5" w:rsidRPr="009B6CCF" w:rsidRDefault="001522E5" w:rsidP="006D3D4B"/>
    <w:p w14:paraId="06DAF7CF" w14:textId="0ED9CDA0" w:rsidR="00DA5D38" w:rsidRPr="009B6CCF" w:rsidRDefault="00DA5D38" w:rsidP="00661D7E">
      <w:pPr>
        <w:pStyle w:val="Seo"/>
      </w:pPr>
      <w:commentRangeStart w:id="130"/>
      <w:r w:rsidRPr="009B6CCF">
        <w:t>Tabela CN_PONTOS_UNICOS</w:t>
      </w:r>
      <w:commentRangeEnd w:id="130"/>
      <w:r w:rsidR="003C28BC" w:rsidRPr="009B6CCF">
        <w:rPr>
          <w:rStyle w:val="Refdecomentrio"/>
          <w:sz w:val="24"/>
          <w:szCs w:val="22"/>
        </w:rPr>
        <w:commentReference w:id="130"/>
      </w:r>
    </w:p>
    <w:p w14:paraId="081C20E3" w14:textId="5EBBC645"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r w:rsidR="0038468C" w:rsidRPr="009B6CCF">
        <w:rPr>
          <w:i/>
          <w:iCs/>
        </w:rPr>
        <w:t>strings</w:t>
      </w:r>
      <w:r w:rsidRPr="009B6CCF">
        <w:t xml:space="preserve">. A consolidação da base </w:t>
      </w:r>
      <w:r w:rsidR="003E3D37">
        <w:t xml:space="preserve">foi </w:t>
      </w:r>
      <w:r w:rsidRPr="009B6CCF">
        <w:t>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B26160" w:rsidRPr="009B6CCF">
        <w:t xml:space="preserve">Quadro </w:t>
      </w:r>
      <w:r w:rsidR="00B26160">
        <w:t>14</w:t>
      </w:r>
      <w:r w:rsidR="00CE2609" w:rsidRPr="009B6CCF">
        <w:fldChar w:fldCharType="end"/>
      </w:r>
      <w:r w:rsidR="006D3D4B" w:rsidRPr="009B6CCF">
        <w:t>.</w:t>
      </w:r>
    </w:p>
    <w:p w14:paraId="05C6EFC6" w14:textId="77777777" w:rsidR="0038468C" w:rsidRPr="009B6CCF" w:rsidRDefault="0038468C" w:rsidP="00C14970"/>
    <w:p w14:paraId="480C19F2" w14:textId="3924C3DA" w:rsidR="00CE2609" w:rsidRPr="009B6CCF" w:rsidRDefault="00CE2609" w:rsidP="00A6278E">
      <w:pPr>
        <w:pStyle w:val="Legenda"/>
      </w:pPr>
      <w:bookmarkStart w:id="131" w:name="_Ref210804241"/>
      <w:r w:rsidRPr="009B6CCF">
        <w:lastRenderedPageBreak/>
        <w:t xml:space="preserve">Quadro </w:t>
      </w:r>
      <w:fldSimple w:instr=" SEQ Quadro \* ARABIC ">
        <w:r w:rsidR="00B26160">
          <w:rPr>
            <w:noProof/>
          </w:rPr>
          <w:t>14</w:t>
        </w:r>
      </w:fldSimple>
      <w:bookmarkEnd w:id="131"/>
      <w:r w:rsidR="004B4D10" w:rsidRPr="009B6CCF">
        <w:t xml:space="preserve"> –</w:t>
      </w:r>
      <w:r w:rsidRPr="009B6CCF">
        <w:t xml:space="preserve"> Código SQL para criação da tabela CN_PONTOS_UNICOS</w:t>
      </w:r>
      <w:r w:rsidR="00DC7A9A" w:rsidRPr="009B6CCF">
        <w:t xml:space="preserve"> </w:t>
      </w:r>
      <w:r w:rsidR="00997EF5" w:rsidRPr="0074555B">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A6278E">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4F051621" w:rsidR="00382760" w:rsidRPr="009B6CCF" w:rsidRDefault="00382760" w:rsidP="00382760">
      <w:pPr>
        <w:pStyle w:val="Legenda"/>
      </w:pPr>
      <w:r w:rsidRPr="009B6CCF">
        <w:t xml:space="preserve">Quadro </w:t>
      </w:r>
      <w:fldSimple w:instr=" SEQ Quadro \* ARABIC ">
        <w:r w:rsidR="00B26160">
          <w:rPr>
            <w:noProof/>
          </w:rPr>
          <w:t>15</w:t>
        </w:r>
      </w:fldSimple>
      <w:r w:rsidRPr="009B6CCF">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73BE" w:rsidRDefault="00382760" w:rsidP="005078CA">
            <w:pPr>
              <w:pStyle w:val="Codigo"/>
              <w:keepNext/>
              <w:widowControl w:val="0"/>
              <w:rPr>
                <w:b/>
                <w:bCs/>
                <w:lang w:val="en-US"/>
              </w:rPr>
            </w:pPr>
            <w:r w:rsidRPr="00BC73BE">
              <w:rPr>
                <w:b/>
                <w:bCs/>
                <w:lang w:val="en-US"/>
              </w:rPr>
              <w:t>-- MySQL/MariaDB 10.2</w:t>
            </w:r>
            <w:r w:rsidRPr="0074555B">
              <w:rPr>
                <w:rStyle w:val="Refdenotaderodap"/>
              </w:rPr>
              <w:footnoteReference w:id="9"/>
            </w:r>
          </w:p>
          <w:p w14:paraId="524C39A8" w14:textId="77777777" w:rsidR="00382760" w:rsidRPr="00BC73BE" w:rsidRDefault="00382760" w:rsidP="005078CA">
            <w:pPr>
              <w:pStyle w:val="Codigo"/>
              <w:keepNext/>
              <w:widowControl w:val="0"/>
              <w:rPr>
                <w:lang w:val="en-US"/>
              </w:rPr>
            </w:pPr>
            <w:r w:rsidRPr="00BC73BE">
              <w:rPr>
                <w:lang w:val="en-US"/>
              </w:rPr>
              <w:t>CREATE TABLE TMP_ENDERECOS_BASE AS</w:t>
            </w:r>
          </w:p>
          <w:p w14:paraId="514CCEFA" w14:textId="77777777" w:rsidR="00382760" w:rsidRPr="00BC73BE" w:rsidRDefault="00382760" w:rsidP="005078CA">
            <w:pPr>
              <w:pStyle w:val="Codigo"/>
              <w:keepNext/>
              <w:widowControl w:val="0"/>
              <w:rPr>
                <w:lang w:val="en-US"/>
              </w:rPr>
            </w:pPr>
            <w:r w:rsidRPr="00BC73BE">
              <w:rPr>
                <w:lang w:val="en-US"/>
              </w:rPr>
              <w:t xml:space="preserve">SELECT </w:t>
            </w:r>
          </w:p>
          <w:p w14:paraId="0AAD2AB6" w14:textId="77777777" w:rsidR="00382760" w:rsidRPr="00BC73BE" w:rsidRDefault="00382760" w:rsidP="005078CA">
            <w:pPr>
              <w:pStyle w:val="Codigo"/>
              <w:keepNext/>
              <w:widowControl w:val="0"/>
              <w:rPr>
                <w:lang w:val="es-ES"/>
              </w:rPr>
            </w:pPr>
            <w:r w:rsidRPr="00BC73BE">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4D26EFDA" w14:textId="77777777" w:rsidR="00382760" w:rsidRPr="009B6CCF" w:rsidRDefault="00382760" w:rsidP="005078CA">
            <w:pPr>
              <w:pStyle w:val="Codigo"/>
              <w:keepNext/>
              <w:widowControl w:val="0"/>
            </w:pPr>
            <w:r w:rsidRPr="009B6CCF">
              <w:t xml:space="preserve">  </w:t>
            </w:r>
            <w:r w:rsidRPr="009B6CCF">
              <w:rPr>
                <w:color w:val="1F3864" w:themeColor="accent5" w:themeShade="80"/>
              </w:rPr>
              <w:t>CONCAT(COD_SETOR, LPAD(NUM_QUADRA, 3, '0'), LPAD(NUM_FACE,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r w:rsidRPr="009B6CCF">
              <w:rPr>
                <w:color w:val="806000" w:themeColor="accent4" w:themeShade="80"/>
              </w:rPr>
              <w:t>TRIM(</w:t>
            </w:r>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CONCAT_WS('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NULLIF(TRIM(NOM_TITULO_SEGLOGR),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382760">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lastRenderedPageBreak/>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77777777" w:rsidR="00F00C16" w:rsidRDefault="00300CB6" w:rsidP="00F00C16">
      <w:pPr>
        <w:pStyle w:val="PargrafodaLista"/>
        <w:numPr>
          <w:ilvl w:val="0"/>
          <w:numId w:val="17"/>
        </w:numPr>
      </w:pPr>
      <w:r w:rsidRPr="009B6CCF">
        <w:rPr>
          <w:b/>
          <w:bCs/>
        </w:rPr>
        <w:t>Filtragem por Acurácia Posicional</w:t>
      </w:r>
      <w:r w:rsidRPr="009B6CCF">
        <w:t xml:space="preserve">: A cláusula </w:t>
      </w:r>
      <w:r w:rsidRPr="009B6CCF">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8421A9">
        <w:rPr>
          <w:rFonts w:cs="Arial"/>
        </w:rPr>
        <w:t>(IBGE, 2025a)</w:t>
      </w:r>
      <w:r w:rsidR="008421A9">
        <w:fldChar w:fldCharType="end"/>
      </w:r>
      <w:r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7B178B39" w:rsidR="005B3AE0" w:rsidRDefault="00B801B3" w:rsidP="00F00C16">
      <w:pPr>
        <w:pStyle w:val="PargrafodaLista"/>
        <w:numPr>
          <w:ilvl w:val="0"/>
          <w:numId w:val="17"/>
        </w:numPr>
      </w:pPr>
      <w:r w:rsidRPr="00F00C16">
        <w:rPr>
          <w:b/>
          <w:bCs/>
        </w:rPr>
        <w:t>R</w:t>
      </w:r>
      <w:r w:rsidR="005B3AE0" w:rsidRPr="00F00C16">
        <w:rPr>
          <w:b/>
          <w:bCs/>
        </w:rPr>
        <w:t>ecomposição do nome do logradouro</w:t>
      </w:r>
      <w:r w:rsidRPr="009B6CCF">
        <w:t>:</w:t>
      </w:r>
      <w:r w:rsidR="005B3AE0" w:rsidRPr="009B6CCF">
        <w:t xml:space="preserve"> </w:t>
      </w:r>
      <w:r w:rsidR="00284FAE" w:rsidRPr="009B6CCF">
        <w:t xml:space="preserve">Cria o atributo NOM_LOGRADOURO </w:t>
      </w:r>
      <w:r w:rsidR="00E5040C" w:rsidRPr="009B6CCF">
        <w:t>c</w:t>
      </w:r>
      <w:r w:rsidR="005B3AE0" w:rsidRPr="009B6CCF">
        <w:t>oncatenando tipo, título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0225DF" w:rsidRPr="009B6CCF">
        <w:fldChar w:fldCharType="separate"/>
      </w:r>
      <w:r w:rsidR="00B26160" w:rsidRPr="009B6CCF">
        <w:t xml:space="preserve">Quadro </w:t>
      </w:r>
      <w:r w:rsidR="00B26160">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30164E70" w:rsidR="003B1773" w:rsidRPr="009B6CCF" w:rsidRDefault="003B1773" w:rsidP="003B1773">
      <w:pPr>
        <w:pStyle w:val="Legenda"/>
      </w:pPr>
      <w:bookmarkStart w:id="132" w:name="_Ref219013027"/>
      <w:r w:rsidRPr="009B6CCF">
        <w:t xml:space="preserve">Quadro </w:t>
      </w:r>
      <w:fldSimple w:instr=" SEQ Quadro \* ARABIC ">
        <w:r w:rsidR="00B26160">
          <w:rPr>
            <w:noProof/>
          </w:rPr>
          <w:t>16</w:t>
        </w:r>
      </w:fldSimple>
      <w:bookmarkEnd w:id="132"/>
      <w:r w:rsidRPr="009B6CCF">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NOM_TITULO_SEGLOGR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3B1773">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78E66176" w:rsidR="00045E61" w:rsidRDefault="00D500CA" w:rsidP="00E140DB">
      <w:pPr>
        <w:pStyle w:val="PargrafodaLista"/>
        <w:numPr>
          <w:ilvl w:val="0"/>
          <w:numId w:val="17"/>
        </w:numPr>
      </w:pPr>
      <w:r w:rsidRPr="009B6CCF">
        <w:rPr>
          <w:b/>
          <w:bCs/>
        </w:rPr>
        <w:t>Estruturação de Identificadores Hierárquicos</w:t>
      </w:r>
      <w:r w:rsidR="00045E61" w:rsidRPr="009B6CCF">
        <w:t xml:space="preserve">: </w:t>
      </w:r>
      <w:r w:rsidR="00F703F0" w:rsidRPr="009B6CCF">
        <w:t>O 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B26160" w:rsidRPr="009B6CCF">
        <w:t xml:space="preserve">Quadro </w:t>
      </w:r>
      <w:r w:rsidR="00B26160">
        <w:rPr>
          <w:noProof/>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0B06B483" w14:textId="77777777" w:rsidR="00F00C16" w:rsidRPr="009B6CCF" w:rsidRDefault="00F00C16" w:rsidP="00F00C16"/>
    <w:p w14:paraId="1C345A29" w14:textId="2AAE3462"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B26160" w:rsidRPr="009B6CCF">
        <w:t xml:space="preserve">Quadro </w:t>
      </w:r>
      <w:r w:rsidR="00B26160">
        <w:rPr>
          <w:noProof/>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w:t>
      </w:r>
      <w:r w:rsidR="00167B13" w:rsidRPr="009B6CCF">
        <w:lastRenderedPageBreak/>
        <w:t xml:space="preserve">centenas de pontos sobrepostos. O resultado é uma base de dados otimizada, na qual 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111947C7" w14:textId="0612DE58" w:rsidR="00510A70" w:rsidRPr="009B6CCF" w:rsidRDefault="00510A70" w:rsidP="00510A70">
      <w:pPr>
        <w:pStyle w:val="Legenda"/>
      </w:pPr>
      <w:bookmarkStart w:id="133" w:name="_Ref219017416"/>
      <w:r w:rsidRPr="009B6CCF">
        <w:t xml:space="preserve">Quadro </w:t>
      </w:r>
      <w:fldSimple w:instr=" SEQ Quadro \* ARABIC ">
        <w:r w:rsidR="00B26160">
          <w:rPr>
            <w:noProof/>
          </w:rPr>
          <w:t>17</w:t>
        </w:r>
      </w:fldSimple>
      <w:bookmarkEnd w:id="133"/>
      <w:r w:rsidRPr="009B6CCF">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MySQL/MariaDB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LATITUDE_MEDIA,</w:t>
            </w:r>
          </w:p>
          <w:p w14:paraId="3ADFEA10" w14:textId="77777777" w:rsidR="00510A70" w:rsidRPr="009B6CCF" w:rsidRDefault="00510A70" w:rsidP="005078CA">
            <w:pPr>
              <w:pStyle w:val="Codigo"/>
              <w:keepNext/>
              <w:widowControl w:val="0"/>
            </w:pPr>
            <w:r w:rsidRPr="009B6CCF">
              <w:t xml:space="preserve">    AVG(LONGITUDE) AS LONGITUDE_MEDIA,</w:t>
            </w:r>
          </w:p>
          <w:p w14:paraId="3B234D44" w14:textId="77777777" w:rsidR="00510A70" w:rsidRPr="009B6CCF" w:rsidRDefault="00510A70" w:rsidP="005078CA">
            <w:pPr>
              <w:pStyle w:val="Codigo"/>
              <w:keepNext/>
              <w:widowControl w:val="0"/>
            </w:pPr>
            <w:r w:rsidRPr="009B6CCF">
              <w:t xml:space="preserve">    COUNT(*)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9018B4A" w14:textId="77777777" w:rsidR="00510A70" w:rsidRPr="00BC73BE" w:rsidRDefault="00510A70" w:rsidP="005078CA">
            <w:pPr>
              <w:pStyle w:val="Codigo"/>
              <w:keepNext/>
              <w:widowControl w:val="0"/>
              <w:rPr>
                <w:lang w:val="en-US"/>
              </w:rPr>
            </w:pPr>
            <w:r w:rsidRPr="00BC73BE">
              <w:rPr>
                <w:lang w:val="en-US"/>
              </w:rPr>
              <w:t xml:space="preserve">        GROUP_CONCAT(ID_QUADRA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6A19FF7" w14:textId="77777777" w:rsidR="00510A70" w:rsidRPr="00BC73BE" w:rsidRDefault="00510A70" w:rsidP="005078CA">
            <w:pPr>
              <w:pStyle w:val="Codigo"/>
              <w:keepNext/>
              <w:widowControl w:val="0"/>
              <w:rPr>
                <w:lang w:val="en-US"/>
              </w:rPr>
            </w:pPr>
            <w:r w:rsidRPr="00BC73BE">
              <w:rPr>
                <w:lang w:val="en-US"/>
              </w:rPr>
              <w:t xml:space="preserve">        GROUP_CONCAT(ID_FACE ORDER BY ID_FACE SEPARATOR ','), </w:t>
            </w:r>
          </w:p>
          <w:p w14:paraId="3182B986" w14:textId="77777777" w:rsidR="00510A70" w:rsidRPr="00BC73BE" w:rsidRDefault="00510A70" w:rsidP="005078CA">
            <w:pPr>
              <w:pStyle w:val="Codigo"/>
              <w:keepNext/>
              <w:widowControl w:val="0"/>
              <w:rPr>
                <w:lang w:val="en-US"/>
              </w:rPr>
            </w:pPr>
            <w:r w:rsidRPr="00BC73BE">
              <w:rPr>
                <w:lang w:val="en-US"/>
              </w:rPr>
              <w:t xml:space="preserve">        ',', 1</w:t>
            </w:r>
          </w:p>
          <w:p w14:paraId="7F1407A4" w14:textId="77777777" w:rsidR="00510A70" w:rsidRPr="00BC73BE" w:rsidRDefault="00510A70" w:rsidP="005078CA">
            <w:pPr>
              <w:pStyle w:val="Codigo"/>
              <w:keepNext/>
              <w:widowControl w:val="0"/>
              <w:rPr>
                <w:lang w:val="en-US"/>
              </w:rPr>
            </w:pPr>
            <w:r w:rsidRPr="00BC73BE">
              <w:rPr>
                <w:lang w:val="en-US"/>
              </w:rPr>
              <w:t xml:space="preserve">    ) AS ID_FACE_MODA,</w:t>
            </w:r>
          </w:p>
          <w:p w14:paraId="3E762719" w14:textId="77777777" w:rsidR="00510A70" w:rsidRPr="00BC73BE" w:rsidRDefault="00510A70" w:rsidP="005078CA">
            <w:pPr>
              <w:pStyle w:val="Codigo"/>
              <w:keepNext/>
              <w:widowControl w:val="0"/>
              <w:rPr>
                <w:lang w:val="en-US"/>
              </w:rPr>
            </w:pPr>
            <w:r w:rsidRPr="00BC73BE">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77777777" w:rsidR="00510A70" w:rsidRPr="009B6CCF" w:rsidRDefault="00510A70" w:rsidP="00510A70">
      <w:pPr>
        <w:pStyle w:val="Legenda"/>
      </w:pPr>
      <w:r w:rsidRPr="009B6CCF">
        <w:t xml:space="preserve">Elaboração: </w:t>
      </w:r>
      <w:r>
        <w:t xml:space="preserve">Autor </w:t>
      </w:r>
      <w:r w:rsidRPr="009B6CCF">
        <w:t>(2025)</w:t>
      </w:r>
    </w:p>
    <w:p w14:paraId="2971E2DF" w14:textId="77777777" w:rsidR="00510A70" w:rsidRPr="009B6CCF" w:rsidRDefault="00510A70" w:rsidP="00045E61"/>
    <w:p w14:paraId="601E92ED" w14:textId="760D88D9"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B26160" w:rsidRPr="009B6CCF">
        <w:t xml:space="preserve">Quadro </w:t>
      </w:r>
      <w:r w:rsidR="00B26160">
        <w:rPr>
          <w:noProof/>
        </w:rPr>
        <w:t>17</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F836E1">
      <w:pPr>
        <w:pStyle w:val="PargrafodaLista"/>
        <w:numPr>
          <w:ilvl w:val="0"/>
          <w:numId w:val="10"/>
        </w:numPr>
      </w:pPr>
      <w:r w:rsidRPr="009B6CCF">
        <w:rPr>
          <w:b/>
          <w:bCs/>
        </w:rPr>
        <w:t>Persistência de Atributos Consolidados</w:t>
      </w:r>
      <w:r w:rsidRPr="009B6CCF">
        <w:t xml:space="preserve">: </w:t>
      </w:r>
      <w:r w:rsidR="0028028D" w:rsidRPr="009B6CCF">
        <w:t>O</w:t>
      </w:r>
      <w:r w:rsidRPr="009B6CCF">
        <w:t xml:space="preserve">s registros que passaram pelo 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F836E1">
      <w:pPr>
        <w:pStyle w:val="PargrafodaLista"/>
        <w:numPr>
          <w:ilvl w:val="0"/>
          <w:numId w:val="10"/>
        </w:numPr>
      </w:pPr>
      <w:r w:rsidRPr="009B6CCF">
        <w:rPr>
          <w:b/>
          <w:bCs/>
        </w:rPr>
        <w:t>Criaçã</w:t>
      </w:r>
      <w:r w:rsidR="00FF4308" w:rsidRPr="009B6CCF">
        <w:rPr>
          <w:b/>
          <w:bCs/>
        </w:rPr>
        <w:t>o de um</w:t>
      </w:r>
      <w:r w:rsidRPr="009B6CCF">
        <w:rPr>
          <w:b/>
          <w:bCs/>
        </w:rPr>
        <w:t xml:space="preserve"> Vínculo de Referência</w:t>
      </w:r>
      <w:r w:rsidR="00FF4308" w:rsidRPr="009B6CCF">
        <w:t xml:space="preserve">: </w:t>
      </w:r>
      <w:r w:rsidRPr="009B6CCF">
        <w:t>A inclusão do atributo COD_UNICO_ENDERECO_REF através da função de agregação MIN() cumpre o papel fundamental de rastreabilidade.</w:t>
      </w:r>
      <w:r w:rsidR="006E748C" w:rsidRPr="009B6CCF">
        <w:t xml:space="preserve"> </w:t>
      </w:r>
      <w:r w:rsidRPr="009B6CCF">
        <w:t xml:space="preserve">Nos microdados originais do CNEFE, cada unidade (cada apartamento de um prédio) possui um COD_UNICO_ENDERECO exclusivo. Ao consolidar </w:t>
      </w:r>
      <w:r w:rsidRPr="009B6CCF">
        <w:lastRenderedPageBreak/>
        <w:t>centenas dessas 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3B3C8EEF"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B26160" w:rsidRPr="009B6CCF">
        <w:t xml:space="preserve">Quadro </w:t>
      </w:r>
      <w:r w:rsidR="00B26160">
        <w:rPr>
          <w:noProof/>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6963FB88" w:rsidR="00FA3561" w:rsidRPr="009B6CCF" w:rsidRDefault="00FA3561" w:rsidP="00FA3561">
      <w:pPr>
        <w:pStyle w:val="Legenda"/>
      </w:pPr>
      <w:bookmarkStart w:id="134" w:name="_Ref219707026"/>
      <w:r w:rsidRPr="009B6CCF">
        <w:t xml:space="preserve">Quadro </w:t>
      </w:r>
      <w:fldSimple w:instr=" SEQ Quadro \* ARABIC ">
        <w:r w:rsidR="00B26160">
          <w:rPr>
            <w:noProof/>
          </w:rPr>
          <w:t>18</w:t>
        </w:r>
      </w:fldSimple>
      <w:bookmarkEnd w:id="134"/>
      <w:r w:rsidRPr="009B6CCF">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MySQL/MariaDB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POINT(LONGITUDE_MEDIA,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A3561">
      <w:pPr>
        <w:pStyle w:val="Legenda"/>
      </w:pPr>
      <w:r w:rsidRPr="009B6CCF">
        <w:t xml:space="preserve">Elaboração: </w:t>
      </w:r>
      <w:r>
        <w:t>Autor</w:t>
      </w:r>
      <w:r w:rsidRPr="009B6CCF">
        <w:t xml:space="preserve"> (2025)</w:t>
      </w:r>
    </w:p>
    <w:p w14:paraId="4CEC68DD" w14:textId="77777777" w:rsidR="00FA3561" w:rsidRDefault="00FA3561" w:rsidP="006D3D4B"/>
    <w:p w14:paraId="4FC256C1" w14:textId="0CC2AD28" w:rsidR="00C90FD3" w:rsidRPr="009B6CCF" w:rsidRDefault="00FE7411" w:rsidP="006D3D4B">
      <w:r w:rsidRPr="009B6CCF">
        <w:t>A lógica operacional baseia-se em três pilares:</w:t>
      </w:r>
    </w:p>
    <w:p w14:paraId="61219773" w14:textId="77777777" w:rsidR="008D2CA6" w:rsidRPr="009B6CCF" w:rsidRDefault="008D2CA6" w:rsidP="004F7EE3">
      <w:pPr>
        <w:pStyle w:val="PargrafodaLista"/>
        <w:numPr>
          <w:ilvl w:val="0"/>
          <w:numId w:val="11"/>
        </w:numPr>
      </w:pPr>
      <w:r w:rsidRPr="009B6CCF">
        <w:rPr>
          <w:b/>
          <w:bCs/>
        </w:rPr>
        <w:t>Instanciação do Objeto Geográfico</w:t>
      </w:r>
      <w:r w:rsidRPr="009B6CCF">
        <w:t xml:space="preserve">: O 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w:t>
      </w:r>
      <w:r w:rsidRPr="009B6CCF">
        <w:lastRenderedPageBreak/>
        <w:t>polígono; calcular a distância entre endereços e equipamentos públicos e acelerar a renderização de mapas em ambiente SIG (Sistema de Informação Geográfica).</w:t>
      </w:r>
    </w:p>
    <w:p w14:paraId="6905F7E6" w14:textId="424C59DB" w:rsidR="00CF64FF" w:rsidRPr="009B6CCF" w:rsidRDefault="002E2032" w:rsidP="004F7EE3">
      <w:pPr>
        <w:pStyle w:val="PargrafodaLista"/>
        <w:numPr>
          <w:ilvl w:val="0"/>
          <w:numId w:val="11"/>
        </w:numPr>
      </w:pPr>
      <w:r w:rsidRPr="009B6CCF">
        <w:rPr>
          <w:b/>
          <w:bCs/>
        </w:rPr>
        <w:t>Consolidação de Dados</w:t>
      </w:r>
      <w:r w:rsidRPr="009B6CCF">
        <w:t>: O 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respectivos campos definitivos, agora como valores normalizados e validados.</w:t>
      </w:r>
    </w:p>
    <w:p w14:paraId="58DB8FA6" w14:textId="778DD81F" w:rsidR="002E2032" w:rsidRPr="009B6CCF" w:rsidRDefault="00CF64FF" w:rsidP="004F7EE3">
      <w:pPr>
        <w:pStyle w:val="PargrafodaLista"/>
        <w:numPr>
          <w:ilvl w:val="0"/>
          <w:numId w:val="11"/>
        </w:numPr>
      </w:pPr>
      <w:r w:rsidRPr="009B6CCF">
        <w:rPr>
          <w:b/>
          <w:bCs/>
        </w:rPr>
        <w:t>Interoperabilidade com SIG</w:t>
      </w:r>
      <w:r w:rsidR="00C37684" w:rsidRPr="009B6CCF">
        <w:t xml:space="preserve">: </w:t>
      </w:r>
      <w:r w:rsidRPr="009B6CCF">
        <w:t xml:space="preserve">Ao persistir os dados desta forma, a tabela CN_PONTOS_UNICOS torna-se uma camada de feições nativa. Softwares de Geoprocessamento (como </w:t>
      </w:r>
      <w:r w:rsidRPr="009B6CCF">
        <w:rPr>
          <w:i/>
          <w:iCs/>
        </w:rPr>
        <w:t>QGIS</w:t>
      </w:r>
      <w:r w:rsidRPr="009B6CCF">
        <w:t xml:space="preserve"> ou </w:t>
      </w:r>
      <w:r w:rsidRPr="009B6CCF">
        <w:rPr>
          <w:i/>
          <w:iCs/>
        </w:rPr>
        <w:t>ArcGIS</w:t>
      </w:r>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661D7E">
      <w:pPr>
        <w:pStyle w:val="Seo"/>
      </w:pPr>
      <w:bookmarkStart w:id="135" w:name="_Ref218844539"/>
      <w:commentRangeStart w:id="136"/>
      <w:r w:rsidRPr="009B6CCF">
        <w:t>Tabela CN_LOGRADOUROS</w:t>
      </w:r>
      <w:bookmarkEnd w:id="135"/>
      <w:commentRangeEnd w:id="136"/>
      <w:r w:rsidR="00906743" w:rsidRPr="009B6CCF">
        <w:rPr>
          <w:rStyle w:val="Refdecomentrio"/>
          <w:sz w:val="24"/>
          <w:szCs w:val="22"/>
        </w:rPr>
        <w:commentReference w:id="136"/>
      </w:r>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74555B">
        <w:rPr>
          <w:rStyle w:val="Refdenotaderodap"/>
        </w:rPr>
        <w:footnoteReference w:id="10"/>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4C168DD9"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B26160" w:rsidRPr="009B6CCF">
        <w:t xml:space="preserve">Quadro </w:t>
      </w:r>
      <w:r w:rsidR="00B26160">
        <w:rPr>
          <w:noProof/>
        </w:rPr>
        <w:t>19</w:t>
      </w:r>
      <w:r w:rsidRPr="009B6CCF">
        <w:fldChar w:fldCharType="end"/>
      </w:r>
      <w:r w:rsidRPr="009B6CCF">
        <w:t xml:space="preserve"> apresenta as consultas SQL que criam e povoam a tabela CN_LOGRADOUROS. </w:t>
      </w:r>
    </w:p>
    <w:p w14:paraId="1A00593E" w14:textId="5CE9BD13" w:rsidR="00AC7409" w:rsidRPr="009B6CCF" w:rsidRDefault="00AC7409" w:rsidP="00A6278E">
      <w:pPr>
        <w:pStyle w:val="Legenda"/>
      </w:pPr>
      <w:bookmarkStart w:id="137" w:name="_Ref210812969"/>
      <w:r w:rsidRPr="009B6CCF">
        <w:lastRenderedPageBreak/>
        <w:t xml:space="preserve">Quadro </w:t>
      </w:r>
      <w:fldSimple w:instr=" SEQ Quadro \* ARABIC ">
        <w:r w:rsidR="00B26160">
          <w:rPr>
            <w:noProof/>
          </w:rPr>
          <w:t>19</w:t>
        </w:r>
      </w:fldSimple>
      <w:bookmarkEnd w:id="137"/>
      <w:r w:rsidRPr="009B6CCF">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r w:rsidRPr="00BC73BE">
              <w:rPr>
                <w:lang w:val="en-US"/>
              </w:rPr>
              <w:t>VARCHAR(7),</w:t>
            </w:r>
          </w:p>
          <w:p w14:paraId="4F625026" w14:textId="77777777" w:rsidR="00AC7409" w:rsidRPr="00BC73BE" w:rsidRDefault="00AC7409" w:rsidP="00926561">
            <w:pPr>
              <w:pStyle w:val="Codigo"/>
              <w:keepNext/>
              <w:widowControl w:val="0"/>
              <w:rPr>
                <w:lang w:val="en-US"/>
              </w:rPr>
            </w:pPr>
            <w:r w:rsidRPr="00BC73BE">
              <w:rPr>
                <w:lang w:val="en-US"/>
              </w:rPr>
              <w:t xml:space="preserve">  </w:t>
            </w:r>
            <w:r w:rsidRPr="00BC73BE">
              <w:rPr>
                <w:color w:val="1F3864" w:themeColor="accent5" w:themeShade="80"/>
                <w:lang w:val="en-US"/>
              </w:rPr>
              <w:t xml:space="preserve">NOM_LOGRADOURO       </w:t>
            </w:r>
            <w:r w:rsidRPr="00BC73BE">
              <w:rPr>
                <w:lang w:val="en-US"/>
              </w:rPr>
              <w:t>VARCHAR(250),</w:t>
            </w:r>
          </w:p>
          <w:p w14:paraId="09A9A144" w14:textId="77777777" w:rsidR="00AC7409" w:rsidRPr="00BC73BE" w:rsidRDefault="00AC7409" w:rsidP="00926561">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r w:rsidRPr="00BC73BE">
              <w:rPr>
                <w:lang w:val="en-US"/>
              </w:rPr>
              <w:t xml:space="preserve">VARCHAR(8), </w:t>
            </w:r>
          </w:p>
          <w:p w14:paraId="4B9C70EA" w14:textId="77777777" w:rsidR="00AC7409" w:rsidRPr="00BC73BE" w:rsidRDefault="00AC7409" w:rsidP="00926561">
            <w:pPr>
              <w:pStyle w:val="Codigo"/>
              <w:keepNext/>
              <w:widowControl w:val="0"/>
              <w:rPr>
                <w:lang w:val="en-US"/>
              </w:rPr>
            </w:pPr>
            <w:r w:rsidRPr="00BC73BE">
              <w:rPr>
                <w:lang w:val="en-US"/>
              </w:rPr>
              <w:t xml:space="preserve">  </w:t>
            </w:r>
            <w:r w:rsidRPr="00BC73BE">
              <w:rPr>
                <w:color w:val="525252" w:themeColor="accent3" w:themeShade="80"/>
                <w:lang w:val="en-US"/>
              </w:rPr>
              <w:t xml:space="preserve">COORDS  </w:t>
            </w:r>
            <w:r w:rsidRPr="00BC73BE">
              <w:rPr>
                <w:lang w:val="en-US"/>
              </w:rPr>
              <w:t xml:space="preserve">             TEXT</w:t>
            </w:r>
          </w:p>
          <w:p w14:paraId="4BA49839" w14:textId="77777777" w:rsidR="00AC7409" w:rsidRPr="00BC73BE" w:rsidRDefault="00AC7409" w:rsidP="00926561">
            <w:pPr>
              <w:pStyle w:val="Codigo"/>
              <w:keepNext/>
              <w:widowControl w:val="0"/>
              <w:rPr>
                <w:lang w:val="en-US"/>
              </w:rPr>
            </w:pPr>
            <w:r w:rsidRPr="00BC73BE">
              <w:rPr>
                <w:lang w:val="en-US"/>
              </w:rPr>
              <w:t>);</w:t>
            </w:r>
          </w:p>
          <w:p w14:paraId="0470AD09" w14:textId="77777777" w:rsidR="00AC7409" w:rsidRPr="00BC73BE" w:rsidRDefault="00AC7409" w:rsidP="00926561">
            <w:pPr>
              <w:pStyle w:val="Codigo"/>
              <w:keepNext/>
              <w:widowControl w:val="0"/>
              <w:rPr>
                <w:b/>
                <w:bCs/>
                <w:lang w:val="en-US"/>
              </w:rPr>
            </w:pPr>
            <w:r w:rsidRPr="00BC73BE">
              <w:rPr>
                <w:b/>
                <w:bCs/>
                <w:lang w:val="en-US"/>
              </w:rPr>
              <w:t>-- Preenche com registros únicos a partir de CN_PONTOS_UNICOS</w:t>
            </w:r>
          </w:p>
          <w:p w14:paraId="71AADC14" w14:textId="77777777" w:rsidR="00AC7409" w:rsidRPr="00BC73BE" w:rsidRDefault="00AC7409" w:rsidP="00926561">
            <w:pPr>
              <w:pStyle w:val="Codigo"/>
              <w:keepNext/>
              <w:widowControl w:val="0"/>
              <w:rPr>
                <w:lang w:val="en-US"/>
              </w:rPr>
            </w:pPr>
            <w:r w:rsidRPr="00BC73BE">
              <w:rPr>
                <w:lang w:val="en-US"/>
              </w:rPr>
              <w:t>INSERT INTO CN_LOGRADOUROS (</w:t>
            </w:r>
          </w:p>
          <w:p w14:paraId="42C9D2BE"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p>
          <w:p w14:paraId="53A69704" w14:textId="77777777" w:rsidR="00AC7409" w:rsidRPr="00BC73BE" w:rsidRDefault="00AC7409" w:rsidP="00926561">
            <w:pPr>
              <w:pStyle w:val="Codigo"/>
              <w:keepNext/>
              <w:widowControl w:val="0"/>
              <w:rPr>
                <w:color w:val="1F3864" w:themeColor="accent5" w:themeShade="80"/>
                <w:lang w:val="en-US"/>
              </w:rPr>
            </w:pPr>
            <w:r w:rsidRPr="00BC73BE">
              <w:rPr>
                <w:lang w:val="en-US"/>
              </w:rPr>
              <w:t xml:space="preserve">  </w:t>
            </w:r>
            <w:r w:rsidRPr="00BC73BE">
              <w:rPr>
                <w:color w:val="1F3864" w:themeColor="accent5" w:themeShade="80"/>
                <w:lang w:val="en-US"/>
              </w:rPr>
              <w:t xml:space="preserve">NOM_LOGRADOURO, </w:t>
            </w:r>
          </w:p>
          <w:p w14:paraId="38FC660C" w14:textId="77777777" w:rsidR="00AC7409" w:rsidRPr="00BC73BE" w:rsidRDefault="00AC7409" w:rsidP="00926561">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p>
          <w:p w14:paraId="45E39BEC" w14:textId="77777777" w:rsidR="00AC7409" w:rsidRPr="00BC73BE" w:rsidRDefault="00AC7409" w:rsidP="00926561">
            <w:pPr>
              <w:pStyle w:val="Codigo"/>
              <w:keepNext/>
              <w:widowControl w:val="0"/>
              <w:rPr>
                <w:lang w:val="en-US"/>
              </w:rPr>
            </w:pPr>
            <w:r w:rsidRPr="00BC73BE">
              <w:rPr>
                <w:lang w:val="en-US"/>
              </w:rPr>
              <w:t xml:space="preserve">  </w:t>
            </w:r>
            <w:r w:rsidRPr="00BC73BE">
              <w:rPr>
                <w:color w:val="525252" w:themeColor="accent3" w:themeShade="80"/>
                <w:lang w:val="en-US"/>
              </w:rPr>
              <w:t>COORDS</w:t>
            </w:r>
          </w:p>
          <w:p w14:paraId="47E1841A" w14:textId="77777777" w:rsidR="00AC7409" w:rsidRPr="00BC73BE" w:rsidRDefault="00AC7409" w:rsidP="00926561">
            <w:pPr>
              <w:pStyle w:val="Codigo"/>
              <w:keepNext/>
              <w:widowControl w:val="0"/>
              <w:rPr>
                <w:lang w:val="en-US"/>
              </w:rPr>
            </w:pPr>
            <w:r w:rsidRPr="00BC73BE">
              <w:rPr>
                <w:lang w:val="en-US"/>
              </w:rPr>
              <w:t xml:space="preserve">  )</w:t>
            </w:r>
          </w:p>
          <w:p w14:paraId="3195AB58" w14:textId="77777777" w:rsidR="00AC7409" w:rsidRPr="00BC73BE" w:rsidRDefault="00AC7409" w:rsidP="00926561">
            <w:pPr>
              <w:pStyle w:val="Codigo"/>
              <w:keepNext/>
              <w:widowControl w:val="0"/>
              <w:rPr>
                <w:lang w:val="en-US"/>
              </w:rPr>
            </w:pPr>
            <w:r w:rsidRPr="00BC73BE">
              <w:rPr>
                <w:lang w:val="en-US"/>
              </w:rPr>
              <w:t xml:space="preserve">SELECT </w:t>
            </w:r>
          </w:p>
          <w:p w14:paraId="55DB16E6"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COD_MUNICIPIO,</w:t>
            </w:r>
          </w:p>
          <w:p w14:paraId="510A5DC7" w14:textId="77777777" w:rsidR="00AC7409" w:rsidRPr="00BC73BE" w:rsidRDefault="00AC7409" w:rsidP="00926561">
            <w:pPr>
              <w:pStyle w:val="Codigo"/>
              <w:keepNext/>
              <w:widowControl w:val="0"/>
              <w:rPr>
                <w:lang w:val="en-US"/>
              </w:rPr>
            </w:pPr>
            <w:r w:rsidRPr="00BC73BE">
              <w:rPr>
                <w:lang w:val="en-US"/>
              </w:rPr>
              <w:t xml:space="preserve">  </w:t>
            </w:r>
            <w:r w:rsidRPr="00BC73BE">
              <w:rPr>
                <w:color w:val="1F3864" w:themeColor="accent5" w:themeShade="80"/>
                <w:lang w:val="en-US"/>
              </w:rPr>
              <w:t>NOM_LOGRADOURO,</w:t>
            </w:r>
          </w:p>
          <w:p w14:paraId="15BC8E89" w14:textId="77777777" w:rsidR="00AC7409" w:rsidRPr="00C7101B" w:rsidRDefault="00AC7409" w:rsidP="00926561">
            <w:pPr>
              <w:pStyle w:val="Codigo"/>
              <w:keepNext/>
              <w:widowControl w:val="0"/>
              <w:rPr>
                <w:color w:val="806000" w:themeColor="accent4" w:themeShade="80"/>
                <w:lang w:val="en-US"/>
              </w:rPr>
            </w:pPr>
            <w:r w:rsidRPr="00BC73BE">
              <w:rPr>
                <w:lang w:val="en-US"/>
              </w:rPr>
              <w:t xml:space="preserve">  </w:t>
            </w:r>
            <w:r w:rsidRPr="00C7101B">
              <w:rPr>
                <w:color w:val="806000" w:themeColor="accent4" w:themeShade="80"/>
                <w:lang w:val="en-US"/>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C7101B">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 xml:space="preserve">WHERE COD_MUNICIPIO = ${cod_municipio}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rsidP="00A6278E">
      <w:pPr>
        <w:pStyle w:val="Legenda"/>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25C4FAEA"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B26160" w:rsidRPr="009B6CCF">
        <w:t xml:space="preserve">Quadro </w:t>
      </w:r>
      <w:r w:rsidR="00B26160">
        <w:rPr>
          <w:noProof/>
        </w:rPr>
        <w:t>19</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6679EC13" w:rsidR="001B0D3A" w:rsidRPr="009B6CCF" w:rsidRDefault="001B0D3A" w:rsidP="00F83BD6">
      <w:pPr>
        <w:pStyle w:val="PargrafodaLista"/>
        <w:numPr>
          <w:ilvl w:val="0"/>
          <w:numId w:val="18"/>
        </w:numPr>
      </w:pPr>
      <w:r w:rsidRPr="009B6CCF">
        <w:t xml:space="preserve">concatenação do código do município ao nome do logradouro para garantir a unicidade regional; </w:t>
      </w:r>
    </w:p>
    <w:p w14:paraId="40755FA4" w14:textId="53E2C24E" w:rsidR="001B0D3A" w:rsidRPr="009B6CCF" w:rsidRDefault="001B0D3A" w:rsidP="00F83BD6">
      <w:pPr>
        <w:pStyle w:val="PargrafodaLista"/>
        <w:numPr>
          <w:ilvl w:val="0"/>
          <w:numId w:val="18"/>
        </w:numPr>
      </w:pPr>
      <w:r w:rsidRPr="009B6CCF">
        <w:t xml:space="preserve">aplicação do algoritmo </w:t>
      </w:r>
      <w:r w:rsidRPr="009B6CCF">
        <w:rPr>
          <w:i/>
          <w:iCs/>
        </w:rPr>
        <w:t>CRC32</w:t>
      </w:r>
      <w:r w:rsidRPr="0074555B">
        <w:rPr>
          <w:rStyle w:val="Refdenotaderodap"/>
        </w:rPr>
        <w:footnoteReference w:id="11"/>
      </w:r>
      <w:r w:rsidRPr="009B6CCF">
        <w:t xml:space="preserve"> para gerar </w:t>
      </w:r>
      <w:r w:rsidRPr="009B6CCF">
        <w:rPr>
          <w:i/>
          <w:iCs/>
        </w:rPr>
        <w:t>identificador de hash</w:t>
      </w:r>
      <w:bookmarkStart w:id="138" w:name="_Ref218850840"/>
      <w:r w:rsidRPr="0074555B">
        <w:rPr>
          <w:rStyle w:val="Refdenotaderodap"/>
        </w:rPr>
        <w:footnoteReference w:id="12"/>
      </w:r>
      <w:bookmarkEnd w:id="138"/>
      <w:r w:rsidRPr="009B6CCF">
        <w:t xml:space="preserve">; </w:t>
      </w:r>
    </w:p>
    <w:p w14:paraId="71E2E639" w14:textId="1A4854D6" w:rsidR="001B0D3A" w:rsidRPr="009B6CCF" w:rsidRDefault="001B0D3A" w:rsidP="00F83BD6">
      <w:pPr>
        <w:pStyle w:val="PargrafodaLista"/>
        <w:numPr>
          <w:ilvl w:val="0"/>
          <w:numId w:val="18"/>
        </w:numPr>
      </w:pPr>
      <w:r w:rsidRPr="009B6CCF">
        <w:t xml:space="preserve">conversão para representação hexadecimal; e </w:t>
      </w:r>
    </w:p>
    <w:p w14:paraId="28A71C22" w14:textId="541FBE1E" w:rsidR="001B0D3A" w:rsidRPr="009B6CCF" w:rsidRDefault="001B0D3A" w:rsidP="00F83BD6">
      <w:pPr>
        <w:pStyle w:val="PargrafodaLista"/>
        <w:numPr>
          <w:ilvl w:val="0"/>
          <w:numId w:val="18"/>
        </w:numPr>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lastRenderedPageBreak/>
        <w:t>Este método elimina inconsistências causadas por variações textuais e otimiza a performance de indexação no banco de dados.</w:t>
      </w:r>
    </w:p>
    <w:p w14:paraId="471BA9DB" w14:textId="77777777" w:rsidR="001B0D3A" w:rsidRPr="009B6CCF" w:rsidRDefault="001B0D3A" w:rsidP="001B0D3A">
      <w:r w:rsidRPr="009B6CCF">
        <w:t>Abaixo são apresentadas as descrições dos atributos da tabela CN_LOGRADOUROS:</w:t>
      </w:r>
    </w:p>
    <w:p w14:paraId="0B500CA8" w14:textId="77777777" w:rsidR="001B0D3A" w:rsidRPr="009B6CCF" w:rsidRDefault="001B0D3A" w:rsidP="00F83BD6">
      <w:pPr>
        <w:pStyle w:val="PargrafodaLista"/>
        <w:numPr>
          <w:ilvl w:val="0"/>
          <w:numId w:val="12"/>
        </w:numPr>
      </w:pPr>
      <w:r w:rsidRPr="009B6CCF">
        <w:rPr>
          <w:b/>
          <w:bCs/>
        </w:rPr>
        <w:t>COD_MUNICIPIO</w:t>
      </w:r>
      <w:r w:rsidRPr="009B6CCF">
        <w:t>: Identificador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F83BD6">
      <w:pPr>
        <w:pStyle w:val="PargrafodaLista"/>
        <w:numPr>
          <w:ilvl w:val="0"/>
          <w:numId w:val="12"/>
        </w:numPr>
      </w:pPr>
      <w:r w:rsidRPr="009B6CCF">
        <w:rPr>
          <w:b/>
          <w:bCs/>
        </w:rPr>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77777777" w:rsidR="001B0D3A" w:rsidRPr="009B6CCF" w:rsidRDefault="001B0D3A" w:rsidP="00F83BD6">
      <w:pPr>
        <w:pStyle w:val="PargrafodaLista"/>
        <w:numPr>
          <w:ilvl w:val="0"/>
          <w:numId w:val="12"/>
        </w:numPr>
      </w:pPr>
      <w:r w:rsidRPr="009B6CCF">
        <w:rPr>
          <w:b/>
          <w:bCs/>
        </w:rPr>
        <w:t>SC_ID_LOGRADOURO</w:t>
      </w:r>
      <w:r w:rsidRPr="009B6CCF">
        <w:t xml:space="preserve">: Consiste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74555B">
        <w:rPr>
          <w:rStyle w:val="Refdenotaderodap"/>
        </w:rPr>
        <w:footnoteReference w:id="13"/>
      </w:r>
      <w:r w:rsidRPr="009B6CCF">
        <w:t xml:space="preserve"> entre os registros. </w:t>
      </w:r>
    </w:p>
    <w:p w14:paraId="42B79374" w14:textId="77777777" w:rsidR="001B0D3A" w:rsidRPr="009B6CCF" w:rsidRDefault="001B0D3A" w:rsidP="00F83BD6">
      <w:pPr>
        <w:pStyle w:val="PargrafodaLista"/>
        <w:numPr>
          <w:ilvl w:val="0"/>
          <w:numId w:val="12"/>
        </w:numPr>
      </w:pPr>
      <w:r w:rsidRPr="009B6CCF">
        <w:rPr>
          <w:b/>
          <w:bCs/>
        </w:rPr>
        <w:t>COORDS</w:t>
      </w:r>
      <w:r w:rsidRPr="009B6CCF">
        <w:t>: Atributo do tipo TEXT destinado ao armazenamento de listas de coordenadas ou feições geométricas associadas ao logradouro. Nesta etapa do povoamento, o campo é inicializado como vazio, sendo preenchido posteriormente para subsidiar a espacialização das faces e quadras.</w:t>
      </w:r>
    </w:p>
    <w:p w14:paraId="051C5067" w14:textId="77777777" w:rsidR="001B0D3A" w:rsidRPr="009B6CCF" w:rsidRDefault="001B0D3A" w:rsidP="001D702A"/>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DD46A21" w:rsidR="00791B2C" w:rsidRPr="009B6CCF" w:rsidRDefault="00791B2C" w:rsidP="0064290F">
      <w:pPr>
        <w:pStyle w:val="PargrafodaLista"/>
        <w:numPr>
          <w:ilvl w:val="0"/>
          <w:numId w:val="41"/>
        </w:numPr>
      </w:pPr>
      <w:r w:rsidRPr="002122CD">
        <w:rPr>
          <w:b/>
          <w:bCs/>
        </w:rPr>
        <w:t>Inconsistências de Grafia (Duplicidade Lógica)</w:t>
      </w:r>
      <w:r w:rsidRPr="009B6CCF">
        <w:t xml:space="preserve">: Presença de registros distintos para o mesmo logradouro, como “AVENIDA PEDRO V PARIGOT SOUZA” e “AVENIDA PEDRO VIRIATO PARIGOT DE </w:t>
      </w:r>
      <w:r w:rsidRPr="009B6CCF">
        <w:lastRenderedPageBreak/>
        <w:t>SOUZA”. Tais variações dificultam a indexação automática e exigem processos de harmonização (</w:t>
      </w:r>
      <w:r w:rsidRPr="0064290F">
        <w:rPr>
          <w:i/>
          <w:iCs/>
        </w:rPr>
        <w:t>fuzzy matching</w:t>
      </w:r>
      <w:r w:rsidR="0017339C" w:rsidRPr="0074555B">
        <w:rPr>
          <w:rStyle w:val="Refdenotaderodap"/>
        </w:rPr>
        <w:footnoteReference w:id="14"/>
      </w:r>
      <w:r w:rsidRPr="009B6CCF">
        <w:t>).</w:t>
      </w:r>
    </w:p>
    <w:p w14:paraId="72FAD8C6" w14:textId="77777777" w:rsidR="00791B2C" w:rsidRPr="009B6CCF" w:rsidRDefault="00791B2C" w:rsidP="0064290F">
      <w:pPr>
        <w:pStyle w:val="PargrafodaLista"/>
        <w:numPr>
          <w:ilvl w:val="0"/>
          <w:numId w:val="41"/>
        </w:numPr>
      </w:pPr>
      <w:r w:rsidRPr="002122CD">
        <w:rPr>
          <w:b/>
          <w:bCs/>
        </w:rPr>
        <w:t>Erros de Digitação (Ruído nos Dados):</w:t>
      </w:r>
      <w:r w:rsidRPr="009B6CCF">
        <w:t xml:space="preserve"> Ocorrência de falhas ortográficas, como no registro “RUA PERNA</w:t>
      </w:r>
      <w:r w:rsidRPr="0064290F">
        <w:rPr>
          <w:b/>
          <w:bCs/>
          <w:color w:val="C00000"/>
        </w:rPr>
        <w:t>N</w:t>
      </w:r>
      <w:r w:rsidRPr="009B6CCF">
        <w:t>BUCO”, que comprometem a integridade referencial em buscas exatas.</w:t>
      </w:r>
    </w:p>
    <w:p w14:paraId="42E0A335" w14:textId="77777777" w:rsidR="004B7FD2" w:rsidRPr="009B6CCF" w:rsidRDefault="00791B2C" w:rsidP="0064290F">
      <w:pPr>
        <w:pStyle w:val="PargrafodaLista"/>
        <w:numPr>
          <w:ilvl w:val="0"/>
          <w:numId w:val="41"/>
        </w:numPr>
      </w:pPr>
      <w:r w:rsidRPr="002122CD">
        <w:rPr>
          <w:b/>
          <w:bCs/>
        </w:rPr>
        <w:t>Déficit de Atualização (Nomenclatura Genérica):</w:t>
      </w:r>
      <w:r w:rsidRPr="009B6CCF">
        <w:t xml:space="preserve"> Permanência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F83BD6">
        <w:rPr>
          <w:i/>
          <w:iCs/>
        </w:rPr>
        <w:t>select</w:t>
      </w:r>
      <w:r w:rsidRPr="009B6CCF">
        <w:t xml:space="preserve"> NOM_LOGRADOURO, </w:t>
      </w:r>
      <w:r w:rsidR="00DC65B7" w:rsidRPr="00F83BD6">
        <w:rPr>
          <w:i/>
          <w:iCs/>
        </w:rPr>
        <w:t>count</w:t>
      </w:r>
      <w:r w:rsidRPr="009B6CCF">
        <w:t xml:space="preserve">(*) </w:t>
      </w:r>
      <w:r w:rsidR="00DC65B7" w:rsidRPr="00F83BD6">
        <w:rPr>
          <w:i/>
          <w:iCs/>
        </w:rPr>
        <w:t>from</w:t>
      </w:r>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pertencem, na verdade, ao mesmo logradouro, automatizando a limpeza dos dados e mitigando a subjetividade da análise manual.</w:t>
      </w:r>
    </w:p>
    <w:p w14:paraId="106912E5" w14:textId="2E4FF343"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B26160">
        <w:t>3.3.2</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661D7E">
      <w:pPr>
        <w:pStyle w:val="Seo"/>
      </w:pPr>
      <w:commentRangeStart w:id="139"/>
      <w:r w:rsidRPr="009B6CCF">
        <w:lastRenderedPageBreak/>
        <w:t>Tabela CN_FACES</w:t>
      </w:r>
      <w:commentRangeEnd w:id="139"/>
      <w:r w:rsidR="00906743" w:rsidRPr="009B6CCF">
        <w:rPr>
          <w:rStyle w:val="Refdecomentrio"/>
          <w:sz w:val="24"/>
          <w:szCs w:val="22"/>
        </w:rPr>
        <w:commentReference w:id="139"/>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74555B">
        <w:rPr>
          <w:rStyle w:val="Refdenotaderodap"/>
        </w:rPr>
        <w:footnoteReference w:id="15"/>
      </w:r>
      <w:r w:rsidRPr="009B6CCF">
        <w:t xml:space="preserve"> com um logradouro, sendo as faces organizadas em uma sequência numérica que define a topologia relativa do perímetro da quadra.</w:t>
      </w:r>
    </w:p>
    <w:p w14:paraId="0968CC4B" w14:textId="7EA737ED"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B26160" w:rsidRPr="009B6CCF">
        <w:t xml:space="preserve">Quadro </w:t>
      </w:r>
      <w:r w:rsidR="00B26160">
        <w:rPr>
          <w:noProof/>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70719E2B" w:rsidR="00310B19" w:rsidRPr="009B6CCF" w:rsidRDefault="00310B19" w:rsidP="00A6278E">
      <w:pPr>
        <w:pStyle w:val="Legenda"/>
      </w:pPr>
      <w:bookmarkStart w:id="140" w:name="_Ref211094736"/>
      <w:r w:rsidRPr="009B6CCF">
        <w:lastRenderedPageBreak/>
        <w:t xml:space="preserve">Quadro </w:t>
      </w:r>
      <w:fldSimple w:instr=" SEQ Quadro \* ARABIC ">
        <w:r w:rsidR="00B26160">
          <w:rPr>
            <w:noProof/>
          </w:rPr>
          <w:t>20</w:t>
        </w:r>
      </w:fldSimple>
      <w:bookmarkEnd w:id="140"/>
      <w:r w:rsidR="004B4D10" w:rsidRPr="009B6CCF">
        <w:t xml:space="preserve"> –</w:t>
      </w:r>
      <w:r w:rsidRPr="009B6CCF">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9B6CCF" w:rsidRDefault="00310B19" w:rsidP="00CE5E01">
            <w:pPr>
              <w:pStyle w:val="Codigo"/>
              <w:keepNext/>
              <w:widowControl w:val="0"/>
              <w:rPr>
                <w:b/>
                <w:bCs/>
              </w:rPr>
            </w:pPr>
            <w:r w:rsidRPr="009B6CC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4E6B6311" w:rsidR="00310B19" w:rsidRPr="009B6CCF" w:rsidRDefault="00786449" w:rsidP="00A6278E">
      <w:pPr>
        <w:pStyle w:val="Legenda"/>
      </w:pPr>
      <w:r w:rsidRPr="009B6CCF">
        <w:t xml:space="preserve">Elaboração: </w:t>
      </w:r>
      <w:r w:rsidR="00135898">
        <w:t>Autor</w:t>
      </w:r>
      <w:r w:rsidRPr="009B6CCF">
        <w:t xml:space="preserve"> (2025)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77777777" w:rsidR="00154FF5" w:rsidRPr="009B6CCF" w:rsidRDefault="00154FF5" w:rsidP="00F83BD6">
      <w:pPr>
        <w:pStyle w:val="PargrafodaLista"/>
        <w:numPr>
          <w:ilvl w:val="0"/>
          <w:numId w:val="9"/>
        </w:numPr>
      </w:pPr>
      <w:r w:rsidRPr="009B6CCF">
        <w:rPr>
          <w:b/>
          <w:bCs/>
        </w:rPr>
        <w:t>ID_FACE</w:t>
      </w:r>
      <w:r w:rsidRPr="009B6CCF">
        <w:t xml:space="preserve">: Este atributo é herdado diretamente da tabela CN_PONTOS_UNICOS e atua como a chave primária desta camada. Ele preserva o código estruturado do IBGE, garantindo a rastreabilidade total entre a face de quadra gerada e os microdados </w:t>
      </w:r>
      <w:r w:rsidRPr="009B6CCF">
        <w:lastRenderedPageBreak/>
        <w:t>originais do Censo, permitindo futuras auditorias ou atualizações da base.</w:t>
      </w:r>
    </w:p>
    <w:p w14:paraId="3C713B07" w14:textId="77777777" w:rsidR="00154FF5" w:rsidRPr="009B6CCF" w:rsidRDefault="00154FF5" w:rsidP="00F83BD6">
      <w:pPr>
        <w:pStyle w:val="PargrafodaLista"/>
        <w:numPr>
          <w:ilvl w:val="0"/>
          <w:numId w:val="9"/>
        </w:numPr>
      </w:pPr>
      <w:r w:rsidRPr="009B6CCF">
        <w:rPr>
          <w:b/>
          <w:bCs/>
        </w:rPr>
        <w:t>COD_MUNICIPIO</w:t>
      </w:r>
      <w:r w:rsidRPr="009B6CCF">
        <w:t>: 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22D8A4DD" w:rsidR="00154FF5" w:rsidRPr="009B6CCF" w:rsidRDefault="00154FF5" w:rsidP="00F83BD6">
      <w:pPr>
        <w:pStyle w:val="PargrafodaLista"/>
        <w:numPr>
          <w:ilvl w:val="0"/>
          <w:numId w:val="9"/>
        </w:numPr>
      </w:pPr>
      <w:r w:rsidRPr="009B6CCF">
        <w:rPr>
          <w:b/>
          <w:bCs/>
        </w:rPr>
        <w:t>ID_QUADRA</w:t>
      </w:r>
      <w:r w:rsidRPr="009B6CCF">
        <w:t>: 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77777777" w:rsidR="00F83BD6" w:rsidRDefault="00154FF5" w:rsidP="00F83BD6">
      <w:pPr>
        <w:pStyle w:val="PargrafodaLista"/>
        <w:numPr>
          <w:ilvl w:val="0"/>
          <w:numId w:val="9"/>
        </w:numPr>
      </w:pPr>
      <w:r w:rsidRPr="009B6CCF">
        <w:rPr>
          <w:b/>
          <w:bCs/>
        </w:rPr>
        <w:t>NOM_LOGRADOURO</w:t>
      </w:r>
      <w:r w:rsidRPr="009B6CCF">
        <w:t xml:space="preserve">: 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3F201183" w:rsidR="004D015E" w:rsidRPr="009B6CCF" w:rsidRDefault="00154FF5" w:rsidP="00F83BD6">
      <w:pPr>
        <w:pStyle w:val="PargrafodaLista"/>
        <w:numPr>
          <w:ilvl w:val="0"/>
          <w:numId w:val="9"/>
        </w:numPr>
      </w:pPr>
      <w:r w:rsidRPr="00F83BD6">
        <w:rPr>
          <w:b/>
          <w:bCs/>
        </w:rPr>
        <w:t>SC_ID_LOGRADOURO</w:t>
      </w:r>
      <w:r w:rsidRPr="009B6CCF">
        <w:t xml:space="preserve">: </w:t>
      </w:r>
      <w:r w:rsidR="001847DB" w:rsidRPr="009B6CCF">
        <w:t>Este atributo atua como a chave de integração fundamental do modelo, sendo preenchido através de um processo de enriquecimento (</w:t>
      </w:r>
      <w:r w:rsidR="001847DB" w:rsidRPr="00F83BD6">
        <w:rPr>
          <w:i/>
          <w:iCs/>
        </w:rPr>
        <w:t>join</w:t>
      </w:r>
      <w:r w:rsidR="001847DB" w:rsidRPr="009B6CCF">
        <w:t>). Conforme detalhado n</w:t>
      </w:r>
      <w:r w:rsidR="004F44EB">
        <w:t xml:space="preserve">o </w:t>
      </w:r>
      <w:r w:rsidR="00706A42">
        <w:fldChar w:fldCharType="begin"/>
      </w:r>
      <w:r w:rsidR="00706A42">
        <w:instrText xml:space="preserve"> REF _Ref210812969 \h </w:instrText>
      </w:r>
      <w:r w:rsidR="00706A42">
        <w:fldChar w:fldCharType="separate"/>
      </w:r>
      <w:r w:rsidR="00B26160" w:rsidRPr="009B6CCF">
        <w:t xml:space="preserve">Quadro </w:t>
      </w:r>
      <w:r w:rsidR="00B26160">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275DDA38" w:rsidR="00154FF5" w:rsidRPr="009B6CCF" w:rsidRDefault="00154FF5" w:rsidP="006B2D93">
      <w:pPr>
        <w:pStyle w:val="PargrafodaLista"/>
        <w:numPr>
          <w:ilvl w:val="0"/>
          <w:numId w:val="9"/>
        </w:numPr>
      </w:pPr>
      <w:r w:rsidRPr="009B6CCF">
        <w:rPr>
          <w:b/>
          <w:bCs/>
        </w:rPr>
        <w:t>NR_ORDEM</w:t>
      </w:r>
      <w:r w:rsidRPr="009B6CCF">
        <w:t>: É 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77777777" w:rsidR="00154FF5" w:rsidRPr="009B6CCF" w:rsidRDefault="00154FF5" w:rsidP="006B2D93">
      <w:pPr>
        <w:pStyle w:val="PargrafodaLista"/>
        <w:numPr>
          <w:ilvl w:val="0"/>
          <w:numId w:val="9"/>
        </w:numPr>
      </w:pPr>
      <w:r w:rsidRPr="009B6CCF">
        <w:rPr>
          <w:b/>
          <w:bCs/>
        </w:rPr>
        <w:t>QTD_PONTOS</w:t>
      </w:r>
      <w:r w:rsidRPr="009B6CCF">
        <w:t xml:space="preserve">: Representa um dado estatístico derivado da contagem total de endereços existentes em cada face. Este atributo </w:t>
      </w:r>
      <w:r w:rsidRPr="009B6CCF">
        <w:lastRenderedPageBreak/>
        <w:t>fornece uma métrica de importância e densidade ocupacional, permitindo validar se a face processada possui relevância cadastral no mundo real ou se trata apenas de uma delimitação administrativa.</w:t>
      </w:r>
    </w:p>
    <w:p w14:paraId="54BE13B9" w14:textId="42C47131" w:rsidR="00E45C2D" w:rsidRPr="009B6CCF" w:rsidRDefault="00154FF5" w:rsidP="006B2D93">
      <w:pPr>
        <w:pStyle w:val="PargrafodaLista"/>
        <w:numPr>
          <w:ilvl w:val="0"/>
          <w:numId w:val="9"/>
        </w:numPr>
      </w:pPr>
      <w:r w:rsidRPr="009B6CCF">
        <w:rPr>
          <w:b/>
          <w:bCs/>
        </w:rPr>
        <w:t>CENTROIDE</w:t>
      </w:r>
      <w:r w:rsidRPr="009B6CCF">
        <w:t>: Este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661D7E">
      <w:pPr>
        <w:pStyle w:val="Seo"/>
      </w:pPr>
      <w:commentRangeStart w:id="141"/>
      <w:r w:rsidRPr="009B6CCF">
        <w:t>Tabela CN_QUADRAS</w:t>
      </w:r>
      <w:commentRangeEnd w:id="141"/>
      <w:r w:rsidR="00906743" w:rsidRPr="009B6CCF">
        <w:rPr>
          <w:rStyle w:val="Refdecomentrio"/>
          <w:sz w:val="24"/>
          <w:szCs w:val="22"/>
        </w:rPr>
        <w:commentReference w:id="141"/>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1AA8DDAC"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B26160" w:rsidRPr="009B6CCF">
        <w:t xml:space="preserve">Quadro </w:t>
      </w:r>
      <w:r w:rsidR="00B26160">
        <w:t>21</w:t>
      </w:r>
      <w:r w:rsidR="00203814" w:rsidRPr="009B6CCF">
        <w:fldChar w:fldCharType="end"/>
      </w:r>
      <w:r w:rsidR="00203814" w:rsidRPr="009B6CCF">
        <w:t>.</w:t>
      </w:r>
    </w:p>
    <w:p w14:paraId="638179AB" w14:textId="77777777" w:rsidR="00AB6FC1" w:rsidRPr="009B6CCF" w:rsidRDefault="00AB6FC1" w:rsidP="0073683C"/>
    <w:p w14:paraId="20B3E9BA" w14:textId="636528CA" w:rsidR="00391C26" w:rsidRPr="009B6CCF" w:rsidRDefault="00391C26" w:rsidP="00A6278E">
      <w:pPr>
        <w:pStyle w:val="Legenda"/>
      </w:pPr>
      <w:bookmarkStart w:id="142" w:name="_Ref211090707"/>
      <w:r w:rsidRPr="009B6CCF">
        <w:t xml:space="preserve">Quadro </w:t>
      </w:r>
      <w:fldSimple w:instr=" SEQ Quadro \* ARABIC ">
        <w:r w:rsidR="00B26160">
          <w:rPr>
            <w:noProof/>
          </w:rPr>
          <w:t>21</w:t>
        </w:r>
      </w:fldSimple>
      <w:bookmarkEnd w:id="142"/>
      <w:r w:rsidR="00A906FA" w:rsidRPr="009B6CCF">
        <w:t xml:space="preserve"> –</w:t>
      </w:r>
      <w:r w:rsidRPr="009B6CCF">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C7101B" w:rsidRDefault="00C475C8" w:rsidP="00C475C8">
            <w:pPr>
              <w:pStyle w:val="Codigo"/>
            </w:pPr>
            <w:r w:rsidRPr="009B6CCF">
              <w:t xml:space="preserve">  </w:t>
            </w:r>
            <w:r w:rsidRPr="00C7101B">
              <w:t>SC_ID_QUADRA        VARCHAR(250),</w:t>
            </w:r>
          </w:p>
          <w:p w14:paraId="71F95F66" w14:textId="77777777" w:rsidR="00C475C8" w:rsidRPr="00C7101B" w:rsidRDefault="00C475C8" w:rsidP="00C475C8">
            <w:pPr>
              <w:pStyle w:val="Codigo"/>
            </w:pPr>
            <w:r w:rsidRPr="00C7101B">
              <w:t xml:space="preserve">  </w:t>
            </w:r>
            <w:r w:rsidRPr="00C7101B">
              <w:rPr>
                <w:color w:val="002060"/>
              </w:rPr>
              <w:t xml:space="preserve">COD_MUNICIPIO       </w:t>
            </w:r>
            <w:r w:rsidRPr="00C7101B">
              <w:t>VARCHAR(7),</w:t>
            </w:r>
          </w:p>
          <w:p w14:paraId="06CDC538" w14:textId="77777777" w:rsidR="00C475C8" w:rsidRPr="009B6CCF" w:rsidRDefault="00C475C8" w:rsidP="00C475C8">
            <w:pPr>
              <w:pStyle w:val="Codigo"/>
            </w:pPr>
            <w:r w:rsidRPr="00C7101B">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C7101B" w:rsidRDefault="009B6B42"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r w:rsidRPr="00C7101B">
              <w:rPr>
                <w:color w:val="806000" w:themeColor="accent4" w:themeShade="80"/>
              </w:rPr>
              <w:t xml:space="preserve">CONCAT('[', </w:t>
            </w:r>
          </w:p>
          <w:p w14:paraId="4BD1E781" w14:textId="4A14D9C2" w:rsidR="00F033E6" w:rsidRPr="00C7101B" w:rsidRDefault="009B6B42" w:rsidP="009B6B42">
            <w:pPr>
              <w:pStyle w:val="Codigo"/>
              <w:rPr>
                <w:color w:val="806000" w:themeColor="accent4" w:themeShade="80"/>
              </w:rPr>
            </w:pPr>
            <w:r w:rsidRPr="00C7101B">
              <w:rPr>
                <w:color w:val="806000" w:themeColor="accent4" w:themeShade="80"/>
              </w:rPr>
              <w:t xml:space="preserve">    </w:t>
            </w:r>
            <w:r w:rsidR="00503B41" w:rsidRPr="00C7101B">
              <w:rPr>
                <w:color w:val="806000" w:themeColor="accent4" w:themeShade="80"/>
              </w:rPr>
              <w:t xml:space="preserve">    </w:t>
            </w:r>
            <w:r w:rsidR="00492CC4" w:rsidRPr="00C7101B">
              <w:rPr>
                <w:color w:val="806000" w:themeColor="accent4" w:themeShade="80"/>
              </w:rPr>
              <w:t xml:space="preserve">    </w:t>
            </w:r>
            <w:r w:rsidRPr="00C7101B">
              <w:rPr>
                <w:color w:val="806000" w:themeColor="accent4" w:themeShade="80"/>
              </w:rPr>
              <w:t>GROUP_CONCAT(</w:t>
            </w:r>
          </w:p>
          <w:p w14:paraId="0D5531EE" w14:textId="1CF2CA16" w:rsidR="009B6B42" w:rsidRPr="00C7101B" w:rsidRDefault="00F033E6" w:rsidP="009B6B42">
            <w:pPr>
              <w:pStyle w:val="Codigo"/>
              <w:rPr>
                <w:color w:val="806000" w:themeColor="accent4" w:themeShade="80"/>
              </w:rPr>
            </w:pPr>
            <w:r w:rsidRPr="00C7101B">
              <w:rPr>
                <w:color w:val="806000" w:themeColor="accent4" w:themeShade="80"/>
              </w:rPr>
              <w:t xml:space="preserve">            </w:t>
            </w:r>
            <w:r w:rsidR="00492CC4" w:rsidRPr="00C7101B">
              <w:rPr>
                <w:color w:val="806000" w:themeColor="accent4" w:themeShade="80"/>
              </w:rPr>
              <w:t xml:space="preserve">    </w:t>
            </w:r>
            <w:r w:rsidR="009B6B42" w:rsidRPr="00C7101B">
              <w:rPr>
                <w:color w:val="806000" w:themeColor="accent4" w:themeShade="80"/>
              </w:rPr>
              <w:t>COALESCE(f.SC_ID_LOGRADOURO, '')</w:t>
            </w:r>
          </w:p>
          <w:p w14:paraId="18692E9C" w14:textId="293F62F8" w:rsidR="009B6B42" w:rsidRPr="00BC73BE" w:rsidRDefault="009B6B42" w:rsidP="009B6B42">
            <w:pPr>
              <w:pStyle w:val="Codigo"/>
              <w:rPr>
                <w:color w:val="806000" w:themeColor="accent4" w:themeShade="80"/>
                <w:lang w:val="en-US"/>
              </w:rPr>
            </w:pPr>
            <w:r w:rsidRPr="00C7101B">
              <w:rPr>
                <w:color w:val="806000" w:themeColor="accent4" w:themeShade="80"/>
              </w:rPr>
              <w:t xml:space="preserve">       </w:t>
            </w:r>
            <w:r w:rsidR="00492CC4" w:rsidRPr="00C7101B">
              <w:rPr>
                <w:color w:val="806000" w:themeColor="accent4" w:themeShade="80"/>
              </w:rPr>
              <w:t xml:space="preserve">    </w:t>
            </w:r>
            <w:r w:rsidRPr="00C7101B">
              <w:rPr>
                <w:color w:val="806000" w:themeColor="accent4" w:themeShade="80"/>
              </w:rPr>
              <w:t xml:space="preserve">     </w:t>
            </w:r>
            <w:r w:rsidRPr="00BC73BE">
              <w:rPr>
                <w:color w:val="806000" w:themeColor="accent4" w:themeShade="80"/>
                <w:lang w:val="en-US"/>
              </w:rPr>
              <w:t xml:space="preserve">ORDER BY f.SC_ID_LOGRADOURO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lastRenderedPageBreak/>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9B6CCF" w:rsidRDefault="00163558" w:rsidP="001308DF">
            <w:pPr>
              <w:pStyle w:val="Codigo"/>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9B6CCF">
              <w:t>f.COD_MUNICIPIO</w:t>
            </w:r>
          </w:p>
          <w:p w14:paraId="7CAA88F7" w14:textId="37809B4F" w:rsidR="00163558" w:rsidRPr="009B6CCF" w:rsidRDefault="00163558" w:rsidP="001308DF">
            <w:pPr>
              <w:pStyle w:val="Codigo"/>
            </w:pPr>
            <w:r w:rsidRPr="009B6CCF">
              <w:t xml:space="preserve">  </w:t>
            </w:r>
            <w:r w:rsidR="00373A84" w:rsidRPr="009B6CCF">
              <w:t xml:space="preserve"> </w:t>
            </w:r>
            <w:r w:rsidRPr="009B6CCF">
              <w:t xml:space="preserve">ORDER BY </w:t>
            </w:r>
          </w:p>
          <w:p w14:paraId="35555AB3" w14:textId="62DFDA10" w:rsidR="00163558" w:rsidRPr="009B6CCF"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 xml:space="preserve">f.COD_MUNICIPIO, </w:t>
            </w:r>
          </w:p>
          <w:p w14:paraId="0B8EEC2E" w14:textId="77777777" w:rsidR="0073683C"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f.ID_QUADRA;</w:t>
            </w:r>
          </w:p>
          <w:p w14:paraId="7ED017C5" w14:textId="40BD740D" w:rsidR="00C757FE" w:rsidRPr="009B6CCF" w:rsidRDefault="00C757FE" w:rsidP="001308DF">
            <w:pPr>
              <w:pStyle w:val="Codigo"/>
            </w:pPr>
          </w:p>
        </w:tc>
      </w:tr>
    </w:tbl>
    <w:p w14:paraId="22C9745E" w14:textId="0BC34311" w:rsidR="006E49DD" w:rsidRPr="009B6CCF" w:rsidRDefault="00786449" w:rsidP="00A6278E">
      <w:pPr>
        <w:pStyle w:val="Legenda"/>
      </w:pPr>
      <w:r w:rsidRPr="009B6CCF">
        <w:lastRenderedPageBreak/>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w:t>
      </w:r>
      <w:commentRangeStart w:id="143"/>
      <w:r w:rsidRPr="009B6CCF">
        <w:t>s</w:t>
      </w:r>
      <w:r w:rsidR="008B5059" w:rsidRPr="009B6CCF">
        <w:t>ão</w:t>
      </w:r>
      <w:commentRangeEnd w:id="143"/>
      <w:r w:rsidR="0075417C" w:rsidRPr="009B6CCF">
        <w:rPr>
          <w:rStyle w:val="Refdecomentrio"/>
          <w:sz w:val="24"/>
          <w:szCs w:val="22"/>
        </w:rPr>
        <w:commentReference w:id="143"/>
      </w:r>
      <w:r w:rsidR="008B5059" w:rsidRPr="009B6CCF">
        <w:t>:</w:t>
      </w:r>
    </w:p>
    <w:p w14:paraId="5CC65EB2" w14:textId="093DF1AA" w:rsidR="009135B3" w:rsidRPr="009B6CCF" w:rsidRDefault="009135B3" w:rsidP="00F836E1">
      <w:pPr>
        <w:pStyle w:val="PargrafodaLista"/>
        <w:numPr>
          <w:ilvl w:val="0"/>
          <w:numId w:val="8"/>
        </w:numPr>
      </w:pPr>
      <w:r w:rsidRPr="009B6CCF">
        <w:rPr>
          <w:b/>
          <w:bCs/>
        </w:rPr>
        <w:t>ID_QUADRA e COD_MUNICIPIO</w:t>
      </w:r>
      <w:r w:rsidRPr="009B6CCF">
        <w:t xml:space="preserve">: Atributos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9B6CCF">
        <w:rPr>
          <w:rFonts w:cs="Arial"/>
        </w:rPr>
        <w:t>CNEFE</w:t>
      </w:r>
      <w:r w:rsidR="00EA4844" w:rsidRPr="009B6CCF">
        <w:rPr>
          <w:rFonts w:cs="Arial"/>
        </w:rPr>
        <w:t xml:space="preserve"> (</w:t>
      </w:r>
      <w:r w:rsidR="005A67DD" w:rsidRPr="009B6CCF">
        <w:rPr>
          <w:rFonts w:cs="Arial"/>
        </w:rPr>
        <w:t>2025)</w:t>
      </w:r>
      <w:r w:rsidR="005A67DD" w:rsidRPr="009B6CCF">
        <w:fldChar w:fldCharType="end"/>
      </w:r>
      <w:r w:rsidRPr="009B6CCF">
        <w:t>. O ID_QUADRA atua como o identificador geográfico primário para rastreabilidade.</w:t>
      </w:r>
    </w:p>
    <w:p w14:paraId="412BB14C" w14:textId="285AAB44" w:rsidR="009135B3" w:rsidRPr="009B6CCF" w:rsidRDefault="009135B3" w:rsidP="00F836E1">
      <w:pPr>
        <w:pStyle w:val="PargrafodaLista"/>
        <w:numPr>
          <w:ilvl w:val="0"/>
          <w:numId w:val="8"/>
        </w:numPr>
        <w:ind w:left="1570" w:hanging="357"/>
      </w:pPr>
      <w:r w:rsidRPr="009B6CCF">
        <w:rPr>
          <w:b/>
          <w:bCs/>
        </w:rPr>
        <w:t>SC_ID_QUADRA (Chave de Integração)</w:t>
      </w:r>
      <w:r w:rsidRPr="009B6CCF">
        <w:t xml:space="preserve">: É 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689BEB45" w:rsidR="009135B3" w:rsidRPr="009B6CCF" w:rsidRDefault="009135B3" w:rsidP="00F836E1">
      <w:pPr>
        <w:pStyle w:val="PargrafodaLista"/>
        <w:numPr>
          <w:ilvl w:val="0"/>
          <w:numId w:val="8"/>
        </w:numPr>
      </w:pPr>
      <w:r w:rsidRPr="009B6CCF">
        <w:rPr>
          <w:b/>
          <w:bCs/>
        </w:rPr>
        <w:t>ORDEM_FACES</w:t>
      </w:r>
      <w:r w:rsidRPr="009B6CCF">
        <w:t>: Um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28F7328E" w:rsidR="009135B3" w:rsidRPr="009B6CCF" w:rsidRDefault="009135B3" w:rsidP="00F836E1">
      <w:pPr>
        <w:pStyle w:val="PargrafodaLista"/>
        <w:numPr>
          <w:ilvl w:val="0"/>
          <w:numId w:val="8"/>
        </w:numPr>
      </w:pPr>
      <w:r w:rsidRPr="009B6CCF">
        <w:rPr>
          <w:b/>
          <w:bCs/>
        </w:rPr>
        <w:t>QTD_PONTOS</w:t>
      </w:r>
      <w:r w:rsidRPr="009B6CCF">
        <w:t>: Atributo quantitativo que representa o somatório acumulado de endereços (pontos do CNEFE) vinculados àquela quadra específica. Este campo é utilizado para validar a densidade ocupacional e a relevância estatística da feição.</w:t>
      </w:r>
    </w:p>
    <w:p w14:paraId="48336F19" w14:textId="4B460CE1" w:rsidR="009135B3" w:rsidRPr="009B6CCF" w:rsidRDefault="009135B3" w:rsidP="00F836E1">
      <w:pPr>
        <w:pStyle w:val="PargrafodaLista"/>
        <w:numPr>
          <w:ilvl w:val="0"/>
          <w:numId w:val="8"/>
        </w:numPr>
      </w:pPr>
      <w:r w:rsidRPr="009B6CCF">
        <w:rPr>
          <w:b/>
          <w:bCs/>
        </w:rPr>
        <w:lastRenderedPageBreak/>
        <w:t>CENTROIDE</w:t>
      </w:r>
      <w:r w:rsidRPr="009B6CCF">
        <w:t xml:space="preserve">: Atributo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748E8747"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B26160" w:rsidRPr="009B6CCF">
        <w:t xml:space="preserve">Quadro </w:t>
      </w:r>
      <w:r w:rsidR="00B26160">
        <w:rPr>
          <w:noProof/>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701A2486" w:rsidR="000A69EF" w:rsidRPr="009B6CCF" w:rsidRDefault="000A69EF" w:rsidP="00A6278E">
      <w:pPr>
        <w:pStyle w:val="Legenda"/>
      </w:pPr>
      <w:bookmarkStart w:id="144" w:name="_Ref220507751"/>
      <w:r w:rsidRPr="009B6CCF">
        <w:t xml:space="preserve">Quadro </w:t>
      </w:r>
      <w:fldSimple w:instr=" SEQ Quadro \* ARABIC ">
        <w:r w:rsidR="00B26160">
          <w:rPr>
            <w:noProof/>
          </w:rPr>
          <w:t>22</w:t>
        </w:r>
      </w:fldSimple>
      <w:bookmarkEnd w:id="144"/>
      <w:r w:rsidRPr="009B6CCF">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0D180872" w:rsidR="000A69EF" w:rsidRPr="009B6CCF" w:rsidRDefault="00702EBB" w:rsidP="00926561">
            <w:pPr>
              <w:pStyle w:val="Codigo"/>
              <w:ind w:left="-113"/>
              <w:jc w:val="center"/>
            </w:pPr>
            <w:commentRangeStart w:id="145"/>
            <w:r w:rsidRPr="009B6CCF">
              <w:rPr>
                <w:noProof/>
                <w:lang w:eastAsia="pt-BR"/>
              </w:rPr>
              <w:drawing>
                <wp:inline distT="0" distB="0" distL="0" distR="0" wp14:anchorId="6E08C591" wp14:editId="50C307C2">
                  <wp:extent cx="5760085" cy="594995"/>
                  <wp:effectExtent l="0" t="0" r="0" b="0"/>
                  <wp:docPr id="21071859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5938" name="Imagem 2107185938"/>
                          <pic:cNvPicPr/>
                        </pic:nvPicPr>
                        <pic:blipFill>
                          <a:blip r:embed="rId21">
                            <a:extLst>
                              <a:ext uri="{28A0092B-C50C-407E-A947-70E740481C1C}">
                                <a14:useLocalDpi xmlns:a14="http://schemas.microsoft.com/office/drawing/2010/main" val="0"/>
                              </a:ext>
                            </a:extLst>
                          </a:blip>
                          <a:stretch>
                            <a:fillRect/>
                          </a:stretch>
                        </pic:blipFill>
                        <pic:spPr>
                          <a:xfrm>
                            <a:off x="0" y="0"/>
                            <a:ext cx="5760085" cy="594995"/>
                          </a:xfrm>
                          <a:prstGeom prst="rect">
                            <a:avLst/>
                          </a:prstGeom>
                        </pic:spPr>
                      </pic:pic>
                    </a:graphicData>
                  </a:graphic>
                </wp:inline>
              </w:drawing>
            </w:r>
            <w:commentRangeEnd w:id="145"/>
            <w:r w:rsidR="0075417C" w:rsidRPr="009B6CCF">
              <w:rPr>
                <w:rStyle w:val="Refdecomentrio"/>
                <w:sz w:val="20"/>
                <w:szCs w:val="20"/>
              </w:rPr>
              <w:commentReference w:id="145"/>
            </w:r>
          </w:p>
        </w:tc>
      </w:tr>
    </w:tbl>
    <w:p w14:paraId="09E0A189" w14:textId="5A459CD5" w:rsidR="000A69EF" w:rsidRPr="009B6CCF" w:rsidRDefault="000A69EF" w:rsidP="00A6278E">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661D7E">
      <w:pPr>
        <w:pStyle w:val="Seo"/>
      </w:pPr>
      <w:commentRangeStart w:id="146"/>
      <w:r w:rsidRPr="009B6CCF">
        <w:t>Objetos Geográficos Gerados a partir do CNEFE</w:t>
      </w:r>
      <w:commentRangeEnd w:id="146"/>
      <w:r w:rsidR="00906743" w:rsidRPr="009B6CCF">
        <w:rPr>
          <w:rStyle w:val="Refdecomentrio"/>
          <w:sz w:val="24"/>
          <w:szCs w:val="22"/>
        </w:rPr>
        <w:commentReference w:id="146"/>
      </w:r>
    </w:p>
    <w:p w14:paraId="2A40C72E" w14:textId="2193A69D" w:rsidR="00441CC4" w:rsidRPr="009B6CCF" w:rsidRDefault="00A73C8B" w:rsidP="00441CC4">
      <w:r w:rsidRPr="009B6CCF">
        <w:t xml:space="preserve">A </w:t>
      </w:r>
      <w:r w:rsidRPr="009B6CCF">
        <w:fldChar w:fldCharType="begin"/>
      </w:r>
      <w:r w:rsidRPr="009B6CCF">
        <w:instrText xml:space="preserve"> REF _Ref219107794 \h </w:instrText>
      </w:r>
      <w:r w:rsidRPr="009B6CCF">
        <w:fldChar w:fldCharType="separate"/>
      </w:r>
      <w:r w:rsidR="00B26160" w:rsidRPr="009B6CCF">
        <w:t xml:space="preserve">Figura </w:t>
      </w:r>
      <w:r w:rsidR="00B26160">
        <w:rPr>
          <w:noProof/>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1225F9AB" w14:textId="3A9E8FEC" w:rsidR="00441CC4" w:rsidRPr="009B6CCF" w:rsidRDefault="00441CC4" w:rsidP="00A6278E">
      <w:pPr>
        <w:pStyle w:val="Legenda"/>
      </w:pPr>
      <w:bookmarkStart w:id="147" w:name="_Ref219107794"/>
      <w:bookmarkStart w:id="148" w:name="_Toc225178447"/>
      <w:r w:rsidRPr="009B6CCF">
        <w:lastRenderedPageBreak/>
        <w:t xml:space="preserve">Figura </w:t>
      </w:r>
      <w:fldSimple w:instr=" SEQ Figura \* ARABIC ">
        <w:r w:rsidR="00B26160">
          <w:rPr>
            <w:noProof/>
          </w:rPr>
          <w:t>6</w:t>
        </w:r>
      </w:fldSimple>
      <w:bookmarkEnd w:id="147"/>
      <w:r w:rsidR="00A906FA" w:rsidRPr="009B6CCF">
        <w:t xml:space="preserve"> –</w:t>
      </w:r>
      <w:r w:rsidRPr="009B6CCF">
        <w:t xml:space="preserve"> Visualização dos objetos geográficos CNEFE</w:t>
      </w:r>
      <w:bookmarkEnd w:id="148"/>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A6278E">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7068EE17" w:rsidR="00A73C8B" w:rsidRPr="009B6CCF" w:rsidRDefault="00A73C8B" w:rsidP="00F836E1">
      <w:pPr>
        <w:pStyle w:val="PargrafodaLista"/>
        <w:numPr>
          <w:ilvl w:val="0"/>
          <w:numId w:val="13"/>
        </w:numPr>
      </w:pPr>
      <w:r w:rsidRPr="009B6CCF">
        <w:rPr>
          <w:b/>
          <w:bCs/>
        </w:rPr>
        <w:t>Pontos Únicos</w:t>
      </w:r>
      <w:r w:rsidRPr="009B6CCF">
        <w:t xml:space="preserve"> (CN_PONTOS_UNICOS): Representam a instância espacial primária do endereço. São gerados a partir do agrupamento (</w:t>
      </w:r>
      <w:r w:rsidRPr="009B6CCF">
        <w:rPr>
          <w:i/>
          <w:iCs/>
        </w:rPr>
        <w:t>clustering</w:t>
      </w:r>
      <w:r w:rsidRPr="009B6CCF">
        <w:t>) de todos os registros que compartilham a mesma chave de endereçamento (Logradouro</w:t>
      </w:r>
      <w:r w:rsidR="007A64A5" w:rsidRPr="009B6CCF">
        <w:t xml:space="preserve"> e</w:t>
      </w:r>
      <w:r w:rsidRPr="009B6CCF">
        <w:t xml:space="preserve"> Número), resultando em um único par de coordenadas por edificação.</w:t>
      </w:r>
    </w:p>
    <w:p w14:paraId="02759F1E" w14:textId="3D11A803" w:rsidR="00A73C8B" w:rsidRPr="009B6CCF" w:rsidRDefault="00A73C8B" w:rsidP="00F836E1">
      <w:pPr>
        <w:pStyle w:val="PargrafodaLista"/>
        <w:numPr>
          <w:ilvl w:val="0"/>
          <w:numId w:val="13"/>
        </w:numPr>
      </w:pPr>
      <w:r w:rsidRPr="009B6CCF">
        <w:rPr>
          <w:b/>
          <w:bCs/>
        </w:rPr>
        <w:t>Centroides de Faces de Quadra</w:t>
      </w:r>
      <w:r w:rsidR="0072687F" w:rsidRPr="009B6CCF">
        <w:rPr>
          <w:b/>
          <w:bCs/>
        </w:rPr>
        <w:t xml:space="preserve"> </w:t>
      </w:r>
      <w:r w:rsidR="0072687F" w:rsidRPr="009B6CCF">
        <w:t>(CN_FACES)</w:t>
      </w:r>
      <w:r w:rsidRPr="009B6CCF">
        <w:t xml:space="preserve">: Objetos geográficos de nível intermediário, gerados por meio do cálculo da média </w:t>
      </w:r>
      <w:r w:rsidR="00B0261A">
        <w:t>aritmética</w:t>
      </w:r>
      <w:r w:rsidRPr="009B6CCF">
        <w:t xml:space="preserve"> das coordenadas de todos os Pontos Únicos vinculados a uma mesma face de quadra. A origem desses objetos reside na relação entre os pontos e o identificador de face presente nos atributos do CNEFE.</w:t>
      </w:r>
    </w:p>
    <w:p w14:paraId="644F4C5D" w14:textId="1BB0B81F" w:rsidR="00A73C8B" w:rsidRDefault="00A73C8B" w:rsidP="00F836E1">
      <w:pPr>
        <w:pStyle w:val="PargrafodaLista"/>
        <w:numPr>
          <w:ilvl w:val="0"/>
          <w:numId w:val="13"/>
        </w:numPr>
      </w:pPr>
      <w:r w:rsidRPr="009B6CCF">
        <w:rPr>
          <w:b/>
          <w:bCs/>
        </w:rPr>
        <w:t>Centroides de Quadras</w:t>
      </w:r>
      <w:r w:rsidR="00952898" w:rsidRPr="009B6CCF">
        <w:t xml:space="preserve"> (CN_QUADRAS)</w:t>
      </w:r>
      <w:r w:rsidRPr="009B6CCF">
        <w:t xml:space="preserve">: Representam a unidade máxima de agregação espacial no processamento. São calculados a partir da média </w:t>
      </w:r>
      <w:r w:rsidR="00B0261A">
        <w:t>aritmética</w:t>
      </w:r>
      <w:r w:rsidRPr="009B6CCF">
        <w:t xml:space="preserve"> das coordenadas </w:t>
      </w:r>
      <w:r w:rsidR="00725C42" w:rsidRPr="009B6CCF">
        <w:t>dos centroides de face</w:t>
      </w:r>
      <w:r w:rsidRPr="009B6CCF">
        <w:t xml:space="preserve"> contidos em uma mesma quadra (Setor/Quadra). Este objeto </w:t>
      </w:r>
      <w:r w:rsidRPr="009B6CCF">
        <w:lastRenderedPageBreak/>
        <w:t>geográfico sintetiza a localização da quadra a partir da massa de dados de endereços nela contida.</w:t>
      </w:r>
    </w:p>
    <w:p w14:paraId="44E28F1D" w14:textId="77777777" w:rsidR="005243E8" w:rsidRPr="009B6CCF" w:rsidRDefault="005243E8" w:rsidP="005243E8">
      <w:pPr>
        <w:pStyle w:val="Ttulo3"/>
      </w:pPr>
      <w:bookmarkStart w:id="149" w:name="_Ref223071524"/>
      <w:bookmarkStart w:id="150" w:name="_Toc225178124"/>
      <w:r w:rsidRPr="009B6CCF">
        <w:t>Complementação de CN_PONTOS_</w:t>
      </w:r>
      <w:commentRangeStart w:id="151"/>
      <w:r w:rsidRPr="009B6CCF">
        <w:t>UNICOS</w:t>
      </w:r>
      <w:bookmarkEnd w:id="149"/>
      <w:bookmarkEnd w:id="150"/>
      <w:commentRangeEnd w:id="151"/>
      <w:r w:rsidR="0075417C" w:rsidRPr="009B6CCF">
        <w:rPr>
          <w:rStyle w:val="Refdecomentrio"/>
          <w:sz w:val="24"/>
          <w:szCs w:val="24"/>
        </w:rPr>
        <w:commentReference w:id="151"/>
      </w:r>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5243E8">
      <w:pPr>
        <w:pStyle w:val="Citao"/>
      </w:pPr>
      <w:r w:rsidRPr="009B6CCF">
        <w:t>...</w:t>
      </w:r>
    </w:p>
    <w:p w14:paraId="5FD84B81" w14:textId="77777777" w:rsidR="005243E8" w:rsidRPr="009B6CCF" w:rsidRDefault="005243E8" w:rsidP="005243E8">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5243E8">
      <w:pPr>
        <w:pStyle w:val="Citao"/>
      </w:pPr>
      <w:r w:rsidRPr="009B6CCF">
        <w:t>I- Rua Alberto Biavatti, com área de 1.379,84 m²;</w:t>
      </w:r>
    </w:p>
    <w:p w14:paraId="26B54C53" w14:textId="77777777" w:rsidR="005243E8" w:rsidRPr="009B6CCF" w:rsidRDefault="005243E8" w:rsidP="005243E8">
      <w:pPr>
        <w:pStyle w:val="Citao"/>
      </w:pPr>
      <w:r w:rsidRPr="009B6CCF">
        <w:t>II- Rua Eugênio Ravache, com área de 1.300,00 m²;</w:t>
      </w:r>
    </w:p>
    <w:p w14:paraId="143DDA15" w14:textId="77777777" w:rsidR="005243E8" w:rsidRPr="009B6CCF" w:rsidRDefault="005243E8" w:rsidP="005243E8">
      <w:pPr>
        <w:pStyle w:val="Citao"/>
      </w:pPr>
      <w:r w:rsidRPr="009B6CCF">
        <w:t>III- Rua Gentil Alchieri, com área de 3.167,73 m²;</w:t>
      </w:r>
    </w:p>
    <w:p w14:paraId="23E40783" w14:textId="77777777" w:rsidR="005243E8" w:rsidRPr="009B6CCF" w:rsidRDefault="005243E8" w:rsidP="005243E8">
      <w:pPr>
        <w:pStyle w:val="Citao"/>
      </w:pPr>
      <w:r w:rsidRPr="009B6CCF">
        <w:t>IV- Rua Oiapós, com área de 3.830,00 m²;</w:t>
      </w:r>
    </w:p>
    <w:p w14:paraId="7E00E2AF" w14:textId="77777777" w:rsidR="005243E8" w:rsidRPr="009B6CCF" w:rsidRDefault="005243E8" w:rsidP="005243E8">
      <w:pPr>
        <w:pStyle w:val="Citao"/>
      </w:pPr>
      <w:r w:rsidRPr="009B6CCF">
        <w:t>V- Rua Tibiriça, com área de 3.218,53 m²;</w:t>
      </w:r>
    </w:p>
    <w:p w14:paraId="03055953" w14:textId="77777777" w:rsidR="005243E8" w:rsidRPr="009B6CCF" w:rsidRDefault="005243E8" w:rsidP="005243E8">
      <w:pPr>
        <w:pStyle w:val="Citao"/>
      </w:pPr>
      <w:r w:rsidRPr="009B6CCF">
        <w:t>VI- Rua Loreno Lagemann, com área de 3.330,00 m²;</w:t>
      </w:r>
    </w:p>
    <w:p w14:paraId="7F408177" w14:textId="77777777" w:rsidR="005243E8" w:rsidRPr="009B6CCF" w:rsidRDefault="005243E8" w:rsidP="005243E8">
      <w:pPr>
        <w:pStyle w:val="Citao"/>
      </w:pPr>
      <w:r w:rsidRPr="009B6CCF">
        <w:t>VII- Rua Vilmar Berft, com área de 5.760,83 m²;</w:t>
      </w:r>
    </w:p>
    <w:p w14:paraId="68B3BAE6" w14:textId="77777777" w:rsidR="005243E8" w:rsidRPr="009B6CCF" w:rsidRDefault="005243E8" w:rsidP="005243E8">
      <w:pPr>
        <w:pStyle w:val="Citao"/>
      </w:pPr>
      <w:r w:rsidRPr="009B6CCF">
        <w:t>...</w:t>
      </w:r>
    </w:p>
    <w:p w14:paraId="52160676" w14:textId="77777777" w:rsidR="005243E8" w:rsidRPr="009B6CCF" w:rsidRDefault="005243E8" w:rsidP="005243E8">
      <w:r w:rsidRPr="009B6CCF">
        <w:t xml:space="preserve">Embora o algoritmo </w:t>
      </w:r>
      <w:r w:rsidRPr="007760F2">
        <w:rPr>
          <w:i/>
          <w:iCs/>
        </w:rPr>
        <w:t>SuperCIATA</w:t>
      </w:r>
      <w:r w:rsidRPr="009B6CCF">
        <w:t xml:space="preserve"> utilize o CNEFE como fonte primária de dados georreferenciados, a arquitetura do sistema permite a integração de fontes alternativas, desde que estas apresentem a seguinte estrutura de atributos:</w:t>
      </w:r>
    </w:p>
    <w:p w14:paraId="3202AED7" w14:textId="77777777" w:rsidR="005243E8" w:rsidRPr="009B6CCF" w:rsidRDefault="005243E8" w:rsidP="005243E8">
      <w:pPr>
        <w:pStyle w:val="PargrafodaLista"/>
        <w:numPr>
          <w:ilvl w:val="0"/>
          <w:numId w:val="20"/>
        </w:numPr>
      </w:pPr>
      <w:r w:rsidRPr="009B6CCF">
        <w:rPr>
          <w:b/>
          <w:bCs/>
        </w:rPr>
        <w:t>COD_MUNICIPIO</w:t>
      </w:r>
      <w:r w:rsidRPr="009B6CCF">
        <w:t>;</w:t>
      </w:r>
    </w:p>
    <w:p w14:paraId="2BFA3D02" w14:textId="77777777" w:rsidR="005243E8" w:rsidRPr="009B6CCF" w:rsidRDefault="005243E8" w:rsidP="005243E8">
      <w:pPr>
        <w:pStyle w:val="PargrafodaLista"/>
        <w:numPr>
          <w:ilvl w:val="0"/>
          <w:numId w:val="20"/>
        </w:numPr>
      </w:pPr>
      <w:r w:rsidRPr="009B6CCF">
        <w:rPr>
          <w:b/>
          <w:bCs/>
        </w:rPr>
        <w:t>COD_UNICO_ENDERECO</w:t>
      </w:r>
      <w:r w:rsidRPr="009B6CCF">
        <w:t xml:space="preserve">: chave primária do endereço; </w:t>
      </w:r>
    </w:p>
    <w:p w14:paraId="3A033378" w14:textId="77777777" w:rsidR="005243E8" w:rsidRPr="009B6CCF" w:rsidRDefault="005243E8" w:rsidP="005243E8">
      <w:pPr>
        <w:pStyle w:val="PargrafodaLista"/>
        <w:numPr>
          <w:ilvl w:val="0"/>
          <w:numId w:val="20"/>
        </w:numPr>
      </w:pPr>
      <w:r w:rsidRPr="009B6CCF">
        <w:rPr>
          <w:b/>
          <w:bCs/>
        </w:rPr>
        <w:t>ID_QUADRA</w:t>
      </w:r>
      <w:r w:rsidRPr="009B6CCF">
        <w:t xml:space="preserve">: vínculo inequívoco entre o endereço e a topologia da quadra; </w:t>
      </w:r>
    </w:p>
    <w:p w14:paraId="27DA4FD9" w14:textId="77777777" w:rsidR="005243E8" w:rsidRPr="009B6CCF" w:rsidRDefault="005243E8" w:rsidP="005243E8">
      <w:pPr>
        <w:pStyle w:val="PargrafodaLista"/>
        <w:numPr>
          <w:ilvl w:val="0"/>
          <w:numId w:val="20"/>
        </w:numPr>
      </w:pPr>
      <w:r w:rsidRPr="009B6CCF">
        <w:rPr>
          <w:b/>
          <w:bCs/>
        </w:rPr>
        <w:t>ID_FACE</w:t>
      </w:r>
      <w:r w:rsidRPr="009B6CCF">
        <w:t xml:space="preserve">: ordem sequencial relativa da face na quadra; </w:t>
      </w:r>
    </w:p>
    <w:p w14:paraId="7D35F5B8" w14:textId="77777777" w:rsidR="005243E8" w:rsidRPr="009B6CCF" w:rsidRDefault="005243E8" w:rsidP="005243E8">
      <w:pPr>
        <w:pStyle w:val="PargrafodaLista"/>
        <w:numPr>
          <w:ilvl w:val="0"/>
          <w:numId w:val="20"/>
        </w:numPr>
      </w:pPr>
      <w:r w:rsidRPr="009B6CCF">
        <w:rPr>
          <w:b/>
          <w:bCs/>
        </w:rPr>
        <w:lastRenderedPageBreak/>
        <w:t>NOM_LOGRADOURO</w:t>
      </w:r>
      <w:r w:rsidRPr="009B6CCF">
        <w:t>: nome oficial do logradouro seguindo as regras de normalização (nomes completos, sem abreviaturas ou acentos em maiúsculas);</w:t>
      </w:r>
    </w:p>
    <w:p w14:paraId="1A209566" w14:textId="77777777" w:rsidR="005243E8" w:rsidRPr="009B6CCF" w:rsidRDefault="005243E8" w:rsidP="005243E8">
      <w:pPr>
        <w:pStyle w:val="PargrafodaLista"/>
        <w:numPr>
          <w:ilvl w:val="0"/>
          <w:numId w:val="20"/>
        </w:numPr>
      </w:pPr>
      <w:r w:rsidRPr="009B6CCF">
        <w:rPr>
          <w:b/>
          <w:bCs/>
        </w:rPr>
        <w:t>NUM_ENDERECO</w:t>
      </w:r>
      <w:r w:rsidRPr="009B6CCF">
        <w:t>: número do endereço;</w:t>
      </w:r>
    </w:p>
    <w:p w14:paraId="6F101FC7" w14:textId="77777777" w:rsidR="005243E8" w:rsidRPr="009B6CCF" w:rsidRDefault="005243E8" w:rsidP="005243E8">
      <w:pPr>
        <w:pStyle w:val="PargrafodaLista"/>
        <w:numPr>
          <w:ilvl w:val="0"/>
          <w:numId w:val="20"/>
        </w:numPr>
      </w:pPr>
      <w:r w:rsidRPr="009B6CCF">
        <w:rPr>
          <w:b/>
          <w:bCs/>
        </w:rPr>
        <w:t>LATITUDE</w:t>
      </w:r>
      <w:r w:rsidRPr="009B6CCF">
        <w:t>: latitude de um ponto próximo à testada do lote;</w:t>
      </w:r>
    </w:p>
    <w:p w14:paraId="589FF832" w14:textId="77777777" w:rsidR="005243E8" w:rsidRPr="009B6CCF" w:rsidRDefault="005243E8" w:rsidP="005243E8">
      <w:pPr>
        <w:pStyle w:val="PargrafodaLista"/>
        <w:numPr>
          <w:ilvl w:val="0"/>
          <w:numId w:val="20"/>
        </w:numPr>
      </w:pPr>
      <w:r w:rsidRPr="009B6CCF">
        <w:rPr>
          <w:b/>
          <w:bCs/>
        </w:rPr>
        <w:t>LONGITUDE</w:t>
      </w:r>
      <w:r w:rsidRPr="009B6CCF">
        <w:t>: longitude de um ponto 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a precisão submétrica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Pr="009B6CCF"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Pr="009B6CCF" w:rsidRDefault="00DA73CE" w:rsidP="00093FBB">
      <w:pPr>
        <w:pStyle w:val="Ttulo3"/>
      </w:pPr>
      <w:bookmarkStart w:id="152" w:name="_Ref225071508"/>
      <w:bookmarkStart w:id="153" w:name="_Toc225178125"/>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152"/>
      <w:bookmarkEnd w:id="153"/>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74555B">
        <w:rPr>
          <w:rStyle w:val="Refdenotaderodap"/>
        </w:rPr>
        <w:footnoteReference w:id="16"/>
      </w:r>
      <w:r w:rsidR="00B176F0" w:rsidRPr="009B6CCF">
        <w:t xml:space="preserve"> para posterior tratamento e normalização no SGBD. </w:t>
      </w:r>
    </w:p>
    <w:p w14:paraId="3397BBB8" w14:textId="4A23F32F" w:rsidR="00DA73CE" w:rsidRPr="009B6CCF" w:rsidRDefault="00DA73CE" w:rsidP="00DA73CE">
      <w:r w:rsidRPr="009B6CCF">
        <w:lastRenderedPageBreak/>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que disciplina o tratamento de dados pessoais no Brasil, distinguem-se dois tipos de agentes de tratamento de dados: o Controlador, responsável por definir as finalidades e os meios do tratamento de dados pessoais, e o Operador, que executa o tratamento de acordo com as instruções do controlador.</w:t>
      </w:r>
    </w:p>
    <w:p w14:paraId="5F0949B3" w14:textId="52408104" w:rsidR="00DA73CE" w:rsidRPr="009B6CCF" w:rsidRDefault="00DA73CE" w:rsidP="00DA73CE">
      <w:r w:rsidRPr="009B6CCF">
        <w:t xml:space="preserve">No </w:t>
      </w:r>
      <w:r w:rsidR="002A7D2E" w:rsidRPr="009B6CCF">
        <w:t xml:space="preserve">contexto do </w:t>
      </w:r>
      <w:r w:rsidRPr="009B6CCF">
        <w:t xml:space="preserve">cadastro urbano a prefeitura </w:t>
      </w:r>
      <w:r w:rsidR="0026405C" w:rsidRPr="009B6CCF">
        <w:t xml:space="preserve">atua como </w:t>
      </w:r>
      <w:r w:rsidRPr="009B6CCF">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0996C3D3" w:rsidR="005F1E11" w:rsidRDefault="00DA73CE" w:rsidP="00A777C3">
      <w:r w:rsidRPr="009B6CCF">
        <w:t xml:space="preserve">A </w:t>
      </w:r>
      <w:fldSimple w:instr=" REF _Ref219183986 ">
        <w:r w:rsidR="00B26160" w:rsidRPr="009B6CCF">
          <w:t xml:space="preserve">Figura </w:t>
        </w:r>
        <w:r w:rsidR="00B26160">
          <w:rPr>
            <w:noProof/>
          </w:rPr>
          <w:t>7</w:t>
        </w:r>
      </w:fldSimple>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33B1DEA4" w:rsidR="00892331" w:rsidRPr="009B6CCF" w:rsidRDefault="00892331" w:rsidP="00A6278E">
      <w:pPr>
        <w:pStyle w:val="Legenda"/>
      </w:pPr>
      <w:bookmarkStart w:id="154" w:name="_Ref219183986"/>
      <w:bookmarkStart w:id="155" w:name="_Toc225178448"/>
      <w:r w:rsidRPr="009B6CCF">
        <w:t xml:space="preserve">Figura </w:t>
      </w:r>
      <w:fldSimple w:instr=" SEQ Figura \* ARABIC ">
        <w:r w:rsidR="00B26160">
          <w:rPr>
            <w:noProof/>
          </w:rPr>
          <w:t>7</w:t>
        </w:r>
      </w:fldSimple>
      <w:bookmarkEnd w:id="154"/>
      <w:r w:rsidR="00A906FA" w:rsidRPr="009B6CCF">
        <w:t xml:space="preserve"> –</w:t>
      </w:r>
      <w:r w:rsidRPr="009B6CCF">
        <w:t xml:space="preserve"> Fluxo de processamento do arquivo CIATA</w:t>
      </w:r>
      <w:bookmarkEnd w:id="155"/>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3">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A6278E">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9B6CCF" w:rsidRDefault="00DA73CE" w:rsidP="00661D7E">
      <w:pPr>
        <w:pStyle w:val="Seo"/>
      </w:pPr>
      <w:r w:rsidRPr="00906743">
        <w:rPr>
          <w:highlight w:val="red"/>
          <w:rPrChange w:id="156" w:author="carlos vieira" w:date="2026-04-01T10:39:00Z" w16du:dateUtc="2026-04-01T13:39:00Z">
            <w:rPr/>
          </w:rPrChange>
        </w:rPr>
        <w:lastRenderedPageBreak/>
        <w:t>Criar tabela CI_LOTES</w:t>
      </w:r>
    </w:p>
    <w:p w14:paraId="22CBB7CD" w14:textId="54E8E7E0"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B26160" w:rsidRPr="009B6CCF">
        <w:t xml:space="preserve">Quadro </w:t>
      </w:r>
      <w:r w:rsidR="00B26160">
        <w:rPr>
          <w:noProof/>
        </w:rPr>
        <w:t>23</w:t>
      </w:r>
      <w:r w:rsidRPr="009B6CCF">
        <w:fldChar w:fldCharType="end"/>
      </w:r>
      <w:r w:rsidRPr="009B6CCF">
        <w:t xml:space="preserve">). </w:t>
      </w:r>
    </w:p>
    <w:p w14:paraId="2E5C7923" w14:textId="77777777" w:rsidR="00DA73CE" w:rsidRPr="009B6CCF" w:rsidRDefault="00DA73CE" w:rsidP="00DA73CE"/>
    <w:p w14:paraId="2CA00E74" w14:textId="095AA7B3" w:rsidR="00DA73CE" w:rsidRPr="009B6CCF" w:rsidRDefault="00DA73CE" w:rsidP="00A6278E">
      <w:pPr>
        <w:pStyle w:val="Legenda"/>
      </w:pPr>
      <w:bookmarkStart w:id="157" w:name="_Ref215411671"/>
      <w:r w:rsidRPr="009B6CCF">
        <w:t xml:space="preserve">Quadro </w:t>
      </w:r>
      <w:fldSimple w:instr=" SEQ Quadro \* ARABIC ">
        <w:r w:rsidR="00B26160">
          <w:rPr>
            <w:noProof/>
          </w:rPr>
          <w:t>23</w:t>
        </w:r>
      </w:fldSimple>
      <w:bookmarkEnd w:id="157"/>
      <w:r w:rsidRPr="009B6CCF">
        <w:t xml:space="preserve"> </w:t>
      </w:r>
      <w:r w:rsidR="00A906FA" w:rsidRPr="009B6CCF">
        <w:t>–</w:t>
      </w:r>
      <w:r w:rsidRPr="009B6CCF">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r w:rsidRPr="00C4450E">
              <w:t>Table:CI_LOTES</w:t>
            </w:r>
            <w:r w:rsidRPr="00C4450E">
              <w:br/>
            </w:r>
            <w:r w:rsidRPr="00C4450E">
              <w:b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A6278E">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2F17B884"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B26160">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B26160" w:rsidRPr="00B26160">
        <w:rPr>
          <w:i/>
          <w:iCs/>
        </w:rPr>
        <w:t xml:space="preserve">Atributos do Cadastro Territorial Urbano essenciais ao </w:t>
      </w:r>
      <w:r w:rsidR="00B26160"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Pr="009B6CCF" w:rsidRDefault="00DA73CE" w:rsidP="00661D7E">
      <w:pPr>
        <w:pStyle w:val="Seo"/>
      </w:pPr>
      <w:r w:rsidRPr="00906743">
        <w:rPr>
          <w:highlight w:val="red"/>
          <w:rPrChange w:id="158" w:author="carlos vieira" w:date="2026-04-01T10:39:00Z" w16du:dateUtc="2026-04-01T13:39:00Z">
            <w:rPr/>
          </w:rPrChange>
        </w:rPr>
        <w:t>Criar tabela CI_LOGRADOUROS</w:t>
      </w:r>
    </w:p>
    <w:p w14:paraId="29D3AA52" w14:textId="524F0DB6"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B26160" w:rsidRPr="009B6CCF">
        <w:t xml:space="preserve">Quadro </w:t>
      </w:r>
      <w:r w:rsidR="00B26160">
        <w:rPr>
          <w:noProof/>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74418172" w:rsidR="00DA73CE" w:rsidRPr="009B6CCF" w:rsidRDefault="00DA73CE" w:rsidP="00A6278E">
      <w:pPr>
        <w:pStyle w:val="Legenda"/>
      </w:pPr>
      <w:bookmarkStart w:id="159" w:name="_Ref216596701"/>
      <w:r w:rsidRPr="009B6CCF">
        <w:t xml:space="preserve">Quadro </w:t>
      </w:r>
      <w:fldSimple w:instr=" SEQ Quadro \* ARABIC ">
        <w:r w:rsidR="00B26160">
          <w:rPr>
            <w:noProof/>
          </w:rPr>
          <w:t>24</w:t>
        </w:r>
      </w:fldSimple>
      <w:bookmarkEnd w:id="159"/>
      <w:r w:rsidR="00A906FA" w:rsidRPr="009B6CCF">
        <w:t xml:space="preserve"> –</w:t>
      </w:r>
      <w:r w:rsidRPr="009B6CCF">
        <w:t xml:space="preserve"> Lista de atributos da tabela CI_</w:t>
      </w:r>
      <w:commentRangeStart w:id="160"/>
      <w:r w:rsidRPr="009B6CCF">
        <w:t>LOGRADOUROS</w:t>
      </w:r>
      <w:commentRangeEnd w:id="160"/>
      <w:r w:rsidR="0075417C" w:rsidRPr="009B6CCF">
        <w:rPr>
          <w:rStyle w:val="Refdecomentrio"/>
          <w:sz w:val="20"/>
          <w:szCs w:val="20"/>
        </w:rPr>
        <w:commentReference w:id="160"/>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04177">
            <w:pPr>
              <w:pStyle w:val="Codigo"/>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1A69DE">
                  <w:pPr>
                    <w:pStyle w:val="Codigo"/>
                  </w:pPr>
                  <w:r w:rsidRPr="001A69DE">
                    <w:rPr>
                      <w:b/>
                      <w:bCs/>
                    </w:rPr>
                    <w:t>Table:CI_LOGRADOUROS</w:t>
                  </w:r>
                  <w:r w:rsidRPr="001A69DE">
                    <w:br/>
                  </w:r>
                  <w:r w:rsidRPr="001A69DE">
                    <w:br/>
                  </w:r>
                  <w:r w:rsidRPr="001A69DE">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1A69DE">
                        <w:pPr>
                          <w:pStyle w:val="Codigo"/>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1A69DE">
                        <w:pPr>
                          <w:pStyle w:val="Codigo"/>
                        </w:pPr>
                        <w:r w:rsidRPr="001A69DE">
                          <w:t>varchar(8)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1A69DE">
                        <w:pPr>
                          <w:pStyle w:val="Codigo"/>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1A69DE">
                        <w:pPr>
                          <w:pStyle w:val="Codigo"/>
                        </w:pPr>
                        <w:r w:rsidRPr="001A69DE">
                          <w:t>varchar(7)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1A69DE">
                        <w:pPr>
                          <w:pStyle w:val="Codigo"/>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1A69DE">
                        <w:pPr>
                          <w:pStyle w:val="Codigo"/>
                        </w:pPr>
                        <w:r w:rsidRPr="001A69DE">
                          <w:t>varchar(250)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1A69DE">
                        <w:pPr>
                          <w:pStyle w:val="Codigo"/>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1A69DE">
                        <w:pPr>
                          <w:pStyle w:val="Codigo"/>
                        </w:pPr>
                        <w:r w:rsidRPr="001A69DE">
                          <w:t>varchar(250)</w:t>
                        </w:r>
                      </w:p>
                    </w:tc>
                  </w:tr>
                </w:tbl>
                <w:p w14:paraId="6478FBB0" w14:textId="77777777" w:rsidR="00604177" w:rsidRPr="009B6CCF" w:rsidRDefault="00604177" w:rsidP="00926561">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926561">
                  <w:pPr>
                    <w:pStyle w:val="Codigo"/>
                    <w:keepNext/>
                  </w:pPr>
                </w:p>
              </w:tc>
            </w:tr>
          </w:tbl>
          <w:p w14:paraId="1AC417C3" w14:textId="77777777" w:rsidR="00DA73CE" w:rsidRPr="009B6CCF" w:rsidRDefault="00DA73CE" w:rsidP="00926561">
            <w:pPr>
              <w:pStyle w:val="Codigo"/>
              <w:keepNext/>
            </w:pPr>
          </w:p>
        </w:tc>
      </w:tr>
    </w:tbl>
    <w:p w14:paraId="246F3E8C" w14:textId="53F1F132" w:rsidR="00DA73CE" w:rsidRPr="009B6CCF" w:rsidRDefault="00DA73CE" w:rsidP="00A6278E">
      <w:pPr>
        <w:pStyle w:val="Legenda"/>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3284ACE4" w:rsidR="00DA73CE" w:rsidRPr="009B6CCF" w:rsidRDefault="00DA73CE" w:rsidP="00DA73CE">
      <w:r w:rsidRPr="009B6CCF">
        <w:lastRenderedPageBreak/>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B26160" w:rsidRPr="009B6CCF">
        <w:t xml:space="preserve">Quadro </w:t>
      </w:r>
      <w:r w:rsidR="00B26160">
        <w:rPr>
          <w:noProof/>
        </w:rPr>
        <w:t>25</w:t>
      </w:r>
      <w:r w:rsidRPr="009B6CCF">
        <w:fldChar w:fldCharType="end"/>
      </w:r>
      <w:r w:rsidRPr="009B6CCF">
        <w:t>.</w:t>
      </w:r>
    </w:p>
    <w:p w14:paraId="30E24DC4" w14:textId="77777777" w:rsidR="004E1CB8" w:rsidRPr="009B6CCF" w:rsidRDefault="004E1CB8" w:rsidP="00DA73CE"/>
    <w:p w14:paraId="4AFF3A5A" w14:textId="0E327E61" w:rsidR="00DA73CE" w:rsidRPr="009B6CCF" w:rsidRDefault="00DA73CE" w:rsidP="00A6278E">
      <w:pPr>
        <w:pStyle w:val="Legenda"/>
      </w:pPr>
      <w:bookmarkStart w:id="161" w:name="_Ref215475435"/>
      <w:r w:rsidRPr="009B6CCF">
        <w:t xml:space="preserve">Quadro </w:t>
      </w:r>
      <w:fldSimple w:instr=" SEQ Quadro \* ARABIC ">
        <w:r w:rsidR="00B26160">
          <w:rPr>
            <w:noProof/>
          </w:rPr>
          <w:t>25</w:t>
        </w:r>
      </w:fldSimple>
      <w:bookmarkEnd w:id="161"/>
      <w:r w:rsidR="00A906FA" w:rsidRPr="009B6CCF">
        <w:t xml:space="preserve"> –</w:t>
      </w:r>
      <w:r w:rsidRPr="009B6CCF">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A6278E">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661D7E">
      <w:pPr>
        <w:pStyle w:val="Seo"/>
      </w:pPr>
      <w:r w:rsidRPr="00906743">
        <w:rPr>
          <w:highlight w:val="red"/>
          <w:rPrChange w:id="162" w:author="carlos vieira" w:date="2026-04-01T10:39:00Z" w16du:dateUtc="2026-04-01T13:39:00Z">
            <w:rPr/>
          </w:rPrChange>
        </w:rPr>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77777777" w:rsidR="00B77256" w:rsidRPr="009B6CCF" w:rsidRDefault="00B77256" w:rsidP="00F836E1">
      <w:pPr>
        <w:pStyle w:val="PargrafodaLista"/>
        <w:numPr>
          <w:ilvl w:val="0"/>
          <w:numId w:val="16"/>
        </w:numPr>
      </w:pPr>
      <w:r w:rsidRPr="009B6CCF">
        <w:rPr>
          <w:b/>
          <w:bCs/>
        </w:rPr>
        <w:t>Normalização de Caixa (</w:t>
      </w:r>
      <w:r w:rsidRPr="009B6CCF">
        <w:rPr>
          <w:b/>
          <w:bCs/>
          <w:i/>
          <w:iCs/>
        </w:rPr>
        <w:t>Uppercase</w:t>
      </w:r>
      <w:r w:rsidRPr="009B6CCF">
        <w:rPr>
          <w:b/>
          <w:bCs/>
        </w:rPr>
        <w:t>):</w:t>
      </w:r>
      <w:r w:rsidRPr="009B6CCF">
        <w:t xml:space="preserve"> Conversão de todos os caracteres para maiúsculas, eliminando discrepâncias entre registros grafados em caixa alta, baixa ou mista.</w:t>
      </w:r>
    </w:p>
    <w:p w14:paraId="5E9BF71C" w14:textId="77777777" w:rsidR="00B77256" w:rsidRPr="009B6CCF" w:rsidRDefault="00B77256" w:rsidP="00F836E1">
      <w:pPr>
        <w:pStyle w:val="PargrafodaLista"/>
        <w:numPr>
          <w:ilvl w:val="0"/>
          <w:numId w:val="16"/>
        </w:numPr>
      </w:pPr>
      <w:r w:rsidRPr="009B6CCF">
        <w:rPr>
          <w:b/>
          <w:bCs/>
        </w:rPr>
        <w:lastRenderedPageBreak/>
        <w:t>Sanitização de Caracteres:</w:t>
      </w:r>
      <w:r w:rsidRPr="009B6CCF">
        <w:t xml:space="preserve"> Eliminação de acentos diacríticos (ex: "Ã", "É") e caracteres especiais (símbolos, pontuações), reduzindo a </w:t>
      </w:r>
      <w:r w:rsidRPr="009B6CCF">
        <w:rPr>
          <w:i/>
          <w:iCs/>
        </w:rPr>
        <w:t>string</w:t>
      </w:r>
      <w:r w:rsidRPr="009B6CCF">
        <w:t xml:space="preserve"> ao alfabeto básico e evitando erros de codificação (</w:t>
      </w:r>
      <w:r w:rsidRPr="009B6CCF">
        <w:rPr>
          <w:i/>
          <w:iCs/>
        </w:rPr>
        <w:t>encoding</w:t>
      </w:r>
      <w:r w:rsidRPr="009B6CCF">
        <w:t>).</w:t>
      </w:r>
    </w:p>
    <w:p w14:paraId="2063CD3B" w14:textId="77777777" w:rsidR="00B77256" w:rsidRPr="009B6CCF" w:rsidRDefault="00B77256" w:rsidP="00F836E1">
      <w:pPr>
        <w:pStyle w:val="PargrafodaLista"/>
        <w:numPr>
          <w:ilvl w:val="0"/>
          <w:numId w:val="16"/>
        </w:numPr>
      </w:pPr>
      <w:r w:rsidRPr="009B6CCF">
        <w:rPr>
          <w:b/>
          <w:bCs/>
        </w:rPr>
        <w:t>Concatenação de Atributos:</w:t>
      </w:r>
      <w:r w:rsidRPr="009B6CCF">
        <w:t xml:space="preserve"> Junção de campos distintos (como tipo de logradouro, título e nome) para a formação de uma chave de busca única e completa.</w:t>
      </w:r>
    </w:p>
    <w:p w14:paraId="2FC52507" w14:textId="77777777" w:rsidR="00B77256" w:rsidRPr="009B6CCF" w:rsidRDefault="00B77256" w:rsidP="00F836E1">
      <w:pPr>
        <w:pStyle w:val="PargrafodaLista"/>
        <w:numPr>
          <w:ilvl w:val="0"/>
          <w:numId w:val="16"/>
        </w:numPr>
      </w:pPr>
      <w:r w:rsidRPr="009B6CCF">
        <w:rPr>
          <w:b/>
          <w:bCs/>
        </w:rPr>
        <w:t>Expansão ou Uniformização de Abreviaturas:</w:t>
      </w:r>
      <w:r w:rsidRPr="009B6CCF">
        <w:t xml:space="preserve"> Substituição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661D7E">
      <w:pPr>
        <w:pStyle w:val="Seo"/>
      </w:pPr>
      <w:bookmarkStart w:id="163" w:name="_Ref216596220"/>
      <w:r w:rsidRPr="00906743">
        <w:rPr>
          <w:highlight w:val="red"/>
          <w:rPrChange w:id="164" w:author="carlos vieira" w:date="2026-04-01T10:39:00Z" w16du:dateUtc="2026-04-01T13:39:00Z">
            <w:rPr/>
          </w:rPrChange>
        </w:rPr>
        <w:t>Atualizar tabela CI_LOGRADOUROS</w:t>
      </w:r>
      <w:bookmarkEnd w:id="163"/>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F836E1">
      <w:pPr>
        <w:pStyle w:val="PargrafodaLista"/>
        <w:numPr>
          <w:ilvl w:val="0"/>
          <w:numId w:val="19"/>
        </w:numPr>
      </w:pPr>
      <w:r w:rsidRPr="009B6CCF">
        <w:t xml:space="preserve">comparação exata; </w:t>
      </w:r>
    </w:p>
    <w:p w14:paraId="64B8A948" w14:textId="77777777" w:rsidR="00FC6EC2" w:rsidRPr="009B6CCF" w:rsidRDefault="00FC6EC2" w:rsidP="00F836E1">
      <w:pPr>
        <w:pStyle w:val="PargrafodaLista"/>
        <w:numPr>
          <w:ilvl w:val="0"/>
          <w:numId w:val="19"/>
        </w:numPr>
      </w:pPr>
      <w:r w:rsidRPr="009B6CCF">
        <w:t>métodos fonéticos (</w:t>
      </w:r>
      <w:r w:rsidRPr="009B6CCF">
        <w:rPr>
          <w:i/>
          <w:iCs/>
        </w:rPr>
        <w:t>Soundex/Double Metaphone</w:t>
      </w:r>
      <w:r w:rsidRPr="009B6CCF">
        <w:t xml:space="preserve">) para os não pareados; e </w:t>
      </w:r>
    </w:p>
    <w:p w14:paraId="1B43277E" w14:textId="3C78FB1A" w:rsidR="00FC6EC2" w:rsidRPr="009B6CCF" w:rsidRDefault="00FC6EC2" w:rsidP="00F836E1">
      <w:pPr>
        <w:pStyle w:val="PargrafodaLista"/>
        <w:numPr>
          <w:ilvl w:val="0"/>
          <w:numId w:val="19"/>
        </w:numPr>
      </w:pPr>
      <w:r w:rsidRPr="009B6CCF">
        <w:t>finalmente, algoritmos de similaridade (</w:t>
      </w:r>
      <w:r w:rsidRPr="009B6CCF">
        <w:rPr>
          <w:i/>
          <w:iCs/>
        </w:rPr>
        <w:t>Levenshtein</w:t>
      </w:r>
      <w:r w:rsidRPr="009B6CCF">
        <w:t xml:space="preserve">) para os casos residuais. </w:t>
      </w:r>
    </w:p>
    <w:p w14:paraId="7A4EDBAB" w14:textId="3839E1D9" w:rsidR="00FC6EC2" w:rsidRPr="009B6CCF" w:rsidRDefault="00FC6EC2" w:rsidP="00FC6EC2">
      <w:r w:rsidRPr="009B6CCF">
        <w:lastRenderedPageBreak/>
        <w:t xml:space="preserve">Registros irrecuperáveis por esses métodos demandam uso de técnicas de inteligência artificial, intervenção manual ou descarte controlado </w:t>
      </w:r>
      <w:r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9B6CCF">
        <w:rPr>
          <w:rFonts w:cs="Arial"/>
        </w:rPr>
        <w:t>(</w:t>
      </w:r>
      <w:r w:rsidR="00025E49">
        <w:rPr>
          <w:rFonts w:cs="Arial"/>
        </w:rPr>
        <w:t>MACEDO</w:t>
      </w:r>
      <w:r w:rsidRPr="009B6CCF">
        <w:rPr>
          <w:rFonts w:cs="Arial"/>
        </w:rPr>
        <w:t>,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0F7CB945"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B26160" w:rsidRPr="009B6CCF">
        <w:t xml:space="preserve">Quadro </w:t>
      </w:r>
      <w:r w:rsidR="00B26160">
        <w:rPr>
          <w:noProof/>
        </w:rPr>
        <w:t>26</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6F6B0513" w:rsidR="00DA73CE" w:rsidRPr="009B6CCF" w:rsidRDefault="00DA73CE" w:rsidP="00A6278E">
      <w:pPr>
        <w:pStyle w:val="Legenda"/>
      </w:pPr>
      <w:bookmarkStart w:id="165" w:name="_Ref215643198"/>
      <w:r w:rsidRPr="009B6CCF">
        <w:t xml:space="preserve">Quadro </w:t>
      </w:r>
      <w:fldSimple w:instr=" SEQ Quadro \* ARABIC ">
        <w:r w:rsidR="00B26160">
          <w:rPr>
            <w:noProof/>
          </w:rPr>
          <w:t>26</w:t>
        </w:r>
      </w:fldSimple>
      <w:bookmarkEnd w:id="165"/>
      <w:r w:rsidRPr="009B6CCF">
        <w:t xml:space="preserve"> </w:t>
      </w:r>
      <w:r w:rsidR="00A906FA" w:rsidRPr="009B6CCF">
        <w:t>–</w:t>
      </w:r>
      <w:r w:rsidRPr="009B6CCF">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9B6CCF" w:rsidRDefault="00DA73CE" w:rsidP="00926561">
            <w:pPr>
              <w:pStyle w:val="Codigo"/>
              <w:keepNext/>
            </w:pPr>
            <w:r w:rsidRPr="009B6CCF">
              <w:t xml:space="preserve">WHERE (CI.SC_ID_LOGRADOURO = "" OR </w:t>
            </w:r>
          </w:p>
          <w:p w14:paraId="18B8279E" w14:textId="77777777" w:rsidR="00DA73CE" w:rsidRPr="009B6CCF" w:rsidRDefault="00DA73CE" w:rsidP="00926561">
            <w:pPr>
              <w:pStyle w:val="Codigo"/>
              <w:keepNext/>
            </w:pPr>
            <w:r w:rsidRPr="009B6CCF">
              <w:t xml:space="preserve">  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A6278E">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t>Concluída essa etapa, torna-se possível identificar os logradouros do CTU/CIATA que não obtiveram correspondência com a base do IBGE.</w:t>
      </w:r>
      <w:r w:rsidR="000D21CA">
        <w:t xml:space="preserve"> </w:t>
      </w:r>
      <w:r w:rsidRPr="009B6CCF">
        <w:t xml:space="preserve">Tecnicamente, 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w:t>
      </w:r>
      <w:r w:rsidRPr="009B6CCF">
        <w:lastRenderedPageBreak/>
        <w:t>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5E236766"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B26160" w:rsidRPr="009B6CCF">
        <w:t xml:space="preserve">Quadro </w:t>
      </w:r>
      <w:r w:rsidR="00B26160">
        <w:rPr>
          <w:noProof/>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62A90EE6" w:rsidR="001707F0" w:rsidRPr="009B6CCF" w:rsidRDefault="001707F0" w:rsidP="00A6278E">
      <w:pPr>
        <w:pStyle w:val="Legenda"/>
      </w:pPr>
      <w:bookmarkStart w:id="166" w:name="_Ref223097434"/>
      <w:r w:rsidRPr="009B6CCF">
        <w:t xml:space="preserve">Quadro </w:t>
      </w:r>
      <w:fldSimple w:instr=" SEQ Quadro \* ARABIC ">
        <w:r w:rsidR="00B26160">
          <w:rPr>
            <w:noProof/>
          </w:rPr>
          <w:t>27</w:t>
        </w:r>
      </w:fldSimple>
      <w:bookmarkEnd w:id="166"/>
      <w:r w:rsidRPr="009B6CCF">
        <w:t xml:space="preserve"> – Inconsistências </w:t>
      </w:r>
      <w:r w:rsidRPr="009B6CCF">
        <w:rPr>
          <w:i/>
        </w:rPr>
        <w:t>SuperCIATA</w:t>
      </w:r>
      <w:r w:rsidRPr="009B6CCF">
        <w:t xml:space="preserve"> </w:t>
      </w:r>
      <w:r w:rsidR="007E5B4F" w:rsidRPr="009B6CCF">
        <w:t>de CAPANEMA</w:t>
      </w:r>
      <w:r w:rsidRPr="009B6CCF">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CI_  LOGRADOURO_NORM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A6278E">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09B7C6EB"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B26160">
        <w:t>3.3.2</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B26160" w:rsidRPr="009B6CCF">
        <w:t>Complementação de CN_PONTOS_UNICOS</w:t>
      </w:r>
      <w:r w:rsidR="00B83AEE">
        <w:fldChar w:fldCharType="end"/>
      </w:r>
      <w:r w:rsidR="00985298" w:rsidRPr="009B6CCF">
        <w:t>.</w:t>
      </w:r>
    </w:p>
    <w:p w14:paraId="72F474BD" w14:textId="77777777" w:rsidR="00DA73CE" w:rsidRPr="009B6CCF" w:rsidRDefault="00DA73CE" w:rsidP="00661D7E">
      <w:pPr>
        <w:pStyle w:val="Seo"/>
      </w:pPr>
      <w:r w:rsidRPr="00906743">
        <w:rPr>
          <w:highlight w:val="red"/>
          <w:rPrChange w:id="167" w:author="carlos vieira" w:date="2026-04-01T10:40:00Z" w16du:dateUtc="2026-04-01T13:40:00Z">
            <w:rPr/>
          </w:rPrChange>
        </w:rPr>
        <w:t>Criar tabela CI_FACES</w:t>
      </w:r>
    </w:p>
    <w:p w14:paraId="4449101E" w14:textId="74FFBD7C" w:rsidR="00DA73CE" w:rsidRDefault="00DA73CE" w:rsidP="00DA73CE">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B26160" w:rsidRPr="009B6CCF">
        <w:t xml:space="preserve">Quadro </w:t>
      </w:r>
      <w:r w:rsidR="00B26160">
        <w:rPr>
          <w:noProof/>
        </w:rPr>
        <w:t>28</w:t>
      </w:r>
      <w:r w:rsidRPr="009B6CCF">
        <w:fldChar w:fldCharType="end"/>
      </w:r>
      <w:r w:rsidRPr="009B6CCF">
        <w:t xml:space="preserve">. </w:t>
      </w:r>
    </w:p>
    <w:p w14:paraId="41FA0EF2" w14:textId="77777777" w:rsidR="007C09E4" w:rsidRPr="009B6CCF" w:rsidRDefault="007C09E4" w:rsidP="00DA73CE"/>
    <w:p w14:paraId="41FC37E0" w14:textId="62AA5287" w:rsidR="00DA73CE" w:rsidRPr="009B6CCF" w:rsidRDefault="00DA73CE" w:rsidP="00A6278E">
      <w:pPr>
        <w:pStyle w:val="Legenda"/>
      </w:pPr>
      <w:bookmarkStart w:id="168" w:name="_Ref215518926"/>
      <w:r w:rsidRPr="009B6CCF">
        <w:t xml:space="preserve">Quadro </w:t>
      </w:r>
      <w:fldSimple w:instr=" SEQ Quadro \* ARABIC ">
        <w:r w:rsidR="00B26160">
          <w:rPr>
            <w:noProof/>
          </w:rPr>
          <w:t>28</w:t>
        </w:r>
      </w:fldSimple>
      <w:bookmarkEnd w:id="168"/>
      <w:r w:rsidRPr="009B6CCF">
        <w:t xml:space="preserve"> </w:t>
      </w:r>
      <w:r w:rsidR="00A906FA" w:rsidRPr="009B6CCF">
        <w:t>–</w:t>
      </w:r>
      <w:r w:rsidRPr="009B6CCF">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r w:rsidRPr="001320B9">
              <w:rPr>
                <w:b/>
                <w:bCs/>
              </w:rPr>
              <w:t>Table:CI_FACES</w:t>
            </w:r>
            <w:r w:rsidRPr="001320B9">
              <w:br/>
            </w:r>
            <w:r w:rsidRPr="001320B9">
              <w:br/>
            </w:r>
            <w:r w:rsidRPr="001320B9">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r w:rsidRPr="001320B9">
                    <w:t>varchar(37)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lastRenderedPageBreak/>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r w:rsidRPr="001320B9">
                    <w:t>varchar(7)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r w:rsidRPr="001320B9">
                    <w:t>varchar(20)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r w:rsidRPr="001320B9">
                    <w:t>varchar(8)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r w:rsidRPr="001320B9">
                    <w:t>int(11)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r w:rsidRPr="001320B9">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A6278E">
      <w:pPr>
        <w:pStyle w:val="Legenda"/>
      </w:pPr>
      <w:r w:rsidRPr="009B6CCF">
        <w:lastRenderedPageBreak/>
        <w:t xml:space="preserve">Elaboração: </w:t>
      </w:r>
      <w:r w:rsidR="00281F7F">
        <w:t>Autor</w:t>
      </w:r>
      <w:r w:rsidRPr="009B6CCF">
        <w:t xml:space="preserve"> (2025)</w:t>
      </w:r>
    </w:p>
    <w:p w14:paraId="06E4C37E" w14:textId="77777777" w:rsidR="00DA73CE" w:rsidRPr="009B6CCF" w:rsidRDefault="00DA73CE" w:rsidP="00DA73CE"/>
    <w:p w14:paraId="4556196D" w14:textId="392E5EBE"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B26160" w:rsidRPr="009B6CCF">
        <w:t xml:space="preserve">Quadro </w:t>
      </w:r>
      <w:r w:rsidR="00B26160">
        <w:rPr>
          <w:noProof/>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9B6CCF" w:rsidRDefault="0060767F" w:rsidP="00DA73CE"/>
    <w:p w14:paraId="04B10629" w14:textId="3B5B5150" w:rsidR="00451B07" w:rsidRPr="009B6CCF" w:rsidRDefault="00451B07" w:rsidP="00A6278E">
      <w:pPr>
        <w:pStyle w:val="Legenda"/>
      </w:pPr>
      <w:bookmarkStart w:id="169" w:name="_Ref220407178"/>
      <w:r w:rsidRPr="009B6CCF">
        <w:t xml:space="preserve">Quadro </w:t>
      </w:r>
      <w:fldSimple w:instr=" SEQ Quadro \* ARABIC ">
        <w:r w:rsidR="00B26160">
          <w:rPr>
            <w:noProof/>
          </w:rPr>
          <w:t>29</w:t>
        </w:r>
      </w:fldSimple>
      <w:bookmarkEnd w:id="169"/>
      <w:r w:rsidRPr="009B6CCF">
        <w:t xml:space="preserve"> </w:t>
      </w:r>
      <w:r w:rsidR="00A906FA" w:rsidRPr="009B6CCF">
        <w:t>–</w:t>
      </w:r>
      <w:r w:rsidRPr="009B6CCF">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73BE" w:rsidRDefault="00451B07" w:rsidP="001430F7">
            <w:pPr>
              <w:pStyle w:val="Codigo"/>
              <w:rPr>
                <w:lang w:val="en-US"/>
              </w:rPr>
            </w:pPr>
            <w:r w:rsidRPr="00BC73BE">
              <w:rPr>
                <w:lang w:val="en-US"/>
              </w:rPr>
              <w:t xml:space="preserve">    LT.COD_MUNICIPIO, </w:t>
            </w:r>
          </w:p>
          <w:p w14:paraId="02CFA36F" w14:textId="77777777" w:rsidR="00451B07" w:rsidRPr="009B6CCF" w:rsidRDefault="00451B07" w:rsidP="001430F7">
            <w:pPr>
              <w:pStyle w:val="Codigo"/>
            </w:pPr>
            <w:r w:rsidRPr="00BC73BE">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6278E">
      <w:pPr>
        <w:pStyle w:val="Legenda"/>
      </w:pPr>
      <w:r w:rsidRPr="009B6CCF">
        <w:t xml:space="preserve">Elaboração: </w:t>
      </w:r>
      <w:r w:rsidR="00DA4BB4">
        <w:t>Autor</w:t>
      </w:r>
      <w:r w:rsidRPr="009B6CCF">
        <w:t xml:space="preserve"> (2026)</w:t>
      </w:r>
    </w:p>
    <w:p w14:paraId="4569BE29" w14:textId="77777777" w:rsidR="00451B07" w:rsidRPr="009B6CCF" w:rsidRDefault="00451B07" w:rsidP="00DA73CE"/>
    <w:p w14:paraId="0C0ABBBD" w14:textId="3E237063" w:rsidR="00993D88" w:rsidRPr="009B6CCF" w:rsidRDefault="0032714A" w:rsidP="00DA73CE">
      <w:r w:rsidRPr="009B6CCF">
        <w:lastRenderedPageBreak/>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B26160" w:rsidRPr="009B6CCF">
        <w:t xml:space="preserve">Quadro </w:t>
      </w:r>
      <w:r w:rsidR="00B26160">
        <w:rPr>
          <w:noProof/>
        </w:rPr>
        <w:t>30</w:t>
      </w:r>
      <w:r w:rsidR="002A4BC7" w:rsidRPr="009B6CCF">
        <w:fldChar w:fldCharType="end"/>
      </w:r>
      <w:r w:rsidR="00D407E1" w:rsidRPr="009B6CCF">
        <w:t>.</w:t>
      </w:r>
    </w:p>
    <w:p w14:paraId="22CB32BA" w14:textId="77777777" w:rsidR="00BE22DB" w:rsidRPr="009B6CCF" w:rsidRDefault="00BE22DB" w:rsidP="00DA73CE"/>
    <w:p w14:paraId="2E3BBB49" w14:textId="29556CF1" w:rsidR="00BE22DB" w:rsidRPr="009B6CCF" w:rsidRDefault="00BE22DB" w:rsidP="00A6278E">
      <w:pPr>
        <w:pStyle w:val="Legenda"/>
      </w:pPr>
      <w:bookmarkStart w:id="170" w:name="_Ref220912381"/>
      <w:r w:rsidRPr="009B6CCF">
        <w:t xml:space="preserve">Quadro </w:t>
      </w:r>
      <w:fldSimple w:instr=" SEQ Quadro \* ARABIC ">
        <w:r w:rsidR="00B26160">
          <w:rPr>
            <w:noProof/>
          </w:rPr>
          <w:t>30</w:t>
        </w:r>
      </w:fldSimple>
      <w:bookmarkEnd w:id="170"/>
      <w:r w:rsidRPr="009B6CCF">
        <w:t xml:space="preserve"> </w:t>
      </w:r>
      <w:r w:rsidR="00A906FA" w:rsidRPr="009B6CCF">
        <w:t>–</w:t>
      </w:r>
      <w:r w:rsidRPr="009B6CCF">
        <w:t xml:space="preserve"> Lista de atributos da tabela </w:t>
      </w:r>
      <w:r w:rsidR="00895507" w:rsidRPr="009B6CCF">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r w:rsidRPr="00C349A3">
              <w:rPr>
                <w:b/>
                <w:bCs/>
              </w:rPr>
              <w:t>Table:CI_ADJACENTES</w:t>
            </w:r>
            <w:r w:rsidRPr="00C349A3">
              <w:rPr>
                <w:b/>
                <w:bCs/>
              </w:rPr>
              <w:br/>
            </w:r>
            <w:r w:rsidRPr="00C349A3">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r w:rsidRPr="00C349A3">
                    <w:t>varchar(37)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r w:rsidRPr="00C349A3">
                    <w:t>varchar(7)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r w:rsidRPr="00C349A3">
                    <w:t>varchar(20)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r w:rsidRPr="00C349A3">
                    <w:t>varchar(8)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r w:rsidRPr="00C349A3">
                    <w:t>varchar(25)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r w:rsidRPr="00C349A3">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6278E">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0C2EE669"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B26160" w:rsidRPr="009B6CCF">
        <w:t xml:space="preserve">Quadro </w:t>
      </w:r>
      <w:r w:rsidR="00B26160">
        <w:rPr>
          <w:noProof/>
        </w:rPr>
        <w:t>31</w:t>
      </w:r>
      <w:r w:rsidR="00FB5046" w:rsidRPr="009B6CCF">
        <w:fldChar w:fldCharType="end"/>
      </w:r>
      <w:r w:rsidRPr="009B6CCF">
        <w:t>.</w:t>
      </w:r>
    </w:p>
    <w:p w14:paraId="08B106C1" w14:textId="77777777" w:rsidR="00BE22DB" w:rsidRPr="009B6CCF" w:rsidRDefault="00BE22DB" w:rsidP="00BE22DB"/>
    <w:p w14:paraId="0A5CDCF4" w14:textId="7A3320D0" w:rsidR="00BE22DB" w:rsidRPr="009B6CCF" w:rsidRDefault="00BE22DB" w:rsidP="00A6278E">
      <w:pPr>
        <w:pStyle w:val="Legenda"/>
      </w:pPr>
      <w:bookmarkStart w:id="171" w:name="_Ref220912503"/>
      <w:r w:rsidRPr="009B6CCF">
        <w:lastRenderedPageBreak/>
        <w:t xml:space="preserve">Quadro </w:t>
      </w:r>
      <w:fldSimple w:instr=" SEQ Quadro \* ARABIC ">
        <w:r w:rsidR="00B26160">
          <w:rPr>
            <w:noProof/>
          </w:rPr>
          <w:t>31</w:t>
        </w:r>
      </w:fldSimple>
      <w:bookmarkEnd w:id="171"/>
      <w:r w:rsidRPr="009B6CCF">
        <w:t xml:space="preserve"> </w:t>
      </w:r>
      <w:r w:rsidR="00A906FA" w:rsidRPr="009B6CCF">
        <w:t>–</w:t>
      </w:r>
      <w:r w:rsidRPr="009B6CCF">
        <w:t xml:space="preserve"> Povoamento </w:t>
      </w:r>
      <w:r w:rsidR="005356DB" w:rsidRPr="009B6CCF">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 xml:space="preserve">DIM_ADJACENTE )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r w:rsidRPr="004A3664">
              <w:t>CONCAT(</w:t>
            </w:r>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F0301A">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4A7D0948"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B26160" w:rsidRPr="009B6CCF">
        <w:t xml:space="preserve">Quadro </w:t>
      </w:r>
      <w:r w:rsidR="00B26160">
        <w:rPr>
          <w:noProof/>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5F15DBE8" w:rsidR="0052143A" w:rsidRPr="009B6CCF" w:rsidRDefault="0052143A" w:rsidP="00A6278E">
      <w:pPr>
        <w:pStyle w:val="Legenda"/>
      </w:pPr>
      <w:bookmarkStart w:id="172" w:name="_Ref220913590"/>
      <w:r w:rsidRPr="009B6CCF">
        <w:t xml:space="preserve">Quadro </w:t>
      </w:r>
      <w:fldSimple w:instr=" SEQ Quadro \* ARABIC ">
        <w:r w:rsidR="00B26160">
          <w:rPr>
            <w:noProof/>
          </w:rPr>
          <w:t>32</w:t>
        </w:r>
      </w:fldSimple>
      <w:bookmarkEnd w:id="172"/>
      <w:r w:rsidRPr="009B6CCF">
        <w:t xml:space="preserve"> – Atualização </w:t>
      </w:r>
      <w:r w:rsidR="00AC1FE7" w:rsidRPr="009B6CCF">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AS TOTAL_ADJACENTE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SET F.DIM_FACE = F.DIM_FACE + A.TOTAL_ADJACENTE;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A67203">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B6CCF" w:rsidRDefault="00DA73CE" w:rsidP="00661D7E">
      <w:pPr>
        <w:pStyle w:val="Seo"/>
      </w:pPr>
      <w:r w:rsidRPr="00906743">
        <w:rPr>
          <w:highlight w:val="red"/>
          <w:rPrChange w:id="173" w:author="carlos vieira" w:date="2026-04-01T10:40:00Z" w16du:dateUtc="2026-04-01T13:40:00Z">
            <w:rPr/>
          </w:rPrChange>
        </w:rPr>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70E97FDD" w:rsidR="00DA73CE" w:rsidRPr="009B6CCF" w:rsidRDefault="00DA73CE" w:rsidP="00DA73CE">
      <w:r w:rsidRPr="009B6CCF">
        <w:lastRenderedPageBreak/>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B26160" w:rsidRPr="009B6CCF">
        <w:t xml:space="preserve">Quadro </w:t>
      </w:r>
      <w:r w:rsidR="00B26160">
        <w:rPr>
          <w:noProof/>
        </w:rPr>
        <w:t>33</w:t>
      </w:r>
      <w:r w:rsidRPr="009B6CCF">
        <w:fldChar w:fldCharType="end"/>
      </w:r>
      <w:r w:rsidRPr="009B6CCF">
        <w:t>.</w:t>
      </w:r>
    </w:p>
    <w:p w14:paraId="64C32547" w14:textId="77777777" w:rsidR="00A62771" w:rsidRPr="009B6CCF" w:rsidRDefault="00A62771" w:rsidP="00DA73CE"/>
    <w:p w14:paraId="3E346FC6" w14:textId="58B5E375" w:rsidR="00DA73CE" w:rsidRPr="009B6CCF" w:rsidRDefault="00DA73CE" w:rsidP="00A6278E">
      <w:pPr>
        <w:pStyle w:val="Legenda"/>
      </w:pPr>
      <w:bookmarkStart w:id="174" w:name="_Ref215590142"/>
      <w:r w:rsidRPr="009B6CCF">
        <w:t xml:space="preserve">Quadro </w:t>
      </w:r>
      <w:fldSimple w:instr=" SEQ Quadro \* ARABIC ">
        <w:r w:rsidR="00B26160">
          <w:rPr>
            <w:noProof/>
          </w:rPr>
          <w:t>33</w:t>
        </w:r>
      </w:fldSimple>
      <w:bookmarkEnd w:id="174"/>
      <w:r w:rsidRPr="009B6CCF">
        <w:t xml:space="preserve"> </w:t>
      </w:r>
      <w:r w:rsidR="00A906FA" w:rsidRPr="009B6CCF">
        <w:t>–</w:t>
      </w:r>
      <w:r w:rsidRPr="009B6CCF">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r w:rsidRPr="00DA123A">
              <w:rPr>
                <w:b/>
                <w:bCs/>
              </w:rPr>
              <w:t>Table:CI_QUADRAS</w:t>
            </w:r>
            <w:r w:rsidRPr="00DA123A">
              <w:rPr>
                <w:b/>
                <w:bCs/>
              </w:rPr>
              <w:br/>
            </w:r>
            <w:r w:rsidRPr="00DA123A">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DA73CE"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7777777" w:rsidR="00DA73CE" w:rsidRPr="00297E7F" w:rsidRDefault="00DA73CE" w:rsidP="00297E7F">
                  <w:pPr>
                    <w:pStyle w:val="Codigo"/>
                  </w:pPr>
                  <w:r w:rsidRPr="00297E7F">
                    <w:t>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77777777" w:rsidR="00DA73CE" w:rsidRPr="00297E7F" w:rsidRDefault="00DA73CE" w:rsidP="00297E7F">
                  <w:pPr>
                    <w:pStyle w:val="Codigo"/>
                  </w:pPr>
                  <w:r w:rsidRPr="00297E7F">
                    <w:t>varchar(19)</w:t>
                  </w:r>
                </w:p>
              </w:tc>
            </w:tr>
            <w:tr w:rsidR="00DA73CE"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77777777" w:rsidR="00DA73CE" w:rsidRPr="00297E7F" w:rsidRDefault="00DA73CE" w:rsidP="00297E7F">
                  <w:pPr>
                    <w:pStyle w:val="Codigo"/>
                  </w:pPr>
                  <w:r w:rsidRPr="00297E7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77777777" w:rsidR="00DA73CE" w:rsidRPr="00297E7F" w:rsidRDefault="00DA73CE" w:rsidP="00297E7F">
                  <w:pPr>
                    <w:pStyle w:val="Codigo"/>
                  </w:pPr>
                  <w:r w:rsidRPr="00297E7F">
                    <w:t>varchar(7)</w:t>
                  </w:r>
                </w:p>
              </w:tc>
            </w:tr>
            <w:tr w:rsidR="00DA73CE"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77777777" w:rsidR="00DA73CE" w:rsidRPr="00297E7F" w:rsidRDefault="00DA73CE" w:rsidP="00297E7F">
                  <w:pPr>
                    <w:pStyle w:val="Codigo"/>
                  </w:pPr>
                  <w:r w:rsidRPr="00297E7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77777777" w:rsidR="00DA73CE" w:rsidRPr="00297E7F" w:rsidRDefault="00DA73CE" w:rsidP="00297E7F">
                  <w:pPr>
                    <w:pStyle w:val="Codigo"/>
                  </w:pPr>
                  <w:r w:rsidRPr="00297E7F">
                    <w:t>varchar(250)</w:t>
                  </w:r>
                </w:p>
              </w:tc>
            </w:tr>
            <w:tr w:rsidR="00DA73CE"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77777777" w:rsidR="00DA73CE" w:rsidRPr="00297E7F" w:rsidRDefault="00DA73CE" w:rsidP="00297E7F">
                  <w:pPr>
                    <w:pStyle w:val="Codigo"/>
                  </w:pPr>
                  <w:r w:rsidRPr="00297E7F">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77777777" w:rsidR="00DA73CE" w:rsidRPr="00297E7F" w:rsidRDefault="00DA73CE" w:rsidP="00297E7F">
                  <w:pPr>
                    <w:pStyle w:val="Codigo"/>
                  </w:pPr>
                  <w:r w:rsidRPr="00297E7F">
                    <w:t>int(11)</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A6278E">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684110F0"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B26160" w:rsidRPr="009B6CCF">
        <w:t xml:space="preserve">Quadro </w:t>
      </w:r>
      <w:r w:rsidR="00B26160">
        <w:rPr>
          <w:noProof/>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B26160" w:rsidRPr="009B6CCF">
        <w:t xml:space="preserve">Quadro </w:t>
      </w:r>
      <w:r w:rsidR="00B26160">
        <w:rPr>
          <w:noProof/>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B26160" w:rsidRPr="009B6CCF">
        <w:t xml:space="preserve">Quadro </w:t>
      </w:r>
      <w:r w:rsidR="00B26160">
        <w:rPr>
          <w:noProof/>
        </w:rPr>
        <w:t>35</w:t>
      </w:r>
      <w:r w:rsidR="002E251B" w:rsidRPr="009B6CCF">
        <w:fldChar w:fldCharType="end"/>
      </w:r>
      <w:r w:rsidR="002E251B" w:rsidRPr="009B6CCF">
        <w:t>.</w:t>
      </w:r>
    </w:p>
    <w:p w14:paraId="7FECCBE4" w14:textId="77777777" w:rsidR="00FE2E8C" w:rsidRPr="009B6CCF" w:rsidRDefault="00FE2E8C" w:rsidP="00DA73CE"/>
    <w:p w14:paraId="0C85B7C2" w14:textId="77635169" w:rsidR="00FE2E8C" w:rsidRPr="009B6CCF" w:rsidRDefault="00FE2E8C" w:rsidP="00A6278E">
      <w:pPr>
        <w:pStyle w:val="Legenda"/>
      </w:pPr>
      <w:bookmarkStart w:id="175" w:name="_Ref220503853"/>
      <w:r w:rsidRPr="009B6CCF">
        <w:t xml:space="preserve">Quadro </w:t>
      </w:r>
      <w:fldSimple w:instr=" SEQ Quadro \* ARABIC ">
        <w:r w:rsidR="00B26160">
          <w:rPr>
            <w:noProof/>
          </w:rPr>
          <w:t>34</w:t>
        </w:r>
      </w:fldSimple>
      <w:bookmarkEnd w:id="175"/>
      <w:r w:rsidRPr="009B6CCF">
        <w:t xml:space="preserve"> </w:t>
      </w:r>
      <w:r w:rsidR="00BE729E" w:rsidRPr="009B6CCF">
        <w:t>–</w:t>
      </w:r>
      <w:r w:rsidRPr="009B6CCF">
        <w:t xml:space="preserve"> Povoamento de CI_</w:t>
      </w:r>
      <w:r w:rsidR="00127135" w:rsidRPr="009B6CCF">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7F875F32" w:rsidR="00CD078A" w:rsidRPr="009B6CCF" w:rsidRDefault="00CD078A" w:rsidP="00CD078A">
            <w:pPr>
              <w:pStyle w:val="Codigo"/>
            </w:pPr>
            <w:r w:rsidRPr="009B6CCF">
              <w:t xml:space="preserve">  ID_QUADRA, COD_MUNICIPIO, SC_ID_QUADRA, </w:t>
            </w:r>
          </w:p>
          <w:p w14:paraId="79B7C780" w14:textId="4B67C63B" w:rsidR="00CD078A" w:rsidRPr="009B6CCF" w:rsidRDefault="00CD078A" w:rsidP="00CD078A">
            <w:pPr>
              <w:pStyle w:val="Codigo"/>
            </w:pPr>
            <w:r w:rsidRPr="009B6CCF">
              <w:t xml:space="preserve">  QTD_PONTOS, AREA</w:t>
            </w:r>
          </w:p>
          <w:p w14:paraId="1A6D7EA6" w14:textId="77777777" w:rsidR="00CD078A" w:rsidRPr="009B6CCF" w:rsidRDefault="00CD078A" w:rsidP="00CD078A">
            <w:pPr>
              <w:pStyle w:val="Codigo"/>
            </w:pPr>
            <w:r w:rsidRPr="009B6CCF">
              <w:t>)</w:t>
            </w:r>
          </w:p>
          <w:p w14:paraId="75A07799" w14:textId="77777777" w:rsidR="00CD078A" w:rsidRPr="009B6CCF" w:rsidRDefault="00CD078A" w:rsidP="00CD078A">
            <w:pPr>
              <w:pStyle w:val="Codigo"/>
            </w:pPr>
            <w:r w:rsidRPr="009B6CCF">
              <w:t xml:space="preserve">SELECT </w:t>
            </w:r>
          </w:p>
          <w:p w14:paraId="28192BDC" w14:textId="77777777" w:rsidR="00CD078A" w:rsidRPr="009B6CCF" w:rsidRDefault="00CD078A" w:rsidP="00CD078A">
            <w:pPr>
              <w:pStyle w:val="Codigo"/>
            </w:pPr>
            <w:r w:rsidRPr="009B6CCF">
              <w:t xml:space="preserve">  ID_QUADRA,</w:t>
            </w:r>
          </w:p>
          <w:p w14:paraId="68B45363" w14:textId="77777777" w:rsidR="00CD078A" w:rsidRPr="009B6CCF" w:rsidRDefault="00CD078A" w:rsidP="00CD078A">
            <w:pPr>
              <w:pStyle w:val="Codigo"/>
            </w:pPr>
            <w:r w:rsidRPr="009B6CCF">
              <w:t xml:space="preserve">  COD_MUNICIPIO,</w:t>
            </w:r>
          </w:p>
          <w:p w14:paraId="576BE7D7" w14:textId="77777777" w:rsidR="00CD078A" w:rsidRPr="00C7101B" w:rsidRDefault="00CD078A" w:rsidP="00CD078A">
            <w:pPr>
              <w:pStyle w:val="Codigo"/>
            </w:pPr>
            <w:r w:rsidRPr="009B6CCF">
              <w:t xml:space="preserve">  </w:t>
            </w:r>
            <w:r w:rsidRPr="00C7101B">
              <w:t xml:space="preserve">CONCAT('["', </w:t>
            </w:r>
          </w:p>
          <w:p w14:paraId="61A9F7EC" w14:textId="77777777" w:rsidR="00CD078A" w:rsidRPr="00C7101B" w:rsidRDefault="00CD078A" w:rsidP="00CD078A">
            <w:pPr>
              <w:pStyle w:val="Codigo"/>
            </w:pPr>
            <w:r w:rsidRPr="00C7101B">
              <w:t xml:space="preserve">      GROUP_CONCAT(SC_ID_LOGRADOURO </w:t>
            </w:r>
          </w:p>
          <w:p w14:paraId="50990A40" w14:textId="77777777" w:rsidR="00CD078A" w:rsidRPr="00C7101B" w:rsidRDefault="00CD078A" w:rsidP="00CD078A">
            <w:pPr>
              <w:pStyle w:val="Codigo"/>
            </w:pPr>
            <w:r w:rsidRPr="00C7101B">
              <w:t xml:space="preserve">        ORDER BY SC_ID_LOGRADOURO </w:t>
            </w:r>
          </w:p>
          <w:p w14:paraId="1A2B1A36" w14:textId="77777777" w:rsidR="00CD078A" w:rsidRPr="00C7101B" w:rsidRDefault="00CD078A" w:rsidP="00CD078A">
            <w:pPr>
              <w:pStyle w:val="Codigo"/>
            </w:pPr>
            <w:r w:rsidRPr="00C7101B">
              <w:t xml:space="preserve">        SEPARATOR '","'), </w:t>
            </w:r>
          </w:p>
          <w:p w14:paraId="02993EBF" w14:textId="77777777" w:rsidR="00CD078A" w:rsidRPr="009B6CCF" w:rsidRDefault="00CD078A" w:rsidP="00CD078A">
            <w:pPr>
              <w:pStyle w:val="Codigo"/>
            </w:pPr>
            <w:r w:rsidRPr="00C7101B">
              <w:t xml:space="preserve">  </w:t>
            </w:r>
            <w:r w:rsidRPr="009B6CCF">
              <w:t>'"]') AS SC_ID_QUADRA,</w:t>
            </w:r>
          </w:p>
          <w:p w14:paraId="4C08D08C" w14:textId="77777777" w:rsidR="00CD078A" w:rsidRPr="009B6CCF" w:rsidRDefault="00CD078A" w:rsidP="00CD078A">
            <w:pPr>
              <w:pStyle w:val="Codigo"/>
            </w:pPr>
            <w:r w:rsidRPr="009B6CCF">
              <w:t xml:space="preserve">  SUM(QTD_LOTES) AS QTD_PONTOS,</w:t>
            </w:r>
          </w:p>
          <w:p w14:paraId="09355651" w14:textId="77777777" w:rsidR="00CD078A" w:rsidRPr="00BC73BE" w:rsidRDefault="00CD078A" w:rsidP="00CD078A">
            <w:pPr>
              <w:pStyle w:val="Codigo"/>
              <w:rPr>
                <w:lang w:val="en-US"/>
              </w:rPr>
            </w:pPr>
            <w:r w:rsidRPr="009B6CCF">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0BB975DF" w14:textId="77777777" w:rsidR="00FE2E8C" w:rsidRDefault="00CD078A" w:rsidP="00CD078A">
            <w:pPr>
              <w:pStyle w:val="Codigo"/>
            </w:pPr>
            <w:r w:rsidRPr="009B6CCF">
              <w:t xml:space="preserve">  ID_QUADRA;  </w:t>
            </w:r>
          </w:p>
          <w:p w14:paraId="285AD1A7" w14:textId="54323150" w:rsidR="002D2251" w:rsidRPr="009B6CCF" w:rsidRDefault="002D2251" w:rsidP="00CD078A">
            <w:pPr>
              <w:pStyle w:val="Codigo"/>
            </w:pPr>
          </w:p>
        </w:tc>
      </w:tr>
    </w:tbl>
    <w:p w14:paraId="418FC7F8" w14:textId="69C18AAB" w:rsidR="00FE2E8C" w:rsidRPr="009B6CCF" w:rsidRDefault="00FE2E8C" w:rsidP="00A6278E">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1003D226" w:rsidR="00FB50DF" w:rsidRPr="009B6CCF" w:rsidRDefault="00FB50DF" w:rsidP="00A6278E">
      <w:pPr>
        <w:pStyle w:val="Legenda"/>
      </w:pPr>
      <w:bookmarkStart w:id="176" w:name="_Ref220506895"/>
      <w:r w:rsidRPr="009B6CCF">
        <w:lastRenderedPageBreak/>
        <w:t xml:space="preserve">Quadro </w:t>
      </w:r>
      <w:fldSimple w:instr=" SEQ Quadro \* ARABIC ">
        <w:r w:rsidR="00B26160">
          <w:rPr>
            <w:noProof/>
          </w:rPr>
          <w:t>35</w:t>
        </w:r>
      </w:fldSimple>
      <w:bookmarkEnd w:id="176"/>
      <w:r w:rsidRPr="009B6CCF">
        <w:t xml:space="preserve"> </w:t>
      </w:r>
      <w:r w:rsidR="004261E6" w:rsidRPr="009B6CCF">
        <w:t>–</w:t>
      </w:r>
      <w:r w:rsidRPr="009B6CCF">
        <w:t xml:space="preserve"> </w:t>
      </w:r>
      <w:r w:rsidR="004261E6" w:rsidRPr="009B6CCF">
        <w:t xml:space="preserve">Registro </w:t>
      </w:r>
      <w:r w:rsidRPr="009B6CCF">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794E4AF7" w:rsidR="00FB50DF" w:rsidRPr="009B6CCF" w:rsidRDefault="00C40450" w:rsidP="00F14677">
            <w:pPr>
              <w:pStyle w:val="Codigo"/>
              <w:ind w:left="-113"/>
              <w:jc w:val="center"/>
            </w:pPr>
            <w:commentRangeStart w:id="177"/>
            <w:r w:rsidRPr="009B6CCF">
              <w:rPr>
                <w:noProof/>
                <w:lang w:eastAsia="pt-BR"/>
              </w:rPr>
              <w:drawing>
                <wp:inline distT="0" distB="0" distL="0" distR="0" wp14:anchorId="2EE9D2E5" wp14:editId="7AC1D10D">
                  <wp:extent cx="5760000" cy="619200"/>
                  <wp:effectExtent l="0" t="0" r="0" b="9525"/>
                  <wp:docPr id="19961934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93442" name="Imagem 1996193442"/>
                          <pic:cNvPicPr/>
                        </pic:nvPicPr>
                        <pic:blipFill>
                          <a:blip r:embed="rId24">
                            <a:extLst>
                              <a:ext uri="{28A0092B-C50C-407E-A947-70E740481C1C}">
                                <a14:useLocalDpi xmlns:a14="http://schemas.microsoft.com/office/drawing/2010/main" val="0"/>
                              </a:ext>
                            </a:extLst>
                          </a:blip>
                          <a:stretch>
                            <a:fillRect/>
                          </a:stretch>
                        </pic:blipFill>
                        <pic:spPr>
                          <a:xfrm>
                            <a:off x="0" y="0"/>
                            <a:ext cx="5760000" cy="619200"/>
                          </a:xfrm>
                          <a:prstGeom prst="rect">
                            <a:avLst/>
                          </a:prstGeom>
                        </pic:spPr>
                      </pic:pic>
                    </a:graphicData>
                  </a:graphic>
                </wp:inline>
              </w:drawing>
            </w:r>
            <w:commentRangeEnd w:id="177"/>
            <w:r w:rsidR="0075417C" w:rsidRPr="009B6CCF">
              <w:rPr>
                <w:rStyle w:val="Refdecomentrio"/>
                <w:sz w:val="20"/>
                <w:szCs w:val="20"/>
              </w:rPr>
              <w:commentReference w:id="177"/>
            </w:r>
          </w:p>
        </w:tc>
      </w:tr>
    </w:tbl>
    <w:p w14:paraId="17F223B3" w14:textId="1E3787B6" w:rsidR="00FB50DF" w:rsidRPr="009B6CCF" w:rsidRDefault="00FB50DF" w:rsidP="00A6278E">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178" w:name="_Toc225178126"/>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OpenStreetMap (OSM)</w:t>
      </w:r>
      <w:bookmarkEnd w:id="178"/>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74555B">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74555B">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AF49A0">
      <w:pPr>
        <w:pStyle w:val="Tpico"/>
        <w:numPr>
          <w:ilvl w:val="0"/>
          <w:numId w:val="42"/>
        </w:numPr>
      </w:pPr>
      <w:r w:rsidRPr="009B6CCF">
        <w:t>Busca por Proximidade</w:t>
      </w:r>
    </w:p>
    <w:p w14:paraId="5EA4114A" w14:textId="42E43B8E" w:rsidR="00E7403F" w:rsidRPr="009B6CCF" w:rsidRDefault="002B47F8" w:rsidP="00921E5C">
      <w:r w:rsidRPr="009B6CCF">
        <w:t xml:space="preserve">O SuperCIATA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w:t>
      </w:r>
      <w:r w:rsidR="00386521" w:rsidRPr="009B6CCF">
        <w:lastRenderedPageBreak/>
        <w:t>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0B781493"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B26160" w:rsidRPr="009B6CCF">
        <w:t xml:space="preserve">Quadro </w:t>
      </w:r>
      <w:r w:rsidR="00B26160">
        <w:rPr>
          <w:noProof/>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479B7E0C" w:rsidR="00921E5C" w:rsidRPr="009B6CCF" w:rsidRDefault="00921E5C" w:rsidP="00A6278E">
      <w:pPr>
        <w:pStyle w:val="Legenda"/>
      </w:pPr>
      <w:bookmarkStart w:id="179" w:name="_Ref214396874"/>
      <w:r w:rsidRPr="009B6CCF">
        <w:t xml:space="preserve">Quadro </w:t>
      </w:r>
      <w:fldSimple w:instr=" SEQ Quadro \* ARABIC ">
        <w:r w:rsidR="00B26160">
          <w:rPr>
            <w:noProof/>
          </w:rPr>
          <w:t>36</w:t>
        </w:r>
      </w:fldSimple>
      <w:bookmarkEnd w:id="179"/>
      <w:r w:rsidR="00BE729E" w:rsidRPr="009B6CCF">
        <w:t xml:space="preserve"> –</w:t>
      </w:r>
      <w:r w:rsidRPr="009B6CCF">
        <w:t xml:space="preserve"> Consulta ao </w:t>
      </w:r>
      <w:r w:rsidRPr="009B6CCF">
        <w:rPr>
          <w:i/>
        </w:rPr>
        <w:t>API Overpass</w:t>
      </w:r>
    </w:p>
    <w:tbl>
      <w:tblPr>
        <w:tblStyle w:val="Tabelacomgrade"/>
        <w:tblW w:w="0" w:type="auto"/>
        <w:tblLook w:val="04A0" w:firstRow="1" w:lastRow="0" w:firstColumn="1" w:lastColumn="0" w:noHBand="0" w:noVBand="1"/>
      </w:tblPr>
      <w:tblGrid>
        <w:gridCol w:w="9061"/>
      </w:tblGrid>
      <w:tr w:rsidR="00921E5C" w:rsidRPr="00823C60" w14:paraId="747FBC68" w14:textId="77777777" w:rsidTr="00926561">
        <w:tc>
          <w:tcPr>
            <w:tcW w:w="9061" w:type="dxa"/>
          </w:tcPr>
          <w:p w14:paraId="15ABB2A8" w14:textId="77777777" w:rsidR="00386BFC" w:rsidRPr="00C007E3" w:rsidRDefault="00386BFC" w:rsidP="001646C1">
            <w:pPr>
              <w:pStyle w:val="Codigo"/>
              <w:keepNext/>
              <w:widowControl w:val="0"/>
              <w:ind w:left="29"/>
              <w:jc w:val="left"/>
              <w:rPr>
                <w:lang w:val="en-US"/>
              </w:rPr>
            </w:pPr>
          </w:p>
          <w:p w14:paraId="4D4A8A94" w14:textId="6E56DEBC"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out geom</w:t>
            </w:r>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A6278E">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685AF1C8"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B26160" w:rsidRPr="009B6CCF">
        <w:t xml:space="preserve">Quadro </w:t>
      </w:r>
      <w:r w:rsidR="00B26160">
        <w:rPr>
          <w:noProof/>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0D08A33C" w:rsidR="00FE0909" w:rsidRPr="009B6CCF" w:rsidRDefault="00FE0909" w:rsidP="00A6278E">
      <w:pPr>
        <w:pStyle w:val="Legenda"/>
      </w:pPr>
      <w:bookmarkStart w:id="180" w:name="_Ref220334904"/>
      <w:r w:rsidRPr="009B6CCF">
        <w:t xml:space="preserve">Quadro </w:t>
      </w:r>
      <w:fldSimple w:instr=" SEQ Quadro \* ARABIC ">
        <w:r w:rsidR="00B26160">
          <w:rPr>
            <w:noProof/>
          </w:rPr>
          <w:t>37</w:t>
        </w:r>
      </w:fldSimple>
      <w:bookmarkEnd w:id="180"/>
      <w:r w:rsidR="00BE729E" w:rsidRPr="009B6CCF">
        <w:t xml:space="preserve"> –</w:t>
      </w:r>
      <w:r w:rsidRPr="009B6CCF">
        <w:t xml:space="preserve"> </w:t>
      </w:r>
      <w:r w:rsidRPr="009B6CCF">
        <w:rPr>
          <w:i/>
        </w:rPr>
        <w:t>JSON</w:t>
      </w:r>
      <w:r w:rsidRPr="009B6CCF">
        <w:t xml:space="preserve"> simplificado</w:t>
      </w:r>
      <w:r w:rsidR="00CE3866" w:rsidRPr="009B6CCF">
        <w:t xml:space="preserve"> de retorno do </w:t>
      </w:r>
      <w:r w:rsidRPr="009B6CCF">
        <w:rPr>
          <w:i/>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lastRenderedPageBreak/>
              <w:t xml:space="preserve">        </w:t>
            </w:r>
            <w:r w:rsidRPr="00DF581A">
              <w:rPr>
                <w:color w:val="806000" w:themeColor="accent4" w:themeShade="80"/>
                <w:lang w:val="en-US"/>
              </w:rPr>
              <w:t>"name": "Rua Caramurus"</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A6278E">
      <w:pPr>
        <w:pStyle w:val="Legenda"/>
      </w:pPr>
      <w:r w:rsidRPr="009B6CCF">
        <w:lastRenderedPageBreak/>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AF49A0">
      <w:pPr>
        <w:pStyle w:val="Tpico"/>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77777777" w:rsidR="00A503F0" w:rsidRPr="009B6CCF" w:rsidRDefault="00A503F0" w:rsidP="00DF581A">
      <w:pPr>
        <w:pStyle w:val="PargrafodaLista"/>
        <w:numPr>
          <w:ilvl w:val="0"/>
          <w:numId w:val="21"/>
        </w:numPr>
      </w:pPr>
      <w:r w:rsidRPr="009B6CCF">
        <w:rPr>
          <w:b/>
          <w:bCs/>
        </w:rPr>
        <w:t>Edição Direta (</w:t>
      </w:r>
      <w:r w:rsidRPr="009B6CCF">
        <w:rPr>
          <w:b/>
          <w:bCs/>
          <w:i/>
          <w:iCs/>
        </w:rPr>
        <w:t>Web e Desktop</w:t>
      </w:r>
      <w:r w:rsidRPr="009B6CCF">
        <w:rPr>
          <w:b/>
          <w:bCs/>
        </w:rPr>
        <w:t>):</w:t>
      </w:r>
      <w:r w:rsidRPr="009B6CCF">
        <w:t xml:space="preserve"> Para correções pontuais ou pequenas áreas, o editor web iD é o mais intuitivo. Para levantamentos de campo mais densos ou importação de vetores em escala, o editor </w:t>
      </w:r>
      <w:r w:rsidRPr="009B6CCF">
        <w:rPr>
          <w:i/>
          <w:iCs/>
        </w:rPr>
        <w:t>desktop JOSM</w:t>
      </w:r>
      <w:r w:rsidRPr="009B6CCF">
        <w:t xml:space="preserve"> é recomendado por permitir a manipulação de camadas (</w:t>
      </w:r>
      <w:r w:rsidRPr="009B6CCF">
        <w:rPr>
          <w:i/>
          <w:iCs/>
        </w:rPr>
        <w:t>layers</w:t>
      </w:r>
      <w:r w:rsidRPr="009B6CCF">
        <w:t>), validação de topologia e maior controle sobre os metadados.</w:t>
      </w:r>
    </w:p>
    <w:p w14:paraId="0624AEC6" w14:textId="77777777" w:rsidR="00A503F0" w:rsidRPr="009B6CCF" w:rsidRDefault="00A503F0" w:rsidP="00DF581A">
      <w:pPr>
        <w:pStyle w:val="PargrafodaLista"/>
        <w:numPr>
          <w:ilvl w:val="0"/>
          <w:numId w:val="21"/>
        </w:numPr>
      </w:pPr>
      <w:r w:rsidRPr="009B6CCF">
        <w:rPr>
          <w:b/>
          <w:bCs/>
        </w:rPr>
        <w:t>Levantamento de Campo</w:t>
      </w:r>
      <w:r w:rsidRPr="009B6CCF">
        <w:rPr>
          <w:b/>
          <w:bCs/>
          <w:i/>
          <w:iCs/>
        </w:rPr>
        <w:t xml:space="preserve"> (Crowdsourcing)</w:t>
      </w:r>
      <w:r w:rsidRPr="009B6CCF">
        <w:rPr>
          <w:b/>
          <w:bCs/>
        </w:rPr>
        <w:t>:</w:t>
      </w:r>
      <w:r w:rsidRPr="009B6CCF">
        <w:t xml:space="preserve"> O uso de aplicativos móveis como o </w:t>
      </w:r>
      <w:r w:rsidRPr="009B6CCF">
        <w:rPr>
          <w:i/>
          <w:iCs/>
        </w:rPr>
        <w:t>StreetComplete</w:t>
      </w:r>
      <w:r w:rsidRPr="009B6CCF">
        <w:t xml:space="preserve"> ou </w:t>
      </w:r>
      <w:r w:rsidRPr="009B6CCF">
        <w:rPr>
          <w:i/>
          <w:iCs/>
        </w:rPr>
        <w:t>OsmAnd</w:t>
      </w:r>
      <w:r w:rsidRPr="009B6CCF">
        <w:t xml:space="preserve"> permite que técnicos em campo adicionem informações sobre logradouros (nomes, sentidos de via, número de faixas) de forma georreferenciada e em tempo real.</w:t>
      </w:r>
    </w:p>
    <w:p w14:paraId="6B04A921" w14:textId="7EE5D10B" w:rsidR="00A503F0" w:rsidRPr="009B6CCF" w:rsidRDefault="00A503F0" w:rsidP="00DF581A">
      <w:pPr>
        <w:pStyle w:val="PargrafodaLista"/>
        <w:numPr>
          <w:ilvl w:val="0"/>
          <w:numId w:val="21"/>
        </w:numPr>
      </w:pPr>
      <w:r w:rsidRPr="009B6CCF">
        <w:rPr>
          <w:b/>
          <w:bCs/>
        </w:rPr>
        <w:t>Importação de Dados em Larga Escala:</w:t>
      </w:r>
      <w:r w:rsidRPr="009B6CCF">
        <w:t xml:space="preserve"> Quando a prefeitura possui bases vetoriais consolidadas, o processo envolve a criação de um "Plano de Importação" documentado na </w:t>
      </w:r>
      <w:r w:rsidRPr="001B068A">
        <w:rPr>
          <w:i/>
          <w:iCs/>
        </w:rPr>
        <w:t>wiki</w:t>
      </w:r>
      <w:r w:rsidRPr="009B6CCF">
        <w:t xml:space="preserve"> do OSM, conversão dos dados para o formato .osm ou .geojson, e </w:t>
      </w:r>
      <w:r w:rsidRPr="009B6CCF">
        <w:lastRenderedPageBreak/>
        <w:t>validação rigorosa da topologia para evitar duplicidade de vias ou desconexões na malha viária.</w:t>
      </w:r>
    </w:p>
    <w:p w14:paraId="62B6CEC7" w14:textId="58055A87" w:rsidR="00F93AD0" w:rsidRPr="009B6CCF" w:rsidRDefault="00F93AD0" w:rsidP="00AF49A0">
      <w:pPr>
        <w:pStyle w:val="Tpico"/>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(way)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AF49A0">
      <w:pPr>
        <w:pStyle w:val="Tpico"/>
      </w:pPr>
      <w:r w:rsidRPr="009B6CCF">
        <w:t>Persistência dos</w:t>
      </w:r>
      <w:r w:rsidR="00E12E9A" w:rsidRPr="009B6CCF">
        <w:t xml:space="preserve"> dados do OSM</w:t>
      </w:r>
    </w:p>
    <w:p w14:paraId="3D643FE9" w14:textId="4DFBAEBF"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B26160" w:rsidRPr="009B6CCF">
        <w:t xml:space="preserve">Quadro </w:t>
      </w:r>
      <w:r w:rsidR="00B26160">
        <w:rPr>
          <w:noProof/>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56D71200" w:rsidR="00D74C23" w:rsidRPr="009B6CCF" w:rsidRDefault="00D74C23" w:rsidP="00A6278E">
      <w:pPr>
        <w:pStyle w:val="Legenda"/>
      </w:pPr>
      <w:bookmarkStart w:id="181" w:name="_Ref221736825"/>
      <w:r w:rsidRPr="009B6CCF">
        <w:t xml:space="preserve">Quadro </w:t>
      </w:r>
      <w:fldSimple w:instr=" SEQ Quadro \* ARABIC ">
        <w:r w:rsidR="00B26160">
          <w:rPr>
            <w:noProof/>
          </w:rPr>
          <w:t>38</w:t>
        </w:r>
      </w:fldSimple>
      <w:bookmarkEnd w:id="181"/>
      <w:r w:rsidRPr="009B6CCF">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r w:rsidRPr="00DA123A">
              <w:rPr>
                <w:b/>
                <w:bCs/>
              </w:rPr>
              <w:t>Table:OSM_LOGRADOUROS</w:t>
            </w:r>
            <w:r w:rsidRPr="00DA123A">
              <w:rPr>
                <w:b/>
                <w:bCs/>
              </w:rPr>
              <w:br/>
            </w:r>
            <w:r w:rsidRPr="00386BFC">
              <w:br/>
            </w:r>
            <w:r w:rsidRPr="00DA123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r w:rsidRPr="00386BFC">
                    <w:t>bigint(20)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r w:rsidRPr="00386BFC">
                    <w:t>varchar(8)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r w:rsidRPr="00386BFC">
                    <w:t>varchar(255)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r w:rsidRPr="00386BFC">
                    <w:t>varchar(255)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r w:rsidRPr="00386BFC">
                    <w:t>linestring</w:t>
                  </w:r>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A6278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AF49A0">
      <w:pPr>
        <w:pStyle w:val="Tpico"/>
      </w:pPr>
      <w:r w:rsidRPr="009B6CCF">
        <w:lastRenderedPageBreak/>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SuperCIATA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79206A27" w14:textId="77777777" w:rsidR="0074597E" w:rsidRPr="009B6CCF" w:rsidRDefault="0074597E" w:rsidP="00164D97"/>
    <w:p w14:paraId="18772586" w14:textId="5CB8B449" w:rsidR="006D3D4B" w:rsidRPr="009B6CCF" w:rsidRDefault="00C26D22" w:rsidP="00093FBB">
      <w:pPr>
        <w:pStyle w:val="Ttulo3"/>
      </w:pPr>
      <w:bookmarkStart w:id="182" w:name="_Toc225178127"/>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182"/>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 xml:space="preserve">Através do atributo SC_ID_QUADRA, o sistema realiza um pareamento lógico: a geografia do IBGE é preenchida pelas medidas lineares de testada e profundidade extraídas do cadastro tributário. O resultado é a geração de um modelo </w:t>
      </w:r>
      <w:r w:rsidRPr="009B6CCF">
        <w:lastRenderedPageBreak/>
        <w:t>digital de quadra onde a geometria é uma função direta dos dados de campo do CIATA, ancorada na malha censitária nacional.</w:t>
      </w:r>
      <w:r w:rsidR="006D3D4B" w:rsidRPr="009B6CCF">
        <w:t xml:space="preserve"> </w:t>
      </w:r>
    </w:p>
    <w:p w14:paraId="5E9089E1" w14:textId="15BC7A45"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B26160" w:rsidRPr="009B6CCF">
        <w:t xml:space="preserve">Figura </w:t>
      </w:r>
      <w:r w:rsidR="00B26160">
        <w:rPr>
          <w:noProof/>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6EA7A530" w:rsidR="00EE7171" w:rsidRPr="009B6CCF" w:rsidRDefault="00EE7171" w:rsidP="00A6278E">
      <w:pPr>
        <w:pStyle w:val="Legenda"/>
      </w:pPr>
      <w:bookmarkStart w:id="183" w:name="_Ref220526723"/>
      <w:bookmarkStart w:id="184" w:name="_Toc225178449"/>
      <w:r w:rsidRPr="009B6CCF">
        <w:t xml:space="preserve">Figura </w:t>
      </w:r>
      <w:fldSimple w:instr=" SEQ Figura \* ARABIC ">
        <w:r w:rsidR="00B26160">
          <w:rPr>
            <w:noProof/>
          </w:rPr>
          <w:t>8</w:t>
        </w:r>
      </w:fldSimple>
      <w:bookmarkEnd w:id="183"/>
      <w:r w:rsidR="00DA223D" w:rsidRPr="009B6CCF">
        <w:t xml:space="preserve"> –</w:t>
      </w:r>
      <w:r w:rsidRPr="009B6CCF">
        <w:t xml:space="preserve"> </w:t>
      </w:r>
      <w:r w:rsidR="006658D5" w:rsidRPr="009B6CCF">
        <w:t xml:space="preserve">Fluxo de </w:t>
      </w:r>
      <w:r w:rsidR="0059057E" w:rsidRPr="009B6CCF">
        <w:t>integração CI_ e CN_</w:t>
      </w:r>
      <w:bookmarkEnd w:id="184"/>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5">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A6278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661D7E">
      <w:pPr>
        <w:pStyle w:val="Seo"/>
      </w:pPr>
      <w:r w:rsidRPr="00906743">
        <w:rPr>
          <w:highlight w:val="red"/>
          <w:rPrChange w:id="185" w:author="carlos vieira" w:date="2026-04-01T10:41:00Z" w16du:dateUtc="2026-04-01T13:41:00Z">
            <w:rPr/>
          </w:rPrChange>
        </w:rPr>
        <w:t>Tabela SC_QUADRAS</w:t>
      </w:r>
    </w:p>
    <w:p w14:paraId="583DFF7A" w14:textId="6539F643"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nova tabela é mostrada no </w:t>
      </w:r>
      <w:r w:rsidR="007669E9" w:rsidRPr="009B6CCF">
        <w:fldChar w:fldCharType="begin"/>
      </w:r>
      <w:r w:rsidR="007669E9" w:rsidRPr="009B6CCF">
        <w:instrText xml:space="preserve"> REF _Ref220564167 \h </w:instrText>
      </w:r>
      <w:r w:rsidR="007669E9" w:rsidRPr="009B6CCF">
        <w:fldChar w:fldCharType="separate"/>
      </w:r>
      <w:r w:rsidR="00B26160" w:rsidRPr="009B6CCF">
        <w:t xml:space="preserve">Quadro </w:t>
      </w:r>
      <w:r w:rsidR="00B26160">
        <w:rPr>
          <w:noProof/>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704B72CB" w:rsidR="00C46C9E" w:rsidRPr="009B6CCF" w:rsidRDefault="00C46C9E" w:rsidP="00A6278E">
      <w:pPr>
        <w:pStyle w:val="Legenda"/>
      </w:pPr>
      <w:bookmarkStart w:id="186" w:name="_Ref220564167"/>
      <w:r w:rsidRPr="009B6CCF">
        <w:t xml:space="preserve">Quadro </w:t>
      </w:r>
      <w:fldSimple w:instr=" SEQ Quadro \* ARABIC ">
        <w:r w:rsidR="00B26160">
          <w:rPr>
            <w:noProof/>
          </w:rPr>
          <w:t>39</w:t>
        </w:r>
      </w:fldSimple>
      <w:bookmarkEnd w:id="186"/>
      <w:r w:rsidRPr="009B6CCF">
        <w:t xml:space="preserve"> </w:t>
      </w:r>
      <w:r w:rsidR="00DA223D" w:rsidRPr="009B6CCF">
        <w:t xml:space="preserve">– </w:t>
      </w:r>
      <w:r w:rsidRPr="009B6CCF">
        <w:t xml:space="preserve">Lista de atributos da tabela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r w:rsidRPr="003E149E">
              <w:rPr>
                <w:b/>
                <w:bCs/>
              </w:rPr>
              <w:t>Table:SC_QUADRAS</w:t>
            </w:r>
            <w:r w:rsidRPr="003E149E">
              <w:rPr>
                <w:b/>
                <w:bCs/>
              </w:rPr>
              <w:br/>
            </w: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A6278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3AE22390"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B26160" w:rsidRPr="009B6CCF">
        <w:t xml:space="preserve">Quadro </w:t>
      </w:r>
      <w:r w:rsidR="00B26160">
        <w:rPr>
          <w:noProof/>
        </w:rPr>
        <w:t>40</w:t>
      </w:r>
      <w:r w:rsidR="0015778F" w:rsidRPr="009B6CCF">
        <w:fldChar w:fldCharType="end"/>
      </w:r>
      <w:r w:rsidR="0015778F" w:rsidRPr="009B6CCF">
        <w:t>.</w:t>
      </w:r>
    </w:p>
    <w:p w14:paraId="09C09489" w14:textId="77777777" w:rsidR="0084229C" w:rsidRPr="009B6CCF" w:rsidRDefault="0084229C" w:rsidP="000E48BE"/>
    <w:p w14:paraId="17727DB0" w14:textId="1D3F5384" w:rsidR="00AC7FF5" w:rsidRPr="009B6CCF" w:rsidRDefault="00AC7FF5" w:rsidP="00A6278E">
      <w:pPr>
        <w:pStyle w:val="Legenda"/>
      </w:pPr>
      <w:bookmarkStart w:id="187" w:name="_Ref220565008"/>
      <w:r w:rsidRPr="009B6CCF">
        <w:t xml:space="preserve">Quadro </w:t>
      </w:r>
      <w:fldSimple w:instr=" SEQ Quadro \* ARABIC ">
        <w:r w:rsidR="00B26160">
          <w:rPr>
            <w:noProof/>
          </w:rPr>
          <w:t>40</w:t>
        </w:r>
      </w:fldSimple>
      <w:bookmarkEnd w:id="187"/>
      <w:r w:rsidRPr="009B6CCF">
        <w:t xml:space="preserve"> </w:t>
      </w:r>
      <w:r w:rsidR="00741CC4" w:rsidRPr="009B6CCF">
        <w:t xml:space="preserve">– </w:t>
      </w:r>
      <w:r w:rsidR="00D57F5A" w:rsidRPr="009B6CCF">
        <w:t>Povoamento</w:t>
      </w:r>
      <w:r w:rsidRPr="009B6CCF">
        <w:t xml:space="preserve"> </w:t>
      </w:r>
      <w:r w:rsidR="00F436A5" w:rsidRPr="009B6CCF">
        <w:t xml:space="preserve">de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7B8CF16" w14:textId="77777777" w:rsidR="00AC7FF5" w:rsidRDefault="00FE1C14" w:rsidP="00FE1C14">
            <w:pPr>
              <w:pStyle w:val="Codigo"/>
              <w:keepNext/>
            </w:pPr>
            <w:r w:rsidRPr="009B6CCF">
              <w:t xml:space="preserve">    AND cn.COD_MUNICIPIO = ci.COD_MUNICIPIO;</w:t>
            </w:r>
          </w:p>
          <w:p w14:paraId="1DEE486F" w14:textId="37F10268" w:rsidR="00386BFC" w:rsidRPr="009B6CCF" w:rsidRDefault="00386BFC" w:rsidP="00FE1C14">
            <w:pPr>
              <w:pStyle w:val="Codigo"/>
              <w:keepNext/>
            </w:pPr>
          </w:p>
        </w:tc>
      </w:tr>
    </w:tbl>
    <w:p w14:paraId="74EBF968" w14:textId="0506CE8A" w:rsidR="00AC7FF5" w:rsidRPr="009B6CCF" w:rsidRDefault="00AC7FF5" w:rsidP="00A6278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661D7E">
      <w:pPr>
        <w:pStyle w:val="Seo"/>
      </w:pPr>
      <w:r w:rsidRPr="00906743">
        <w:rPr>
          <w:highlight w:val="red"/>
          <w:rPrChange w:id="188" w:author="carlos vieira" w:date="2026-04-01T10:42:00Z" w16du:dateUtc="2026-04-01T13:42:00Z">
            <w:rPr/>
          </w:rPrChange>
        </w:rPr>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2458483C" w:rsidR="004D7770" w:rsidRPr="009B6CCF" w:rsidRDefault="004D7770" w:rsidP="00145B0E">
      <w:r w:rsidRPr="009B6CCF">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B26160" w:rsidRPr="009B6CCF">
        <w:t xml:space="preserve">Quadro </w:t>
      </w:r>
      <w:r w:rsidR="00B26160">
        <w:rPr>
          <w:noProof/>
        </w:rPr>
        <w:t>41</w:t>
      </w:r>
      <w:r w:rsidR="006E2E8B" w:rsidRPr="009B6CCF">
        <w:fldChar w:fldCharType="end"/>
      </w:r>
      <w:r w:rsidRPr="009B6CCF">
        <w:t xml:space="preserve">; em seguida, o povoamento por meio da junção de dados das entidades </w:t>
      </w:r>
      <w:r w:rsidRPr="009B6CCF">
        <w:lastRenderedPageBreak/>
        <w:t>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B26160" w:rsidRPr="009B6CCF">
        <w:t xml:space="preserve">Quadro </w:t>
      </w:r>
      <w:r w:rsidR="00B26160">
        <w:t>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B26160" w:rsidRPr="009B6CCF">
        <w:t xml:space="preserve">Quadro </w:t>
      </w:r>
      <w:r w:rsidR="00B26160">
        <w:rPr>
          <w:noProof/>
        </w:rPr>
        <w:t>43</w:t>
      </w:r>
      <w:r w:rsidR="005851C4" w:rsidRPr="009B6CCF">
        <w:fldChar w:fldCharType="end"/>
      </w:r>
      <w:r w:rsidR="004761D2" w:rsidRPr="009B6CCF">
        <w:t>)</w:t>
      </w:r>
      <w:r w:rsidRPr="009B6CCF">
        <w:t>.</w:t>
      </w:r>
    </w:p>
    <w:p w14:paraId="6078D624" w14:textId="2C78FB22" w:rsidR="00A32005" w:rsidRPr="009B6CCF" w:rsidRDefault="00A32005" w:rsidP="00A6278E">
      <w:pPr>
        <w:pStyle w:val="Legenda"/>
      </w:pPr>
      <w:bookmarkStart w:id="189" w:name="_Ref221173132"/>
      <w:r w:rsidRPr="009B6CCF">
        <w:t xml:space="preserve">Quadro </w:t>
      </w:r>
      <w:fldSimple w:instr=" SEQ Quadro \* ARABIC ">
        <w:r w:rsidR="00B26160">
          <w:rPr>
            <w:noProof/>
          </w:rPr>
          <w:t>41</w:t>
        </w:r>
      </w:fldSimple>
      <w:bookmarkEnd w:id="189"/>
      <w:r w:rsidRPr="009B6CCF">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r w:rsidRPr="003E149E">
              <w:rPr>
                <w:b/>
                <w:bCs/>
              </w:rPr>
              <w:t>Table:SC_FACES</w:t>
            </w:r>
          </w:p>
          <w:p w14:paraId="13D436B0" w14:textId="2EA31F13" w:rsidR="000B336F" w:rsidRPr="003E149E" w:rsidRDefault="000B336F" w:rsidP="00386BFC">
            <w:pPr>
              <w:pStyle w:val="Codigo"/>
              <w:rPr>
                <w:b/>
                <w:bCs/>
              </w:rPr>
            </w:pP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A6278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21264327" w:rsidR="00C53CE4" w:rsidRPr="009B6CCF" w:rsidRDefault="00C53CE4" w:rsidP="00A6278E">
      <w:pPr>
        <w:pStyle w:val="Legenda"/>
      </w:pPr>
      <w:bookmarkStart w:id="190" w:name="_Ref221173274"/>
      <w:r w:rsidRPr="009B6CCF">
        <w:t xml:space="preserve">Quadro </w:t>
      </w:r>
      <w:fldSimple w:instr=" SEQ Quadro \* ARABIC ">
        <w:r w:rsidR="00B26160">
          <w:rPr>
            <w:noProof/>
          </w:rPr>
          <w:t>42</w:t>
        </w:r>
      </w:fldSimple>
      <w:bookmarkEnd w:id="190"/>
      <w:r w:rsidRPr="009B6CCF">
        <w:t xml:space="preserve"> </w:t>
      </w:r>
      <w:r w:rsidR="00741CC4" w:rsidRPr="009B6CCF">
        <w:t>–</w:t>
      </w:r>
      <w:r w:rsidRPr="009B6CCF">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74555B"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9B6CCF" w:rsidRDefault="000358C4" w:rsidP="000358C4">
            <w:pPr>
              <w:pStyle w:val="Codigo"/>
              <w:keepNext/>
            </w:pPr>
            <w:r w:rsidRPr="009B6CCF">
              <w:t xml:space="preserve">    CN.CENTROIDE,</w:t>
            </w:r>
          </w:p>
          <w:p w14:paraId="38D3B08B" w14:textId="77777777" w:rsidR="000358C4" w:rsidRPr="009B6CCF" w:rsidRDefault="000358C4" w:rsidP="000358C4">
            <w:pPr>
              <w:pStyle w:val="Codigo"/>
              <w:keepNext/>
            </w:pPr>
            <w:r w:rsidRPr="009B6CCF">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A6278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78CEA165" w:rsidR="004761D2" w:rsidRPr="009B6CCF" w:rsidRDefault="004761D2" w:rsidP="00A6278E">
      <w:pPr>
        <w:pStyle w:val="Legenda"/>
      </w:pPr>
      <w:bookmarkStart w:id="191" w:name="_Ref221174525"/>
      <w:r w:rsidRPr="009B6CCF">
        <w:lastRenderedPageBreak/>
        <w:t xml:space="preserve">Quadro </w:t>
      </w:r>
      <w:fldSimple w:instr=" SEQ Quadro \* ARABIC ">
        <w:r w:rsidR="00B26160">
          <w:rPr>
            <w:noProof/>
          </w:rPr>
          <w:t>43</w:t>
        </w:r>
      </w:fldSimple>
      <w:bookmarkEnd w:id="191"/>
      <w:r w:rsidRPr="009B6CCF">
        <w:t xml:space="preserve"> </w:t>
      </w:r>
      <w:r w:rsidR="00DD2FCC" w:rsidRPr="009B6CCF">
        <w:t>–</w:t>
      </w:r>
      <w:r w:rsidRPr="009B6CCF">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74555B"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A6278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9B6CCF" w:rsidRDefault="000C5868" w:rsidP="00661D7E">
      <w:pPr>
        <w:pStyle w:val="Seo"/>
      </w:pPr>
      <w:r w:rsidRPr="00906743">
        <w:rPr>
          <w:highlight w:val="red"/>
          <w:rPrChange w:id="192" w:author="carlos vieira" w:date="2026-04-01T10:42:00Z" w16du:dateUtc="2026-04-01T13:42:00Z">
            <w:rPr/>
          </w:rPrChange>
        </w:rPr>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r w:rsidR="00524051" w:rsidRPr="00184D7F">
        <w:rPr>
          <w:i/>
          <w:iCs/>
        </w:rPr>
        <w:t>Minimum Viable Product</w:t>
      </w:r>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lastRenderedPageBreak/>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3BAFAC46" w:rsidR="00492D6E" w:rsidRPr="009B6CCF" w:rsidRDefault="00913180" w:rsidP="00927BFE">
      <w:pPr>
        <w:suppressAutoHyphens/>
      </w:pPr>
      <w:commentRangeStart w:id="193"/>
      <w:commentRangeStart w:id="194"/>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B26160" w:rsidRPr="009B6CCF">
        <w:t xml:space="preserve">Figura </w:t>
      </w:r>
      <w:r w:rsidR="00B26160">
        <w:rPr>
          <w:noProof/>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commentRangeEnd w:id="193"/>
      <w:r w:rsidR="0075417C" w:rsidRPr="009B6CCF">
        <w:rPr>
          <w:rStyle w:val="Refdecomentrio"/>
          <w:sz w:val="24"/>
          <w:szCs w:val="22"/>
        </w:rPr>
        <w:commentReference w:id="193"/>
      </w:r>
      <w:commentRangeEnd w:id="194"/>
      <w:r w:rsidR="004C43AE" w:rsidRPr="009B6CCF">
        <w:rPr>
          <w:rStyle w:val="Refdecomentrio"/>
          <w:sz w:val="24"/>
          <w:szCs w:val="22"/>
        </w:rPr>
        <w:commentReference w:id="194"/>
      </w:r>
    </w:p>
    <w:p w14:paraId="59452781" w14:textId="5BCF2286" w:rsidR="00B717F8" w:rsidRPr="009B6CCF" w:rsidRDefault="00B717F8" w:rsidP="00B717F8"/>
    <w:p w14:paraId="53ABC71F" w14:textId="719AC24C" w:rsidR="00204888" w:rsidRPr="009B6CCF" w:rsidRDefault="00204888" w:rsidP="00A6278E">
      <w:pPr>
        <w:pStyle w:val="Legenda"/>
      </w:pPr>
      <w:bookmarkStart w:id="195" w:name="_Ref221176531"/>
      <w:bookmarkStart w:id="196" w:name="_Toc225178450"/>
      <w:r w:rsidRPr="009B6CCF">
        <w:t xml:space="preserve">Figura </w:t>
      </w:r>
      <w:fldSimple w:instr=" SEQ Figura \* ARABIC ">
        <w:r w:rsidR="00B26160">
          <w:rPr>
            <w:noProof/>
          </w:rPr>
          <w:t>9</w:t>
        </w:r>
      </w:fldSimple>
      <w:bookmarkEnd w:id="195"/>
      <w:r w:rsidR="00AE2933" w:rsidRPr="009B6CCF">
        <w:t xml:space="preserve"> </w:t>
      </w:r>
      <w:commentRangeStart w:id="197"/>
      <w:commentRangeStart w:id="198"/>
      <w:commentRangeStart w:id="199"/>
      <w:r w:rsidR="00AE2933" w:rsidRPr="009B6CCF">
        <w:t>–</w:t>
      </w:r>
      <w:r w:rsidRPr="009B6CCF">
        <w:t xml:space="preserve"> </w:t>
      </w:r>
      <w:r w:rsidR="00C14754" w:rsidRPr="009B6CCF">
        <w:t xml:space="preserve">Quadra </w:t>
      </w:r>
      <w:r w:rsidR="00C14754" w:rsidRPr="009B6CCF">
        <w:rPr>
          <w:i/>
        </w:rPr>
        <w:t>SuperCIATA</w:t>
      </w:r>
      <w:r w:rsidR="00C14754" w:rsidRPr="009B6CCF">
        <w:t xml:space="preserve"> </w:t>
      </w:r>
      <w:r w:rsidR="007026D1" w:rsidRPr="009B6CCF">
        <w:t>(CNEFE+ CTU/CIATA)</w:t>
      </w:r>
      <w:bookmarkEnd w:id="196"/>
      <w:commentRangeEnd w:id="198"/>
      <w:r w:rsidR="0075417C" w:rsidRPr="009B6CCF">
        <w:rPr>
          <w:rStyle w:val="Refdecomentrio"/>
          <w:sz w:val="20"/>
          <w:szCs w:val="20"/>
        </w:rPr>
        <w:commentReference w:id="198"/>
      </w:r>
      <w:commentRangeEnd w:id="199"/>
      <w:r w:rsidR="003A66C3" w:rsidRPr="009B6CCF">
        <w:rPr>
          <w:rStyle w:val="Refdecomentrio"/>
          <w:sz w:val="20"/>
          <w:szCs w:val="20"/>
        </w:rPr>
        <w:commentReference w:id="199"/>
      </w:r>
      <w:commentRangeEnd w:id="197"/>
      <w:r w:rsidR="00D863C3" w:rsidRPr="009B6CCF">
        <w:rPr>
          <w:rStyle w:val="Refdecomentrio"/>
          <w:sz w:val="20"/>
          <w:szCs w:val="20"/>
        </w:rPr>
        <w:commentReference w:id="197"/>
      </w:r>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A6278E">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200" w:name="_Toc225178128"/>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200"/>
    </w:p>
    <w:p w14:paraId="34A0731C" w14:textId="26DC7BDB"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B26160" w:rsidRPr="009B6CCF">
        <w:t xml:space="preserve">Quadro </w:t>
      </w:r>
      <w:r w:rsidR="00B26160">
        <w:rPr>
          <w:noProof/>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2CEE7BDB" w:rsidR="00163FE5" w:rsidRPr="009B6CCF" w:rsidRDefault="00163FE5" w:rsidP="00A6278E">
      <w:pPr>
        <w:pStyle w:val="Legenda"/>
      </w:pPr>
      <w:bookmarkStart w:id="201" w:name="_Ref221804219"/>
      <w:r w:rsidRPr="009B6CCF">
        <w:lastRenderedPageBreak/>
        <w:t xml:space="preserve">Quadro </w:t>
      </w:r>
      <w:fldSimple w:instr=" SEQ Quadro \* ARABIC ">
        <w:r w:rsidR="00B26160">
          <w:rPr>
            <w:noProof/>
          </w:rPr>
          <w:t>44</w:t>
        </w:r>
      </w:fldSimple>
      <w:bookmarkEnd w:id="201"/>
      <w:r w:rsidRPr="009B6CCF">
        <w:t xml:space="preserve"> – </w:t>
      </w:r>
      <w:r w:rsidR="00722A79" w:rsidRPr="009B6CCF">
        <w:t>Consulta à tabela OSM_</w:t>
      </w:r>
      <w:r w:rsidR="00B61682" w:rsidRPr="009B6CCF">
        <w:t>LOGRADOUROS</w:t>
      </w:r>
    </w:p>
    <w:tbl>
      <w:tblPr>
        <w:tblStyle w:val="Tabelacomgrade"/>
        <w:tblW w:w="0" w:type="auto"/>
        <w:tblLook w:val="04A0" w:firstRow="1" w:lastRow="0" w:firstColumn="1" w:lastColumn="0" w:noHBand="0" w:noVBand="1"/>
      </w:tblPr>
      <w:tblGrid>
        <w:gridCol w:w="9061"/>
      </w:tblGrid>
      <w:tr w:rsidR="00163FE5" w:rsidRPr="0074555B"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A6278E">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9B6CCF" w:rsidRDefault="004D5DB7" w:rsidP="00661D7E">
      <w:pPr>
        <w:pStyle w:val="Seo"/>
      </w:pPr>
      <w:r w:rsidRPr="00D863C3">
        <w:rPr>
          <w:highlight w:val="red"/>
          <w:rPrChange w:id="202" w:author="carlos vieira" w:date="2026-04-01T10:45:00Z" w16du:dateUtc="2026-04-01T13:45:00Z">
            <w:rPr/>
          </w:rPrChange>
        </w:rPr>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4646CC21"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B26160" w:rsidRPr="009B6CCF">
        <w:t xml:space="preserve">Quadro </w:t>
      </w:r>
      <w:r w:rsidR="00B26160">
        <w:rPr>
          <w:noProof/>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203" w:name="_Ref220227549"/>
    </w:p>
    <w:p w14:paraId="23F1A56C" w14:textId="1CDB9377" w:rsidR="004D5DB7" w:rsidRPr="009B6CCF" w:rsidRDefault="004D5DB7" w:rsidP="00A6278E">
      <w:pPr>
        <w:pStyle w:val="Legenda"/>
      </w:pPr>
      <w:bookmarkStart w:id="204" w:name="_Ref222380255"/>
      <w:r w:rsidRPr="009B6CCF">
        <w:lastRenderedPageBreak/>
        <w:t xml:space="preserve">Quadro </w:t>
      </w:r>
      <w:fldSimple w:instr=" SEQ Quadro \* ARABIC ">
        <w:r w:rsidR="00B26160">
          <w:rPr>
            <w:noProof/>
          </w:rPr>
          <w:t>45</w:t>
        </w:r>
      </w:fldSimple>
      <w:bookmarkEnd w:id="203"/>
      <w:bookmarkEnd w:id="204"/>
      <w:r w:rsidRPr="009B6CCF">
        <w:t xml:space="preserve"> – Função </w:t>
      </w:r>
      <w:r w:rsidR="00594072" w:rsidRPr="00985C6B">
        <w:t>selecionarPontosReferencia</w:t>
      </w:r>
      <w:r w:rsidR="00594072" w:rsidRPr="009B6CCF">
        <w:t xml:space="preserve"> </w:t>
      </w:r>
      <w:r w:rsidRPr="009B6CCF">
        <w:t xml:space="preserve">() em </w:t>
      </w:r>
      <w:r w:rsidRPr="009B6CCF">
        <w:rPr>
          <w:i/>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r w:rsidRPr="00985C6B">
              <w:t>function selecionarPontosReferencia(centroide, listaIds, baseDadosOSM) {</w:t>
            </w:r>
          </w:p>
          <w:p w14:paraId="5DB98920" w14:textId="77777777" w:rsidR="00985C6B" w:rsidRPr="00985C6B" w:rsidRDefault="00985C6B" w:rsidP="00985C6B">
            <w:pPr>
              <w:pStyle w:val="Codigo"/>
              <w:ind w:left="29"/>
              <w:jc w:val="left"/>
            </w:pPr>
            <w:r w:rsidRPr="00985C6B">
              <w:t xml:space="preserve">    let candidatos = [];</w:t>
            </w:r>
          </w:p>
          <w:p w14:paraId="31CE7A46" w14:textId="77777777" w:rsidR="00985C6B" w:rsidRPr="00985C6B" w:rsidRDefault="00985C6B" w:rsidP="00985C6B">
            <w:pPr>
              <w:pStyle w:val="Codigo"/>
              <w:ind w:left="29"/>
              <w:jc w:val="left"/>
            </w:pPr>
            <w:r w:rsidRPr="00985C6B">
              <w:t xml:space="preserve">    const pontosVistos = new Map();</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listaIds.forEach(id =&gt; {</w:t>
            </w:r>
          </w:p>
          <w:p w14:paraId="7FA09DC8" w14:textId="77777777" w:rsidR="00985C6B" w:rsidRPr="00985C6B" w:rsidRDefault="00985C6B" w:rsidP="00985C6B">
            <w:pPr>
              <w:pStyle w:val="Codigo"/>
              <w:ind w:left="29"/>
              <w:jc w:val="left"/>
            </w:pPr>
            <w:r w:rsidRPr="00985C6B">
              <w:t xml:space="preserve">        const pontosDaRua = baseDadosOSM[id];</w:t>
            </w:r>
          </w:p>
          <w:p w14:paraId="4FD1EE4D" w14:textId="77777777" w:rsidR="00985C6B" w:rsidRPr="00985C6B" w:rsidRDefault="00985C6B" w:rsidP="00985C6B">
            <w:pPr>
              <w:pStyle w:val="Codigo"/>
              <w:ind w:left="29"/>
              <w:jc w:val="left"/>
            </w:pPr>
            <w:r w:rsidRPr="00985C6B">
              <w:t xml:space="preserve">        if (pontosDaRua) {</w:t>
            </w:r>
          </w:p>
          <w:p w14:paraId="43AFE87F" w14:textId="77777777" w:rsidR="00985C6B" w:rsidRPr="00985C6B" w:rsidRDefault="00985C6B" w:rsidP="00985C6B">
            <w:pPr>
              <w:pStyle w:val="Codigo"/>
              <w:ind w:left="29"/>
              <w:jc w:val="left"/>
            </w:pPr>
            <w:r w:rsidRPr="00985C6B">
              <w:t xml:space="preserve">            pontosDaRua.forEach(ponto =&gt; {</w:t>
            </w:r>
          </w:p>
          <w:p w14:paraId="4E7738E3" w14:textId="77777777" w:rsidR="00985C6B" w:rsidRPr="00985C6B" w:rsidRDefault="00985C6B" w:rsidP="00985C6B">
            <w:pPr>
              <w:pStyle w:val="Codigo"/>
              <w:ind w:left="29"/>
              <w:jc w:val="left"/>
            </w:pPr>
            <w:r w:rsidRPr="00985C6B">
              <w:t xml:space="preserve">                const key = `${ponto.x},${ponto.y}`;</w:t>
            </w:r>
          </w:p>
          <w:p w14:paraId="4ECE33C1" w14:textId="77777777" w:rsidR="00985C6B" w:rsidRPr="00985C6B" w:rsidRDefault="00985C6B" w:rsidP="00985C6B">
            <w:pPr>
              <w:pStyle w:val="Codigo"/>
              <w:ind w:left="29"/>
              <w:jc w:val="left"/>
              <w:rPr>
                <w:lang w:val="en-US"/>
              </w:rPr>
            </w:pPr>
            <w:r w:rsidRPr="00985C6B">
              <w:t xml:space="preserve">                </w:t>
            </w:r>
            <w:r w:rsidRPr="00985C6B">
              <w:rPr>
                <w:lang w:val="en-US"/>
              </w:rPr>
              <w:t>if (!pontosVistos.has(key)) {</w:t>
            </w:r>
          </w:p>
          <w:p w14:paraId="57A46467" w14:textId="77777777" w:rsidR="00985C6B" w:rsidRPr="00985C6B" w:rsidRDefault="00985C6B" w:rsidP="00985C6B">
            <w:pPr>
              <w:pStyle w:val="Codigo"/>
              <w:ind w:left="29"/>
              <w:jc w:val="left"/>
              <w:rPr>
                <w:lang w:val="en-US"/>
              </w:rPr>
            </w:pPr>
            <w:r w:rsidRPr="00985C6B">
              <w:rPr>
                <w:lang w:val="en-US"/>
              </w:rPr>
              <w:t xml:space="preserve">                    pontosVistos.set(key, { ...ponto, ruas: new Set() });</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pontosVistos.get(key).ruas.add(id);</w:t>
            </w:r>
          </w:p>
          <w:p w14:paraId="4DEB6BD5" w14:textId="77777777" w:rsidR="00985C6B" w:rsidRPr="00985C6B" w:rsidRDefault="00985C6B" w:rsidP="00985C6B">
            <w:pPr>
              <w:pStyle w:val="Codigo"/>
              <w:ind w:left="29"/>
              <w:jc w:val="left"/>
            </w:pPr>
            <w:r w:rsidRPr="00985C6B">
              <w:rPr>
                <w:lang w:val="en-US"/>
              </w:rPr>
              <w:t xml:space="preserve">            </w:t>
            </w:r>
            <w:r w:rsidRPr="00985C6B">
              <w:t>});</w:t>
            </w:r>
          </w:p>
          <w:p w14:paraId="5B94A078" w14:textId="77777777" w:rsidR="00985C6B" w:rsidRPr="00985C6B" w:rsidRDefault="00985C6B" w:rsidP="00985C6B">
            <w:pPr>
              <w:pStyle w:val="Codigo"/>
              <w:ind w:left="29"/>
              <w:jc w:val="left"/>
            </w:pPr>
            <w:r w:rsidRPr="00985C6B">
              <w:t xml:space="preserve">        }</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pontosVistos.forEach((dadosPonto)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const dist = Math.sqrt(</w:t>
            </w:r>
          </w:p>
          <w:p w14:paraId="2D5FFF37" w14:textId="77777777" w:rsidR="00985C6B" w:rsidRPr="00D81FBC" w:rsidRDefault="00985C6B" w:rsidP="00985C6B">
            <w:pPr>
              <w:pStyle w:val="Codigo"/>
              <w:ind w:left="29"/>
              <w:jc w:val="left"/>
            </w:pPr>
            <w:r w:rsidRPr="00D81FBC">
              <w:t xml:space="preserve">            Math.pow(dadosPonto.x - centroide.x, 2) + </w:t>
            </w:r>
          </w:p>
          <w:p w14:paraId="56CEACA8" w14:textId="77777777" w:rsidR="00985C6B" w:rsidRPr="00985C6B" w:rsidRDefault="00985C6B" w:rsidP="00985C6B">
            <w:pPr>
              <w:pStyle w:val="Codigo"/>
              <w:ind w:left="29"/>
              <w:jc w:val="left"/>
            </w:pPr>
            <w:r w:rsidRPr="00D81FBC">
              <w:t xml:space="preserve">            </w:t>
            </w:r>
            <w:r w:rsidRPr="00985C6B">
              <w:t>Math.pow(dadosPonto.y - centroide.y,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const pesoIntersecao = dadosPonto.ruas.size &gt; 1 ? 0.8 : 1.0;</w:t>
            </w:r>
          </w:p>
          <w:p w14:paraId="269BC94E" w14:textId="77777777" w:rsidR="00985C6B" w:rsidRPr="00985C6B" w:rsidRDefault="00985C6B" w:rsidP="00985C6B">
            <w:pPr>
              <w:pStyle w:val="Codigo"/>
              <w:ind w:left="29"/>
              <w:jc w:val="left"/>
              <w:rPr>
                <w:lang w:val="en-US"/>
              </w:rPr>
            </w:pPr>
            <w:r w:rsidRPr="00985C6B">
              <w:rPr>
                <w:lang w:val="en-US"/>
              </w:rPr>
              <w:t xml:space="preserve">        const score = dist * pesoIntersecao;</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r w:rsidRPr="00985C6B">
              <w:t>candidatos.push({</w:t>
            </w:r>
          </w:p>
          <w:p w14:paraId="4A7DF61A" w14:textId="77777777" w:rsidR="00985C6B" w:rsidRPr="00985C6B" w:rsidRDefault="00985C6B" w:rsidP="00985C6B">
            <w:pPr>
              <w:pStyle w:val="Codigo"/>
              <w:ind w:left="29"/>
              <w:jc w:val="left"/>
            </w:pPr>
            <w:r w:rsidRPr="00985C6B">
              <w:t xml:space="preserve">            ...dadosPonto,</w:t>
            </w:r>
          </w:p>
          <w:p w14:paraId="5D57109F" w14:textId="77777777" w:rsidR="00985C6B" w:rsidRPr="00985C6B" w:rsidRDefault="00985C6B" w:rsidP="00985C6B">
            <w:pPr>
              <w:pStyle w:val="Codigo"/>
              <w:ind w:left="29"/>
              <w:jc w:val="left"/>
            </w:pPr>
            <w:r w:rsidRPr="00985C6B">
              <w:t xml:space="preserve">            distanciaReal: dist,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isEsquina: dadosPonto.ruas.size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return candidatos</w:t>
            </w:r>
          </w:p>
          <w:p w14:paraId="12971381" w14:textId="77777777" w:rsidR="00985C6B" w:rsidRPr="00985C6B" w:rsidRDefault="00985C6B" w:rsidP="00985C6B">
            <w:pPr>
              <w:pStyle w:val="Codigo"/>
              <w:ind w:left="29"/>
              <w:jc w:val="left"/>
              <w:rPr>
                <w:lang w:val="en-US"/>
              </w:rPr>
            </w:pPr>
            <w:r w:rsidRPr="00985C6B">
              <w:rPr>
                <w:lang w:val="en-US"/>
              </w:rPr>
              <w:t xml:space="preserve">        .sort((a, b) =&gt; a.score - b.score)</w:t>
            </w:r>
          </w:p>
          <w:p w14:paraId="48D3FCFA" w14:textId="77777777" w:rsidR="00985C6B" w:rsidRPr="00985C6B" w:rsidRDefault="00985C6B" w:rsidP="00985C6B">
            <w:pPr>
              <w:pStyle w:val="Codigo"/>
              <w:ind w:left="29"/>
              <w:jc w:val="left"/>
              <w:rPr>
                <w:lang w:val="en-US"/>
              </w:rPr>
            </w:pPr>
            <w:r w:rsidRPr="00985C6B">
              <w:rPr>
                <w:lang w:val="en-US"/>
              </w:rPr>
              <w:t xml:space="preserve">        .slice(0, 2)</w:t>
            </w:r>
          </w:p>
          <w:p w14:paraId="079CD6BE" w14:textId="77777777" w:rsidR="00985C6B" w:rsidRPr="00985C6B" w:rsidRDefault="00985C6B" w:rsidP="00985C6B">
            <w:pPr>
              <w:pStyle w:val="Codigo"/>
              <w:ind w:left="29"/>
              <w:jc w:val="left"/>
              <w:rPr>
                <w:lang w:val="en-US"/>
              </w:rPr>
            </w:pPr>
            <w:r w:rsidRPr="00985C6B">
              <w:rPr>
                <w:lang w:val="en-US"/>
              </w:rPr>
              <w:t xml:space="preserve">        .map(p =&gt; ({</w:t>
            </w:r>
          </w:p>
          <w:p w14:paraId="26E6FB49" w14:textId="77777777" w:rsidR="00985C6B" w:rsidRPr="00985C6B" w:rsidRDefault="00985C6B" w:rsidP="00985C6B">
            <w:pPr>
              <w:pStyle w:val="Codigo"/>
              <w:ind w:left="29"/>
              <w:jc w:val="left"/>
              <w:rPr>
                <w:lang w:val="en-US"/>
              </w:rPr>
            </w:pPr>
            <w:r w:rsidRPr="00985C6B">
              <w:rPr>
                <w:lang w:val="en-US"/>
              </w:rPr>
              <w:t xml:space="preserve">            x: p.x,</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y: p.y,</w:t>
            </w:r>
          </w:p>
          <w:p w14:paraId="4F5FD2E2" w14:textId="77777777" w:rsidR="00985C6B" w:rsidRPr="00985C6B" w:rsidRDefault="00985C6B" w:rsidP="00985C6B">
            <w:pPr>
              <w:pStyle w:val="Codigo"/>
              <w:ind w:left="29"/>
              <w:jc w:val="left"/>
              <w:rPr>
                <w:lang w:val="es-ES"/>
              </w:rPr>
            </w:pPr>
            <w:r w:rsidRPr="00985C6B">
              <w:rPr>
                <w:lang w:val="es-ES"/>
              </w:rPr>
              <w:t xml:space="preserve">            distancia: p.distanciaReal.toFixed(6),</w:t>
            </w:r>
          </w:p>
          <w:p w14:paraId="2A29FD85" w14:textId="77777777" w:rsidR="00985C6B" w:rsidRPr="00985C6B" w:rsidRDefault="00985C6B" w:rsidP="00985C6B">
            <w:pPr>
              <w:pStyle w:val="Codigo"/>
              <w:ind w:left="29"/>
              <w:jc w:val="left"/>
            </w:pPr>
            <w:r w:rsidRPr="00985C6B">
              <w:rPr>
                <w:lang w:val="es-ES"/>
              </w:rPr>
              <w:t xml:space="preserve">            </w:t>
            </w:r>
            <w:r w:rsidRPr="00985C6B">
              <w:t>tipo: p.isEsquina ? "ESQUINA" :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A6278E">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lastRenderedPageBreak/>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661D7E">
      <w:pPr>
        <w:pStyle w:val="Seo"/>
      </w:pPr>
      <w:r w:rsidRPr="00D863C3">
        <w:rPr>
          <w:highlight w:val="red"/>
          <w:rPrChange w:id="205" w:author="carlos vieira" w:date="2026-04-01T10:46:00Z" w16du:dateUtc="2026-04-01T13:46:00Z">
            <w:rPr/>
          </w:rPrChange>
        </w:rPr>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74555B">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5700E196"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 xml:space="preserve">atan2 </w:t>
      </w:r>
      <w:r w:rsidR="00AB245D" w:rsidRPr="009B6CCF">
        <w:rPr>
          <w:rFonts w:eastAsiaTheme="minorEastAsia"/>
          <w:i/>
          <w:iCs/>
        </w:rPr>
        <w:t>)</w:t>
      </w:r>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B26160" w:rsidRPr="009B6CCF">
        <w:t xml:space="preserve">Quadro </w:t>
      </w:r>
      <w:r w:rsidR="00B26160">
        <w:rPr>
          <w:noProof/>
        </w:rPr>
        <w:t>46</w:t>
      </w:r>
      <w:r w:rsidR="00AB245D" w:rsidRPr="009B6CCF">
        <w:fldChar w:fldCharType="end"/>
      </w:r>
      <w:r w:rsidR="00A65E17" w:rsidRPr="009B6CCF">
        <w:t>.</w:t>
      </w:r>
    </w:p>
    <w:p w14:paraId="5CBDB4F7" w14:textId="4092092F" w:rsidR="00AB245D" w:rsidRPr="009B6CCF" w:rsidRDefault="00AB245D" w:rsidP="00AB245D"/>
    <w:p w14:paraId="74D45114" w14:textId="3728B49B" w:rsidR="00AB245D" w:rsidRPr="009B6CCF" w:rsidRDefault="00AB245D" w:rsidP="00A6278E">
      <w:pPr>
        <w:pStyle w:val="Legenda"/>
      </w:pPr>
      <w:bookmarkStart w:id="206" w:name="_Ref220343052"/>
      <w:r w:rsidRPr="009B6CCF">
        <w:lastRenderedPageBreak/>
        <w:t xml:space="preserve">Quadro </w:t>
      </w:r>
      <w:fldSimple w:instr=" SEQ Quadro \* ARABIC ">
        <w:r w:rsidR="00B26160">
          <w:rPr>
            <w:noProof/>
          </w:rPr>
          <w:t>46</w:t>
        </w:r>
      </w:fldSimple>
      <w:bookmarkEnd w:id="206"/>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926561">
            <w:pPr>
              <w:keepNext/>
              <w:widowControl w:val="0"/>
              <w:ind w:firstLine="0"/>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926561">
            <w:pPr>
              <w:keepNext/>
              <w:widowControl w:val="0"/>
              <w:ind w:firstLine="0"/>
              <w:rPr>
                <w:rFonts w:eastAsiaTheme="minorEastAsia"/>
                <w:sz w:val="32"/>
                <w:szCs w:val="28"/>
              </w:rPr>
            </w:pPr>
          </w:p>
          <w:p w14:paraId="503C8B45" w14:textId="381565F1" w:rsidR="00711AF1" w:rsidRPr="009B6CCF" w:rsidRDefault="00A65E17" w:rsidP="00A65E17">
            <w:pPr>
              <w:pStyle w:val="Citao"/>
              <w:ind w:left="317"/>
            </w:pPr>
            <w:r w:rsidRPr="009B6CCF">
              <w:t>Onde:</w:t>
            </w:r>
          </w:p>
          <w:p w14:paraId="3D771FE0" w14:textId="77777777" w:rsidR="00711AF1" w:rsidRPr="009B6CCF" w:rsidRDefault="00711AF1" w:rsidP="00711AF1">
            <w:pPr>
              <w:pStyle w:val="Citao"/>
              <w:ind w:left="317"/>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 </w:t>
            </w:r>
          </w:p>
          <w:p w14:paraId="1E0E9903" w14:textId="77777777" w:rsidR="00711AF1" w:rsidRPr="009B6CCF" w:rsidRDefault="00711AF1" w:rsidP="00711AF1">
            <w:pPr>
              <w:pStyle w:val="PargrafodaLista"/>
              <w:ind w:left="317"/>
              <w:jc w:val="left"/>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711AF1">
            <w:pPr>
              <w:keepNext/>
              <w:widowControl w:val="0"/>
              <w:ind w:left="317" w:firstLine="0"/>
              <w:rPr>
                <w:rFonts w:eastAsiaTheme="minorEastAsia"/>
              </w:rPr>
            </w:pPr>
          </w:p>
          <w:p w14:paraId="6C2BE1FF" w14:textId="77777777" w:rsidR="00711AF1" w:rsidRPr="009B6CCF" w:rsidRDefault="00711AF1" w:rsidP="00711AF1">
            <w:pPr>
              <w:pStyle w:val="Citao"/>
              <w:ind w:left="317"/>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65E17">
            <w:pPr>
              <w:pStyle w:val="PargrafodaLista"/>
              <w:ind w:left="317"/>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77777777" w:rsidR="00AB245D" w:rsidRPr="009B6CCF" w:rsidRDefault="00AB245D" w:rsidP="00A6278E">
      <w:pPr>
        <w:pStyle w:val="Legenda"/>
      </w:pPr>
      <w:r w:rsidRPr="009B6CCF">
        <w:t xml:space="preserve">Fonte: </w:t>
      </w:r>
      <w:commentRangeStart w:id="207"/>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 2014)</w:t>
      </w:r>
      <w:r w:rsidRPr="009B6CCF">
        <w:fldChar w:fldCharType="end"/>
      </w:r>
      <w:r w:rsidRPr="009B6CCF">
        <w:t xml:space="preserve">; </w:t>
      </w:r>
      <w:commentRangeEnd w:id="207"/>
      <w:r w:rsidR="00D863C3" w:rsidRPr="009B6CCF">
        <w:rPr>
          <w:rStyle w:val="Refdecomentrio"/>
          <w:sz w:val="20"/>
          <w:szCs w:val="20"/>
        </w:rPr>
        <w:commentReference w:id="207"/>
      </w:r>
    </w:p>
    <w:p w14:paraId="7F1926B6" w14:textId="77777777" w:rsidR="00AB245D" w:rsidRPr="009B6CCF" w:rsidRDefault="00AB245D" w:rsidP="00AB245D"/>
    <w:p w14:paraId="02EF1C44" w14:textId="03D9B4C6"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B26160" w:rsidRPr="009B6CCF">
        <w:t xml:space="preserve">Quadro </w:t>
      </w:r>
      <w:r w:rsidR="00B26160">
        <w:rPr>
          <w:noProof/>
        </w:rPr>
        <w:t>47</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1D31AC3A" w:rsidR="00AB245D" w:rsidRPr="009B6CCF" w:rsidRDefault="00AB245D" w:rsidP="00A6278E">
      <w:pPr>
        <w:pStyle w:val="Legenda"/>
      </w:pPr>
      <w:bookmarkStart w:id="208" w:name="_Ref220263027"/>
      <w:r w:rsidRPr="009B6CCF">
        <w:lastRenderedPageBreak/>
        <w:t xml:space="preserve">Quadro </w:t>
      </w:r>
      <w:fldSimple w:instr=" SEQ Quadro \* ARABIC ">
        <w:r w:rsidR="00B26160">
          <w:rPr>
            <w:noProof/>
          </w:rPr>
          <w:t>47</w:t>
        </w:r>
      </w:fldSimple>
      <w:bookmarkEnd w:id="208"/>
      <w:r w:rsidRPr="009B6CCF">
        <w:t xml:space="preserve"> – Função calculaAzimute() em </w:t>
      </w:r>
      <w:r w:rsidRPr="009B6CCF">
        <w:rPr>
          <w:i/>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{number} lat2 - Latitude do ponto final</w:t>
            </w:r>
          </w:p>
          <w:p w14:paraId="3236CBC4" w14:textId="77777777" w:rsidR="00AB245D" w:rsidRPr="009B6CCF" w:rsidRDefault="00AB245D" w:rsidP="00926561">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{number}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926561">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A6278E">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41C43C7C" w:rsidR="004D5DB7" w:rsidRPr="009B6CCF" w:rsidRDefault="004D5DB7" w:rsidP="00A6278E">
      <w:pPr>
        <w:pStyle w:val="Legenda"/>
      </w:pPr>
      <w:bookmarkStart w:id="209" w:name="_Toc225178451"/>
      <w:r w:rsidRPr="009B6CCF">
        <w:lastRenderedPageBreak/>
        <w:t xml:space="preserve">Figura </w:t>
      </w:r>
      <w:fldSimple w:instr=" SEQ Figura \* ARABIC ">
        <w:r w:rsidR="00B26160">
          <w:rPr>
            <w:noProof/>
          </w:rPr>
          <w:t>10</w:t>
        </w:r>
      </w:fldSimple>
      <w:r w:rsidR="00DD2FCC" w:rsidRPr="009B6CCF">
        <w:t xml:space="preserve"> –</w:t>
      </w:r>
      <w:r w:rsidRPr="009B6CCF">
        <w:t xml:space="preserve"> Ajuste de ângulo da Rua Caramurus com </w:t>
      </w:r>
      <w:r w:rsidRPr="009B6CCF">
        <w:rPr>
          <w:i/>
        </w:rPr>
        <w:t>OSM</w:t>
      </w:r>
      <w:bookmarkEnd w:id="209"/>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A6278E">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5EDA6FE0"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B26160" w:rsidRPr="009B6CCF">
        <w:t xml:space="preserve">Figura </w:t>
      </w:r>
      <w:r w:rsidR="00B26160">
        <w:rPr>
          <w:noProof/>
        </w:rPr>
        <w:t>11</w:t>
      </w:r>
      <w:r w:rsidRPr="009B6CCF">
        <w:fldChar w:fldCharType="end"/>
      </w:r>
      <w:r w:rsidRPr="009B6CCF">
        <w:t xml:space="preserve"> ilustra a nova orientação da quadra 01.03.002.3.0054, enquanto a sua versão original, sem o ajuste de rotação, pode ser observada na </w:t>
      </w:r>
      <w:r w:rsidR="00223053">
        <w:fldChar w:fldCharType="begin"/>
      </w:r>
      <w:r w:rsidR="00223053">
        <w:instrText xml:space="preserve"> REF _Ref224977612 \h </w:instrText>
      </w:r>
      <w:r w:rsidR="00223053">
        <w:fldChar w:fldCharType="separate"/>
      </w:r>
      <w:r w:rsidR="00B26160" w:rsidRPr="009B6CCF">
        <w:t xml:space="preserve">Figura </w:t>
      </w:r>
      <w:r w:rsidR="00B26160">
        <w:rPr>
          <w:noProof/>
        </w:rPr>
        <w:t>12</w:t>
      </w:r>
      <w:r w:rsidR="00223053">
        <w:fldChar w:fldCharType="end"/>
      </w:r>
      <w:r w:rsidR="00223053">
        <w:t xml:space="preserve"> </w:t>
      </w:r>
      <w:r w:rsidRPr="009B6CCF">
        <w:t>para fins comparativos.</w:t>
      </w:r>
    </w:p>
    <w:p w14:paraId="1CB519B9" w14:textId="6618B6CA" w:rsidR="00610A2A" w:rsidRPr="009B6CCF" w:rsidRDefault="00610A2A" w:rsidP="00A6278E">
      <w:pPr>
        <w:pStyle w:val="Legenda"/>
      </w:pPr>
      <w:bookmarkStart w:id="210" w:name="_Ref221782119"/>
      <w:bookmarkStart w:id="211" w:name="_Toc225178452"/>
      <w:r w:rsidRPr="009B6CCF">
        <w:lastRenderedPageBreak/>
        <w:t xml:space="preserve">Figura </w:t>
      </w:r>
      <w:fldSimple w:instr=" SEQ Figura \* ARABIC ">
        <w:r w:rsidR="00B26160">
          <w:rPr>
            <w:noProof/>
          </w:rPr>
          <w:t>11</w:t>
        </w:r>
      </w:fldSimple>
      <w:bookmarkEnd w:id="210"/>
      <w:r w:rsidRPr="009B6CCF">
        <w:t xml:space="preserve"> – </w:t>
      </w:r>
      <w:r w:rsidR="00C10A67" w:rsidRPr="009B6CCF">
        <w:t xml:space="preserve">Quadra 01.03.002.3.0054 </w:t>
      </w:r>
      <w:r w:rsidR="00116049" w:rsidRPr="009B6CCF">
        <w:t xml:space="preserve">rotacionada com </w:t>
      </w:r>
      <w:r w:rsidRPr="009B6CCF">
        <w:rPr>
          <w:i/>
        </w:rPr>
        <w:t>OSM</w:t>
      </w:r>
      <w:bookmarkEnd w:id="211"/>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8">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A6278E">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726E6E9A" w14:textId="2D73A5BB" w:rsidR="00A77619" w:rsidRPr="009B6CCF" w:rsidRDefault="00A77619" w:rsidP="00A77619">
      <w:pPr>
        <w:pStyle w:val="Legenda"/>
      </w:pPr>
      <w:bookmarkStart w:id="212" w:name="_Ref224977612"/>
      <w:bookmarkStart w:id="213" w:name="_Toc225178453"/>
      <w:commentRangeStart w:id="214"/>
      <w:r w:rsidRPr="009B6CCF">
        <w:t xml:space="preserve">Figura </w:t>
      </w:r>
      <w:fldSimple w:instr=" SEQ Figura \* ARABIC ">
        <w:r w:rsidR="00B26160">
          <w:rPr>
            <w:noProof/>
          </w:rPr>
          <w:t>12</w:t>
        </w:r>
      </w:fldSimple>
      <w:bookmarkEnd w:id="212"/>
      <w:r w:rsidRPr="009B6CCF">
        <w:t xml:space="preserve"> </w:t>
      </w:r>
      <w:commentRangeStart w:id="215"/>
      <w:r w:rsidRPr="009B6CCF">
        <w:t xml:space="preserve">– Quadra </w:t>
      </w:r>
      <w:r w:rsidRPr="009B6CCF">
        <w:rPr>
          <w:i/>
        </w:rPr>
        <w:t>SuperCIATA</w:t>
      </w:r>
      <w:r w:rsidRPr="009B6CCF">
        <w:t xml:space="preserve"> (CNEFE+ CTU/CIATA)</w:t>
      </w:r>
      <w:bookmarkEnd w:id="213"/>
      <w:commentRangeEnd w:id="215"/>
      <w:r w:rsidR="0075417C" w:rsidRPr="009B6CCF">
        <w:rPr>
          <w:rStyle w:val="Refdecomentrio"/>
          <w:sz w:val="20"/>
          <w:szCs w:val="20"/>
        </w:rPr>
        <w:commentReference w:id="215"/>
      </w:r>
      <w:commentRangeEnd w:id="214"/>
      <w:r w:rsidR="00D863C3" w:rsidRPr="009B6CCF">
        <w:rPr>
          <w:rStyle w:val="Refdecomentrio"/>
          <w:sz w:val="20"/>
          <w:szCs w:val="20"/>
        </w:rPr>
        <w:commentReference w:id="214"/>
      </w:r>
    </w:p>
    <w:tbl>
      <w:tblPr>
        <w:tblStyle w:val="Tabelacomgrade"/>
        <w:tblW w:w="0" w:type="auto"/>
        <w:jc w:val="center"/>
        <w:tblLook w:val="04A0" w:firstRow="1" w:lastRow="0" w:firstColumn="1" w:lastColumn="0" w:noHBand="0" w:noVBand="1"/>
      </w:tblPr>
      <w:tblGrid>
        <w:gridCol w:w="9061"/>
      </w:tblGrid>
      <w:tr w:rsidR="00A77619" w:rsidRPr="009B6CCF" w14:paraId="42163C50" w14:textId="77777777" w:rsidTr="00771BA5">
        <w:trPr>
          <w:jc w:val="center"/>
        </w:trPr>
        <w:tc>
          <w:tcPr>
            <w:tcW w:w="9061" w:type="dxa"/>
          </w:tcPr>
          <w:p w14:paraId="1195FCF7" w14:textId="77777777" w:rsidR="00A77619" w:rsidRPr="009B6CCF" w:rsidRDefault="00A77619" w:rsidP="00771BA5">
            <w:pPr>
              <w:keepNext/>
              <w:widowControl w:val="0"/>
              <w:ind w:left="-113" w:firstLine="0"/>
              <w:jc w:val="center"/>
            </w:pPr>
            <w:r w:rsidRPr="009B6CCF">
              <w:rPr>
                <w:noProof/>
                <w:lang w:eastAsia="pt-BR"/>
              </w:rPr>
              <w:drawing>
                <wp:inline distT="0" distB="0" distL="0" distR="0" wp14:anchorId="352A648C" wp14:editId="366020FB">
                  <wp:extent cx="5760085" cy="2974351"/>
                  <wp:effectExtent l="0" t="0" r="0" b="0"/>
                  <wp:docPr id="9849647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6A14A5D2" w14:textId="77777777" w:rsidR="00A77619" w:rsidRPr="009B6CCF" w:rsidRDefault="00A77619" w:rsidP="00A77619">
      <w:pPr>
        <w:pStyle w:val="Legenda"/>
      </w:pPr>
      <w:r w:rsidRPr="009B6CCF">
        <w:t xml:space="preserve">Elaboração: </w:t>
      </w:r>
      <w:r>
        <w:t>Autor</w:t>
      </w:r>
      <w:r w:rsidRPr="009B6CCF">
        <w:t xml:space="preserve"> (2026)</w:t>
      </w:r>
    </w:p>
    <w:p w14:paraId="5E5C79AF" w14:textId="77777777" w:rsidR="00610A2A" w:rsidRPr="009B6CCF" w:rsidRDefault="00610A2A" w:rsidP="00947FEB"/>
    <w:p w14:paraId="6CD5BFED" w14:textId="2D8E2B47" w:rsidR="00B92848" w:rsidRPr="009B6CCF" w:rsidRDefault="00D06BA5" w:rsidP="00661D7E">
      <w:pPr>
        <w:pStyle w:val="Seo"/>
      </w:pPr>
      <w:r w:rsidRPr="005C093F">
        <w:rPr>
          <w:highlight w:val="red"/>
          <w:rPrChange w:id="216" w:author="carlos vieira" w:date="2026-04-01T10:48:00Z" w16du:dateUtc="2026-04-01T13:48:00Z">
            <w:rPr/>
          </w:rPrChange>
        </w:rPr>
        <w:lastRenderedPageBreak/>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104F7832"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B26160" w:rsidRPr="009B6CCF">
        <w:t xml:space="preserve">Figura </w:t>
      </w:r>
      <w:r w:rsidR="00B26160">
        <w:rPr>
          <w:noProof/>
        </w:rPr>
        <w:t>13</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B26160" w:rsidRPr="009B6CCF">
        <w:t xml:space="preserve">Figura </w:t>
      </w:r>
      <w:r w:rsidR="00B26160">
        <w:rPr>
          <w:noProof/>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44595988" w:rsidR="00CF5BD9" w:rsidRPr="009B6CCF" w:rsidRDefault="00CF5BD9" w:rsidP="00A6278E">
      <w:pPr>
        <w:pStyle w:val="Legenda"/>
      </w:pPr>
      <w:bookmarkStart w:id="217" w:name="_Ref223080638"/>
      <w:bookmarkStart w:id="218" w:name="_Toc225178454"/>
      <w:r w:rsidRPr="009B6CCF">
        <w:t xml:space="preserve">Figura </w:t>
      </w:r>
      <w:fldSimple w:instr=" SEQ Figura \* ARABIC ">
        <w:r w:rsidR="00B26160">
          <w:rPr>
            <w:noProof/>
          </w:rPr>
          <w:t>13</w:t>
        </w:r>
      </w:fldSimple>
      <w:bookmarkEnd w:id="217"/>
      <w:r w:rsidRPr="009B6CCF">
        <w:t xml:space="preserve"> – Quadra 01.03.002.3.0054 após os processos de rotação e translação.</w:t>
      </w:r>
      <w:bookmarkEnd w:id="218"/>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29">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A6278E">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219" w:name="_Toc225178129"/>
      <w:r>
        <w:lastRenderedPageBreak/>
        <w:t>Distribuição d</w:t>
      </w:r>
      <w:r w:rsidR="00505798">
        <w:t>os lotes n</w:t>
      </w:r>
      <w:r>
        <w:t xml:space="preserve">as </w:t>
      </w:r>
      <w:commentRangeStart w:id="220"/>
      <w:r w:rsidR="006D3D4B" w:rsidRPr="009B6CCF">
        <w:t>quadras</w:t>
      </w:r>
      <w:bookmarkEnd w:id="219"/>
      <w:commentRangeEnd w:id="220"/>
      <w:r w:rsidR="0075417C">
        <w:rPr>
          <w:rStyle w:val="Refdecomentrio"/>
          <w:sz w:val="24"/>
          <w:szCs w:val="24"/>
        </w:rPr>
        <w:commentReference w:id="220"/>
      </w:r>
    </w:p>
    <w:p w14:paraId="70B0A51D" w14:textId="2ED01879"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B26160">
        <w:t>3.3.3</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B26160" w:rsidRPr="009B6CCF">
        <w:t xml:space="preserve">Obtenção e tratamento dos dados do Cadastro Territorial Urbano </w:t>
      </w:r>
      <w:r w:rsidR="00B26160">
        <w:t>–</w:t>
      </w:r>
      <w:r w:rsidR="00B26160" w:rsidRPr="009B6CCF">
        <w:t xml:space="preserve"> CTU</w:t>
      </w:r>
      <w:r w:rsidR="00B26160">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583204F8" w14:textId="63B28CBE" w:rsidR="005A4077" w:rsidRDefault="00302561" w:rsidP="000F4D72">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751CE7FF" w14:textId="77777777" w:rsidR="00E805EA" w:rsidRPr="009B6CCF" w:rsidRDefault="00E805EA" w:rsidP="00E805EA"/>
    <w:p w14:paraId="6FABFD04" w14:textId="3F9B5397" w:rsidR="00647616" w:rsidRDefault="00647616" w:rsidP="00647616"/>
    <w:p w14:paraId="45785221" w14:textId="5C7394DA" w:rsidR="004C3436" w:rsidRDefault="004C3436" w:rsidP="007620EF">
      <w:pPr>
        <w:pStyle w:val="Ttulo3"/>
      </w:pPr>
      <w:bookmarkStart w:id="221" w:name="_Toc225178130"/>
      <w:r>
        <w:t>Avaliação dos resultados</w:t>
      </w:r>
      <w:bookmarkEnd w:id="221"/>
    </w:p>
    <w:p w14:paraId="6E178633" w14:textId="19A0B624" w:rsidR="00D5659B" w:rsidRPr="009B6CCF" w:rsidRDefault="00D5659B" w:rsidP="00D5659B">
      <w:r w:rsidRPr="009B6CCF">
        <w:t>A avaliação dos resultados obtidos pela metodologia proposta norteia-se por três eixos fundamentais:</w:t>
      </w:r>
    </w:p>
    <w:p w14:paraId="17843DE7" w14:textId="5A1E86C4" w:rsidR="00D5659B" w:rsidRPr="009B6CCF" w:rsidRDefault="00D5659B" w:rsidP="00D5659B">
      <w:pPr>
        <w:pStyle w:val="PargrafodaLista"/>
        <w:numPr>
          <w:ilvl w:val="0"/>
          <w:numId w:val="22"/>
        </w:numPr>
      </w:pPr>
      <w:commentRangeStart w:id="222"/>
      <w:r w:rsidRPr="009B6CCF">
        <w:rPr>
          <w:b/>
          <w:bCs/>
        </w:rPr>
        <w:t>Eficácia da integração (correlação) entre as bases CTU/CIATA e CNEFE</w:t>
      </w:r>
      <w:r w:rsidRPr="009B6CCF">
        <w:t>;</w:t>
      </w:r>
    </w:p>
    <w:p w14:paraId="474785A2" w14:textId="6024FF8B" w:rsidR="00D5659B" w:rsidRPr="009B6CCF" w:rsidRDefault="00D5659B" w:rsidP="00D5659B">
      <w:pPr>
        <w:pStyle w:val="PargrafodaLista"/>
        <w:numPr>
          <w:ilvl w:val="0"/>
          <w:numId w:val="22"/>
        </w:numPr>
      </w:pPr>
      <w:r w:rsidRPr="009B6CCF">
        <w:rPr>
          <w:b/>
          <w:bCs/>
        </w:rPr>
        <w:t>Acurácia dos objetos geográficos</w:t>
      </w:r>
      <w:r w:rsidRPr="009B6CCF">
        <w:t>;</w:t>
      </w:r>
    </w:p>
    <w:p w14:paraId="1DDE72F7" w14:textId="058755C3" w:rsidR="00D5659B" w:rsidRPr="009B6CCF" w:rsidRDefault="00D5659B" w:rsidP="00D5659B">
      <w:pPr>
        <w:pStyle w:val="PargrafodaLista"/>
        <w:numPr>
          <w:ilvl w:val="0"/>
          <w:numId w:val="22"/>
        </w:numPr>
      </w:pPr>
      <w:r w:rsidRPr="009B6CCF">
        <w:rPr>
          <w:b/>
          <w:bCs/>
        </w:rPr>
        <w:t>Aplicabilidade e utilidade da geolocalização para a gestão municipal</w:t>
      </w:r>
      <w:r w:rsidRPr="009B6CCF">
        <w:t>.</w:t>
      </w:r>
      <w:commentRangeEnd w:id="222"/>
      <w:r w:rsidR="0075417C" w:rsidRPr="009B6CCF">
        <w:rPr>
          <w:rStyle w:val="Refdecomentrio"/>
          <w:sz w:val="24"/>
          <w:szCs w:val="22"/>
        </w:rPr>
        <w:commentReference w:id="222"/>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w:t>
      </w:r>
      <w:r>
        <w:lastRenderedPageBreak/>
        <w:t xml:space="preserve">unidades que atingem uma correspondência positiva automatizada. A métrica principal ignora o sucesso individual de cada parcela e foca na robustez da lógica de 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27D010C" w14:textId="509601DA" w:rsidR="00CF16BC" w:rsidRDefault="00CF16BC" w:rsidP="00CF16BC">
      <w:r>
        <w:t xml:space="preserve">Para a acurácia dos objetos geográficos, a metodologia aplica conceitos de estatística espacial para validar a precisão posicional das geometrias geradas. O procedimento utiliza o Erro Médio Quadrático (EMQ) e a sua respectiva Raiz (REMQ) para quantificar as discrepâncias entre os vértices das quadras produzidas e os dados de referência (SIGWEB). 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Esta abordagem permite verificar se a precisão obtida é compatível com as escalas cartográficas de planejamento municipal, priorizando a 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06C19501" w14:textId="77777777" w:rsidR="00DE0C58" w:rsidRPr="009B6CCF" w:rsidRDefault="00DE0C58" w:rsidP="00647616"/>
    <w:p w14:paraId="0E4D33B1" w14:textId="02E36CD0" w:rsidR="00250B16" w:rsidRPr="009B6CCF" w:rsidRDefault="001928A3" w:rsidP="009B6CCF">
      <w:pPr>
        <w:pStyle w:val="Ttulo1"/>
      </w:pPr>
      <w:bookmarkStart w:id="223" w:name="_Toc225178131"/>
      <w:r w:rsidRPr="009B6CCF">
        <w:lastRenderedPageBreak/>
        <w:t>APRESENTAÇÃO E ANÁLISE DOS RESULTADOS</w:t>
      </w:r>
      <w:bookmarkEnd w:id="223"/>
    </w:p>
    <w:p w14:paraId="47B6AD5C" w14:textId="77777777" w:rsidR="00A4699C" w:rsidRPr="009B6CCF" w:rsidRDefault="00A4699C" w:rsidP="002D729A">
      <w:pPr>
        <w:pStyle w:val="Ttulo2"/>
      </w:pPr>
      <w:bookmarkStart w:id="224" w:name="_Toc225178132"/>
      <w:r w:rsidRPr="009B6CCF">
        <w:t>Integração de Bases via SuperCIATA</w:t>
      </w:r>
      <w:bookmarkEnd w:id="224"/>
    </w:p>
    <w:p w14:paraId="3600D399" w14:textId="059A3D7A" w:rsidR="00E27630" w:rsidRPr="009B6CCF" w:rsidRDefault="00E27630" w:rsidP="00E27630">
      <w:r w:rsidRPr="009B6CCF">
        <w:t xml:space="preserve">O processo de integração revelou as potencialidades e, </w:t>
      </w:r>
      <w:r w:rsidR="00E61F8A" w:rsidRPr="009B6CCF">
        <w:t>também</w:t>
      </w:r>
      <w:r w:rsidRPr="009B6CCF">
        <w:t>, os desafios inerentes à heterogeneidade dos dados cadastrais originais.</w:t>
      </w:r>
    </w:p>
    <w:p w14:paraId="69755489" w14:textId="0FCB48A5" w:rsidR="00FE4217" w:rsidRPr="009B6CCF" w:rsidRDefault="00E61F8A" w:rsidP="00D94718">
      <w:pPr>
        <w:pStyle w:val="Ttulo3"/>
      </w:pPr>
      <w:bookmarkStart w:id="225" w:name="_Toc225178133"/>
      <w:commentRangeStart w:id="226"/>
      <w:r w:rsidRPr="009B6CCF">
        <w:t xml:space="preserve">Limitações e </w:t>
      </w:r>
      <w:r w:rsidR="000E1882" w:rsidRPr="009B6CCF">
        <w:t>i</w:t>
      </w:r>
      <w:r w:rsidRPr="009B6CCF">
        <w:t>nconsistências</w:t>
      </w:r>
      <w:r w:rsidR="002A339A" w:rsidRPr="009B6CCF">
        <w:t xml:space="preserve"> do CTU/CIATA</w:t>
      </w:r>
      <w:bookmarkEnd w:id="225"/>
      <w:commentRangeEnd w:id="226"/>
      <w:r w:rsidR="005C093F" w:rsidRPr="009B6CCF">
        <w:rPr>
          <w:rStyle w:val="Refdecomentrio"/>
          <w:sz w:val="24"/>
          <w:szCs w:val="24"/>
        </w:rPr>
        <w:commentReference w:id="226"/>
      </w:r>
    </w:p>
    <w:p w14:paraId="59AEB517" w14:textId="1ED37B81" w:rsidR="00594A61" w:rsidRPr="009B6CCF" w:rsidRDefault="00313F82" w:rsidP="00313F82">
      <w:r w:rsidRPr="009B6CCF">
        <w:t xml:space="preserve">As inconsistências identificadas no reconhecimento das quadras decorrem, principalmente, de fatores morfológicos e fragilidades nos registros cadastrais preexistentes. A </w:t>
      </w:r>
      <w:r w:rsidR="00F43EEF">
        <w:fldChar w:fldCharType="begin"/>
      </w:r>
      <w:r w:rsidR="00F43EEF">
        <w:instrText xml:space="preserve"> REF _Ref224756970 \h </w:instrText>
      </w:r>
      <w:r w:rsidR="00F43EEF">
        <w:fldChar w:fldCharType="separate"/>
      </w:r>
      <w:r w:rsidR="00B26160" w:rsidRPr="009B6CCF">
        <w:t xml:space="preserve">Figura </w:t>
      </w:r>
      <w:r w:rsidR="00B26160">
        <w:rPr>
          <w:noProof/>
        </w:rPr>
        <w:t>14</w:t>
      </w:r>
      <w:r w:rsidR="00F43EEF">
        <w:fldChar w:fldCharType="end"/>
      </w:r>
      <w:r w:rsidR="00234EC5" w:rsidRPr="00F43EEF">
        <w:rPr>
          <w:color w:val="FF0000"/>
        </w:rPr>
        <w:t xml:space="preserve"> </w:t>
      </w:r>
      <w:r w:rsidRPr="00F43EEF">
        <w:t xml:space="preserve">ilustra </w:t>
      </w:r>
      <w:r w:rsidRPr="009B6CCF">
        <w:t>a malha urbana do núcleo principal de Capanema-PR, categorizada segundo a eficácia da metodologia: em verde, as quadras validadas pelo algoritmo</w:t>
      </w:r>
      <w:r w:rsidR="00234EC5" w:rsidRPr="009B6CCF">
        <w:t xml:space="preserve"> e</w:t>
      </w:r>
      <w:r w:rsidRPr="009B6CCF">
        <w:t xml:space="preserve">; em vermelho, as instâncias em que o reconhecimento automático </w:t>
      </w:r>
      <w:commentRangeStart w:id="227"/>
      <w:r w:rsidRPr="009B6CCF">
        <w:t>não foi possível</w:t>
      </w:r>
      <w:commentRangeEnd w:id="227"/>
      <w:r w:rsidR="0075417C" w:rsidRPr="009B6CCF">
        <w:rPr>
          <w:rStyle w:val="Refdecomentrio"/>
          <w:sz w:val="24"/>
          <w:szCs w:val="22"/>
        </w:rPr>
        <w:commentReference w:id="227"/>
      </w:r>
      <w:r w:rsidRPr="009B6CCF">
        <w:t>.</w:t>
      </w:r>
      <w:r w:rsidR="00E53A57">
        <w:t xml:space="preserve"> </w:t>
      </w:r>
      <w:r w:rsidR="00DE04CF" w:rsidRPr="009B6CCF">
        <w:t xml:space="preserve">Do universo de 460 quadras cadastradas no CTU/CIATA, 153 apresentaram as características morfológicas suficientes para o processamento via </w:t>
      </w:r>
      <w:r w:rsidR="00DE04CF" w:rsidRPr="00E53A57">
        <w:rPr>
          <w:i/>
          <w:iCs/>
        </w:rPr>
        <w:t>SuperCIATA</w:t>
      </w:r>
      <w:r w:rsidR="008F237B">
        <w:t>, representando 33,</w:t>
      </w:r>
      <w:r w:rsidR="007E681F">
        <w:t>2% do total</w:t>
      </w:r>
      <w:r w:rsidR="00DE04CF" w:rsidRPr="009B6CCF">
        <w:t>.</w:t>
      </w:r>
    </w:p>
    <w:p w14:paraId="287E26BD" w14:textId="77777777" w:rsidR="00594A61" w:rsidRPr="009B6CCF" w:rsidRDefault="00594A61" w:rsidP="00313F82"/>
    <w:p w14:paraId="529F2F93" w14:textId="3B093776" w:rsidR="00A21BD2" w:rsidRPr="009B6CCF" w:rsidRDefault="00A21BD2" w:rsidP="00A6278E">
      <w:pPr>
        <w:pStyle w:val="Legenda"/>
      </w:pPr>
      <w:bookmarkStart w:id="228" w:name="_Ref224756970"/>
      <w:bookmarkStart w:id="229" w:name="_Toc225178455"/>
      <w:commentRangeStart w:id="230"/>
      <w:r w:rsidRPr="009B6CCF">
        <w:t xml:space="preserve">Figura </w:t>
      </w:r>
      <w:fldSimple w:instr=" SEQ Figura \* ARABIC ">
        <w:r w:rsidR="00B26160">
          <w:rPr>
            <w:noProof/>
          </w:rPr>
          <w:t>14</w:t>
        </w:r>
      </w:fldSimple>
      <w:bookmarkEnd w:id="228"/>
      <w:commentRangeEnd w:id="230"/>
      <w:r w:rsidR="0075417C" w:rsidRPr="009B6CCF">
        <w:rPr>
          <w:rStyle w:val="Refdecomentrio"/>
          <w:sz w:val="20"/>
          <w:szCs w:val="20"/>
        </w:rPr>
        <w:commentReference w:id="230"/>
      </w:r>
      <w:r w:rsidRPr="009B6CCF">
        <w:t xml:space="preserve"> – Total de quadras no CTU/CIATA</w:t>
      </w:r>
      <w:bookmarkEnd w:id="229"/>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0">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A6278E">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39F51C85" w14:textId="52157C33" w:rsidR="00313F82" w:rsidRPr="009B6CCF" w:rsidRDefault="00313F82" w:rsidP="00313F82">
      <w:r w:rsidRPr="009B6CCF">
        <w:lastRenderedPageBreak/>
        <w:t>Os principais fatores de impedimento à integração automática foram:</w:t>
      </w:r>
    </w:p>
    <w:p w14:paraId="634A9554" w14:textId="51F3A46B" w:rsidR="00A21BD2" w:rsidRPr="009B6CCF" w:rsidRDefault="00A21BD2" w:rsidP="00980A90">
      <w:pPr>
        <w:pStyle w:val="PargrafodaLista"/>
        <w:numPr>
          <w:ilvl w:val="0"/>
          <w:numId w:val="23"/>
        </w:numPr>
      </w:pPr>
      <w:r w:rsidRPr="009B6CCF">
        <w:t>Ausência de delimitação física por logradouros consolidados;</w:t>
      </w:r>
    </w:p>
    <w:p w14:paraId="6ACD35A1" w14:textId="19230BFB" w:rsidR="00A21BD2" w:rsidRPr="009B6CCF" w:rsidRDefault="00A21BD2" w:rsidP="00980A90">
      <w:pPr>
        <w:pStyle w:val="PargrafodaLista"/>
        <w:numPr>
          <w:ilvl w:val="0"/>
          <w:numId w:val="23"/>
        </w:numPr>
      </w:pPr>
      <w:r w:rsidRPr="009B6CCF">
        <w:t>Delimitação por vias sem denominação oficial ou com grafias divergentes entre as bases;</w:t>
      </w:r>
    </w:p>
    <w:p w14:paraId="5BE3ABAD" w14:textId="7BB437B4" w:rsidR="00A21BD2" w:rsidRPr="009B6CCF" w:rsidRDefault="00A21BD2" w:rsidP="00980A90">
      <w:pPr>
        <w:pStyle w:val="PargrafodaLista"/>
        <w:numPr>
          <w:ilvl w:val="0"/>
          <w:numId w:val="23"/>
        </w:numPr>
      </w:pPr>
      <w:r w:rsidRPr="009B6CCF">
        <w:t xml:space="preserve">Inexistência de </w:t>
      </w:r>
      <w:r w:rsidR="00FA2E52" w:rsidRPr="009B6CCF">
        <w:t xml:space="preserve">endereço de </w:t>
      </w:r>
      <w:r w:rsidR="00AD4C45" w:rsidRPr="009B6CCF">
        <w:t xml:space="preserve">pelo menos uma </w:t>
      </w:r>
      <w:r w:rsidR="00CF5F40" w:rsidRPr="009B6CCF">
        <w:t>unidade imobiliária</w:t>
      </w:r>
      <w:r w:rsidRPr="009B6CCF">
        <w:t xml:space="preserve"> cadastrado nas faces de quadra;</w:t>
      </w:r>
    </w:p>
    <w:p w14:paraId="0C16E64A" w14:textId="7A57903E" w:rsidR="00A21BD2" w:rsidRPr="009B6CCF" w:rsidRDefault="00A21BD2" w:rsidP="00980A90">
      <w:pPr>
        <w:pStyle w:val="PargrafodaLista"/>
        <w:numPr>
          <w:ilvl w:val="0"/>
          <w:numId w:val="23"/>
        </w:numPr>
      </w:pPr>
      <w:r w:rsidRPr="009B6CCF">
        <w:t>Quadras registradas no CTU/CIATA que ainda não possuem ocupação ou infraestrutura (vazios urbanos);</w:t>
      </w:r>
    </w:p>
    <w:p w14:paraId="658D6A1D" w14:textId="475A83AC" w:rsidR="00A21BD2" w:rsidRPr="009B6CCF" w:rsidRDefault="00A21BD2" w:rsidP="00980A90">
      <w:pPr>
        <w:pStyle w:val="PargrafodaLista"/>
        <w:numPr>
          <w:ilvl w:val="0"/>
          <w:numId w:val="23"/>
        </w:numPr>
      </w:pPr>
      <w:r w:rsidRPr="009B6CCF">
        <w:t>Áreas em estágio de regularização fundiária, com geometria ainda não consolidada no sistema oficial.</w:t>
      </w:r>
    </w:p>
    <w:p w14:paraId="1215F5E4" w14:textId="2B48D41C" w:rsidR="00A21BD2" w:rsidRPr="009B6CCF" w:rsidRDefault="00A21BD2" w:rsidP="00A21BD2">
      <w:r w:rsidRPr="009B6CCF">
        <w:t xml:space="preserve">A </w:t>
      </w:r>
      <w:r w:rsidR="00B6673C" w:rsidRPr="009B6CCF">
        <w:fldChar w:fldCharType="begin"/>
      </w:r>
      <w:r w:rsidR="00B6673C" w:rsidRPr="009B6CCF">
        <w:instrText xml:space="preserve"> REF _Ref223426237 \h </w:instrText>
      </w:r>
      <w:r w:rsidR="00B6673C" w:rsidRPr="009B6CCF">
        <w:fldChar w:fldCharType="separate"/>
      </w:r>
      <w:r w:rsidR="00B26160" w:rsidRPr="009B6CCF">
        <w:t xml:space="preserve">Figura </w:t>
      </w:r>
      <w:r w:rsidR="00B26160">
        <w:rPr>
          <w:noProof/>
        </w:rPr>
        <w:t>15</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54858F0E" w14:textId="48F28513" w:rsidR="004C6B2C" w:rsidRPr="009B6CCF" w:rsidRDefault="004C6B2C" w:rsidP="00A6278E">
      <w:pPr>
        <w:pStyle w:val="Legenda"/>
      </w:pPr>
      <w:bookmarkStart w:id="231" w:name="_Ref223426237"/>
      <w:bookmarkStart w:id="232" w:name="_Toc225178456"/>
      <w:r w:rsidRPr="009B6CCF">
        <w:t xml:space="preserve">Figura </w:t>
      </w:r>
      <w:fldSimple w:instr=" SEQ Figura \* ARABIC ">
        <w:r w:rsidR="00B26160">
          <w:rPr>
            <w:noProof/>
          </w:rPr>
          <w:t>15</w:t>
        </w:r>
      </w:fldSimple>
      <w:bookmarkEnd w:id="231"/>
      <w:r w:rsidRPr="009B6CCF">
        <w:t xml:space="preserve"> – Exemplo de quadras não </w:t>
      </w:r>
      <w:r w:rsidR="00BD1EBE" w:rsidRPr="009B6CCF">
        <w:t>reconhecidas</w:t>
      </w:r>
      <w:r w:rsidRPr="009B6CCF">
        <w:t xml:space="preserve"> pelo </w:t>
      </w:r>
      <w:r w:rsidRPr="009B6CCF">
        <w:rPr>
          <w:i/>
        </w:rPr>
        <w:t>SuperCIATA</w:t>
      </w:r>
      <w:bookmarkEnd w:id="232"/>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1">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A6278E">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227A28C4" w:rsidR="007333E9" w:rsidRPr="009B6CCF" w:rsidRDefault="002A339A" w:rsidP="00926561">
      <w:pPr>
        <w:pStyle w:val="Ttulo3"/>
      </w:pPr>
      <w:bookmarkStart w:id="233" w:name="_Toc225178134"/>
      <w:commentRangeStart w:id="234"/>
      <w:r w:rsidRPr="009B6CCF">
        <w:lastRenderedPageBreak/>
        <w:t xml:space="preserve">Limitações e </w:t>
      </w:r>
      <w:r w:rsidR="00CB7847" w:rsidRPr="009B6CCF">
        <w:t>i</w:t>
      </w:r>
      <w:r w:rsidRPr="009B6CCF">
        <w:t xml:space="preserve">nconsistências </w:t>
      </w:r>
      <w:r w:rsidR="007333E9" w:rsidRPr="009B6CCF">
        <w:t xml:space="preserve">da </w:t>
      </w:r>
      <w:r w:rsidR="00CB7847" w:rsidRPr="009B6CCF">
        <w:t>b</w:t>
      </w:r>
      <w:r w:rsidR="007333E9" w:rsidRPr="009B6CCF">
        <w:t xml:space="preserve">ase de </w:t>
      </w:r>
      <w:r w:rsidR="00CB7847" w:rsidRPr="009B6CCF">
        <w:t>d</w:t>
      </w:r>
      <w:r w:rsidR="007333E9" w:rsidRPr="009B6CCF">
        <w:t>ados do CNEFE (IBGE)</w:t>
      </w:r>
      <w:bookmarkEnd w:id="233"/>
      <w:commentRangeEnd w:id="234"/>
      <w:r w:rsidR="005C093F" w:rsidRPr="009B6CCF">
        <w:rPr>
          <w:rStyle w:val="Refdecomentrio"/>
          <w:sz w:val="24"/>
          <w:szCs w:val="24"/>
        </w:rPr>
        <w:commentReference w:id="234"/>
      </w:r>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9B6CCF" w:rsidRDefault="002B357C" w:rsidP="00540625">
      <w:pPr>
        <w:pStyle w:val="PargrafodaLista"/>
        <w:numPr>
          <w:ilvl w:val="0"/>
          <w:numId w:val="24"/>
        </w:numPr>
      </w:pPr>
      <w:r w:rsidRPr="009B6CCF">
        <w:rPr>
          <w:b/>
          <w:bCs/>
        </w:rPr>
        <w:t xml:space="preserve">Ausência </w:t>
      </w:r>
      <w:r w:rsidR="009609E8" w:rsidRPr="009B6CCF">
        <w:rPr>
          <w:b/>
          <w:bCs/>
        </w:rPr>
        <w:t xml:space="preserve">de pontos de </w:t>
      </w:r>
      <w:r w:rsidR="0095752F" w:rsidRPr="009B6CCF">
        <w:rPr>
          <w:b/>
          <w:bCs/>
        </w:rPr>
        <w:t>á</w:t>
      </w:r>
      <w:r w:rsidRPr="009B6CCF">
        <w:rPr>
          <w:b/>
          <w:bCs/>
        </w:rPr>
        <w:t xml:space="preserve">reas </w:t>
      </w:r>
      <w:r w:rsidR="00AF79B9" w:rsidRPr="009B6CCF">
        <w:rPr>
          <w:b/>
          <w:bCs/>
        </w:rPr>
        <w:t xml:space="preserve">não </w:t>
      </w:r>
      <w:r w:rsidR="00E64EE5" w:rsidRPr="009B6CCF">
        <w:rPr>
          <w:b/>
          <w:bCs/>
        </w:rPr>
        <w:t>e</w:t>
      </w:r>
      <w:r w:rsidR="00AF79B9" w:rsidRPr="009B6CCF">
        <w:rPr>
          <w:b/>
          <w:bCs/>
        </w:rPr>
        <w:t>dificadas</w:t>
      </w:r>
      <w:r w:rsidR="00AF79B9" w:rsidRPr="009B6CCF">
        <w:t xml:space="preserve"> –</w:t>
      </w:r>
      <w:r w:rsidRPr="009B6CCF">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9B6CCF" w:rsidRDefault="002B357C" w:rsidP="00540625">
      <w:pPr>
        <w:pStyle w:val="PargrafodaLista"/>
        <w:numPr>
          <w:ilvl w:val="0"/>
          <w:numId w:val="24"/>
        </w:numPr>
      </w:pPr>
      <w:r w:rsidRPr="009B6CCF">
        <w:rPr>
          <w:b/>
          <w:bCs/>
        </w:rPr>
        <w:t xml:space="preserve">Baixa </w:t>
      </w:r>
      <w:r w:rsidR="00E64EE5" w:rsidRPr="009B6CCF">
        <w:rPr>
          <w:b/>
          <w:bCs/>
        </w:rPr>
        <w:t>p</w:t>
      </w:r>
      <w:r w:rsidRPr="009B6CCF">
        <w:rPr>
          <w:b/>
          <w:bCs/>
        </w:rPr>
        <w:t xml:space="preserve">eriodicidade de </w:t>
      </w:r>
      <w:r w:rsidR="00E64EE5" w:rsidRPr="009B6CCF">
        <w:rPr>
          <w:b/>
          <w:bCs/>
        </w:rPr>
        <w:t>a</w:t>
      </w:r>
      <w:r w:rsidRPr="009B6CCF">
        <w:rPr>
          <w:b/>
          <w:bCs/>
        </w:rPr>
        <w:t>tualização</w:t>
      </w:r>
      <w:r w:rsidR="00217858" w:rsidRPr="009B6CCF">
        <w:t xml:space="preserve"> –</w:t>
      </w:r>
      <w:r w:rsidRPr="009B6CCF">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540625">
      <w:pPr>
        <w:pStyle w:val="PargrafodaLista"/>
        <w:numPr>
          <w:ilvl w:val="0"/>
          <w:numId w:val="24"/>
        </w:numPr>
      </w:pPr>
      <w:r w:rsidRPr="009B6CCF">
        <w:rPr>
          <w:b/>
          <w:bCs/>
        </w:rPr>
        <w:t xml:space="preserve">Inconsistências de </w:t>
      </w:r>
      <w:r w:rsidR="00E64EE5" w:rsidRPr="009B6CCF">
        <w:rPr>
          <w:b/>
          <w:bCs/>
        </w:rPr>
        <w:t>t</w:t>
      </w:r>
      <w:r w:rsidRPr="009B6CCF">
        <w:rPr>
          <w:b/>
          <w:bCs/>
        </w:rPr>
        <w:t>oponímia</w:t>
      </w:r>
      <w:r w:rsidR="00CD3E7F" w:rsidRPr="009B6CCF">
        <w:t xml:space="preserve"> –</w:t>
      </w:r>
      <w:r w:rsidRPr="009B6CCF">
        <w:t xml:space="preserve"> Foram identificadas divergências</w:t>
      </w:r>
      <w:r w:rsidR="00415807" w:rsidRPr="009B6CCF">
        <w:t xml:space="preserve"> e duplicidades</w:t>
      </w:r>
      <w:r w:rsidRPr="009B6CCF">
        <w:t xml:space="preserve"> entre as denominações de logradouros registradas pelo IBGE e aquelas utilizadas pela administração municipal, </w:t>
      </w:r>
      <w:r w:rsidR="006D14DA" w:rsidRPr="009B6CCF">
        <w:t>que exigem</w:t>
      </w:r>
      <w:r w:rsidRPr="009B6CCF">
        <w:t xml:space="preserve"> etapas adicionais de normalização de </w:t>
      </w:r>
      <w:r w:rsidRPr="009B6CCF">
        <w:rPr>
          <w:i/>
          <w:iCs/>
        </w:rPr>
        <w:t>strings</w:t>
      </w:r>
      <w:r w:rsidRPr="009B6CCF">
        <w:t xml:space="preserve"> para evitar falhas na correlação.</w:t>
      </w:r>
    </w:p>
    <w:p w14:paraId="7A556F3A" w14:textId="4F2EC2B6" w:rsidR="0062798C" w:rsidRPr="009B6CCF" w:rsidRDefault="00C96BAB" w:rsidP="0062798C">
      <w:pPr>
        <w:pStyle w:val="Ttulo3"/>
      </w:pPr>
      <w:bookmarkStart w:id="235" w:name="_Toc225178135"/>
      <w:r w:rsidRPr="009B6CCF">
        <w:t xml:space="preserve">Resultados da </w:t>
      </w:r>
      <w:r w:rsidR="00CB7847" w:rsidRPr="009B6CCF">
        <w:t>c</w:t>
      </w:r>
      <w:r w:rsidR="0062798C" w:rsidRPr="009B6CCF">
        <w:t>orrespondência de quadras entre CNEFE e CTU/CIATA</w:t>
      </w:r>
      <w:bookmarkEnd w:id="235"/>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0256018D"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B26160" w:rsidRPr="009B6CCF">
        <w:t xml:space="preserve">Quadro </w:t>
      </w:r>
      <w:r w:rsidR="00B26160">
        <w:rPr>
          <w:noProof/>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102E77D9" w:rsidR="00DE1FE1" w:rsidRPr="009B6CCF" w:rsidRDefault="00DE1FE1" w:rsidP="00A6278E">
      <w:pPr>
        <w:pStyle w:val="Legenda"/>
      </w:pPr>
      <w:bookmarkStart w:id="236" w:name="_Ref223554110"/>
      <w:r w:rsidRPr="009B6CCF">
        <w:t xml:space="preserve">Quadro </w:t>
      </w:r>
      <w:fldSimple w:instr=" SEQ Quadro \* ARABIC ">
        <w:r w:rsidR="00B26160">
          <w:rPr>
            <w:noProof/>
          </w:rPr>
          <w:t>48</w:t>
        </w:r>
      </w:fldSimple>
      <w:bookmarkEnd w:id="236"/>
      <w:r w:rsidRPr="009B6CCF">
        <w:t xml:space="preserve"> -- Quant</w:t>
      </w:r>
      <w:r w:rsidR="00A21499" w:rsidRPr="009B6CCF">
        <w:t>ita</w:t>
      </w:r>
      <w:r w:rsidRPr="009B6CCF">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A6278E">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5AD79473" w:rsidR="00824AA8" w:rsidRPr="009B6CCF" w:rsidRDefault="00824AA8" w:rsidP="0062798C">
      <w:r w:rsidRPr="009B6CCF">
        <w:lastRenderedPageBreak/>
        <w:t xml:space="preserve">As quadras destacadas em azul na </w:t>
      </w:r>
      <w:r w:rsidRPr="009B6CCF">
        <w:fldChar w:fldCharType="begin"/>
      </w:r>
      <w:r w:rsidRPr="009B6CCF">
        <w:instrText xml:space="preserve"> REF _Ref223428224 \h </w:instrText>
      </w:r>
      <w:r w:rsidRPr="009B6CCF">
        <w:fldChar w:fldCharType="separate"/>
      </w:r>
      <w:r w:rsidR="00B26160" w:rsidRPr="009B6CCF">
        <w:t xml:space="preserve">Figura </w:t>
      </w:r>
      <w:r w:rsidR="00B26160">
        <w:rPr>
          <w:noProof/>
        </w:rPr>
        <w:t>16</w:t>
      </w:r>
      <w:r w:rsidRPr="009B6CCF">
        <w:fldChar w:fldCharType="end"/>
      </w:r>
      <w:r w:rsidRPr="009B6CCF">
        <w:t xml:space="preserve"> representam as 84 instâncias que obtiveram êxito na correlação automática pelo algoritmo SuperCIATA.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1B165BE1" w:rsidR="00576503" w:rsidRPr="009B6CCF" w:rsidRDefault="00576503" w:rsidP="00A6278E">
      <w:pPr>
        <w:pStyle w:val="Legenda"/>
      </w:pPr>
      <w:bookmarkStart w:id="237" w:name="_Ref223428224"/>
      <w:bookmarkStart w:id="238" w:name="_Toc225178457"/>
      <w:commentRangeStart w:id="239"/>
      <w:r w:rsidRPr="009B6CCF">
        <w:t xml:space="preserve">Figura </w:t>
      </w:r>
      <w:fldSimple w:instr=" SEQ Figura \* ARABIC ">
        <w:r w:rsidR="00B26160">
          <w:rPr>
            <w:noProof/>
          </w:rPr>
          <w:t>16</w:t>
        </w:r>
      </w:fldSimple>
      <w:bookmarkEnd w:id="237"/>
      <w:r w:rsidRPr="009B6CCF">
        <w:t xml:space="preserve"> – </w:t>
      </w:r>
      <w:r w:rsidR="009B02D9" w:rsidRPr="009B6CCF">
        <w:t xml:space="preserve">Quadras </w:t>
      </w:r>
      <w:r w:rsidR="00127278" w:rsidRPr="009B6CCF">
        <w:t>classificadas</w:t>
      </w:r>
      <w:bookmarkEnd w:id="238"/>
      <w:commentRangeEnd w:id="239"/>
      <w:r w:rsidR="0075417C" w:rsidRPr="009B6CCF">
        <w:rPr>
          <w:rStyle w:val="Refdecomentrio"/>
          <w:sz w:val="20"/>
          <w:szCs w:val="20"/>
        </w:rPr>
        <w:commentReference w:id="239"/>
      </w:r>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2">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A6278E">
      <w:pPr>
        <w:pStyle w:val="Legenda"/>
      </w:pPr>
      <w:r w:rsidRPr="009B6CCF">
        <w:t xml:space="preserve">Elaboração: </w:t>
      </w:r>
      <w:r w:rsidR="005C08C9">
        <w:t>Autor</w:t>
      </w:r>
      <w:r w:rsidRPr="009B6CCF">
        <w:t xml:space="preserve">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2D729A">
      <w:pPr>
        <w:pStyle w:val="Ttulo2"/>
      </w:pPr>
      <w:bookmarkStart w:id="240" w:name="_Toc225178136"/>
      <w:r w:rsidRPr="009B6CCF">
        <w:t>Acurácia dos objetos geográficos</w:t>
      </w:r>
      <w:bookmarkEnd w:id="240"/>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7736618C" w:rsidR="005B3396" w:rsidRDefault="005B3396" w:rsidP="00161798">
      <w:r w:rsidRPr="005B3396">
        <w:t xml:space="preserve">O </w:t>
      </w:r>
      <w:r>
        <w:fldChar w:fldCharType="begin"/>
      </w:r>
      <w:r>
        <w:instrText xml:space="preserve"> REF _Ref223789210 \h </w:instrText>
      </w:r>
      <w:r>
        <w:fldChar w:fldCharType="separate"/>
      </w:r>
      <w:r w:rsidR="00B26160" w:rsidRPr="009B6CCF">
        <w:t xml:space="preserve">Quadro </w:t>
      </w:r>
      <w:r w:rsidR="00B26160">
        <w:rPr>
          <w:noProof/>
        </w:rPr>
        <w:t>49</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01B93BE5" w:rsidR="00604BE3" w:rsidRPr="009B6CCF" w:rsidRDefault="00604BE3" w:rsidP="00604BE3">
      <w:pPr>
        <w:pStyle w:val="Legenda"/>
      </w:pPr>
      <w:bookmarkStart w:id="241" w:name="_Ref223789210"/>
      <w:r w:rsidRPr="009B6CCF">
        <w:t xml:space="preserve">Quadro </w:t>
      </w:r>
      <w:fldSimple w:instr=" SEQ Quadro \* ARABIC ">
        <w:r w:rsidR="00B26160">
          <w:rPr>
            <w:noProof/>
          </w:rPr>
          <w:t>49</w:t>
        </w:r>
      </w:fldSimple>
      <w:bookmarkEnd w:id="241"/>
      <w:r w:rsidRPr="009B6CCF">
        <w:t xml:space="preserve"> – </w:t>
      </w:r>
      <w:commentRangeStart w:id="242"/>
      <w:r w:rsidR="00D90524">
        <w:t>Erros</w:t>
      </w:r>
      <w:r w:rsidRPr="009B6CCF">
        <w:t xml:space="preserve"> </w:t>
      </w:r>
      <w:r w:rsidR="00D014E2">
        <w:t xml:space="preserve">de localização </w:t>
      </w:r>
      <w:r w:rsidRPr="009B6CCF">
        <w:t>dos vértices</w:t>
      </w:r>
      <w:r w:rsidR="00D014E2">
        <w:t xml:space="preserve"> </w:t>
      </w:r>
      <w:r w:rsidR="005A0C52">
        <w:t>das quadras estudadas</w:t>
      </w:r>
      <w:commentRangeEnd w:id="242"/>
      <w:r w:rsidR="005C093F" w:rsidRPr="009B6CCF">
        <w:rPr>
          <w:rStyle w:val="Refdecomentrio"/>
          <w:sz w:val="20"/>
          <w:szCs w:val="20"/>
        </w:rPr>
        <w:commentReference w:id="242"/>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604BE3">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6926E582" w14:textId="22399CAA" w:rsidR="00E61B05" w:rsidRDefault="00FA64E7" w:rsidP="003B7499">
      <w:commentRangeStart w:id="243"/>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w:t>
      </w:r>
      <w:r w:rsidR="004879A3">
        <w:t xml:space="preserve"> </w:t>
      </w:r>
      <w:r w:rsidRPr="00FA64E7">
        <w:t>, conforme os parâmetros do Padrão de Exatidão Cartográfica (PEC).</w:t>
      </w:r>
      <w:commentRangeEnd w:id="243"/>
      <w:r w:rsidR="0075417C" w:rsidRPr="00FA64E7">
        <w:rPr>
          <w:rStyle w:val="Refdecomentrio"/>
          <w:sz w:val="24"/>
          <w:szCs w:val="22"/>
        </w:rPr>
        <w:commentReference w:id="243"/>
      </w:r>
      <w:r w:rsidRPr="00FA64E7">
        <w:t xml:space="preserve"> Embora este </w:t>
      </w:r>
      <w:r w:rsidRPr="00FA64E7">
        <w:lastRenderedPageBreak/>
        <w:t xml:space="preserve">índice não </w:t>
      </w:r>
      <w:r w:rsidR="00540AFC">
        <w:t xml:space="preserve">seja adequado </w:t>
      </w:r>
      <w:r w:rsidR="00AE68D1">
        <w:t xml:space="preserve">para </w:t>
      </w:r>
      <w:r w:rsidRPr="00FA64E7">
        <w:t>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3CBD4C9B" w:rsidR="00BE2212" w:rsidRDefault="003750EA" w:rsidP="003750EA">
      <w:pPr>
        <w:pStyle w:val="Legenda"/>
      </w:pPr>
      <w:r>
        <w:t xml:space="preserve">Quadro </w:t>
      </w:r>
      <w:fldSimple w:instr=" SEQ Quadro \* ARABIC ">
        <w:r w:rsidR="00B26160">
          <w:rPr>
            <w:noProof/>
          </w:rPr>
          <w:t>50</w:t>
        </w:r>
      </w:fldSimple>
      <w:r>
        <w:t xml:space="preserve"> </w:t>
      </w:r>
      <w:r w:rsidR="00BE2212" w:rsidRPr="009B6CCF">
        <w:t xml:space="preserve">– </w:t>
      </w:r>
      <w:r w:rsidR="00B85324">
        <w:t xml:space="preserve">Tabela prática do </w:t>
      </w:r>
      <w:r w:rsidR="00B85324" w:rsidRPr="00BE2212">
        <w:t>Padrão de Exatidão Cartográfica</w:t>
      </w:r>
      <w:r w:rsidR="00B85324">
        <w:t xml:space="preserve">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Pr="00AB5A68" w:rsidRDefault="00B23089" w:rsidP="00924C90">
            <w:pPr>
              <w:ind w:firstLine="0"/>
              <w:jc w:val="center"/>
              <w:rPr>
                <w:sz w:val="20"/>
                <w:szCs w:val="20"/>
              </w:rPr>
            </w:pPr>
            <w:r w:rsidRPr="00AB5A68">
              <w:rPr>
                <w:sz w:val="20"/>
                <w:szCs w:val="20"/>
              </w:rPr>
              <w:t>1:1.000</w:t>
            </w:r>
          </w:p>
        </w:tc>
        <w:tc>
          <w:tcPr>
            <w:tcW w:w="1813" w:type="dxa"/>
            <w:vAlign w:val="center"/>
          </w:tcPr>
          <w:p w14:paraId="14B48C67" w14:textId="11407111"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E01250" w:rsidRPr="00AB5A68">
              <w:rPr>
                <w:sz w:val="20"/>
                <w:szCs w:val="20"/>
              </w:rPr>
              <w:t>30</w:t>
            </w:r>
            <w:r w:rsidRPr="00AB5A68">
              <w:rPr>
                <w:sz w:val="20"/>
                <w:szCs w:val="20"/>
              </w:rPr>
              <w:t xml:space="preserve"> m</w:t>
            </w:r>
          </w:p>
        </w:tc>
        <w:tc>
          <w:tcPr>
            <w:tcW w:w="1814" w:type="dxa"/>
            <w:vAlign w:val="center"/>
          </w:tcPr>
          <w:p w14:paraId="6D7B027D" w14:textId="251D7878"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0,50 m</w:t>
            </w:r>
          </w:p>
        </w:tc>
        <w:tc>
          <w:tcPr>
            <w:tcW w:w="1813" w:type="dxa"/>
            <w:vAlign w:val="center"/>
          </w:tcPr>
          <w:p w14:paraId="231B62A8" w14:textId="21AB697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AD4CAF" w:rsidRPr="00AB5A68">
              <w:rPr>
                <w:sz w:val="20"/>
                <w:szCs w:val="20"/>
              </w:rPr>
              <w:t>6</w:t>
            </w:r>
            <w:r w:rsidRPr="00AB5A68">
              <w:rPr>
                <w:sz w:val="20"/>
                <w:szCs w:val="20"/>
              </w:rPr>
              <w:t>0 m</w:t>
            </w:r>
          </w:p>
        </w:tc>
        <w:tc>
          <w:tcPr>
            <w:tcW w:w="1814" w:type="dxa"/>
            <w:vAlign w:val="center"/>
          </w:tcPr>
          <w:p w14:paraId="6CA49A93" w14:textId="0A0F7C5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Pr="00AB5A68" w:rsidRDefault="00B23089" w:rsidP="00924C90">
            <w:pPr>
              <w:ind w:firstLine="0"/>
              <w:jc w:val="center"/>
              <w:rPr>
                <w:sz w:val="20"/>
                <w:szCs w:val="20"/>
              </w:rPr>
            </w:pPr>
            <w:r w:rsidRPr="00AB5A68">
              <w:rPr>
                <w:sz w:val="20"/>
                <w:szCs w:val="20"/>
              </w:rPr>
              <w:t>1:5.000</w:t>
            </w:r>
          </w:p>
        </w:tc>
        <w:tc>
          <w:tcPr>
            <w:tcW w:w="1813" w:type="dxa"/>
            <w:vAlign w:val="center"/>
          </w:tcPr>
          <w:p w14:paraId="16F7CC05" w14:textId="5A554DDE"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1,</w:t>
            </w:r>
            <w:r w:rsidR="00F558C1" w:rsidRPr="00AB5A68">
              <w:rPr>
                <w:sz w:val="20"/>
                <w:szCs w:val="20"/>
              </w:rPr>
              <w:t>50</w:t>
            </w:r>
            <w:r w:rsidRPr="00AB5A68">
              <w:rPr>
                <w:sz w:val="20"/>
                <w:szCs w:val="20"/>
              </w:rPr>
              <w:t xml:space="preserve"> m</w:t>
            </w:r>
          </w:p>
        </w:tc>
        <w:tc>
          <w:tcPr>
            <w:tcW w:w="1814" w:type="dxa"/>
            <w:vAlign w:val="center"/>
          </w:tcPr>
          <w:p w14:paraId="3B5A8C38" w14:textId="55A09944"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2,50 m</w:t>
            </w:r>
          </w:p>
        </w:tc>
        <w:tc>
          <w:tcPr>
            <w:tcW w:w="1813" w:type="dxa"/>
            <w:vAlign w:val="center"/>
          </w:tcPr>
          <w:p w14:paraId="1BC22739" w14:textId="4B575388" w:rsidR="00B23089" w:rsidRPr="00AB5A68"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3</w:t>
            </w:r>
            <w:r w:rsidR="00B23089" w:rsidRPr="00AB5A68">
              <w:rPr>
                <w:sz w:val="20"/>
                <w:szCs w:val="20"/>
              </w:rPr>
              <w:t>,00 m</w:t>
            </w:r>
          </w:p>
        </w:tc>
        <w:tc>
          <w:tcPr>
            <w:tcW w:w="1814" w:type="dxa"/>
            <w:vAlign w:val="center"/>
          </w:tcPr>
          <w:p w14:paraId="0267783F" w14:textId="52037DEA"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Pr="00AB5A68" w:rsidRDefault="00B23089" w:rsidP="00924C90">
            <w:pPr>
              <w:ind w:firstLine="0"/>
              <w:jc w:val="center"/>
              <w:rPr>
                <w:sz w:val="20"/>
                <w:szCs w:val="20"/>
              </w:rPr>
            </w:pPr>
            <w:r w:rsidRPr="00AB5A68">
              <w:rPr>
                <w:sz w:val="20"/>
                <w:szCs w:val="20"/>
              </w:rPr>
              <w:t>1:10.000</w:t>
            </w:r>
          </w:p>
        </w:tc>
        <w:tc>
          <w:tcPr>
            <w:tcW w:w="1813" w:type="dxa"/>
            <w:vAlign w:val="center"/>
          </w:tcPr>
          <w:p w14:paraId="0C045E26" w14:textId="599483B5" w:rsidR="00B23089" w:rsidRPr="00AB5A68"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3,</w:t>
            </w:r>
            <w:r w:rsidR="00AD4CAF" w:rsidRPr="00AB5A68">
              <w:rPr>
                <w:sz w:val="20"/>
                <w:szCs w:val="20"/>
              </w:rPr>
              <w:t>00</w:t>
            </w:r>
            <w:r w:rsidR="00B23089" w:rsidRPr="00AB5A68">
              <w:rPr>
                <w:sz w:val="20"/>
                <w:szCs w:val="20"/>
              </w:rPr>
              <w:t xml:space="preserve"> m</w:t>
            </w:r>
          </w:p>
        </w:tc>
        <w:tc>
          <w:tcPr>
            <w:tcW w:w="1814" w:type="dxa"/>
            <w:vAlign w:val="center"/>
          </w:tcPr>
          <w:p w14:paraId="1E9C8B22" w14:textId="16F4AD5C"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5,00 m</w:t>
            </w:r>
          </w:p>
        </w:tc>
        <w:tc>
          <w:tcPr>
            <w:tcW w:w="1813" w:type="dxa"/>
            <w:vAlign w:val="center"/>
          </w:tcPr>
          <w:p w14:paraId="76925B15" w14:textId="4BFBF3FD" w:rsidR="00B23089" w:rsidRPr="00AB5A68"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6</w:t>
            </w:r>
            <w:r w:rsidR="00B23089" w:rsidRPr="00AB5A68">
              <w:rPr>
                <w:sz w:val="20"/>
                <w:szCs w:val="20"/>
              </w:rPr>
              <w:t>,00 m</w:t>
            </w:r>
          </w:p>
        </w:tc>
        <w:tc>
          <w:tcPr>
            <w:tcW w:w="1814" w:type="dxa"/>
            <w:vAlign w:val="center"/>
          </w:tcPr>
          <w:p w14:paraId="67BD3C9F" w14:textId="1F92442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Planejamento Municipal</w:t>
            </w:r>
          </w:p>
        </w:tc>
      </w:tr>
    </w:tbl>
    <w:p w14:paraId="683E377E" w14:textId="0F03AD6E" w:rsidR="00B85324" w:rsidRPr="009B6CCF" w:rsidRDefault="00B85324" w:rsidP="00B85324">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w:t>
      </w:r>
      <w:r w:rsidR="00E27E0C">
        <w:t>Autor</w:t>
      </w:r>
      <w:r w:rsidRPr="009B6CCF">
        <w:t xml:space="preserve"> (2026)</w:t>
      </w:r>
    </w:p>
    <w:p w14:paraId="75D38B94" w14:textId="77777777" w:rsidR="00CC4339" w:rsidRDefault="00CC4339" w:rsidP="003B7499"/>
    <w:p w14:paraId="0B4F78D3" w14:textId="61A214C9"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B26160" w:rsidRPr="009B6CCF">
        <w:t xml:space="preserve">Quadro </w:t>
      </w:r>
      <w:r w:rsidR="00B26160">
        <w:rPr>
          <w:noProof/>
        </w:rPr>
        <w:t>51</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B26160" w:rsidRPr="009B6CCF">
        <w:t xml:space="preserve">Anexo </w:t>
      </w:r>
      <w:r w:rsidR="00B26160">
        <w:rPr>
          <w:noProof/>
        </w:rPr>
        <w:t>1</w:t>
      </w:r>
      <w:r w:rsidR="003B7499" w:rsidRPr="009B6CCF">
        <w:fldChar w:fldCharType="end"/>
      </w:r>
      <w:r w:rsidR="003B7499" w:rsidRPr="009B6CCF">
        <w:t>.</w:t>
      </w:r>
    </w:p>
    <w:p w14:paraId="5A32BB31" w14:textId="77777777" w:rsidR="00D55F5C" w:rsidRPr="009B6CCF" w:rsidRDefault="00D55F5C" w:rsidP="00161798"/>
    <w:p w14:paraId="2EF6DB76" w14:textId="0AE84277" w:rsidR="008574A7" w:rsidRPr="009B6CCF" w:rsidRDefault="008574A7" w:rsidP="00A6278E">
      <w:pPr>
        <w:pStyle w:val="Legenda"/>
      </w:pPr>
      <w:bookmarkStart w:id="244" w:name="_Ref223617976"/>
      <w:r w:rsidRPr="009B6CCF">
        <w:t xml:space="preserve">Quadro </w:t>
      </w:r>
      <w:fldSimple w:instr=" SEQ Quadro \* ARABIC ">
        <w:r w:rsidR="00B26160">
          <w:rPr>
            <w:noProof/>
          </w:rPr>
          <w:t>51</w:t>
        </w:r>
      </w:fldSimple>
      <w:bookmarkEnd w:id="244"/>
      <w:r w:rsidRPr="009B6CCF">
        <w:t xml:space="preserve"> – Resumo estatístico </w:t>
      </w:r>
      <w:r w:rsidR="00D55F5C" w:rsidRPr="009B6CCF">
        <w:t xml:space="preserve">dos erros </w:t>
      </w:r>
      <w:r w:rsidR="00A97063" w:rsidRPr="009B6CCF">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467E955C" w:rsidR="008574A7" w:rsidRPr="009B6CCF" w:rsidRDefault="008574A7" w:rsidP="00A6278E">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p>
    <w:p w14:paraId="3F05A68A" w14:textId="77777777" w:rsidR="008574A7" w:rsidRPr="009B6CCF" w:rsidRDefault="008574A7" w:rsidP="00161798"/>
    <w:p w14:paraId="101E1DF8" w14:textId="4BFC630C"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B26160" w:rsidRPr="009B6CCF">
        <w:t xml:space="preserve">Figura </w:t>
      </w:r>
      <w:r w:rsidR="00B26160">
        <w:rPr>
          <w:noProof/>
        </w:rPr>
        <w:t>17</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5D8C6505" w:rsidR="00704579" w:rsidRPr="009B6CCF" w:rsidRDefault="00704579" w:rsidP="00704579">
      <w:pPr>
        <w:pStyle w:val="Legenda"/>
      </w:pPr>
      <w:bookmarkStart w:id="245" w:name="_Ref223632096"/>
      <w:bookmarkStart w:id="246" w:name="_Toc225178458"/>
      <w:r w:rsidRPr="009B6CCF">
        <w:t xml:space="preserve">Figura </w:t>
      </w:r>
      <w:fldSimple w:instr=" SEQ Figura \* ARABIC ">
        <w:r w:rsidR="00B26160">
          <w:rPr>
            <w:noProof/>
          </w:rPr>
          <w:t>17</w:t>
        </w:r>
      </w:fldSimple>
      <w:bookmarkEnd w:id="245"/>
      <w:r w:rsidRPr="009B6CCF">
        <w:t xml:space="preserve"> – </w:t>
      </w:r>
      <w:r w:rsidR="00084377" w:rsidRPr="009B6CCF">
        <w:t>Gráfico</w:t>
      </w:r>
      <w:r w:rsidR="0055793D" w:rsidRPr="009B6CCF">
        <w:t xml:space="preserve"> de </w:t>
      </w:r>
      <w:r w:rsidR="002C3E81" w:rsidRPr="009B6CCF">
        <w:t xml:space="preserve">Erros Posicionais </w:t>
      </w:r>
      <w:r w:rsidR="00084377" w:rsidRPr="009B6CCF">
        <w:t xml:space="preserve">das Quadras </w:t>
      </w:r>
      <w:r w:rsidR="002C3E81" w:rsidRPr="009B6CCF">
        <w:t>- Capanema/PR</w:t>
      </w:r>
      <w:bookmarkEnd w:id="246"/>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704579">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264F9073"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B26160" w:rsidRPr="009B6CCF">
        <w:t xml:space="preserve">Tabela </w:t>
      </w:r>
      <w:r w:rsidR="00B26160">
        <w:rPr>
          <w:noProof/>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0D97F380" w:rsidR="00951328" w:rsidRPr="009B6CCF" w:rsidRDefault="00951328" w:rsidP="00951328">
      <w:pPr>
        <w:pStyle w:val="Legenda"/>
      </w:pPr>
      <w:bookmarkStart w:id="247" w:name="_Ref222304998"/>
      <w:bookmarkStart w:id="248" w:name="_Toc225178493"/>
      <w:r w:rsidRPr="009B6CCF">
        <w:t xml:space="preserve">Tabela </w:t>
      </w:r>
      <w:fldSimple w:instr=" SEQ Tabela \* ARABIC ">
        <w:r w:rsidR="00B26160">
          <w:rPr>
            <w:noProof/>
          </w:rPr>
          <w:t>2</w:t>
        </w:r>
      </w:fldSimple>
      <w:bookmarkEnd w:id="247"/>
      <w:r w:rsidRPr="009B6CCF">
        <w:t xml:space="preserve"> - Relatório de Acurácia – Quadra 01.03.002.3.0065 - Outlier</w:t>
      </w:r>
      <w:bookmarkEnd w:id="248"/>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lastRenderedPageBreak/>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951328">
      <w:pPr>
        <w:pStyle w:val="Legenda"/>
      </w:pPr>
      <w:r w:rsidRPr="009B6CCF">
        <w:t xml:space="preserve">Fontes: SuperCIATA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72BF215D"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B26160" w:rsidRPr="009B6CCF">
        <w:t xml:space="preserve">Figura </w:t>
      </w:r>
      <w:r w:rsidR="00B26160">
        <w:rPr>
          <w:noProof/>
        </w:rPr>
        <w:t>18</w:t>
      </w:r>
      <w:r w:rsidRPr="009B6CCF">
        <w:fldChar w:fldCharType="end"/>
      </w:r>
      <w:r w:rsidR="00C9418C" w:rsidRPr="009B6CCF">
        <w:t xml:space="preserve"> permite uma análise diagnóstica do problema. Observou-se que os pontos do OSM utilizados para o cálculo do centroide de translação da quadra SuperCIATA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18ECFCA6" w:rsidR="00E3606D" w:rsidRPr="009B6CCF" w:rsidRDefault="00E3606D" w:rsidP="00A6278E">
      <w:pPr>
        <w:pStyle w:val="Legenda"/>
      </w:pPr>
      <w:bookmarkStart w:id="249" w:name="_Ref222304599"/>
      <w:bookmarkStart w:id="250" w:name="_Toc225178459"/>
      <w:r w:rsidRPr="009B6CCF">
        <w:t xml:space="preserve">Figura </w:t>
      </w:r>
      <w:fldSimple w:instr=" SEQ Figura \* ARABIC ">
        <w:r w:rsidR="00B26160">
          <w:rPr>
            <w:noProof/>
          </w:rPr>
          <w:t>18</w:t>
        </w:r>
      </w:fldSimple>
      <w:bookmarkEnd w:id="249"/>
      <w:r w:rsidRPr="009B6CCF">
        <w:t xml:space="preserve"> –</w:t>
      </w:r>
      <w:r w:rsidR="00A26D7C" w:rsidRPr="009B6CCF">
        <w:t xml:space="preserve"> </w:t>
      </w:r>
      <w:r w:rsidR="00096779" w:rsidRPr="009B6CCF">
        <w:t xml:space="preserve">Exemplo de outlier: </w:t>
      </w:r>
      <w:r w:rsidR="00A26D7C" w:rsidRPr="009B6CCF">
        <w:t>Quadra 01.03.002.3.0065</w:t>
      </w:r>
      <w:bookmarkEnd w:id="250"/>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4">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A6278E">
      <w:pPr>
        <w:pStyle w:val="Legenda"/>
      </w:pPr>
      <w:r w:rsidRPr="009B6CCF">
        <w:t>Fontes: OSM, 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0B3CA144" w:rsidR="001459DF" w:rsidRPr="009B6CCF" w:rsidRDefault="001459DF" w:rsidP="001459DF">
      <w:r w:rsidRPr="009B6CCF">
        <w:lastRenderedPageBreak/>
        <w:t xml:space="preserve">A proximidade </w:t>
      </w:r>
      <w:r w:rsidR="00973516">
        <w:t>de vários</w:t>
      </w:r>
      <w:r w:rsidRPr="009B6CCF">
        <w:t xml:space="preserve">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7730FA31" w:rsidR="000D44D3" w:rsidRPr="009B6CCF" w:rsidRDefault="000D44D3" w:rsidP="0018250B">
      <w:r w:rsidRPr="009B6CCF">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B26160" w:rsidRPr="009B6CCF">
        <w:t xml:space="preserve">Figura </w:t>
      </w:r>
      <w:r w:rsidR="00B26160">
        <w:rPr>
          <w:noProof/>
        </w:rPr>
        <w:t>19</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B26160" w:rsidRPr="009B6CCF">
        <w:t xml:space="preserve">Tabela </w:t>
      </w:r>
      <w:r w:rsidR="00B26160">
        <w:rPr>
          <w:noProof/>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6BABD2D1" w:rsidR="00D81F67" w:rsidRPr="009B6CCF" w:rsidRDefault="00D81F67" w:rsidP="00A6278E">
      <w:pPr>
        <w:pStyle w:val="Legenda"/>
      </w:pPr>
      <w:bookmarkStart w:id="251" w:name="_Ref222304633"/>
      <w:bookmarkStart w:id="252" w:name="_Toc225178460"/>
      <w:r w:rsidRPr="009B6CCF">
        <w:lastRenderedPageBreak/>
        <w:t xml:space="preserve">Figura </w:t>
      </w:r>
      <w:fldSimple w:instr=" SEQ Figura \* ARABIC ">
        <w:r w:rsidR="00B26160">
          <w:rPr>
            <w:noProof/>
          </w:rPr>
          <w:t>19</w:t>
        </w:r>
      </w:fldSimple>
      <w:bookmarkEnd w:id="251"/>
      <w:r w:rsidRPr="009B6CCF">
        <w:t xml:space="preserve"> – </w:t>
      </w:r>
      <w:r w:rsidR="00096779" w:rsidRPr="009B6CCF">
        <w:t>Exemplo de boa acurácia</w:t>
      </w:r>
      <w:r w:rsidR="00DB7A32" w:rsidRPr="009B6CCF">
        <w:t>: Quadra 01.05.004.1.0019</w:t>
      </w:r>
      <w:bookmarkEnd w:id="252"/>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5">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4F4A9B">
      <w:pPr>
        <w:pStyle w:val="Legenda"/>
      </w:pPr>
      <w:r w:rsidRPr="009B6CCF">
        <w:t xml:space="preserve">Fontes: OSM, SuperCIATA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65F3FE88" w:rsidR="00AB73A6" w:rsidRPr="009B6CCF" w:rsidRDefault="00AB73A6" w:rsidP="00AB73A6">
      <w:pPr>
        <w:pStyle w:val="Legenda"/>
      </w:pPr>
      <w:bookmarkStart w:id="253" w:name="_Ref223711699"/>
      <w:bookmarkStart w:id="254" w:name="_Toc225178494"/>
      <w:r w:rsidRPr="009B6CCF">
        <w:t xml:space="preserve">Tabela </w:t>
      </w:r>
      <w:fldSimple w:instr=" SEQ Tabela \* ARABIC ">
        <w:r w:rsidR="00B26160">
          <w:rPr>
            <w:noProof/>
          </w:rPr>
          <w:t>3</w:t>
        </w:r>
      </w:fldSimple>
      <w:bookmarkEnd w:id="253"/>
      <w:r w:rsidRPr="009B6CCF">
        <w:t xml:space="preserve"> - Relatório de Acurácia – 01.05.004.1.0019 – </w:t>
      </w:r>
      <w:r w:rsidR="005835DA" w:rsidRPr="009B6CCF">
        <w:t>Precisão</w:t>
      </w:r>
      <w:bookmarkEnd w:id="254"/>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EF2174">
      <w:pPr>
        <w:pStyle w:val="Legenda"/>
      </w:pPr>
      <w:r w:rsidRPr="009B6CCF">
        <w:t xml:space="preserve">Fontes: OSM, SuperCIATA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w:t>
      </w:r>
      <w:r w:rsidRPr="009B6CCF">
        <w:lastRenderedPageBreak/>
        <w:t xml:space="preserve">(REMQ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outliers,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61EA09BC"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B26160" w:rsidRPr="009B6CCF">
        <w:t xml:space="preserve">Figura </w:t>
      </w:r>
      <w:r w:rsidR="00B26160">
        <w:rPr>
          <w:noProof/>
        </w:rPr>
        <w:t>20</w:t>
      </w:r>
      <w:r w:rsidR="00FF0D11">
        <w:fldChar w:fldCharType="end"/>
      </w:r>
      <w:r w:rsidR="00FF0D11">
        <w:t xml:space="preserve"> </w:t>
      </w:r>
      <w:r w:rsidR="00201213" w:rsidRPr="00201213">
        <w:t>apresenta a quadra 01.03.002.3.0054, cujos dados foram extraídos do geoportal da Prefeitura de Capanema-PR.</w:t>
      </w:r>
    </w:p>
    <w:p w14:paraId="16C5FF50" w14:textId="77777777" w:rsidR="007F3903" w:rsidRDefault="007F3903" w:rsidP="00FF0D11"/>
    <w:p w14:paraId="66DF0FBC" w14:textId="10D3E504" w:rsidR="00FF0D11" w:rsidRPr="009B6CCF" w:rsidRDefault="00FF0D11" w:rsidP="00FF0D11">
      <w:pPr>
        <w:pStyle w:val="Legenda"/>
      </w:pPr>
      <w:bookmarkStart w:id="255" w:name="_Ref225173961"/>
      <w:bookmarkStart w:id="256" w:name="_Toc225178461"/>
      <w:r w:rsidRPr="009B6CCF">
        <w:t xml:space="preserve">Figura </w:t>
      </w:r>
      <w:fldSimple w:instr=" SEQ Figura \* ARABIC ">
        <w:r w:rsidR="00B26160">
          <w:rPr>
            <w:noProof/>
          </w:rPr>
          <w:t>20</w:t>
        </w:r>
      </w:fldSimple>
      <w:bookmarkEnd w:id="255"/>
      <w:r w:rsidRPr="009B6CCF">
        <w:t xml:space="preserve"> – Quadra </w:t>
      </w:r>
      <w:r w:rsidRPr="00625187">
        <w:t>01.03.002.3.0054</w:t>
      </w:r>
      <w:r>
        <w:t xml:space="preserve"> </w:t>
      </w:r>
      <w:r w:rsidRPr="009B6CCF">
        <w:t xml:space="preserve">no </w:t>
      </w:r>
      <w:r w:rsidRPr="009B6CCF">
        <w:rPr>
          <w:rFonts w:cs="Arial"/>
        </w:rPr>
        <w:t>SIGWEB</w:t>
      </w:r>
      <w:r w:rsidRPr="009B6CCF">
        <w:t xml:space="preserve"> da prefeitura</w:t>
      </w:r>
      <w:bookmarkEnd w:id="256"/>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FF0D11">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58BD393A" w:rsidR="00FF0D11" w:rsidRPr="009B6CCF" w:rsidRDefault="00FF0D11" w:rsidP="00FF0D11">
      <w:r>
        <w:t xml:space="preserve">Na </w:t>
      </w:r>
      <w:r>
        <w:fldChar w:fldCharType="begin"/>
      </w:r>
      <w:r>
        <w:instrText xml:space="preserve"> REF _Ref225175830 \h </w:instrText>
      </w:r>
      <w:r>
        <w:fldChar w:fldCharType="separate"/>
      </w:r>
      <w:r w:rsidR="00B26160" w:rsidRPr="009B6CCF">
        <w:t xml:space="preserve">Figura </w:t>
      </w:r>
      <w:r w:rsidR="00B26160">
        <w:rPr>
          <w:noProof/>
        </w:rPr>
        <w:t>21</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33F1978B" w:rsidR="00FF0D11" w:rsidRPr="009B6CCF" w:rsidRDefault="00FF0D11" w:rsidP="00FF0D11">
      <w:pPr>
        <w:pStyle w:val="Legenda"/>
      </w:pPr>
      <w:bookmarkStart w:id="257" w:name="_Ref225175830"/>
      <w:bookmarkStart w:id="258" w:name="_Toc225178462"/>
      <w:commentRangeStart w:id="259"/>
      <w:r w:rsidRPr="009B6CCF">
        <w:lastRenderedPageBreak/>
        <w:t xml:space="preserve">Figura </w:t>
      </w:r>
      <w:fldSimple w:instr=" SEQ Figura \* ARABIC ">
        <w:r w:rsidR="00B26160">
          <w:rPr>
            <w:noProof/>
          </w:rPr>
          <w:t>21</w:t>
        </w:r>
      </w:fldSimple>
      <w:bookmarkEnd w:id="257"/>
      <w:r w:rsidRPr="009B6CCF">
        <w:t xml:space="preserve"> – Quadra</w:t>
      </w:r>
      <w:r>
        <w:t xml:space="preserve"> </w:t>
      </w:r>
      <w:r w:rsidRPr="00625187">
        <w:t>01.03.002.3.0054</w:t>
      </w:r>
      <w:r>
        <w:t xml:space="preserve"> no </w:t>
      </w:r>
      <w:r w:rsidRPr="00AF7CAD">
        <w:rPr>
          <w:i/>
          <w:iCs w:val="0"/>
        </w:rPr>
        <w:t>SuperCIATA</w:t>
      </w:r>
      <w:r w:rsidRPr="009B6CCF">
        <w:t xml:space="preserve"> ajustada com OSM</w:t>
      </w:r>
      <w:bookmarkEnd w:id="258"/>
      <w:commentRangeEnd w:id="259"/>
      <w:r w:rsidR="0075417C" w:rsidRPr="009B6CCF">
        <w:rPr>
          <w:rStyle w:val="Refdecomentrio"/>
          <w:sz w:val="20"/>
          <w:szCs w:val="20"/>
        </w:rPr>
        <w:commentReference w:id="259"/>
      </w:r>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37">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FF0D11">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260" w:name="_Toc225178137"/>
      <w:commentRangeStart w:id="261"/>
      <w:r>
        <w:t>Aplicabilidade e utilidade</w:t>
      </w:r>
      <w:r w:rsidR="00EA462C">
        <w:t xml:space="preserve"> do </w:t>
      </w:r>
      <w:r w:rsidR="00990E8A" w:rsidRPr="00990E8A">
        <w:rPr>
          <w:i/>
          <w:iCs/>
        </w:rPr>
        <w:t>SuperCIATA</w:t>
      </w:r>
      <w:bookmarkEnd w:id="260"/>
      <w:commentRangeEnd w:id="261"/>
      <w:r w:rsidR="0075417C">
        <w:rPr>
          <w:rStyle w:val="Refdecomentrio"/>
          <w:i/>
          <w:iCs/>
          <w:sz w:val="24"/>
          <w:szCs w:val="26"/>
        </w:rPr>
        <w:commentReference w:id="261"/>
      </w:r>
    </w:p>
    <w:p w14:paraId="561A9D99" w14:textId="566147FF" w:rsidR="00876C93" w:rsidRDefault="00876C93" w:rsidP="00BB30B1">
      <w:pPr>
        <w:pStyle w:val="Ttulo3"/>
      </w:pPr>
      <w:bookmarkStart w:id="262" w:name="_Toc225178138"/>
      <w:r>
        <w:t>Validade Jurídica</w:t>
      </w:r>
      <w:bookmarkEnd w:id="262"/>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w:t>
      </w:r>
      <w:r>
        <w:lastRenderedPageBreak/>
        <w:t xml:space="preserve">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sidRPr="0074555B">
        <w:rPr>
          <w:rStyle w:val="Refdenotaderodap"/>
        </w:rPr>
        <w:footnoteReference w:id="20"/>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263" w:name="_Toc225178139"/>
      <w:r>
        <w:t xml:space="preserve">Inteligência </w:t>
      </w:r>
      <w:r w:rsidR="00701DFE">
        <w:t>Geográfica</w:t>
      </w:r>
      <w:bookmarkEnd w:id="263"/>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264" w:name="_Toc225178140"/>
      <w:r>
        <w:t>Base para o Cadastro Multifinalitário</w:t>
      </w:r>
      <w:bookmarkEnd w:id="264"/>
    </w:p>
    <w:p w14:paraId="640BA902" w14:textId="77777777" w:rsidR="00CA6DB9" w:rsidRPr="00CA6DB9" w:rsidRDefault="00CA6DB9" w:rsidP="002C4D48">
      <w:pPr>
        <w:rPr>
          <w:lang w:eastAsia="pt-BR"/>
        </w:rPr>
      </w:pPr>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w:t>
      </w:r>
      <w:r w:rsidRPr="00CA6DB9">
        <w:rPr>
          <w:lang w:eastAsia="pt-BR"/>
        </w:rPr>
        <w:lastRenderedPageBreak/>
        <w:t>geográfico, o SuperCIATA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265" w:name="_Toc225178141"/>
      <w:r>
        <w:t>A</w:t>
      </w:r>
      <w:r w:rsidRPr="007674F7">
        <w:t>valiação em massa de imóveis urbanos</w:t>
      </w:r>
      <w:bookmarkEnd w:id="265"/>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266" w:name="_Toc225178142"/>
      <w:commentRangeStart w:id="267"/>
      <w:r>
        <w:t>Baixo custo</w:t>
      </w:r>
      <w:bookmarkEnd w:id="266"/>
      <w:commentRangeEnd w:id="267"/>
      <w:r w:rsidR="0075417C">
        <w:rPr>
          <w:rStyle w:val="Refdecomentrio"/>
          <w:sz w:val="24"/>
          <w:szCs w:val="24"/>
        </w:rPr>
        <w:commentReference w:id="267"/>
      </w:r>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 xml:space="preserve">tica da acurácia pura, mas principalmente considerando o contexto em que foram obtidos: um processo de georreferenciamento automatizado, aplicável em larga escala e com custo </w:t>
      </w:r>
      <w:commentRangeStart w:id="268"/>
      <w:r w:rsidRPr="009B6CCF">
        <w:t>drasticamente</w:t>
      </w:r>
      <w:commentRangeEnd w:id="268"/>
      <w:r w:rsidR="0075417C">
        <w:rPr>
          <w:rStyle w:val="Refdecomentrio"/>
          <w:sz w:val="24"/>
          <w:szCs w:val="22"/>
        </w:rPr>
        <w:commentReference w:id="268"/>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lastRenderedPageBreak/>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269" w:name="_Toc225178143"/>
      <w:r>
        <w:lastRenderedPageBreak/>
        <w:t>CONCLUSÃO</w:t>
      </w:r>
      <w:bookmarkEnd w:id="269"/>
    </w:p>
    <w:p w14:paraId="286119BF" w14:textId="46519543" w:rsidR="00A739FF" w:rsidRDefault="00A739FF" w:rsidP="00A739FF">
      <w:r>
        <w:t xml:space="preserve">Nesta dissertação, apresentou-se uma metodologia de geoespacialização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pequeno e médio porte.</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r w:rsidRPr="00691FDC">
        <w:rPr>
          <w:i/>
          <w:iCs/>
        </w:rPr>
        <w:t>Well-Known Text</w:t>
      </w:r>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270" w:name="_Toc225178144"/>
      <w:commentRangeStart w:id="271"/>
      <w:r>
        <w:t>OBJETIVOS ALCANÇADOS</w:t>
      </w:r>
      <w:bookmarkEnd w:id="270"/>
      <w:commentRangeEnd w:id="271"/>
      <w:r w:rsidR="00040001">
        <w:rPr>
          <w:rStyle w:val="Refdecomentrio"/>
          <w:sz w:val="24"/>
          <w:szCs w:val="26"/>
        </w:rPr>
        <w:commentReference w:id="271"/>
      </w:r>
    </w:p>
    <w:p w14:paraId="2860031C" w14:textId="77777777" w:rsidR="00A739FF" w:rsidRDefault="00A739FF" w:rsidP="00A739FF">
      <w:r>
        <w:t>A pesquisa atingiu seu objetivo geral ao validar uma metodologia de georreferenciamento automatizado de baixo custo. Especificamente:</w:t>
      </w:r>
    </w:p>
    <w:p w14:paraId="49134D9C" w14:textId="77777777" w:rsidR="00A739FF" w:rsidRDefault="00A739FF" w:rsidP="00A739FF">
      <w:r w:rsidRPr="00691FDC">
        <w:rPr>
          <w:b/>
          <w:bCs/>
        </w:rPr>
        <w:t>Integração Sistêmica</w:t>
      </w:r>
      <w:r>
        <w:t>: Desenvolveu-se um fluxo capaz de unir registros fiscais alfanuméricos do CTU/CIATA a coordenadas geográficas, superando a barreira da ausência de cartografia oficial.</w:t>
      </w:r>
    </w:p>
    <w:p w14:paraId="69D206AD" w14:textId="77777777" w:rsidR="00A739FF" w:rsidRDefault="00A739FF" w:rsidP="00A739FF">
      <w:r w:rsidRPr="00691FDC">
        <w:rPr>
          <w:b/>
          <w:bCs/>
        </w:rPr>
        <w:t>Consolidação de Dados</w:t>
      </w:r>
      <w:r>
        <w:t>: Validou-se a capacidade do algoritmo em processar e exportar geometrias WKT prontas para integração em ambientes SIG.</w:t>
      </w:r>
    </w:p>
    <w:p w14:paraId="59B081B1" w14:textId="77777777" w:rsidR="00A739FF" w:rsidRDefault="00A739FF" w:rsidP="00A739FF">
      <w:r w:rsidRPr="00E1596A">
        <w:rPr>
          <w:b/>
          <w:bCs/>
        </w:rPr>
        <w:t>Viabilidade Técnica</w:t>
      </w:r>
      <w:r>
        <w:t>: Demonstrou-se que bases legadas podem ser modernizadas para atender aos requisitos do SINTER sem a necessidade imediata de levantamentos topográficos de campo para todo o território.</w:t>
      </w:r>
    </w:p>
    <w:p w14:paraId="4D01C243" w14:textId="19E83D91" w:rsidR="00A739FF" w:rsidRDefault="00A739FF" w:rsidP="002D729A">
      <w:pPr>
        <w:pStyle w:val="Ttulo2"/>
      </w:pPr>
      <w:bookmarkStart w:id="272" w:name="_Toc225178145"/>
      <w:r>
        <w:t xml:space="preserve">PRINCIPAIS </w:t>
      </w:r>
      <w:r w:rsidRPr="003117B6">
        <w:t>RESULTADOS</w:t>
      </w:r>
      <w:r>
        <w:t xml:space="preserve"> DA PESQUISA</w:t>
      </w:r>
      <w:bookmarkEnd w:id="272"/>
    </w:p>
    <w:p w14:paraId="57867136" w14:textId="781B1A2F" w:rsidR="00A739FF" w:rsidRDefault="00A739FF" w:rsidP="00A739FF">
      <w:r w:rsidRPr="00791ACD">
        <w:rPr>
          <w:b/>
          <w:bCs/>
        </w:rPr>
        <w:t>Taxa de Sucesso</w:t>
      </w:r>
      <w:r>
        <w:t xml:space="preserve">: O método alcançou uma vinculação automatizada de 55% das quadras na área de estudo (Capanema/PR), demonstrando eficácia na correlação entre os domínios </w:t>
      </w:r>
      <w:r w:rsidR="00C46F31">
        <w:t>CTU/CIATA e CNEFE</w:t>
      </w:r>
      <w:r>
        <w:t>.</w:t>
      </w:r>
    </w:p>
    <w:p w14:paraId="5BB1FB88" w14:textId="77777777" w:rsidR="00A739FF" w:rsidRDefault="00A739FF" w:rsidP="00A739FF"/>
    <w:p w14:paraId="560B8538" w14:textId="77777777" w:rsidR="00A739FF" w:rsidRDefault="00A739FF" w:rsidP="00A739FF">
      <w:r w:rsidRPr="00C46F31">
        <w:rPr>
          <w:b/>
          <w:bCs/>
        </w:rPr>
        <w:t>Acurácia Posicional</w:t>
      </w:r>
      <w:r>
        <w:t>: A validação em 64 faces de quadra revelou que 93,8% das amostras possuem erro inferior a 5 metros, enquadrando os resultados na Classe B da escala 1:10.000 do PEC.</w:t>
      </w:r>
    </w:p>
    <w:p w14:paraId="654163FA" w14:textId="71753618" w:rsidR="00A739FF" w:rsidRDefault="00A739FF" w:rsidP="00A739FF">
      <w:r w:rsidRPr="00C46F31">
        <w:rPr>
          <w:b/>
          <w:bCs/>
        </w:rPr>
        <w:t>Interoperabilidade</w:t>
      </w:r>
      <w:r>
        <w:t>: A geração de registros em WKT permitiu a exportação dos dados para bases espaciais, comprovando que a metodologia suporta a estruturação de um CTM dinâmico.</w:t>
      </w:r>
    </w:p>
    <w:p w14:paraId="18F441F9" w14:textId="116BA969" w:rsidR="00A739FF" w:rsidRDefault="00A739FF" w:rsidP="002D729A">
      <w:pPr>
        <w:pStyle w:val="Ttulo2"/>
      </w:pPr>
      <w:bookmarkStart w:id="273" w:name="_Toc225178146"/>
      <w:commentRangeStart w:id="274"/>
      <w:r w:rsidRPr="002D729A">
        <w:t>RECOMENDAÇÕES</w:t>
      </w:r>
      <w:bookmarkEnd w:id="273"/>
      <w:commentRangeEnd w:id="274"/>
      <w:r w:rsidR="00040001">
        <w:rPr>
          <w:rStyle w:val="Refdecomentrio"/>
          <w:sz w:val="24"/>
          <w:szCs w:val="26"/>
        </w:rPr>
        <w:commentReference w:id="274"/>
      </w:r>
    </w:p>
    <w:p w14:paraId="333481F8" w14:textId="2C079B94" w:rsidR="00A739FF" w:rsidRDefault="00EB4030" w:rsidP="00A739FF">
      <w:r>
        <w:t>Os principais problemas encontrados na pesquisa se referem à</w:t>
      </w:r>
      <w:r w:rsidR="001C3499">
        <w:t>s</w:t>
      </w:r>
      <w:r>
        <w:t xml:space="preserve"> falhas </w:t>
      </w:r>
      <w:r w:rsidR="0040663E">
        <w:t>no Cadastro Territorial Urbano</w:t>
      </w:r>
      <w:r w:rsidR="009F1DC7">
        <w:t xml:space="preserve"> (CTU/CIATA)</w:t>
      </w:r>
      <w:r w:rsidR="001916BD">
        <w:t xml:space="preserve"> que dificultam a geolocalização das quadras e lotes</w:t>
      </w:r>
      <w:r w:rsidR="001C3499">
        <w:t xml:space="preserve">. Em especial a ausência de </w:t>
      </w:r>
      <w:r w:rsidR="00FD109D">
        <w:t xml:space="preserve">numeração nos endereços e </w:t>
      </w:r>
      <w:r w:rsidR="0080446D">
        <w:t>a não padronização dos nomes dos logradouros</w:t>
      </w:r>
      <w:r w:rsidR="00425320">
        <w:t xml:space="preserve">. </w:t>
      </w:r>
    </w:p>
    <w:p w14:paraId="01E7E67B" w14:textId="18B6BCAC" w:rsidR="00425320" w:rsidRDefault="00425320" w:rsidP="00A739FF">
      <w:r>
        <w:t xml:space="preserve">Recomenda-se, dessa forma, que as prefeituras realizem um trabalho de saneamento </w:t>
      </w:r>
      <w:r w:rsidR="00490C53">
        <w:t xml:space="preserve">rigoroso em suas bases cadastrais para maximizar a automatização </w:t>
      </w:r>
      <w:r w:rsidR="00246CF4">
        <w:t>da metodologia.</w:t>
      </w:r>
    </w:p>
    <w:p w14:paraId="1B19927B" w14:textId="24993FBE" w:rsidR="00A739FF" w:rsidRDefault="00A739FF" w:rsidP="002D729A">
      <w:pPr>
        <w:pStyle w:val="Ttulo2"/>
      </w:pPr>
      <w:bookmarkStart w:id="275" w:name="_Toc225178147"/>
      <w:r>
        <w:t>LIMITAÇÕES DA PESQUISA E SUGESTÕES PARA TRABALHOS FUTUROS</w:t>
      </w:r>
      <w:bookmarkEnd w:id="275"/>
    </w:p>
    <w:p w14:paraId="6826B095" w14:textId="77777777" w:rsidR="00AC1AA4" w:rsidRDefault="00AC1AA4" w:rsidP="00661D7E">
      <w:pPr>
        <w:pStyle w:val="Seo"/>
      </w:pPr>
      <w:r w:rsidRPr="00040001">
        <w:rPr>
          <w:highlight w:val="red"/>
          <w:rPrChange w:id="276" w:author="carlos vieira" w:date="2026-04-01T10:58:00Z" w16du:dateUtc="2026-04-01T13:58:00Z">
            <w:rPr/>
          </w:rPrChange>
        </w:rPr>
        <w:t xml:space="preserve">Escopo Geográfico e </w:t>
      </w:r>
      <w:commentRangeStart w:id="277"/>
      <w:r w:rsidRPr="00040001">
        <w:rPr>
          <w:highlight w:val="red"/>
          <w:rPrChange w:id="278" w:author="carlos vieira" w:date="2026-04-01T10:58:00Z" w16du:dateUtc="2026-04-01T13:58:00Z">
            <w:rPr/>
          </w:rPrChange>
        </w:rPr>
        <w:t>Requisitos de Dados</w:t>
      </w:r>
      <w:commentRangeEnd w:id="277"/>
      <w:r w:rsidR="00040001">
        <w:rPr>
          <w:rStyle w:val="Refdecomentrio"/>
          <w:sz w:val="24"/>
          <w:szCs w:val="22"/>
        </w:rPr>
        <w:commentReference w:id="277"/>
      </w:r>
    </w:p>
    <w:p w14:paraId="2F513772" w14:textId="77777777" w:rsidR="00AC1AA4" w:rsidRDefault="00AC1AA4" w:rsidP="00AC1AA4">
      <w:r>
        <w:t>A dependência do CNEFE e de padrões específicos do CIATA limita a aplicação imediata do SuperCIATA a municípios brasileiros. Contudo, a lógica metodológica é replicável em outros países, contanto que existam bases geográficas das quadras correlacionadas a registros administrativos que detalhem as dimensões das faces.</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661D7E">
      <w:pPr>
        <w:pStyle w:val="Seo"/>
      </w:pPr>
      <w:commentRangeStart w:id="279"/>
      <w:r>
        <w:t>Inteligência Artificial</w:t>
      </w:r>
      <w:commentRangeEnd w:id="279"/>
      <w:r w:rsidR="00040001">
        <w:rPr>
          <w:rStyle w:val="Refdecomentrio"/>
          <w:sz w:val="24"/>
          <w:szCs w:val="22"/>
        </w:rPr>
        <w:commentReference w:id="279"/>
      </w:r>
    </w:p>
    <w:p w14:paraId="56EF1662" w14:textId="77777777" w:rsidR="00AC1AA4" w:rsidRDefault="00AC1AA4" w:rsidP="00AC1AA4">
      <w:r>
        <w:t xml:space="preserve">O SuperCIATA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w:t>
      </w:r>
      <w:r>
        <w:lastRenderedPageBreak/>
        <w:t>para aplicações de aprendizado profundo (deep learning). Dessa maneira, futuras versões da aplicação poderão incorporar os conhecimentos extraídos dessa base de dados, aprimorando a precisão e a automação dos processos.</w:t>
      </w:r>
    </w:p>
    <w:p w14:paraId="2D3A97A0" w14:textId="77777777" w:rsidR="00AC1AA4" w:rsidRDefault="00AC1AA4" w:rsidP="00661D7E">
      <w:pPr>
        <w:pStyle w:val="Seo"/>
      </w:pPr>
      <w:commentRangeStart w:id="280"/>
      <w:r>
        <w:t>Geometrias Não Ortogonais e Limitações de Acurácia</w:t>
      </w:r>
      <w:commentRangeEnd w:id="280"/>
      <w:r w:rsidR="00040001">
        <w:rPr>
          <w:rStyle w:val="Refdecomentrio"/>
          <w:sz w:val="24"/>
          <w:szCs w:val="22"/>
        </w:rPr>
        <w:commentReference w:id="280"/>
      </w:r>
    </w:p>
    <w:p w14:paraId="3BD7AFCA" w14:textId="77777777" w:rsidR="00AC1AA4" w:rsidRDefault="00AC1AA4" w:rsidP="00AC1AA4">
      <w:r>
        <w:t>A metodologia SuperCIATA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506458DD" w14:textId="5082B0E9" w:rsidR="00A739FF" w:rsidRDefault="00A739FF" w:rsidP="002D729A">
      <w:pPr>
        <w:pStyle w:val="Ttulo2"/>
      </w:pPr>
      <w:bookmarkStart w:id="281" w:name="_Toc225178148"/>
      <w:r>
        <w:t>CONSIDERAÇÕES FINAIS</w:t>
      </w:r>
      <w:bookmarkEnd w:id="281"/>
    </w:p>
    <w:p w14:paraId="0E0486B2" w14:textId="34B1FD50"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de pequeno e médio porte superem o isolamento tecnológico e alcancem a maturidade na gestão de suas infraestruturas de dados espaciais.</w:t>
      </w:r>
    </w:p>
    <w:p w14:paraId="7374313F" w14:textId="5BC09564" w:rsidR="00A86A80" w:rsidRPr="00CD7498" w:rsidRDefault="006D3D4B" w:rsidP="00661D7E">
      <w:pPr>
        <w:pStyle w:val="Seo"/>
      </w:pPr>
      <w:commentRangeStart w:id="282"/>
      <w:r w:rsidRPr="00CD7498">
        <w:lastRenderedPageBreak/>
        <w:t>REFERÊNCIAS</w:t>
      </w:r>
      <w:commentRangeEnd w:id="282"/>
      <w:r w:rsidR="00040001" w:rsidRPr="00CD7498">
        <w:rPr>
          <w:rStyle w:val="Refdecomentrio"/>
          <w:sz w:val="24"/>
          <w:szCs w:val="22"/>
        </w:rPr>
        <w:commentReference w:id="282"/>
      </w:r>
    </w:p>
    <w:p w14:paraId="78B70376" w14:textId="77777777" w:rsidR="00CD7498" w:rsidRDefault="00CD7498" w:rsidP="00655B41">
      <w:pPr>
        <w:pStyle w:val="Bibliografia"/>
      </w:pPr>
    </w:p>
    <w:p w14:paraId="65FBA948" w14:textId="062FF42D" w:rsidR="00655B41" w:rsidRPr="00655B41" w:rsidRDefault="00E63166" w:rsidP="00655B41">
      <w:pPr>
        <w:pStyle w:val="Bibliografia"/>
        <w:rPr>
          <w:rFonts w:cs="Arial"/>
        </w:rPr>
      </w:pPr>
      <w:r w:rsidRPr="009B6CCF">
        <w:fldChar w:fldCharType="begin"/>
      </w:r>
      <w:r w:rsidR="00EC5D1E">
        <w:instrText xml:space="preserve"> ADDIN ZOTERO_BIBL {"uncited":[],"omitted":[],"custom":[]} CSL_BIBLIOGRAPHY </w:instrText>
      </w:r>
      <w:r w:rsidRPr="009B6CCF">
        <w:fldChar w:fldCharType="separate"/>
      </w:r>
      <w:r w:rsidR="00655B41" w:rsidRPr="00655B41">
        <w:rPr>
          <w:rFonts w:cs="Arial"/>
        </w:rPr>
        <w:t xml:space="preserve">BRASIL. </w:t>
      </w:r>
      <w:r w:rsidR="00655B41" w:rsidRPr="00655B41">
        <w:rPr>
          <w:rFonts w:cs="Arial"/>
          <w:b/>
          <w:bCs/>
        </w:rPr>
        <w:t>Decreto n</w:t>
      </w:r>
      <w:r w:rsidR="00655B41" w:rsidRPr="00655B41">
        <w:rPr>
          <w:rFonts w:cs="Arial"/>
          <w:b/>
          <w:bCs/>
          <w:vertAlign w:val="superscript"/>
        </w:rPr>
        <w:t>o</w:t>
      </w:r>
      <w:r w:rsidR="00655B41" w:rsidRPr="00655B41">
        <w:rPr>
          <w:rFonts w:cs="Arial"/>
          <w:b/>
          <w:bCs/>
        </w:rPr>
        <w:t xml:space="preserve"> 89.817, de 20 de junho de 1984. Estabelece as Instruções Reguladoras das Normas Técnicas da Cartografia Nacional</w:t>
      </w:r>
      <w:r w:rsidR="00655B41" w:rsidRPr="00655B41">
        <w:rPr>
          <w:rFonts w:cs="Arial"/>
        </w:rPr>
        <w:t>. Brasília, DF: [</w:t>
      </w:r>
      <w:r w:rsidR="00655B41" w:rsidRPr="00655B41">
        <w:rPr>
          <w:rFonts w:cs="Arial"/>
          <w:i/>
          <w:iCs/>
        </w:rPr>
        <w:t>s. d.</w:t>
      </w:r>
      <w:r w:rsidR="00655B41" w:rsidRPr="00655B41">
        <w:rPr>
          <w:rFonts w:cs="Arial"/>
        </w:rPr>
        <w:t xml:space="preserve">], 1984. Disponível em: http://www.planalto.gov.br/ccivil_03/decreto/1980-1989/d89817.htm. </w:t>
      </w:r>
    </w:p>
    <w:p w14:paraId="029A15AA" w14:textId="77777777" w:rsidR="00655B41" w:rsidRPr="00655B41" w:rsidRDefault="00655B41" w:rsidP="00655B41">
      <w:pPr>
        <w:pStyle w:val="Bibliografia"/>
        <w:rPr>
          <w:rFonts w:cs="Arial"/>
        </w:rPr>
      </w:pPr>
      <w:r w:rsidRPr="00655B41">
        <w:rPr>
          <w:rFonts w:cs="Arial"/>
          <w:lang w:val="en-US"/>
        </w:rPr>
        <w:t xml:space="preserve">BUTLER, H. </w:t>
      </w:r>
      <w:r w:rsidRPr="00655B41">
        <w:rPr>
          <w:rFonts w:cs="Arial"/>
          <w:i/>
          <w:iCs/>
          <w:lang w:val="en-US"/>
        </w:rPr>
        <w:t>et al.</w:t>
      </w:r>
      <w:r w:rsidRPr="00655B41">
        <w:rPr>
          <w:rFonts w:cs="Arial"/>
          <w:lang w:val="en-US"/>
        </w:rPr>
        <w:t xml:space="preserve"> </w:t>
      </w:r>
      <w:r w:rsidRPr="00655B41">
        <w:rPr>
          <w:rFonts w:cs="Arial"/>
          <w:b/>
          <w:bCs/>
          <w:lang w:val="en-US"/>
        </w:rPr>
        <w:t>The GeoJSON Format</w:t>
      </w:r>
      <w:r w:rsidRPr="00655B41">
        <w:rPr>
          <w:rFonts w:cs="Arial"/>
          <w:lang w:val="en-US"/>
        </w:rPr>
        <w:t>. [</w:t>
      </w:r>
      <w:r w:rsidRPr="00655B41">
        <w:rPr>
          <w:rFonts w:cs="Arial"/>
          <w:i/>
          <w:iCs/>
          <w:lang w:val="en-US"/>
        </w:rPr>
        <w:t>S. l.</w:t>
      </w:r>
      <w:r w:rsidRPr="00655B41">
        <w:rPr>
          <w:rFonts w:cs="Arial"/>
          <w:lang w:val="en-US"/>
        </w:rPr>
        <w:t xml:space="preserve">]: IETF, 2016. Request for Comments. </w:t>
      </w:r>
      <w:r w:rsidRPr="00655B41">
        <w:rPr>
          <w:rFonts w:cs="Arial"/>
        </w:rPr>
        <w:t>Disponível em: https://datatracker.ietf.org/doc/html/rfc7946. .</w:t>
      </w:r>
    </w:p>
    <w:p w14:paraId="6C3DBA73" w14:textId="1DF5B7B1" w:rsidR="00655B41" w:rsidRPr="00655B41" w:rsidRDefault="00655B41" w:rsidP="00655B41">
      <w:pPr>
        <w:pStyle w:val="Bibliografia"/>
        <w:rPr>
          <w:rFonts w:cs="Arial"/>
          <w:lang w:val="en-US"/>
        </w:rPr>
      </w:pPr>
      <w:del w:id="283" w:author="carlos vieira" w:date="2026-04-01T11:00:00Z" w16du:dateUtc="2026-04-01T14:00:00Z">
        <w:r w:rsidRPr="00655B41" w:rsidDel="00040001">
          <w:rPr>
            <w:rFonts w:cs="Arial"/>
          </w:rPr>
          <w:delText xml:space="preserve">C. </w:delText>
        </w:r>
      </w:del>
      <w:r w:rsidRPr="00655B41">
        <w:rPr>
          <w:rFonts w:cs="Arial"/>
        </w:rPr>
        <w:t>LEMMEN</w:t>
      </w:r>
      <w:ins w:id="284" w:author="carlos vieira" w:date="2026-04-01T11:00:00Z" w16du:dateUtc="2026-04-01T14:00:00Z">
        <w:r w:rsidR="00040001">
          <w:rPr>
            <w:rFonts w:cs="Arial"/>
          </w:rPr>
          <w:t xml:space="preserve">, </w:t>
        </w:r>
        <w:r w:rsidR="00040001" w:rsidRPr="00655B41">
          <w:rPr>
            <w:rFonts w:cs="Arial"/>
          </w:rPr>
          <w:t>C.</w:t>
        </w:r>
      </w:ins>
      <w:r w:rsidRPr="00655B41">
        <w:rPr>
          <w:rFonts w:cs="Arial"/>
        </w:rPr>
        <w:t xml:space="preserve"> </w:t>
      </w:r>
      <w:r w:rsidRPr="00655B41">
        <w:rPr>
          <w:rFonts w:cs="Arial"/>
          <w:i/>
          <w:iCs/>
        </w:rPr>
        <w:t>et al.</w:t>
      </w:r>
      <w:r w:rsidRPr="00655B41">
        <w:rPr>
          <w:rFonts w:cs="Arial"/>
        </w:rPr>
        <w:t xml:space="preserve"> </w:t>
      </w:r>
      <w:r w:rsidRPr="00655B41">
        <w:rPr>
          <w:rFonts w:cs="Arial"/>
          <w:lang w:val="en-US"/>
        </w:rPr>
        <w:t xml:space="preserve">The land administration domain model. </w:t>
      </w:r>
      <w:r w:rsidRPr="00655B41">
        <w:rPr>
          <w:rFonts w:cs="Arial"/>
          <w:b/>
          <w:bCs/>
          <w:lang w:val="en-US"/>
        </w:rPr>
        <w:t>Land Use Policy</w:t>
      </w:r>
      <w:r w:rsidRPr="00655B41">
        <w:rPr>
          <w:rFonts w:cs="Arial"/>
          <w:lang w:val="en-US"/>
        </w:rPr>
        <w:t>, [</w:t>
      </w:r>
      <w:r w:rsidRPr="00655B41">
        <w:rPr>
          <w:rFonts w:cs="Arial"/>
          <w:i/>
          <w:iCs/>
          <w:lang w:val="en-US"/>
        </w:rPr>
        <w:t>s. l.</w:t>
      </w:r>
      <w:r w:rsidRPr="00655B41">
        <w:rPr>
          <w:rFonts w:cs="Arial"/>
          <w:lang w:val="en-US"/>
        </w:rPr>
        <w:t xml:space="preserve">], 2015. </w:t>
      </w:r>
    </w:p>
    <w:p w14:paraId="1726C79E" w14:textId="77777777" w:rsidR="00655B41" w:rsidRPr="00655B41" w:rsidRDefault="00655B41" w:rsidP="00655B41">
      <w:pPr>
        <w:pStyle w:val="Bibliografia"/>
        <w:rPr>
          <w:rFonts w:cs="Arial"/>
        </w:rPr>
      </w:pPr>
      <w:r w:rsidRPr="00655B41">
        <w:rPr>
          <w:rFonts w:cs="Arial"/>
        </w:rPr>
        <w:t xml:space="preserve">CARNEIRO, A. F. T. </w:t>
      </w:r>
      <w:r w:rsidRPr="00655B41">
        <w:rPr>
          <w:rFonts w:cs="Arial"/>
          <w:b/>
          <w:bCs/>
        </w:rPr>
        <w:t>Cadastro imobiliário e registro de imóveis: a Lei n. 10,267/2001, Decreto n. 4,449/2002 e atos normativos do INCRA</w:t>
      </w:r>
      <w:r w:rsidRPr="00655B41">
        <w:rPr>
          <w:rFonts w:cs="Arial"/>
        </w:rPr>
        <w:t xml:space="preserve">. São Paulo, SP, Porto Alegre: Instituto de Registro Imobiliário do Brasil ; S.A. Fabris Editor, 2003. </w:t>
      </w:r>
    </w:p>
    <w:p w14:paraId="45C4A9ED" w14:textId="77777777" w:rsidR="00655B41" w:rsidRPr="00655B41" w:rsidRDefault="00655B41" w:rsidP="00655B41">
      <w:pPr>
        <w:pStyle w:val="Bibliografia"/>
        <w:rPr>
          <w:rFonts w:cs="Arial"/>
        </w:rPr>
      </w:pPr>
      <w:r w:rsidRPr="00655B41">
        <w:rPr>
          <w:rFonts w:cs="Arial"/>
          <w:lang w:val="es-ES"/>
        </w:rPr>
        <w:t xml:space="preserve">CASANOVA, M. A. </w:t>
      </w:r>
      <w:r w:rsidRPr="00655B41">
        <w:rPr>
          <w:rFonts w:cs="Arial"/>
          <w:i/>
          <w:iCs/>
          <w:lang w:val="es-ES"/>
        </w:rPr>
        <w:t>et al.</w:t>
      </w:r>
      <w:r w:rsidRPr="00655B41">
        <w:rPr>
          <w:rFonts w:cs="Arial"/>
          <w:lang w:val="es-ES"/>
        </w:rPr>
        <w:t xml:space="preserve"> </w:t>
      </w:r>
      <w:r w:rsidRPr="00655B41">
        <w:rPr>
          <w:rFonts w:cs="Arial"/>
          <w:b/>
          <w:bCs/>
        </w:rPr>
        <w:t>Bancos de Dados Geográficos</w:t>
      </w:r>
      <w:r w:rsidRPr="00655B41">
        <w:rPr>
          <w:rFonts w:cs="Arial"/>
        </w:rPr>
        <w:t xml:space="preserve">. Curitiba: MundoGEO, 2005. Disponível em: https://www-di.inf.puc-rio.br/~casanova//Publications/Books/2005-BDG.pdf. </w:t>
      </w:r>
    </w:p>
    <w:p w14:paraId="24B7C569" w14:textId="77777777" w:rsidR="00655B41" w:rsidRPr="00655B41" w:rsidRDefault="00655B41" w:rsidP="00655B41">
      <w:pPr>
        <w:pStyle w:val="Bibliografia"/>
        <w:rPr>
          <w:rFonts w:cs="Arial"/>
        </w:rPr>
      </w:pPr>
      <w:r w:rsidRPr="00655B41">
        <w:rPr>
          <w:rFonts w:cs="Arial"/>
        </w:rPr>
        <w:t xml:space="preserve">CNEFE. , 2025. Disponível em: https://www.ibge.gov.br/estatisticas/downloads-estatisticas.html?caminho=Cadastro_Nacional_de_Enderecos_para_Fins_Estatisticos/Censo_Demografico_2022/Arquivos_CNEFE/CSV/Municipio. </w:t>
      </w:r>
    </w:p>
    <w:p w14:paraId="391D1E98" w14:textId="77777777" w:rsidR="00655B41" w:rsidRPr="00655B41" w:rsidRDefault="00655B41" w:rsidP="00655B41">
      <w:pPr>
        <w:pStyle w:val="Bibliografia"/>
        <w:rPr>
          <w:rFonts w:cs="Arial"/>
          <w:lang w:val="en-US"/>
        </w:rPr>
      </w:pPr>
      <w:r w:rsidRPr="00655B41">
        <w:rPr>
          <w:rFonts w:cs="Arial"/>
          <w:lang w:val="en-US"/>
        </w:rPr>
        <w:t xml:space="preserve">CODD, E. F. A Relational Model of Data for Large Shared Data Banks. </w:t>
      </w:r>
      <w:r w:rsidRPr="00655B41">
        <w:rPr>
          <w:rFonts w:cs="Arial"/>
          <w:b/>
          <w:bCs/>
          <w:lang w:val="en-US"/>
        </w:rPr>
        <w:t>Communications of the ACM</w:t>
      </w:r>
      <w:r w:rsidRPr="00655B41">
        <w:rPr>
          <w:rFonts w:cs="Arial"/>
          <w:lang w:val="en-US"/>
        </w:rPr>
        <w:t xml:space="preserve">, New York, NY, USA, v. 13, n. 6, p. 377–387, 1970. </w:t>
      </w:r>
    </w:p>
    <w:p w14:paraId="2D2B71B4" w14:textId="77777777" w:rsidR="00655B41" w:rsidRPr="00655B41" w:rsidRDefault="00655B41" w:rsidP="00655B41">
      <w:pPr>
        <w:pStyle w:val="Bibliografia"/>
        <w:rPr>
          <w:rFonts w:cs="Arial"/>
        </w:rPr>
      </w:pPr>
      <w:r w:rsidRPr="00655B41">
        <w:rPr>
          <w:rFonts w:cs="Arial"/>
        </w:rPr>
        <w:t xml:space="preserve">CUNHA, E. </w:t>
      </w:r>
      <w:r w:rsidRPr="00655B41">
        <w:rPr>
          <w:rFonts w:cs="Arial"/>
          <w:i/>
          <w:iCs/>
        </w:rPr>
        <w:t>et al.</w:t>
      </w:r>
      <w:r w:rsidRPr="00655B41">
        <w:rPr>
          <w:rFonts w:cs="Arial"/>
        </w:rPr>
        <w:t xml:space="preserve"> O cadastro urbano no Brasil: histórico e evolução. </w:t>
      </w:r>
      <w:r w:rsidRPr="00655B41">
        <w:rPr>
          <w:rFonts w:cs="Arial"/>
          <w:b/>
          <w:bCs/>
        </w:rPr>
        <w:t>Revista de Geografia e Ordenamento do Território</w:t>
      </w:r>
      <w:r w:rsidRPr="00655B41">
        <w:rPr>
          <w:rFonts w:cs="Arial"/>
        </w:rPr>
        <w:t>, [</w:t>
      </w:r>
      <w:r w:rsidRPr="00655B41">
        <w:rPr>
          <w:rFonts w:cs="Arial"/>
          <w:i/>
          <w:iCs/>
        </w:rPr>
        <w:t>s. l.</w:t>
      </w:r>
      <w:r w:rsidRPr="00655B41">
        <w:rPr>
          <w:rFonts w:cs="Arial"/>
        </w:rPr>
        <w:t xml:space="preserve">], v. 0, n. 17, p. 55–74, 2019. </w:t>
      </w:r>
    </w:p>
    <w:p w14:paraId="76B5E0FA" w14:textId="77777777" w:rsidR="00655B41" w:rsidRPr="00655B41" w:rsidRDefault="00655B41" w:rsidP="00655B41">
      <w:pPr>
        <w:pStyle w:val="Bibliografia"/>
        <w:rPr>
          <w:rFonts w:cs="Arial"/>
          <w:lang w:val="en-US"/>
        </w:rPr>
      </w:pPr>
      <w:r w:rsidRPr="00655B41">
        <w:rPr>
          <w:rFonts w:cs="Arial"/>
        </w:rPr>
        <w:t xml:space="preserve">DATE, C. J. </w:t>
      </w:r>
      <w:r w:rsidRPr="00655B41">
        <w:rPr>
          <w:rFonts w:cs="Arial"/>
          <w:b/>
          <w:bCs/>
        </w:rPr>
        <w:t>Introdução a Sistemas De Banco De Dados-Tra.8 Ed..</w:t>
      </w:r>
      <w:r w:rsidRPr="00655B41">
        <w:rPr>
          <w:rFonts w:cs="Arial"/>
        </w:rPr>
        <w:t xml:space="preserve"> </w:t>
      </w:r>
      <w:r w:rsidRPr="00655B41">
        <w:rPr>
          <w:rFonts w:cs="Arial"/>
          <w:lang w:val="en-US"/>
        </w:rPr>
        <w:t>[</w:t>
      </w:r>
      <w:r w:rsidRPr="00655B41">
        <w:rPr>
          <w:rFonts w:cs="Arial"/>
          <w:i/>
          <w:iCs/>
          <w:lang w:val="en-US"/>
        </w:rPr>
        <w:t>S. l.</w:t>
      </w:r>
      <w:r w:rsidRPr="00655B41">
        <w:rPr>
          <w:rFonts w:cs="Arial"/>
          <w:lang w:val="en-US"/>
        </w:rPr>
        <w:t xml:space="preserve">]: Elsevier, 2004. </w:t>
      </w:r>
    </w:p>
    <w:p w14:paraId="3A84C7D0" w14:textId="77777777" w:rsidR="00655B41" w:rsidRPr="00655B41" w:rsidRDefault="00655B41" w:rsidP="00655B41">
      <w:pPr>
        <w:pStyle w:val="Bibliografia"/>
        <w:rPr>
          <w:rFonts w:cs="Arial"/>
          <w:lang w:val="en-US"/>
        </w:rPr>
      </w:pPr>
      <w:r w:rsidRPr="00655B41">
        <w:rPr>
          <w:rFonts w:cs="Arial"/>
          <w:lang w:val="en-US"/>
        </w:rPr>
        <w:t xml:space="preserve">DOWNLOADS | IBGE. </w:t>
      </w:r>
      <w:r w:rsidRPr="00655B41">
        <w:rPr>
          <w:rFonts w:cs="Arial"/>
        </w:rPr>
        <w:t>[</w:t>
      </w:r>
      <w:r w:rsidRPr="00655B41">
        <w:rPr>
          <w:rFonts w:cs="Arial"/>
          <w:i/>
          <w:iCs/>
        </w:rPr>
        <w:t>S. l.</w:t>
      </w:r>
      <w:r w:rsidRPr="00655B41">
        <w:rPr>
          <w:rFonts w:cs="Arial"/>
        </w:rPr>
        <w:t xml:space="preserve">], 2025. Disponível em: https://ftp.ibge.gov.br/Perfil_Municipios/2019/Base_de_Dados/. </w:t>
      </w:r>
      <w:r w:rsidRPr="00655B41">
        <w:rPr>
          <w:rFonts w:cs="Arial"/>
          <w:lang w:val="en-US"/>
        </w:rPr>
        <w:t xml:space="preserve">Acesso em: 19 jul. 2025. </w:t>
      </w:r>
    </w:p>
    <w:p w14:paraId="12F24D1C" w14:textId="77777777" w:rsidR="00655B41" w:rsidRPr="00655B41" w:rsidRDefault="00655B41" w:rsidP="00655B41">
      <w:pPr>
        <w:pStyle w:val="Bibliografia"/>
        <w:rPr>
          <w:rFonts w:cs="Arial"/>
        </w:rPr>
      </w:pPr>
      <w:r w:rsidRPr="00655B41">
        <w:rPr>
          <w:rFonts w:cs="Arial"/>
          <w:lang w:val="en-US"/>
        </w:rPr>
        <w:t xml:space="preserve">ELIAS, E. N. N. </w:t>
      </w:r>
      <w:r w:rsidRPr="00655B41">
        <w:rPr>
          <w:rFonts w:cs="Arial"/>
          <w:i/>
          <w:iCs/>
          <w:lang w:val="en-US"/>
        </w:rPr>
        <w:t>et al.</w:t>
      </w:r>
      <w:r w:rsidRPr="00655B41">
        <w:rPr>
          <w:rFonts w:cs="Arial"/>
          <w:lang w:val="en-US"/>
        </w:rPr>
        <w:t xml:space="preserve"> The quality of OpenStreetMap in a large metropolis in northeast Brazil: Preliminary assessment of geospatial data for road axes. </w:t>
      </w:r>
      <w:r w:rsidRPr="00655B41">
        <w:rPr>
          <w:rFonts w:cs="Arial"/>
          <w:b/>
          <w:bCs/>
        </w:rPr>
        <w:t>Boletim de Ciências Geodésicas</w:t>
      </w:r>
      <w:r w:rsidRPr="00655B41">
        <w:rPr>
          <w:rFonts w:cs="Arial"/>
        </w:rPr>
        <w:t>, [</w:t>
      </w:r>
      <w:r w:rsidRPr="00655B41">
        <w:rPr>
          <w:rFonts w:cs="Arial"/>
          <w:i/>
          <w:iCs/>
        </w:rPr>
        <w:t>s. l.</w:t>
      </w:r>
      <w:r w:rsidRPr="00655B41">
        <w:rPr>
          <w:rFonts w:cs="Arial"/>
        </w:rPr>
        <w:t xml:space="preserve">], v. 26, n. 3, p. e2020012, 2020. </w:t>
      </w:r>
    </w:p>
    <w:p w14:paraId="7484D6C7" w14:textId="77777777" w:rsidR="00655B41" w:rsidRPr="00655B41" w:rsidRDefault="00655B41" w:rsidP="00655B41">
      <w:pPr>
        <w:pStyle w:val="Bibliografia"/>
        <w:rPr>
          <w:rFonts w:cs="Arial"/>
          <w:lang w:val="en-US"/>
        </w:rPr>
      </w:pPr>
      <w:r w:rsidRPr="00655B41">
        <w:rPr>
          <w:rFonts w:cs="Arial"/>
          <w:lang w:val="en-US"/>
        </w:rPr>
        <w:t xml:space="preserve">ENEMARK, S.; MCLAREN, R.; LEMMEN, C. Fit-for-Purpose Land Administration—Providing Secure Land Rights at Scale. </w:t>
      </w:r>
      <w:r w:rsidRPr="00655B41">
        <w:rPr>
          <w:rFonts w:cs="Arial"/>
          <w:b/>
          <w:bCs/>
          <w:lang w:val="en-US"/>
        </w:rPr>
        <w:t>Land</w:t>
      </w:r>
      <w:r w:rsidRPr="00655B41">
        <w:rPr>
          <w:rFonts w:cs="Arial"/>
          <w:lang w:val="en-US"/>
        </w:rPr>
        <w:t>, [</w:t>
      </w:r>
      <w:r w:rsidRPr="00655B41">
        <w:rPr>
          <w:rFonts w:cs="Arial"/>
          <w:i/>
          <w:iCs/>
          <w:lang w:val="en-US"/>
        </w:rPr>
        <w:t>s. l.</w:t>
      </w:r>
      <w:r w:rsidRPr="00655B41">
        <w:rPr>
          <w:rFonts w:cs="Arial"/>
          <w:lang w:val="en-US"/>
        </w:rPr>
        <w:t xml:space="preserve">], v. 10, n. 9, p. 972, 2021. </w:t>
      </w:r>
    </w:p>
    <w:p w14:paraId="2730858F" w14:textId="77777777" w:rsidR="00655B41" w:rsidRPr="00655B41" w:rsidRDefault="00655B41" w:rsidP="00655B41">
      <w:pPr>
        <w:pStyle w:val="Bibliografia"/>
        <w:rPr>
          <w:rFonts w:cs="Arial"/>
          <w:lang w:val="en-US"/>
        </w:rPr>
      </w:pPr>
      <w:r w:rsidRPr="00655B41">
        <w:rPr>
          <w:rFonts w:cs="Arial"/>
          <w:lang w:val="en-US"/>
        </w:rPr>
        <w:t xml:space="preserve">ERBA, D. A. (org.). </w:t>
      </w:r>
      <w:r w:rsidRPr="00655B41">
        <w:rPr>
          <w:rFonts w:cs="Arial"/>
          <w:b/>
          <w:bCs/>
          <w:lang w:val="en-US"/>
        </w:rPr>
        <w:t>Catastro multifinalitario: aplicado a la definición de políticas de suelo urbano</w:t>
      </w:r>
      <w:r w:rsidRPr="00655B41">
        <w:rPr>
          <w:rFonts w:cs="Arial"/>
          <w:lang w:val="en-US"/>
        </w:rPr>
        <w:t xml:space="preserve">. Cambridge, MA: Lincoln Institute of Land Policy, 2007. Disponível em: https://www.lincolninst.edu/app/uploads/legacy-files/pubfiles/catastro-multifinalitario-politicas-de-suelo-urbano-full.pdf. </w:t>
      </w:r>
    </w:p>
    <w:p w14:paraId="0B807CC5" w14:textId="77777777" w:rsidR="00655B41" w:rsidRPr="00655B41" w:rsidRDefault="00655B41" w:rsidP="00655B41">
      <w:pPr>
        <w:pStyle w:val="Bibliografia"/>
        <w:rPr>
          <w:rFonts w:cs="Arial"/>
        </w:rPr>
      </w:pPr>
      <w:r w:rsidRPr="00655B41">
        <w:rPr>
          <w:rFonts w:cs="Arial"/>
          <w:lang w:val="es-ES"/>
        </w:rPr>
        <w:lastRenderedPageBreak/>
        <w:t xml:space="preserve">ERBA, D. A. (org.). </w:t>
      </w:r>
      <w:r w:rsidRPr="00655B41">
        <w:rPr>
          <w:rFonts w:cs="Arial"/>
          <w:b/>
          <w:bCs/>
          <w:lang w:val="es-ES"/>
        </w:rPr>
        <w:t>Definición de políticas de suelo urbano en América Latina: teoría y práctica</w:t>
      </w:r>
      <w:r w:rsidRPr="00655B41">
        <w:rPr>
          <w:rFonts w:cs="Arial"/>
          <w:lang w:val="es-ES"/>
        </w:rPr>
        <w:t xml:space="preserve">. </w:t>
      </w:r>
      <w:r w:rsidRPr="00655B41">
        <w:rPr>
          <w:rFonts w:cs="Arial"/>
        </w:rPr>
        <w:t xml:space="preserve">Viçosa, MG: Lincoln Institute of Land Policy, 2013. </w:t>
      </w:r>
    </w:p>
    <w:p w14:paraId="5B3F3F6C" w14:textId="77777777" w:rsidR="00655B41" w:rsidRPr="00655B41" w:rsidRDefault="00655B41" w:rsidP="00655B41">
      <w:pPr>
        <w:pStyle w:val="Bibliografia"/>
        <w:rPr>
          <w:rFonts w:cs="Arial"/>
          <w:lang w:val="en-US"/>
        </w:rPr>
      </w:pPr>
      <w:r w:rsidRPr="00655B41">
        <w:rPr>
          <w:rFonts w:cs="Arial"/>
        </w:rPr>
        <w:t xml:space="preserve">FARIAS, M. de O.; CARNEIRO, A. F. T.; LIMA JÚNIOR, C. de O. Integração de Dados Geoespaciais e Alfanuméricos na Estruturação de um Banco de Dados para o Cadastro Urbano. </w:t>
      </w:r>
      <w:r w:rsidRPr="00655B41">
        <w:rPr>
          <w:rFonts w:cs="Arial"/>
          <w:b/>
          <w:bCs/>
          <w:lang w:val="en-US"/>
        </w:rPr>
        <w:t>Revista Brasileira de Cartografia</w:t>
      </w:r>
      <w:r w:rsidRPr="00655B41">
        <w:rPr>
          <w:rFonts w:cs="Arial"/>
          <w:lang w:val="en-US"/>
        </w:rPr>
        <w:t>, [</w:t>
      </w:r>
      <w:r w:rsidRPr="00655B41">
        <w:rPr>
          <w:rFonts w:cs="Arial"/>
          <w:i/>
          <w:iCs/>
          <w:lang w:val="en-US"/>
        </w:rPr>
        <w:t>s. l.</w:t>
      </w:r>
      <w:r w:rsidRPr="00655B41">
        <w:rPr>
          <w:rFonts w:cs="Arial"/>
          <w:lang w:val="en-US"/>
        </w:rPr>
        <w:t xml:space="preserve">], v. 76, 2024. </w:t>
      </w:r>
    </w:p>
    <w:p w14:paraId="2470F25F" w14:textId="77777777" w:rsidR="00655B41" w:rsidRPr="00655B41" w:rsidRDefault="00655B41" w:rsidP="00655B41">
      <w:pPr>
        <w:pStyle w:val="Bibliografia"/>
        <w:rPr>
          <w:rFonts w:cs="Arial"/>
          <w:lang w:val="en-US"/>
        </w:rPr>
      </w:pPr>
      <w:r w:rsidRPr="00655B41">
        <w:rPr>
          <w:rFonts w:cs="Arial"/>
          <w:lang w:val="en-US"/>
        </w:rPr>
        <w:t xml:space="preserve">FIELDING, R. T. </w:t>
      </w:r>
      <w:r w:rsidRPr="00655B41">
        <w:rPr>
          <w:rFonts w:cs="Arial"/>
          <w:b/>
          <w:bCs/>
          <w:lang w:val="en-US"/>
        </w:rPr>
        <w:t>Architectural styles and the design of network-based software architectures</w:t>
      </w:r>
      <w:r w:rsidRPr="00655B41">
        <w:rPr>
          <w:rFonts w:cs="Arial"/>
          <w:lang w:val="en-US"/>
        </w:rPr>
        <w:t>. [</w:t>
      </w:r>
      <w:r w:rsidRPr="00655B41">
        <w:rPr>
          <w:rFonts w:cs="Arial"/>
          <w:i/>
          <w:iCs/>
          <w:lang w:val="en-US"/>
        </w:rPr>
        <w:t>S. l.</w:t>
      </w:r>
      <w:r w:rsidRPr="00655B41">
        <w:rPr>
          <w:rFonts w:cs="Arial"/>
          <w:lang w:val="en-US"/>
        </w:rPr>
        <w:t xml:space="preserve">]: University of California, Irvine, 2000. </w:t>
      </w:r>
    </w:p>
    <w:p w14:paraId="1C0EDBB7" w14:textId="77777777" w:rsidR="00655B41" w:rsidRPr="00655B41" w:rsidRDefault="00655B41" w:rsidP="00655B41">
      <w:pPr>
        <w:pStyle w:val="Bibliografia"/>
        <w:rPr>
          <w:rFonts w:cs="Arial"/>
          <w:lang w:val="en-US"/>
        </w:rPr>
      </w:pPr>
      <w:r w:rsidRPr="00655B41">
        <w:rPr>
          <w:rFonts w:cs="Arial"/>
          <w:lang w:val="en-US"/>
        </w:rPr>
        <w:t xml:space="preserve">GOODCHILD, M. F. Citizens as sensors: the world of volunteered geography. </w:t>
      </w:r>
      <w:r w:rsidRPr="00655B41">
        <w:rPr>
          <w:rFonts w:cs="Arial"/>
          <w:b/>
          <w:bCs/>
          <w:lang w:val="en-US"/>
        </w:rPr>
        <w:t>GeoJournal</w:t>
      </w:r>
      <w:r w:rsidRPr="00655B41">
        <w:rPr>
          <w:rFonts w:cs="Arial"/>
          <w:lang w:val="en-US"/>
        </w:rPr>
        <w:t>, [</w:t>
      </w:r>
      <w:r w:rsidRPr="00655B41">
        <w:rPr>
          <w:rFonts w:cs="Arial"/>
          <w:i/>
          <w:iCs/>
          <w:lang w:val="en-US"/>
        </w:rPr>
        <w:t>s. l.</w:t>
      </w:r>
      <w:r w:rsidRPr="00655B41">
        <w:rPr>
          <w:rFonts w:cs="Arial"/>
          <w:lang w:val="en-US"/>
        </w:rPr>
        <w:t xml:space="preserve">], v. 69, n. 4, p. 211–221, 2007. </w:t>
      </w:r>
    </w:p>
    <w:p w14:paraId="010FAD9D" w14:textId="77777777" w:rsidR="00655B41" w:rsidRPr="00655B41" w:rsidRDefault="00655B41" w:rsidP="00655B41">
      <w:pPr>
        <w:pStyle w:val="Bibliografia"/>
        <w:rPr>
          <w:rFonts w:cs="Arial"/>
        </w:rPr>
      </w:pPr>
      <w:r w:rsidRPr="00655B41">
        <w:rPr>
          <w:rFonts w:cs="Arial"/>
          <w:lang w:val="en-US"/>
        </w:rPr>
        <w:t xml:space="preserve">GOOGLE. </w:t>
      </w:r>
      <w:r w:rsidRPr="00655B41">
        <w:rPr>
          <w:rFonts w:cs="Arial"/>
          <w:b/>
          <w:bCs/>
          <w:lang w:val="en-US"/>
        </w:rPr>
        <w:t>Geocoding API</w:t>
      </w:r>
      <w:r w:rsidRPr="00655B41">
        <w:rPr>
          <w:rFonts w:cs="Arial"/>
          <w:lang w:val="en-US"/>
        </w:rPr>
        <w:t>. [</w:t>
      </w:r>
      <w:r w:rsidRPr="00655B41">
        <w:rPr>
          <w:rFonts w:cs="Arial"/>
          <w:i/>
          <w:iCs/>
          <w:lang w:val="en-US"/>
        </w:rPr>
        <w:t>S. l.</w:t>
      </w:r>
      <w:r w:rsidRPr="00655B41">
        <w:rPr>
          <w:rFonts w:cs="Arial"/>
          <w:lang w:val="en-US"/>
        </w:rPr>
        <w:t>]: [</w:t>
      </w:r>
      <w:r w:rsidRPr="00655B41">
        <w:rPr>
          <w:rFonts w:cs="Arial"/>
          <w:i/>
          <w:iCs/>
          <w:lang w:val="en-US"/>
        </w:rPr>
        <w:t>s. d.</w:t>
      </w:r>
      <w:r w:rsidRPr="00655B41">
        <w:rPr>
          <w:rFonts w:cs="Arial"/>
          <w:lang w:val="en-US"/>
        </w:rPr>
        <w:t xml:space="preserve">], 2026. </w:t>
      </w:r>
      <w:r w:rsidRPr="00655B41">
        <w:rPr>
          <w:rFonts w:cs="Arial"/>
        </w:rPr>
        <w:t>Disponível em: https://developers.google.com/maps/documentation/geocoding/overview. .</w:t>
      </w:r>
    </w:p>
    <w:p w14:paraId="51840101" w14:textId="77777777" w:rsidR="00655B41" w:rsidRPr="00655B41" w:rsidRDefault="00655B41" w:rsidP="00655B41">
      <w:pPr>
        <w:pStyle w:val="Bibliografia"/>
        <w:rPr>
          <w:rFonts w:cs="Arial"/>
          <w:lang w:val="en-US"/>
        </w:rPr>
      </w:pPr>
      <w:r w:rsidRPr="00655B41">
        <w:rPr>
          <w:rFonts w:cs="Arial"/>
        </w:rPr>
        <w:t>JSON API DE PESQUISA PERSONALIZADA | PROGRAMMABLE SEARCH ENGINE. [</w:t>
      </w:r>
      <w:r w:rsidRPr="00655B41">
        <w:rPr>
          <w:rFonts w:cs="Arial"/>
          <w:i/>
          <w:iCs/>
        </w:rPr>
        <w:t>S. l.</w:t>
      </w:r>
      <w:r w:rsidRPr="00655B41">
        <w:rPr>
          <w:rFonts w:cs="Arial"/>
        </w:rPr>
        <w:t>], [</w:t>
      </w:r>
      <w:r w:rsidRPr="00655B41">
        <w:rPr>
          <w:rFonts w:cs="Arial"/>
          <w:i/>
          <w:iCs/>
        </w:rPr>
        <w:t>s. d.</w:t>
      </w:r>
      <w:r w:rsidRPr="00655B41">
        <w:rPr>
          <w:rFonts w:cs="Arial"/>
        </w:rPr>
        <w:t xml:space="preserve">]. Disponível em: https://developers.google.com/custom-search/v1/overview?hl=pt-br. </w:t>
      </w:r>
      <w:r w:rsidRPr="00655B41">
        <w:rPr>
          <w:rFonts w:cs="Arial"/>
          <w:lang w:val="en-US"/>
        </w:rPr>
        <w:t xml:space="preserve">Acesso em: 27 dez. 2025. </w:t>
      </w:r>
    </w:p>
    <w:p w14:paraId="50275A35" w14:textId="77777777" w:rsidR="00655B41" w:rsidRPr="00655B41" w:rsidRDefault="00655B41" w:rsidP="00655B41">
      <w:pPr>
        <w:pStyle w:val="Bibliografia"/>
        <w:rPr>
          <w:rFonts w:cs="Arial"/>
          <w:lang w:val="en-US"/>
        </w:rPr>
      </w:pPr>
      <w:r w:rsidRPr="00655B41">
        <w:rPr>
          <w:rFonts w:cs="Arial"/>
          <w:lang w:val="en-US"/>
        </w:rPr>
        <w:t xml:space="preserve">HAKLAY, M. How Good is Volunteered Geographical Information? A Comparative Study of OpenStreetMap and Ordnance Survey Datasets. </w:t>
      </w:r>
      <w:r w:rsidRPr="00655B41">
        <w:rPr>
          <w:rFonts w:cs="Arial"/>
          <w:b/>
          <w:bCs/>
          <w:lang w:val="en-US"/>
        </w:rPr>
        <w:t>Environment and Planning B: Planning and Design</w:t>
      </w:r>
      <w:r w:rsidRPr="00655B41">
        <w:rPr>
          <w:rFonts w:cs="Arial"/>
          <w:lang w:val="en-US"/>
        </w:rPr>
        <w:t>, [</w:t>
      </w:r>
      <w:r w:rsidRPr="00655B41">
        <w:rPr>
          <w:rFonts w:cs="Arial"/>
          <w:i/>
          <w:iCs/>
          <w:lang w:val="en-US"/>
        </w:rPr>
        <w:t>s. l.</w:t>
      </w:r>
      <w:r w:rsidRPr="00655B41">
        <w:rPr>
          <w:rFonts w:cs="Arial"/>
          <w:lang w:val="en-US"/>
        </w:rPr>
        <w:t xml:space="preserve">], v. 37, n. 4, p. 682–703, 2010. </w:t>
      </w:r>
    </w:p>
    <w:p w14:paraId="10BC7634" w14:textId="77777777" w:rsidR="00655B41" w:rsidRPr="00655B41" w:rsidRDefault="00655B41" w:rsidP="00655B41">
      <w:pPr>
        <w:pStyle w:val="Bibliografia"/>
        <w:rPr>
          <w:rFonts w:cs="Arial"/>
        </w:rPr>
      </w:pPr>
      <w:r w:rsidRPr="00655B41">
        <w:rPr>
          <w:rFonts w:cs="Arial"/>
          <w:lang w:val="en-US"/>
        </w:rPr>
        <w:t xml:space="preserve">HAKLAY, M.; WEBER, P. OpenStreetMap: User-Generated Street Maps. </w:t>
      </w:r>
      <w:r w:rsidRPr="00655B41">
        <w:rPr>
          <w:rFonts w:cs="Arial"/>
          <w:b/>
          <w:bCs/>
        </w:rPr>
        <w:t>IEEE Pervasive Computing</w:t>
      </w:r>
      <w:r w:rsidRPr="00655B41">
        <w:rPr>
          <w:rFonts w:cs="Arial"/>
        </w:rPr>
        <w:t>, [</w:t>
      </w:r>
      <w:r w:rsidRPr="00655B41">
        <w:rPr>
          <w:rFonts w:cs="Arial"/>
          <w:i/>
          <w:iCs/>
        </w:rPr>
        <w:t>s. l.</w:t>
      </w:r>
      <w:r w:rsidRPr="00655B41">
        <w:rPr>
          <w:rFonts w:cs="Arial"/>
        </w:rPr>
        <w:t xml:space="preserve">], v. 7, n. 4, p. 12–18, 2008. </w:t>
      </w:r>
    </w:p>
    <w:p w14:paraId="290F5F4A" w14:textId="77777777" w:rsidR="00655B41" w:rsidRPr="00655B41" w:rsidRDefault="00655B41" w:rsidP="00655B41">
      <w:pPr>
        <w:pStyle w:val="Bibliografia"/>
        <w:rPr>
          <w:rFonts w:cs="Arial"/>
        </w:rPr>
      </w:pPr>
      <w:r w:rsidRPr="00655B41">
        <w:rPr>
          <w:rFonts w:cs="Arial"/>
        </w:rPr>
        <w:t xml:space="preserve">IBGE. </w:t>
      </w:r>
      <w:r w:rsidRPr="00655B41">
        <w:rPr>
          <w:rFonts w:cs="Arial"/>
          <w:b/>
          <w:bCs/>
        </w:rPr>
        <w:t>Cadastro Nacional de Endereços para Fins Estatísticos | IBGE</w:t>
      </w:r>
      <w:r w:rsidRPr="00655B41">
        <w:rPr>
          <w:rFonts w:cs="Arial"/>
        </w:rPr>
        <w:t>. [</w:t>
      </w:r>
      <w:r w:rsidRPr="00655B41">
        <w:rPr>
          <w:rFonts w:cs="Arial"/>
          <w:i/>
          <w:iCs/>
        </w:rPr>
        <w:t>S. l.</w:t>
      </w:r>
      <w:r w:rsidRPr="00655B41">
        <w:rPr>
          <w:rFonts w:cs="Arial"/>
        </w:rPr>
        <w:t xml:space="preserve">], 2025a. Disponível em: https://www.ibge.gov.br/estatisticas/sociais/habitacao/38734-cadastro-nacional-de-enderecos-para-fins-estatisticos.html?=&amp;t=o-que-e. Acesso em: 4 jun. 2025. </w:t>
      </w:r>
    </w:p>
    <w:p w14:paraId="4DC76EC7" w14:textId="77777777" w:rsidR="00655B41" w:rsidRPr="00655B41" w:rsidRDefault="00655B41" w:rsidP="00655B41">
      <w:pPr>
        <w:pStyle w:val="Bibliografia"/>
        <w:rPr>
          <w:rFonts w:cs="Arial"/>
        </w:rPr>
      </w:pPr>
      <w:r w:rsidRPr="00655B41">
        <w:rPr>
          <w:rFonts w:cs="Arial"/>
        </w:rPr>
        <w:t>IBGE. Censo 2022. , 2022a. Disponível em: https://www.ibge.gov.br/estatisticas/downloads-estatisticas.html?caminho=Censos/Censo_Demografico_2022/. Acesso em: 2 mar. 2025.</w:t>
      </w:r>
    </w:p>
    <w:p w14:paraId="76F19A69" w14:textId="77777777" w:rsidR="00655B41" w:rsidRPr="00655B41" w:rsidRDefault="00655B41" w:rsidP="00655B41">
      <w:pPr>
        <w:pStyle w:val="Bibliografia"/>
        <w:rPr>
          <w:rFonts w:cs="Arial"/>
        </w:rPr>
      </w:pPr>
      <w:r w:rsidRPr="00655B41">
        <w:rPr>
          <w:rFonts w:cs="Arial"/>
        </w:rPr>
        <w:t xml:space="preserve">IBGE. </w:t>
      </w:r>
      <w:r w:rsidRPr="00655B41">
        <w:rPr>
          <w:rFonts w:cs="Arial"/>
          <w:b/>
          <w:bCs/>
        </w:rPr>
        <w:t>Censo Demográfico 2022. Coordenadas Geográficas dos Endereços. Nota metodológica n. 01</w:t>
      </w:r>
      <w:r w:rsidRPr="00655B41">
        <w:rPr>
          <w:rFonts w:cs="Arial"/>
        </w:rPr>
        <w:t>. [</w:t>
      </w:r>
      <w:r w:rsidRPr="00655B41">
        <w:rPr>
          <w:rFonts w:cs="Arial"/>
          <w:i/>
          <w:iCs/>
        </w:rPr>
        <w:t>S. l.</w:t>
      </w:r>
      <w:r w:rsidRPr="00655B41">
        <w:rPr>
          <w:rFonts w:cs="Arial"/>
        </w:rPr>
        <w:t>]: [</w:t>
      </w:r>
      <w:r w:rsidRPr="00655B41">
        <w:rPr>
          <w:rFonts w:cs="Arial"/>
          <w:i/>
          <w:iCs/>
        </w:rPr>
        <w:t>s. d.</w:t>
      </w:r>
      <w:r w:rsidRPr="00655B41">
        <w:rPr>
          <w:rFonts w:cs="Arial"/>
        </w:rPr>
        <w:t xml:space="preserve">], 2024. Disponível em: https://biblioteca.ibge.gov.br/visualizacao/livros/liv102063.pdf. </w:t>
      </w:r>
    </w:p>
    <w:p w14:paraId="2DBDB158" w14:textId="77777777" w:rsidR="00655B41" w:rsidRPr="00655B41" w:rsidRDefault="00655B41" w:rsidP="00655B41">
      <w:pPr>
        <w:pStyle w:val="Bibliografia"/>
        <w:rPr>
          <w:rFonts w:cs="Arial"/>
        </w:rPr>
      </w:pPr>
      <w:r w:rsidRPr="00655B41">
        <w:rPr>
          <w:rFonts w:cs="Arial"/>
        </w:rPr>
        <w:t xml:space="preserve">IBGE. </w:t>
      </w:r>
      <w:r w:rsidRPr="00655B41">
        <w:rPr>
          <w:rFonts w:cs="Arial"/>
          <w:b/>
          <w:bCs/>
        </w:rPr>
        <w:t>Códigos dos Municípios | IBGE</w:t>
      </w:r>
      <w:r w:rsidRPr="00655B41">
        <w:rPr>
          <w:rFonts w:cs="Arial"/>
        </w:rPr>
        <w:t>. [</w:t>
      </w:r>
      <w:r w:rsidRPr="00655B41">
        <w:rPr>
          <w:rFonts w:cs="Arial"/>
          <w:i/>
          <w:iCs/>
        </w:rPr>
        <w:t>S. l.</w:t>
      </w:r>
      <w:r w:rsidRPr="00655B41">
        <w:rPr>
          <w:rFonts w:cs="Arial"/>
        </w:rPr>
        <w:t xml:space="preserve">], 2025b. Disponível em: https://www.ibge.gov.br/explica/codigos-dos-municipios.php. Acesso em: 17 nov. 2025. </w:t>
      </w:r>
    </w:p>
    <w:p w14:paraId="614958E7" w14:textId="77777777" w:rsidR="00655B41" w:rsidRPr="00655B41" w:rsidRDefault="00655B41" w:rsidP="00655B41">
      <w:pPr>
        <w:pStyle w:val="Bibliografia"/>
        <w:rPr>
          <w:rFonts w:cs="Arial"/>
        </w:rPr>
      </w:pPr>
      <w:r w:rsidRPr="00655B41">
        <w:rPr>
          <w:rFonts w:cs="Arial"/>
        </w:rPr>
        <w:t xml:space="preserve">IBGE. </w:t>
      </w:r>
      <w:r w:rsidRPr="00655B41">
        <w:rPr>
          <w:rFonts w:cs="Arial"/>
          <w:b/>
          <w:bCs/>
        </w:rPr>
        <w:t>Manual do Recenseador: Censo Demográfico 2022</w:t>
      </w:r>
      <w:r w:rsidRPr="00655B41">
        <w:rPr>
          <w:rFonts w:cs="Arial"/>
        </w:rPr>
        <w:t xml:space="preserve">. Rio de Janeiro: IBGE, 2022b. Disponível em: https://censo2022.ibge.gov.br/component/rsfiles/download-file/files.html?path=censo2021%252Fmanuais%252FManual_Recenseador_CD_1_09.pdf. </w:t>
      </w:r>
    </w:p>
    <w:p w14:paraId="55E49140" w14:textId="77777777" w:rsidR="00655B41" w:rsidRPr="00655B41" w:rsidRDefault="00655B41" w:rsidP="00655B41">
      <w:pPr>
        <w:pStyle w:val="Bibliografia"/>
        <w:rPr>
          <w:rFonts w:cs="Arial"/>
          <w:lang w:val="en-US"/>
        </w:rPr>
      </w:pPr>
      <w:r w:rsidRPr="00655B41">
        <w:rPr>
          <w:rFonts w:cs="Arial"/>
        </w:rPr>
        <w:lastRenderedPageBreak/>
        <w:t xml:space="preserve">IBGE. </w:t>
      </w:r>
      <w:r w:rsidRPr="00655B41">
        <w:rPr>
          <w:rFonts w:cs="Arial"/>
          <w:b/>
          <w:bCs/>
        </w:rPr>
        <w:t>MUNIC 2019</w:t>
      </w:r>
      <w:r w:rsidRPr="00655B41">
        <w:rPr>
          <w:rFonts w:cs="Arial"/>
        </w:rPr>
        <w:t>. [</w:t>
      </w:r>
      <w:r w:rsidRPr="00655B41">
        <w:rPr>
          <w:rFonts w:cs="Arial"/>
          <w:i/>
          <w:iCs/>
        </w:rPr>
        <w:t>S. l.</w:t>
      </w:r>
      <w:r w:rsidRPr="00655B41">
        <w:rPr>
          <w:rFonts w:cs="Arial"/>
        </w:rPr>
        <w:t xml:space="preserve">], 2019. Disponível em: https://ftp.ibge.gov.br/Perfil_Municipios/2019/Base_de_Dados/. </w:t>
      </w:r>
      <w:r w:rsidRPr="00655B41">
        <w:rPr>
          <w:rFonts w:cs="Arial"/>
          <w:lang w:val="en-US"/>
        </w:rPr>
        <w:t xml:space="preserve">Acesso em: 19 jul. 2025. </w:t>
      </w:r>
    </w:p>
    <w:p w14:paraId="3CA51D57" w14:textId="77777777" w:rsidR="00655B41" w:rsidRPr="00655B41" w:rsidRDefault="00655B41" w:rsidP="00655B41">
      <w:pPr>
        <w:pStyle w:val="Bibliografia"/>
        <w:rPr>
          <w:rFonts w:cs="Arial"/>
        </w:rPr>
      </w:pPr>
      <w:r w:rsidRPr="00655B41">
        <w:rPr>
          <w:rFonts w:cs="Arial"/>
          <w:lang w:val="en-US"/>
        </w:rPr>
        <w:t xml:space="preserve">IBM. </w:t>
      </w:r>
      <w:r w:rsidRPr="00655B41">
        <w:rPr>
          <w:rFonts w:cs="Arial"/>
          <w:b/>
          <w:bCs/>
          <w:lang w:val="en-US"/>
        </w:rPr>
        <w:t>Rational Software Architect Standard Edition 7.5.5</w:t>
      </w:r>
      <w:r w:rsidRPr="00655B41">
        <w:rPr>
          <w:rFonts w:cs="Arial"/>
          <w:lang w:val="en-US"/>
        </w:rPr>
        <w:t>. [</w:t>
      </w:r>
      <w:r w:rsidRPr="00655B41">
        <w:rPr>
          <w:rFonts w:cs="Arial"/>
          <w:i/>
          <w:iCs/>
          <w:lang w:val="en-US"/>
        </w:rPr>
        <w:t>S. l.</w:t>
      </w:r>
      <w:r w:rsidRPr="00655B41">
        <w:rPr>
          <w:rFonts w:cs="Arial"/>
          <w:lang w:val="en-US"/>
        </w:rPr>
        <w:t xml:space="preserve">], 2021. </w:t>
      </w:r>
      <w:r w:rsidRPr="00655B41">
        <w:rPr>
          <w:rFonts w:cs="Arial"/>
        </w:rPr>
        <w:t xml:space="preserve">Disponível em: https://www.ibm.com/docs/pt-br/rsas/7.5.0?topic=diagrams-relationships-in-class. Acesso em: 6 dez. 2024. </w:t>
      </w:r>
    </w:p>
    <w:p w14:paraId="25636B53" w14:textId="77777777" w:rsidR="00655B41" w:rsidRPr="00655B41" w:rsidRDefault="00655B41" w:rsidP="00655B41">
      <w:pPr>
        <w:pStyle w:val="Bibliografia"/>
        <w:rPr>
          <w:rFonts w:cs="Arial"/>
        </w:rPr>
      </w:pPr>
      <w:r w:rsidRPr="00655B41">
        <w:rPr>
          <w:rFonts w:cs="Arial"/>
        </w:rPr>
        <w:t xml:space="preserve">ISO. </w:t>
      </w:r>
      <w:r w:rsidRPr="00655B41">
        <w:rPr>
          <w:rFonts w:cs="Arial"/>
          <w:b/>
          <w:bCs/>
        </w:rPr>
        <w:t>ISO 19152:2012(en), Geographic information — Land Administration Domain Model (LADM)</w:t>
      </w:r>
      <w:r w:rsidRPr="00655B41">
        <w:rPr>
          <w:rFonts w:cs="Arial"/>
        </w:rPr>
        <w:t>. [</w:t>
      </w:r>
      <w:r w:rsidRPr="00655B41">
        <w:rPr>
          <w:rFonts w:cs="Arial"/>
          <w:i/>
          <w:iCs/>
        </w:rPr>
        <w:t>S. l.</w:t>
      </w:r>
      <w:r w:rsidRPr="00655B41">
        <w:rPr>
          <w:rFonts w:cs="Arial"/>
        </w:rPr>
        <w:t xml:space="preserve">], 2012. Disponível em: https://www.iso.org/obp/ui/en/#iso:std:iso:19152:ed-1:v1:en. Acesso em: 6 dez. 2024. </w:t>
      </w:r>
    </w:p>
    <w:p w14:paraId="72190506" w14:textId="77777777" w:rsidR="00655B41" w:rsidRPr="00655B41" w:rsidRDefault="00655B41" w:rsidP="00655B41">
      <w:pPr>
        <w:pStyle w:val="Bibliografia"/>
        <w:rPr>
          <w:rFonts w:cs="Arial"/>
          <w:lang w:val="en-US"/>
        </w:rPr>
      </w:pPr>
      <w:r w:rsidRPr="00655B41">
        <w:rPr>
          <w:rFonts w:cs="Arial"/>
        </w:rPr>
        <w:t>JAVASCRIPT | MDN. [</w:t>
      </w:r>
      <w:r w:rsidRPr="00655B41">
        <w:rPr>
          <w:rFonts w:cs="Arial"/>
          <w:i/>
          <w:iCs/>
        </w:rPr>
        <w:t>S. l.</w:t>
      </w:r>
      <w:r w:rsidRPr="00655B41">
        <w:rPr>
          <w:rFonts w:cs="Arial"/>
        </w:rPr>
        <w:t xml:space="preserve">], 2025. Disponível em: https://developer.mozilla.org/pt-BR/docs/Web/JavaScript. </w:t>
      </w:r>
      <w:r w:rsidRPr="00655B41">
        <w:rPr>
          <w:rFonts w:cs="Arial"/>
          <w:lang w:val="en-US"/>
        </w:rPr>
        <w:t xml:space="preserve">Acesso em: 10 ago. 2025. </w:t>
      </w:r>
    </w:p>
    <w:p w14:paraId="44E2A806" w14:textId="77777777" w:rsidR="00655B41" w:rsidRPr="00655B41" w:rsidRDefault="00655B41" w:rsidP="00655B41">
      <w:pPr>
        <w:pStyle w:val="Bibliografia"/>
        <w:rPr>
          <w:rFonts w:cs="Arial"/>
          <w:lang w:val="en-US"/>
        </w:rPr>
      </w:pPr>
      <w:r w:rsidRPr="00655B41">
        <w:rPr>
          <w:rFonts w:cs="Arial"/>
          <w:lang w:val="en-US"/>
        </w:rPr>
        <w:t xml:space="preserve">KOEVA, M. </w:t>
      </w:r>
      <w:r w:rsidRPr="00655B41">
        <w:rPr>
          <w:rFonts w:cs="Arial"/>
          <w:i/>
          <w:iCs/>
          <w:lang w:val="en-US"/>
        </w:rPr>
        <w:t>et al.</w:t>
      </w:r>
      <w:r w:rsidRPr="00655B41">
        <w:rPr>
          <w:rFonts w:cs="Arial"/>
          <w:lang w:val="en-US"/>
        </w:rPr>
        <w:t xml:space="preserve"> Geospatial Tool and Geocloud Platform Innovations: A Fit-for-Purpose Land Administration Assessment. </w:t>
      </w:r>
      <w:r w:rsidRPr="00655B41">
        <w:rPr>
          <w:rFonts w:cs="Arial"/>
          <w:b/>
          <w:bCs/>
          <w:lang w:val="en-US"/>
        </w:rPr>
        <w:t>Land</w:t>
      </w:r>
      <w:r w:rsidRPr="00655B41">
        <w:rPr>
          <w:rFonts w:cs="Arial"/>
          <w:lang w:val="en-US"/>
        </w:rPr>
        <w:t>, [</w:t>
      </w:r>
      <w:r w:rsidRPr="00655B41">
        <w:rPr>
          <w:rFonts w:cs="Arial"/>
          <w:i/>
          <w:iCs/>
          <w:lang w:val="en-US"/>
        </w:rPr>
        <w:t>s. l.</w:t>
      </w:r>
      <w:r w:rsidRPr="00655B41">
        <w:rPr>
          <w:rFonts w:cs="Arial"/>
          <w:lang w:val="en-US"/>
        </w:rPr>
        <w:t xml:space="preserve">], v. 10, n. 6, p. 557, 2021. </w:t>
      </w:r>
    </w:p>
    <w:p w14:paraId="4654B6EF" w14:textId="77777777" w:rsidR="00655B41" w:rsidRPr="00655B41" w:rsidRDefault="00655B41" w:rsidP="00655B41">
      <w:pPr>
        <w:pStyle w:val="Bibliografia"/>
        <w:rPr>
          <w:rFonts w:cs="Arial"/>
        </w:rPr>
      </w:pPr>
      <w:r w:rsidRPr="00655B41">
        <w:rPr>
          <w:rFonts w:cs="Arial"/>
          <w:lang w:val="en-US"/>
        </w:rPr>
        <w:t xml:space="preserve">LEAFLET - A JAVASCRIPT LIBRARY FOR INTERACTIVE MAPS. </w:t>
      </w:r>
      <w:r w:rsidRPr="00655B41">
        <w:rPr>
          <w:rFonts w:cs="Arial"/>
        </w:rPr>
        <w:t>[</w:t>
      </w:r>
      <w:r w:rsidRPr="00655B41">
        <w:rPr>
          <w:rFonts w:cs="Arial"/>
          <w:i/>
          <w:iCs/>
        </w:rPr>
        <w:t>S. l.</w:t>
      </w:r>
      <w:r w:rsidRPr="00655B41">
        <w:rPr>
          <w:rFonts w:cs="Arial"/>
        </w:rPr>
        <w:t xml:space="preserve">], 2025. Disponível em: https://leafletjs.com/. Acesso em: 10 ago. 2025. </w:t>
      </w:r>
    </w:p>
    <w:p w14:paraId="3AFAD6FA" w14:textId="77777777" w:rsidR="00655B41" w:rsidRPr="00655B41" w:rsidRDefault="00655B41" w:rsidP="00655B41">
      <w:pPr>
        <w:pStyle w:val="Bibliografia"/>
        <w:rPr>
          <w:rFonts w:cs="Arial"/>
        </w:rPr>
      </w:pPr>
      <w:r w:rsidRPr="00655B41">
        <w:rPr>
          <w:rFonts w:cs="Arial"/>
        </w:rPr>
        <w:t>LGPD - LEI N</w:t>
      </w:r>
      <w:r w:rsidRPr="00655B41">
        <w:rPr>
          <w:rFonts w:cs="Arial"/>
          <w:vertAlign w:val="superscript"/>
        </w:rPr>
        <w:t>o</w:t>
      </w:r>
      <w:r w:rsidRPr="00655B41">
        <w:rPr>
          <w:rFonts w:cs="Arial"/>
        </w:rPr>
        <w:t xml:space="preserve"> 13.709/2018. Congresso Nacional - Brasil. 14 ago. 2018. Disponível em: https://www2.camara.leg.br/legin/fed/lei/2018/lei-13709-14-agosto-2018-787077-publicacaooriginal-156212-pl.html. </w:t>
      </w:r>
    </w:p>
    <w:p w14:paraId="4415FABA" w14:textId="77777777" w:rsidR="00655B41" w:rsidRPr="00655B41" w:rsidRDefault="00655B41" w:rsidP="00655B41">
      <w:pPr>
        <w:pStyle w:val="Bibliografia"/>
        <w:rPr>
          <w:rFonts w:cs="Arial"/>
        </w:rPr>
      </w:pPr>
      <w:r w:rsidRPr="00655B41">
        <w:rPr>
          <w:rFonts w:cs="Arial"/>
        </w:rPr>
        <w:t xml:space="preserve">LOCH, C.; ERBA, D. A. </w:t>
      </w:r>
      <w:r w:rsidRPr="00655B41">
        <w:rPr>
          <w:rFonts w:cs="Arial"/>
          <w:b/>
          <w:bCs/>
        </w:rPr>
        <w:t>Gestão Municipal e Cadastro Territorial Multipurpose</w:t>
      </w:r>
      <w:r w:rsidRPr="00655B41">
        <w:rPr>
          <w:rFonts w:cs="Arial"/>
        </w:rPr>
        <w:t xml:space="preserve">. Florianópolis: Editora da UFSC, 2007. Disponível em: https://www.lincolninst.edu/pt-br/publications/books/cadastro-tecnico-multifinalitario-rural-e-urbano/. </w:t>
      </w:r>
    </w:p>
    <w:p w14:paraId="1A409D78" w14:textId="77777777" w:rsidR="00655B41" w:rsidRPr="00655B41" w:rsidRDefault="00655B41" w:rsidP="00655B41">
      <w:pPr>
        <w:pStyle w:val="Bibliografia"/>
        <w:rPr>
          <w:rFonts w:cs="Arial"/>
        </w:rPr>
      </w:pPr>
      <w:r w:rsidRPr="00655B41">
        <w:rPr>
          <w:rFonts w:cs="Arial"/>
        </w:rPr>
        <w:t xml:space="preserve">MACEDO, D. </w:t>
      </w:r>
      <w:r w:rsidRPr="00655B41">
        <w:rPr>
          <w:rFonts w:cs="Arial"/>
          <w:b/>
          <w:bCs/>
        </w:rPr>
        <w:t>Integração do Cadastro Único com Cadastro Nacional de Endereços para Fins Estatístico através da modelagem de um banco de dados espacial</w:t>
      </w:r>
      <w:r w:rsidRPr="00655B41">
        <w:rPr>
          <w:rFonts w:cs="Arial"/>
        </w:rPr>
        <w:t>. [</w:t>
      </w:r>
      <w:r w:rsidRPr="00655B41">
        <w:rPr>
          <w:rFonts w:cs="Arial"/>
          <w:i/>
          <w:iCs/>
        </w:rPr>
        <w:t>S. l.</w:t>
      </w:r>
      <w:r w:rsidRPr="00655B41">
        <w:rPr>
          <w:rFonts w:cs="Arial"/>
        </w:rPr>
        <w:t>]: mds.gov.br, 2023. Disponível em: https://aplicacoes.mds.gov.br/sagi/pesquisas/documentos/relatorio/relatorio_270.pdf. Acesso em: 3 mar. 2025.</w:t>
      </w:r>
    </w:p>
    <w:p w14:paraId="3BE5CDA6" w14:textId="77777777" w:rsidR="00655B41" w:rsidRPr="00655B41" w:rsidRDefault="00655B41" w:rsidP="00655B41">
      <w:pPr>
        <w:pStyle w:val="Bibliografia"/>
        <w:rPr>
          <w:rFonts w:cs="Arial"/>
          <w:lang w:val="en-US"/>
        </w:rPr>
      </w:pPr>
      <w:r w:rsidRPr="00655B41">
        <w:rPr>
          <w:rFonts w:cs="Arial"/>
        </w:rPr>
        <w:t xml:space="preserve">MACHADO, A. A.; CAMBOIM, S. P. Mapeamento colaborativo como fonte de dados para o planejamento urbano: desafios e potencialidades. </w:t>
      </w:r>
      <w:r w:rsidRPr="00655B41">
        <w:rPr>
          <w:rFonts w:cs="Arial"/>
          <w:b/>
          <w:bCs/>
        </w:rPr>
        <w:t>urbe. Revista Brasileira de Gestão Urbana</w:t>
      </w:r>
      <w:r w:rsidRPr="00655B41">
        <w:rPr>
          <w:rFonts w:cs="Arial"/>
        </w:rPr>
        <w:t>, [</w:t>
      </w:r>
      <w:r w:rsidRPr="00655B41">
        <w:rPr>
          <w:rFonts w:cs="Arial"/>
          <w:i/>
          <w:iCs/>
        </w:rPr>
        <w:t>s. l.</w:t>
      </w:r>
      <w:r w:rsidRPr="00655B41">
        <w:rPr>
          <w:rFonts w:cs="Arial"/>
        </w:rPr>
        <w:t xml:space="preserve">], v. 11, 2019. Disponível em: http://www.scielo.br/scielo.php?script=sci_arttext&amp;pid=S2175-33692019000100244&amp;tlng=pt. </w:t>
      </w:r>
      <w:r w:rsidRPr="00655B41">
        <w:rPr>
          <w:rFonts w:cs="Arial"/>
          <w:lang w:val="en-US"/>
        </w:rPr>
        <w:t>Acesso em: 18 jul. 2025.</w:t>
      </w:r>
    </w:p>
    <w:p w14:paraId="7A0F36F6" w14:textId="77777777" w:rsidR="00655B41" w:rsidRPr="00655B41" w:rsidRDefault="00655B41" w:rsidP="00655B41">
      <w:pPr>
        <w:pStyle w:val="Bibliografia"/>
        <w:rPr>
          <w:rFonts w:cs="Arial"/>
          <w:lang w:val="en-US"/>
        </w:rPr>
      </w:pPr>
      <w:r w:rsidRPr="00655B41">
        <w:rPr>
          <w:rFonts w:cs="Arial"/>
          <w:lang w:val="en-US"/>
        </w:rPr>
        <w:t xml:space="preserve">MANNING, C. D. </w:t>
      </w:r>
      <w:r w:rsidRPr="00655B41">
        <w:rPr>
          <w:rFonts w:cs="Arial"/>
          <w:b/>
          <w:bCs/>
          <w:lang w:val="en-US"/>
        </w:rPr>
        <w:t>Introduction to information retrieval</w:t>
      </w:r>
      <w:r w:rsidRPr="00655B41">
        <w:rPr>
          <w:rFonts w:cs="Arial"/>
          <w:lang w:val="en-US"/>
        </w:rPr>
        <w:t xml:space="preserve">. Cambridge: Cambridge university press, 2008. </w:t>
      </w:r>
    </w:p>
    <w:p w14:paraId="34BC7D85" w14:textId="77777777" w:rsidR="00655B41" w:rsidRPr="00655B41" w:rsidRDefault="00655B41" w:rsidP="00655B41">
      <w:pPr>
        <w:pStyle w:val="Bibliografia"/>
        <w:rPr>
          <w:rFonts w:cs="Arial"/>
        </w:rPr>
      </w:pPr>
      <w:r w:rsidRPr="00655B41">
        <w:rPr>
          <w:rFonts w:cs="Arial"/>
          <w:lang w:val="en-US"/>
        </w:rPr>
        <w:t xml:space="preserve">MYSQL. </w:t>
      </w:r>
      <w:r w:rsidRPr="00655B41">
        <w:rPr>
          <w:rFonts w:cs="Arial"/>
        </w:rPr>
        <w:t>[</w:t>
      </w:r>
      <w:r w:rsidRPr="00655B41">
        <w:rPr>
          <w:rFonts w:cs="Arial"/>
          <w:i/>
          <w:iCs/>
        </w:rPr>
        <w:t>S. l.</w:t>
      </w:r>
      <w:r w:rsidRPr="00655B41">
        <w:rPr>
          <w:rFonts w:cs="Arial"/>
        </w:rPr>
        <w:t xml:space="preserve">], 2025. Disponível em: https://www.mysql.com/. Acesso em: 10 ago. 2025. </w:t>
      </w:r>
    </w:p>
    <w:p w14:paraId="3E281E6C" w14:textId="77777777" w:rsidR="00655B41" w:rsidRPr="00655B41" w:rsidRDefault="00655B41" w:rsidP="00655B41">
      <w:pPr>
        <w:pStyle w:val="Bibliografia"/>
        <w:rPr>
          <w:rFonts w:cs="Arial"/>
        </w:rPr>
      </w:pPr>
      <w:r w:rsidRPr="00655B41">
        <w:rPr>
          <w:rFonts w:cs="Arial"/>
        </w:rPr>
        <w:t xml:space="preserve">NUNES, M. das G. V. </w:t>
      </w:r>
      <w:r w:rsidRPr="00655B41">
        <w:rPr>
          <w:rFonts w:cs="Arial"/>
          <w:b/>
          <w:bCs/>
        </w:rPr>
        <w:t>Processamento de Linguagem Natural: Conceitos, Técnicas e Aplicações em Português</w:t>
      </w:r>
      <w:r w:rsidRPr="00655B41">
        <w:rPr>
          <w:rFonts w:cs="Arial"/>
        </w:rPr>
        <w:t xml:space="preserve">. 2. ed. São Carlos, SP: Graça Nunes, 2024. </w:t>
      </w:r>
    </w:p>
    <w:p w14:paraId="2423FD89" w14:textId="77777777" w:rsidR="00655B41" w:rsidRPr="00655B41" w:rsidRDefault="00655B41" w:rsidP="00655B41">
      <w:pPr>
        <w:pStyle w:val="Bibliografia"/>
        <w:rPr>
          <w:rFonts w:cs="Arial"/>
        </w:rPr>
      </w:pPr>
      <w:r w:rsidRPr="00655B41">
        <w:rPr>
          <w:rFonts w:cs="Arial"/>
        </w:rPr>
        <w:t xml:space="preserve">OLBRICHT, R.; PAULMANN, M. </w:t>
      </w:r>
      <w:r w:rsidRPr="00655B41">
        <w:rPr>
          <w:rFonts w:cs="Arial"/>
          <w:b/>
          <w:bCs/>
        </w:rPr>
        <w:t>Overpass API</w:t>
      </w:r>
      <w:r w:rsidRPr="00655B41">
        <w:rPr>
          <w:rFonts w:cs="Arial"/>
        </w:rPr>
        <w:t>. [</w:t>
      </w:r>
      <w:r w:rsidRPr="00655B41">
        <w:rPr>
          <w:rFonts w:cs="Arial"/>
          <w:i/>
          <w:iCs/>
        </w:rPr>
        <w:t>S. l.</w:t>
      </w:r>
      <w:r w:rsidRPr="00655B41">
        <w:rPr>
          <w:rFonts w:cs="Arial"/>
        </w:rPr>
        <w:t>]: FOSS@HFT, 2015. Disponível em: https://av.tib.eu/media/17720. Acesso em: 17 jul. 2025.</w:t>
      </w:r>
    </w:p>
    <w:p w14:paraId="13C2449E" w14:textId="77777777" w:rsidR="00655B41" w:rsidRPr="00655B41" w:rsidRDefault="00655B41" w:rsidP="00655B41">
      <w:pPr>
        <w:pStyle w:val="Bibliografia"/>
        <w:rPr>
          <w:rFonts w:cs="Arial"/>
        </w:rPr>
      </w:pPr>
      <w:r w:rsidRPr="00655B41">
        <w:rPr>
          <w:rFonts w:cs="Arial"/>
        </w:rPr>
        <w:lastRenderedPageBreak/>
        <w:t xml:space="preserve">PM DE CAPANEMA-PR. </w:t>
      </w:r>
      <w:r w:rsidRPr="00655B41">
        <w:rPr>
          <w:rFonts w:cs="Arial"/>
          <w:b/>
          <w:bCs/>
        </w:rPr>
        <w:t>Diário Oficial de Capanema-PR</w:t>
      </w:r>
      <w:r w:rsidRPr="00655B41">
        <w:rPr>
          <w:rFonts w:cs="Arial"/>
        </w:rPr>
        <w:t>. [</w:t>
      </w:r>
      <w:r w:rsidRPr="00655B41">
        <w:rPr>
          <w:rFonts w:cs="Arial"/>
          <w:i/>
          <w:iCs/>
        </w:rPr>
        <w:t>S. l.</w:t>
      </w:r>
      <w:r w:rsidRPr="00655B41">
        <w:rPr>
          <w:rFonts w:cs="Arial"/>
        </w:rPr>
        <w:t>]: [</w:t>
      </w:r>
      <w:r w:rsidRPr="00655B41">
        <w:rPr>
          <w:rFonts w:cs="Arial"/>
          <w:i/>
          <w:iCs/>
        </w:rPr>
        <w:t>s. d.</w:t>
      </w:r>
      <w:r w:rsidRPr="00655B41">
        <w:rPr>
          <w:rFonts w:cs="Arial"/>
        </w:rPr>
        <w:t>], 2022. Disponível em: https://www.capanema.pr.gov.br/. Acesso em: 1 mar. 2026.</w:t>
      </w:r>
    </w:p>
    <w:p w14:paraId="1ECF1EB1" w14:textId="77777777" w:rsidR="00655B41" w:rsidRPr="00655B41" w:rsidRDefault="00655B41" w:rsidP="00655B41">
      <w:pPr>
        <w:pStyle w:val="Bibliografia"/>
        <w:rPr>
          <w:rFonts w:cs="Arial"/>
        </w:rPr>
      </w:pPr>
      <w:r w:rsidRPr="00655B41">
        <w:rPr>
          <w:rFonts w:cs="Arial"/>
        </w:rPr>
        <w:t xml:space="preserve">SERPRO. </w:t>
      </w:r>
      <w:r w:rsidRPr="00655B41">
        <w:rPr>
          <w:rFonts w:cs="Arial"/>
          <w:b/>
          <w:bCs/>
        </w:rPr>
        <w:t>Superciata/PROJETO CIATA - MANUAL DO CADASTRO IMOBILIÁRIO.pdf</w:t>
      </w:r>
      <w:r w:rsidRPr="00655B41">
        <w:rPr>
          <w:rFonts w:cs="Arial"/>
        </w:rPr>
        <w:t>. [</w:t>
      </w:r>
      <w:r w:rsidRPr="00655B41">
        <w:rPr>
          <w:rFonts w:cs="Arial"/>
          <w:i/>
          <w:iCs/>
        </w:rPr>
        <w:t>S. l.</w:t>
      </w:r>
      <w:r w:rsidRPr="00655B41">
        <w:rPr>
          <w:rFonts w:cs="Arial"/>
        </w:rPr>
        <w:t xml:space="preserve">], 2025. Disponível em: https://superciata.smuu.com.br/docs/ProjetoCiata_ManualCadastroImobiliario_OCR.pdf. Acesso em: 13 nov. 2025. </w:t>
      </w:r>
    </w:p>
    <w:p w14:paraId="0AD9361C" w14:textId="77777777" w:rsidR="00655B41" w:rsidRPr="00655B41" w:rsidRDefault="00655B41" w:rsidP="00655B41">
      <w:pPr>
        <w:pStyle w:val="Bibliografia"/>
        <w:rPr>
          <w:rFonts w:cs="Arial"/>
        </w:rPr>
      </w:pPr>
      <w:r w:rsidRPr="00655B41">
        <w:rPr>
          <w:rFonts w:cs="Arial"/>
        </w:rPr>
        <w:t>SIGWEB-CAPANEMA. [</w:t>
      </w:r>
      <w:r w:rsidRPr="00655B41">
        <w:rPr>
          <w:rFonts w:cs="Arial"/>
          <w:i/>
          <w:iCs/>
        </w:rPr>
        <w:t>S. l.</w:t>
      </w:r>
      <w:r w:rsidRPr="00655B41">
        <w:rPr>
          <w:rFonts w:cs="Arial"/>
        </w:rPr>
        <w:t xml:space="preserve">], 2025. Disponível em: https://capanema.ctmgeo.com.br/geo-view/index.ctm. Acesso em: 14 dez. 2025. </w:t>
      </w:r>
    </w:p>
    <w:p w14:paraId="49FD806D" w14:textId="77777777" w:rsidR="00655B41" w:rsidRPr="00655B41" w:rsidRDefault="00655B41" w:rsidP="00655B41">
      <w:pPr>
        <w:pStyle w:val="Bibliografia"/>
        <w:rPr>
          <w:rFonts w:cs="Arial"/>
        </w:rPr>
      </w:pPr>
      <w:r w:rsidRPr="00655B41">
        <w:rPr>
          <w:rFonts w:cs="Arial"/>
        </w:rPr>
        <w:t xml:space="preserve">SILVA, E. da (org.). </w:t>
      </w:r>
      <w:r w:rsidRPr="00655B41">
        <w:rPr>
          <w:rFonts w:cs="Arial"/>
          <w:b/>
          <w:bCs/>
        </w:rPr>
        <w:t>Cadastro Territorial Multifinalitário aplicado à gestão municipal</w:t>
      </w:r>
      <w:r w:rsidRPr="00655B41">
        <w:rPr>
          <w:rFonts w:cs="Arial"/>
        </w:rPr>
        <w:t xml:space="preserve">. Florianópolis, SC: Ufsc, 2023. </w:t>
      </w:r>
    </w:p>
    <w:p w14:paraId="1D34AE8A" w14:textId="77777777" w:rsidR="00655B41" w:rsidRPr="00655B41" w:rsidRDefault="00655B41" w:rsidP="00655B41">
      <w:pPr>
        <w:pStyle w:val="Bibliografia"/>
        <w:rPr>
          <w:rFonts w:cs="Arial"/>
        </w:rPr>
      </w:pPr>
      <w:r w:rsidRPr="00655B41">
        <w:rPr>
          <w:rFonts w:cs="Arial"/>
        </w:rPr>
        <w:t xml:space="preserve">SILVA, C. da. </w:t>
      </w:r>
      <w:r w:rsidRPr="00655B41">
        <w:rPr>
          <w:rFonts w:cs="Arial"/>
          <w:b/>
          <w:bCs/>
        </w:rPr>
        <w:t>Proposta de modelagem para as variáveis de localização empregadas na avaliação em massa de imóveis</w:t>
      </w:r>
      <w:r w:rsidRPr="00655B41">
        <w:rPr>
          <w:rFonts w:cs="Arial"/>
        </w:rPr>
        <w:t xml:space="preserve">. 2026. 158 f. Dissertação (Mestrado em Engenharia de Produção) - Universidade Federal de Santa Catarina, Centro Tecnológico, Florianópolis, 2026. </w:t>
      </w:r>
    </w:p>
    <w:p w14:paraId="0918AEEA" w14:textId="77777777" w:rsidR="00655B41" w:rsidRPr="00655B41" w:rsidRDefault="00655B41" w:rsidP="00655B41">
      <w:pPr>
        <w:pStyle w:val="Bibliografia"/>
        <w:rPr>
          <w:rFonts w:cs="Arial"/>
        </w:rPr>
      </w:pPr>
      <w:r w:rsidRPr="00655B41">
        <w:rPr>
          <w:rFonts w:cs="Arial"/>
        </w:rPr>
        <w:t xml:space="preserve">SILVA, E.; PHILIPS, J. W. Método híbrido para a elaboração da base geométrica de um sistema de informação territorial. </w:t>
      </w:r>
      <w:r w:rsidRPr="00655B41">
        <w:rPr>
          <w:rFonts w:cs="Arial"/>
          <w:b/>
          <w:bCs/>
        </w:rPr>
        <w:t>Revista Brasileira de Cartografia</w:t>
      </w:r>
      <w:r w:rsidRPr="00655B41">
        <w:rPr>
          <w:rFonts w:cs="Arial"/>
        </w:rPr>
        <w:t>, [</w:t>
      </w:r>
      <w:r w:rsidRPr="00655B41">
        <w:rPr>
          <w:rFonts w:cs="Arial"/>
          <w:i/>
          <w:iCs/>
        </w:rPr>
        <w:t>s. l.</w:t>
      </w:r>
      <w:r w:rsidRPr="00655B41">
        <w:rPr>
          <w:rFonts w:cs="Arial"/>
        </w:rPr>
        <w:t xml:space="preserve">], v. 61, n. 1, p. 67–77, 2009. </w:t>
      </w:r>
    </w:p>
    <w:p w14:paraId="12FB0520" w14:textId="77777777" w:rsidR="00655B41" w:rsidRPr="00655B41" w:rsidRDefault="00655B41" w:rsidP="00655B41">
      <w:pPr>
        <w:pStyle w:val="Bibliografia"/>
        <w:rPr>
          <w:rFonts w:cs="Arial"/>
        </w:rPr>
      </w:pPr>
      <w:r w:rsidRPr="00655B41">
        <w:rPr>
          <w:rFonts w:cs="Arial"/>
        </w:rPr>
        <w:t xml:space="preserve">SUPERCIATA. </w:t>
      </w:r>
      <w:r w:rsidRPr="00655B41">
        <w:rPr>
          <w:rFonts w:cs="Arial"/>
          <w:b/>
          <w:bCs/>
        </w:rPr>
        <w:t>SUPERCIATA - Georreferenciamento Municipal</w:t>
      </w:r>
      <w:r w:rsidRPr="00655B41">
        <w:rPr>
          <w:rFonts w:cs="Arial"/>
        </w:rPr>
        <w:t>. [</w:t>
      </w:r>
      <w:r w:rsidRPr="00655B41">
        <w:rPr>
          <w:rFonts w:cs="Arial"/>
          <w:i/>
          <w:iCs/>
        </w:rPr>
        <w:t>S. l.</w:t>
      </w:r>
      <w:r w:rsidRPr="00655B41">
        <w:rPr>
          <w:rFonts w:cs="Arial"/>
        </w:rPr>
        <w:t xml:space="preserve">], 2025. Aplicação. Disponível em: http://superciata.smuu.com.br/. Acesso em: 28 ago. 2025. </w:t>
      </w:r>
    </w:p>
    <w:p w14:paraId="4300665B" w14:textId="77777777" w:rsidR="00655B41" w:rsidRPr="00655B41" w:rsidRDefault="00655B41" w:rsidP="00655B41">
      <w:pPr>
        <w:pStyle w:val="Bibliografia"/>
        <w:rPr>
          <w:rFonts w:cs="Arial"/>
        </w:rPr>
      </w:pPr>
      <w:r w:rsidRPr="00655B41">
        <w:rPr>
          <w:rFonts w:cs="Arial"/>
        </w:rPr>
        <w:t xml:space="preserve">TULER, M. de C.; SARAIVA, S. A. </w:t>
      </w:r>
      <w:r w:rsidRPr="00655B41">
        <w:rPr>
          <w:rFonts w:cs="Arial"/>
          <w:b/>
          <w:bCs/>
        </w:rPr>
        <w:t>Fundamentos de Topografia</w:t>
      </w:r>
      <w:r w:rsidRPr="00655B41">
        <w:rPr>
          <w:rFonts w:cs="Arial"/>
        </w:rPr>
        <w:t xml:space="preserve">. Porto Alegre: Bookman Editora, 2014. </w:t>
      </w:r>
    </w:p>
    <w:p w14:paraId="7385A384" w14:textId="614D7CD0" w:rsidR="00EC4377" w:rsidRPr="009B6CCF" w:rsidRDefault="00E63166" w:rsidP="006D3D4B">
      <w:r w:rsidRPr="009B6CCF">
        <w:fldChar w:fldCharType="end"/>
      </w:r>
    </w:p>
    <w:p w14:paraId="159D08F5" w14:textId="77777777" w:rsidR="00EC4377" w:rsidRPr="009B6CCF" w:rsidRDefault="00EC4377">
      <w:r w:rsidRPr="009B6CCF">
        <w:br w:type="page"/>
      </w:r>
    </w:p>
    <w:p w14:paraId="4F9312DD" w14:textId="4CD9C132" w:rsidR="0023706F" w:rsidRPr="009B6CCF" w:rsidDel="00040001" w:rsidRDefault="0023706F">
      <w:pPr>
        <w:pStyle w:val="Ttulo1"/>
        <w:numPr>
          <w:ilvl w:val="0"/>
          <w:numId w:val="0"/>
        </w:numPr>
        <w:ind w:left="284"/>
        <w:rPr>
          <w:del w:id="285" w:author="carlos vieira" w:date="2026-04-01T11:02:00Z" w16du:dateUtc="2026-04-01T14:02:00Z"/>
        </w:rPr>
        <w:pPrChange w:id="286" w:author="carlos vieira" w:date="2026-04-01T11:02:00Z" w16du:dateUtc="2026-04-01T14:02:00Z">
          <w:pPr>
            <w:pStyle w:val="Ttulo1"/>
          </w:pPr>
        </w:pPrChange>
      </w:pPr>
      <w:bookmarkStart w:id="287" w:name="_Toc100214130"/>
      <w:bookmarkStart w:id="288" w:name="_Toc225178149"/>
      <w:del w:id="289" w:author="carlos vieira" w:date="2026-04-01T11:02:00Z" w16du:dateUtc="2026-04-01T14:02:00Z">
        <w:r w:rsidRPr="009B6CCF" w:rsidDel="00040001">
          <w:lastRenderedPageBreak/>
          <w:delText>ANEXO</w:delText>
        </w:r>
        <w:bookmarkEnd w:id="287"/>
        <w:r w:rsidR="003750EA" w:rsidDel="00040001">
          <w:delText>S</w:delText>
        </w:r>
        <w:bookmarkEnd w:id="288"/>
      </w:del>
    </w:p>
    <w:p w14:paraId="043EAFB7" w14:textId="308DCFC1" w:rsidR="00F21B02" w:rsidRPr="009B6CCF" w:rsidRDefault="00F21B02" w:rsidP="00A6278E">
      <w:pPr>
        <w:pStyle w:val="Legenda"/>
      </w:pPr>
    </w:p>
    <w:p w14:paraId="2A81BD82" w14:textId="4DB04B52" w:rsidR="00A6278E" w:rsidRPr="009B6CCF" w:rsidRDefault="00A6278E" w:rsidP="00A6278E">
      <w:pPr>
        <w:pStyle w:val="Legenda"/>
      </w:pPr>
      <w:bookmarkStart w:id="290" w:name="_Ref223618666"/>
      <w:commentRangeStart w:id="291"/>
      <w:r w:rsidRPr="009B6CCF">
        <w:t xml:space="preserve">Anexo </w:t>
      </w:r>
      <w:fldSimple w:instr=" SEQ Anexo \* ARABIC ">
        <w:r w:rsidR="00B26160">
          <w:rPr>
            <w:noProof/>
          </w:rPr>
          <w:t>1</w:t>
        </w:r>
      </w:fldSimple>
      <w:bookmarkEnd w:id="290"/>
      <w:r w:rsidRPr="009B6CCF">
        <w:t>: Tabela completa de vértices</w:t>
      </w:r>
      <w:commentRangeEnd w:id="291"/>
      <w:r w:rsidR="00040001" w:rsidRPr="009B6CCF">
        <w:rPr>
          <w:rStyle w:val="Refdecomentrio"/>
          <w:sz w:val="20"/>
          <w:szCs w:val="20"/>
        </w:rPr>
        <w:commentReference w:id="291"/>
      </w:r>
    </w:p>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45D8C" w:rsidRPr="009B6CCF" w14:paraId="5455B78C" w14:textId="77777777" w:rsidTr="00945D8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4806F2" w14:textId="77777777" w:rsidR="00945D8C" w:rsidRPr="009B6CCF" w:rsidRDefault="00945D8C" w:rsidP="00945D8C">
            <w:pPr>
              <w:pStyle w:val="Legenda"/>
              <w:keepNext w:val="0"/>
            </w:pPr>
            <w:r w:rsidRPr="009B6CCF">
              <w:t>ID QUADRA</w:t>
            </w:r>
          </w:p>
        </w:tc>
        <w:tc>
          <w:tcPr>
            <w:tcW w:w="750" w:type="dxa"/>
            <w:noWrap/>
            <w:hideMark/>
          </w:tcPr>
          <w:p w14:paraId="5D3F5245"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61441188"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B6180E6"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369AC003"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69C4FF5D"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45858F8A"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2FE08B88"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45D8C" w:rsidRPr="009B6CCF" w14:paraId="69B0AC7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6F5936"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05BE674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48CCF9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59054BB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3B36A69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3AA1B30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685E6B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095700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45D8C" w:rsidRPr="009B6CCF" w14:paraId="58B983A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9D5A461"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540FF1D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2BD54F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34725B3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2222C0C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2A4B453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24AA8F5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3E4ADAD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45D8C" w:rsidRPr="009B6CCF" w14:paraId="6F2BA60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FFD786F"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1A022C7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06FB70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38CD686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B2BF21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1FF43E8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7810259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1E7E526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45D8C" w:rsidRPr="009B6CCF" w14:paraId="5AADFEC7"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8C9934"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44DE511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FDA645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1847DD7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18079D6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772E78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4CD91D4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40460EA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45D8C" w:rsidRPr="009B6CCF" w14:paraId="6A4B1D3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01402C4"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7ABAF74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AE974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51EF135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BC64E5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61B7657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53BCA9F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07D0A4B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45D8C" w:rsidRPr="009B6CCF" w14:paraId="7B5E5604"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EAC13E1"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0A837D3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7167CF6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368D224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5F69A32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72A4544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2541E41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6BD8E88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45D8C" w:rsidRPr="009B6CCF" w14:paraId="570414D8"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D16CDC3"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1EE0AAD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C072E2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2A82A0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062A4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343A37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24E29D8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24C28F6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45D8C" w:rsidRPr="009B6CCF" w14:paraId="7AC49E68"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A085AC"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7335043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53EF2E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19CD8AA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7D4C7D0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7A668D3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4B44CFB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29E2BEF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45D8C" w:rsidRPr="009B6CCF" w14:paraId="7FC154D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FE0114"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227C3B8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303722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63FBF3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5696F0B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779DEA4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0032B1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33C74C2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45D8C" w:rsidRPr="009B6CCF" w14:paraId="73465105"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01704"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4DDFD1B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E7E1EF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6776EBB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583E446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67D299E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5670A2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2CFCA4A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45D8C" w:rsidRPr="009B6CCF" w14:paraId="0B46603D"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B9F144A"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50DA55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304F6D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507DEB8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09C22D1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7949371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08D2E50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1DA9845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45D8C" w:rsidRPr="009B6CCF" w14:paraId="214FBF2B"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5E6AFD8"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1DF4C75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52900E3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7B7E94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421B516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2D0E7CB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1FD336F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04F0B4A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45D8C" w:rsidRPr="009B6CCF" w14:paraId="70A5522E"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658D32"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51E66FF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061FE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1A5CB9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7253AF3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0F7515C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19D1AD5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1BF3BCF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45D8C" w:rsidRPr="009B6CCF" w14:paraId="23933AA4"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14E919F"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0E352B4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C8E95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3EACF6E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0C88507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64838B3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2580C0B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576D9FA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45D8C" w:rsidRPr="009B6CCF" w14:paraId="3EA9660E"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3D5F0C"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6774356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031E61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55F91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0E41F2A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1306977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EEE26F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1159D76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45D8C" w:rsidRPr="009B6CCF" w14:paraId="4C7A4F9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BD068C"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05B0EC1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F5D45C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6849E76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764083E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2412564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6E84650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68241D0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45D8C" w:rsidRPr="009B6CCF" w14:paraId="7F55155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4D0B1C"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25AFF92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AF7228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5F4F74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41BE3A7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39D6273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67AA90F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158736F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45D8C" w:rsidRPr="009B6CCF" w14:paraId="121E333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E1FD855"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26BB244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746C555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7B12F3B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211CE9A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6D3BB53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26A3856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6A42720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45D8C" w:rsidRPr="009B6CCF" w14:paraId="390412D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B9EA9CE"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00E516D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FAAB34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02ACEEA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3F4C811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7500417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25DB7BD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702AE79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45D8C" w:rsidRPr="009B6CCF" w14:paraId="621183F7"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4249C"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730D78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6DC209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5DB88F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722331F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4B40CBB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0FD2FBA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2C0BF70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45D8C" w:rsidRPr="009B6CCF" w14:paraId="4F24AF2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5007731"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0DE9723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FCE57A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A06898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27D7A9C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179A3DE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3454FE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65176FB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45D8C" w:rsidRPr="009B6CCF" w14:paraId="34077219"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D60E49B"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192EDBF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5B8408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7891748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7F30634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7E5DFEA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76FF0E6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1D7849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45D8C" w:rsidRPr="009B6CCF" w14:paraId="3E914776"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B0F49D"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4BA4E2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F83130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327ED37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4683F5E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4F7D0E5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0B9CB3C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15AA3A7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45D8C" w:rsidRPr="009B6CCF" w14:paraId="0AB4F2E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66F531B"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57D4197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EE197D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2F8BC48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1FFEBD8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AB9485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011843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1AE97ED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45D8C" w:rsidRPr="009B6CCF" w14:paraId="231F28EC"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D653C0"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6B57E32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5B2FF3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5EF631C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25E18E9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928202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736573B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1614481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45D8C" w:rsidRPr="009B6CCF" w14:paraId="6B8264FF"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D71BBE6"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0F42626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0C639B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4FA1576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7BA30B8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38FDD15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7C5509B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6561944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45D8C" w:rsidRPr="009B6CCF" w14:paraId="5B27C26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469787C"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5D3FEB9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3EB33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186DFBE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4E65AC4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2D8FE89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04DA51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6663C6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45D8C" w:rsidRPr="009B6CCF" w14:paraId="5D7D7C88"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5925AF"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3A077C9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44B5A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2F8C17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C230C9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07A690D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1C104BE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383B7ED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45D8C" w:rsidRPr="009B6CCF" w14:paraId="483401D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21F4E5D"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60E21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71F4BF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26B19B1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697BE3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0668027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5F327C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ECEA2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45D8C" w:rsidRPr="009B6CCF" w14:paraId="0014A5D3"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E37679B"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E8E584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5DCC99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722EC28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06E9ADF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4DC4304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7A7BFEA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01E66DF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45D8C" w:rsidRPr="009B6CCF" w14:paraId="21CDD6E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2A3904"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5DA231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C82088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38D33E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4B0DD6A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6CEF958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3E497C3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242E5DB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45D8C" w:rsidRPr="009B6CCF" w14:paraId="77560DBA"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0BA0FD7"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2CFEA69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049AF8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5DF51C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3518F5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2AF5F2F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38761A0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25D1A93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45D8C" w:rsidRPr="009B6CCF" w14:paraId="68CE3C78"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B599BD8"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77BC904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7F8A3D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38B2BFE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3C79F03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2D01574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277D3A5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0A3330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45D8C" w:rsidRPr="009B6CCF" w14:paraId="0FB5F44E"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F2BD28"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5D4F812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E1A4B9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61D205C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513509D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7AC7A02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5757B5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5AD09A2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45D8C" w:rsidRPr="009B6CCF" w14:paraId="52E272AF"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6A01AB"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47CED2D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47B542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A58320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5484634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E082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0F13EE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02069DD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45D8C" w:rsidRPr="009B6CCF" w14:paraId="309FDCF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4569026"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17E4D3D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0A0281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5B2DCDC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073CD8B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4453850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3234A7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ED7B4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45D8C" w:rsidRPr="009B6CCF" w14:paraId="72393AB9"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EBC437"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12D37AC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61AD80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5EDE37F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0E15099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81ECFE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311AEB7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70C9366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45D8C" w:rsidRPr="009B6CCF" w14:paraId="32F4FA7B"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8ED0A8"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39E783D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1B99B8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489094B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6DA6D27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33E49B0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641C7B8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33BB493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45D8C" w:rsidRPr="009B6CCF" w14:paraId="43E9048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B3A144D"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7E29C31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32DF9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35BF4F5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075356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231FF3E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1BDD5A1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15D5BE0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45D8C" w:rsidRPr="009B6CCF" w14:paraId="16F214D4"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5FF9B9"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45FC150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2BECFA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1D31496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06D8F71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4C8AFF1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0B6842B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39D40C8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45D8C" w:rsidRPr="009B6CCF" w14:paraId="0CD6433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015C4CF" w14:textId="77777777" w:rsidR="00945D8C" w:rsidRPr="009B6CCF" w:rsidRDefault="00945D8C" w:rsidP="00945D8C">
            <w:pPr>
              <w:pStyle w:val="Legenda"/>
              <w:keepNext w:val="0"/>
              <w:rPr>
                <w:sz w:val="16"/>
                <w:szCs w:val="16"/>
              </w:rPr>
            </w:pPr>
            <w:r w:rsidRPr="009B6CCF">
              <w:rPr>
                <w:sz w:val="16"/>
                <w:szCs w:val="16"/>
              </w:rPr>
              <w:lastRenderedPageBreak/>
              <w:t>01.03.002.3.0053</w:t>
            </w:r>
          </w:p>
        </w:tc>
        <w:tc>
          <w:tcPr>
            <w:tcW w:w="750" w:type="dxa"/>
            <w:noWrap/>
            <w:hideMark/>
          </w:tcPr>
          <w:p w14:paraId="3E2C111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B987BA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63CD209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F67458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47E300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A8E21B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69AF803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45D8C" w:rsidRPr="009B6CCF" w14:paraId="5E38617A"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2DDD6F9"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638CCC3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B828DC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4A85EF8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0F43A90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1B90D5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2342D17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5569FDB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45D8C" w:rsidRPr="009B6CCF" w14:paraId="1160BE5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4005E09"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0D245B8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6D754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4DD96C5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291EDFA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20763E5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34360E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7AEA80E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45D8C" w:rsidRPr="009B6CCF" w14:paraId="5FF14AF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7720882"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7CBD505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5BF459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15DE5A3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0E3718E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72C3A04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55E974E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78368DF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45D8C" w:rsidRPr="009B6CCF" w14:paraId="764A68C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D4F676"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72FFF0D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FC68DF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5F41294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61DA506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0F4A782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36F10F2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58DECC2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45D8C" w:rsidRPr="009B6CCF" w14:paraId="36A7B24C"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A2831F"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388CF4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2826F9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30FF22B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46E35E7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1BAB8D2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52615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366E0AF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45D8C" w:rsidRPr="009B6CCF" w14:paraId="50B00CD1"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6FDE28"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10AA887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942E2B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600BF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35C736D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368F46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317FFF5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1672E46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45D8C" w:rsidRPr="009B6CCF" w14:paraId="43C10733"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E894E1"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51A4453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013CA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187FD5E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7B3E3B4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1D75521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38DAE57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40A2E1E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45D8C" w:rsidRPr="009B6CCF" w14:paraId="5898A65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F3E16C7"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6BFCB5A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8D258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188AEEB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24F55D7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410714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35D6AE1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07E0DD5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45D8C" w:rsidRPr="009B6CCF" w14:paraId="07CEEEA2"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332B0AB"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7AB0987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3D6E3B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45EB3B3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6C4AEB3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112DA49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F0F52E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29ED186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45D8C" w:rsidRPr="009B6CCF" w14:paraId="2E12EDE5"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A578F2"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6F1DA95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FF5544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61AE148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6E578E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300AB10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2535924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1339DE5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45D8C" w:rsidRPr="009B6CCF" w14:paraId="62D496DE"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73D3891"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72AFEC5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20B95E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7181E0B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1E9759C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2F5BD3E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70DC152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4623B49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45D8C" w:rsidRPr="009B6CCF" w14:paraId="415B0A26"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ACA675"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4A7A87E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9BBB77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117A9D0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27E63FD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72B634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668CB4F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3F086D6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45D8C" w:rsidRPr="009B6CCF" w14:paraId="3A8C8080"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CA130F0"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2EDF5EE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A49679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7D18D0B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C0CF9A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58D1E2B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06F3740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44B6F97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45D8C" w:rsidRPr="009B6CCF" w14:paraId="1E19AC71"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B2A9288"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6B4431B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3233155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6CC578F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6EBDE8C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069806B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1466E0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55F7CA5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45D8C" w:rsidRPr="009B6CCF" w14:paraId="6656EA8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9F9402B"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4A1F98A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92FE8C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7E01F74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2C78489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1D85B4F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2D7CB8C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24C9A1F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45D8C" w:rsidRPr="009B6CCF" w14:paraId="6FBB2339"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71060E"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E0210F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51B15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690C453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16C94D0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439D599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0682D15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63A5EE7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45D8C" w:rsidRPr="009B6CCF" w14:paraId="5AD4850E"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9433E89"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23C2FF4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AC8748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472C27A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03FB0B9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0F951D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07C65E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6019DA3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45D8C" w:rsidRPr="009B6CCF" w14:paraId="113FE18D"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016293"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E2F57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94B08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6E87DA2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6CC9341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7DE0C82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336B39A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338F085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45D8C" w:rsidRPr="009B6CCF" w14:paraId="02BEFBB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BC9FEF"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150792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5743B0A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5ADC729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56261EF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0F7DF3F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6E04501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3680B57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0869F0D0" w14:textId="77777777" w:rsidR="00945D8C" w:rsidRPr="009B6CCF" w:rsidRDefault="00945D8C" w:rsidP="00945D8C"/>
    <w:p w14:paraId="6F8C4B47" w14:textId="77777777" w:rsidR="00455F21" w:rsidRPr="009B6CCF" w:rsidRDefault="00455F21" w:rsidP="000E430C">
      <w:pPr>
        <w:widowControl w:val="0"/>
      </w:pPr>
    </w:p>
    <w:p w14:paraId="45C5B0B1" w14:textId="3652132C" w:rsidR="00CF4888" w:rsidRPr="009B6CCF" w:rsidRDefault="00CF4888" w:rsidP="00CF4888">
      <w:r w:rsidRPr="009B6CCF">
        <w:br w:type="page"/>
      </w:r>
    </w:p>
    <w:p w14:paraId="72FA8466" w14:textId="77777777" w:rsidR="00966ED7" w:rsidRPr="009B6CCF" w:rsidRDefault="00966ED7" w:rsidP="00CF4888"/>
    <w:p w14:paraId="79E2C259" w14:textId="77777777" w:rsidR="00E00E3C" w:rsidRPr="009B6CCF" w:rsidRDefault="00E00E3C" w:rsidP="00CF4888"/>
    <w:p w14:paraId="179526DB" w14:textId="77777777" w:rsidR="008640A2" w:rsidRPr="009B6CCF" w:rsidRDefault="008640A2"/>
    <w:p w14:paraId="43608673" w14:textId="77777777" w:rsidR="008640A2" w:rsidRPr="009B6CCF" w:rsidRDefault="008640A2" w:rsidP="008640A2">
      <w:pPr>
        <w:ind w:left="709" w:firstLine="142"/>
        <w:rPr>
          <w:b/>
          <w:bCs/>
        </w:rPr>
      </w:pPr>
      <w:commentRangeStart w:id="292"/>
      <w:r w:rsidRPr="009B6CCF">
        <w:rPr>
          <w:b/>
          <w:bCs/>
        </w:rPr>
        <w:t>Disclaimer:</w:t>
      </w:r>
    </w:p>
    <w:p w14:paraId="790A34E9" w14:textId="6912D105" w:rsidR="00737577" w:rsidRPr="009B6CCF" w:rsidRDefault="008640A2" w:rsidP="008640A2">
      <w:pPr>
        <w:ind w:left="709" w:firstLine="142"/>
        <w:rPr>
          <w:b/>
          <w:bCs/>
        </w:rPr>
      </w:pPr>
      <w:r w:rsidRPr="009B6CCF">
        <w:rPr>
          <w:b/>
          <w:bCs/>
        </w:rPr>
        <w:t>Humor como prova de humanidade:</w:t>
      </w:r>
    </w:p>
    <w:p w14:paraId="3849C8D5" w14:textId="5BCE6915" w:rsidR="008640A2" w:rsidRPr="009B6CCF" w:rsidRDefault="008640A2" w:rsidP="008640A2">
      <w:r w:rsidRPr="009B6CCF">
        <w:t xml:space="preserve">“Existem formas mais elegantes de gerar a tabela SC_FACES – e que não causam pesadelos nos professores de Ciência de Dados – mas optou-se por apresentar um código que funciona em diferentes implementações do </w:t>
      </w:r>
      <w:r w:rsidRPr="009B6CCF">
        <w:rPr>
          <w:i/>
          <w:iCs/>
        </w:rPr>
        <w:t>SQL</w:t>
      </w:r>
      <w:r w:rsidRPr="009B6CCF">
        <w:t xml:space="preserve"> e facilita a compreensão.”</w:t>
      </w:r>
    </w:p>
    <w:p w14:paraId="26273070" w14:textId="415F958E" w:rsidR="006168BF" w:rsidRPr="009B6CCF" w:rsidRDefault="006168BF" w:rsidP="008640A2">
      <w:r w:rsidRPr="009B6CCF">
        <w:t>VIROU</w:t>
      </w:r>
    </w:p>
    <w:p w14:paraId="7957B191" w14:textId="2276F3A1" w:rsidR="006168BF" w:rsidRPr="009B6CCF" w:rsidRDefault="00926C45" w:rsidP="008640A2">
      <w:r w:rsidRPr="009B6CCF">
        <w:t>“</w:t>
      </w:r>
      <w:r w:rsidR="006168BF" w:rsidRPr="009B6CCF">
        <w:t xml:space="preserve">Embora existam métodos de maior abstração para a geração da entidade </w:t>
      </w:r>
      <w:r w:rsidR="006168BF" w:rsidRPr="009B6CCF">
        <w:rPr>
          <w:b/>
          <w:bCs/>
        </w:rPr>
        <w:t>SC_FACES</w:t>
      </w:r>
      <w:r w:rsidR="006168BF" w:rsidRPr="009B6CCF">
        <w:t xml:space="preserve"> — que poderiam conferir maior sofisticação técnica ao processo de engenharia de dados —, optou-se por uma implementação baseada em SQL ANSI. Esta escolha justifica-se pela portabilidade entre diferentes sistemas de gerenciamento de bancos de dados (SGBDs) e pela clareza pedagógica na demonstração da linhagem dos dados."</w:t>
      </w:r>
      <w:commentRangeEnd w:id="292"/>
      <w:r w:rsidR="00040001" w:rsidRPr="009B6CCF">
        <w:rPr>
          <w:rStyle w:val="Refdecomentrio"/>
          <w:sz w:val="24"/>
          <w:szCs w:val="22"/>
        </w:rPr>
        <w:commentReference w:id="292"/>
      </w:r>
    </w:p>
    <w:p w14:paraId="22D74A4A" w14:textId="52CB4E70" w:rsidR="00B57F0E" w:rsidRDefault="00B57F0E" w:rsidP="005B1008">
      <w:pPr>
        <w:ind w:firstLine="0"/>
      </w:pPr>
    </w:p>
    <w:sectPr w:rsidR="00B57F0E" w:rsidSect="00C01A8A">
      <w:headerReference w:type="default" r:id="rId38"/>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arlos" w:date="2026-03-13T10:20:00Z" w:initials="C">
    <w:p w14:paraId="198138A7" w14:textId="61EDEB38" w:rsidR="00097915" w:rsidRDefault="00097915" w:rsidP="00097915">
      <w:pPr>
        <w:pStyle w:val="Textodecomentrio"/>
        <w:ind w:firstLine="0"/>
        <w:jc w:val="left"/>
      </w:pPr>
      <w:r>
        <w:rPr>
          <w:rStyle w:val="Refdecomentrio"/>
        </w:rPr>
        <w:annotationRef/>
      </w:r>
      <w:r>
        <w:t>Acho que deveria ter um parágrafo antes, apresentando o que é um cadastro FIT-for-purpose...</w:t>
      </w:r>
    </w:p>
  </w:comment>
  <w:comment w:id="7" w:author="Carlos" w:date="2026-03-13T09:41:00Z" w:initials="C">
    <w:p w14:paraId="03E55166" w14:textId="77777777" w:rsidR="007F53A1" w:rsidRDefault="006F02B5" w:rsidP="007F53A1">
      <w:pPr>
        <w:pStyle w:val="Textodecomentrio"/>
        <w:ind w:firstLine="0"/>
        <w:jc w:val="left"/>
      </w:pPr>
      <w:r>
        <w:rPr>
          <w:rStyle w:val="Refdecomentrio"/>
        </w:rPr>
        <w:annotationRef/>
      </w:r>
      <w:r w:rsidR="007F53A1">
        <w:t>Este dever ser o item 1.3 da introdução, depois dos objetivos... seria necessário também um item 1.4 Estrutura da Dissertação.</w:t>
      </w:r>
    </w:p>
  </w:comment>
  <w:comment w:id="9" w:author="carlos vieira" w:date="2026-04-01T07:53:00Z" w:initials="cv">
    <w:p w14:paraId="30CDAA8C" w14:textId="77777777" w:rsidR="00F6767D" w:rsidRDefault="00F6767D" w:rsidP="00F6767D">
      <w:pPr>
        <w:jc w:val="left"/>
      </w:pPr>
      <w:r>
        <w:rPr>
          <w:rStyle w:val="Refdecomentrio"/>
        </w:rPr>
        <w:annotationRef/>
      </w:r>
      <w:r>
        <w:rPr>
          <w:sz w:val="20"/>
          <w:szCs w:val="20"/>
        </w:rPr>
        <w:t>Seria o Everton? foi muito antes de 2026...</w:t>
      </w:r>
    </w:p>
  </w:comment>
  <w:comment w:id="10" w:author="carlos vieira" w:date="2026-04-01T07:52:00Z" w:initials="cv">
    <w:p w14:paraId="019418E9" w14:textId="77777777" w:rsidR="00F6767D" w:rsidRDefault="00F6767D" w:rsidP="00F6767D">
      <w:pPr>
        <w:jc w:val="left"/>
      </w:pPr>
      <w:r>
        <w:rPr>
          <w:rStyle w:val="Refdecomentrio"/>
        </w:rPr>
        <w:annotationRef/>
      </w:r>
      <w:r>
        <w:rPr>
          <w:sz w:val="20"/>
          <w:szCs w:val="20"/>
        </w:rPr>
        <w:t>O nome do programa era outro...</w:t>
      </w:r>
    </w:p>
  </w:comment>
  <w:comment w:id="8" w:author="Carlos" w:date="2026-03-13T09:44:00Z" w:initials="C">
    <w:p w14:paraId="0F706497" w14:textId="77777777" w:rsidR="006F02B5" w:rsidRDefault="006F02B5">
      <w:pPr>
        <w:pStyle w:val="Textodecomentrio"/>
      </w:pPr>
      <w:r>
        <w:rPr>
          <w:rStyle w:val="Refdecomentrio"/>
        </w:rPr>
        <w:annotationRef/>
      </w:r>
      <w:r>
        <w:t>Poderia mencionar algumas dissertações mais recentes e que foram defendidas pelos seus colegas ou outros, mas com temas correlatos.</w:t>
      </w:r>
    </w:p>
  </w:comment>
  <w:comment w:id="12" w:author="carlos vieira" w:date="2026-04-01T08:03:00Z" w:initials="cv">
    <w:p w14:paraId="44615D2E" w14:textId="77777777" w:rsidR="008132EF" w:rsidRDefault="008132EF" w:rsidP="008132EF">
      <w:pPr>
        <w:jc w:val="left"/>
      </w:pPr>
      <w:r>
        <w:rPr>
          <w:rStyle w:val="Refdecomentrio"/>
        </w:rPr>
        <w:annotationRef/>
      </w:r>
      <w:r>
        <w:rPr>
          <w:sz w:val="20"/>
          <w:szCs w:val="20"/>
        </w:rPr>
        <w:t>Poderia colocar este parágrafo como introdução para a seção referencial teórico... escrevendo de forma diferente.</w:t>
      </w:r>
    </w:p>
  </w:comment>
  <w:comment w:id="14" w:author="Carlos" w:date="2026-03-18T08:34:00Z" w:initials="C">
    <w:p w14:paraId="1CE7C5AF" w14:textId="768828C4" w:rsidR="00B5218E" w:rsidRDefault="00B5218E" w:rsidP="00B5218E">
      <w:pPr>
        <w:pStyle w:val="Textodecomentrio"/>
      </w:pPr>
      <w:r>
        <w:rPr>
          <w:rStyle w:val="Refdecomentrio"/>
        </w:rPr>
        <w:annotationRef/>
      </w:r>
      <w:r>
        <w:t>Acho que faltou referenciar autores e mencionar o que eles fizeram anteriormente que está vinculado, ou não, ao seu trabalho.</w:t>
      </w:r>
    </w:p>
  </w:comment>
  <w:comment w:id="16" w:author="carlos vieira" w:date="2026-04-01T07:54:00Z" w:initials="cv">
    <w:p w14:paraId="08CEA69A" w14:textId="77777777" w:rsidR="00F6767D" w:rsidRDefault="00F6767D" w:rsidP="00F6767D">
      <w:pPr>
        <w:jc w:val="left"/>
      </w:pPr>
      <w:r>
        <w:rPr>
          <w:rStyle w:val="Refdecomentrio"/>
        </w:rPr>
        <w:annotationRef/>
      </w:r>
      <w:r>
        <w:rPr>
          <w:sz w:val="20"/>
          <w:szCs w:val="20"/>
        </w:rPr>
        <w:t>palavra forte...</w:t>
      </w:r>
    </w:p>
  </w:comment>
  <w:comment w:id="17" w:author="Carlos" w:date="2026-03-18T08:29:00Z" w:initials="C">
    <w:p w14:paraId="28D87668" w14:textId="576A6546" w:rsidR="00B5218E" w:rsidRDefault="00B5218E">
      <w:pPr>
        <w:pStyle w:val="Textodecomentrio"/>
      </w:pPr>
      <w:r>
        <w:rPr>
          <w:rStyle w:val="Refdecomentrio"/>
        </w:rPr>
        <w:annotationRef/>
      </w:r>
      <w:r>
        <w:t>Espacialização da malha fundiária urbana?</w:t>
      </w:r>
    </w:p>
  </w:comment>
  <w:comment w:id="18" w:author="Carlos" w:date="2026-03-18T08:30:00Z" w:initials="C">
    <w:p w14:paraId="74E9C12B" w14:textId="77777777" w:rsidR="001C6E95" w:rsidRDefault="00B5218E" w:rsidP="001C6E95">
      <w:pPr>
        <w:pStyle w:val="Textodecomentrio"/>
        <w:ind w:firstLine="0"/>
        <w:jc w:val="left"/>
      </w:pPr>
      <w:r>
        <w:rPr>
          <w:rStyle w:val="Refdecomentrio"/>
        </w:rPr>
        <w:annotationRef/>
      </w:r>
      <w:r w:rsidR="001C6E95">
        <w:t>Vc não iria utilizar os dados do cadastro municipal (planta de quadra) para especializar os lotes? Esses dados não são de acesso público e gratuito.</w:t>
      </w:r>
    </w:p>
  </w:comment>
  <w:comment w:id="19" w:author="Marco Aurélio Barbiero" w:date="2026-03-19T08:46:00Z" w:initials="MB">
    <w:p w14:paraId="35C41570" w14:textId="77777777" w:rsidR="001E6399" w:rsidRDefault="001E6399" w:rsidP="001E6399">
      <w:pPr>
        <w:pStyle w:val="Textodecomentrio"/>
        <w:ind w:firstLine="0"/>
        <w:jc w:val="left"/>
      </w:pPr>
      <w:r>
        <w:rPr>
          <w:rStyle w:val="Refdecomentrio"/>
        </w:rPr>
        <w:annotationRef/>
      </w:r>
      <w:r>
        <w:t>Não uso a planta de quadra e sim uma junção de lotes de cada face da quadra: Group by de lotes com a mesma quadra e com endereço no mesmo logradouro.</w:t>
      </w:r>
    </w:p>
  </w:comment>
  <w:comment w:id="20" w:author="carlos vieira" w:date="2026-04-01T07:55:00Z" w:initials="cv">
    <w:p w14:paraId="3D7F5D96" w14:textId="77777777" w:rsidR="00F6767D" w:rsidRDefault="00F6767D" w:rsidP="00F6767D">
      <w:pPr>
        <w:jc w:val="left"/>
      </w:pPr>
      <w:r>
        <w:rPr>
          <w:rStyle w:val="Refdecomentrio"/>
        </w:rPr>
        <w:annotationRef/>
      </w:r>
      <w:r>
        <w:rPr>
          <w:sz w:val="20"/>
          <w:szCs w:val="20"/>
        </w:rPr>
        <w:t>seja explícito... pode repetir os autores Silva e Philips (2009)...</w:t>
      </w:r>
    </w:p>
  </w:comment>
  <w:comment w:id="21" w:author="carlos vieira" w:date="2026-04-01T07:56:00Z" w:initials="cv">
    <w:p w14:paraId="3559544A" w14:textId="77777777" w:rsidR="00F6767D" w:rsidRDefault="00F6767D" w:rsidP="00F6767D">
      <w:pPr>
        <w:jc w:val="left"/>
      </w:pPr>
      <w:r>
        <w:rPr>
          <w:rStyle w:val="Refdecomentrio"/>
        </w:rPr>
        <w:annotationRef/>
      </w:r>
      <w:r>
        <w:rPr>
          <w:sz w:val="20"/>
          <w:szCs w:val="20"/>
        </w:rPr>
        <w:t>seja explícito.</w:t>
      </w:r>
    </w:p>
  </w:comment>
  <w:comment w:id="15" w:author="carlos vieira" w:date="2026-04-01T08:01:00Z" w:initials="cv">
    <w:p w14:paraId="3982A909" w14:textId="77777777" w:rsidR="00F6767D" w:rsidRDefault="00F6767D" w:rsidP="00F6767D">
      <w:pPr>
        <w:jc w:val="left"/>
      </w:pPr>
      <w:r>
        <w:rPr>
          <w:rStyle w:val="Refdecomentrio"/>
        </w:rPr>
        <w:annotationRef/>
      </w:r>
      <w:r>
        <w:rPr>
          <w:sz w:val="20"/>
          <w:szCs w:val="20"/>
        </w:rPr>
        <w:t>Acho que esta parte inicial, poderia ser transformada em justificativa como item 1.2 antes de colocar 1.3 aderência ao programa.</w:t>
      </w:r>
    </w:p>
  </w:comment>
  <w:comment w:id="24" w:author="carlos vieira" w:date="2026-04-01T08:07:00Z" w:initials="cv">
    <w:p w14:paraId="2177010B" w14:textId="77777777" w:rsidR="008132EF" w:rsidRDefault="008132EF" w:rsidP="008132EF">
      <w:pPr>
        <w:jc w:val="left"/>
      </w:pPr>
      <w:r>
        <w:rPr>
          <w:rStyle w:val="Refdecomentrio"/>
        </w:rPr>
        <w:annotationRef/>
      </w:r>
      <w:r>
        <w:rPr>
          <w:sz w:val="20"/>
          <w:szCs w:val="20"/>
        </w:rPr>
        <w:t>vc não fala nada sobre o superciata aqui nesta subseção, porque aparece no título?</w:t>
      </w:r>
    </w:p>
  </w:comment>
  <w:comment w:id="25" w:author="carlos vieira" w:date="2026-04-01T08:03:00Z" w:initials="cv">
    <w:p w14:paraId="4856CC8C" w14:textId="77777777" w:rsidR="008132EF" w:rsidRDefault="008132EF" w:rsidP="008132EF">
      <w:pPr>
        <w:jc w:val="left"/>
      </w:pPr>
      <w:r>
        <w:rPr>
          <w:rStyle w:val="Refdecomentrio"/>
        </w:rPr>
        <w:annotationRef/>
      </w:r>
      <w:r>
        <w:rPr>
          <w:sz w:val="20"/>
          <w:szCs w:val="20"/>
        </w:rPr>
        <w:t>Acho que todas as palavras em outro idioma deveriam aparecer em itálico no texto.</w:t>
      </w:r>
    </w:p>
  </w:comment>
  <w:comment w:id="28" w:author="carlos vieira" w:date="2026-04-01T08:06:00Z" w:initials="cv">
    <w:p w14:paraId="5204FC37" w14:textId="77777777" w:rsidR="008132EF" w:rsidRDefault="008132EF" w:rsidP="008132EF">
      <w:pPr>
        <w:jc w:val="left"/>
      </w:pPr>
      <w:r>
        <w:rPr>
          <w:rStyle w:val="Refdecomentrio"/>
        </w:rPr>
        <w:annotationRef/>
      </w:r>
      <w:r>
        <w:rPr>
          <w:sz w:val="20"/>
          <w:szCs w:val="20"/>
        </w:rPr>
        <w:t>Vc não mencionou essa expressão antes?... deveria ter explicado.</w:t>
      </w:r>
    </w:p>
  </w:comment>
  <w:comment w:id="30" w:author="Carlos" w:date="2026-03-18T08:37:00Z" w:initials="C">
    <w:p w14:paraId="27440D62" w14:textId="45B32B87" w:rsidR="00B5218E" w:rsidRDefault="00B5218E">
      <w:pPr>
        <w:pStyle w:val="Textodecomentrio"/>
      </w:pPr>
      <w:r>
        <w:rPr>
          <w:rStyle w:val="Refdecomentrio"/>
        </w:rPr>
        <w:annotationRef/>
      </w:r>
      <w:r>
        <w:t>Poderia parafrasear e citar o autor.</w:t>
      </w:r>
    </w:p>
  </w:comment>
  <w:comment w:id="31" w:author="carlos vieira" w:date="2026-04-01T08:08:00Z" w:initials="cv">
    <w:p w14:paraId="310F6ACF" w14:textId="77777777" w:rsidR="008132EF" w:rsidRDefault="008132EF" w:rsidP="008132EF">
      <w:pPr>
        <w:jc w:val="left"/>
      </w:pPr>
      <w:r>
        <w:rPr>
          <w:rStyle w:val="Refdecomentrio"/>
        </w:rPr>
        <w:annotationRef/>
      </w:r>
      <w:r>
        <w:rPr>
          <w:sz w:val="20"/>
          <w:szCs w:val="20"/>
        </w:rPr>
        <w:t>já no Sirgas2000?</w:t>
      </w:r>
    </w:p>
  </w:comment>
  <w:comment w:id="32" w:author="carlos vieira" w:date="2026-04-01T08:08:00Z" w:initials="cv">
    <w:p w14:paraId="0D547E71" w14:textId="77777777" w:rsidR="008132EF" w:rsidRDefault="008132EF" w:rsidP="008132EF">
      <w:pPr>
        <w:jc w:val="left"/>
      </w:pPr>
      <w:r>
        <w:rPr>
          <w:rStyle w:val="Refdecomentrio"/>
        </w:rPr>
        <w:annotationRef/>
      </w:r>
      <w:r>
        <w:rPr>
          <w:sz w:val="20"/>
          <w:szCs w:val="20"/>
        </w:rPr>
        <w:t>são coordenadas planas?</w:t>
      </w:r>
    </w:p>
  </w:comment>
  <w:comment w:id="33" w:author="carlos vieira" w:date="2026-04-01T08:10:00Z" w:initials="cv">
    <w:p w14:paraId="2554505E" w14:textId="77777777" w:rsidR="008132EF" w:rsidRDefault="008132EF" w:rsidP="008132EF">
      <w:pPr>
        <w:jc w:val="left"/>
      </w:pPr>
      <w:r>
        <w:rPr>
          <w:rStyle w:val="Refdecomentrio"/>
        </w:rPr>
        <w:annotationRef/>
      </w:r>
      <w:r>
        <w:rPr>
          <w:sz w:val="20"/>
          <w:szCs w:val="20"/>
        </w:rPr>
        <w:t>não mencionou o que seria o superciata... portanto ainda não poderia referenciar o termo aqui...  vc explicou o que é o superciata na introdução?</w:t>
      </w:r>
    </w:p>
  </w:comment>
  <w:comment w:id="34" w:author="carlos vieira" w:date="2026-04-01T08:10:00Z" w:initials="cv">
    <w:p w14:paraId="5BF802B9" w14:textId="77777777" w:rsidR="008132EF" w:rsidRDefault="008132EF" w:rsidP="008132EF">
      <w:pPr>
        <w:jc w:val="left"/>
      </w:pPr>
      <w:r>
        <w:rPr>
          <w:rStyle w:val="Refdecomentrio"/>
        </w:rPr>
        <w:annotationRef/>
      </w:r>
      <w:r>
        <w:rPr>
          <w:sz w:val="20"/>
          <w:szCs w:val="20"/>
        </w:rPr>
        <w:t>informação estava aqui.</w:t>
      </w:r>
    </w:p>
    <w:p w14:paraId="4659CC00" w14:textId="77777777" w:rsidR="008132EF" w:rsidRDefault="008132EF" w:rsidP="008132EF">
      <w:pPr>
        <w:jc w:val="left"/>
      </w:pPr>
    </w:p>
  </w:comment>
  <w:comment w:id="38" w:author="carlos vieira" w:date="2026-04-01T08:12:00Z" w:initials="cv">
    <w:p w14:paraId="6673BD18" w14:textId="77777777" w:rsidR="008132EF" w:rsidRDefault="008132EF" w:rsidP="008132EF">
      <w:pPr>
        <w:jc w:val="left"/>
      </w:pPr>
      <w:r>
        <w:rPr>
          <w:rStyle w:val="Refdecomentrio"/>
        </w:rPr>
        <w:annotationRef/>
      </w:r>
      <w:r>
        <w:rPr>
          <w:sz w:val="20"/>
          <w:szCs w:val="20"/>
        </w:rPr>
        <w:t>isso parece apresentação de resultados, a partir de análises que vc fez.</w:t>
      </w:r>
    </w:p>
  </w:comment>
  <w:comment w:id="40" w:author="carlos vieira" w:date="2026-04-01T08:12:00Z" w:initials="cv">
    <w:p w14:paraId="12B2A695" w14:textId="77777777" w:rsidR="008132EF" w:rsidRDefault="008132EF" w:rsidP="008132EF">
      <w:pPr>
        <w:jc w:val="left"/>
      </w:pPr>
      <w:r>
        <w:rPr>
          <w:rStyle w:val="Refdecomentrio"/>
        </w:rPr>
        <w:annotationRef/>
      </w:r>
      <w:r>
        <w:rPr>
          <w:sz w:val="20"/>
          <w:szCs w:val="20"/>
        </w:rPr>
        <w:t>seja consistente ao referenciar.</w:t>
      </w:r>
    </w:p>
  </w:comment>
  <w:comment w:id="43" w:author="Carlos" w:date="2026-03-18T08:44:00Z" w:initials="C">
    <w:p w14:paraId="35E57DAC" w14:textId="1F860100" w:rsidR="00C669E7" w:rsidRDefault="00C669E7">
      <w:pPr>
        <w:pStyle w:val="Textodecomentrio"/>
      </w:pPr>
      <w:r>
        <w:rPr>
          <w:rStyle w:val="Refdecomentrio"/>
        </w:rPr>
        <w:annotationRef/>
      </w:r>
      <w:r>
        <w:t>Seguimento repetido...</w:t>
      </w:r>
    </w:p>
  </w:comment>
  <w:comment w:id="51" w:author="carlos vieira" w:date="2026-04-01T08:16:00Z" w:initials="cv">
    <w:p w14:paraId="03F352BA" w14:textId="77777777" w:rsidR="00B60487" w:rsidRDefault="00B60487" w:rsidP="00B60487">
      <w:pPr>
        <w:jc w:val="left"/>
      </w:pPr>
      <w:r>
        <w:rPr>
          <w:rStyle w:val="Refdecomentrio"/>
        </w:rPr>
        <w:annotationRef/>
      </w:r>
      <w:r>
        <w:rPr>
          <w:sz w:val="20"/>
          <w:szCs w:val="20"/>
        </w:rPr>
        <w:t>isso é descrição de metodologia, não poderia estar aqui.</w:t>
      </w:r>
    </w:p>
  </w:comment>
  <w:comment w:id="52" w:author="carlos vieira" w:date="2026-04-01T08:17:00Z" w:initials="cv">
    <w:p w14:paraId="1322B779" w14:textId="77777777" w:rsidR="00B60487" w:rsidRDefault="00B60487" w:rsidP="00B60487">
      <w:pPr>
        <w:jc w:val="left"/>
      </w:pPr>
      <w:r>
        <w:rPr>
          <w:rStyle w:val="Refdecomentrio"/>
        </w:rPr>
        <w:annotationRef/>
      </w:r>
      <w:r>
        <w:rPr>
          <w:sz w:val="20"/>
          <w:szCs w:val="20"/>
        </w:rPr>
        <w:t>Isto deveria estar na apresentação dos resultados e não aqui.</w:t>
      </w:r>
    </w:p>
  </w:comment>
  <w:comment w:id="55" w:author="carlos vieira" w:date="2026-04-01T08:19:00Z" w:initials="cv">
    <w:p w14:paraId="52C6F302" w14:textId="77777777" w:rsidR="00B60487" w:rsidRDefault="00B60487" w:rsidP="00B60487">
      <w:pPr>
        <w:jc w:val="left"/>
      </w:pPr>
      <w:r>
        <w:rPr>
          <w:rStyle w:val="Refdecomentrio"/>
        </w:rPr>
        <w:annotationRef/>
      </w:r>
      <w:r>
        <w:rPr>
          <w:sz w:val="20"/>
          <w:szCs w:val="20"/>
        </w:rPr>
        <w:t>análise de resultados não deveria estar aqui.</w:t>
      </w:r>
    </w:p>
  </w:comment>
  <w:comment w:id="57" w:author="carlos vieira" w:date="2026-04-01T08:19:00Z" w:initials="cv">
    <w:p w14:paraId="1BDB64C9" w14:textId="77777777" w:rsidR="00B60487" w:rsidRDefault="00B60487" w:rsidP="00B60487">
      <w:pPr>
        <w:jc w:val="left"/>
      </w:pPr>
      <w:r>
        <w:rPr>
          <w:rStyle w:val="Refdecomentrio"/>
        </w:rPr>
        <w:annotationRef/>
      </w:r>
      <w:r>
        <w:rPr>
          <w:sz w:val="20"/>
          <w:szCs w:val="20"/>
        </w:rPr>
        <w:t>faz parte do texto?</w:t>
      </w:r>
    </w:p>
  </w:comment>
  <w:comment w:id="59" w:author="Carlos" w:date="2026-03-18T08:49:00Z" w:initials="C">
    <w:p w14:paraId="2063B16F" w14:textId="77777777" w:rsidR="00F11D5E" w:rsidRDefault="00CC265B" w:rsidP="00F11D5E">
      <w:pPr>
        <w:pStyle w:val="Textodecomentrio"/>
        <w:ind w:firstLine="0"/>
        <w:jc w:val="left"/>
      </w:pPr>
      <w:r>
        <w:rPr>
          <w:rStyle w:val="Refdecomentrio"/>
        </w:rPr>
        <w:annotationRef/>
      </w:r>
      <w:r w:rsidR="00F11D5E">
        <w:t>Municípios de pequeno porte... acho que fica melhor.</w:t>
      </w:r>
    </w:p>
  </w:comment>
  <w:comment w:id="61" w:author="Carlos" w:date="2026-03-18T08:50:00Z" w:initials="C">
    <w:p w14:paraId="79C4D7E6" w14:textId="77777777" w:rsidR="00EB0EC1" w:rsidRDefault="00CC265B" w:rsidP="00EB0EC1">
      <w:pPr>
        <w:pStyle w:val="Textodecomentrio"/>
        <w:ind w:firstLine="0"/>
        <w:jc w:val="left"/>
      </w:pPr>
      <w:r>
        <w:rPr>
          <w:rStyle w:val="Refdecomentrio"/>
        </w:rPr>
        <w:annotationRef/>
      </w:r>
      <w:r w:rsidR="00EB0EC1">
        <w:t>Referenciar corretamente.</w:t>
      </w:r>
    </w:p>
  </w:comment>
  <w:comment w:id="64" w:author="Carlos" w:date="2026-03-18T08:52:00Z" w:initials="C">
    <w:p w14:paraId="4C93840C" w14:textId="6901FE76" w:rsidR="00CC265B" w:rsidRDefault="00CC265B">
      <w:pPr>
        <w:pStyle w:val="Textodecomentrio"/>
      </w:pPr>
      <w:r>
        <w:rPr>
          <w:rStyle w:val="Refdecomentrio"/>
        </w:rPr>
        <w:annotationRef/>
      </w:r>
      <w:r>
        <w:t>Pela testada principal? E se for um lote de esquina?</w:t>
      </w:r>
    </w:p>
  </w:comment>
  <w:comment w:id="71" w:author="carlos vieira" w:date="2026-04-01T08:21:00Z" w:initials="cv">
    <w:p w14:paraId="3728AE7C" w14:textId="77777777" w:rsidR="00B60487" w:rsidRDefault="00B60487" w:rsidP="00B60487">
      <w:pPr>
        <w:jc w:val="left"/>
      </w:pPr>
      <w:r>
        <w:rPr>
          <w:rStyle w:val="Refdecomentrio"/>
        </w:rPr>
        <w:annotationRef/>
      </w:r>
      <w:r>
        <w:rPr>
          <w:sz w:val="20"/>
          <w:szCs w:val="20"/>
        </w:rPr>
        <w:t>seja consistente.</w:t>
      </w:r>
    </w:p>
  </w:comment>
  <w:comment w:id="81" w:author="Carlos" w:date="2026-03-18T08:56:00Z" w:initials="C">
    <w:p w14:paraId="2E90C597" w14:textId="7ED79FF7" w:rsidR="00E62C68" w:rsidRDefault="00E62C68">
      <w:pPr>
        <w:pStyle w:val="Textodecomentrio"/>
      </w:pPr>
      <w:r>
        <w:rPr>
          <w:rStyle w:val="Refdecomentrio"/>
        </w:rPr>
        <w:annotationRef/>
      </w:r>
      <w:r>
        <w:t>Essa parte final do referencial: CIATA x LADM está muito boa.</w:t>
      </w:r>
    </w:p>
  </w:comment>
  <w:comment w:id="82" w:author="Carlos" w:date="2026-03-18T08:56:00Z" w:initials="C">
    <w:p w14:paraId="275A2B95" w14:textId="77777777" w:rsidR="00D33E83" w:rsidRDefault="00E62C68" w:rsidP="00D33E83">
      <w:pPr>
        <w:pStyle w:val="Textodecomentrio"/>
        <w:ind w:firstLine="0"/>
        <w:jc w:val="left"/>
      </w:pPr>
      <w:r>
        <w:rPr>
          <w:rStyle w:val="Refdecomentrio"/>
        </w:rPr>
        <w:annotationRef/>
      </w:r>
      <w:r w:rsidR="00D33E83">
        <w:t>Seja consistente ao referenciar...</w:t>
      </w:r>
    </w:p>
  </w:comment>
  <w:comment w:id="92" w:author="Carlos" w:date="2026-03-18T09:19:00Z" w:initials="C">
    <w:p w14:paraId="4DE3D042" w14:textId="442F87BE" w:rsidR="00853FDB" w:rsidRDefault="00853FDB" w:rsidP="00853FDB">
      <w:pPr>
        <w:pStyle w:val="Textodecomentrio"/>
      </w:pPr>
      <w:r>
        <w:rPr>
          <w:rStyle w:val="Refdecomentrio"/>
        </w:rPr>
        <w:annotationRef/>
      </w:r>
      <w:r>
        <w:t>Esse tipo de estruturação das seções dificulta o entendimento e leitura do texto... se pudesse aglutinar em tabelas, ajudaria.</w:t>
      </w:r>
    </w:p>
  </w:comment>
  <w:comment w:id="93" w:author="Marco Aurélio Barbiero" w:date="2026-03-19T09:26:00Z" w:initials="MB">
    <w:p w14:paraId="23F30FFD" w14:textId="77777777" w:rsidR="00EC084E" w:rsidRDefault="00EC084E" w:rsidP="00EC084E">
      <w:pPr>
        <w:pStyle w:val="Textodecomentrio"/>
        <w:ind w:firstLine="0"/>
        <w:jc w:val="left"/>
      </w:pPr>
      <w:r>
        <w:rPr>
          <w:rStyle w:val="Refdecomentrio"/>
        </w:rPr>
        <w:annotationRef/>
      </w:r>
      <w:r>
        <w:t>Uma tabela para cada item?</w:t>
      </w:r>
    </w:p>
  </w:comment>
  <w:comment w:id="94" w:author="Carlos" w:date="2026-03-18T09:19:00Z" w:initials="C">
    <w:p w14:paraId="49628679" w14:textId="5DB9714F" w:rsidR="00853FDB" w:rsidRDefault="00853FDB">
      <w:pPr>
        <w:pStyle w:val="Textodecomentrio"/>
      </w:pPr>
      <w:r>
        <w:rPr>
          <w:rStyle w:val="Refdecomentrio"/>
        </w:rPr>
        <w:annotationRef/>
      </w:r>
      <w:r>
        <w:t>Veja comentário anterior...</w:t>
      </w:r>
    </w:p>
  </w:comment>
  <w:comment w:id="101" w:author="Carlos" w:date="2026-03-18T09:16:00Z" w:initials="C">
    <w:p w14:paraId="4E216001" w14:textId="7F808585" w:rsidR="00853FDB" w:rsidRDefault="00853FDB">
      <w:pPr>
        <w:pStyle w:val="Textodecomentrio"/>
      </w:pPr>
      <w:r>
        <w:rPr>
          <w:rStyle w:val="Refdecomentrio"/>
        </w:rPr>
        <w:annotationRef/>
      </w:r>
      <w:r>
        <w:t>Confuso???</w:t>
      </w:r>
    </w:p>
  </w:comment>
  <w:comment w:id="109" w:author="carlos vieira" w:date="2026-04-01T10:26:00Z" w:initials="cv">
    <w:p w14:paraId="72C649BB" w14:textId="77777777" w:rsidR="003C28BC" w:rsidRDefault="003C28BC" w:rsidP="003C28BC">
      <w:pPr>
        <w:jc w:val="left"/>
      </w:pPr>
      <w:r>
        <w:rPr>
          <w:rStyle w:val="Refdecomentrio"/>
        </w:rPr>
        <w:annotationRef/>
      </w:r>
      <w:r>
        <w:rPr>
          <w:sz w:val="20"/>
          <w:szCs w:val="20"/>
        </w:rPr>
        <w:t>Tabelas devem estar na mesma página, se não der, então divide em duas e repete o título com  (cont.) no final do título.</w:t>
      </w:r>
    </w:p>
  </w:comment>
  <w:comment w:id="110" w:author="Carlos" w:date="2026-03-18T09:18:00Z" w:initials="C">
    <w:p w14:paraId="439031F2" w14:textId="18493236" w:rsidR="00853FDB" w:rsidRDefault="00853FDB">
      <w:pPr>
        <w:pStyle w:val="Textodecomentrio"/>
      </w:pPr>
      <w:r>
        <w:rPr>
          <w:rStyle w:val="Refdecomentrio"/>
        </w:rPr>
        <w:annotationRef/>
      </w:r>
      <w:r>
        <w:t>Esse tipo de estruturação das seções dificulta o entendimento e leitura do texto... se pudesse aglutinar em tabelas, ajudaria.</w:t>
      </w:r>
    </w:p>
  </w:comment>
  <w:comment w:id="111" w:author="carlos vieira" w:date="2026-04-01T10:29:00Z" w:initials="cv">
    <w:p w14:paraId="3B488267" w14:textId="77777777" w:rsidR="003C28BC" w:rsidRDefault="003C28BC" w:rsidP="003C28BC">
      <w:pPr>
        <w:jc w:val="left"/>
      </w:pPr>
      <w:r>
        <w:rPr>
          <w:rStyle w:val="Refdecomentrio"/>
        </w:rPr>
        <w:annotationRef/>
      </w:r>
      <w:r>
        <w:rPr>
          <w:sz w:val="20"/>
          <w:szCs w:val="20"/>
        </w:rPr>
        <w:t>Não seria o caso de levar este texto para o referencial teórico, numa subseção sobre o CIB?</w:t>
      </w:r>
    </w:p>
  </w:comment>
  <w:comment w:id="115" w:author="Carlos" w:date="2026-03-18T09:21:00Z" w:initials="C">
    <w:p w14:paraId="1DECC1CB" w14:textId="76755168" w:rsidR="00853FDB" w:rsidRDefault="00853FDB" w:rsidP="00853FDB">
      <w:pPr>
        <w:pStyle w:val="Textodecomentrio"/>
      </w:pPr>
      <w:r>
        <w:rPr>
          <w:rStyle w:val="Refdecomentrio"/>
        </w:rPr>
        <w:annotationRef/>
      </w:r>
      <w:r>
        <w:t>Geralmente o quadra tem 4 dígitos... e colocaria 3 dígitos para setor... mas vamos seguir o modelo padrão CIATA.</w:t>
      </w:r>
    </w:p>
  </w:comment>
  <w:comment w:id="117" w:author="Carlos" w:date="2026-03-18T09:31:00Z" w:initials="C">
    <w:p w14:paraId="39ADAF6C" w14:textId="77777777" w:rsidR="007E1A8D" w:rsidRDefault="00270AE6" w:rsidP="007E1A8D">
      <w:pPr>
        <w:pStyle w:val="Textodecomentrio"/>
        <w:ind w:firstLine="0"/>
        <w:jc w:val="left"/>
      </w:pPr>
      <w:r>
        <w:rPr>
          <w:rStyle w:val="Refdecomentrio"/>
        </w:rPr>
        <w:annotationRef/>
      </w:r>
      <w:r w:rsidR="007E1A8D">
        <w:t>Tudo tem de ser referenciado corretamente...</w:t>
      </w:r>
    </w:p>
  </w:comment>
  <w:comment w:id="118" w:author="Carlos" w:date="2026-03-18T09:31:00Z" w:initials="C">
    <w:p w14:paraId="407373A2" w14:textId="7EE2734B" w:rsidR="00270AE6" w:rsidRDefault="00270AE6">
      <w:pPr>
        <w:pStyle w:val="Textodecomentrio"/>
      </w:pPr>
      <w:r>
        <w:rPr>
          <w:rStyle w:val="Refdecomentrio"/>
        </w:rPr>
        <w:annotationRef/>
      </w:r>
      <w:r>
        <w:rPr>
          <w:rStyle w:val="Refdecomentrio"/>
        </w:rPr>
        <w:t>Poderia descrever tb na forma de texto corrido, ou tabela.</w:t>
      </w:r>
    </w:p>
  </w:comment>
  <w:comment w:id="121" w:author="Carlos" w:date="2026-03-18T09:33:00Z" w:initials="C">
    <w:p w14:paraId="2402ECCD" w14:textId="7232380B" w:rsidR="00270AE6" w:rsidRDefault="00270AE6">
      <w:pPr>
        <w:pStyle w:val="Textodecomentrio"/>
      </w:pPr>
      <w:r>
        <w:rPr>
          <w:rStyle w:val="Refdecomentrio"/>
        </w:rPr>
        <w:annotationRef/>
      </w:r>
      <w:r>
        <w:t>Referenciar consistentemente. Em todo o texto: maiúsculas o minúsculas, mas não misture)</w:t>
      </w:r>
    </w:p>
  </w:comment>
  <w:comment w:id="123" w:author="Carlos" w:date="2026-03-18T09:34:00Z" w:initials="C">
    <w:p w14:paraId="3774845C" w14:textId="34A0CB66" w:rsidR="00270AE6" w:rsidRDefault="00270AE6">
      <w:pPr>
        <w:pStyle w:val="Textodecomentrio"/>
      </w:pPr>
      <w:r>
        <w:rPr>
          <w:rStyle w:val="Refdecomentrio"/>
        </w:rPr>
        <w:annotationRef/>
      </w:r>
      <w:r>
        <w:t>Só tem um autor, que é vc.</w:t>
      </w:r>
    </w:p>
  </w:comment>
  <w:comment w:id="126" w:author="Carlos" w:date="2026-03-18T09:35:00Z" w:initials="C">
    <w:p w14:paraId="46883EB7" w14:textId="5B15A14B" w:rsidR="004303F9" w:rsidRDefault="004303F9">
      <w:pPr>
        <w:pStyle w:val="Textodecomentrio"/>
      </w:pPr>
      <w:r>
        <w:rPr>
          <w:rStyle w:val="Refdecomentrio"/>
        </w:rPr>
        <w:annotationRef/>
      </w:r>
      <w:r>
        <w:t xml:space="preserve">???? uso o modelo denotativo... </w:t>
      </w:r>
    </w:p>
  </w:comment>
  <w:comment w:id="127" w:author="Marco Aurélio Barbiero" w:date="2026-03-20T11:24:00Z" w:initials="MB">
    <w:p w14:paraId="2189DA07" w14:textId="77777777" w:rsidR="002A6A0F" w:rsidRDefault="002A6A0F" w:rsidP="002A6A0F">
      <w:pPr>
        <w:pStyle w:val="Textodecomentrio"/>
        <w:ind w:firstLine="0"/>
        <w:jc w:val="left"/>
      </w:pPr>
      <w:r>
        <w:rPr>
          <w:rStyle w:val="Refdecomentrio"/>
        </w:rPr>
        <w:annotationRef/>
      </w:r>
      <w:r>
        <w:t>É um temo usado em banco de dados. Em especial para arquivos no formato csv ou parquet</w:t>
      </w:r>
    </w:p>
  </w:comment>
  <w:comment w:id="128" w:author="carlos vieira" w:date="2026-04-01T10:33:00Z" w:initials="cv">
    <w:p w14:paraId="1B5A8104" w14:textId="77777777" w:rsidR="003C28BC" w:rsidRDefault="003C28BC" w:rsidP="003C28BC">
      <w:pPr>
        <w:jc w:val="left"/>
      </w:pPr>
      <w:r>
        <w:rPr>
          <w:rStyle w:val="Refdecomentrio"/>
        </w:rPr>
        <w:annotationRef/>
      </w:r>
      <w:r>
        <w:rPr>
          <w:sz w:val="20"/>
          <w:szCs w:val="20"/>
        </w:rPr>
        <w:t>que subseção é esta? 3.3.1.1 ou (a) ou (i)... mas não pode perder a estrutura.</w:t>
      </w:r>
    </w:p>
  </w:comment>
  <w:comment w:id="130" w:author="carlos vieira" w:date="2026-04-01T10:34:00Z" w:initials="cv">
    <w:p w14:paraId="0862AF4B" w14:textId="77777777" w:rsidR="003C28BC" w:rsidRDefault="003C28BC" w:rsidP="003C28BC">
      <w:pPr>
        <w:jc w:val="left"/>
      </w:pPr>
      <w:r>
        <w:rPr>
          <w:rStyle w:val="Refdecomentrio"/>
        </w:rPr>
        <w:annotationRef/>
      </w:r>
      <w:r>
        <w:rPr>
          <w:sz w:val="20"/>
          <w:szCs w:val="20"/>
        </w:rPr>
        <w:t>não pode acontecer isto na estrutura científica.</w:t>
      </w:r>
    </w:p>
  </w:comment>
  <w:comment w:id="136" w:author="carlos vieira" w:date="2026-04-01T10:35:00Z" w:initials="cv">
    <w:p w14:paraId="0E839B0D" w14:textId="77777777" w:rsidR="00906743" w:rsidRDefault="00906743" w:rsidP="00906743">
      <w:pPr>
        <w:jc w:val="left"/>
      </w:pPr>
      <w:r>
        <w:rPr>
          <w:rStyle w:val="Refdecomentrio"/>
        </w:rPr>
        <w:annotationRef/>
      </w:r>
      <w:r>
        <w:rPr>
          <w:sz w:val="20"/>
          <w:szCs w:val="20"/>
        </w:rPr>
        <w:t>não pode aacontecer a desestruturação do texto...</w:t>
      </w:r>
    </w:p>
  </w:comment>
  <w:comment w:id="139" w:author="carlos vieira" w:date="2026-04-01T10:36:00Z" w:initials="cv">
    <w:p w14:paraId="0AEABCB5" w14:textId="77777777" w:rsidR="00906743" w:rsidRDefault="00906743" w:rsidP="00906743">
      <w:pPr>
        <w:jc w:val="left"/>
      </w:pPr>
      <w:r>
        <w:rPr>
          <w:rStyle w:val="Refdecomentrio"/>
        </w:rPr>
        <w:annotationRef/>
      </w:r>
      <w:r>
        <w:rPr>
          <w:sz w:val="20"/>
          <w:szCs w:val="20"/>
        </w:rPr>
        <w:t>estruturar...</w:t>
      </w:r>
    </w:p>
  </w:comment>
  <w:comment w:id="141" w:author="carlos vieira" w:date="2026-04-01T10:38:00Z" w:initials="cv">
    <w:p w14:paraId="20D144A2" w14:textId="77777777" w:rsidR="00906743" w:rsidRDefault="00906743" w:rsidP="00906743">
      <w:pPr>
        <w:jc w:val="left"/>
      </w:pPr>
      <w:r>
        <w:rPr>
          <w:rStyle w:val="Refdecomentrio"/>
        </w:rPr>
        <w:annotationRef/>
      </w:r>
      <w:r>
        <w:rPr>
          <w:sz w:val="20"/>
          <w:szCs w:val="20"/>
        </w:rPr>
        <w:t>estruturar</w:t>
      </w:r>
    </w:p>
  </w:comment>
  <w:comment w:id="143" w:author="Pedro Barbiero" w:date="2026-01-20T10:05:00Z" w:initials="PB">
    <w:p w14:paraId="1BD9085F" w14:textId="77777777" w:rsidR="00B5218E" w:rsidRPr="009B6CCF" w:rsidRDefault="00B5218E" w:rsidP="001B439A">
      <w:pPr>
        <w:pStyle w:val="Textodecomentrio"/>
        <w:ind w:firstLine="0"/>
        <w:jc w:val="left"/>
      </w:pPr>
      <w:r w:rsidRPr="009B6CCF">
        <w:rPr>
          <w:rStyle w:val="Refdecomentrio"/>
        </w:rPr>
        <w:annotationRef/>
      </w:r>
      <w:r w:rsidRPr="009B6CCF">
        <w:t>Revisado até aqui em 2026-01-20</w:t>
      </w:r>
    </w:p>
  </w:comment>
  <w:comment w:id="145" w:author="Marco Aurélio Barbiero" w:date="2026-03-20T16:31:00Z" w:initials="MB">
    <w:p w14:paraId="7BA83403" w14:textId="77777777" w:rsidR="00C757FE" w:rsidRDefault="00C757FE" w:rsidP="00C757FE">
      <w:pPr>
        <w:pStyle w:val="Textodecomentrio"/>
        <w:ind w:firstLine="0"/>
        <w:jc w:val="left"/>
      </w:pPr>
      <w:r>
        <w:rPr>
          <w:rStyle w:val="Refdecomentrio"/>
        </w:rPr>
        <w:annotationRef/>
      </w:r>
      <w:r>
        <w:t>O formato foi alterado. Agora não tem aspas</w:t>
      </w:r>
    </w:p>
  </w:comment>
  <w:comment w:id="146" w:author="carlos vieira" w:date="2026-04-01T10:43:00Z" w:initials="cv">
    <w:p w14:paraId="583CA84F" w14:textId="77777777" w:rsidR="00906743" w:rsidRDefault="00906743" w:rsidP="00906743">
      <w:pPr>
        <w:jc w:val="left"/>
      </w:pPr>
      <w:r>
        <w:rPr>
          <w:rStyle w:val="Refdecomentrio"/>
        </w:rPr>
        <w:annotationRef/>
      </w:r>
      <w:r>
        <w:rPr>
          <w:sz w:val="20"/>
          <w:szCs w:val="20"/>
        </w:rPr>
        <w:t>onde foi parar a estrutura do texto?</w:t>
      </w:r>
    </w:p>
  </w:comment>
  <w:comment w:id="151" w:author="Marco Aurélio Barbiero" w:date="2026-02-27T07:55:00Z" w:initials="MB">
    <w:p w14:paraId="1B63031B" w14:textId="77777777" w:rsidR="005243E8" w:rsidRPr="009B6CCF" w:rsidRDefault="005243E8" w:rsidP="00F338FF">
      <w:pPr>
        <w:pStyle w:val="Textodecomentrio"/>
        <w:ind w:firstLine="0"/>
        <w:jc w:val="left"/>
      </w:pPr>
      <w:r w:rsidRPr="009B6CCF">
        <w:rPr>
          <w:rStyle w:val="Refdecomentrio"/>
        </w:rPr>
        <w:annotationRef/>
      </w:r>
      <w:r w:rsidRPr="009B6CCF">
        <w:t>Criar essa seção</w:t>
      </w:r>
    </w:p>
  </w:comment>
  <w:comment w:id="160" w:author="Marco Aurélio Barbiero" w:date="2026-02-26T20:32:00Z" w:initials="MB">
    <w:p w14:paraId="11C582D4" w14:textId="77777777" w:rsidR="00B5218E" w:rsidRPr="009B6CCF" w:rsidRDefault="00B5218E" w:rsidP="00DD42BD">
      <w:pPr>
        <w:pStyle w:val="Textodecomentrio"/>
        <w:ind w:firstLine="0"/>
        <w:jc w:val="left"/>
      </w:pPr>
      <w:r w:rsidRPr="009B6CCF">
        <w:rPr>
          <w:rStyle w:val="Refdecomentrio"/>
        </w:rPr>
        <w:annotationRef/>
      </w:r>
      <w:r w:rsidRPr="009B6CCF">
        <w:t xml:space="preserve">Inserir a quantidade de lotes por logradouro para avaliar a importância </w:t>
      </w:r>
    </w:p>
  </w:comment>
  <w:comment w:id="177" w:author="Marco Aurélio Barbiero" w:date="2026-03-20T16:29:00Z" w:initials="MB">
    <w:p w14:paraId="280A08DE" w14:textId="77777777" w:rsidR="00604177" w:rsidRDefault="00604177" w:rsidP="00604177">
      <w:pPr>
        <w:pStyle w:val="Textodecomentrio"/>
        <w:ind w:firstLine="0"/>
        <w:jc w:val="left"/>
      </w:pPr>
      <w:r>
        <w:rPr>
          <w:rStyle w:val="Refdecomentrio"/>
        </w:rPr>
        <w:annotationRef/>
      </w:r>
      <w:r>
        <w:t>Essa formatação agora é sem aspas</w:t>
      </w:r>
    </w:p>
  </w:comment>
  <w:comment w:id="193" w:author="Carlos" w:date="2026-03-18T09:49:00Z" w:initials="C">
    <w:p w14:paraId="2C887EF4" w14:textId="5375F9A7" w:rsidR="001E2394" w:rsidRDefault="001E2394">
      <w:pPr>
        <w:pStyle w:val="Textodecomentrio"/>
      </w:pPr>
      <w:r>
        <w:rPr>
          <w:rStyle w:val="Refdecomentrio"/>
        </w:rPr>
        <w:annotationRef/>
      </w:r>
      <w:r>
        <w:t>Isso mistura metodologia com apresentação dos resultados.... cuidado.</w:t>
      </w:r>
    </w:p>
  </w:comment>
  <w:comment w:id="194" w:author="Marco Aurélio Barbiero" w:date="2026-03-22T17:41:00Z" w:initials="MB">
    <w:p w14:paraId="230568B0" w14:textId="77777777" w:rsidR="004C43AE" w:rsidRDefault="004C43AE" w:rsidP="004C43AE">
      <w:pPr>
        <w:pStyle w:val="Textodecomentrio"/>
        <w:ind w:firstLine="0"/>
        <w:jc w:val="left"/>
      </w:pPr>
      <w:r>
        <w:rPr>
          <w:rStyle w:val="Refdecomentrio"/>
        </w:rPr>
        <w:annotationRef/>
      </w:r>
      <w:r>
        <w:t>Este é apenas um estágio intermediário da metodologia.</w:t>
      </w:r>
    </w:p>
  </w:comment>
  <w:comment w:id="198" w:author="Carlos" w:date="2026-03-18T09:47:00Z" w:initials="C">
    <w:p w14:paraId="0E02264D" w14:textId="0EBED6D1" w:rsidR="001E2394" w:rsidRDefault="001E2394">
      <w:pPr>
        <w:pStyle w:val="Textodecomentrio"/>
      </w:pPr>
      <w:r>
        <w:rPr>
          <w:rStyle w:val="Refdecomentrio"/>
        </w:rPr>
        <w:annotationRef/>
      </w:r>
      <w:r>
        <w:t>Teria de ajustar ao quatro pontos e não apenas a dois, como na figura.</w:t>
      </w:r>
    </w:p>
  </w:comment>
  <w:comment w:id="199" w:author="Marco Aurélio Barbiero" w:date="2026-03-22T11:35:00Z" w:initials="MB">
    <w:p w14:paraId="6EA0B68F" w14:textId="77777777" w:rsidR="003A66C3" w:rsidRDefault="003A66C3" w:rsidP="003A66C3">
      <w:pPr>
        <w:pStyle w:val="Textodecomentrio"/>
        <w:ind w:firstLine="0"/>
        <w:jc w:val="left"/>
      </w:pPr>
      <w:r>
        <w:rPr>
          <w:rStyle w:val="Refdecomentrio"/>
        </w:rPr>
        <w:annotationRef/>
      </w:r>
      <w:r>
        <w:t>Na metodologia essa é a primeira etapa: Ancorar a quadra em apenas uma face.</w:t>
      </w:r>
    </w:p>
    <w:p w14:paraId="1F392045" w14:textId="77777777" w:rsidR="003A66C3" w:rsidRDefault="003A66C3" w:rsidP="003A66C3">
      <w:pPr>
        <w:pStyle w:val="Textodecomentrio"/>
        <w:ind w:firstLine="0"/>
        <w:jc w:val="left"/>
      </w:pPr>
      <w:r>
        <w:t>Depois são feitos os ajustes de posição e translação.</w:t>
      </w:r>
    </w:p>
  </w:comment>
  <w:comment w:id="197" w:author="carlos vieira" w:date="2026-04-01T10:44:00Z" w:initials="cv">
    <w:p w14:paraId="0E07DD4F" w14:textId="77777777" w:rsidR="00D863C3" w:rsidRDefault="00D863C3" w:rsidP="00D863C3">
      <w:pPr>
        <w:jc w:val="left"/>
      </w:pPr>
      <w:r>
        <w:rPr>
          <w:rStyle w:val="Refdecomentrio"/>
        </w:rPr>
        <w:annotationRef/>
      </w:r>
      <w:r>
        <w:rPr>
          <w:sz w:val="20"/>
          <w:szCs w:val="20"/>
        </w:rPr>
        <w:t>Se o retângulo se ajustasse aos quatro pontos dos centroides de quadra, estaria bem consistente.</w:t>
      </w:r>
    </w:p>
  </w:comment>
  <w:comment w:id="207" w:author="carlos vieira" w:date="2026-04-01T10:46:00Z" w:initials="cv">
    <w:p w14:paraId="326635EE" w14:textId="77777777" w:rsidR="00D863C3" w:rsidRDefault="00D863C3" w:rsidP="00D863C3">
      <w:pPr>
        <w:jc w:val="left"/>
      </w:pPr>
      <w:r>
        <w:rPr>
          <w:rStyle w:val="Refdecomentrio"/>
        </w:rPr>
        <w:annotationRef/>
      </w:r>
      <w:r>
        <w:rPr>
          <w:sz w:val="20"/>
          <w:szCs w:val="20"/>
        </w:rPr>
        <w:t>Referenciar corretamente.</w:t>
      </w:r>
    </w:p>
  </w:comment>
  <w:comment w:id="215" w:author="Carlos" w:date="2026-03-18T09:47:00Z" w:initials="C">
    <w:p w14:paraId="20DE1A06" w14:textId="77777777" w:rsidR="00A77619" w:rsidRDefault="00A77619">
      <w:pPr>
        <w:pStyle w:val="Textodecomentrio"/>
      </w:pPr>
      <w:r>
        <w:rPr>
          <w:rStyle w:val="Refdecomentrio"/>
        </w:rPr>
        <w:annotationRef/>
      </w:r>
      <w:r>
        <w:t>Teria de ajustar ao quatro pontos e não apenas a dois, como na figura.</w:t>
      </w:r>
    </w:p>
  </w:comment>
  <w:comment w:id="214" w:author="carlos vieira" w:date="2026-04-01T10:48:00Z" w:initials="cv">
    <w:p w14:paraId="6C55883D" w14:textId="77777777" w:rsidR="00D863C3" w:rsidRDefault="00D863C3" w:rsidP="00D863C3">
      <w:pPr>
        <w:jc w:val="left"/>
      </w:pPr>
      <w:r>
        <w:rPr>
          <w:rStyle w:val="Refdecomentrio"/>
        </w:rPr>
        <w:annotationRef/>
      </w:r>
      <w:r>
        <w:rPr>
          <w:sz w:val="20"/>
          <w:szCs w:val="20"/>
        </w:rPr>
        <w:t>Porque vc repetiu a Figura 9 aqui.?.. só referenciar ela no texto.</w:t>
      </w:r>
    </w:p>
  </w:comment>
  <w:comment w:id="220" w:author="Carlos" w:date="2026-03-18T09:56:00Z" w:initials="C">
    <w:p w14:paraId="6EEABBF7" w14:textId="6913CD00" w:rsidR="00184ABD" w:rsidRDefault="00184ABD">
      <w:pPr>
        <w:pStyle w:val="Textodecomentrio"/>
      </w:pPr>
      <w:r>
        <w:rPr>
          <w:rStyle w:val="Refdecomentrio"/>
        </w:rPr>
        <w:annotationRef/>
      </w:r>
      <w:r>
        <w:t>Figura não são autoexplicativas, precisam ser descritas no texto.</w:t>
      </w:r>
    </w:p>
  </w:comment>
  <w:comment w:id="222" w:author="Carlos" w:date="2026-03-18T10:00:00Z" w:initials="C">
    <w:p w14:paraId="79ED42C5" w14:textId="77777777" w:rsidR="00D5659B" w:rsidRDefault="00D5659B">
      <w:pPr>
        <w:pStyle w:val="Textodecomentrio"/>
      </w:pPr>
      <w:r>
        <w:rPr>
          <w:rStyle w:val="Refdecomentrio"/>
        </w:rPr>
        <w:annotationRef/>
      </w:r>
      <w:r>
        <w:t>Essa descrição que deveria esta na subseção 3.3.6... vc está descrevendo procedimentos na seção de resultados, e isso não pode.</w:t>
      </w:r>
    </w:p>
  </w:comment>
  <w:comment w:id="226" w:author="carlos vieira" w:date="2026-04-01T10:50:00Z" w:initials="cv">
    <w:p w14:paraId="45CC979E" w14:textId="77777777" w:rsidR="005C093F" w:rsidRDefault="005C093F" w:rsidP="005C093F">
      <w:pPr>
        <w:jc w:val="left"/>
      </w:pPr>
      <w:r>
        <w:rPr>
          <w:rStyle w:val="Refdecomentrio"/>
        </w:rPr>
        <w:annotationRef/>
      </w:r>
      <w:r>
        <w:rPr>
          <w:sz w:val="20"/>
          <w:szCs w:val="20"/>
        </w:rPr>
        <w:t>Não poderia começar com limitações... e muito menos inconsistências.</w:t>
      </w:r>
    </w:p>
  </w:comment>
  <w:comment w:id="227" w:author="Carlos" w:date="2026-03-18T10:01:00Z" w:initials="C">
    <w:p w14:paraId="4E8C90D4" w14:textId="019CF9A6" w:rsidR="006B26C0" w:rsidRDefault="006B26C0">
      <w:pPr>
        <w:pStyle w:val="Textodecomentrio"/>
      </w:pPr>
      <w:r>
        <w:rPr>
          <w:rStyle w:val="Refdecomentrio"/>
        </w:rPr>
        <w:annotationRef/>
      </w:r>
    </w:p>
  </w:comment>
  <w:comment w:id="230" w:author="Carlos" w:date="2026-03-18T10:02:00Z" w:initials="C">
    <w:p w14:paraId="5166211A" w14:textId="1766123E" w:rsidR="006B26C0" w:rsidRDefault="006B26C0">
      <w:pPr>
        <w:pStyle w:val="Textodecomentrio"/>
      </w:pPr>
      <w:r>
        <w:rPr>
          <w:rStyle w:val="Refdecomentrio"/>
        </w:rPr>
        <w:annotationRef/>
      </w:r>
      <w:r>
        <w:t>Referenciar e descrever TODAS as Figuras, Quadro, Tabelas, etc. no texto...</w:t>
      </w:r>
    </w:p>
  </w:comment>
  <w:comment w:id="234" w:author="carlos vieira" w:date="2026-04-01T10:52:00Z" w:initials="cv">
    <w:p w14:paraId="41B262D4" w14:textId="77777777" w:rsidR="005C093F" w:rsidRDefault="005C093F" w:rsidP="005C093F">
      <w:pPr>
        <w:jc w:val="left"/>
      </w:pPr>
      <w:r>
        <w:rPr>
          <w:rStyle w:val="Refdecomentrio"/>
        </w:rPr>
        <w:annotationRef/>
      </w:r>
      <w:r>
        <w:rPr>
          <w:sz w:val="20"/>
          <w:szCs w:val="20"/>
        </w:rPr>
        <w:t>Evitar utilizar um título negativo.</w:t>
      </w:r>
    </w:p>
  </w:comment>
  <w:comment w:id="239" w:author="Carlos" w:date="2026-03-18T10:04:00Z" w:initials="C">
    <w:p w14:paraId="67955B2B" w14:textId="6D0CF73B" w:rsidR="006B26C0" w:rsidRDefault="006B26C0">
      <w:pPr>
        <w:pStyle w:val="Textodecomentrio"/>
      </w:pPr>
      <w:r>
        <w:rPr>
          <w:rStyle w:val="Refdecomentrio"/>
        </w:rPr>
        <w:annotationRef/>
      </w:r>
      <w:r>
        <w:t>É necessário interpretar os resultados, e não apenas apresenta-los.</w:t>
      </w:r>
    </w:p>
  </w:comment>
  <w:comment w:id="242" w:author="carlos vieira" w:date="2026-04-01T10:53:00Z" w:initials="cv">
    <w:p w14:paraId="498CA895" w14:textId="77777777" w:rsidR="005C093F" w:rsidRDefault="005C093F" w:rsidP="005C093F">
      <w:pPr>
        <w:jc w:val="left"/>
      </w:pPr>
      <w:r>
        <w:rPr>
          <w:rStyle w:val="Refdecomentrio"/>
        </w:rPr>
        <w:annotationRef/>
      </w:r>
      <w:r>
        <w:rPr>
          <w:sz w:val="20"/>
          <w:szCs w:val="20"/>
        </w:rPr>
        <w:t>Na metodologia vc deixou claro que iria utilizar o EM, EMQ e REMQ? definido cada um deles? deveria.</w:t>
      </w:r>
    </w:p>
  </w:comment>
  <w:comment w:id="243" w:author="Carlos" w:date="2026-03-18T10:05:00Z" w:initials="C">
    <w:p w14:paraId="2092954F" w14:textId="5382FAFF" w:rsidR="006B26C0" w:rsidRDefault="006B26C0">
      <w:pPr>
        <w:pStyle w:val="Textodecomentrio"/>
      </w:pPr>
      <w:r>
        <w:rPr>
          <w:rStyle w:val="Refdecomentrio"/>
        </w:rPr>
        <w:annotationRef/>
      </w:r>
      <w:r>
        <w:t>Vc aplicou o PEC? Cuidado... a tolerância para levantamentos cadastrais é de 8 cm esférico...</w:t>
      </w:r>
    </w:p>
  </w:comment>
  <w:comment w:id="259" w:author="Carlos" w:date="2026-03-18T09:57:00Z" w:initials="C">
    <w:p w14:paraId="4A06C266" w14:textId="77777777" w:rsidR="00FF0D11" w:rsidRDefault="00FF0D11">
      <w:pPr>
        <w:pStyle w:val="Textodecomentrio"/>
      </w:pPr>
      <w:r>
        <w:rPr>
          <w:rStyle w:val="Refdecomentrio"/>
        </w:rPr>
        <w:annotationRef/>
      </w:r>
      <w:r>
        <w:t>Figura não são autoexplicativas, precisam ser descritas no texto.</w:t>
      </w:r>
    </w:p>
  </w:comment>
  <w:comment w:id="261" w:author="Carlos" w:date="2026-03-18T10:10:00Z" w:initials="C">
    <w:p w14:paraId="15B5B85B" w14:textId="18F56102" w:rsidR="003A3A5A" w:rsidRDefault="003A3A5A">
      <w:pPr>
        <w:pStyle w:val="Textodecomentrio"/>
      </w:pPr>
      <w:r>
        <w:rPr>
          <w:rStyle w:val="Refdecomentrio"/>
        </w:rPr>
        <w:annotationRef/>
      </w:r>
      <w:r>
        <w:t>Quem sabe essa parti final poderia ser aproveitado nas considerações finais...</w:t>
      </w:r>
    </w:p>
  </w:comment>
  <w:comment w:id="267" w:author="Marco Aurélio Barbiero" w:date="2026-03-08T16:27:00Z" w:initials="MB">
    <w:p w14:paraId="6883E072" w14:textId="77777777" w:rsidR="00B5218E" w:rsidRDefault="00B5218E" w:rsidP="00C92502">
      <w:pPr>
        <w:pStyle w:val="Textodecomentrio"/>
        <w:ind w:firstLine="0"/>
        <w:jc w:val="left"/>
      </w:pPr>
      <w:r>
        <w:rPr>
          <w:rStyle w:val="Refdecomentrio"/>
        </w:rPr>
        <w:annotationRef/>
      </w:r>
      <w:r>
        <w:t>Devo colocar uma tabela com os custos?</w:t>
      </w:r>
    </w:p>
  </w:comment>
  <w:comment w:id="268" w:author="Marco Aurélio Barbiero" w:date="2026-02-18T18:49:00Z" w:initials="MB">
    <w:p w14:paraId="38A9137E" w14:textId="77777777" w:rsidR="00B5218E" w:rsidRPr="009B6CCF" w:rsidRDefault="00B5218E" w:rsidP="00443DC1">
      <w:pPr>
        <w:pStyle w:val="Textodecomentrio"/>
        <w:ind w:firstLine="0"/>
        <w:jc w:val="left"/>
      </w:pPr>
      <w:r w:rsidRPr="009B6CCF">
        <w:rPr>
          <w:rStyle w:val="Refdecomentrio"/>
        </w:rPr>
        <w:annotationRef/>
      </w:r>
      <w:r w:rsidRPr="009B6CCF">
        <w:t>Sei que não se deve usar adjetivos, mas nesse caso o ganho é evidente.</w:t>
      </w:r>
    </w:p>
  </w:comment>
  <w:comment w:id="271" w:author="carlos vieira" w:date="2026-04-01T10:57:00Z" w:initials="cv">
    <w:p w14:paraId="10A74196" w14:textId="77777777" w:rsidR="00040001" w:rsidRDefault="00040001" w:rsidP="00040001">
      <w:pPr>
        <w:jc w:val="left"/>
      </w:pPr>
      <w:r>
        <w:rPr>
          <w:rStyle w:val="Refdecomentrio"/>
        </w:rPr>
        <w:annotationRef/>
      </w:r>
      <w:r>
        <w:rPr>
          <w:sz w:val="20"/>
          <w:szCs w:val="20"/>
        </w:rPr>
        <w:t xml:space="preserve">Vc deveria verificar se os três objetivos específicos foram alcançados... </w:t>
      </w:r>
    </w:p>
  </w:comment>
  <w:comment w:id="274" w:author="carlos vieira" w:date="2026-04-01T10:58:00Z" w:initials="cv">
    <w:p w14:paraId="63B4E426" w14:textId="77777777" w:rsidR="00040001" w:rsidRDefault="00040001" w:rsidP="00040001">
      <w:pPr>
        <w:jc w:val="left"/>
      </w:pPr>
      <w:r>
        <w:rPr>
          <w:rStyle w:val="Refdecomentrio"/>
        </w:rPr>
        <w:annotationRef/>
      </w:r>
      <w:r>
        <w:rPr>
          <w:sz w:val="20"/>
          <w:szCs w:val="20"/>
        </w:rPr>
        <w:t>as recomendações devem aparecer após apresentação das limitações.</w:t>
      </w:r>
    </w:p>
  </w:comment>
  <w:comment w:id="277" w:author="carlos vieira" w:date="2026-04-01T10:59:00Z" w:initials="cv">
    <w:p w14:paraId="1F8E635B" w14:textId="77777777" w:rsidR="00040001" w:rsidRDefault="00040001" w:rsidP="00040001">
      <w:pPr>
        <w:jc w:val="left"/>
      </w:pPr>
      <w:r>
        <w:rPr>
          <w:rStyle w:val="Refdecomentrio"/>
        </w:rPr>
        <w:annotationRef/>
      </w:r>
      <w:r>
        <w:rPr>
          <w:sz w:val="20"/>
          <w:szCs w:val="20"/>
        </w:rPr>
        <w:t>perdeu a estrutura novamente?</w:t>
      </w:r>
    </w:p>
  </w:comment>
  <w:comment w:id="279" w:author="carlos vieira" w:date="2026-04-01T10:59:00Z" w:initials="cv">
    <w:p w14:paraId="141BB444" w14:textId="77777777" w:rsidR="00040001" w:rsidRDefault="00040001" w:rsidP="00040001">
      <w:pPr>
        <w:jc w:val="left"/>
      </w:pPr>
      <w:r>
        <w:rPr>
          <w:rStyle w:val="Refdecomentrio"/>
        </w:rPr>
        <w:annotationRef/>
      </w:r>
      <w:r>
        <w:rPr>
          <w:sz w:val="20"/>
          <w:szCs w:val="20"/>
        </w:rPr>
        <w:t>Estruturar.</w:t>
      </w:r>
    </w:p>
  </w:comment>
  <w:comment w:id="280" w:author="carlos vieira" w:date="2026-04-01T10:59:00Z" w:initials="cv">
    <w:p w14:paraId="18ED066B" w14:textId="77777777" w:rsidR="00040001" w:rsidRDefault="00040001" w:rsidP="00040001">
      <w:pPr>
        <w:jc w:val="left"/>
      </w:pPr>
      <w:r>
        <w:rPr>
          <w:rStyle w:val="Refdecomentrio"/>
        </w:rPr>
        <w:annotationRef/>
      </w:r>
      <w:r>
        <w:rPr>
          <w:sz w:val="20"/>
          <w:szCs w:val="20"/>
        </w:rPr>
        <w:t>estruturar</w:t>
      </w:r>
    </w:p>
  </w:comment>
  <w:comment w:id="282" w:author="carlos vieira" w:date="2026-04-01T11:04:00Z" w:initials="cv">
    <w:p w14:paraId="51F2FEEA" w14:textId="77777777" w:rsidR="00040001" w:rsidRDefault="00040001" w:rsidP="00040001">
      <w:pPr>
        <w:jc w:val="left"/>
      </w:pPr>
      <w:r>
        <w:rPr>
          <w:rStyle w:val="Refdecomentrio"/>
        </w:rPr>
        <w:annotationRef/>
      </w:r>
      <w:r>
        <w:rPr>
          <w:sz w:val="20"/>
          <w:szCs w:val="20"/>
        </w:rPr>
        <w:t xml:space="preserve">Vc não apresentou a aplicação que vc desenvolveu? poderia colocar os scripts como apendice? </w:t>
      </w:r>
    </w:p>
  </w:comment>
  <w:comment w:id="291" w:author="carlos vieira" w:date="2026-04-01T11:03:00Z" w:initials="cv">
    <w:p w14:paraId="3C42B17D" w14:textId="77777777" w:rsidR="00040001" w:rsidRDefault="00040001" w:rsidP="00040001">
      <w:pPr>
        <w:jc w:val="left"/>
      </w:pPr>
      <w:r>
        <w:rPr>
          <w:rStyle w:val="Refdecomentrio"/>
        </w:rPr>
        <w:annotationRef/>
      </w:r>
      <w:r>
        <w:rPr>
          <w:sz w:val="20"/>
          <w:szCs w:val="20"/>
        </w:rPr>
        <w:t>essa tabela foi referenciada no texto? senão, deveria.</w:t>
      </w:r>
    </w:p>
  </w:comment>
  <w:comment w:id="292" w:author="carlos vieira" w:date="2026-04-01T11:02:00Z" w:initials="cv">
    <w:p w14:paraId="673FD86A" w14:textId="77777777" w:rsidR="00040001" w:rsidRDefault="00040001" w:rsidP="00040001">
      <w:pPr>
        <w:jc w:val="left"/>
      </w:pPr>
      <w:r>
        <w:rPr>
          <w:rStyle w:val="Refdecomentrio"/>
        </w:rPr>
        <w:annotationRef/>
      </w:r>
      <w:r>
        <w:rPr>
          <w:sz w:val="20"/>
          <w:szCs w:val="20"/>
        </w:rPr>
        <w:t>O que é isso aqui? um anexo ou apêndice ? foi referenciado no corpo do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8138A7" w15:done="1"/>
  <w15:commentEx w15:paraId="03E55166" w15:done="1"/>
  <w15:commentEx w15:paraId="30CDAA8C" w15:done="0"/>
  <w15:commentEx w15:paraId="019418E9" w15:done="0"/>
  <w15:commentEx w15:paraId="0F706497" w15:done="1"/>
  <w15:commentEx w15:paraId="44615D2E" w15:done="0"/>
  <w15:commentEx w15:paraId="1CE7C5AF" w15:done="1"/>
  <w15:commentEx w15:paraId="08CEA69A" w15:done="0"/>
  <w15:commentEx w15:paraId="28D87668" w15:done="1"/>
  <w15:commentEx w15:paraId="74E9C12B" w15:done="1"/>
  <w15:commentEx w15:paraId="35C41570" w15:paraIdParent="74E9C12B" w15:done="1"/>
  <w15:commentEx w15:paraId="3D7F5D96" w15:done="0"/>
  <w15:commentEx w15:paraId="3559544A" w15:done="0"/>
  <w15:commentEx w15:paraId="3982A909" w15:done="0"/>
  <w15:commentEx w15:paraId="2177010B" w15:done="0"/>
  <w15:commentEx w15:paraId="4856CC8C" w15:done="0"/>
  <w15:commentEx w15:paraId="5204FC37" w15:done="0"/>
  <w15:commentEx w15:paraId="27440D62" w15:done="1"/>
  <w15:commentEx w15:paraId="310F6ACF" w15:done="0"/>
  <w15:commentEx w15:paraId="0D547E71" w15:paraIdParent="310F6ACF" w15:done="0"/>
  <w15:commentEx w15:paraId="2554505E" w15:done="0"/>
  <w15:commentEx w15:paraId="4659CC00" w15:done="0"/>
  <w15:commentEx w15:paraId="6673BD18" w15:done="0"/>
  <w15:commentEx w15:paraId="12B2A695" w15:done="0"/>
  <w15:commentEx w15:paraId="35E57DAC" w15:done="1"/>
  <w15:commentEx w15:paraId="03F352BA" w15:done="0"/>
  <w15:commentEx w15:paraId="1322B779" w15:done="0"/>
  <w15:commentEx w15:paraId="52C6F302" w15:done="0"/>
  <w15:commentEx w15:paraId="1BDB64C9" w15:done="0"/>
  <w15:commentEx w15:paraId="2063B16F" w15:done="1"/>
  <w15:commentEx w15:paraId="79C4D7E6" w15:done="1"/>
  <w15:commentEx w15:paraId="4C93840C" w15:done="1"/>
  <w15:commentEx w15:paraId="3728AE7C" w15:done="0"/>
  <w15:commentEx w15:paraId="2E90C597" w15:done="1"/>
  <w15:commentEx w15:paraId="275A2B95" w15:done="1"/>
  <w15:commentEx w15:paraId="4DE3D042" w15:done="1"/>
  <w15:commentEx w15:paraId="23F30FFD" w15:paraIdParent="4DE3D042" w15:done="1"/>
  <w15:commentEx w15:paraId="49628679" w15:done="1"/>
  <w15:commentEx w15:paraId="4E216001" w15:done="0"/>
  <w15:commentEx w15:paraId="72C649BB" w15:done="0"/>
  <w15:commentEx w15:paraId="439031F2" w15:done="0"/>
  <w15:commentEx w15:paraId="3B488267" w15:done="0"/>
  <w15:commentEx w15:paraId="1DECC1CB" w15:done="0"/>
  <w15:commentEx w15:paraId="39ADAF6C" w15:done="1"/>
  <w15:commentEx w15:paraId="407373A2" w15:done="0"/>
  <w15:commentEx w15:paraId="2402ECCD" w15:done="1"/>
  <w15:commentEx w15:paraId="3774845C" w15:done="1"/>
  <w15:commentEx w15:paraId="46883EB7" w15:done="1"/>
  <w15:commentEx w15:paraId="2189DA07" w15:paraIdParent="46883EB7" w15:done="1"/>
  <w15:commentEx w15:paraId="1B5A8104" w15:done="0"/>
  <w15:commentEx w15:paraId="0862AF4B" w15:done="0"/>
  <w15:commentEx w15:paraId="0E839B0D" w15:done="0"/>
  <w15:commentEx w15:paraId="0AEABCB5" w15:done="0"/>
  <w15:commentEx w15:paraId="20D144A2" w15:done="0"/>
  <w15:commentEx w15:paraId="1BD9085F" w15:done="0"/>
  <w15:commentEx w15:paraId="7BA83403" w15:done="0"/>
  <w15:commentEx w15:paraId="583CA84F" w15:done="0"/>
  <w15:commentEx w15:paraId="1B63031B" w15:done="0"/>
  <w15:commentEx w15:paraId="11C582D4" w15:done="0"/>
  <w15:commentEx w15:paraId="280A08DE" w15:done="0"/>
  <w15:commentEx w15:paraId="2C887EF4" w15:done="0"/>
  <w15:commentEx w15:paraId="230568B0" w15:paraIdParent="2C887EF4" w15:done="0"/>
  <w15:commentEx w15:paraId="0E02264D" w15:done="1"/>
  <w15:commentEx w15:paraId="1F392045" w15:paraIdParent="0E02264D" w15:done="1"/>
  <w15:commentEx w15:paraId="0E07DD4F" w15:done="0"/>
  <w15:commentEx w15:paraId="326635EE" w15:done="0"/>
  <w15:commentEx w15:paraId="20DE1A06" w15:done="0"/>
  <w15:commentEx w15:paraId="6C55883D" w15:done="0"/>
  <w15:commentEx w15:paraId="6EEABBF7" w15:done="0"/>
  <w15:commentEx w15:paraId="79ED42C5" w15:done="0"/>
  <w15:commentEx w15:paraId="45CC979E" w15:done="0"/>
  <w15:commentEx w15:paraId="4E8C90D4" w15:done="0"/>
  <w15:commentEx w15:paraId="5166211A" w15:done="0"/>
  <w15:commentEx w15:paraId="41B262D4" w15:done="0"/>
  <w15:commentEx w15:paraId="67955B2B" w15:done="0"/>
  <w15:commentEx w15:paraId="498CA895" w15:done="0"/>
  <w15:commentEx w15:paraId="2092954F" w15:done="0"/>
  <w15:commentEx w15:paraId="4A06C266" w15:done="0"/>
  <w15:commentEx w15:paraId="15B5B85B" w15:done="0"/>
  <w15:commentEx w15:paraId="6883E072" w15:done="0"/>
  <w15:commentEx w15:paraId="38A9137E" w15:done="0"/>
  <w15:commentEx w15:paraId="10A74196" w15:done="0"/>
  <w15:commentEx w15:paraId="63B4E426" w15:done="0"/>
  <w15:commentEx w15:paraId="1F8E635B" w15:done="0"/>
  <w15:commentEx w15:paraId="141BB444" w15:done="0"/>
  <w15:commentEx w15:paraId="18ED066B" w15:done="0"/>
  <w15:commentEx w15:paraId="51F2FEEA" w15:done="0"/>
  <w15:commentEx w15:paraId="3C42B17D" w15:done="0"/>
  <w15:commentEx w15:paraId="673FD8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4AE1F" w16cex:dateUtc="2026-04-01T10:53:00Z"/>
  <w16cex:commentExtensible w16cex:durableId="15153F1C" w16cex:dateUtc="2026-04-01T10:52:00Z"/>
  <w16cex:commentExtensible w16cex:durableId="6D623D74" w16cex:dateUtc="2026-04-01T11:03:00Z"/>
  <w16cex:commentExtensible w16cex:durableId="5BEB2439" w16cex:dateUtc="2026-04-01T10:54:00Z"/>
  <w16cex:commentExtensible w16cex:durableId="4EAFC6C3" w16cex:dateUtc="2026-03-19T11:46:00Z"/>
  <w16cex:commentExtensible w16cex:durableId="51222CE9" w16cex:dateUtc="2026-04-01T10:55:00Z"/>
  <w16cex:commentExtensible w16cex:durableId="2BFD5128" w16cex:dateUtc="2026-04-01T10:56:00Z"/>
  <w16cex:commentExtensible w16cex:durableId="4B96B00B" w16cex:dateUtc="2026-04-01T11:01:00Z"/>
  <w16cex:commentExtensible w16cex:durableId="3CA5366F" w16cex:dateUtc="2026-04-01T11:07:00Z"/>
  <w16cex:commentExtensible w16cex:durableId="3CEFEB8A" w16cex:dateUtc="2026-04-01T11:03:00Z"/>
  <w16cex:commentExtensible w16cex:durableId="15D69B6D" w16cex:dateUtc="2026-04-01T11:06:00Z"/>
  <w16cex:commentExtensible w16cex:durableId="28885E9B" w16cex:dateUtc="2026-04-01T11:08:00Z"/>
  <w16cex:commentExtensible w16cex:durableId="57976ED0" w16cex:dateUtc="2026-04-01T11:08:00Z"/>
  <w16cex:commentExtensible w16cex:durableId="38221C7A" w16cex:dateUtc="2026-04-01T11:10:00Z"/>
  <w16cex:commentExtensible w16cex:durableId="37334065" w16cex:dateUtc="2026-04-01T11:10:00Z"/>
  <w16cex:commentExtensible w16cex:durableId="40BDD7C7" w16cex:dateUtc="2026-04-01T11:12:00Z"/>
  <w16cex:commentExtensible w16cex:durableId="37C38916" w16cex:dateUtc="2026-04-01T11:12:00Z"/>
  <w16cex:commentExtensible w16cex:durableId="39F3ECD3" w16cex:dateUtc="2026-04-01T11:16:00Z"/>
  <w16cex:commentExtensible w16cex:durableId="1CA57EA0" w16cex:dateUtc="2026-04-01T11:17:00Z"/>
  <w16cex:commentExtensible w16cex:durableId="737E289F" w16cex:dateUtc="2026-04-01T11:19:00Z"/>
  <w16cex:commentExtensible w16cex:durableId="4046DBD4" w16cex:dateUtc="2026-04-01T11:19:00Z"/>
  <w16cex:commentExtensible w16cex:durableId="1D557ECA" w16cex:dateUtc="2026-04-01T11:21:00Z"/>
  <w16cex:commentExtensible w16cex:durableId="0332AABF" w16cex:dateUtc="2026-03-19T12:26:00Z"/>
  <w16cex:commentExtensible w16cex:durableId="1C9F2411" w16cex:dateUtc="2026-04-01T13:26:00Z"/>
  <w16cex:commentExtensible w16cex:durableId="02B3C246" w16cex:dateUtc="2026-04-01T13:29:00Z"/>
  <w16cex:commentExtensible w16cex:durableId="78503F9D" w16cex:dateUtc="2026-03-20T14:24:00Z"/>
  <w16cex:commentExtensible w16cex:durableId="70E0EE0D" w16cex:dateUtc="2026-04-01T13:33:00Z"/>
  <w16cex:commentExtensible w16cex:durableId="40ED5DC4" w16cex:dateUtc="2026-04-01T13:34:00Z"/>
  <w16cex:commentExtensible w16cex:durableId="5316E5D7" w16cex:dateUtc="2026-04-01T13:35:00Z"/>
  <w16cex:commentExtensible w16cex:durableId="5A6E4956" w16cex:dateUtc="2026-04-01T13:36:00Z"/>
  <w16cex:commentExtensible w16cex:durableId="3514F82E" w16cex:dateUtc="2026-04-01T13:38:00Z"/>
  <w16cex:commentExtensible w16cex:durableId="6BCFBF43" w16cex:dateUtc="2026-01-20T13:05:00Z"/>
  <w16cex:commentExtensible w16cex:durableId="3AE990E5" w16cex:dateUtc="2026-03-20T19:31:00Z"/>
  <w16cex:commentExtensible w16cex:durableId="690E1F47" w16cex:dateUtc="2026-04-01T13:43:00Z"/>
  <w16cex:commentExtensible w16cex:durableId="1891B341" w16cex:dateUtc="2026-02-27T10:55:00Z"/>
  <w16cex:commentExtensible w16cex:durableId="7DBB6981" w16cex:dateUtc="2026-02-26T23:32:00Z"/>
  <w16cex:commentExtensible w16cex:durableId="0BC29A8A" w16cex:dateUtc="2026-03-20T19:29:00Z"/>
  <w16cex:commentExtensible w16cex:durableId="1EA75DF0" w16cex:dateUtc="2026-03-22T20:41:00Z"/>
  <w16cex:commentExtensible w16cex:durableId="684E21B7" w16cex:dateUtc="2026-03-22T14:35:00Z"/>
  <w16cex:commentExtensible w16cex:durableId="6B0D0EE0" w16cex:dateUtc="2026-04-01T13:44:00Z"/>
  <w16cex:commentExtensible w16cex:durableId="4BF71DD3" w16cex:dateUtc="2026-04-01T13:46:00Z"/>
  <w16cex:commentExtensible w16cex:durableId="412FF36B" w16cex:dateUtc="2026-04-01T13:48:00Z"/>
  <w16cex:commentExtensible w16cex:durableId="0B404FA8" w16cex:dateUtc="2026-04-01T13:50:00Z"/>
  <w16cex:commentExtensible w16cex:durableId="74401322" w16cex:dateUtc="2026-04-01T13:52:00Z"/>
  <w16cex:commentExtensible w16cex:durableId="729FDE58" w16cex:dateUtc="2026-04-01T13:53:00Z"/>
  <w16cex:commentExtensible w16cex:durableId="1D76256A" w16cex:dateUtc="2026-03-08T19:27:00Z"/>
  <w16cex:commentExtensible w16cex:durableId="3B99A201" w16cex:dateUtc="2026-02-18T21:49:00Z"/>
  <w16cex:commentExtensible w16cex:durableId="52CC1EB2" w16cex:dateUtc="2026-04-01T13:57:00Z"/>
  <w16cex:commentExtensible w16cex:durableId="46A836AD" w16cex:dateUtc="2026-04-01T13:58:00Z"/>
  <w16cex:commentExtensible w16cex:durableId="0A101636" w16cex:dateUtc="2026-04-01T13:59:00Z"/>
  <w16cex:commentExtensible w16cex:durableId="1339A565" w16cex:dateUtc="2026-04-01T13:59:00Z"/>
  <w16cex:commentExtensible w16cex:durableId="77D76ACB" w16cex:dateUtc="2026-04-01T13:59:00Z"/>
  <w16cex:commentExtensible w16cex:durableId="4FF2CD3D" w16cex:dateUtc="2026-04-01T14:04:00Z"/>
  <w16cex:commentExtensible w16cex:durableId="1279B2E7" w16cex:dateUtc="2026-04-01T14:03:00Z"/>
  <w16cex:commentExtensible w16cex:durableId="56E773A7" w16cex:dateUtc="2026-04-01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8138A7" w16cid:durableId="49AD55F6"/>
  <w16cid:commentId w16cid:paraId="03E55166" w16cid:durableId="46A5E4FD"/>
  <w16cid:commentId w16cid:paraId="30CDAA8C" w16cid:durableId="4014AE1F"/>
  <w16cid:commentId w16cid:paraId="019418E9" w16cid:durableId="15153F1C"/>
  <w16cid:commentId w16cid:paraId="0F706497" w16cid:durableId="3A9002B9"/>
  <w16cid:commentId w16cid:paraId="44615D2E" w16cid:durableId="6D623D74"/>
  <w16cid:commentId w16cid:paraId="1CE7C5AF" w16cid:durableId="1CE7C5AF"/>
  <w16cid:commentId w16cid:paraId="08CEA69A" w16cid:durableId="5BEB2439"/>
  <w16cid:commentId w16cid:paraId="28D87668" w16cid:durableId="28D87668"/>
  <w16cid:commentId w16cid:paraId="74E9C12B" w16cid:durableId="74E9C12B"/>
  <w16cid:commentId w16cid:paraId="35C41570" w16cid:durableId="4EAFC6C3"/>
  <w16cid:commentId w16cid:paraId="3D7F5D96" w16cid:durableId="51222CE9"/>
  <w16cid:commentId w16cid:paraId="3559544A" w16cid:durableId="2BFD5128"/>
  <w16cid:commentId w16cid:paraId="3982A909" w16cid:durableId="4B96B00B"/>
  <w16cid:commentId w16cid:paraId="2177010B" w16cid:durableId="3CA5366F"/>
  <w16cid:commentId w16cid:paraId="4856CC8C" w16cid:durableId="3CEFEB8A"/>
  <w16cid:commentId w16cid:paraId="5204FC37" w16cid:durableId="15D69B6D"/>
  <w16cid:commentId w16cid:paraId="27440D62" w16cid:durableId="27440D62"/>
  <w16cid:commentId w16cid:paraId="310F6ACF" w16cid:durableId="28885E9B"/>
  <w16cid:commentId w16cid:paraId="0D547E71" w16cid:durableId="57976ED0"/>
  <w16cid:commentId w16cid:paraId="2554505E" w16cid:durableId="38221C7A"/>
  <w16cid:commentId w16cid:paraId="4659CC00" w16cid:durableId="37334065"/>
  <w16cid:commentId w16cid:paraId="6673BD18" w16cid:durableId="40BDD7C7"/>
  <w16cid:commentId w16cid:paraId="12B2A695" w16cid:durableId="37C38916"/>
  <w16cid:commentId w16cid:paraId="35E57DAC" w16cid:durableId="35E57DAC"/>
  <w16cid:commentId w16cid:paraId="03F352BA" w16cid:durableId="39F3ECD3"/>
  <w16cid:commentId w16cid:paraId="1322B779" w16cid:durableId="1CA57EA0"/>
  <w16cid:commentId w16cid:paraId="52C6F302" w16cid:durableId="737E289F"/>
  <w16cid:commentId w16cid:paraId="1BDB64C9" w16cid:durableId="4046DBD4"/>
  <w16cid:commentId w16cid:paraId="2063B16F" w16cid:durableId="2063B16F"/>
  <w16cid:commentId w16cid:paraId="79C4D7E6" w16cid:durableId="79C4D7E6"/>
  <w16cid:commentId w16cid:paraId="4C93840C" w16cid:durableId="4C93840C"/>
  <w16cid:commentId w16cid:paraId="3728AE7C" w16cid:durableId="1D557ECA"/>
  <w16cid:commentId w16cid:paraId="2E90C597" w16cid:durableId="2E90C597"/>
  <w16cid:commentId w16cid:paraId="275A2B95" w16cid:durableId="275A2B95"/>
  <w16cid:commentId w16cid:paraId="4DE3D042" w16cid:durableId="4DE3D042"/>
  <w16cid:commentId w16cid:paraId="23F30FFD" w16cid:durableId="0332AABF"/>
  <w16cid:commentId w16cid:paraId="49628679" w16cid:durableId="49628679"/>
  <w16cid:commentId w16cid:paraId="4E216001" w16cid:durableId="4E216001"/>
  <w16cid:commentId w16cid:paraId="72C649BB" w16cid:durableId="1C9F2411"/>
  <w16cid:commentId w16cid:paraId="439031F2" w16cid:durableId="439031F2"/>
  <w16cid:commentId w16cid:paraId="3B488267" w16cid:durableId="02B3C246"/>
  <w16cid:commentId w16cid:paraId="1DECC1CB" w16cid:durableId="1DECC1CB"/>
  <w16cid:commentId w16cid:paraId="39ADAF6C" w16cid:durableId="39ADAF6C"/>
  <w16cid:commentId w16cid:paraId="407373A2" w16cid:durableId="407373A2"/>
  <w16cid:commentId w16cid:paraId="2402ECCD" w16cid:durableId="2402ECCD"/>
  <w16cid:commentId w16cid:paraId="3774845C" w16cid:durableId="3774845C"/>
  <w16cid:commentId w16cid:paraId="46883EB7" w16cid:durableId="46883EB7"/>
  <w16cid:commentId w16cid:paraId="2189DA07" w16cid:durableId="78503F9D"/>
  <w16cid:commentId w16cid:paraId="1B5A8104" w16cid:durableId="70E0EE0D"/>
  <w16cid:commentId w16cid:paraId="0862AF4B" w16cid:durableId="40ED5DC4"/>
  <w16cid:commentId w16cid:paraId="0E839B0D" w16cid:durableId="5316E5D7"/>
  <w16cid:commentId w16cid:paraId="0AEABCB5" w16cid:durableId="5A6E4956"/>
  <w16cid:commentId w16cid:paraId="20D144A2" w16cid:durableId="3514F82E"/>
  <w16cid:commentId w16cid:paraId="1BD9085F" w16cid:durableId="6BCFBF43"/>
  <w16cid:commentId w16cid:paraId="7BA83403" w16cid:durableId="3AE990E5"/>
  <w16cid:commentId w16cid:paraId="583CA84F" w16cid:durableId="690E1F47"/>
  <w16cid:commentId w16cid:paraId="1B63031B" w16cid:durableId="1891B341"/>
  <w16cid:commentId w16cid:paraId="11C582D4" w16cid:durableId="7DBB6981"/>
  <w16cid:commentId w16cid:paraId="280A08DE" w16cid:durableId="0BC29A8A"/>
  <w16cid:commentId w16cid:paraId="2C887EF4" w16cid:durableId="2C887EF4"/>
  <w16cid:commentId w16cid:paraId="230568B0" w16cid:durableId="1EA75DF0"/>
  <w16cid:commentId w16cid:paraId="0E02264D" w16cid:durableId="0E02264D"/>
  <w16cid:commentId w16cid:paraId="1F392045" w16cid:durableId="684E21B7"/>
  <w16cid:commentId w16cid:paraId="0E07DD4F" w16cid:durableId="6B0D0EE0"/>
  <w16cid:commentId w16cid:paraId="326635EE" w16cid:durableId="4BF71DD3"/>
  <w16cid:commentId w16cid:paraId="20DE1A06" w16cid:durableId="293D3C34"/>
  <w16cid:commentId w16cid:paraId="6C55883D" w16cid:durableId="412FF36B"/>
  <w16cid:commentId w16cid:paraId="6EEABBF7" w16cid:durableId="6EEABBF7"/>
  <w16cid:commentId w16cid:paraId="79ED42C5" w16cid:durableId="60BDB5C4"/>
  <w16cid:commentId w16cid:paraId="45CC979E" w16cid:durableId="0B404FA8"/>
  <w16cid:commentId w16cid:paraId="4E8C90D4" w16cid:durableId="4E8C90D4"/>
  <w16cid:commentId w16cid:paraId="5166211A" w16cid:durableId="5166211A"/>
  <w16cid:commentId w16cid:paraId="41B262D4" w16cid:durableId="74401322"/>
  <w16cid:commentId w16cid:paraId="67955B2B" w16cid:durableId="67955B2B"/>
  <w16cid:commentId w16cid:paraId="498CA895" w16cid:durableId="729FDE58"/>
  <w16cid:commentId w16cid:paraId="2092954F" w16cid:durableId="2092954F"/>
  <w16cid:commentId w16cid:paraId="4A06C266" w16cid:durableId="503F28D4"/>
  <w16cid:commentId w16cid:paraId="15B5B85B" w16cid:durableId="15B5B85B"/>
  <w16cid:commentId w16cid:paraId="6883E072" w16cid:durableId="1D76256A"/>
  <w16cid:commentId w16cid:paraId="38A9137E" w16cid:durableId="3B99A201"/>
  <w16cid:commentId w16cid:paraId="10A74196" w16cid:durableId="52CC1EB2"/>
  <w16cid:commentId w16cid:paraId="63B4E426" w16cid:durableId="46A836AD"/>
  <w16cid:commentId w16cid:paraId="1F8E635B" w16cid:durableId="0A101636"/>
  <w16cid:commentId w16cid:paraId="141BB444" w16cid:durableId="1339A565"/>
  <w16cid:commentId w16cid:paraId="18ED066B" w16cid:durableId="77D76ACB"/>
  <w16cid:commentId w16cid:paraId="51F2FEEA" w16cid:durableId="4FF2CD3D"/>
  <w16cid:commentId w16cid:paraId="3C42B17D" w16cid:durableId="1279B2E7"/>
  <w16cid:commentId w16cid:paraId="673FD86A" w16cid:durableId="56E773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6768" w14:textId="77777777" w:rsidR="00170A46" w:rsidRPr="009B6CCF" w:rsidRDefault="00170A46" w:rsidP="00362BEC">
      <w:pPr>
        <w:spacing w:line="240" w:lineRule="auto"/>
      </w:pPr>
      <w:r w:rsidRPr="009B6CCF">
        <w:separator/>
      </w:r>
    </w:p>
  </w:endnote>
  <w:endnote w:type="continuationSeparator" w:id="0">
    <w:p w14:paraId="7C5868B0" w14:textId="77777777" w:rsidR="00170A46" w:rsidRPr="009B6CCF" w:rsidRDefault="00170A46"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70AE2" w14:textId="77777777" w:rsidR="00170A46" w:rsidRPr="009B6CCF" w:rsidRDefault="00170A46" w:rsidP="00802B3F">
      <w:pPr>
        <w:spacing w:line="240" w:lineRule="auto"/>
        <w:ind w:firstLine="0"/>
      </w:pPr>
      <w:r w:rsidRPr="009B6CCF">
        <w:separator/>
      </w:r>
    </w:p>
  </w:footnote>
  <w:footnote w:type="continuationSeparator" w:id="0">
    <w:p w14:paraId="14B55A11" w14:textId="77777777" w:rsidR="00170A46" w:rsidRPr="009B6CCF" w:rsidRDefault="00170A46" w:rsidP="00362BEC">
      <w:pPr>
        <w:spacing w:line="240" w:lineRule="auto"/>
      </w:pPr>
      <w:r w:rsidRPr="009B6CCF">
        <w:continuationSeparator/>
      </w:r>
    </w:p>
  </w:footnote>
  <w:footnote w:id="1">
    <w:p w14:paraId="501D7B6C" w14:textId="30990B24" w:rsidR="00B5218E" w:rsidRPr="009B6CCF" w:rsidRDefault="00B5218E" w:rsidP="00A6278E">
      <w:pPr>
        <w:pStyle w:val="Legenda"/>
      </w:pPr>
      <w:r w:rsidRPr="0074555B">
        <w:rPr>
          <w:rStyle w:val="Refdenotaderodap"/>
        </w:rPr>
        <w:footnoteRef/>
      </w:r>
      <w:r w:rsidRPr="009B6CCF">
        <w:t xml:space="preserve"> O </w:t>
      </w:r>
      <w:r w:rsidRPr="009B6CCF">
        <w:rPr>
          <w:i/>
        </w:rPr>
        <w:t>Google Programmable Search Engine</w:t>
      </w:r>
      <w:r w:rsidRPr="009B6CCF">
        <w:t xml:space="preserve"> (</w:t>
      </w:r>
      <w:r w:rsidRPr="009B6CCF">
        <w:rPr>
          <w:i/>
        </w:rPr>
        <w:t>GPSE</w:t>
      </w:r>
      <w:r w:rsidRPr="009B6CCF">
        <w:t xml:space="preserve">) é uma plataforma que permite a criação de mecanismos de busca automatizados baseados no índice do Google, através do uso de uma API </w:t>
      </w:r>
      <w:r w:rsidRPr="009B6CCF">
        <w:fldChar w:fldCharType="begin"/>
      </w:r>
      <w:r w:rsidRPr="009B6CCF">
        <w:instrText xml:space="preserve"> ADDIN ZOTERO_ITEM CSL_CITATION {"citationID":"OYHBIIeH","properties":{"formattedCitation":"(GPSE API, [{\\i{}s. d.}])","plainCitation":"(GPSE API, [s. d.])","noteIndex":1},"citationItems":[{"id":294,"uris":["http://zotero.org/users/15531986/items/RAFESI7G"],"itemData":{"id":294,"type":"webpage","container-title":"Google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9B6CCF">
        <w:fldChar w:fldCharType="separate"/>
      </w:r>
      <w:r w:rsidRPr="009B6CCF">
        <w:rPr>
          <w:rFonts w:cs="Arial"/>
        </w:rPr>
        <w:t>(GPSE API, [</w:t>
      </w:r>
      <w:r w:rsidRPr="009B6CCF">
        <w:rPr>
          <w:rFonts w:cs="Arial"/>
          <w:i/>
        </w:rPr>
        <w:t>s. d.</w:t>
      </w:r>
      <w:r w:rsidRPr="009B6CCF">
        <w:rPr>
          <w:rFonts w:cs="Arial"/>
        </w:rPr>
        <w:t>])</w:t>
      </w:r>
      <w:r w:rsidRPr="009B6CCF">
        <w:fldChar w:fldCharType="end"/>
      </w:r>
      <w:r w:rsidRPr="009B6CCF">
        <w:t xml:space="preserve">. </w:t>
      </w:r>
    </w:p>
  </w:footnote>
  <w:footnote w:id="2">
    <w:p w14:paraId="5E00EF63" w14:textId="2128A47A" w:rsidR="00B5218E" w:rsidRPr="009B6CCF" w:rsidRDefault="00B5218E" w:rsidP="00A6278E">
      <w:pPr>
        <w:pStyle w:val="Legenda"/>
      </w:pPr>
      <w:r w:rsidRPr="0074555B">
        <w:rPr>
          <w:rStyle w:val="Refdenotaderodap"/>
        </w:rPr>
        <w:footnoteRef/>
      </w:r>
      <w:r w:rsidRPr="009B6CCF">
        <w:t xml:space="preserve"> API (</w:t>
      </w:r>
      <w:r w:rsidRPr="009B6CCF">
        <w:rPr>
          <w:i/>
        </w:rPr>
        <w:t>Application Programming Interface</w:t>
      </w:r>
      <w:r w:rsidRPr="009B6CCF">
        <w:t xml:space="preserve">) é um conjunto de normas, protocolos e ferramentas que permitem a comunicação entre diferentes componentes de </w:t>
      </w:r>
      <w:r w:rsidRPr="009B6CCF">
        <w:rPr>
          <w:i/>
        </w:rPr>
        <w:t>software</w:t>
      </w:r>
      <w:r w:rsidRPr="009B6CCF">
        <w:t xml:space="preserve"> </w:t>
      </w:r>
      <w:r w:rsidRPr="009B6CCF">
        <w:fldChar w:fldCharType="begin"/>
      </w:r>
      <w:r w:rsidRPr="009B6CCF">
        <w:instrText xml:space="preserve"> ADDIN ZOTERO_ITEM CSL_CITATION {"citationID":"ZmyTnXDU","properties":{"formattedCitation":"(Fielding, 2000)","plainCitation":"(Fielding, 2000)","noteIndex":2},"citationItems":[{"id":300,"uris":["http://zotero.org/users/15531986/items/NWEZWEGG"],"itemData":{"id":300,"type":"book","publisher":"University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(Fielding, 2000)</w:t>
      </w:r>
      <w:r w:rsidRPr="009B6CCF">
        <w:fldChar w:fldCharType="end"/>
      </w:r>
      <w:r w:rsidRPr="009B6CCF">
        <w:t xml:space="preserve">. </w:t>
      </w:r>
    </w:p>
  </w:footnote>
  <w:footnote w:id="3">
    <w:p w14:paraId="71BAC78A" w14:textId="132A2B87" w:rsidR="00B5218E" w:rsidRPr="009B6CCF" w:rsidRDefault="00B5218E">
      <w:pPr>
        <w:pStyle w:val="Textodenotaderodap"/>
      </w:pPr>
      <w:r w:rsidRPr="0074555B">
        <w:rPr>
          <w:rStyle w:val="Refdenotaderodap"/>
        </w:rPr>
        <w:footnoteRef/>
      </w:r>
      <w:r w:rsidRPr="009B6CCF">
        <w:t xml:space="preserve"> A Open Database License (ODbL) é uma licença de direito autoral que rege a utilização dos dados contidos no OpenStreetMap.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4">
    <w:p w14:paraId="047F2025" w14:textId="77777777" w:rsidR="00B5218E" w:rsidRPr="009B6CCF" w:rsidRDefault="00B5218E" w:rsidP="00B63AA3">
      <w:pPr>
        <w:pStyle w:val="Textodenotaderodap"/>
      </w:pPr>
      <w:r w:rsidRPr="0074555B">
        <w:rPr>
          <w:rStyle w:val="Refdenotaderodap"/>
        </w:rPr>
        <w:footnoteRef/>
      </w:r>
      <w:r w:rsidRPr="009B6CCF">
        <w:t xml:space="preserve"> Originalmente o código do município era fornecido pelo SERPRO, mas no SuperCIATA ele é substituído pelo código do IBGE.</w:t>
      </w:r>
    </w:p>
  </w:footnote>
  <w:footnote w:id="5">
    <w:p w14:paraId="336C7BF0" w14:textId="20688460" w:rsidR="00B5218E" w:rsidRPr="009B6CCF" w:rsidRDefault="00B5218E">
      <w:pPr>
        <w:pStyle w:val="Textodenotaderodap"/>
      </w:pPr>
      <w:r w:rsidRPr="0074555B">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6">
    <w:p w14:paraId="18060C1D" w14:textId="4FF0A67A" w:rsidR="00395EFF" w:rsidRDefault="00395EFF">
      <w:pPr>
        <w:pStyle w:val="Textodenotaderodap"/>
      </w:pPr>
      <w:r w:rsidRPr="0074555B">
        <w:rPr>
          <w:rStyle w:val="Refdenotaderodap"/>
        </w:rPr>
        <w:footnoteRef/>
      </w:r>
      <w:r>
        <w:t xml:space="preserve"> </w:t>
      </w:r>
      <w:r w:rsidRPr="00395EFF">
        <w:t>Ingestão de dados: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55CE4C4F" w14:textId="5B75C931" w:rsidR="00B5218E" w:rsidRPr="009B6CCF" w:rsidRDefault="00B5218E">
      <w:pPr>
        <w:pStyle w:val="Textodenotaderodap"/>
      </w:pPr>
      <w:r w:rsidRPr="0074555B">
        <w:rPr>
          <w:rStyle w:val="Refdenotaderodap"/>
        </w:rPr>
        <w:footnoteRef/>
      </w:r>
      <w:r w:rsidRPr="009B6CCF">
        <w:t xml:space="preserve"> </w:t>
      </w:r>
      <w:r w:rsidRPr="009B6CCF">
        <w:rPr>
          <w:i/>
          <w:iCs/>
        </w:rPr>
        <w:t>Staging Area</w:t>
      </w:r>
      <w:r w:rsidRPr="009B6CCF">
        <w:t xml:space="preserve">: Área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384E160" w14:textId="13681FFC" w:rsidR="00B5218E" w:rsidRPr="009B6CCF" w:rsidRDefault="00B5218E">
      <w:pPr>
        <w:pStyle w:val="Textodenotaderodap"/>
      </w:pPr>
      <w:r w:rsidRPr="0074555B">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77777777" w:rsidR="00382760" w:rsidRPr="009B6CCF" w:rsidRDefault="00382760" w:rsidP="00382760">
      <w:pPr>
        <w:pStyle w:val="Legenda"/>
      </w:pPr>
      <w:r w:rsidRPr="0074555B">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A6278E">
      <w:pPr>
        <w:pStyle w:val="Legenda"/>
      </w:pPr>
      <w:r w:rsidRPr="0074555B">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rsidP="001B0D3A">
      <w:pPr>
        <w:pStyle w:val="Textodenotaderodap"/>
      </w:pPr>
      <w:r w:rsidRPr="0074555B">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rsidP="00A6278E">
      <w:pPr>
        <w:pStyle w:val="Legenda"/>
      </w:pPr>
      <w:r w:rsidRPr="0074555B">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16E7FA7D" w14:textId="77777777" w:rsidR="00B5218E" w:rsidRPr="009B6CCF" w:rsidRDefault="00B5218E" w:rsidP="001B0D3A">
      <w:pPr>
        <w:pStyle w:val="Textodenotaderodap"/>
      </w:pPr>
      <w:r w:rsidRPr="0074555B">
        <w:rPr>
          <w:rStyle w:val="Refdenotaderodap"/>
        </w:rPr>
        <w:footnoteRef/>
      </w: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3EF6BAB4" w:rsidR="00B5218E" w:rsidRPr="009B6CCF" w:rsidRDefault="00B5218E">
      <w:pPr>
        <w:pStyle w:val="Textodenotaderodap"/>
      </w:pPr>
      <w:r w:rsidRPr="0074555B">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510E84FB" w:rsidR="00B5218E" w:rsidRPr="009B6CCF" w:rsidRDefault="00B5218E">
      <w:pPr>
        <w:pStyle w:val="Textodenotaderodap"/>
      </w:pPr>
      <w:r w:rsidRPr="0074555B">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A6278E">
      <w:pPr>
        <w:pStyle w:val="Legenda"/>
      </w:pPr>
      <w:r w:rsidRPr="0074555B">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0CC66909" w:rsidR="00B5218E" w:rsidRPr="009B6CCF" w:rsidRDefault="00B5218E">
      <w:pPr>
        <w:pStyle w:val="Textodenotaderodap"/>
      </w:pPr>
      <w:r w:rsidRPr="0074555B">
        <w:rPr>
          <w:rStyle w:val="Refdenotaderodap"/>
        </w:rPr>
        <w:footnoteRef/>
      </w:r>
      <w:r w:rsidRPr="009B6CCF">
        <w:t xml:space="preserve"> No projeto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74555B">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7DB542E" w14:textId="77777777" w:rsidR="00B5218E" w:rsidRDefault="00B5218E" w:rsidP="004D5DB7">
      <w:pPr>
        <w:pStyle w:val="Textodenotaderodap"/>
      </w:pPr>
      <w:r w:rsidRPr="0074555B">
        <w:rPr>
          <w:rStyle w:val="Refdenotaderodap"/>
        </w:rPr>
        <w:footnoteRef/>
      </w: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5F397C64" w14:textId="4D83E081" w:rsidR="00B5218E" w:rsidRDefault="00B5218E">
      <w:pPr>
        <w:pStyle w:val="Textodenotaderodap"/>
      </w:pPr>
      <w:r w:rsidRPr="0074555B">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5AB47EBE" w14:textId="157F0A5D" w:rsidR="00B5218E" w:rsidRPr="009B6CCF" w:rsidRDefault="00B5218E"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sidR="003A3A5A">
          <w:rPr>
            <w:rFonts w:cs="Arial"/>
            <w:noProof/>
            <w:sz w:val="20"/>
            <w:szCs w:val="20"/>
          </w:rPr>
          <w:t>102</w:t>
        </w:r>
        <w:r w:rsidRPr="009B6CCF">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8A60850"/>
    <w:multiLevelType w:val="hybridMultilevel"/>
    <w:tmpl w:val="6D96A2E0"/>
    <w:lvl w:ilvl="0" w:tplc="E818619A">
      <w:start w:val="1"/>
      <w:numFmt w:val="lowerLetter"/>
      <w:pStyle w:val="Tpico"/>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5"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1F8D2449"/>
    <w:multiLevelType w:val="multilevel"/>
    <w:tmpl w:val="8774EA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0"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40E1321E"/>
    <w:multiLevelType w:val="hybridMultilevel"/>
    <w:tmpl w:val="7EC027E2"/>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8"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9" w15:restartNumberingAfterBreak="0">
    <w:nsid w:val="62D12DAE"/>
    <w:multiLevelType w:val="hybridMultilevel"/>
    <w:tmpl w:val="50E8670C"/>
    <w:lvl w:ilvl="0" w:tplc="5F0A633E">
      <w:start w:val="1"/>
      <w:numFmt w:val="lowerLetter"/>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1"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3"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4" w15:restartNumberingAfterBreak="0">
    <w:nsid w:val="715520B3"/>
    <w:multiLevelType w:val="multilevel"/>
    <w:tmpl w:val="30A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6" w15:restartNumberingAfterBreak="0">
    <w:nsid w:val="73DF144E"/>
    <w:multiLevelType w:val="hybridMultilevel"/>
    <w:tmpl w:val="16B812F6"/>
    <w:lvl w:ilvl="0" w:tplc="A3B01CB4">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28"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29"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0"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9"/>
  </w:num>
  <w:num w:numId="2" w16cid:durableId="1222444056">
    <w:abstractNumId w:val="28"/>
  </w:num>
  <w:num w:numId="3" w16cid:durableId="221214150">
    <w:abstractNumId w:val="30"/>
  </w:num>
  <w:num w:numId="4" w16cid:durableId="58476795">
    <w:abstractNumId w:val="27"/>
  </w:num>
  <w:num w:numId="5" w16cid:durableId="657417389">
    <w:abstractNumId w:val="26"/>
  </w:num>
  <w:num w:numId="6" w16cid:durableId="1611162994">
    <w:abstractNumId w:val="5"/>
  </w:num>
  <w:num w:numId="7" w16cid:durableId="961038752">
    <w:abstractNumId w:val="22"/>
  </w:num>
  <w:num w:numId="8" w16cid:durableId="713700744">
    <w:abstractNumId w:val="14"/>
  </w:num>
  <w:num w:numId="9" w16cid:durableId="1959725094">
    <w:abstractNumId w:val="29"/>
  </w:num>
  <w:num w:numId="10" w16cid:durableId="758141045">
    <w:abstractNumId w:val="0"/>
  </w:num>
  <w:num w:numId="11" w16cid:durableId="1544125935">
    <w:abstractNumId w:val="23"/>
  </w:num>
  <w:num w:numId="12" w16cid:durableId="728697327">
    <w:abstractNumId w:val="4"/>
  </w:num>
  <w:num w:numId="13" w16cid:durableId="2122602120">
    <w:abstractNumId w:val="13"/>
  </w:num>
  <w:num w:numId="14" w16cid:durableId="2140687206">
    <w:abstractNumId w:val="16"/>
  </w:num>
  <w:num w:numId="15" w16cid:durableId="111679861">
    <w:abstractNumId w:val="15"/>
  </w:num>
  <w:num w:numId="16" w16cid:durableId="844445362">
    <w:abstractNumId w:val="3"/>
  </w:num>
  <w:num w:numId="17" w16cid:durableId="763183429">
    <w:abstractNumId w:val="10"/>
  </w:num>
  <w:num w:numId="18" w16cid:durableId="2088378051">
    <w:abstractNumId w:val="21"/>
  </w:num>
  <w:num w:numId="19" w16cid:durableId="190270471">
    <w:abstractNumId w:val="1"/>
  </w:num>
  <w:num w:numId="20" w16cid:durableId="178082529">
    <w:abstractNumId w:val="25"/>
  </w:num>
  <w:num w:numId="21" w16cid:durableId="246620072">
    <w:abstractNumId w:val="20"/>
  </w:num>
  <w:num w:numId="22" w16cid:durableId="935943864">
    <w:abstractNumId w:val="12"/>
  </w:num>
  <w:num w:numId="23" w16cid:durableId="564224652">
    <w:abstractNumId w:val="17"/>
  </w:num>
  <w:num w:numId="24" w16cid:durableId="1960644330">
    <w:abstractNumId w:val="8"/>
  </w:num>
  <w:num w:numId="25" w16cid:durableId="540410390">
    <w:abstractNumId w:val="18"/>
  </w:num>
  <w:num w:numId="26" w16cid:durableId="1803305841">
    <w:abstractNumId w:val="6"/>
  </w:num>
  <w:num w:numId="27" w16cid:durableId="1628928872">
    <w:abstractNumId w:val="7"/>
  </w:num>
  <w:num w:numId="28" w16cid:durableId="2773722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02321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924803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9281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85696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79336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932365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69187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17344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26400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875034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07687414">
    <w:abstractNumId w:val="2"/>
  </w:num>
  <w:num w:numId="40" w16cid:durableId="809399904">
    <w:abstractNumId w:val="2"/>
    <w:lvlOverride w:ilvl="0">
      <w:startOverride w:val="1"/>
    </w:lvlOverride>
  </w:num>
  <w:num w:numId="41" w16cid:durableId="1764184989">
    <w:abstractNumId w:val="19"/>
  </w:num>
  <w:num w:numId="42" w16cid:durableId="1123425052">
    <w:abstractNumId w:val="2"/>
    <w:lvlOverride w:ilvl="0">
      <w:startOverride w:val="1"/>
    </w:lvlOverride>
  </w:num>
  <w:num w:numId="43" w16cid:durableId="158888121">
    <w:abstractNumId w:val="2"/>
    <w:lvlOverride w:ilvl="0">
      <w:startOverride w:val="1"/>
    </w:lvlOverride>
  </w:num>
  <w:num w:numId="44" w16cid:durableId="3092475">
    <w:abstractNumId w:val="2"/>
    <w:lvlOverride w:ilvl="0">
      <w:startOverride w:val="1"/>
    </w:lvlOverride>
  </w:num>
  <w:num w:numId="45" w16cid:durableId="1593200094">
    <w:abstractNumId w:val="2"/>
    <w:lvlOverride w:ilvl="0">
      <w:startOverride w:val="1"/>
    </w:lvlOverride>
  </w:num>
  <w:num w:numId="46" w16cid:durableId="638152233">
    <w:abstractNumId w:val="24"/>
  </w:num>
  <w:num w:numId="47" w16cid:durableId="742486322">
    <w:abstractNumId w:val="1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w15:presenceInfo w15:providerId="None" w15:userId="Carlos"/>
  </w15:person>
  <w15:person w15:author="carlos vieira">
    <w15:presenceInfo w15:providerId="Windows Live" w15:userId="a5f146711919bdd8"/>
  </w15:person>
  <w15:person w15:author="Marco Aurélio Barbiero">
    <w15:presenceInfo w15:providerId="Windows Live" w15:userId="f6f68d678cfe6957"/>
  </w15:person>
  <w15:person w15:author="Pedro Barbiero">
    <w15:presenceInfo w15:providerId="Windows Live" w15:userId="b16afbe8701fe7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516"/>
    <w:rsid w:val="000027A7"/>
    <w:rsid w:val="0000291E"/>
    <w:rsid w:val="00002DBA"/>
    <w:rsid w:val="0000301A"/>
    <w:rsid w:val="00003405"/>
    <w:rsid w:val="000035DC"/>
    <w:rsid w:val="000041EC"/>
    <w:rsid w:val="00004296"/>
    <w:rsid w:val="00004B03"/>
    <w:rsid w:val="00004BBF"/>
    <w:rsid w:val="00005351"/>
    <w:rsid w:val="00005468"/>
    <w:rsid w:val="00005B9F"/>
    <w:rsid w:val="00005FE7"/>
    <w:rsid w:val="000067F4"/>
    <w:rsid w:val="00006CE4"/>
    <w:rsid w:val="0000710C"/>
    <w:rsid w:val="000074AD"/>
    <w:rsid w:val="00007B4E"/>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EF5"/>
    <w:rsid w:val="0001704A"/>
    <w:rsid w:val="0001720A"/>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982"/>
    <w:rsid w:val="00025E49"/>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0001"/>
    <w:rsid w:val="00041367"/>
    <w:rsid w:val="000413B3"/>
    <w:rsid w:val="000414D4"/>
    <w:rsid w:val="0004182E"/>
    <w:rsid w:val="0004198F"/>
    <w:rsid w:val="00041DA1"/>
    <w:rsid w:val="00042219"/>
    <w:rsid w:val="000437C1"/>
    <w:rsid w:val="00043BCD"/>
    <w:rsid w:val="00044752"/>
    <w:rsid w:val="00044A67"/>
    <w:rsid w:val="00044BD7"/>
    <w:rsid w:val="00044C41"/>
    <w:rsid w:val="000452AE"/>
    <w:rsid w:val="000458D3"/>
    <w:rsid w:val="00045CD3"/>
    <w:rsid w:val="00045D44"/>
    <w:rsid w:val="00045E61"/>
    <w:rsid w:val="00046C01"/>
    <w:rsid w:val="00046DF6"/>
    <w:rsid w:val="00047156"/>
    <w:rsid w:val="00047193"/>
    <w:rsid w:val="000479A0"/>
    <w:rsid w:val="00047AAB"/>
    <w:rsid w:val="00047AC1"/>
    <w:rsid w:val="00050194"/>
    <w:rsid w:val="00050339"/>
    <w:rsid w:val="00050441"/>
    <w:rsid w:val="00050486"/>
    <w:rsid w:val="00050999"/>
    <w:rsid w:val="00050C84"/>
    <w:rsid w:val="000511FD"/>
    <w:rsid w:val="0005159A"/>
    <w:rsid w:val="000518FD"/>
    <w:rsid w:val="00051B67"/>
    <w:rsid w:val="00051D0A"/>
    <w:rsid w:val="00052553"/>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D34"/>
    <w:rsid w:val="0006152D"/>
    <w:rsid w:val="00061D87"/>
    <w:rsid w:val="000628D4"/>
    <w:rsid w:val="0006297A"/>
    <w:rsid w:val="00062B1D"/>
    <w:rsid w:val="00062BD3"/>
    <w:rsid w:val="00063547"/>
    <w:rsid w:val="00063E0B"/>
    <w:rsid w:val="00063EB9"/>
    <w:rsid w:val="00065CE8"/>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48E"/>
    <w:rsid w:val="000724E3"/>
    <w:rsid w:val="0007312F"/>
    <w:rsid w:val="00073B19"/>
    <w:rsid w:val="00074104"/>
    <w:rsid w:val="0007423E"/>
    <w:rsid w:val="00074EDE"/>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CEA"/>
    <w:rsid w:val="00083038"/>
    <w:rsid w:val="000833B3"/>
    <w:rsid w:val="000837B9"/>
    <w:rsid w:val="00083B1B"/>
    <w:rsid w:val="00083B70"/>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176"/>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65D9"/>
    <w:rsid w:val="000A69EF"/>
    <w:rsid w:val="000A6C15"/>
    <w:rsid w:val="000A6F4D"/>
    <w:rsid w:val="000A7060"/>
    <w:rsid w:val="000A7257"/>
    <w:rsid w:val="000A72E2"/>
    <w:rsid w:val="000A78C2"/>
    <w:rsid w:val="000B0228"/>
    <w:rsid w:val="000B022E"/>
    <w:rsid w:val="000B040D"/>
    <w:rsid w:val="000B0D61"/>
    <w:rsid w:val="000B0DCC"/>
    <w:rsid w:val="000B1093"/>
    <w:rsid w:val="000B110A"/>
    <w:rsid w:val="000B1205"/>
    <w:rsid w:val="000B196D"/>
    <w:rsid w:val="000B1D95"/>
    <w:rsid w:val="000B206B"/>
    <w:rsid w:val="000B279C"/>
    <w:rsid w:val="000B336F"/>
    <w:rsid w:val="000B36D5"/>
    <w:rsid w:val="000B3A2F"/>
    <w:rsid w:val="000B3E7D"/>
    <w:rsid w:val="000B405E"/>
    <w:rsid w:val="000B470B"/>
    <w:rsid w:val="000B48B7"/>
    <w:rsid w:val="000B49CE"/>
    <w:rsid w:val="000B4F34"/>
    <w:rsid w:val="000B4F93"/>
    <w:rsid w:val="000B53D5"/>
    <w:rsid w:val="000B5A04"/>
    <w:rsid w:val="000B5ACE"/>
    <w:rsid w:val="000B5F44"/>
    <w:rsid w:val="000B6184"/>
    <w:rsid w:val="000B633F"/>
    <w:rsid w:val="000B6532"/>
    <w:rsid w:val="000B6698"/>
    <w:rsid w:val="000B6704"/>
    <w:rsid w:val="000B6CA5"/>
    <w:rsid w:val="000B6E25"/>
    <w:rsid w:val="000B7330"/>
    <w:rsid w:val="000B7825"/>
    <w:rsid w:val="000C0951"/>
    <w:rsid w:val="000C166B"/>
    <w:rsid w:val="000C1F22"/>
    <w:rsid w:val="000C2527"/>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903"/>
    <w:rsid w:val="000D3933"/>
    <w:rsid w:val="000D3F9B"/>
    <w:rsid w:val="000D4344"/>
    <w:rsid w:val="000D44D3"/>
    <w:rsid w:val="000D44EE"/>
    <w:rsid w:val="000D477E"/>
    <w:rsid w:val="000D4AFC"/>
    <w:rsid w:val="000D4E5C"/>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E05"/>
    <w:rsid w:val="000E2EA0"/>
    <w:rsid w:val="000E31AA"/>
    <w:rsid w:val="000E3379"/>
    <w:rsid w:val="000E411A"/>
    <w:rsid w:val="000E430C"/>
    <w:rsid w:val="000E48BE"/>
    <w:rsid w:val="000E4B6F"/>
    <w:rsid w:val="000E538D"/>
    <w:rsid w:val="000E5D70"/>
    <w:rsid w:val="000E6099"/>
    <w:rsid w:val="000E64B3"/>
    <w:rsid w:val="000E6BE0"/>
    <w:rsid w:val="000E7138"/>
    <w:rsid w:val="000E71C5"/>
    <w:rsid w:val="000E7429"/>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C2"/>
    <w:rsid w:val="001059B5"/>
    <w:rsid w:val="00105AAE"/>
    <w:rsid w:val="00105D98"/>
    <w:rsid w:val="001063B5"/>
    <w:rsid w:val="001066D1"/>
    <w:rsid w:val="001068B4"/>
    <w:rsid w:val="00107132"/>
    <w:rsid w:val="00110DBC"/>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B2B"/>
    <w:rsid w:val="00114C3D"/>
    <w:rsid w:val="001151FB"/>
    <w:rsid w:val="00115B9F"/>
    <w:rsid w:val="00116049"/>
    <w:rsid w:val="00116745"/>
    <w:rsid w:val="001170F9"/>
    <w:rsid w:val="001171E8"/>
    <w:rsid w:val="0011799F"/>
    <w:rsid w:val="00117E34"/>
    <w:rsid w:val="00117E83"/>
    <w:rsid w:val="001202DF"/>
    <w:rsid w:val="00120B78"/>
    <w:rsid w:val="00120BA1"/>
    <w:rsid w:val="00121406"/>
    <w:rsid w:val="001217D4"/>
    <w:rsid w:val="00121DF9"/>
    <w:rsid w:val="0012234C"/>
    <w:rsid w:val="00122358"/>
    <w:rsid w:val="0012261A"/>
    <w:rsid w:val="00122707"/>
    <w:rsid w:val="00122B98"/>
    <w:rsid w:val="00122C47"/>
    <w:rsid w:val="001230B6"/>
    <w:rsid w:val="001233D7"/>
    <w:rsid w:val="00123687"/>
    <w:rsid w:val="00123B9F"/>
    <w:rsid w:val="00123CF4"/>
    <w:rsid w:val="001242CD"/>
    <w:rsid w:val="0012432E"/>
    <w:rsid w:val="00125860"/>
    <w:rsid w:val="001263B6"/>
    <w:rsid w:val="001266F0"/>
    <w:rsid w:val="00126936"/>
    <w:rsid w:val="00126BDB"/>
    <w:rsid w:val="00126C34"/>
    <w:rsid w:val="00126C56"/>
    <w:rsid w:val="00126DBA"/>
    <w:rsid w:val="00126F82"/>
    <w:rsid w:val="00127135"/>
    <w:rsid w:val="0012717F"/>
    <w:rsid w:val="00127278"/>
    <w:rsid w:val="00127345"/>
    <w:rsid w:val="001308DF"/>
    <w:rsid w:val="00130FC0"/>
    <w:rsid w:val="0013121F"/>
    <w:rsid w:val="001315CC"/>
    <w:rsid w:val="00131966"/>
    <w:rsid w:val="001320B9"/>
    <w:rsid w:val="00132448"/>
    <w:rsid w:val="00132513"/>
    <w:rsid w:val="00132B22"/>
    <w:rsid w:val="00132D9B"/>
    <w:rsid w:val="001330F5"/>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CD9"/>
    <w:rsid w:val="00153F13"/>
    <w:rsid w:val="00153F26"/>
    <w:rsid w:val="00154960"/>
    <w:rsid w:val="00154FF5"/>
    <w:rsid w:val="0015547F"/>
    <w:rsid w:val="00155DAE"/>
    <w:rsid w:val="00155EF4"/>
    <w:rsid w:val="0015685B"/>
    <w:rsid w:val="00156AA2"/>
    <w:rsid w:val="00157081"/>
    <w:rsid w:val="0015723E"/>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854"/>
    <w:rsid w:val="001649A6"/>
    <w:rsid w:val="00164BBD"/>
    <w:rsid w:val="00164D97"/>
    <w:rsid w:val="001650F6"/>
    <w:rsid w:val="00165ABE"/>
    <w:rsid w:val="00165AD3"/>
    <w:rsid w:val="00165C4D"/>
    <w:rsid w:val="00166179"/>
    <w:rsid w:val="00166281"/>
    <w:rsid w:val="0016707A"/>
    <w:rsid w:val="001672A8"/>
    <w:rsid w:val="0016747F"/>
    <w:rsid w:val="00167B13"/>
    <w:rsid w:val="00167C93"/>
    <w:rsid w:val="00167F28"/>
    <w:rsid w:val="00167F53"/>
    <w:rsid w:val="0017014A"/>
    <w:rsid w:val="0017030C"/>
    <w:rsid w:val="001707F0"/>
    <w:rsid w:val="00170A46"/>
    <w:rsid w:val="00170C52"/>
    <w:rsid w:val="00170E8F"/>
    <w:rsid w:val="001713D2"/>
    <w:rsid w:val="001715B6"/>
    <w:rsid w:val="0017260F"/>
    <w:rsid w:val="00172768"/>
    <w:rsid w:val="00172A36"/>
    <w:rsid w:val="0017339C"/>
    <w:rsid w:val="001737D8"/>
    <w:rsid w:val="00173BC2"/>
    <w:rsid w:val="00173C64"/>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3290"/>
    <w:rsid w:val="0018362A"/>
    <w:rsid w:val="00183766"/>
    <w:rsid w:val="0018382B"/>
    <w:rsid w:val="00183B0D"/>
    <w:rsid w:val="0018424D"/>
    <w:rsid w:val="001847DB"/>
    <w:rsid w:val="001849BD"/>
    <w:rsid w:val="00184ABD"/>
    <w:rsid w:val="00184D7F"/>
    <w:rsid w:val="001850D4"/>
    <w:rsid w:val="001856C0"/>
    <w:rsid w:val="00185CA1"/>
    <w:rsid w:val="00185D24"/>
    <w:rsid w:val="00186462"/>
    <w:rsid w:val="0018665B"/>
    <w:rsid w:val="001866E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7487"/>
    <w:rsid w:val="00197633"/>
    <w:rsid w:val="00197718"/>
    <w:rsid w:val="00197FDF"/>
    <w:rsid w:val="001A01C3"/>
    <w:rsid w:val="001A0347"/>
    <w:rsid w:val="001A0371"/>
    <w:rsid w:val="001A109A"/>
    <w:rsid w:val="001A1424"/>
    <w:rsid w:val="001A1B4F"/>
    <w:rsid w:val="001A1F49"/>
    <w:rsid w:val="001A2422"/>
    <w:rsid w:val="001A2B8F"/>
    <w:rsid w:val="001A2C4E"/>
    <w:rsid w:val="001A2CAE"/>
    <w:rsid w:val="001A3089"/>
    <w:rsid w:val="001A35E1"/>
    <w:rsid w:val="001A3CE2"/>
    <w:rsid w:val="001A3D3D"/>
    <w:rsid w:val="001A4044"/>
    <w:rsid w:val="001A40DB"/>
    <w:rsid w:val="001A4760"/>
    <w:rsid w:val="001A47BF"/>
    <w:rsid w:val="001A48DF"/>
    <w:rsid w:val="001A4BE3"/>
    <w:rsid w:val="001A5071"/>
    <w:rsid w:val="001A56F6"/>
    <w:rsid w:val="001A5706"/>
    <w:rsid w:val="001A6068"/>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FC4"/>
    <w:rsid w:val="001B31BA"/>
    <w:rsid w:val="001B31C9"/>
    <w:rsid w:val="001B3217"/>
    <w:rsid w:val="001B359A"/>
    <w:rsid w:val="001B368F"/>
    <w:rsid w:val="001B37D3"/>
    <w:rsid w:val="001B3816"/>
    <w:rsid w:val="001B3A77"/>
    <w:rsid w:val="001B439A"/>
    <w:rsid w:val="001B4479"/>
    <w:rsid w:val="001B5CF8"/>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87"/>
    <w:rsid w:val="001C33FA"/>
    <w:rsid w:val="001C3499"/>
    <w:rsid w:val="001C3507"/>
    <w:rsid w:val="001C3840"/>
    <w:rsid w:val="001C389F"/>
    <w:rsid w:val="001C38FD"/>
    <w:rsid w:val="001C3E80"/>
    <w:rsid w:val="001C4281"/>
    <w:rsid w:val="001C4296"/>
    <w:rsid w:val="001C494D"/>
    <w:rsid w:val="001C559F"/>
    <w:rsid w:val="001C58DC"/>
    <w:rsid w:val="001C5F57"/>
    <w:rsid w:val="001C63DD"/>
    <w:rsid w:val="001C67DD"/>
    <w:rsid w:val="001C683F"/>
    <w:rsid w:val="001C6A26"/>
    <w:rsid w:val="001C6C36"/>
    <w:rsid w:val="001C6E95"/>
    <w:rsid w:val="001C71B6"/>
    <w:rsid w:val="001C7254"/>
    <w:rsid w:val="001C7EFF"/>
    <w:rsid w:val="001D0481"/>
    <w:rsid w:val="001D0957"/>
    <w:rsid w:val="001D09D0"/>
    <w:rsid w:val="001D0A7D"/>
    <w:rsid w:val="001D0A85"/>
    <w:rsid w:val="001D0E16"/>
    <w:rsid w:val="001D1019"/>
    <w:rsid w:val="001D15C0"/>
    <w:rsid w:val="001D1B45"/>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AC4"/>
    <w:rsid w:val="001D5CB4"/>
    <w:rsid w:val="001D5CBA"/>
    <w:rsid w:val="001D5D42"/>
    <w:rsid w:val="001D61A9"/>
    <w:rsid w:val="001D6317"/>
    <w:rsid w:val="001D6B99"/>
    <w:rsid w:val="001D6CBB"/>
    <w:rsid w:val="001D702A"/>
    <w:rsid w:val="001D74D6"/>
    <w:rsid w:val="001D7726"/>
    <w:rsid w:val="001D79EF"/>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329"/>
    <w:rsid w:val="001E4501"/>
    <w:rsid w:val="001E4711"/>
    <w:rsid w:val="001E5016"/>
    <w:rsid w:val="001E53A9"/>
    <w:rsid w:val="001E5945"/>
    <w:rsid w:val="001E5A6C"/>
    <w:rsid w:val="001E6399"/>
    <w:rsid w:val="001E646D"/>
    <w:rsid w:val="001E67F2"/>
    <w:rsid w:val="001E68D1"/>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A84"/>
    <w:rsid w:val="001F601B"/>
    <w:rsid w:val="001F6116"/>
    <w:rsid w:val="001F62F6"/>
    <w:rsid w:val="001F6433"/>
    <w:rsid w:val="001F6D2E"/>
    <w:rsid w:val="001F7270"/>
    <w:rsid w:val="001F74C1"/>
    <w:rsid w:val="001F7B4D"/>
    <w:rsid w:val="002005F8"/>
    <w:rsid w:val="00200A9B"/>
    <w:rsid w:val="00200B6B"/>
    <w:rsid w:val="00201103"/>
    <w:rsid w:val="002011AC"/>
    <w:rsid w:val="00201213"/>
    <w:rsid w:val="00201231"/>
    <w:rsid w:val="00201267"/>
    <w:rsid w:val="00201AC5"/>
    <w:rsid w:val="002026F0"/>
    <w:rsid w:val="002027A8"/>
    <w:rsid w:val="002027EA"/>
    <w:rsid w:val="00202BF3"/>
    <w:rsid w:val="00203121"/>
    <w:rsid w:val="00203214"/>
    <w:rsid w:val="0020327E"/>
    <w:rsid w:val="002032B7"/>
    <w:rsid w:val="00203322"/>
    <w:rsid w:val="00203794"/>
    <w:rsid w:val="00203814"/>
    <w:rsid w:val="00203DA0"/>
    <w:rsid w:val="00203EBA"/>
    <w:rsid w:val="00203F1A"/>
    <w:rsid w:val="002041AA"/>
    <w:rsid w:val="00204483"/>
    <w:rsid w:val="00204888"/>
    <w:rsid w:val="00204F82"/>
    <w:rsid w:val="002052EC"/>
    <w:rsid w:val="00205321"/>
    <w:rsid w:val="002055B3"/>
    <w:rsid w:val="0020603F"/>
    <w:rsid w:val="0020636B"/>
    <w:rsid w:val="00206D84"/>
    <w:rsid w:val="002074C5"/>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3C4"/>
    <w:rsid w:val="00215BAE"/>
    <w:rsid w:val="0021664D"/>
    <w:rsid w:val="002170E3"/>
    <w:rsid w:val="00217858"/>
    <w:rsid w:val="00217937"/>
    <w:rsid w:val="00217BF3"/>
    <w:rsid w:val="00220164"/>
    <w:rsid w:val="0022078F"/>
    <w:rsid w:val="002209D5"/>
    <w:rsid w:val="00220C95"/>
    <w:rsid w:val="00220EC9"/>
    <w:rsid w:val="0022123D"/>
    <w:rsid w:val="002218CA"/>
    <w:rsid w:val="00221E5B"/>
    <w:rsid w:val="00221ECE"/>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7A5"/>
    <w:rsid w:val="00236E28"/>
    <w:rsid w:val="00236F32"/>
    <w:rsid w:val="0023706F"/>
    <w:rsid w:val="0023728B"/>
    <w:rsid w:val="00237907"/>
    <w:rsid w:val="00237BC3"/>
    <w:rsid w:val="00240468"/>
    <w:rsid w:val="00240662"/>
    <w:rsid w:val="00240B2D"/>
    <w:rsid w:val="00240D4D"/>
    <w:rsid w:val="002414FB"/>
    <w:rsid w:val="002424E2"/>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3279"/>
    <w:rsid w:val="0025381E"/>
    <w:rsid w:val="00254168"/>
    <w:rsid w:val="00254441"/>
    <w:rsid w:val="00254949"/>
    <w:rsid w:val="002549CA"/>
    <w:rsid w:val="00254B1C"/>
    <w:rsid w:val="002554A2"/>
    <w:rsid w:val="002554AE"/>
    <w:rsid w:val="002559E6"/>
    <w:rsid w:val="00255A0D"/>
    <w:rsid w:val="00255BE9"/>
    <w:rsid w:val="00255E9E"/>
    <w:rsid w:val="00255F09"/>
    <w:rsid w:val="00256D34"/>
    <w:rsid w:val="00257D08"/>
    <w:rsid w:val="00260347"/>
    <w:rsid w:val="002619DC"/>
    <w:rsid w:val="00261FAB"/>
    <w:rsid w:val="00262108"/>
    <w:rsid w:val="002621B1"/>
    <w:rsid w:val="00262793"/>
    <w:rsid w:val="00263332"/>
    <w:rsid w:val="002633C2"/>
    <w:rsid w:val="00263714"/>
    <w:rsid w:val="00263C77"/>
    <w:rsid w:val="00263D41"/>
    <w:rsid w:val="00263D8E"/>
    <w:rsid w:val="0026405C"/>
    <w:rsid w:val="0026419F"/>
    <w:rsid w:val="00264214"/>
    <w:rsid w:val="00264F58"/>
    <w:rsid w:val="00265149"/>
    <w:rsid w:val="00265651"/>
    <w:rsid w:val="0026580E"/>
    <w:rsid w:val="002658C8"/>
    <w:rsid w:val="00265F17"/>
    <w:rsid w:val="00266319"/>
    <w:rsid w:val="00266F57"/>
    <w:rsid w:val="00267342"/>
    <w:rsid w:val="0026764F"/>
    <w:rsid w:val="002677E2"/>
    <w:rsid w:val="00267B2A"/>
    <w:rsid w:val="00270AE6"/>
    <w:rsid w:val="00270B6B"/>
    <w:rsid w:val="00270DFB"/>
    <w:rsid w:val="00270EF4"/>
    <w:rsid w:val="00270FAC"/>
    <w:rsid w:val="00271201"/>
    <w:rsid w:val="00271AD2"/>
    <w:rsid w:val="00271DF6"/>
    <w:rsid w:val="00272568"/>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4"/>
    <w:rsid w:val="00281F7F"/>
    <w:rsid w:val="00282701"/>
    <w:rsid w:val="00282931"/>
    <w:rsid w:val="002835D3"/>
    <w:rsid w:val="00283843"/>
    <w:rsid w:val="00283889"/>
    <w:rsid w:val="00283BF9"/>
    <w:rsid w:val="00284095"/>
    <w:rsid w:val="002841AA"/>
    <w:rsid w:val="002843E2"/>
    <w:rsid w:val="00284B81"/>
    <w:rsid w:val="00284DE2"/>
    <w:rsid w:val="00284EE3"/>
    <w:rsid w:val="00284FAE"/>
    <w:rsid w:val="00285074"/>
    <w:rsid w:val="00285158"/>
    <w:rsid w:val="002854E6"/>
    <w:rsid w:val="0028560A"/>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300B"/>
    <w:rsid w:val="00293044"/>
    <w:rsid w:val="0029350B"/>
    <w:rsid w:val="0029381B"/>
    <w:rsid w:val="0029389F"/>
    <w:rsid w:val="00294038"/>
    <w:rsid w:val="00294134"/>
    <w:rsid w:val="002945FD"/>
    <w:rsid w:val="00294BEF"/>
    <w:rsid w:val="00294F65"/>
    <w:rsid w:val="0029511E"/>
    <w:rsid w:val="00295199"/>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D1"/>
    <w:rsid w:val="002A0D3A"/>
    <w:rsid w:val="002A0F86"/>
    <w:rsid w:val="002A0FB9"/>
    <w:rsid w:val="002A10BF"/>
    <w:rsid w:val="002A17CF"/>
    <w:rsid w:val="002A1A92"/>
    <w:rsid w:val="002A20AD"/>
    <w:rsid w:val="002A20E9"/>
    <w:rsid w:val="002A2600"/>
    <w:rsid w:val="002A2715"/>
    <w:rsid w:val="002A2954"/>
    <w:rsid w:val="002A2B73"/>
    <w:rsid w:val="002A339A"/>
    <w:rsid w:val="002A3784"/>
    <w:rsid w:val="002A3B20"/>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98D"/>
    <w:rsid w:val="002B0D78"/>
    <w:rsid w:val="002B0F37"/>
    <w:rsid w:val="002B11A7"/>
    <w:rsid w:val="002B1441"/>
    <w:rsid w:val="002B15FD"/>
    <w:rsid w:val="002B2232"/>
    <w:rsid w:val="002B2288"/>
    <w:rsid w:val="002B245B"/>
    <w:rsid w:val="002B27F6"/>
    <w:rsid w:val="002B2C4D"/>
    <w:rsid w:val="002B357C"/>
    <w:rsid w:val="002B3F73"/>
    <w:rsid w:val="002B4086"/>
    <w:rsid w:val="002B40A6"/>
    <w:rsid w:val="002B4235"/>
    <w:rsid w:val="002B433D"/>
    <w:rsid w:val="002B47F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31"/>
    <w:rsid w:val="002C38A5"/>
    <w:rsid w:val="002C3BA7"/>
    <w:rsid w:val="002C3D62"/>
    <w:rsid w:val="002C3E81"/>
    <w:rsid w:val="002C41A6"/>
    <w:rsid w:val="002C4239"/>
    <w:rsid w:val="002C4556"/>
    <w:rsid w:val="002C4D48"/>
    <w:rsid w:val="002C521B"/>
    <w:rsid w:val="002C541B"/>
    <w:rsid w:val="002C54BD"/>
    <w:rsid w:val="002C555F"/>
    <w:rsid w:val="002C5669"/>
    <w:rsid w:val="002C5693"/>
    <w:rsid w:val="002C5751"/>
    <w:rsid w:val="002C58D6"/>
    <w:rsid w:val="002C61B7"/>
    <w:rsid w:val="002C63E0"/>
    <w:rsid w:val="002C6838"/>
    <w:rsid w:val="002C6A3E"/>
    <w:rsid w:val="002C6E89"/>
    <w:rsid w:val="002C7235"/>
    <w:rsid w:val="002C738F"/>
    <w:rsid w:val="002C7453"/>
    <w:rsid w:val="002C74E7"/>
    <w:rsid w:val="002C77E6"/>
    <w:rsid w:val="002C79E7"/>
    <w:rsid w:val="002C7D36"/>
    <w:rsid w:val="002D0F18"/>
    <w:rsid w:val="002D1654"/>
    <w:rsid w:val="002D1744"/>
    <w:rsid w:val="002D2251"/>
    <w:rsid w:val="002D2CD5"/>
    <w:rsid w:val="002D30C6"/>
    <w:rsid w:val="002D30CA"/>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B2E"/>
    <w:rsid w:val="002D7E72"/>
    <w:rsid w:val="002E01FB"/>
    <w:rsid w:val="002E04BB"/>
    <w:rsid w:val="002E0A7F"/>
    <w:rsid w:val="002E10FC"/>
    <w:rsid w:val="002E11A3"/>
    <w:rsid w:val="002E1202"/>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6F83"/>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F54"/>
    <w:rsid w:val="002F3081"/>
    <w:rsid w:val="002F30A8"/>
    <w:rsid w:val="002F4164"/>
    <w:rsid w:val="002F41A8"/>
    <w:rsid w:val="002F458A"/>
    <w:rsid w:val="002F4827"/>
    <w:rsid w:val="002F4A5C"/>
    <w:rsid w:val="002F4A73"/>
    <w:rsid w:val="002F4B4A"/>
    <w:rsid w:val="002F4CC3"/>
    <w:rsid w:val="002F53BD"/>
    <w:rsid w:val="002F568C"/>
    <w:rsid w:val="002F5A94"/>
    <w:rsid w:val="002F600F"/>
    <w:rsid w:val="002F670E"/>
    <w:rsid w:val="002F6762"/>
    <w:rsid w:val="002F6BF8"/>
    <w:rsid w:val="002F6CEF"/>
    <w:rsid w:val="002F758C"/>
    <w:rsid w:val="002F7650"/>
    <w:rsid w:val="002F7773"/>
    <w:rsid w:val="002F7D36"/>
    <w:rsid w:val="002F7FE0"/>
    <w:rsid w:val="002F7FF4"/>
    <w:rsid w:val="00300301"/>
    <w:rsid w:val="003004ED"/>
    <w:rsid w:val="0030065B"/>
    <w:rsid w:val="00300CB6"/>
    <w:rsid w:val="00300EFC"/>
    <w:rsid w:val="00301A96"/>
    <w:rsid w:val="00301AD2"/>
    <w:rsid w:val="003022B1"/>
    <w:rsid w:val="00302561"/>
    <w:rsid w:val="0030282E"/>
    <w:rsid w:val="0030311F"/>
    <w:rsid w:val="00303281"/>
    <w:rsid w:val="00303A34"/>
    <w:rsid w:val="00303B72"/>
    <w:rsid w:val="00303FE5"/>
    <w:rsid w:val="00304025"/>
    <w:rsid w:val="0030486C"/>
    <w:rsid w:val="00304970"/>
    <w:rsid w:val="00304C08"/>
    <w:rsid w:val="00304D9A"/>
    <w:rsid w:val="00305023"/>
    <w:rsid w:val="00305610"/>
    <w:rsid w:val="00305698"/>
    <w:rsid w:val="00305C37"/>
    <w:rsid w:val="00305D45"/>
    <w:rsid w:val="0030608B"/>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96A"/>
    <w:rsid w:val="00314D10"/>
    <w:rsid w:val="003151D0"/>
    <w:rsid w:val="003154A2"/>
    <w:rsid w:val="0031558A"/>
    <w:rsid w:val="00315952"/>
    <w:rsid w:val="00315BEF"/>
    <w:rsid w:val="00315E45"/>
    <w:rsid w:val="00315EDF"/>
    <w:rsid w:val="0031615D"/>
    <w:rsid w:val="0031629A"/>
    <w:rsid w:val="00316316"/>
    <w:rsid w:val="00317797"/>
    <w:rsid w:val="00317D6E"/>
    <w:rsid w:val="00317EA9"/>
    <w:rsid w:val="00320418"/>
    <w:rsid w:val="0032041F"/>
    <w:rsid w:val="003209CB"/>
    <w:rsid w:val="00321F9B"/>
    <w:rsid w:val="0032201A"/>
    <w:rsid w:val="00322ED5"/>
    <w:rsid w:val="00323212"/>
    <w:rsid w:val="003238D5"/>
    <w:rsid w:val="00324BDD"/>
    <w:rsid w:val="00324D66"/>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16E"/>
    <w:rsid w:val="0034324D"/>
    <w:rsid w:val="0034344B"/>
    <w:rsid w:val="003437DF"/>
    <w:rsid w:val="00343B9D"/>
    <w:rsid w:val="00343C4B"/>
    <w:rsid w:val="00343DB2"/>
    <w:rsid w:val="00344627"/>
    <w:rsid w:val="00345674"/>
    <w:rsid w:val="00346028"/>
    <w:rsid w:val="00346E3A"/>
    <w:rsid w:val="003470D7"/>
    <w:rsid w:val="003473D8"/>
    <w:rsid w:val="00347421"/>
    <w:rsid w:val="0034770C"/>
    <w:rsid w:val="003479F0"/>
    <w:rsid w:val="00347AF4"/>
    <w:rsid w:val="00350250"/>
    <w:rsid w:val="003505EE"/>
    <w:rsid w:val="00350623"/>
    <w:rsid w:val="00350BE5"/>
    <w:rsid w:val="003516AC"/>
    <w:rsid w:val="003527CE"/>
    <w:rsid w:val="00353236"/>
    <w:rsid w:val="00353B25"/>
    <w:rsid w:val="003540A8"/>
    <w:rsid w:val="003541EB"/>
    <w:rsid w:val="003551F7"/>
    <w:rsid w:val="00355422"/>
    <w:rsid w:val="0035584E"/>
    <w:rsid w:val="00355B7A"/>
    <w:rsid w:val="00355C5C"/>
    <w:rsid w:val="00355EB7"/>
    <w:rsid w:val="0035611E"/>
    <w:rsid w:val="00356E0D"/>
    <w:rsid w:val="00356F51"/>
    <w:rsid w:val="00357013"/>
    <w:rsid w:val="0035715B"/>
    <w:rsid w:val="003571BF"/>
    <w:rsid w:val="00357ADF"/>
    <w:rsid w:val="00357E86"/>
    <w:rsid w:val="00361D7F"/>
    <w:rsid w:val="0036203C"/>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DC9"/>
    <w:rsid w:val="003750EA"/>
    <w:rsid w:val="00375485"/>
    <w:rsid w:val="003755BD"/>
    <w:rsid w:val="00375665"/>
    <w:rsid w:val="003759D1"/>
    <w:rsid w:val="00375A67"/>
    <w:rsid w:val="00376033"/>
    <w:rsid w:val="00376616"/>
    <w:rsid w:val="0037719F"/>
    <w:rsid w:val="003778B0"/>
    <w:rsid w:val="003804C3"/>
    <w:rsid w:val="003804EF"/>
    <w:rsid w:val="00380B99"/>
    <w:rsid w:val="0038154A"/>
    <w:rsid w:val="00381ACD"/>
    <w:rsid w:val="003820B6"/>
    <w:rsid w:val="0038249A"/>
    <w:rsid w:val="00382733"/>
    <w:rsid w:val="00382760"/>
    <w:rsid w:val="00382BAA"/>
    <w:rsid w:val="00383384"/>
    <w:rsid w:val="00383489"/>
    <w:rsid w:val="0038382B"/>
    <w:rsid w:val="00383B41"/>
    <w:rsid w:val="00383DF1"/>
    <w:rsid w:val="00383E0D"/>
    <w:rsid w:val="00384095"/>
    <w:rsid w:val="003842AE"/>
    <w:rsid w:val="00384447"/>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1B1"/>
    <w:rsid w:val="0039338D"/>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13DD"/>
    <w:rsid w:val="003A1A06"/>
    <w:rsid w:val="003A1B95"/>
    <w:rsid w:val="003A1C32"/>
    <w:rsid w:val="003A1EFE"/>
    <w:rsid w:val="003A20AC"/>
    <w:rsid w:val="003A2178"/>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A75"/>
    <w:rsid w:val="003A735B"/>
    <w:rsid w:val="003A7390"/>
    <w:rsid w:val="003A7523"/>
    <w:rsid w:val="003A793A"/>
    <w:rsid w:val="003A7B45"/>
    <w:rsid w:val="003A7DC9"/>
    <w:rsid w:val="003B01B8"/>
    <w:rsid w:val="003B12B4"/>
    <w:rsid w:val="003B1606"/>
    <w:rsid w:val="003B16BD"/>
    <w:rsid w:val="003B1773"/>
    <w:rsid w:val="003B1843"/>
    <w:rsid w:val="003B1A1C"/>
    <w:rsid w:val="003B20B3"/>
    <w:rsid w:val="003B224B"/>
    <w:rsid w:val="003B2328"/>
    <w:rsid w:val="003B2458"/>
    <w:rsid w:val="003B24F4"/>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7112"/>
    <w:rsid w:val="003B7255"/>
    <w:rsid w:val="003B7499"/>
    <w:rsid w:val="003B79F6"/>
    <w:rsid w:val="003B7FB6"/>
    <w:rsid w:val="003C0053"/>
    <w:rsid w:val="003C058A"/>
    <w:rsid w:val="003C08D3"/>
    <w:rsid w:val="003C0932"/>
    <w:rsid w:val="003C09EB"/>
    <w:rsid w:val="003C11E3"/>
    <w:rsid w:val="003C135A"/>
    <w:rsid w:val="003C140D"/>
    <w:rsid w:val="003C1D9A"/>
    <w:rsid w:val="003C1EFC"/>
    <w:rsid w:val="003C1F5C"/>
    <w:rsid w:val="003C209D"/>
    <w:rsid w:val="003C25E0"/>
    <w:rsid w:val="003C28BC"/>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ADC"/>
    <w:rsid w:val="003D7D34"/>
    <w:rsid w:val="003E073E"/>
    <w:rsid w:val="003E0749"/>
    <w:rsid w:val="003E0782"/>
    <w:rsid w:val="003E0D95"/>
    <w:rsid w:val="003E1280"/>
    <w:rsid w:val="003E13E2"/>
    <w:rsid w:val="003E149E"/>
    <w:rsid w:val="003E19CB"/>
    <w:rsid w:val="003E1A9F"/>
    <w:rsid w:val="003E2100"/>
    <w:rsid w:val="003E21EC"/>
    <w:rsid w:val="003E2628"/>
    <w:rsid w:val="003E2A31"/>
    <w:rsid w:val="003E2B0C"/>
    <w:rsid w:val="003E2E42"/>
    <w:rsid w:val="003E31D1"/>
    <w:rsid w:val="003E343A"/>
    <w:rsid w:val="003E37F4"/>
    <w:rsid w:val="003E38AE"/>
    <w:rsid w:val="003E3C65"/>
    <w:rsid w:val="003E3D37"/>
    <w:rsid w:val="003E3F19"/>
    <w:rsid w:val="003E47E3"/>
    <w:rsid w:val="003E4920"/>
    <w:rsid w:val="003E4CB6"/>
    <w:rsid w:val="003E4D8C"/>
    <w:rsid w:val="003E4DE8"/>
    <w:rsid w:val="003E4FFA"/>
    <w:rsid w:val="003E58E8"/>
    <w:rsid w:val="003E5D45"/>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BEE"/>
    <w:rsid w:val="003F2C13"/>
    <w:rsid w:val="003F2D39"/>
    <w:rsid w:val="003F2F1C"/>
    <w:rsid w:val="003F30B1"/>
    <w:rsid w:val="003F3144"/>
    <w:rsid w:val="003F39F6"/>
    <w:rsid w:val="003F3AB1"/>
    <w:rsid w:val="003F3B94"/>
    <w:rsid w:val="003F3BE3"/>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3E17"/>
    <w:rsid w:val="00403E54"/>
    <w:rsid w:val="00403F22"/>
    <w:rsid w:val="00403F38"/>
    <w:rsid w:val="00404179"/>
    <w:rsid w:val="00404498"/>
    <w:rsid w:val="004045A8"/>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F03"/>
    <w:rsid w:val="00415807"/>
    <w:rsid w:val="00415BC0"/>
    <w:rsid w:val="00416469"/>
    <w:rsid w:val="004164B0"/>
    <w:rsid w:val="00416532"/>
    <w:rsid w:val="00416C18"/>
    <w:rsid w:val="00416CA0"/>
    <w:rsid w:val="004170EB"/>
    <w:rsid w:val="0041718F"/>
    <w:rsid w:val="004172E3"/>
    <w:rsid w:val="004174AF"/>
    <w:rsid w:val="00417D30"/>
    <w:rsid w:val="0042054A"/>
    <w:rsid w:val="0042075A"/>
    <w:rsid w:val="0042095F"/>
    <w:rsid w:val="00420BD6"/>
    <w:rsid w:val="00420C40"/>
    <w:rsid w:val="0042103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985"/>
    <w:rsid w:val="004370B9"/>
    <w:rsid w:val="00437643"/>
    <w:rsid w:val="00437E76"/>
    <w:rsid w:val="00437FCD"/>
    <w:rsid w:val="00440714"/>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CA0"/>
    <w:rsid w:val="004464BF"/>
    <w:rsid w:val="0044667C"/>
    <w:rsid w:val="00446EB1"/>
    <w:rsid w:val="00446F9E"/>
    <w:rsid w:val="0044742D"/>
    <w:rsid w:val="0044750D"/>
    <w:rsid w:val="00447515"/>
    <w:rsid w:val="004477DA"/>
    <w:rsid w:val="00447801"/>
    <w:rsid w:val="004479CD"/>
    <w:rsid w:val="00447D6B"/>
    <w:rsid w:val="0045024A"/>
    <w:rsid w:val="004507B8"/>
    <w:rsid w:val="00450C7A"/>
    <w:rsid w:val="00450D32"/>
    <w:rsid w:val="0045130D"/>
    <w:rsid w:val="00451B07"/>
    <w:rsid w:val="00451BDB"/>
    <w:rsid w:val="004523BB"/>
    <w:rsid w:val="00452592"/>
    <w:rsid w:val="00452AB7"/>
    <w:rsid w:val="00452FD6"/>
    <w:rsid w:val="0045306C"/>
    <w:rsid w:val="004533EE"/>
    <w:rsid w:val="004541DF"/>
    <w:rsid w:val="00454465"/>
    <w:rsid w:val="00454642"/>
    <w:rsid w:val="00454990"/>
    <w:rsid w:val="00454A1D"/>
    <w:rsid w:val="00454ABB"/>
    <w:rsid w:val="00454C82"/>
    <w:rsid w:val="00454E95"/>
    <w:rsid w:val="00455165"/>
    <w:rsid w:val="00455D48"/>
    <w:rsid w:val="00455F21"/>
    <w:rsid w:val="0045628F"/>
    <w:rsid w:val="00456EF8"/>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D17"/>
    <w:rsid w:val="00471271"/>
    <w:rsid w:val="004717D7"/>
    <w:rsid w:val="00471918"/>
    <w:rsid w:val="00471B6E"/>
    <w:rsid w:val="00471D4C"/>
    <w:rsid w:val="0047201B"/>
    <w:rsid w:val="004722AD"/>
    <w:rsid w:val="00472421"/>
    <w:rsid w:val="00472474"/>
    <w:rsid w:val="004725F8"/>
    <w:rsid w:val="0047292F"/>
    <w:rsid w:val="00472AA6"/>
    <w:rsid w:val="00473959"/>
    <w:rsid w:val="00473AA3"/>
    <w:rsid w:val="00473E49"/>
    <w:rsid w:val="004746D8"/>
    <w:rsid w:val="0047488D"/>
    <w:rsid w:val="004748C8"/>
    <w:rsid w:val="00474910"/>
    <w:rsid w:val="00474BC6"/>
    <w:rsid w:val="00474C9D"/>
    <w:rsid w:val="00474F4A"/>
    <w:rsid w:val="00475032"/>
    <w:rsid w:val="00475935"/>
    <w:rsid w:val="004761D2"/>
    <w:rsid w:val="0047680C"/>
    <w:rsid w:val="00476B38"/>
    <w:rsid w:val="00476D8F"/>
    <w:rsid w:val="00476EB2"/>
    <w:rsid w:val="004775FC"/>
    <w:rsid w:val="00477616"/>
    <w:rsid w:val="004778C9"/>
    <w:rsid w:val="0047797F"/>
    <w:rsid w:val="00477CE1"/>
    <w:rsid w:val="00477D97"/>
    <w:rsid w:val="00477E77"/>
    <w:rsid w:val="00477FA1"/>
    <w:rsid w:val="00480999"/>
    <w:rsid w:val="00480DD4"/>
    <w:rsid w:val="00480E9A"/>
    <w:rsid w:val="00480FA2"/>
    <w:rsid w:val="00481624"/>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126E"/>
    <w:rsid w:val="004B14D5"/>
    <w:rsid w:val="004B1614"/>
    <w:rsid w:val="004B1E6F"/>
    <w:rsid w:val="004B1F56"/>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AD"/>
    <w:rsid w:val="004C2719"/>
    <w:rsid w:val="004C3186"/>
    <w:rsid w:val="004C3436"/>
    <w:rsid w:val="004C3652"/>
    <w:rsid w:val="004C3713"/>
    <w:rsid w:val="004C43AE"/>
    <w:rsid w:val="004C49BD"/>
    <w:rsid w:val="004C4BEE"/>
    <w:rsid w:val="004C4CBA"/>
    <w:rsid w:val="004C4D45"/>
    <w:rsid w:val="004C5070"/>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E007D"/>
    <w:rsid w:val="004E08AE"/>
    <w:rsid w:val="004E08FB"/>
    <w:rsid w:val="004E0C33"/>
    <w:rsid w:val="004E0F7F"/>
    <w:rsid w:val="004E113F"/>
    <w:rsid w:val="004E13D1"/>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0C"/>
    <w:rsid w:val="004E5B36"/>
    <w:rsid w:val="004E6435"/>
    <w:rsid w:val="004E64C1"/>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EE3"/>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7D5"/>
    <w:rsid w:val="005269AD"/>
    <w:rsid w:val="00526D5B"/>
    <w:rsid w:val="00526E4D"/>
    <w:rsid w:val="005274A9"/>
    <w:rsid w:val="005275CB"/>
    <w:rsid w:val="00527757"/>
    <w:rsid w:val="00527F3F"/>
    <w:rsid w:val="00530209"/>
    <w:rsid w:val="005305B7"/>
    <w:rsid w:val="005307B9"/>
    <w:rsid w:val="00530BD9"/>
    <w:rsid w:val="005314F1"/>
    <w:rsid w:val="005315CE"/>
    <w:rsid w:val="005315EF"/>
    <w:rsid w:val="00531735"/>
    <w:rsid w:val="00531E10"/>
    <w:rsid w:val="00532076"/>
    <w:rsid w:val="00532960"/>
    <w:rsid w:val="00532FE1"/>
    <w:rsid w:val="00532FEE"/>
    <w:rsid w:val="00533316"/>
    <w:rsid w:val="0053345F"/>
    <w:rsid w:val="005337B9"/>
    <w:rsid w:val="0053398C"/>
    <w:rsid w:val="005339EB"/>
    <w:rsid w:val="00533A64"/>
    <w:rsid w:val="0053414B"/>
    <w:rsid w:val="005341A4"/>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6F2"/>
    <w:rsid w:val="005468FD"/>
    <w:rsid w:val="00546C7F"/>
    <w:rsid w:val="00547C8E"/>
    <w:rsid w:val="00547CB7"/>
    <w:rsid w:val="005500F8"/>
    <w:rsid w:val="00550779"/>
    <w:rsid w:val="005510F5"/>
    <w:rsid w:val="0055113B"/>
    <w:rsid w:val="00551771"/>
    <w:rsid w:val="00551897"/>
    <w:rsid w:val="00551B9C"/>
    <w:rsid w:val="00551FC5"/>
    <w:rsid w:val="005524B7"/>
    <w:rsid w:val="00552675"/>
    <w:rsid w:val="00552C35"/>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B7F"/>
    <w:rsid w:val="00555EB8"/>
    <w:rsid w:val="005560CE"/>
    <w:rsid w:val="005560EC"/>
    <w:rsid w:val="0055625A"/>
    <w:rsid w:val="005562CC"/>
    <w:rsid w:val="0055648F"/>
    <w:rsid w:val="005570FC"/>
    <w:rsid w:val="00557134"/>
    <w:rsid w:val="0055793D"/>
    <w:rsid w:val="005579FC"/>
    <w:rsid w:val="00560354"/>
    <w:rsid w:val="005606C2"/>
    <w:rsid w:val="00560C32"/>
    <w:rsid w:val="00560E57"/>
    <w:rsid w:val="00560EE4"/>
    <w:rsid w:val="00560FD7"/>
    <w:rsid w:val="005610DB"/>
    <w:rsid w:val="0056137B"/>
    <w:rsid w:val="00562509"/>
    <w:rsid w:val="00562FAD"/>
    <w:rsid w:val="0056312A"/>
    <w:rsid w:val="0056330D"/>
    <w:rsid w:val="005637BA"/>
    <w:rsid w:val="00563A61"/>
    <w:rsid w:val="00563F00"/>
    <w:rsid w:val="005641F9"/>
    <w:rsid w:val="00564252"/>
    <w:rsid w:val="00564768"/>
    <w:rsid w:val="005648B3"/>
    <w:rsid w:val="00564B6C"/>
    <w:rsid w:val="00564BA9"/>
    <w:rsid w:val="00565163"/>
    <w:rsid w:val="00565C27"/>
    <w:rsid w:val="00565E7E"/>
    <w:rsid w:val="005662A3"/>
    <w:rsid w:val="0056633C"/>
    <w:rsid w:val="00567909"/>
    <w:rsid w:val="00567926"/>
    <w:rsid w:val="00567C81"/>
    <w:rsid w:val="0057037A"/>
    <w:rsid w:val="005703F4"/>
    <w:rsid w:val="00570E8A"/>
    <w:rsid w:val="00570F59"/>
    <w:rsid w:val="005712E6"/>
    <w:rsid w:val="00571581"/>
    <w:rsid w:val="00571D8F"/>
    <w:rsid w:val="0057223A"/>
    <w:rsid w:val="005722AD"/>
    <w:rsid w:val="00572CF3"/>
    <w:rsid w:val="0057332E"/>
    <w:rsid w:val="00573399"/>
    <w:rsid w:val="00573496"/>
    <w:rsid w:val="005739F3"/>
    <w:rsid w:val="00574445"/>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0AD"/>
    <w:rsid w:val="00581795"/>
    <w:rsid w:val="005819E6"/>
    <w:rsid w:val="00581BFD"/>
    <w:rsid w:val="00581CA6"/>
    <w:rsid w:val="00581D93"/>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1075"/>
    <w:rsid w:val="0059120E"/>
    <w:rsid w:val="0059136F"/>
    <w:rsid w:val="0059196B"/>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F22"/>
    <w:rsid w:val="00596FF6"/>
    <w:rsid w:val="00597214"/>
    <w:rsid w:val="005977A8"/>
    <w:rsid w:val="00597922"/>
    <w:rsid w:val="005A023C"/>
    <w:rsid w:val="005A0C52"/>
    <w:rsid w:val="005A11AC"/>
    <w:rsid w:val="005A1738"/>
    <w:rsid w:val="005A1755"/>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93F"/>
    <w:rsid w:val="005C0C83"/>
    <w:rsid w:val="005C0DD5"/>
    <w:rsid w:val="005C0F38"/>
    <w:rsid w:val="005C1626"/>
    <w:rsid w:val="005C169E"/>
    <w:rsid w:val="005C16DD"/>
    <w:rsid w:val="005C1CB2"/>
    <w:rsid w:val="005C1F25"/>
    <w:rsid w:val="005C2080"/>
    <w:rsid w:val="005C2B2A"/>
    <w:rsid w:val="005C347E"/>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B1"/>
    <w:rsid w:val="005D3ACC"/>
    <w:rsid w:val="005D3B87"/>
    <w:rsid w:val="005D4C41"/>
    <w:rsid w:val="005D4D02"/>
    <w:rsid w:val="005D4F2F"/>
    <w:rsid w:val="005D5043"/>
    <w:rsid w:val="005D54C3"/>
    <w:rsid w:val="005D5747"/>
    <w:rsid w:val="005D5CF2"/>
    <w:rsid w:val="005D61E2"/>
    <w:rsid w:val="005D6BB0"/>
    <w:rsid w:val="005D6F5F"/>
    <w:rsid w:val="005D7409"/>
    <w:rsid w:val="005D76A2"/>
    <w:rsid w:val="005D79D8"/>
    <w:rsid w:val="005D7B1A"/>
    <w:rsid w:val="005D7B92"/>
    <w:rsid w:val="005D7D77"/>
    <w:rsid w:val="005E0142"/>
    <w:rsid w:val="005E018E"/>
    <w:rsid w:val="005E02F1"/>
    <w:rsid w:val="005E0968"/>
    <w:rsid w:val="005E0A36"/>
    <w:rsid w:val="005E0B17"/>
    <w:rsid w:val="005E1508"/>
    <w:rsid w:val="005E1D60"/>
    <w:rsid w:val="005E1EB4"/>
    <w:rsid w:val="005E255D"/>
    <w:rsid w:val="005E276F"/>
    <w:rsid w:val="005E292E"/>
    <w:rsid w:val="005E2DD9"/>
    <w:rsid w:val="005E3159"/>
    <w:rsid w:val="005E3474"/>
    <w:rsid w:val="005E34FE"/>
    <w:rsid w:val="005E3DF9"/>
    <w:rsid w:val="005E3EFC"/>
    <w:rsid w:val="005E42AC"/>
    <w:rsid w:val="005E4ED1"/>
    <w:rsid w:val="005E56B6"/>
    <w:rsid w:val="005E5C2E"/>
    <w:rsid w:val="005E5D5C"/>
    <w:rsid w:val="005E632C"/>
    <w:rsid w:val="005E6364"/>
    <w:rsid w:val="005E6EE7"/>
    <w:rsid w:val="005E6FE8"/>
    <w:rsid w:val="005E7136"/>
    <w:rsid w:val="005F0216"/>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A72"/>
    <w:rsid w:val="005F41AD"/>
    <w:rsid w:val="005F4DF6"/>
    <w:rsid w:val="005F5234"/>
    <w:rsid w:val="005F5AB5"/>
    <w:rsid w:val="005F5B6F"/>
    <w:rsid w:val="005F663A"/>
    <w:rsid w:val="005F686F"/>
    <w:rsid w:val="005F7443"/>
    <w:rsid w:val="005F7539"/>
    <w:rsid w:val="005F754C"/>
    <w:rsid w:val="005F799A"/>
    <w:rsid w:val="005F7D35"/>
    <w:rsid w:val="005F7DA6"/>
    <w:rsid w:val="006003F7"/>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401"/>
    <w:rsid w:val="006037DB"/>
    <w:rsid w:val="006038F6"/>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7A6"/>
    <w:rsid w:val="0060796A"/>
    <w:rsid w:val="00607CE3"/>
    <w:rsid w:val="00607DF3"/>
    <w:rsid w:val="00610384"/>
    <w:rsid w:val="00610895"/>
    <w:rsid w:val="00610A03"/>
    <w:rsid w:val="00610A2A"/>
    <w:rsid w:val="00610F84"/>
    <w:rsid w:val="0061118F"/>
    <w:rsid w:val="0061146D"/>
    <w:rsid w:val="0061161E"/>
    <w:rsid w:val="006117E1"/>
    <w:rsid w:val="00611B2B"/>
    <w:rsid w:val="00611D40"/>
    <w:rsid w:val="00612AD5"/>
    <w:rsid w:val="00613477"/>
    <w:rsid w:val="00613708"/>
    <w:rsid w:val="00613C75"/>
    <w:rsid w:val="00613FC9"/>
    <w:rsid w:val="00614372"/>
    <w:rsid w:val="00614759"/>
    <w:rsid w:val="0061498F"/>
    <w:rsid w:val="00614A76"/>
    <w:rsid w:val="006156D6"/>
    <w:rsid w:val="00615B90"/>
    <w:rsid w:val="00615EFE"/>
    <w:rsid w:val="0061636F"/>
    <w:rsid w:val="006165C9"/>
    <w:rsid w:val="0061673D"/>
    <w:rsid w:val="006168BF"/>
    <w:rsid w:val="00616D61"/>
    <w:rsid w:val="00616D77"/>
    <w:rsid w:val="00616DD5"/>
    <w:rsid w:val="00616F00"/>
    <w:rsid w:val="00616F67"/>
    <w:rsid w:val="0061788B"/>
    <w:rsid w:val="00617D36"/>
    <w:rsid w:val="006209FF"/>
    <w:rsid w:val="0062126B"/>
    <w:rsid w:val="0062128C"/>
    <w:rsid w:val="0062166C"/>
    <w:rsid w:val="00621672"/>
    <w:rsid w:val="00621B48"/>
    <w:rsid w:val="006222B5"/>
    <w:rsid w:val="00622F73"/>
    <w:rsid w:val="00623D15"/>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2D8"/>
    <w:rsid w:val="006345A0"/>
    <w:rsid w:val="006346B0"/>
    <w:rsid w:val="006346C5"/>
    <w:rsid w:val="0063599E"/>
    <w:rsid w:val="00635DB5"/>
    <w:rsid w:val="00636053"/>
    <w:rsid w:val="00636BB1"/>
    <w:rsid w:val="00636D01"/>
    <w:rsid w:val="0063703A"/>
    <w:rsid w:val="006370AE"/>
    <w:rsid w:val="0063782C"/>
    <w:rsid w:val="006378FF"/>
    <w:rsid w:val="00637A41"/>
    <w:rsid w:val="00637D7F"/>
    <w:rsid w:val="00637EBF"/>
    <w:rsid w:val="006405D2"/>
    <w:rsid w:val="00640C5D"/>
    <w:rsid w:val="006412E7"/>
    <w:rsid w:val="006419D2"/>
    <w:rsid w:val="006421EB"/>
    <w:rsid w:val="006423A8"/>
    <w:rsid w:val="00642537"/>
    <w:rsid w:val="0064260A"/>
    <w:rsid w:val="0064290F"/>
    <w:rsid w:val="00642980"/>
    <w:rsid w:val="00642A8C"/>
    <w:rsid w:val="00642CB8"/>
    <w:rsid w:val="00643888"/>
    <w:rsid w:val="00644458"/>
    <w:rsid w:val="006449C3"/>
    <w:rsid w:val="00644BFA"/>
    <w:rsid w:val="00644D13"/>
    <w:rsid w:val="00644D93"/>
    <w:rsid w:val="006451C2"/>
    <w:rsid w:val="00645976"/>
    <w:rsid w:val="00645D4B"/>
    <w:rsid w:val="0064735D"/>
    <w:rsid w:val="00647616"/>
    <w:rsid w:val="00650533"/>
    <w:rsid w:val="006506B1"/>
    <w:rsid w:val="00650714"/>
    <w:rsid w:val="006508AA"/>
    <w:rsid w:val="00650D43"/>
    <w:rsid w:val="00650FBD"/>
    <w:rsid w:val="006510DB"/>
    <w:rsid w:val="0065124F"/>
    <w:rsid w:val="00651AF7"/>
    <w:rsid w:val="00651BA6"/>
    <w:rsid w:val="00651D56"/>
    <w:rsid w:val="00652572"/>
    <w:rsid w:val="00652A15"/>
    <w:rsid w:val="00652B7B"/>
    <w:rsid w:val="00652E05"/>
    <w:rsid w:val="00653051"/>
    <w:rsid w:val="00653DFD"/>
    <w:rsid w:val="00654B28"/>
    <w:rsid w:val="00654BAD"/>
    <w:rsid w:val="00654C7A"/>
    <w:rsid w:val="00654E44"/>
    <w:rsid w:val="00655695"/>
    <w:rsid w:val="006557AA"/>
    <w:rsid w:val="0065589D"/>
    <w:rsid w:val="00655B41"/>
    <w:rsid w:val="00655CFD"/>
    <w:rsid w:val="00655EE3"/>
    <w:rsid w:val="006566AE"/>
    <w:rsid w:val="00656E0B"/>
    <w:rsid w:val="00656E93"/>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F1A"/>
    <w:rsid w:val="00664645"/>
    <w:rsid w:val="00664A39"/>
    <w:rsid w:val="00664A61"/>
    <w:rsid w:val="00665253"/>
    <w:rsid w:val="006657FC"/>
    <w:rsid w:val="006658D5"/>
    <w:rsid w:val="006659A8"/>
    <w:rsid w:val="00665C81"/>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91B"/>
    <w:rsid w:val="006729CE"/>
    <w:rsid w:val="00672D32"/>
    <w:rsid w:val="00672D63"/>
    <w:rsid w:val="006730DD"/>
    <w:rsid w:val="00673163"/>
    <w:rsid w:val="00673348"/>
    <w:rsid w:val="00673554"/>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71A2"/>
    <w:rsid w:val="00687CD8"/>
    <w:rsid w:val="0069020C"/>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7A8"/>
    <w:rsid w:val="006A0079"/>
    <w:rsid w:val="006A00A4"/>
    <w:rsid w:val="006A00AF"/>
    <w:rsid w:val="006A0E60"/>
    <w:rsid w:val="006A0ECE"/>
    <w:rsid w:val="006A1311"/>
    <w:rsid w:val="006A1D8D"/>
    <w:rsid w:val="006A2074"/>
    <w:rsid w:val="006A23BC"/>
    <w:rsid w:val="006A2E2B"/>
    <w:rsid w:val="006A2EEC"/>
    <w:rsid w:val="006A3285"/>
    <w:rsid w:val="006A35F8"/>
    <w:rsid w:val="006A3881"/>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6414"/>
    <w:rsid w:val="006B6535"/>
    <w:rsid w:val="006B65D8"/>
    <w:rsid w:val="006B70F2"/>
    <w:rsid w:val="006B71B5"/>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74A"/>
    <w:rsid w:val="006C3B8E"/>
    <w:rsid w:val="006C44D3"/>
    <w:rsid w:val="006C4D9A"/>
    <w:rsid w:val="006C51E6"/>
    <w:rsid w:val="006C52F6"/>
    <w:rsid w:val="006C5394"/>
    <w:rsid w:val="006C56AF"/>
    <w:rsid w:val="006C5996"/>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F07"/>
    <w:rsid w:val="006D2190"/>
    <w:rsid w:val="006D29A3"/>
    <w:rsid w:val="006D29E7"/>
    <w:rsid w:val="006D2B69"/>
    <w:rsid w:val="006D2E47"/>
    <w:rsid w:val="006D3111"/>
    <w:rsid w:val="006D338B"/>
    <w:rsid w:val="006D33CC"/>
    <w:rsid w:val="006D3B2F"/>
    <w:rsid w:val="006D3D4B"/>
    <w:rsid w:val="006D4464"/>
    <w:rsid w:val="006D4A3F"/>
    <w:rsid w:val="006D4B0E"/>
    <w:rsid w:val="006D4D63"/>
    <w:rsid w:val="006D5004"/>
    <w:rsid w:val="006D5144"/>
    <w:rsid w:val="006D54D8"/>
    <w:rsid w:val="006D5D2A"/>
    <w:rsid w:val="006D6F95"/>
    <w:rsid w:val="006D713C"/>
    <w:rsid w:val="006D725D"/>
    <w:rsid w:val="006D7B28"/>
    <w:rsid w:val="006E079F"/>
    <w:rsid w:val="006E0A15"/>
    <w:rsid w:val="006E0B68"/>
    <w:rsid w:val="006E0F59"/>
    <w:rsid w:val="006E12AB"/>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DF"/>
    <w:rsid w:val="006E3D6D"/>
    <w:rsid w:val="006E3DF7"/>
    <w:rsid w:val="006E3E0B"/>
    <w:rsid w:val="006E437D"/>
    <w:rsid w:val="006E46F8"/>
    <w:rsid w:val="006E49DD"/>
    <w:rsid w:val="006E4A68"/>
    <w:rsid w:val="006E522A"/>
    <w:rsid w:val="006E5770"/>
    <w:rsid w:val="006E5D3D"/>
    <w:rsid w:val="006E61F3"/>
    <w:rsid w:val="006E6835"/>
    <w:rsid w:val="006E6BCD"/>
    <w:rsid w:val="006E748C"/>
    <w:rsid w:val="006E7625"/>
    <w:rsid w:val="006E7EC5"/>
    <w:rsid w:val="006E7F3B"/>
    <w:rsid w:val="006F008F"/>
    <w:rsid w:val="006F02B5"/>
    <w:rsid w:val="006F0615"/>
    <w:rsid w:val="006F0E64"/>
    <w:rsid w:val="006F0FB8"/>
    <w:rsid w:val="006F12E8"/>
    <w:rsid w:val="006F1B46"/>
    <w:rsid w:val="006F1E77"/>
    <w:rsid w:val="006F1E7B"/>
    <w:rsid w:val="006F1EF3"/>
    <w:rsid w:val="006F2B1A"/>
    <w:rsid w:val="006F2C22"/>
    <w:rsid w:val="006F2D6C"/>
    <w:rsid w:val="006F2E9A"/>
    <w:rsid w:val="006F2EF0"/>
    <w:rsid w:val="006F3A24"/>
    <w:rsid w:val="006F4179"/>
    <w:rsid w:val="006F48A5"/>
    <w:rsid w:val="006F4ABC"/>
    <w:rsid w:val="006F54AF"/>
    <w:rsid w:val="006F59BC"/>
    <w:rsid w:val="006F6040"/>
    <w:rsid w:val="006F609E"/>
    <w:rsid w:val="006F6837"/>
    <w:rsid w:val="006F689F"/>
    <w:rsid w:val="006F6933"/>
    <w:rsid w:val="006F6C57"/>
    <w:rsid w:val="006F7838"/>
    <w:rsid w:val="006F7B7E"/>
    <w:rsid w:val="006F7BE0"/>
    <w:rsid w:val="006F7C99"/>
    <w:rsid w:val="006F7F27"/>
    <w:rsid w:val="00700125"/>
    <w:rsid w:val="007008F2"/>
    <w:rsid w:val="00700D93"/>
    <w:rsid w:val="00701653"/>
    <w:rsid w:val="00701DFE"/>
    <w:rsid w:val="007026D1"/>
    <w:rsid w:val="00702EBB"/>
    <w:rsid w:val="007031BC"/>
    <w:rsid w:val="007036F2"/>
    <w:rsid w:val="00703855"/>
    <w:rsid w:val="00704143"/>
    <w:rsid w:val="007043B2"/>
    <w:rsid w:val="00704579"/>
    <w:rsid w:val="00704895"/>
    <w:rsid w:val="00704DAF"/>
    <w:rsid w:val="007054A2"/>
    <w:rsid w:val="007054BA"/>
    <w:rsid w:val="00705D87"/>
    <w:rsid w:val="00705DF9"/>
    <w:rsid w:val="0070679C"/>
    <w:rsid w:val="00706A42"/>
    <w:rsid w:val="00706E2C"/>
    <w:rsid w:val="00706FAD"/>
    <w:rsid w:val="007074A9"/>
    <w:rsid w:val="007074CB"/>
    <w:rsid w:val="00707DDF"/>
    <w:rsid w:val="00710115"/>
    <w:rsid w:val="007102CD"/>
    <w:rsid w:val="007109B0"/>
    <w:rsid w:val="00710FF2"/>
    <w:rsid w:val="00711089"/>
    <w:rsid w:val="007119BC"/>
    <w:rsid w:val="00711AF1"/>
    <w:rsid w:val="00712169"/>
    <w:rsid w:val="00712982"/>
    <w:rsid w:val="00712AB5"/>
    <w:rsid w:val="00712B64"/>
    <w:rsid w:val="00712B96"/>
    <w:rsid w:val="007136E6"/>
    <w:rsid w:val="00713C34"/>
    <w:rsid w:val="00713C6B"/>
    <w:rsid w:val="00713DF3"/>
    <w:rsid w:val="00713E33"/>
    <w:rsid w:val="0071415E"/>
    <w:rsid w:val="007142EA"/>
    <w:rsid w:val="007143E3"/>
    <w:rsid w:val="007148A8"/>
    <w:rsid w:val="00714B7D"/>
    <w:rsid w:val="007155DB"/>
    <w:rsid w:val="0071581E"/>
    <w:rsid w:val="00715895"/>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83C"/>
    <w:rsid w:val="00736B64"/>
    <w:rsid w:val="00736E59"/>
    <w:rsid w:val="007374A8"/>
    <w:rsid w:val="00737577"/>
    <w:rsid w:val="007375F9"/>
    <w:rsid w:val="007400E7"/>
    <w:rsid w:val="0074019C"/>
    <w:rsid w:val="007405BB"/>
    <w:rsid w:val="00740742"/>
    <w:rsid w:val="007408B9"/>
    <w:rsid w:val="00740E0D"/>
    <w:rsid w:val="0074130F"/>
    <w:rsid w:val="00741439"/>
    <w:rsid w:val="007419B8"/>
    <w:rsid w:val="00741BDB"/>
    <w:rsid w:val="00741CC4"/>
    <w:rsid w:val="00741E44"/>
    <w:rsid w:val="007420DB"/>
    <w:rsid w:val="00742191"/>
    <w:rsid w:val="00742335"/>
    <w:rsid w:val="00742A3B"/>
    <w:rsid w:val="00742AE3"/>
    <w:rsid w:val="00742E1B"/>
    <w:rsid w:val="007430D7"/>
    <w:rsid w:val="0074328E"/>
    <w:rsid w:val="00743B45"/>
    <w:rsid w:val="00743D8D"/>
    <w:rsid w:val="007440A8"/>
    <w:rsid w:val="00744278"/>
    <w:rsid w:val="00744EF8"/>
    <w:rsid w:val="0074555B"/>
    <w:rsid w:val="0074597E"/>
    <w:rsid w:val="00745AB6"/>
    <w:rsid w:val="00745D82"/>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46A"/>
    <w:rsid w:val="0075551D"/>
    <w:rsid w:val="00755817"/>
    <w:rsid w:val="007558D2"/>
    <w:rsid w:val="007559DA"/>
    <w:rsid w:val="00755AD0"/>
    <w:rsid w:val="00755FF4"/>
    <w:rsid w:val="0075602F"/>
    <w:rsid w:val="00756032"/>
    <w:rsid w:val="007562D3"/>
    <w:rsid w:val="0075669F"/>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502B"/>
    <w:rsid w:val="00765495"/>
    <w:rsid w:val="00765A85"/>
    <w:rsid w:val="00765B07"/>
    <w:rsid w:val="00765C8E"/>
    <w:rsid w:val="00765F88"/>
    <w:rsid w:val="0076608B"/>
    <w:rsid w:val="0076614B"/>
    <w:rsid w:val="00766695"/>
    <w:rsid w:val="007666BA"/>
    <w:rsid w:val="007668D2"/>
    <w:rsid w:val="007669D5"/>
    <w:rsid w:val="007669E9"/>
    <w:rsid w:val="00767068"/>
    <w:rsid w:val="007673E5"/>
    <w:rsid w:val="007674F7"/>
    <w:rsid w:val="00767B94"/>
    <w:rsid w:val="00767C04"/>
    <w:rsid w:val="00770BB2"/>
    <w:rsid w:val="00770E3B"/>
    <w:rsid w:val="00770F15"/>
    <w:rsid w:val="007717D0"/>
    <w:rsid w:val="0077247B"/>
    <w:rsid w:val="007724D3"/>
    <w:rsid w:val="00772797"/>
    <w:rsid w:val="00772A33"/>
    <w:rsid w:val="00772AF0"/>
    <w:rsid w:val="007731D7"/>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1376"/>
    <w:rsid w:val="00781414"/>
    <w:rsid w:val="00781617"/>
    <w:rsid w:val="0078205C"/>
    <w:rsid w:val="007825AB"/>
    <w:rsid w:val="00782A21"/>
    <w:rsid w:val="00782A8B"/>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449"/>
    <w:rsid w:val="007864EF"/>
    <w:rsid w:val="0078654F"/>
    <w:rsid w:val="007865B2"/>
    <w:rsid w:val="00786CD9"/>
    <w:rsid w:val="00787062"/>
    <w:rsid w:val="0078712A"/>
    <w:rsid w:val="00790050"/>
    <w:rsid w:val="007900F5"/>
    <w:rsid w:val="00790B0A"/>
    <w:rsid w:val="007912CE"/>
    <w:rsid w:val="007912D5"/>
    <w:rsid w:val="00791606"/>
    <w:rsid w:val="00791ACD"/>
    <w:rsid w:val="00791B2C"/>
    <w:rsid w:val="0079201B"/>
    <w:rsid w:val="00792306"/>
    <w:rsid w:val="007928A7"/>
    <w:rsid w:val="00792F35"/>
    <w:rsid w:val="00793BF5"/>
    <w:rsid w:val="00793D89"/>
    <w:rsid w:val="00793D98"/>
    <w:rsid w:val="00793E28"/>
    <w:rsid w:val="0079454C"/>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DFA"/>
    <w:rsid w:val="007A20EA"/>
    <w:rsid w:val="007A2137"/>
    <w:rsid w:val="007A229A"/>
    <w:rsid w:val="007A2836"/>
    <w:rsid w:val="007A283B"/>
    <w:rsid w:val="007A316C"/>
    <w:rsid w:val="007A3BD1"/>
    <w:rsid w:val="007A3E00"/>
    <w:rsid w:val="007A4331"/>
    <w:rsid w:val="007A45B8"/>
    <w:rsid w:val="007A47C4"/>
    <w:rsid w:val="007A4891"/>
    <w:rsid w:val="007A49D6"/>
    <w:rsid w:val="007A4A01"/>
    <w:rsid w:val="007A4D8A"/>
    <w:rsid w:val="007A4F38"/>
    <w:rsid w:val="007A4FC6"/>
    <w:rsid w:val="007A5BB8"/>
    <w:rsid w:val="007A6277"/>
    <w:rsid w:val="007A63A8"/>
    <w:rsid w:val="007A6489"/>
    <w:rsid w:val="007A64A5"/>
    <w:rsid w:val="007A69E6"/>
    <w:rsid w:val="007A6A5E"/>
    <w:rsid w:val="007A6CB3"/>
    <w:rsid w:val="007A6D46"/>
    <w:rsid w:val="007A6E97"/>
    <w:rsid w:val="007A735F"/>
    <w:rsid w:val="007A76F3"/>
    <w:rsid w:val="007A7758"/>
    <w:rsid w:val="007A780A"/>
    <w:rsid w:val="007A7D98"/>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F20"/>
    <w:rsid w:val="007B32E9"/>
    <w:rsid w:val="007B340B"/>
    <w:rsid w:val="007B3B5C"/>
    <w:rsid w:val="007B3C95"/>
    <w:rsid w:val="007B421B"/>
    <w:rsid w:val="007B4582"/>
    <w:rsid w:val="007B4AA1"/>
    <w:rsid w:val="007B4D1D"/>
    <w:rsid w:val="007B4D6F"/>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F8A"/>
    <w:rsid w:val="007C4BDA"/>
    <w:rsid w:val="007C4DFC"/>
    <w:rsid w:val="007C52AE"/>
    <w:rsid w:val="007C569B"/>
    <w:rsid w:val="007C5BFB"/>
    <w:rsid w:val="007C5C37"/>
    <w:rsid w:val="007C6848"/>
    <w:rsid w:val="007C69E3"/>
    <w:rsid w:val="007C6D5A"/>
    <w:rsid w:val="007C6E4C"/>
    <w:rsid w:val="007C7029"/>
    <w:rsid w:val="007C70D1"/>
    <w:rsid w:val="007C73C1"/>
    <w:rsid w:val="007C75D3"/>
    <w:rsid w:val="007C77A9"/>
    <w:rsid w:val="007C7926"/>
    <w:rsid w:val="007C7E98"/>
    <w:rsid w:val="007D017D"/>
    <w:rsid w:val="007D076A"/>
    <w:rsid w:val="007D1193"/>
    <w:rsid w:val="007D1B60"/>
    <w:rsid w:val="007D1ED1"/>
    <w:rsid w:val="007D2371"/>
    <w:rsid w:val="007D2824"/>
    <w:rsid w:val="007D28F1"/>
    <w:rsid w:val="007D3246"/>
    <w:rsid w:val="007D33BB"/>
    <w:rsid w:val="007D3E6B"/>
    <w:rsid w:val="007D3EFD"/>
    <w:rsid w:val="007D3F1B"/>
    <w:rsid w:val="007D4323"/>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FE6"/>
    <w:rsid w:val="007E0489"/>
    <w:rsid w:val="007E05CC"/>
    <w:rsid w:val="007E0A54"/>
    <w:rsid w:val="007E14BD"/>
    <w:rsid w:val="007E1A8D"/>
    <w:rsid w:val="007E1BFD"/>
    <w:rsid w:val="007E1EEA"/>
    <w:rsid w:val="007E2800"/>
    <w:rsid w:val="007E29D0"/>
    <w:rsid w:val="007E2B32"/>
    <w:rsid w:val="007E2C4F"/>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81F"/>
    <w:rsid w:val="007E6BEE"/>
    <w:rsid w:val="007E7325"/>
    <w:rsid w:val="007E753F"/>
    <w:rsid w:val="007E7729"/>
    <w:rsid w:val="007E7A8D"/>
    <w:rsid w:val="007E7D2B"/>
    <w:rsid w:val="007E7E8D"/>
    <w:rsid w:val="007F025C"/>
    <w:rsid w:val="007F07E8"/>
    <w:rsid w:val="007F098D"/>
    <w:rsid w:val="007F0B58"/>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FD6"/>
    <w:rsid w:val="008132EF"/>
    <w:rsid w:val="00813737"/>
    <w:rsid w:val="00813831"/>
    <w:rsid w:val="00814402"/>
    <w:rsid w:val="008152BF"/>
    <w:rsid w:val="008152FF"/>
    <w:rsid w:val="00815AE7"/>
    <w:rsid w:val="00815DA9"/>
    <w:rsid w:val="00816467"/>
    <w:rsid w:val="00816759"/>
    <w:rsid w:val="00816DBC"/>
    <w:rsid w:val="00816E2B"/>
    <w:rsid w:val="00817307"/>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1BE"/>
    <w:rsid w:val="0082547E"/>
    <w:rsid w:val="008258F6"/>
    <w:rsid w:val="00825B92"/>
    <w:rsid w:val="008260EF"/>
    <w:rsid w:val="008263CA"/>
    <w:rsid w:val="00826499"/>
    <w:rsid w:val="0082661D"/>
    <w:rsid w:val="00827264"/>
    <w:rsid w:val="00827394"/>
    <w:rsid w:val="00827ECF"/>
    <w:rsid w:val="00827F5D"/>
    <w:rsid w:val="00827FE0"/>
    <w:rsid w:val="008303C0"/>
    <w:rsid w:val="008309F6"/>
    <w:rsid w:val="00830C4B"/>
    <w:rsid w:val="008313E9"/>
    <w:rsid w:val="00831C81"/>
    <w:rsid w:val="00832759"/>
    <w:rsid w:val="0083275D"/>
    <w:rsid w:val="00832955"/>
    <w:rsid w:val="00832B3F"/>
    <w:rsid w:val="00832D02"/>
    <w:rsid w:val="00832E0C"/>
    <w:rsid w:val="00833603"/>
    <w:rsid w:val="0083379C"/>
    <w:rsid w:val="00833AB7"/>
    <w:rsid w:val="00833B69"/>
    <w:rsid w:val="00833D57"/>
    <w:rsid w:val="0083427C"/>
    <w:rsid w:val="008343DD"/>
    <w:rsid w:val="008344FD"/>
    <w:rsid w:val="008345A3"/>
    <w:rsid w:val="008346E2"/>
    <w:rsid w:val="0083516A"/>
    <w:rsid w:val="0083559C"/>
    <w:rsid w:val="0083601F"/>
    <w:rsid w:val="0083609E"/>
    <w:rsid w:val="00836370"/>
    <w:rsid w:val="00836579"/>
    <w:rsid w:val="008365F2"/>
    <w:rsid w:val="0083669C"/>
    <w:rsid w:val="0083726E"/>
    <w:rsid w:val="008374A5"/>
    <w:rsid w:val="00837523"/>
    <w:rsid w:val="00837AF2"/>
    <w:rsid w:val="00837C91"/>
    <w:rsid w:val="00837DEB"/>
    <w:rsid w:val="008400C4"/>
    <w:rsid w:val="008400F1"/>
    <w:rsid w:val="008402F2"/>
    <w:rsid w:val="0084073D"/>
    <w:rsid w:val="00841217"/>
    <w:rsid w:val="00841563"/>
    <w:rsid w:val="00841948"/>
    <w:rsid w:val="008419F3"/>
    <w:rsid w:val="00841B0A"/>
    <w:rsid w:val="00841DDD"/>
    <w:rsid w:val="00841E95"/>
    <w:rsid w:val="008421A9"/>
    <w:rsid w:val="0084229C"/>
    <w:rsid w:val="008423D0"/>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FBC"/>
    <w:rsid w:val="00853233"/>
    <w:rsid w:val="00853B84"/>
    <w:rsid w:val="00853F37"/>
    <w:rsid w:val="00853FDB"/>
    <w:rsid w:val="00854223"/>
    <w:rsid w:val="00854A33"/>
    <w:rsid w:val="00854E6E"/>
    <w:rsid w:val="008551CD"/>
    <w:rsid w:val="008553F6"/>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4ED"/>
    <w:rsid w:val="00861D14"/>
    <w:rsid w:val="00861E13"/>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E3E"/>
    <w:rsid w:val="0086708E"/>
    <w:rsid w:val="008677BE"/>
    <w:rsid w:val="00867B84"/>
    <w:rsid w:val="00867C99"/>
    <w:rsid w:val="0087023B"/>
    <w:rsid w:val="00870369"/>
    <w:rsid w:val="00870681"/>
    <w:rsid w:val="008709EF"/>
    <w:rsid w:val="00870AC3"/>
    <w:rsid w:val="00870F1E"/>
    <w:rsid w:val="0087115B"/>
    <w:rsid w:val="0087141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2BF6"/>
    <w:rsid w:val="00883066"/>
    <w:rsid w:val="00883100"/>
    <w:rsid w:val="00883122"/>
    <w:rsid w:val="0088394C"/>
    <w:rsid w:val="00883C94"/>
    <w:rsid w:val="00884544"/>
    <w:rsid w:val="00884F72"/>
    <w:rsid w:val="00885147"/>
    <w:rsid w:val="008857B2"/>
    <w:rsid w:val="00885CE8"/>
    <w:rsid w:val="00885E6A"/>
    <w:rsid w:val="00885EB6"/>
    <w:rsid w:val="00885FFD"/>
    <w:rsid w:val="0088601F"/>
    <w:rsid w:val="00886304"/>
    <w:rsid w:val="008863D2"/>
    <w:rsid w:val="0088644A"/>
    <w:rsid w:val="00886564"/>
    <w:rsid w:val="00886B0C"/>
    <w:rsid w:val="00886DE0"/>
    <w:rsid w:val="008872BA"/>
    <w:rsid w:val="00887CD8"/>
    <w:rsid w:val="0089063B"/>
    <w:rsid w:val="0089065B"/>
    <w:rsid w:val="008910A4"/>
    <w:rsid w:val="0089171E"/>
    <w:rsid w:val="00891BD5"/>
    <w:rsid w:val="00891D1F"/>
    <w:rsid w:val="0089208D"/>
    <w:rsid w:val="00892331"/>
    <w:rsid w:val="0089244B"/>
    <w:rsid w:val="00892462"/>
    <w:rsid w:val="008926AC"/>
    <w:rsid w:val="00892B3F"/>
    <w:rsid w:val="00892CCF"/>
    <w:rsid w:val="00893213"/>
    <w:rsid w:val="00893421"/>
    <w:rsid w:val="00893C96"/>
    <w:rsid w:val="00894110"/>
    <w:rsid w:val="00894AF6"/>
    <w:rsid w:val="00895353"/>
    <w:rsid w:val="00895507"/>
    <w:rsid w:val="0089557D"/>
    <w:rsid w:val="008964E4"/>
    <w:rsid w:val="008965A9"/>
    <w:rsid w:val="00896832"/>
    <w:rsid w:val="00896BF6"/>
    <w:rsid w:val="00896C25"/>
    <w:rsid w:val="00896E79"/>
    <w:rsid w:val="00897386"/>
    <w:rsid w:val="008973AD"/>
    <w:rsid w:val="0089785C"/>
    <w:rsid w:val="008A0107"/>
    <w:rsid w:val="008A01D1"/>
    <w:rsid w:val="008A0411"/>
    <w:rsid w:val="008A042A"/>
    <w:rsid w:val="008A068A"/>
    <w:rsid w:val="008A0690"/>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4EF"/>
    <w:rsid w:val="008A465A"/>
    <w:rsid w:val="008A4BEB"/>
    <w:rsid w:val="008A5434"/>
    <w:rsid w:val="008A5615"/>
    <w:rsid w:val="008A570A"/>
    <w:rsid w:val="008A577F"/>
    <w:rsid w:val="008A581A"/>
    <w:rsid w:val="008A5E3D"/>
    <w:rsid w:val="008A5FAB"/>
    <w:rsid w:val="008A604D"/>
    <w:rsid w:val="008A679A"/>
    <w:rsid w:val="008A6B7C"/>
    <w:rsid w:val="008A7452"/>
    <w:rsid w:val="008A79DA"/>
    <w:rsid w:val="008B018F"/>
    <w:rsid w:val="008B02AA"/>
    <w:rsid w:val="008B03D8"/>
    <w:rsid w:val="008B0D55"/>
    <w:rsid w:val="008B0D70"/>
    <w:rsid w:val="008B14A9"/>
    <w:rsid w:val="008B1668"/>
    <w:rsid w:val="008B17B5"/>
    <w:rsid w:val="008B22EF"/>
    <w:rsid w:val="008B23DF"/>
    <w:rsid w:val="008B2493"/>
    <w:rsid w:val="008B25F5"/>
    <w:rsid w:val="008B2807"/>
    <w:rsid w:val="008B30F6"/>
    <w:rsid w:val="008B38B4"/>
    <w:rsid w:val="008B3EB8"/>
    <w:rsid w:val="008B44BA"/>
    <w:rsid w:val="008B4575"/>
    <w:rsid w:val="008B468D"/>
    <w:rsid w:val="008B5059"/>
    <w:rsid w:val="008B5413"/>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5412"/>
    <w:rsid w:val="008C5A72"/>
    <w:rsid w:val="008C5BC3"/>
    <w:rsid w:val="008C5D66"/>
    <w:rsid w:val="008C6340"/>
    <w:rsid w:val="008C6837"/>
    <w:rsid w:val="008C6A7B"/>
    <w:rsid w:val="008C773C"/>
    <w:rsid w:val="008C7A8B"/>
    <w:rsid w:val="008C7BA5"/>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A0"/>
    <w:rsid w:val="008E10D7"/>
    <w:rsid w:val="008E128F"/>
    <w:rsid w:val="008E1CC9"/>
    <w:rsid w:val="008E2960"/>
    <w:rsid w:val="008E2AE8"/>
    <w:rsid w:val="008E3474"/>
    <w:rsid w:val="008E3A54"/>
    <w:rsid w:val="008E3B7D"/>
    <w:rsid w:val="008E3C9B"/>
    <w:rsid w:val="008E3E68"/>
    <w:rsid w:val="008E42F9"/>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215"/>
    <w:rsid w:val="008F0911"/>
    <w:rsid w:val="008F0DE4"/>
    <w:rsid w:val="008F0E9F"/>
    <w:rsid w:val="008F1383"/>
    <w:rsid w:val="008F154F"/>
    <w:rsid w:val="008F1620"/>
    <w:rsid w:val="008F1A03"/>
    <w:rsid w:val="008F21BE"/>
    <w:rsid w:val="008F237B"/>
    <w:rsid w:val="008F2AF9"/>
    <w:rsid w:val="008F2F6A"/>
    <w:rsid w:val="008F335D"/>
    <w:rsid w:val="008F35E9"/>
    <w:rsid w:val="008F3A6A"/>
    <w:rsid w:val="008F3E88"/>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E1C"/>
    <w:rsid w:val="008F7115"/>
    <w:rsid w:val="008F7588"/>
    <w:rsid w:val="008F77D0"/>
    <w:rsid w:val="008F7849"/>
    <w:rsid w:val="008F791A"/>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5130"/>
    <w:rsid w:val="0090565F"/>
    <w:rsid w:val="009056DE"/>
    <w:rsid w:val="00905830"/>
    <w:rsid w:val="00905B80"/>
    <w:rsid w:val="00905E2F"/>
    <w:rsid w:val="00906024"/>
    <w:rsid w:val="009061BB"/>
    <w:rsid w:val="00906214"/>
    <w:rsid w:val="00906743"/>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3180"/>
    <w:rsid w:val="00913463"/>
    <w:rsid w:val="009134CE"/>
    <w:rsid w:val="009135B3"/>
    <w:rsid w:val="0091372F"/>
    <w:rsid w:val="00913AF8"/>
    <w:rsid w:val="00913D61"/>
    <w:rsid w:val="00913E21"/>
    <w:rsid w:val="009140DB"/>
    <w:rsid w:val="0091486B"/>
    <w:rsid w:val="00914A2A"/>
    <w:rsid w:val="00914DF8"/>
    <w:rsid w:val="0091658C"/>
    <w:rsid w:val="009165CB"/>
    <w:rsid w:val="0091674D"/>
    <w:rsid w:val="009169AD"/>
    <w:rsid w:val="00916CE7"/>
    <w:rsid w:val="00916F5E"/>
    <w:rsid w:val="00916F68"/>
    <w:rsid w:val="00917461"/>
    <w:rsid w:val="009175A8"/>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CCC"/>
    <w:rsid w:val="00942907"/>
    <w:rsid w:val="00942A2A"/>
    <w:rsid w:val="009431C3"/>
    <w:rsid w:val="00943A8E"/>
    <w:rsid w:val="009442CF"/>
    <w:rsid w:val="009449D4"/>
    <w:rsid w:val="00944AA4"/>
    <w:rsid w:val="00944DD8"/>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898"/>
    <w:rsid w:val="00952BE2"/>
    <w:rsid w:val="009531E1"/>
    <w:rsid w:val="0095427E"/>
    <w:rsid w:val="00954631"/>
    <w:rsid w:val="009556EC"/>
    <w:rsid w:val="0095589D"/>
    <w:rsid w:val="00955B69"/>
    <w:rsid w:val="00955EDC"/>
    <w:rsid w:val="00956032"/>
    <w:rsid w:val="0095623D"/>
    <w:rsid w:val="0095668B"/>
    <w:rsid w:val="00956826"/>
    <w:rsid w:val="009569BA"/>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7C0"/>
    <w:rsid w:val="00964850"/>
    <w:rsid w:val="00964894"/>
    <w:rsid w:val="009648BF"/>
    <w:rsid w:val="009648C0"/>
    <w:rsid w:val="00964AA6"/>
    <w:rsid w:val="00964FDF"/>
    <w:rsid w:val="00965406"/>
    <w:rsid w:val="0096590D"/>
    <w:rsid w:val="00965C5A"/>
    <w:rsid w:val="00966257"/>
    <w:rsid w:val="00966291"/>
    <w:rsid w:val="00966D04"/>
    <w:rsid w:val="00966ED7"/>
    <w:rsid w:val="00967AD2"/>
    <w:rsid w:val="009702EC"/>
    <w:rsid w:val="009714D7"/>
    <w:rsid w:val="00971B60"/>
    <w:rsid w:val="009720AD"/>
    <w:rsid w:val="0097240F"/>
    <w:rsid w:val="00972675"/>
    <w:rsid w:val="009728FC"/>
    <w:rsid w:val="0097306B"/>
    <w:rsid w:val="009730C4"/>
    <w:rsid w:val="00973344"/>
    <w:rsid w:val="00973516"/>
    <w:rsid w:val="009739AE"/>
    <w:rsid w:val="00974246"/>
    <w:rsid w:val="00974C34"/>
    <w:rsid w:val="00974E63"/>
    <w:rsid w:val="00974E98"/>
    <w:rsid w:val="00974EFB"/>
    <w:rsid w:val="009755A3"/>
    <w:rsid w:val="009759ED"/>
    <w:rsid w:val="009759EF"/>
    <w:rsid w:val="00975A33"/>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20B9"/>
    <w:rsid w:val="009920F3"/>
    <w:rsid w:val="00992127"/>
    <w:rsid w:val="009921D2"/>
    <w:rsid w:val="009923B7"/>
    <w:rsid w:val="00992528"/>
    <w:rsid w:val="009928AF"/>
    <w:rsid w:val="00992A87"/>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79"/>
    <w:rsid w:val="009A2C8A"/>
    <w:rsid w:val="009A3590"/>
    <w:rsid w:val="009A3690"/>
    <w:rsid w:val="009A3B26"/>
    <w:rsid w:val="009A3BBD"/>
    <w:rsid w:val="009A3EF0"/>
    <w:rsid w:val="009A3F42"/>
    <w:rsid w:val="009A47A8"/>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C9"/>
    <w:rsid w:val="009B5F48"/>
    <w:rsid w:val="009B62F3"/>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5E6"/>
    <w:rsid w:val="009C17B9"/>
    <w:rsid w:val="009C256A"/>
    <w:rsid w:val="009C37D6"/>
    <w:rsid w:val="009C3880"/>
    <w:rsid w:val="009C3B48"/>
    <w:rsid w:val="009C3B7E"/>
    <w:rsid w:val="009C4898"/>
    <w:rsid w:val="009C4B6A"/>
    <w:rsid w:val="009C5193"/>
    <w:rsid w:val="009C5378"/>
    <w:rsid w:val="009C5E8C"/>
    <w:rsid w:val="009C5EAE"/>
    <w:rsid w:val="009C634D"/>
    <w:rsid w:val="009C67B2"/>
    <w:rsid w:val="009C67F9"/>
    <w:rsid w:val="009C6F1C"/>
    <w:rsid w:val="009C7178"/>
    <w:rsid w:val="009C73EF"/>
    <w:rsid w:val="009C7E75"/>
    <w:rsid w:val="009C7EA7"/>
    <w:rsid w:val="009D06E8"/>
    <w:rsid w:val="009D072D"/>
    <w:rsid w:val="009D13DD"/>
    <w:rsid w:val="009D16A1"/>
    <w:rsid w:val="009D1B0D"/>
    <w:rsid w:val="009D1B23"/>
    <w:rsid w:val="009D1E84"/>
    <w:rsid w:val="009D25F8"/>
    <w:rsid w:val="009D2760"/>
    <w:rsid w:val="009D29A7"/>
    <w:rsid w:val="009D3CA6"/>
    <w:rsid w:val="009D46C0"/>
    <w:rsid w:val="009D46FB"/>
    <w:rsid w:val="009D4C62"/>
    <w:rsid w:val="009D5311"/>
    <w:rsid w:val="009D5EA3"/>
    <w:rsid w:val="009D5F54"/>
    <w:rsid w:val="009D5FBB"/>
    <w:rsid w:val="009D6097"/>
    <w:rsid w:val="009D6402"/>
    <w:rsid w:val="009D6A2A"/>
    <w:rsid w:val="009D6CCF"/>
    <w:rsid w:val="009D7183"/>
    <w:rsid w:val="009D71AF"/>
    <w:rsid w:val="009D79A0"/>
    <w:rsid w:val="009D7D16"/>
    <w:rsid w:val="009D7D98"/>
    <w:rsid w:val="009E1112"/>
    <w:rsid w:val="009E1162"/>
    <w:rsid w:val="009E1215"/>
    <w:rsid w:val="009E122C"/>
    <w:rsid w:val="009E1A2A"/>
    <w:rsid w:val="009E2117"/>
    <w:rsid w:val="009E2248"/>
    <w:rsid w:val="009E24FC"/>
    <w:rsid w:val="009E2749"/>
    <w:rsid w:val="009E2772"/>
    <w:rsid w:val="009E33D8"/>
    <w:rsid w:val="009E3402"/>
    <w:rsid w:val="009E346A"/>
    <w:rsid w:val="009E34A5"/>
    <w:rsid w:val="009E3567"/>
    <w:rsid w:val="009E35FD"/>
    <w:rsid w:val="009E3E5E"/>
    <w:rsid w:val="009E3EFB"/>
    <w:rsid w:val="009E43F1"/>
    <w:rsid w:val="009E459B"/>
    <w:rsid w:val="009E4788"/>
    <w:rsid w:val="009E5430"/>
    <w:rsid w:val="009E5444"/>
    <w:rsid w:val="009E5583"/>
    <w:rsid w:val="009E5A13"/>
    <w:rsid w:val="009E5FA4"/>
    <w:rsid w:val="009E62EE"/>
    <w:rsid w:val="009E6341"/>
    <w:rsid w:val="009E6CCB"/>
    <w:rsid w:val="009E7A94"/>
    <w:rsid w:val="009E7CD3"/>
    <w:rsid w:val="009F0410"/>
    <w:rsid w:val="009F0A92"/>
    <w:rsid w:val="009F0BA7"/>
    <w:rsid w:val="009F0F80"/>
    <w:rsid w:val="009F16C0"/>
    <w:rsid w:val="009F1882"/>
    <w:rsid w:val="009F1DC7"/>
    <w:rsid w:val="009F22F9"/>
    <w:rsid w:val="009F32C2"/>
    <w:rsid w:val="009F3CDC"/>
    <w:rsid w:val="009F4075"/>
    <w:rsid w:val="009F40CB"/>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8A9"/>
    <w:rsid w:val="00A00BB1"/>
    <w:rsid w:val="00A00BCD"/>
    <w:rsid w:val="00A00D04"/>
    <w:rsid w:val="00A011F3"/>
    <w:rsid w:val="00A013BF"/>
    <w:rsid w:val="00A01700"/>
    <w:rsid w:val="00A01845"/>
    <w:rsid w:val="00A01A19"/>
    <w:rsid w:val="00A01DAD"/>
    <w:rsid w:val="00A01EBA"/>
    <w:rsid w:val="00A02366"/>
    <w:rsid w:val="00A023D7"/>
    <w:rsid w:val="00A023F6"/>
    <w:rsid w:val="00A02708"/>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351"/>
    <w:rsid w:val="00A2050B"/>
    <w:rsid w:val="00A21311"/>
    <w:rsid w:val="00A21499"/>
    <w:rsid w:val="00A2154A"/>
    <w:rsid w:val="00A21710"/>
    <w:rsid w:val="00A2174E"/>
    <w:rsid w:val="00A219A0"/>
    <w:rsid w:val="00A21BD2"/>
    <w:rsid w:val="00A225BD"/>
    <w:rsid w:val="00A22604"/>
    <w:rsid w:val="00A227A4"/>
    <w:rsid w:val="00A237D1"/>
    <w:rsid w:val="00A23CFD"/>
    <w:rsid w:val="00A23DAC"/>
    <w:rsid w:val="00A24706"/>
    <w:rsid w:val="00A24835"/>
    <w:rsid w:val="00A24BCA"/>
    <w:rsid w:val="00A24DEA"/>
    <w:rsid w:val="00A256F6"/>
    <w:rsid w:val="00A257BC"/>
    <w:rsid w:val="00A26D7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593"/>
    <w:rsid w:val="00A3462E"/>
    <w:rsid w:val="00A34B9A"/>
    <w:rsid w:val="00A35131"/>
    <w:rsid w:val="00A351CB"/>
    <w:rsid w:val="00A351F4"/>
    <w:rsid w:val="00A35312"/>
    <w:rsid w:val="00A35324"/>
    <w:rsid w:val="00A35713"/>
    <w:rsid w:val="00A35901"/>
    <w:rsid w:val="00A35BBC"/>
    <w:rsid w:val="00A35EFD"/>
    <w:rsid w:val="00A36522"/>
    <w:rsid w:val="00A3691B"/>
    <w:rsid w:val="00A36DA6"/>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90F"/>
    <w:rsid w:val="00A44E81"/>
    <w:rsid w:val="00A451C4"/>
    <w:rsid w:val="00A4545F"/>
    <w:rsid w:val="00A456FC"/>
    <w:rsid w:val="00A46019"/>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45F"/>
    <w:rsid w:val="00A55883"/>
    <w:rsid w:val="00A55A09"/>
    <w:rsid w:val="00A55E4D"/>
    <w:rsid w:val="00A55F95"/>
    <w:rsid w:val="00A566EF"/>
    <w:rsid w:val="00A56BE7"/>
    <w:rsid w:val="00A56C14"/>
    <w:rsid w:val="00A57398"/>
    <w:rsid w:val="00A57630"/>
    <w:rsid w:val="00A5774D"/>
    <w:rsid w:val="00A57CD2"/>
    <w:rsid w:val="00A57FF4"/>
    <w:rsid w:val="00A600AF"/>
    <w:rsid w:val="00A60329"/>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870"/>
    <w:rsid w:val="00A74EA6"/>
    <w:rsid w:val="00A752B5"/>
    <w:rsid w:val="00A75381"/>
    <w:rsid w:val="00A754D3"/>
    <w:rsid w:val="00A75551"/>
    <w:rsid w:val="00A7565C"/>
    <w:rsid w:val="00A758B2"/>
    <w:rsid w:val="00A75CEA"/>
    <w:rsid w:val="00A75DD6"/>
    <w:rsid w:val="00A764C1"/>
    <w:rsid w:val="00A765E2"/>
    <w:rsid w:val="00A76DB3"/>
    <w:rsid w:val="00A77077"/>
    <w:rsid w:val="00A77619"/>
    <w:rsid w:val="00A777C3"/>
    <w:rsid w:val="00A7792A"/>
    <w:rsid w:val="00A77B10"/>
    <w:rsid w:val="00A77D7D"/>
    <w:rsid w:val="00A80A2D"/>
    <w:rsid w:val="00A81077"/>
    <w:rsid w:val="00A81822"/>
    <w:rsid w:val="00A81A32"/>
    <w:rsid w:val="00A81A34"/>
    <w:rsid w:val="00A81D68"/>
    <w:rsid w:val="00A81E81"/>
    <w:rsid w:val="00A824DD"/>
    <w:rsid w:val="00A825C1"/>
    <w:rsid w:val="00A82BFC"/>
    <w:rsid w:val="00A82C38"/>
    <w:rsid w:val="00A83066"/>
    <w:rsid w:val="00A8309E"/>
    <w:rsid w:val="00A83235"/>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A44"/>
    <w:rsid w:val="00A92D08"/>
    <w:rsid w:val="00A9302F"/>
    <w:rsid w:val="00A93F16"/>
    <w:rsid w:val="00A947C8"/>
    <w:rsid w:val="00A94B8A"/>
    <w:rsid w:val="00A951BD"/>
    <w:rsid w:val="00A955C4"/>
    <w:rsid w:val="00A955D5"/>
    <w:rsid w:val="00A956CA"/>
    <w:rsid w:val="00A95A7D"/>
    <w:rsid w:val="00A95DE8"/>
    <w:rsid w:val="00A95FAF"/>
    <w:rsid w:val="00A961BB"/>
    <w:rsid w:val="00A9690A"/>
    <w:rsid w:val="00A96CF2"/>
    <w:rsid w:val="00A97063"/>
    <w:rsid w:val="00A9729E"/>
    <w:rsid w:val="00A97A68"/>
    <w:rsid w:val="00A97D68"/>
    <w:rsid w:val="00AA0045"/>
    <w:rsid w:val="00AA0799"/>
    <w:rsid w:val="00AA0B72"/>
    <w:rsid w:val="00AA1630"/>
    <w:rsid w:val="00AA1892"/>
    <w:rsid w:val="00AA1B02"/>
    <w:rsid w:val="00AA1D8F"/>
    <w:rsid w:val="00AA1DB1"/>
    <w:rsid w:val="00AA1E75"/>
    <w:rsid w:val="00AA2AA7"/>
    <w:rsid w:val="00AA3082"/>
    <w:rsid w:val="00AA3478"/>
    <w:rsid w:val="00AA34CD"/>
    <w:rsid w:val="00AA359D"/>
    <w:rsid w:val="00AA3671"/>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F19"/>
    <w:rsid w:val="00AC2F51"/>
    <w:rsid w:val="00AC4722"/>
    <w:rsid w:val="00AC49FB"/>
    <w:rsid w:val="00AC4BB6"/>
    <w:rsid w:val="00AC4BB7"/>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1223"/>
    <w:rsid w:val="00AD125E"/>
    <w:rsid w:val="00AD17B2"/>
    <w:rsid w:val="00AD236A"/>
    <w:rsid w:val="00AD277F"/>
    <w:rsid w:val="00AD278E"/>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4157"/>
    <w:rsid w:val="00AE4507"/>
    <w:rsid w:val="00AE47DC"/>
    <w:rsid w:val="00AE47E3"/>
    <w:rsid w:val="00AE4B34"/>
    <w:rsid w:val="00AE4BCE"/>
    <w:rsid w:val="00AE53DD"/>
    <w:rsid w:val="00AE5641"/>
    <w:rsid w:val="00AE58CC"/>
    <w:rsid w:val="00AE5E26"/>
    <w:rsid w:val="00AE5F98"/>
    <w:rsid w:val="00AE60C0"/>
    <w:rsid w:val="00AE681A"/>
    <w:rsid w:val="00AE68D1"/>
    <w:rsid w:val="00AE6A4C"/>
    <w:rsid w:val="00AE6C7C"/>
    <w:rsid w:val="00AE6D83"/>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77AF"/>
    <w:rsid w:val="00AF787C"/>
    <w:rsid w:val="00AF79B9"/>
    <w:rsid w:val="00AF79D8"/>
    <w:rsid w:val="00AF7CAD"/>
    <w:rsid w:val="00B0061C"/>
    <w:rsid w:val="00B007D4"/>
    <w:rsid w:val="00B00969"/>
    <w:rsid w:val="00B00D88"/>
    <w:rsid w:val="00B01BF1"/>
    <w:rsid w:val="00B01D48"/>
    <w:rsid w:val="00B01E2B"/>
    <w:rsid w:val="00B0261A"/>
    <w:rsid w:val="00B0286F"/>
    <w:rsid w:val="00B02A06"/>
    <w:rsid w:val="00B02B7F"/>
    <w:rsid w:val="00B03201"/>
    <w:rsid w:val="00B03723"/>
    <w:rsid w:val="00B039FE"/>
    <w:rsid w:val="00B03A18"/>
    <w:rsid w:val="00B04874"/>
    <w:rsid w:val="00B049C5"/>
    <w:rsid w:val="00B049E7"/>
    <w:rsid w:val="00B04F24"/>
    <w:rsid w:val="00B05DF9"/>
    <w:rsid w:val="00B05F85"/>
    <w:rsid w:val="00B06931"/>
    <w:rsid w:val="00B06D6E"/>
    <w:rsid w:val="00B07E07"/>
    <w:rsid w:val="00B07FA6"/>
    <w:rsid w:val="00B10251"/>
    <w:rsid w:val="00B105E4"/>
    <w:rsid w:val="00B10B4E"/>
    <w:rsid w:val="00B11133"/>
    <w:rsid w:val="00B1121E"/>
    <w:rsid w:val="00B1134E"/>
    <w:rsid w:val="00B115E8"/>
    <w:rsid w:val="00B11713"/>
    <w:rsid w:val="00B11C6A"/>
    <w:rsid w:val="00B12189"/>
    <w:rsid w:val="00B12544"/>
    <w:rsid w:val="00B12ED4"/>
    <w:rsid w:val="00B13536"/>
    <w:rsid w:val="00B1408A"/>
    <w:rsid w:val="00B14202"/>
    <w:rsid w:val="00B14221"/>
    <w:rsid w:val="00B14764"/>
    <w:rsid w:val="00B1483E"/>
    <w:rsid w:val="00B14B3F"/>
    <w:rsid w:val="00B14B70"/>
    <w:rsid w:val="00B14CCF"/>
    <w:rsid w:val="00B14D7D"/>
    <w:rsid w:val="00B1574D"/>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840"/>
    <w:rsid w:val="00B23842"/>
    <w:rsid w:val="00B23CA3"/>
    <w:rsid w:val="00B2417F"/>
    <w:rsid w:val="00B247D6"/>
    <w:rsid w:val="00B249B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D93"/>
    <w:rsid w:val="00B31E3D"/>
    <w:rsid w:val="00B32006"/>
    <w:rsid w:val="00B322B1"/>
    <w:rsid w:val="00B322C5"/>
    <w:rsid w:val="00B324F0"/>
    <w:rsid w:val="00B3265F"/>
    <w:rsid w:val="00B32A0D"/>
    <w:rsid w:val="00B32DDD"/>
    <w:rsid w:val="00B332B0"/>
    <w:rsid w:val="00B33546"/>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317F"/>
    <w:rsid w:val="00B43237"/>
    <w:rsid w:val="00B4332C"/>
    <w:rsid w:val="00B43C13"/>
    <w:rsid w:val="00B43EC0"/>
    <w:rsid w:val="00B4438C"/>
    <w:rsid w:val="00B44F8B"/>
    <w:rsid w:val="00B45E9C"/>
    <w:rsid w:val="00B4607A"/>
    <w:rsid w:val="00B46320"/>
    <w:rsid w:val="00B4644A"/>
    <w:rsid w:val="00B46990"/>
    <w:rsid w:val="00B47020"/>
    <w:rsid w:val="00B4772D"/>
    <w:rsid w:val="00B47837"/>
    <w:rsid w:val="00B501FA"/>
    <w:rsid w:val="00B503B2"/>
    <w:rsid w:val="00B505A3"/>
    <w:rsid w:val="00B51BCD"/>
    <w:rsid w:val="00B51C02"/>
    <w:rsid w:val="00B51DDA"/>
    <w:rsid w:val="00B51FE0"/>
    <w:rsid w:val="00B5218E"/>
    <w:rsid w:val="00B52E7B"/>
    <w:rsid w:val="00B533E0"/>
    <w:rsid w:val="00B53641"/>
    <w:rsid w:val="00B53738"/>
    <w:rsid w:val="00B5387E"/>
    <w:rsid w:val="00B539C1"/>
    <w:rsid w:val="00B54900"/>
    <w:rsid w:val="00B54B4C"/>
    <w:rsid w:val="00B54B88"/>
    <w:rsid w:val="00B54B93"/>
    <w:rsid w:val="00B54EEE"/>
    <w:rsid w:val="00B55810"/>
    <w:rsid w:val="00B55CB0"/>
    <w:rsid w:val="00B55D75"/>
    <w:rsid w:val="00B55E60"/>
    <w:rsid w:val="00B56612"/>
    <w:rsid w:val="00B56A05"/>
    <w:rsid w:val="00B572EB"/>
    <w:rsid w:val="00B5752C"/>
    <w:rsid w:val="00B575ED"/>
    <w:rsid w:val="00B579CF"/>
    <w:rsid w:val="00B57A45"/>
    <w:rsid w:val="00B57F0E"/>
    <w:rsid w:val="00B6004C"/>
    <w:rsid w:val="00B60487"/>
    <w:rsid w:val="00B60FB0"/>
    <w:rsid w:val="00B61624"/>
    <w:rsid w:val="00B61682"/>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B46"/>
    <w:rsid w:val="00B77CA4"/>
    <w:rsid w:val="00B77CF6"/>
    <w:rsid w:val="00B77D67"/>
    <w:rsid w:val="00B77ECA"/>
    <w:rsid w:val="00B801B3"/>
    <w:rsid w:val="00B80396"/>
    <w:rsid w:val="00B803CB"/>
    <w:rsid w:val="00B804A5"/>
    <w:rsid w:val="00B80E98"/>
    <w:rsid w:val="00B8156B"/>
    <w:rsid w:val="00B81866"/>
    <w:rsid w:val="00B829B2"/>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A29"/>
    <w:rsid w:val="00B86421"/>
    <w:rsid w:val="00B879C1"/>
    <w:rsid w:val="00B87BDA"/>
    <w:rsid w:val="00B87F74"/>
    <w:rsid w:val="00B87FDB"/>
    <w:rsid w:val="00B9014A"/>
    <w:rsid w:val="00B90528"/>
    <w:rsid w:val="00B9072A"/>
    <w:rsid w:val="00B90CA9"/>
    <w:rsid w:val="00B91087"/>
    <w:rsid w:val="00B91F15"/>
    <w:rsid w:val="00B91F75"/>
    <w:rsid w:val="00B9235D"/>
    <w:rsid w:val="00B92529"/>
    <w:rsid w:val="00B927D1"/>
    <w:rsid w:val="00B92848"/>
    <w:rsid w:val="00B92A03"/>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752E"/>
    <w:rsid w:val="00B97AF9"/>
    <w:rsid w:val="00BA07F8"/>
    <w:rsid w:val="00BA08CF"/>
    <w:rsid w:val="00BA0A68"/>
    <w:rsid w:val="00BA0A6A"/>
    <w:rsid w:val="00BA1015"/>
    <w:rsid w:val="00BA1089"/>
    <w:rsid w:val="00BA18B5"/>
    <w:rsid w:val="00BA19AF"/>
    <w:rsid w:val="00BA1A7F"/>
    <w:rsid w:val="00BA1B19"/>
    <w:rsid w:val="00BA1BED"/>
    <w:rsid w:val="00BA21D0"/>
    <w:rsid w:val="00BA2491"/>
    <w:rsid w:val="00BA2759"/>
    <w:rsid w:val="00BA2981"/>
    <w:rsid w:val="00BA29BC"/>
    <w:rsid w:val="00BA2D29"/>
    <w:rsid w:val="00BA2DDE"/>
    <w:rsid w:val="00BA31B9"/>
    <w:rsid w:val="00BA329C"/>
    <w:rsid w:val="00BA3940"/>
    <w:rsid w:val="00BA448B"/>
    <w:rsid w:val="00BA4D27"/>
    <w:rsid w:val="00BA4FA5"/>
    <w:rsid w:val="00BA557D"/>
    <w:rsid w:val="00BA55B3"/>
    <w:rsid w:val="00BA57E9"/>
    <w:rsid w:val="00BA58E1"/>
    <w:rsid w:val="00BA5B04"/>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44B"/>
    <w:rsid w:val="00BB4661"/>
    <w:rsid w:val="00BB477F"/>
    <w:rsid w:val="00BB47FE"/>
    <w:rsid w:val="00BB48CC"/>
    <w:rsid w:val="00BB4FA4"/>
    <w:rsid w:val="00BB4FFE"/>
    <w:rsid w:val="00BB51EF"/>
    <w:rsid w:val="00BB6091"/>
    <w:rsid w:val="00BB6B55"/>
    <w:rsid w:val="00BB6DF5"/>
    <w:rsid w:val="00BB710A"/>
    <w:rsid w:val="00BB764E"/>
    <w:rsid w:val="00BB7782"/>
    <w:rsid w:val="00BB77E6"/>
    <w:rsid w:val="00BC01BB"/>
    <w:rsid w:val="00BC0600"/>
    <w:rsid w:val="00BC068C"/>
    <w:rsid w:val="00BC0914"/>
    <w:rsid w:val="00BC0B81"/>
    <w:rsid w:val="00BC0BCB"/>
    <w:rsid w:val="00BC0E1B"/>
    <w:rsid w:val="00BC13E8"/>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9C1"/>
    <w:rsid w:val="00BC7DCA"/>
    <w:rsid w:val="00BD0660"/>
    <w:rsid w:val="00BD06A7"/>
    <w:rsid w:val="00BD0944"/>
    <w:rsid w:val="00BD09C1"/>
    <w:rsid w:val="00BD1201"/>
    <w:rsid w:val="00BD1264"/>
    <w:rsid w:val="00BD1AAC"/>
    <w:rsid w:val="00BD1EBE"/>
    <w:rsid w:val="00BD1F6B"/>
    <w:rsid w:val="00BD212F"/>
    <w:rsid w:val="00BD2CC2"/>
    <w:rsid w:val="00BD3304"/>
    <w:rsid w:val="00BD33CE"/>
    <w:rsid w:val="00BD3408"/>
    <w:rsid w:val="00BD3485"/>
    <w:rsid w:val="00BD358F"/>
    <w:rsid w:val="00BD411E"/>
    <w:rsid w:val="00BD47A6"/>
    <w:rsid w:val="00BD49B2"/>
    <w:rsid w:val="00BD4BE9"/>
    <w:rsid w:val="00BD4DDD"/>
    <w:rsid w:val="00BD50A2"/>
    <w:rsid w:val="00BD53A5"/>
    <w:rsid w:val="00BD53A9"/>
    <w:rsid w:val="00BD55D6"/>
    <w:rsid w:val="00BD5698"/>
    <w:rsid w:val="00BD5AFC"/>
    <w:rsid w:val="00BD5C55"/>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61FA"/>
    <w:rsid w:val="00BE6641"/>
    <w:rsid w:val="00BE69CA"/>
    <w:rsid w:val="00BE6C10"/>
    <w:rsid w:val="00BE6C62"/>
    <w:rsid w:val="00BE6C8B"/>
    <w:rsid w:val="00BE729E"/>
    <w:rsid w:val="00BF04DA"/>
    <w:rsid w:val="00BF0A04"/>
    <w:rsid w:val="00BF0A46"/>
    <w:rsid w:val="00BF0AFC"/>
    <w:rsid w:val="00BF0DAB"/>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FAE"/>
    <w:rsid w:val="00C022A5"/>
    <w:rsid w:val="00C028F1"/>
    <w:rsid w:val="00C03B6B"/>
    <w:rsid w:val="00C03E1B"/>
    <w:rsid w:val="00C04BF6"/>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754"/>
    <w:rsid w:val="00C14970"/>
    <w:rsid w:val="00C14DF9"/>
    <w:rsid w:val="00C15426"/>
    <w:rsid w:val="00C15855"/>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2576"/>
    <w:rsid w:val="00C225D3"/>
    <w:rsid w:val="00C22677"/>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A52"/>
    <w:rsid w:val="00C32B98"/>
    <w:rsid w:val="00C32BCB"/>
    <w:rsid w:val="00C32E22"/>
    <w:rsid w:val="00C32E32"/>
    <w:rsid w:val="00C33050"/>
    <w:rsid w:val="00C33E01"/>
    <w:rsid w:val="00C340D4"/>
    <w:rsid w:val="00C34183"/>
    <w:rsid w:val="00C3429F"/>
    <w:rsid w:val="00C345B9"/>
    <w:rsid w:val="00C349A3"/>
    <w:rsid w:val="00C35AB8"/>
    <w:rsid w:val="00C35B0C"/>
    <w:rsid w:val="00C36281"/>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E72"/>
    <w:rsid w:val="00C440B8"/>
    <w:rsid w:val="00C44304"/>
    <w:rsid w:val="00C4450E"/>
    <w:rsid w:val="00C44678"/>
    <w:rsid w:val="00C4477A"/>
    <w:rsid w:val="00C44A1A"/>
    <w:rsid w:val="00C4504D"/>
    <w:rsid w:val="00C45594"/>
    <w:rsid w:val="00C45DD9"/>
    <w:rsid w:val="00C46209"/>
    <w:rsid w:val="00C46224"/>
    <w:rsid w:val="00C46275"/>
    <w:rsid w:val="00C4643B"/>
    <w:rsid w:val="00C46995"/>
    <w:rsid w:val="00C46C9E"/>
    <w:rsid w:val="00C46D39"/>
    <w:rsid w:val="00C46DFE"/>
    <w:rsid w:val="00C46F31"/>
    <w:rsid w:val="00C47357"/>
    <w:rsid w:val="00C475C8"/>
    <w:rsid w:val="00C47A1D"/>
    <w:rsid w:val="00C47B2E"/>
    <w:rsid w:val="00C47CBB"/>
    <w:rsid w:val="00C47FEE"/>
    <w:rsid w:val="00C500B1"/>
    <w:rsid w:val="00C51246"/>
    <w:rsid w:val="00C51297"/>
    <w:rsid w:val="00C519D7"/>
    <w:rsid w:val="00C51D34"/>
    <w:rsid w:val="00C51DF4"/>
    <w:rsid w:val="00C5218C"/>
    <w:rsid w:val="00C5258B"/>
    <w:rsid w:val="00C5280F"/>
    <w:rsid w:val="00C5296D"/>
    <w:rsid w:val="00C52EF9"/>
    <w:rsid w:val="00C53258"/>
    <w:rsid w:val="00C537C4"/>
    <w:rsid w:val="00C53857"/>
    <w:rsid w:val="00C53CE4"/>
    <w:rsid w:val="00C5418B"/>
    <w:rsid w:val="00C541F6"/>
    <w:rsid w:val="00C54AD5"/>
    <w:rsid w:val="00C55185"/>
    <w:rsid w:val="00C5585F"/>
    <w:rsid w:val="00C55FA3"/>
    <w:rsid w:val="00C5616E"/>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8F"/>
    <w:rsid w:val="00C64BC1"/>
    <w:rsid w:val="00C64C09"/>
    <w:rsid w:val="00C651E9"/>
    <w:rsid w:val="00C6545E"/>
    <w:rsid w:val="00C657F7"/>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C3E"/>
    <w:rsid w:val="00C67E5C"/>
    <w:rsid w:val="00C70594"/>
    <w:rsid w:val="00C70F2A"/>
    <w:rsid w:val="00C7101B"/>
    <w:rsid w:val="00C7150E"/>
    <w:rsid w:val="00C718A7"/>
    <w:rsid w:val="00C71EBC"/>
    <w:rsid w:val="00C71F1A"/>
    <w:rsid w:val="00C71F92"/>
    <w:rsid w:val="00C72079"/>
    <w:rsid w:val="00C72460"/>
    <w:rsid w:val="00C7261D"/>
    <w:rsid w:val="00C73037"/>
    <w:rsid w:val="00C73441"/>
    <w:rsid w:val="00C736B2"/>
    <w:rsid w:val="00C73844"/>
    <w:rsid w:val="00C738D8"/>
    <w:rsid w:val="00C739AD"/>
    <w:rsid w:val="00C73F91"/>
    <w:rsid w:val="00C74011"/>
    <w:rsid w:val="00C74353"/>
    <w:rsid w:val="00C744C3"/>
    <w:rsid w:val="00C74848"/>
    <w:rsid w:val="00C7486C"/>
    <w:rsid w:val="00C74C5F"/>
    <w:rsid w:val="00C757FE"/>
    <w:rsid w:val="00C7580D"/>
    <w:rsid w:val="00C75812"/>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4FA4"/>
    <w:rsid w:val="00C85108"/>
    <w:rsid w:val="00C851AC"/>
    <w:rsid w:val="00C861AF"/>
    <w:rsid w:val="00C86334"/>
    <w:rsid w:val="00C8687C"/>
    <w:rsid w:val="00C8689E"/>
    <w:rsid w:val="00C86A71"/>
    <w:rsid w:val="00C86AF0"/>
    <w:rsid w:val="00C86E83"/>
    <w:rsid w:val="00C87176"/>
    <w:rsid w:val="00C871C5"/>
    <w:rsid w:val="00C871F3"/>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0CC"/>
    <w:rsid w:val="00CA1A9F"/>
    <w:rsid w:val="00CA1AF5"/>
    <w:rsid w:val="00CA1D93"/>
    <w:rsid w:val="00CA1DC3"/>
    <w:rsid w:val="00CA209C"/>
    <w:rsid w:val="00CA2515"/>
    <w:rsid w:val="00CA2906"/>
    <w:rsid w:val="00CA31EC"/>
    <w:rsid w:val="00CA32B3"/>
    <w:rsid w:val="00CA3326"/>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13B9"/>
    <w:rsid w:val="00CC147E"/>
    <w:rsid w:val="00CC151D"/>
    <w:rsid w:val="00CC15C0"/>
    <w:rsid w:val="00CC16B6"/>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4F9"/>
    <w:rsid w:val="00CC6A5D"/>
    <w:rsid w:val="00CC71DB"/>
    <w:rsid w:val="00CC754D"/>
    <w:rsid w:val="00CC766C"/>
    <w:rsid w:val="00CC777E"/>
    <w:rsid w:val="00CC7BC0"/>
    <w:rsid w:val="00CC7C23"/>
    <w:rsid w:val="00CC7FFC"/>
    <w:rsid w:val="00CD0419"/>
    <w:rsid w:val="00CD045F"/>
    <w:rsid w:val="00CD05F7"/>
    <w:rsid w:val="00CD078A"/>
    <w:rsid w:val="00CD0A43"/>
    <w:rsid w:val="00CD1094"/>
    <w:rsid w:val="00CD1108"/>
    <w:rsid w:val="00CD13AD"/>
    <w:rsid w:val="00CD1472"/>
    <w:rsid w:val="00CD190D"/>
    <w:rsid w:val="00CD233E"/>
    <w:rsid w:val="00CD2A0F"/>
    <w:rsid w:val="00CD31F4"/>
    <w:rsid w:val="00CD3738"/>
    <w:rsid w:val="00CD3746"/>
    <w:rsid w:val="00CD3B86"/>
    <w:rsid w:val="00CD3C0B"/>
    <w:rsid w:val="00CD3D53"/>
    <w:rsid w:val="00CD3E7F"/>
    <w:rsid w:val="00CD412E"/>
    <w:rsid w:val="00CD506F"/>
    <w:rsid w:val="00CD5319"/>
    <w:rsid w:val="00CD53AB"/>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ED6"/>
    <w:rsid w:val="00CE010D"/>
    <w:rsid w:val="00CE02B9"/>
    <w:rsid w:val="00CE048A"/>
    <w:rsid w:val="00CE0559"/>
    <w:rsid w:val="00CE0854"/>
    <w:rsid w:val="00CE08DA"/>
    <w:rsid w:val="00CE0900"/>
    <w:rsid w:val="00CE0974"/>
    <w:rsid w:val="00CE0C58"/>
    <w:rsid w:val="00CE146E"/>
    <w:rsid w:val="00CE14A7"/>
    <w:rsid w:val="00CE14E2"/>
    <w:rsid w:val="00CE1B20"/>
    <w:rsid w:val="00CE237B"/>
    <w:rsid w:val="00CE25AB"/>
    <w:rsid w:val="00CE2609"/>
    <w:rsid w:val="00CE2A8A"/>
    <w:rsid w:val="00CE2AB3"/>
    <w:rsid w:val="00CE2ACC"/>
    <w:rsid w:val="00CE2DFB"/>
    <w:rsid w:val="00CE3493"/>
    <w:rsid w:val="00CE3866"/>
    <w:rsid w:val="00CE38AA"/>
    <w:rsid w:val="00CE3D64"/>
    <w:rsid w:val="00CE3E02"/>
    <w:rsid w:val="00CE47A3"/>
    <w:rsid w:val="00CE4B1C"/>
    <w:rsid w:val="00CE4C58"/>
    <w:rsid w:val="00CE4D81"/>
    <w:rsid w:val="00CE4F59"/>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EE"/>
    <w:rsid w:val="00CF1836"/>
    <w:rsid w:val="00CF1899"/>
    <w:rsid w:val="00CF1B2B"/>
    <w:rsid w:val="00CF1B6E"/>
    <w:rsid w:val="00CF1C92"/>
    <w:rsid w:val="00CF1F60"/>
    <w:rsid w:val="00CF2552"/>
    <w:rsid w:val="00CF2EB1"/>
    <w:rsid w:val="00CF3701"/>
    <w:rsid w:val="00CF3888"/>
    <w:rsid w:val="00CF3A2E"/>
    <w:rsid w:val="00CF3E8E"/>
    <w:rsid w:val="00CF4888"/>
    <w:rsid w:val="00CF498B"/>
    <w:rsid w:val="00CF49B5"/>
    <w:rsid w:val="00CF49F4"/>
    <w:rsid w:val="00CF4A6B"/>
    <w:rsid w:val="00CF53D7"/>
    <w:rsid w:val="00CF599C"/>
    <w:rsid w:val="00CF5BD9"/>
    <w:rsid w:val="00CF5F40"/>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FFA"/>
    <w:rsid w:val="00D10647"/>
    <w:rsid w:val="00D10B8B"/>
    <w:rsid w:val="00D10CE7"/>
    <w:rsid w:val="00D10D6F"/>
    <w:rsid w:val="00D10F4B"/>
    <w:rsid w:val="00D1128B"/>
    <w:rsid w:val="00D11B1C"/>
    <w:rsid w:val="00D11DD4"/>
    <w:rsid w:val="00D121A7"/>
    <w:rsid w:val="00D1277A"/>
    <w:rsid w:val="00D12D03"/>
    <w:rsid w:val="00D12F46"/>
    <w:rsid w:val="00D13288"/>
    <w:rsid w:val="00D1366D"/>
    <w:rsid w:val="00D1436D"/>
    <w:rsid w:val="00D1486E"/>
    <w:rsid w:val="00D14871"/>
    <w:rsid w:val="00D14C2B"/>
    <w:rsid w:val="00D14E1D"/>
    <w:rsid w:val="00D14E73"/>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5E7"/>
    <w:rsid w:val="00D1770C"/>
    <w:rsid w:val="00D17B43"/>
    <w:rsid w:val="00D17CEF"/>
    <w:rsid w:val="00D203AF"/>
    <w:rsid w:val="00D20507"/>
    <w:rsid w:val="00D20656"/>
    <w:rsid w:val="00D20A23"/>
    <w:rsid w:val="00D20BFC"/>
    <w:rsid w:val="00D20C71"/>
    <w:rsid w:val="00D20E1C"/>
    <w:rsid w:val="00D20E8F"/>
    <w:rsid w:val="00D211BF"/>
    <w:rsid w:val="00D21343"/>
    <w:rsid w:val="00D22865"/>
    <w:rsid w:val="00D2297A"/>
    <w:rsid w:val="00D2347F"/>
    <w:rsid w:val="00D234CB"/>
    <w:rsid w:val="00D2362B"/>
    <w:rsid w:val="00D2382D"/>
    <w:rsid w:val="00D240F7"/>
    <w:rsid w:val="00D245A8"/>
    <w:rsid w:val="00D24C33"/>
    <w:rsid w:val="00D24DB8"/>
    <w:rsid w:val="00D25419"/>
    <w:rsid w:val="00D257E5"/>
    <w:rsid w:val="00D259ED"/>
    <w:rsid w:val="00D265E5"/>
    <w:rsid w:val="00D265FB"/>
    <w:rsid w:val="00D26E0D"/>
    <w:rsid w:val="00D26E77"/>
    <w:rsid w:val="00D2704B"/>
    <w:rsid w:val="00D27537"/>
    <w:rsid w:val="00D27A0E"/>
    <w:rsid w:val="00D31684"/>
    <w:rsid w:val="00D3169A"/>
    <w:rsid w:val="00D3199B"/>
    <w:rsid w:val="00D31A49"/>
    <w:rsid w:val="00D3239D"/>
    <w:rsid w:val="00D323D4"/>
    <w:rsid w:val="00D328AA"/>
    <w:rsid w:val="00D33078"/>
    <w:rsid w:val="00D3334E"/>
    <w:rsid w:val="00D3347B"/>
    <w:rsid w:val="00D338E5"/>
    <w:rsid w:val="00D339A1"/>
    <w:rsid w:val="00D33B4D"/>
    <w:rsid w:val="00D33E83"/>
    <w:rsid w:val="00D3441F"/>
    <w:rsid w:val="00D344B9"/>
    <w:rsid w:val="00D3455D"/>
    <w:rsid w:val="00D34778"/>
    <w:rsid w:val="00D34F31"/>
    <w:rsid w:val="00D351B3"/>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7A3"/>
    <w:rsid w:val="00D419F2"/>
    <w:rsid w:val="00D4205C"/>
    <w:rsid w:val="00D421AA"/>
    <w:rsid w:val="00D42C3F"/>
    <w:rsid w:val="00D43291"/>
    <w:rsid w:val="00D43566"/>
    <w:rsid w:val="00D43AE4"/>
    <w:rsid w:val="00D43BFA"/>
    <w:rsid w:val="00D440F9"/>
    <w:rsid w:val="00D445B1"/>
    <w:rsid w:val="00D4496F"/>
    <w:rsid w:val="00D44F1B"/>
    <w:rsid w:val="00D450E8"/>
    <w:rsid w:val="00D45B2B"/>
    <w:rsid w:val="00D45FFB"/>
    <w:rsid w:val="00D4618D"/>
    <w:rsid w:val="00D46602"/>
    <w:rsid w:val="00D4677A"/>
    <w:rsid w:val="00D46A14"/>
    <w:rsid w:val="00D46C71"/>
    <w:rsid w:val="00D46CED"/>
    <w:rsid w:val="00D46D0E"/>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3A7"/>
    <w:rsid w:val="00D53591"/>
    <w:rsid w:val="00D536B7"/>
    <w:rsid w:val="00D54047"/>
    <w:rsid w:val="00D544FE"/>
    <w:rsid w:val="00D5473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F3"/>
    <w:rsid w:val="00D74AB0"/>
    <w:rsid w:val="00D74C23"/>
    <w:rsid w:val="00D74FDE"/>
    <w:rsid w:val="00D7556C"/>
    <w:rsid w:val="00D75AAC"/>
    <w:rsid w:val="00D75B54"/>
    <w:rsid w:val="00D75CEC"/>
    <w:rsid w:val="00D76393"/>
    <w:rsid w:val="00D7639B"/>
    <w:rsid w:val="00D76B86"/>
    <w:rsid w:val="00D77041"/>
    <w:rsid w:val="00D77A24"/>
    <w:rsid w:val="00D80143"/>
    <w:rsid w:val="00D803FA"/>
    <w:rsid w:val="00D805E9"/>
    <w:rsid w:val="00D806DA"/>
    <w:rsid w:val="00D80855"/>
    <w:rsid w:val="00D80CCC"/>
    <w:rsid w:val="00D80D33"/>
    <w:rsid w:val="00D80FB0"/>
    <w:rsid w:val="00D81151"/>
    <w:rsid w:val="00D81174"/>
    <w:rsid w:val="00D81455"/>
    <w:rsid w:val="00D8175B"/>
    <w:rsid w:val="00D81A2D"/>
    <w:rsid w:val="00D81A98"/>
    <w:rsid w:val="00D81B35"/>
    <w:rsid w:val="00D81F67"/>
    <w:rsid w:val="00D81FBC"/>
    <w:rsid w:val="00D8219E"/>
    <w:rsid w:val="00D824E4"/>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3C3"/>
    <w:rsid w:val="00D867BE"/>
    <w:rsid w:val="00D867E0"/>
    <w:rsid w:val="00D86BBA"/>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AA"/>
    <w:rsid w:val="00DB0755"/>
    <w:rsid w:val="00DB11F2"/>
    <w:rsid w:val="00DB1422"/>
    <w:rsid w:val="00DB1ABF"/>
    <w:rsid w:val="00DB1F82"/>
    <w:rsid w:val="00DB2448"/>
    <w:rsid w:val="00DB26C1"/>
    <w:rsid w:val="00DB2991"/>
    <w:rsid w:val="00DB2BDF"/>
    <w:rsid w:val="00DB2FD1"/>
    <w:rsid w:val="00DB313B"/>
    <w:rsid w:val="00DB36D7"/>
    <w:rsid w:val="00DB3C0C"/>
    <w:rsid w:val="00DB4499"/>
    <w:rsid w:val="00DB4616"/>
    <w:rsid w:val="00DB48D1"/>
    <w:rsid w:val="00DB5305"/>
    <w:rsid w:val="00DB538F"/>
    <w:rsid w:val="00DB5A79"/>
    <w:rsid w:val="00DB607E"/>
    <w:rsid w:val="00DB6881"/>
    <w:rsid w:val="00DB6982"/>
    <w:rsid w:val="00DB6B23"/>
    <w:rsid w:val="00DB70B6"/>
    <w:rsid w:val="00DB727B"/>
    <w:rsid w:val="00DB7A32"/>
    <w:rsid w:val="00DB7BAE"/>
    <w:rsid w:val="00DC00AD"/>
    <w:rsid w:val="00DC00BE"/>
    <w:rsid w:val="00DC0121"/>
    <w:rsid w:val="00DC0858"/>
    <w:rsid w:val="00DC119F"/>
    <w:rsid w:val="00DC13B4"/>
    <w:rsid w:val="00DC2067"/>
    <w:rsid w:val="00DC21D4"/>
    <w:rsid w:val="00DC26A0"/>
    <w:rsid w:val="00DC27DE"/>
    <w:rsid w:val="00DC2ED5"/>
    <w:rsid w:val="00DC3161"/>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4CF"/>
    <w:rsid w:val="00DE0A74"/>
    <w:rsid w:val="00DE0AF0"/>
    <w:rsid w:val="00DE0C58"/>
    <w:rsid w:val="00DE1022"/>
    <w:rsid w:val="00DE11D9"/>
    <w:rsid w:val="00DE1760"/>
    <w:rsid w:val="00DE1B44"/>
    <w:rsid w:val="00DE1C20"/>
    <w:rsid w:val="00DE1E1A"/>
    <w:rsid w:val="00DE1FE1"/>
    <w:rsid w:val="00DE2390"/>
    <w:rsid w:val="00DE24B0"/>
    <w:rsid w:val="00DE2618"/>
    <w:rsid w:val="00DE2F13"/>
    <w:rsid w:val="00DE3173"/>
    <w:rsid w:val="00DE3758"/>
    <w:rsid w:val="00DE39B7"/>
    <w:rsid w:val="00DE414F"/>
    <w:rsid w:val="00DE416B"/>
    <w:rsid w:val="00DE4842"/>
    <w:rsid w:val="00DE4B65"/>
    <w:rsid w:val="00DE4BE1"/>
    <w:rsid w:val="00DE4F1D"/>
    <w:rsid w:val="00DE5369"/>
    <w:rsid w:val="00DE5A5D"/>
    <w:rsid w:val="00DE5B91"/>
    <w:rsid w:val="00DE5BE2"/>
    <w:rsid w:val="00DE5C56"/>
    <w:rsid w:val="00DE5C9F"/>
    <w:rsid w:val="00DE5E0C"/>
    <w:rsid w:val="00DE6686"/>
    <w:rsid w:val="00DE6868"/>
    <w:rsid w:val="00DE6FF0"/>
    <w:rsid w:val="00DE718D"/>
    <w:rsid w:val="00DE7655"/>
    <w:rsid w:val="00DE7A62"/>
    <w:rsid w:val="00DE7CA2"/>
    <w:rsid w:val="00DF0A5C"/>
    <w:rsid w:val="00DF0D84"/>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6971"/>
    <w:rsid w:val="00DF6A0A"/>
    <w:rsid w:val="00DF6E9E"/>
    <w:rsid w:val="00DF7952"/>
    <w:rsid w:val="00DF7D2F"/>
    <w:rsid w:val="00DF7FBE"/>
    <w:rsid w:val="00E0019A"/>
    <w:rsid w:val="00E009BE"/>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24D"/>
    <w:rsid w:val="00E04EC7"/>
    <w:rsid w:val="00E05321"/>
    <w:rsid w:val="00E05CC3"/>
    <w:rsid w:val="00E05D45"/>
    <w:rsid w:val="00E05EBC"/>
    <w:rsid w:val="00E062DC"/>
    <w:rsid w:val="00E06301"/>
    <w:rsid w:val="00E063A4"/>
    <w:rsid w:val="00E068E4"/>
    <w:rsid w:val="00E0696F"/>
    <w:rsid w:val="00E06E1A"/>
    <w:rsid w:val="00E07360"/>
    <w:rsid w:val="00E07AC6"/>
    <w:rsid w:val="00E07C69"/>
    <w:rsid w:val="00E100BE"/>
    <w:rsid w:val="00E103EF"/>
    <w:rsid w:val="00E1070B"/>
    <w:rsid w:val="00E108E2"/>
    <w:rsid w:val="00E11023"/>
    <w:rsid w:val="00E1147A"/>
    <w:rsid w:val="00E11508"/>
    <w:rsid w:val="00E1165A"/>
    <w:rsid w:val="00E1183C"/>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686"/>
    <w:rsid w:val="00E1783D"/>
    <w:rsid w:val="00E179CA"/>
    <w:rsid w:val="00E17B0F"/>
    <w:rsid w:val="00E17E2B"/>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C80"/>
    <w:rsid w:val="00E3544D"/>
    <w:rsid w:val="00E3598F"/>
    <w:rsid w:val="00E35A21"/>
    <w:rsid w:val="00E35B43"/>
    <w:rsid w:val="00E3606D"/>
    <w:rsid w:val="00E36AF1"/>
    <w:rsid w:val="00E36B75"/>
    <w:rsid w:val="00E36EE0"/>
    <w:rsid w:val="00E37719"/>
    <w:rsid w:val="00E3799B"/>
    <w:rsid w:val="00E37AAA"/>
    <w:rsid w:val="00E37C16"/>
    <w:rsid w:val="00E40941"/>
    <w:rsid w:val="00E40B2C"/>
    <w:rsid w:val="00E40BCF"/>
    <w:rsid w:val="00E41685"/>
    <w:rsid w:val="00E41940"/>
    <w:rsid w:val="00E42196"/>
    <w:rsid w:val="00E42318"/>
    <w:rsid w:val="00E4321D"/>
    <w:rsid w:val="00E434F2"/>
    <w:rsid w:val="00E4414F"/>
    <w:rsid w:val="00E44240"/>
    <w:rsid w:val="00E446BC"/>
    <w:rsid w:val="00E44D3D"/>
    <w:rsid w:val="00E450E2"/>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DC7"/>
    <w:rsid w:val="00E56595"/>
    <w:rsid w:val="00E56E29"/>
    <w:rsid w:val="00E5702E"/>
    <w:rsid w:val="00E57200"/>
    <w:rsid w:val="00E57A7E"/>
    <w:rsid w:val="00E57ABF"/>
    <w:rsid w:val="00E57DF8"/>
    <w:rsid w:val="00E57F6F"/>
    <w:rsid w:val="00E60691"/>
    <w:rsid w:val="00E60722"/>
    <w:rsid w:val="00E612D2"/>
    <w:rsid w:val="00E6182C"/>
    <w:rsid w:val="00E61979"/>
    <w:rsid w:val="00E619C8"/>
    <w:rsid w:val="00E61B05"/>
    <w:rsid w:val="00E61C39"/>
    <w:rsid w:val="00E61F8A"/>
    <w:rsid w:val="00E622C1"/>
    <w:rsid w:val="00E62409"/>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70129"/>
    <w:rsid w:val="00E70344"/>
    <w:rsid w:val="00E707B7"/>
    <w:rsid w:val="00E709AE"/>
    <w:rsid w:val="00E709F3"/>
    <w:rsid w:val="00E70EFF"/>
    <w:rsid w:val="00E70FD4"/>
    <w:rsid w:val="00E714B9"/>
    <w:rsid w:val="00E71766"/>
    <w:rsid w:val="00E718FE"/>
    <w:rsid w:val="00E71B04"/>
    <w:rsid w:val="00E71D98"/>
    <w:rsid w:val="00E7284E"/>
    <w:rsid w:val="00E7306E"/>
    <w:rsid w:val="00E73DF7"/>
    <w:rsid w:val="00E73F64"/>
    <w:rsid w:val="00E73FDA"/>
    <w:rsid w:val="00E7403F"/>
    <w:rsid w:val="00E74686"/>
    <w:rsid w:val="00E74964"/>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FA1"/>
    <w:rsid w:val="00E85070"/>
    <w:rsid w:val="00E851BF"/>
    <w:rsid w:val="00E85F98"/>
    <w:rsid w:val="00E86330"/>
    <w:rsid w:val="00E863C1"/>
    <w:rsid w:val="00E8646D"/>
    <w:rsid w:val="00E8661C"/>
    <w:rsid w:val="00E8672D"/>
    <w:rsid w:val="00E86809"/>
    <w:rsid w:val="00E86A19"/>
    <w:rsid w:val="00E86A2C"/>
    <w:rsid w:val="00E87457"/>
    <w:rsid w:val="00E87D42"/>
    <w:rsid w:val="00E901FB"/>
    <w:rsid w:val="00E90538"/>
    <w:rsid w:val="00E90593"/>
    <w:rsid w:val="00E90811"/>
    <w:rsid w:val="00E90885"/>
    <w:rsid w:val="00E90917"/>
    <w:rsid w:val="00E90A1D"/>
    <w:rsid w:val="00E910EA"/>
    <w:rsid w:val="00E911CB"/>
    <w:rsid w:val="00E9127F"/>
    <w:rsid w:val="00E915A6"/>
    <w:rsid w:val="00E91788"/>
    <w:rsid w:val="00E91B96"/>
    <w:rsid w:val="00E92027"/>
    <w:rsid w:val="00E920BD"/>
    <w:rsid w:val="00E9267D"/>
    <w:rsid w:val="00E929DF"/>
    <w:rsid w:val="00E92B76"/>
    <w:rsid w:val="00E93488"/>
    <w:rsid w:val="00E935E7"/>
    <w:rsid w:val="00E93C5E"/>
    <w:rsid w:val="00E93DE9"/>
    <w:rsid w:val="00E93FF4"/>
    <w:rsid w:val="00E943CF"/>
    <w:rsid w:val="00E9447E"/>
    <w:rsid w:val="00E9471F"/>
    <w:rsid w:val="00E949C8"/>
    <w:rsid w:val="00E95502"/>
    <w:rsid w:val="00E95AFD"/>
    <w:rsid w:val="00E95D2B"/>
    <w:rsid w:val="00E95F6F"/>
    <w:rsid w:val="00E9606E"/>
    <w:rsid w:val="00E96589"/>
    <w:rsid w:val="00E96985"/>
    <w:rsid w:val="00E96E5A"/>
    <w:rsid w:val="00E9775E"/>
    <w:rsid w:val="00E97DDB"/>
    <w:rsid w:val="00E97E6E"/>
    <w:rsid w:val="00EA0976"/>
    <w:rsid w:val="00EA0F57"/>
    <w:rsid w:val="00EA14C2"/>
    <w:rsid w:val="00EA1500"/>
    <w:rsid w:val="00EA17C5"/>
    <w:rsid w:val="00EA22FA"/>
    <w:rsid w:val="00EA2307"/>
    <w:rsid w:val="00EA2927"/>
    <w:rsid w:val="00EA2978"/>
    <w:rsid w:val="00EA3331"/>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6B9"/>
    <w:rsid w:val="00EB59CA"/>
    <w:rsid w:val="00EB5C2E"/>
    <w:rsid w:val="00EB5EF5"/>
    <w:rsid w:val="00EB62A6"/>
    <w:rsid w:val="00EB632C"/>
    <w:rsid w:val="00EB6537"/>
    <w:rsid w:val="00EB69A6"/>
    <w:rsid w:val="00EB6CB2"/>
    <w:rsid w:val="00EB6D45"/>
    <w:rsid w:val="00EB6F89"/>
    <w:rsid w:val="00EB72AC"/>
    <w:rsid w:val="00EB7A74"/>
    <w:rsid w:val="00EB7BA8"/>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4B5"/>
    <w:rsid w:val="00EC3DAA"/>
    <w:rsid w:val="00EC3FA7"/>
    <w:rsid w:val="00EC41EA"/>
    <w:rsid w:val="00EC4377"/>
    <w:rsid w:val="00EC47E7"/>
    <w:rsid w:val="00EC4848"/>
    <w:rsid w:val="00EC51E9"/>
    <w:rsid w:val="00EC5482"/>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227E"/>
    <w:rsid w:val="00ED256D"/>
    <w:rsid w:val="00ED2A6E"/>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EA3"/>
    <w:rsid w:val="00ED6337"/>
    <w:rsid w:val="00ED660F"/>
    <w:rsid w:val="00ED6B43"/>
    <w:rsid w:val="00EE0337"/>
    <w:rsid w:val="00EE0532"/>
    <w:rsid w:val="00EE067B"/>
    <w:rsid w:val="00EE0A2E"/>
    <w:rsid w:val="00EE17A6"/>
    <w:rsid w:val="00EE185E"/>
    <w:rsid w:val="00EE1CF2"/>
    <w:rsid w:val="00EE1DC6"/>
    <w:rsid w:val="00EE24D5"/>
    <w:rsid w:val="00EE2815"/>
    <w:rsid w:val="00EE288D"/>
    <w:rsid w:val="00EE2BC9"/>
    <w:rsid w:val="00EE2BCD"/>
    <w:rsid w:val="00EE2C7B"/>
    <w:rsid w:val="00EE2C82"/>
    <w:rsid w:val="00EE2E52"/>
    <w:rsid w:val="00EE311D"/>
    <w:rsid w:val="00EE31D1"/>
    <w:rsid w:val="00EE3790"/>
    <w:rsid w:val="00EE3D7A"/>
    <w:rsid w:val="00EE4038"/>
    <w:rsid w:val="00EE4A04"/>
    <w:rsid w:val="00EE4F63"/>
    <w:rsid w:val="00EE594D"/>
    <w:rsid w:val="00EE6105"/>
    <w:rsid w:val="00EE635F"/>
    <w:rsid w:val="00EE6C5E"/>
    <w:rsid w:val="00EE7084"/>
    <w:rsid w:val="00EE7171"/>
    <w:rsid w:val="00EE717D"/>
    <w:rsid w:val="00EE7B3E"/>
    <w:rsid w:val="00EE7DE1"/>
    <w:rsid w:val="00EE7FF6"/>
    <w:rsid w:val="00EF0259"/>
    <w:rsid w:val="00EF069C"/>
    <w:rsid w:val="00EF1160"/>
    <w:rsid w:val="00EF118A"/>
    <w:rsid w:val="00EF12CF"/>
    <w:rsid w:val="00EF1B77"/>
    <w:rsid w:val="00EF2174"/>
    <w:rsid w:val="00EF2E66"/>
    <w:rsid w:val="00EF2F99"/>
    <w:rsid w:val="00EF3119"/>
    <w:rsid w:val="00EF341D"/>
    <w:rsid w:val="00EF3753"/>
    <w:rsid w:val="00EF3F80"/>
    <w:rsid w:val="00EF4016"/>
    <w:rsid w:val="00EF4564"/>
    <w:rsid w:val="00EF4BF9"/>
    <w:rsid w:val="00EF4F50"/>
    <w:rsid w:val="00EF6105"/>
    <w:rsid w:val="00EF6263"/>
    <w:rsid w:val="00EF63D5"/>
    <w:rsid w:val="00EF67F2"/>
    <w:rsid w:val="00EF6AB9"/>
    <w:rsid w:val="00EF6ACD"/>
    <w:rsid w:val="00EF7115"/>
    <w:rsid w:val="00EF712E"/>
    <w:rsid w:val="00EF7911"/>
    <w:rsid w:val="00F0015C"/>
    <w:rsid w:val="00F0078E"/>
    <w:rsid w:val="00F00894"/>
    <w:rsid w:val="00F009D8"/>
    <w:rsid w:val="00F00C16"/>
    <w:rsid w:val="00F00D82"/>
    <w:rsid w:val="00F01521"/>
    <w:rsid w:val="00F01654"/>
    <w:rsid w:val="00F02127"/>
    <w:rsid w:val="00F0236B"/>
    <w:rsid w:val="00F02380"/>
    <w:rsid w:val="00F02382"/>
    <w:rsid w:val="00F02397"/>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677"/>
    <w:rsid w:val="00F147DB"/>
    <w:rsid w:val="00F14A2A"/>
    <w:rsid w:val="00F14B85"/>
    <w:rsid w:val="00F15336"/>
    <w:rsid w:val="00F155C6"/>
    <w:rsid w:val="00F1565C"/>
    <w:rsid w:val="00F156F6"/>
    <w:rsid w:val="00F15EE3"/>
    <w:rsid w:val="00F15F4C"/>
    <w:rsid w:val="00F165FF"/>
    <w:rsid w:val="00F16803"/>
    <w:rsid w:val="00F1732F"/>
    <w:rsid w:val="00F1765D"/>
    <w:rsid w:val="00F176DD"/>
    <w:rsid w:val="00F20557"/>
    <w:rsid w:val="00F20869"/>
    <w:rsid w:val="00F208C6"/>
    <w:rsid w:val="00F20A6A"/>
    <w:rsid w:val="00F20BC0"/>
    <w:rsid w:val="00F20E30"/>
    <w:rsid w:val="00F211A5"/>
    <w:rsid w:val="00F21246"/>
    <w:rsid w:val="00F21B02"/>
    <w:rsid w:val="00F21C4F"/>
    <w:rsid w:val="00F21D77"/>
    <w:rsid w:val="00F21F58"/>
    <w:rsid w:val="00F220A9"/>
    <w:rsid w:val="00F22861"/>
    <w:rsid w:val="00F22B59"/>
    <w:rsid w:val="00F23772"/>
    <w:rsid w:val="00F23D97"/>
    <w:rsid w:val="00F241B7"/>
    <w:rsid w:val="00F246B9"/>
    <w:rsid w:val="00F24730"/>
    <w:rsid w:val="00F248B9"/>
    <w:rsid w:val="00F24F01"/>
    <w:rsid w:val="00F25A28"/>
    <w:rsid w:val="00F261B0"/>
    <w:rsid w:val="00F263C5"/>
    <w:rsid w:val="00F26AE0"/>
    <w:rsid w:val="00F26DC9"/>
    <w:rsid w:val="00F2787D"/>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6A5"/>
    <w:rsid w:val="00F43B8C"/>
    <w:rsid w:val="00F43EEF"/>
    <w:rsid w:val="00F44047"/>
    <w:rsid w:val="00F440A6"/>
    <w:rsid w:val="00F440DD"/>
    <w:rsid w:val="00F444F0"/>
    <w:rsid w:val="00F44EA5"/>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22E3"/>
    <w:rsid w:val="00F52CB4"/>
    <w:rsid w:val="00F52DC4"/>
    <w:rsid w:val="00F52E55"/>
    <w:rsid w:val="00F53118"/>
    <w:rsid w:val="00F533EF"/>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D66"/>
    <w:rsid w:val="00F65D78"/>
    <w:rsid w:val="00F65E6E"/>
    <w:rsid w:val="00F6671F"/>
    <w:rsid w:val="00F66802"/>
    <w:rsid w:val="00F66986"/>
    <w:rsid w:val="00F66C1F"/>
    <w:rsid w:val="00F66D00"/>
    <w:rsid w:val="00F6767D"/>
    <w:rsid w:val="00F679D8"/>
    <w:rsid w:val="00F67A24"/>
    <w:rsid w:val="00F67F4E"/>
    <w:rsid w:val="00F7009C"/>
    <w:rsid w:val="00F703F0"/>
    <w:rsid w:val="00F705AA"/>
    <w:rsid w:val="00F708A7"/>
    <w:rsid w:val="00F70A81"/>
    <w:rsid w:val="00F7112F"/>
    <w:rsid w:val="00F711D6"/>
    <w:rsid w:val="00F71969"/>
    <w:rsid w:val="00F71AAA"/>
    <w:rsid w:val="00F71B54"/>
    <w:rsid w:val="00F71B65"/>
    <w:rsid w:val="00F71E46"/>
    <w:rsid w:val="00F72234"/>
    <w:rsid w:val="00F723AD"/>
    <w:rsid w:val="00F723EA"/>
    <w:rsid w:val="00F7241C"/>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BD6"/>
    <w:rsid w:val="00F83F23"/>
    <w:rsid w:val="00F83FFC"/>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D9"/>
    <w:rsid w:val="00F9358A"/>
    <w:rsid w:val="00F93660"/>
    <w:rsid w:val="00F936B2"/>
    <w:rsid w:val="00F93975"/>
    <w:rsid w:val="00F93AD0"/>
    <w:rsid w:val="00F94A3D"/>
    <w:rsid w:val="00F94A86"/>
    <w:rsid w:val="00F94EBA"/>
    <w:rsid w:val="00F95034"/>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64E7"/>
    <w:rsid w:val="00FA6D61"/>
    <w:rsid w:val="00FA736D"/>
    <w:rsid w:val="00FA78C8"/>
    <w:rsid w:val="00FA7F72"/>
    <w:rsid w:val="00FB06B2"/>
    <w:rsid w:val="00FB085C"/>
    <w:rsid w:val="00FB0988"/>
    <w:rsid w:val="00FB0BAE"/>
    <w:rsid w:val="00FB1BB3"/>
    <w:rsid w:val="00FB1D3A"/>
    <w:rsid w:val="00FB20ED"/>
    <w:rsid w:val="00FB2545"/>
    <w:rsid w:val="00FB2CC0"/>
    <w:rsid w:val="00FB30F8"/>
    <w:rsid w:val="00FB33E6"/>
    <w:rsid w:val="00FB3568"/>
    <w:rsid w:val="00FB3D52"/>
    <w:rsid w:val="00FB3F77"/>
    <w:rsid w:val="00FB465D"/>
    <w:rsid w:val="00FB46D7"/>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DE"/>
    <w:rsid w:val="00FC69F9"/>
    <w:rsid w:val="00FC6EC2"/>
    <w:rsid w:val="00FC714F"/>
    <w:rsid w:val="00FC75D6"/>
    <w:rsid w:val="00FC7DBD"/>
    <w:rsid w:val="00FD09C6"/>
    <w:rsid w:val="00FD09ED"/>
    <w:rsid w:val="00FD0FB0"/>
    <w:rsid w:val="00FD109D"/>
    <w:rsid w:val="00FD17C7"/>
    <w:rsid w:val="00FD1829"/>
    <w:rsid w:val="00FD1A00"/>
    <w:rsid w:val="00FD1B3F"/>
    <w:rsid w:val="00FD22EA"/>
    <w:rsid w:val="00FD239F"/>
    <w:rsid w:val="00FD2962"/>
    <w:rsid w:val="00FD2DFB"/>
    <w:rsid w:val="00FD402C"/>
    <w:rsid w:val="00FD4CDF"/>
    <w:rsid w:val="00FD4D07"/>
    <w:rsid w:val="00FD5B94"/>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2DCB"/>
    <w:rsid w:val="00FE2E8C"/>
    <w:rsid w:val="00FE2FCD"/>
    <w:rsid w:val="00FE31FC"/>
    <w:rsid w:val="00FE35B5"/>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0D11"/>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BAD"/>
    <w:rsid w:val="00FF5465"/>
    <w:rsid w:val="00FF5AF5"/>
    <w:rsid w:val="00FF63B1"/>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autoRedefine/>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firstLine="0"/>
      <w:jc w:val="left"/>
    </w:pPr>
    <w:rPr>
      <w:rFonts w:asciiTheme="minorHAnsi" w:hAnsiTheme="minorHAnsi" w:cstheme="minorHAnsi"/>
      <w:i/>
      <w:iC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267D5"/>
    <w:pPr>
      <w:ind w:left="2268" w:firstLine="0"/>
    </w:pPr>
    <w:rPr>
      <w:sz w:val="20"/>
      <w:szCs w:val="20"/>
      <w:lang w:eastAsia="pt-BR"/>
    </w:rPr>
  </w:style>
  <w:style w:type="character" w:customStyle="1" w:styleId="CitaoChar">
    <w:name w:val="_Citação Char"/>
    <w:basedOn w:val="Fontepargpadro"/>
    <w:link w:val="Citao"/>
    <w:rsid w:val="005267D5"/>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AF49A0"/>
    <w:pPr>
      <w:keepNext/>
      <w:numPr>
        <w:numId w:val="39"/>
      </w:numPr>
      <w:spacing w:before="120"/>
      <w:ind w:left="1417" w:hanging="578"/>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AF49A0"/>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7"/>
      </w:numPr>
    </w:pPr>
    <w:rPr>
      <w:b/>
      <w:lang w:val="en-US"/>
    </w:rPr>
  </w:style>
  <w:style w:type="paragraph" w:customStyle="1" w:styleId="Subtitle2">
    <w:name w:val="Subtitle_2"/>
    <w:basedOn w:val="Corpodetexto"/>
    <w:rsid w:val="00F72234"/>
    <w:pPr>
      <w:numPr>
        <w:ilvl w:val="1"/>
        <w:numId w:val="7"/>
      </w:numPr>
    </w:pPr>
  </w:style>
  <w:style w:type="paragraph" w:customStyle="1" w:styleId="Subtitle3">
    <w:name w:val="Subtitle_3"/>
    <w:basedOn w:val="Corpodetexto"/>
    <w:rsid w:val="00F72234"/>
    <w:pPr>
      <w:numPr>
        <w:ilvl w:val="2"/>
        <w:numId w:val="7"/>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image" Target="media/image22.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erCIATA.smuu.com.br" TargetMode="External"/><Relationship Id="rId20" Type="http://schemas.openxmlformats.org/officeDocument/2006/relationships/image" Target="media/image8.png"/><Relationship Id="rId29" Type="http://schemas.openxmlformats.org/officeDocument/2006/relationships/image" Target="media/image17.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JP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eg"/><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121</Pages>
  <Words>42616</Words>
  <Characters>261242</Characters>
  <Application>Microsoft Office Word</Application>
  <DocSecurity>0</DocSecurity>
  <Lines>7683</Lines>
  <Paragraphs>4468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qto</dc:creator>
  <cp:lastModifiedBy>Marco Aurélio Barbiero</cp:lastModifiedBy>
  <cp:revision>4</cp:revision>
  <cp:lastPrinted>2026-03-22T12:33:00Z</cp:lastPrinted>
  <dcterms:created xsi:type="dcterms:W3CDTF">2026-04-01T15:07:00Z</dcterms:created>
  <dcterms:modified xsi:type="dcterms:W3CDTF">2026-04-05T13:24:00Z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id="lZFxZWwH"/&gt;&lt;style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