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80B899C"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r w:rsidR="00F21F58" w:rsidRPr="003739C3">
        <w:t xml:space="preserve">Endereços </w:t>
      </w:r>
      <w:r w:rsidR="00F21F58">
        <w:t>para</w:t>
      </w:r>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4A900AED"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r w:rsidR="006C1970">
        <w:t>, LADM</w:t>
      </w:r>
      <w:r w:rsidRPr="00693DE7">
        <w:t>.</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773F8CA2" w14:textId="2F6FB042" w:rsidR="00636D01"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208996035" w:history="1">
        <w:r w:rsidR="00636D01" w:rsidRPr="00D607D3">
          <w:rPr>
            <w:rStyle w:val="Hyperlink"/>
            <w:noProof/>
            <w14:scene3d>
              <w14:camera w14:prst="orthographicFront"/>
              <w14:lightRig w14:rig="threePt" w14:dir="t">
                <w14:rot w14:lat="0" w14:lon="0" w14:rev="0"/>
              </w14:lightRig>
            </w14:scene3d>
          </w:rPr>
          <w:t>1</w:t>
        </w:r>
        <w:r w:rsidR="00636D01">
          <w:rPr>
            <w:rFonts w:asciiTheme="minorHAnsi" w:eastAsiaTheme="minorEastAsia" w:hAnsiTheme="minorHAnsi"/>
            <w:b w:val="0"/>
            <w:caps w:val="0"/>
            <w:noProof/>
            <w:kern w:val="2"/>
            <w:szCs w:val="24"/>
            <w:lang w:eastAsia="pt-BR"/>
            <w14:ligatures w14:val="standardContextual"/>
          </w:rPr>
          <w:tab/>
        </w:r>
        <w:r w:rsidR="00636D01" w:rsidRPr="00D607D3">
          <w:rPr>
            <w:rStyle w:val="Hyperlink"/>
            <w:noProof/>
          </w:rPr>
          <w:t>Introdução</w:t>
        </w:r>
        <w:r w:rsidR="00636D01">
          <w:rPr>
            <w:noProof/>
            <w:webHidden/>
          </w:rPr>
          <w:tab/>
        </w:r>
        <w:r w:rsidR="00636D01">
          <w:rPr>
            <w:noProof/>
            <w:webHidden/>
          </w:rPr>
          <w:fldChar w:fldCharType="begin"/>
        </w:r>
        <w:r w:rsidR="00636D01">
          <w:rPr>
            <w:noProof/>
            <w:webHidden/>
          </w:rPr>
          <w:instrText xml:space="preserve"> PAGEREF _Toc208996035 \h </w:instrText>
        </w:r>
        <w:r w:rsidR="00636D01">
          <w:rPr>
            <w:noProof/>
            <w:webHidden/>
          </w:rPr>
        </w:r>
        <w:r w:rsidR="00636D01">
          <w:rPr>
            <w:noProof/>
            <w:webHidden/>
          </w:rPr>
          <w:fldChar w:fldCharType="separate"/>
        </w:r>
        <w:r w:rsidR="00610384">
          <w:rPr>
            <w:noProof/>
            <w:webHidden/>
          </w:rPr>
          <w:t>7</w:t>
        </w:r>
        <w:r w:rsidR="00636D01">
          <w:rPr>
            <w:noProof/>
            <w:webHidden/>
          </w:rPr>
          <w:fldChar w:fldCharType="end"/>
        </w:r>
      </w:hyperlink>
    </w:p>
    <w:p w14:paraId="5C031737" w14:textId="4BF7B9A3"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6" w:history="1">
        <w:r w:rsidRPr="00D607D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Justificativa da pesquisa</w:t>
        </w:r>
        <w:r>
          <w:rPr>
            <w:noProof/>
            <w:webHidden/>
          </w:rPr>
          <w:tab/>
        </w:r>
        <w:r>
          <w:rPr>
            <w:noProof/>
            <w:webHidden/>
          </w:rPr>
          <w:fldChar w:fldCharType="begin"/>
        </w:r>
        <w:r>
          <w:rPr>
            <w:noProof/>
            <w:webHidden/>
          </w:rPr>
          <w:instrText xml:space="preserve"> PAGEREF _Toc208996036 \h </w:instrText>
        </w:r>
        <w:r>
          <w:rPr>
            <w:noProof/>
            <w:webHidden/>
          </w:rPr>
        </w:r>
        <w:r>
          <w:rPr>
            <w:noProof/>
            <w:webHidden/>
          </w:rPr>
          <w:fldChar w:fldCharType="separate"/>
        </w:r>
        <w:r w:rsidR="00610384">
          <w:rPr>
            <w:noProof/>
            <w:webHidden/>
          </w:rPr>
          <w:t>9</w:t>
        </w:r>
        <w:r>
          <w:rPr>
            <w:noProof/>
            <w:webHidden/>
          </w:rPr>
          <w:fldChar w:fldCharType="end"/>
        </w:r>
      </w:hyperlink>
    </w:p>
    <w:p w14:paraId="7D9E7643" w14:textId="10F0C07A"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7" w:history="1">
        <w:r w:rsidRPr="00D607D3">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D607D3">
          <w:rPr>
            <w:rStyle w:val="Hyperlink"/>
            <w:noProof/>
          </w:rPr>
          <w:t>Objetivos</w:t>
        </w:r>
        <w:r>
          <w:rPr>
            <w:noProof/>
            <w:webHidden/>
          </w:rPr>
          <w:tab/>
        </w:r>
        <w:r>
          <w:rPr>
            <w:noProof/>
            <w:webHidden/>
          </w:rPr>
          <w:fldChar w:fldCharType="begin"/>
        </w:r>
        <w:r>
          <w:rPr>
            <w:noProof/>
            <w:webHidden/>
          </w:rPr>
          <w:instrText xml:space="preserve"> PAGEREF _Toc208996037 \h </w:instrText>
        </w:r>
        <w:r>
          <w:rPr>
            <w:noProof/>
            <w:webHidden/>
          </w:rPr>
        </w:r>
        <w:r>
          <w:rPr>
            <w:noProof/>
            <w:webHidden/>
          </w:rPr>
          <w:fldChar w:fldCharType="separate"/>
        </w:r>
        <w:r w:rsidR="00610384">
          <w:rPr>
            <w:noProof/>
            <w:webHidden/>
          </w:rPr>
          <w:t>12</w:t>
        </w:r>
        <w:r>
          <w:rPr>
            <w:noProof/>
            <w:webHidden/>
          </w:rPr>
          <w:fldChar w:fldCharType="end"/>
        </w:r>
      </w:hyperlink>
    </w:p>
    <w:p w14:paraId="432BEE03" w14:textId="5CD3ABFB"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8" w:history="1">
        <w:r w:rsidRPr="00D607D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fundamentação teórica</w:t>
        </w:r>
        <w:r>
          <w:rPr>
            <w:noProof/>
            <w:webHidden/>
          </w:rPr>
          <w:tab/>
        </w:r>
        <w:r>
          <w:rPr>
            <w:noProof/>
            <w:webHidden/>
          </w:rPr>
          <w:fldChar w:fldCharType="begin"/>
        </w:r>
        <w:r>
          <w:rPr>
            <w:noProof/>
            <w:webHidden/>
          </w:rPr>
          <w:instrText xml:space="preserve"> PAGEREF _Toc208996038 \h </w:instrText>
        </w:r>
        <w:r>
          <w:rPr>
            <w:noProof/>
            <w:webHidden/>
          </w:rPr>
        </w:r>
        <w:r>
          <w:rPr>
            <w:noProof/>
            <w:webHidden/>
          </w:rPr>
          <w:fldChar w:fldCharType="separate"/>
        </w:r>
        <w:r w:rsidR="00610384">
          <w:rPr>
            <w:noProof/>
            <w:webHidden/>
          </w:rPr>
          <w:t>13</w:t>
        </w:r>
        <w:r>
          <w:rPr>
            <w:noProof/>
            <w:webHidden/>
          </w:rPr>
          <w:fldChar w:fldCharType="end"/>
        </w:r>
      </w:hyperlink>
    </w:p>
    <w:p w14:paraId="0756C4BB" w14:textId="3AE40328"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9" w:history="1">
        <w:r w:rsidRPr="00D607D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D607D3">
          <w:rPr>
            <w:rStyle w:val="Hyperlink"/>
            <w:noProof/>
          </w:rPr>
          <w:t>O CIATA</w:t>
        </w:r>
        <w:r>
          <w:rPr>
            <w:noProof/>
            <w:webHidden/>
          </w:rPr>
          <w:tab/>
        </w:r>
        <w:r>
          <w:rPr>
            <w:noProof/>
            <w:webHidden/>
          </w:rPr>
          <w:fldChar w:fldCharType="begin"/>
        </w:r>
        <w:r>
          <w:rPr>
            <w:noProof/>
            <w:webHidden/>
          </w:rPr>
          <w:instrText xml:space="preserve"> PAGEREF _Toc208996039 \h </w:instrText>
        </w:r>
        <w:r>
          <w:rPr>
            <w:noProof/>
            <w:webHidden/>
          </w:rPr>
        </w:r>
        <w:r>
          <w:rPr>
            <w:noProof/>
            <w:webHidden/>
          </w:rPr>
          <w:fldChar w:fldCharType="separate"/>
        </w:r>
        <w:r w:rsidR="00610384">
          <w:rPr>
            <w:noProof/>
            <w:webHidden/>
          </w:rPr>
          <w:t>13</w:t>
        </w:r>
        <w:r>
          <w:rPr>
            <w:noProof/>
            <w:webHidden/>
          </w:rPr>
          <w:fldChar w:fldCharType="end"/>
        </w:r>
      </w:hyperlink>
    </w:p>
    <w:p w14:paraId="26C5F308" w14:textId="0C8EA93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0" w:history="1">
        <w:r w:rsidRPr="00D607D3">
          <w:rPr>
            <w:rStyle w:val="Hyperlink"/>
            <w:noProof/>
          </w:rPr>
          <w:t>3.1.1</w:t>
        </w:r>
        <w:r>
          <w:rPr>
            <w:rFonts w:asciiTheme="minorHAnsi" w:eastAsiaTheme="minorEastAsia" w:hAnsiTheme="minorHAnsi"/>
            <w:b w:val="0"/>
            <w:noProof/>
            <w:kern w:val="2"/>
            <w:szCs w:val="24"/>
            <w:lang w:eastAsia="pt-BR"/>
            <w14:ligatures w14:val="standardContextual"/>
          </w:rPr>
          <w:tab/>
        </w:r>
        <w:r w:rsidRPr="00D607D3">
          <w:rPr>
            <w:rStyle w:val="Hyperlink"/>
            <w:noProof/>
          </w:rPr>
          <w:t>Modelo conceitual do CIATA</w:t>
        </w:r>
        <w:r>
          <w:rPr>
            <w:noProof/>
            <w:webHidden/>
          </w:rPr>
          <w:tab/>
        </w:r>
        <w:r>
          <w:rPr>
            <w:noProof/>
            <w:webHidden/>
          </w:rPr>
          <w:fldChar w:fldCharType="begin"/>
        </w:r>
        <w:r>
          <w:rPr>
            <w:noProof/>
            <w:webHidden/>
          </w:rPr>
          <w:instrText xml:space="preserve"> PAGEREF _Toc208996040 \h </w:instrText>
        </w:r>
        <w:r>
          <w:rPr>
            <w:noProof/>
            <w:webHidden/>
          </w:rPr>
        </w:r>
        <w:r>
          <w:rPr>
            <w:noProof/>
            <w:webHidden/>
          </w:rPr>
          <w:fldChar w:fldCharType="separate"/>
        </w:r>
        <w:r w:rsidR="00610384">
          <w:rPr>
            <w:noProof/>
            <w:webHidden/>
          </w:rPr>
          <w:t>13</w:t>
        </w:r>
        <w:r>
          <w:rPr>
            <w:noProof/>
            <w:webHidden/>
          </w:rPr>
          <w:fldChar w:fldCharType="end"/>
        </w:r>
      </w:hyperlink>
    </w:p>
    <w:p w14:paraId="13093D1F" w14:textId="45C2B3E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1" w:history="1">
        <w:r w:rsidRPr="00D607D3">
          <w:rPr>
            <w:rStyle w:val="Hyperlink"/>
            <w:noProof/>
          </w:rPr>
          <w:t>3.1.2</w:t>
        </w:r>
        <w:r>
          <w:rPr>
            <w:rFonts w:asciiTheme="minorHAnsi" w:eastAsiaTheme="minorEastAsia" w:hAnsiTheme="minorHAnsi"/>
            <w:b w:val="0"/>
            <w:noProof/>
            <w:kern w:val="2"/>
            <w:szCs w:val="24"/>
            <w:lang w:eastAsia="pt-BR"/>
            <w14:ligatures w14:val="standardContextual"/>
          </w:rPr>
          <w:tab/>
        </w:r>
        <w:r w:rsidRPr="00D607D3">
          <w:rPr>
            <w:rStyle w:val="Hyperlink"/>
            <w:noProof/>
          </w:rPr>
          <w:t>Contexto Histórico e Tecnológico do CIATA</w:t>
        </w:r>
        <w:r>
          <w:rPr>
            <w:noProof/>
            <w:webHidden/>
          </w:rPr>
          <w:tab/>
        </w:r>
        <w:r>
          <w:rPr>
            <w:noProof/>
            <w:webHidden/>
          </w:rPr>
          <w:fldChar w:fldCharType="begin"/>
        </w:r>
        <w:r>
          <w:rPr>
            <w:noProof/>
            <w:webHidden/>
          </w:rPr>
          <w:instrText xml:space="preserve"> PAGEREF _Toc208996041 \h </w:instrText>
        </w:r>
        <w:r>
          <w:rPr>
            <w:noProof/>
            <w:webHidden/>
          </w:rPr>
        </w:r>
        <w:r>
          <w:rPr>
            <w:noProof/>
            <w:webHidden/>
          </w:rPr>
          <w:fldChar w:fldCharType="separate"/>
        </w:r>
        <w:r w:rsidR="00610384">
          <w:rPr>
            <w:noProof/>
            <w:webHidden/>
          </w:rPr>
          <w:t>14</w:t>
        </w:r>
        <w:r>
          <w:rPr>
            <w:noProof/>
            <w:webHidden/>
          </w:rPr>
          <w:fldChar w:fldCharType="end"/>
        </w:r>
      </w:hyperlink>
    </w:p>
    <w:p w14:paraId="647A7F1D" w14:textId="7D361FC0"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2" w:history="1">
        <w:r w:rsidRPr="00D607D3">
          <w:rPr>
            <w:rStyle w:val="Hyperlink"/>
            <w:noProof/>
          </w:rPr>
          <w:t>3.1.2.1</w:t>
        </w:r>
        <w:r>
          <w:rPr>
            <w:rFonts w:asciiTheme="minorHAnsi" w:eastAsiaTheme="minorEastAsia" w:hAnsiTheme="minorHAnsi"/>
            <w:i w:val="0"/>
            <w:noProof/>
            <w:kern w:val="2"/>
            <w:szCs w:val="24"/>
            <w:lang w:eastAsia="pt-BR"/>
            <w14:ligatures w14:val="standardContextual"/>
          </w:rPr>
          <w:tab/>
        </w:r>
        <w:r w:rsidRPr="00D607D3">
          <w:rPr>
            <w:rStyle w:val="Hyperlink"/>
            <w:noProof/>
          </w:rPr>
          <w:t>Custo dos equipamentos</w:t>
        </w:r>
        <w:r>
          <w:rPr>
            <w:noProof/>
            <w:webHidden/>
          </w:rPr>
          <w:tab/>
        </w:r>
        <w:r>
          <w:rPr>
            <w:noProof/>
            <w:webHidden/>
          </w:rPr>
          <w:fldChar w:fldCharType="begin"/>
        </w:r>
        <w:r>
          <w:rPr>
            <w:noProof/>
            <w:webHidden/>
          </w:rPr>
          <w:instrText xml:space="preserve"> PAGEREF _Toc208996042 \h </w:instrText>
        </w:r>
        <w:r>
          <w:rPr>
            <w:noProof/>
            <w:webHidden/>
          </w:rPr>
        </w:r>
        <w:r>
          <w:rPr>
            <w:noProof/>
            <w:webHidden/>
          </w:rPr>
          <w:fldChar w:fldCharType="separate"/>
        </w:r>
        <w:r w:rsidR="00610384">
          <w:rPr>
            <w:noProof/>
            <w:webHidden/>
          </w:rPr>
          <w:t>14</w:t>
        </w:r>
        <w:r>
          <w:rPr>
            <w:noProof/>
            <w:webHidden/>
          </w:rPr>
          <w:fldChar w:fldCharType="end"/>
        </w:r>
      </w:hyperlink>
    </w:p>
    <w:p w14:paraId="4A6B65DC" w14:textId="12E3400B"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3" w:history="1">
        <w:r w:rsidRPr="00D607D3">
          <w:rPr>
            <w:rStyle w:val="Hyperlink"/>
            <w:noProof/>
          </w:rPr>
          <w:t>3.1.2.2</w:t>
        </w:r>
        <w:r>
          <w:rPr>
            <w:rFonts w:asciiTheme="minorHAnsi" w:eastAsiaTheme="minorEastAsia" w:hAnsiTheme="minorHAnsi"/>
            <w:i w:val="0"/>
            <w:noProof/>
            <w:kern w:val="2"/>
            <w:szCs w:val="24"/>
            <w:lang w:eastAsia="pt-BR"/>
            <w14:ligatures w14:val="standardContextual"/>
          </w:rPr>
          <w:tab/>
        </w:r>
        <w:r w:rsidRPr="00D607D3">
          <w:rPr>
            <w:rStyle w:val="Hyperlink"/>
            <w:noProof/>
          </w:rPr>
          <w:t>Memória secundária LIMITADA</w:t>
        </w:r>
        <w:r>
          <w:rPr>
            <w:noProof/>
            <w:webHidden/>
          </w:rPr>
          <w:tab/>
        </w:r>
        <w:r>
          <w:rPr>
            <w:noProof/>
            <w:webHidden/>
          </w:rPr>
          <w:fldChar w:fldCharType="begin"/>
        </w:r>
        <w:r>
          <w:rPr>
            <w:noProof/>
            <w:webHidden/>
          </w:rPr>
          <w:instrText xml:space="preserve"> PAGEREF _Toc208996043 \h </w:instrText>
        </w:r>
        <w:r>
          <w:rPr>
            <w:noProof/>
            <w:webHidden/>
          </w:rPr>
        </w:r>
        <w:r>
          <w:rPr>
            <w:noProof/>
            <w:webHidden/>
          </w:rPr>
          <w:fldChar w:fldCharType="separate"/>
        </w:r>
        <w:r w:rsidR="00610384">
          <w:rPr>
            <w:noProof/>
            <w:webHidden/>
          </w:rPr>
          <w:t>15</w:t>
        </w:r>
        <w:r>
          <w:rPr>
            <w:noProof/>
            <w:webHidden/>
          </w:rPr>
          <w:fldChar w:fldCharType="end"/>
        </w:r>
      </w:hyperlink>
    </w:p>
    <w:p w14:paraId="152F7919" w14:textId="6E88827A"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4" w:history="1">
        <w:r w:rsidRPr="00D607D3">
          <w:rPr>
            <w:rStyle w:val="Hyperlink"/>
            <w:noProof/>
          </w:rPr>
          <w:t>3.1.2.3</w:t>
        </w:r>
        <w:r>
          <w:rPr>
            <w:rFonts w:asciiTheme="minorHAnsi" w:eastAsiaTheme="minorEastAsia" w:hAnsiTheme="minorHAnsi"/>
            <w:i w:val="0"/>
            <w:noProof/>
            <w:kern w:val="2"/>
            <w:szCs w:val="24"/>
            <w:lang w:eastAsia="pt-BR"/>
            <w14:ligatures w14:val="standardContextual"/>
          </w:rPr>
          <w:tab/>
        </w:r>
        <w:r w:rsidRPr="00D607D3">
          <w:rPr>
            <w:rStyle w:val="Hyperlink"/>
            <w:noProof/>
          </w:rPr>
          <w:t>Linguagens de programação Pré-SGBDs</w:t>
        </w:r>
        <w:r>
          <w:rPr>
            <w:noProof/>
            <w:webHidden/>
          </w:rPr>
          <w:tab/>
        </w:r>
        <w:r>
          <w:rPr>
            <w:noProof/>
            <w:webHidden/>
          </w:rPr>
          <w:fldChar w:fldCharType="begin"/>
        </w:r>
        <w:r>
          <w:rPr>
            <w:noProof/>
            <w:webHidden/>
          </w:rPr>
          <w:instrText xml:space="preserve"> PAGEREF _Toc208996044 \h </w:instrText>
        </w:r>
        <w:r>
          <w:rPr>
            <w:noProof/>
            <w:webHidden/>
          </w:rPr>
        </w:r>
        <w:r>
          <w:rPr>
            <w:noProof/>
            <w:webHidden/>
          </w:rPr>
          <w:fldChar w:fldCharType="separate"/>
        </w:r>
        <w:r w:rsidR="00610384">
          <w:rPr>
            <w:noProof/>
            <w:webHidden/>
          </w:rPr>
          <w:t>16</w:t>
        </w:r>
        <w:r>
          <w:rPr>
            <w:noProof/>
            <w:webHidden/>
          </w:rPr>
          <w:fldChar w:fldCharType="end"/>
        </w:r>
      </w:hyperlink>
    </w:p>
    <w:p w14:paraId="59457532" w14:textId="254E2EC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5" w:history="1">
        <w:r w:rsidRPr="00D607D3">
          <w:rPr>
            <w:rStyle w:val="Hyperlink"/>
            <w:noProof/>
          </w:rPr>
          <w:t>3.1.3</w:t>
        </w:r>
        <w:r>
          <w:rPr>
            <w:rFonts w:asciiTheme="minorHAnsi" w:eastAsiaTheme="minorEastAsia" w:hAnsiTheme="minorHAnsi"/>
            <w:b w:val="0"/>
            <w:noProof/>
            <w:kern w:val="2"/>
            <w:szCs w:val="24"/>
            <w:lang w:eastAsia="pt-BR"/>
            <w14:ligatures w14:val="standardContextual"/>
          </w:rPr>
          <w:tab/>
        </w:r>
        <w:r w:rsidRPr="00D607D3">
          <w:rPr>
            <w:rStyle w:val="Hyperlink"/>
            <w:noProof/>
          </w:rPr>
          <w:t xml:space="preserve">O CIATA e o </w:t>
        </w:r>
        <w:r w:rsidRPr="00D607D3">
          <w:rPr>
            <w:rStyle w:val="Hyperlink"/>
            <w:i/>
            <w:noProof/>
          </w:rPr>
          <w:t>Fit-For-Purpose</w:t>
        </w:r>
        <w:r>
          <w:rPr>
            <w:noProof/>
            <w:webHidden/>
          </w:rPr>
          <w:tab/>
        </w:r>
        <w:r>
          <w:rPr>
            <w:noProof/>
            <w:webHidden/>
          </w:rPr>
          <w:fldChar w:fldCharType="begin"/>
        </w:r>
        <w:r>
          <w:rPr>
            <w:noProof/>
            <w:webHidden/>
          </w:rPr>
          <w:instrText xml:space="preserve"> PAGEREF _Toc208996045 \h </w:instrText>
        </w:r>
        <w:r>
          <w:rPr>
            <w:noProof/>
            <w:webHidden/>
          </w:rPr>
        </w:r>
        <w:r>
          <w:rPr>
            <w:noProof/>
            <w:webHidden/>
          </w:rPr>
          <w:fldChar w:fldCharType="separate"/>
        </w:r>
        <w:r w:rsidR="00610384">
          <w:rPr>
            <w:noProof/>
            <w:webHidden/>
          </w:rPr>
          <w:t>17</w:t>
        </w:r>
        <w:r>
          <w:rPr>
            <w:noProof/>
            <w:webHidden/>
          </w:rPr>
          <w:fldChar w:fldCharType="end"/>
        </w:r>
      </w:hyperlink>
    </w:p>
    <w:p w14:paraId="58ADD315" w14:textId="269FFF6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6" w:history="1">
        <w:r w:rsidRPr="00D607D3">
          <w:rPr>
            <w:rStyle w:val="Hyperlink"/>
            <w:noProof/>
          </w:rPr>
          <w:t>3.1.4</w:t>
        </w:r>
        <w:r>
          <w:rPr>
            <w:rFonts w:asciiTheme="minorHAnsi" w:eastAsiaTheme="minorEastAsia" w:hAnsiTheme="minorHAnsi"/>
            <w:b w:val="0"/>
            <w:noProof/>
            <w:kern w:val="2"/>
            <w:szCs w:val="24"/>
            <w:lang w:eastAsia="pt-BR"/>
            <w14:ligatures w14:val="standardContextual"/>
          </w:rPr>
          <w:tab/>
        </w:r>
        <w:r w:rsidRPr="00D607D3">
          <w:rPr>
            <w:rStyle w:val="Hyperlink"/>
            <w:noProof/>
          </w:rPr>
          <w:t>O CIATA e o LADM</w:t>
        </w:r>
        <w:r>
          <w:rPr>
            <w:noProof/>
            <w:webHidden/>
          </w:rPr>
          <w:tab/>
        </w:r>
        <w:r>
          <w:rPr>
            <w:noProof/>
            <w:webHidden/>
          </w:rPr>
          <w:fldChar w:fldCharType="begin"/>
        </w:r>
        <w:r>
          <w:rPr>
            <w:noProof/>
            <w:webHidden/>
          </w:rPr>
          <w:instrText xml:space="preserve"> PAGEREF _Toc208996046 \h </w:instrText>
        </w:r>
        <w:r>
          <w:rPr>
            <w:noProof/>
            <w:webHidden/>
          </w:rPr>
        </w:r>
        <w:r>
          <w:rPr>
            <w:noProof/>
            <w:webHidden/>
          </w:rPr>
          <w:fldChar w:fldCharType="separate"/>
        </w:r>
        <w:r w:rsidR="00610384">
          <w:rPr>
            <w:noProof/>
            <w:webHidden/>
          </w:rPr>
          <w:t>18</w:t>
        </w:r>
        <w:r>
          <w:rPr>
            <w:noProof/>
            <w:webHidden/>
          </w:rPr>
          <w:fldChar w:fldCharType="end"/>
        </w:r>
      </w:hyperlink>
    </w:p>
    <w:p w14:paraId="1F87B741" w14:textId="7B355FA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7" w:history="1">
        <w:r w:rsidRPr="00D607D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D607D3">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_Toc208996047 \h </w:instrText>
        </w:r>
        <w:r>
          <w:rPr>
            <w:noProof/>
            <w:webHidden/>
          </w:rPr>
        </w:r>
        <w:r>
          <w:rPr>
            <w:noProof/>
            <w:webHidden/>
          </w:rPr>
          <w:fldChar w:fldCharType="separate"/>
        </w:r>
        <w:r w:rsidR="00610384">
          <w:rPr>
            <w:noProof/>
            <w:webHidden/>
          </w:rPr>
          <w:t>23</w:t>
        </w:r>
        <w:r>
          <w:rPr>
            <w:noProof/>
            <w:webHidden/>
          </w:rPr>
          <w:fldChar w:fldCharType="end"/>
        </w:r>
      </w:hyperlink>
    </w:p>
    <w:p w14:paraId="348DFE4C" w14:textId="1470BD2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8" w:history="1">
        <w:r w:rsidRPr="00D607D3">
          <w:rPr>
            <w:rStyle w:val="Hyperlink"/>
            <w:noProof/>
          </w:rPr>
          <w:t>3.1.6</w:t>
        </w:r>
        <w:r>
          <w:rPr>
            <w:rFonts w:asciiTheme="minorHAnsi" w:eastAsiaTheme="minorEastAsia" w:hAnsiTheme="minorHAnsi"/>
            <w:b w:val="0"/>
            <w:noProof/>
            <w:kern w:val="2"/>
            <w:szCs w:val="24"/>
            <w:lang w:eastAsia="pt-BR"/>
            <w14:ligatures w14:val="standardContextual"/>
          </w:rPr>
          <w:tab/>
        </w:r>
        <w:r w:rsidRPr="00D607D3">
          <w:rPr>
            <w:rStyle w:val="Hyperlink"/>
            <w:noProof/>
          </w:rPr>
          <w:t>Presença do CIATA nos cadastros imobiliários</w:t>
        </w:r>
        <w:r>
          <w:rPr>
            <w:noProof/>
            <w:webHidden/>
          </w:rPr>
          <w:tab/>
        </w:r>
        <w:r>
          <w:rPr>
            <w:noProof/>
            <w:webHidden/>
          </w:rPr>
          <w:fldChar w:fldCharType="begin"/>
        </w:r>
        <w:r>
          <w:rPr>
            <w:noProof/>
            <w:webHidden/>
          </w:rPr>
          <w:instrText xml:space="preserve"> PAGEREF _Toc208996048 \h </w:instrText>
        </w:r>
        <w:r>
          <w:rPr>
            <w:noProof/>
            <w:webHidden/>
          </w:rPr>
        </w:r>
        <w:r>
          <w:rPr>
            <w:noProof/>
            <w:webHidden/>
          </w:rPr>
          <w:fldChar w:fldCharType="separate"/>
        </w:r>
        <w:r w:rsidR="00610384">
          <w:rPr>
            <w:noProof/>
            <w:webHidden/>
          </w:rPr>
          <w:t>26</w:t>
        </w:r>
        <w:r>
          <w:rPr>
            <w:noProof/>
            <w:webHidden/>
          </w:rPr>
          <w:fldChar w:fldCharType="end"/>
        </w:r>
      </w:hyperlink>
    </w:p>
    <w:p w14:paraId="4661809A" w14:textId="046AB53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9" w:history="1">
        <w:r w:rsidRPr="00D607D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o imageamento</w:t>
        </w:r>
        <w:r>
          <w:rPr>
            <w:noProof/>
            <w:webHidden/>
          </w:rPr>
          <w:tab/>
        </w:r>
        <w:r>
          <w:rPr>
            <w:noProof/>
            <w:webHidden/>
          </w:rPr>
          <w:fldChar w:fldCharType="begin"/>
        </w:r>
        <w:r>
          <w:rPr>
            <w:noProof/>
            <w:webHidden/>
          </w:rPr>
          <w:instrText xml:space="preserve"> PAGEREF _Toc208996049 \h </w:instrText>
        </w:r>
        <w:r>
          <w:rPr>
            <w:noProof/>
            <w:webHidden/>
          </w:rPr>
        </w:r>
        <w:r>
          <w:rPr>
            <w:noProof/>
            <w:webHidden/>
          </w:rPr>
          <w:fldChar w:fldCharType="separate"/>
        </w:r>
        <w:r w:rsidR="00610384">
          <w:rPr>
            <w:noProof/>
            <w:webHidden/>
          </w:rPr>
          <w:t>27</w:t>
        </w:r>
        <w:r>
          <w:rPr>
            <w:noProof/>
            <w:webHidden/>
          </w:rPr>
          <w:fldChar w:fldCharType="end"/>
        </w:r>
      </w:hyperlink>
    </w:p>
    <w:p w14:paraId="258F695E" w14:textId="5D16288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0" w:history="1">
        <w:r w:rsidRPr="00D607D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_Toc208996050 \h </w:instrText>
        </w:r>
        <w:r>
          <w:rPr>
            <w:noProof/>
            <w:webHidden/>
          </w:rPr>
        </w:r>
        <w:r>
          <w:rPr>
            <w:noProof/>
            <w:webHidden/>
          </w:rPr>
          <w:fldChar w:fldCharType="separate"/>
        </w:r>
        <w:r w:rsidR="00610384">
          <w:rPr>
            <w:noProof/>
            <w:webHidden/>
          </w:rPr>
          <w:t>28</w:t>
        </w:r>
        <w:r>
          <w:rPr>
            <w:noProof/>
            <w:webHidden/>
          </w:rPr>
          <w:fldChar w:fldCharType="end"/>
        </w:r>
      </w:hyperlink>
    </w:p>
    <w:p w14:paraId="09C9F153" w14:textId="54058D5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1" w:history="1">
        <w:r w:rsidRPr="00D607D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D607D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_Toc208996051 \h </w:instrText>
        </w:r>
        <w:r>
          <w:rPr>
            <w:noProof/>
            <w:webHidden/>
          </w:rPr>
        </w:r>
        <w:r>
          <w:rPr>
            <w:noProof/>
            <w:webHidden/>
          </w:rPr>
          <w:fldChar w:fldCharType="separate"/>
        </w:r>
        <w:r w:rsidR="00610384">
          <w:rPr>
            <w:noProof/>
            <w:webHidden/>
          </w:rPr>
          <w:t>29</w:t>
        </w:r>
        <w:r>
          <w:rPr>
            <w:noProof/>
            <w:webHidden/>
          </w:rPr>
          <w:fldChar w:fldCharType="end"/>
        </w:r>
      </w:hyperlink>
    </w:p>
    <w:p w14:paraId="233BBD25" w14:textId="2E399331"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2" w:history="1">
        <w:r w:rsidRPr="00D607D3">
          <w:rPr>
            <w:rStyle w:val="Hyperlink"/>
            <w:noProof/>
          </w:rPr>
          <w:t>3.2.1</w:t>
        </w:r>
        <w:r>
          <w:rPr>
            <w:rFonts w:asciiTheme="minorHAnsi" w:eastAsiaTheme="minorEastAsia" w:hAnsiTheme="minorHAnsi"/>
            <w:b w:val="0"/>
            <w:noProof/>
            <w:kern w:val="2"/>
            <w:szCs w:val="24"/>
            <w:lang w:eastAsia="pt-BR"/>
            <w14:ligatures w14:val="standardContextual"/>
          </w:rPr>
          <w:tab/>
        </w:r>
        <w:r w:rsidRPr="00D607D3">
          <w:rPr>
            <w:rStyle w:val="Hyperlink"/>
            <w:noProof/>
          </w:rPr>
          <w:t>O CNEFE e o LADM</w:t>
        </w:r>
        <w:r>
          <w:rPr>
            <w:noProof/>
            <w:webHidden/>
          </w:rPr>
          <w:tab/>
        </w:r>
        <w:r>
          <w:rPr>
            <w:noProof/>
            <w:webHidden/>
          </w:rPr>
          <w:fldChar w:fldCharType="begin"/>
        </w:r>
        <w:r>
          <w:rPr>
            <w:noProof/>
            <w:webHidden/>
          </w:rPr>
          <w:instrText xml:space="preserve"> PAGEREF _Toc208996052 \h </w:instrText>
        </w:r>
        <w:r>
          <w:rPr>
            <w:noProof/>
            <w:webHidden/>
          </w:rPr>
        </w:r>
        <w:r>
          <w:rPr>
            <w:noProof/>
            <w:webHidden/>
          </w:rPr>
          <w:fldChar w:fldCharType="separate"/>
        </w:r>
        <w:r w:rsidR="00610384">
          <w:rPr>
            <w:noProof/>
            <w:webHidden/>
          </w:rPr>
          <w:t>31</w:t>
        </w:r>
        <w:r>
          <w:rPr>
            <w:noProof/>
            <w:webHidden/>
          </w:rPr>
          <w:fldChar w:fldCharType="end"/>
        </w:r>
      </w:hyperlink>
    </w:p>
    <w:p w14:paraId="45D3EC90" w14:textId="68BC316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3" w:history="1">
        <w:r w:rsidRPr="00D607D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D607D3">
          <w:rPr>
            <w:rStyle w:val="Hyperlink"/>
            <w:noProof/>
          </w:rPr>
          <w:t>OPENSTREETMAP – OSM</w:t>
        </w:r>
        <w:r>
          <w:rPr>
            <w:noProof/>
            <w:webHidden/>
          </w:rPr>
          <w:tab/>
        </w:r>
        <w:r>
          <w:rPr>
            <w:noProof/>
            <w:webHidden/>
          </w:rPr>
          <w:fldChar w:fldCharType="begin"/>
        </w:r>
        <w:r>
          <w:rPr>
            <w:noProof/>
            <w:webHidden/>
          </w:rPr>
          <w:instrText xml:space="preserve"> PAGEREF _Toc208996053 \h </w:instrText>
        </w:r>
        <w:r>
          <w:rPr>
            <w:noProof/>
            <w:webHidden/>
          </w:rPr>
        </w:r>
        <w:r>
          <w:rPr>
            <w:noProof/>
            <w:webHidden/>
          </w:rPr>
          <w:fldChar w:fldCharType="separate"/>
        </w:r>
        <w:r w:rsidR="00610384">
          <w:rPr>
            <w:noProof/>
            <w:webHidden/>
          </w:rPr>
          <w:t>33</w:t>
        </w:r>
        <w:r>
          <w:rPr>
            <w:noProof/>
            <w:webHidden/>
          </w:rPr>
          <w:fldChar w:fldCharType="end"/>
        </w:r>
      </w:hyperlink>
    </w:p>
    <w:p w14:paraId="6E272C06" w14:textId="033136E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4" w:history="1">
        <w:r w:rsidRPr="00D607D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D607D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_Toc208996054 \h </w:instrText>
        </w:r>
        <w:r>
          <w:rPr>
            <w:noProof/>
            <w:webHidden/>
          </w:rPr>
        </w:r>
        <w:r>
          <w:rPr>
            <w:noProof/>
            <w:webHidden/>
          </w:rPr>
          <w:fldChar w:fldCharType="separate"/>
        </w:r>
        <w:r w:rsidR="00610384">
          <w:rPr>
            <w:noProof/>
            <w:webHidden/>
          </w:rPr>
          <w:t>33</w:t>
        </w:r>
        <w:r>
          <w:rPr>
            <w:noProof/>
            <w:webHidden/>
          </w:rPr>
          <w:fldChar w:fldCharType="end"/>
        </w:r>
      </w:hyperlink>
    </w:p>
    <w:p w14:paraId="6FD0C89B" w14:textId="37518FD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5" w:history="1">
        <w:r w:rsidRPr="00D607D3">
          <w:rPr>
            <w:rStyle w:val="Hyperlink"/>
            <w:noProof/>
          </w:rPr>
          <w:t>3.4.1</w:t>
        </w:r>
        <w:r>
          <w:rPr>
            <w:rFonts w:asciiTheme="minorHAnsi" w:eastAsiaTheme="minorEastAsia" w:hAnsiTheme="minorHAnsi"/>
            <w:b w:val="0"/>
            <w:noProof/>
            <w:kern w:val="2"/>
            <w:szCs w:val="24"/>
            <w:lang w:eastAsia="pt-BR"/>
            <w14:ligatures w14:val="standardContextual"/>
          </w:rPr>
          <w:tab/>
        </w:r>
        <w:r w:rsidRPr="00D607D3">
          <w:rPr>
            <w:rStyle w:val="Hyperlink"/>
            <w:noProof/>
          </w:rPr>
          <w:t>Modelos de Bancos de Dados</w:t>
        </w:r>
        <w:r>
          <w:rPr>
            <w:noProof/>
            <w:webHidden/>
          </w:rPr>
          <w:tab/>
        </w:r>
        <w:r>
          <w:rPr>
            <w:noProof/>
            <w:webHidden/>
          </w:rPr>
          <w:fldChar w:fldCharType="begin"/>
        </w:r>
        <w:r>
          <w:rPr>
            <w:noProof/>
            <w:webHidden/>
          </w:rPr>
          <w:instrText xml:space="preserve"> PAGEREF _Toc208996055 \h </w:instrText>
        </w:r>
        <w:r>
          <w:rPr>
            <w:noProof/>
            <w:webHidden/>
          </w:rPr>
        </w:r>
        <w:r>
          <w:rPr>
            <w:noProof/>
            <w:webHidden/>
          </w:rPr>
          <w:fldChar w:fldCharType="separate"/>
        </w:r>
        <w:r w:rsidR="00610384">
          <w:rPr>
            <w:noProof/>
            <w:webHidden/>
          </w:rPr>
          <w:t>34</w:t>
        </w:r>
        <w:r>
          <w:rPr>
            <w:noProof/>
            <w:webHidden/>
          </w:rPr>
          <w:fldChar w:fldCharType="end"/>
        </w:r>
      </w:hyperlink>
    </w:p>
    <w:p w14:paraId="37ACC7D6" w14:textId="7BD8ECF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6" w:history="1">
        <w:r w:rsidRPr="00D607D3">
          <w:rPr>
            <w:rStyle w:val="Hyperlink"/>
            <w:noProof/>
          </w:rPr>
          <w:t>3.4.1.1</w:t>
        </w:r>
        <w:r>
          <w:rPr>
            <w:rFonts w:asciiTheme="minorHAnsi" w:eastAsiaTheme="minorEastAsia" w:hAnsiTheme="minorHAnsi"/>
            <w:i w:val="0"/>
            <w:noProof/>
            <w:kern w:val="2"/>
            <w:szCs w:val="24"/>
            <w:lang w:eastAsia="pt-BR"/>
            <w14:ligatures w14:val="standardContextual"/>
          </w:rPr>
          <w:tab/>
        </w:r>
        <w:r w:rsidRPr="00D607D3">
          <w:rPr>
            <w:rStyle w:val="Hyperlink"/>
            <w:noProof/>
          </w:rPr>
          <w:t>Modelo SGBD-Relacional</w:t>
        </w:r>
        <w:r>
          <w:rPr>
            <w:noProof/>
            <w:webHidden/>
          </w:rPr>
          <w:tab/>
        </w:r>
        <w:r>
          <w:rPr>
            <w:noProof/>
            <w:webHidden/>
          </w:rPr>
          <w:fldChar w:fldCharType="begin"/>
        </w:r>
        <w:r>
          <w:rPr>
            <w:noProof/>
            <w:webHidden/>
          </w:rPr>
          <w:instrText xml:space="preserve"> PAGEREF _Toc208996056 \h </w:instrText>
        </w:r>
        <w:r>
          <w:rPr>
            <w:noProof/>
            <w:webHidden/>
          </w:rPr>
        </w:r>
        <w:r>
          <w:rPr>
            <w:noProof/>
            <w:webHidden/>
          </w:rPr>
          <w:fldChar w:fldCharType="separate"/>
        </w:r>
        <w:r w:rsidR="00610384">
          <w:rPr>
            <w:noProof/>
            <w:webHidden/>
          </w:rPr>
          <w:t>34</w:t>
        </w:r>
        <w:r>
          <w:rPr>
            <w:noProof/>
            <w:webHidden/>
          </w:rPr>
          <w:fldChar w:fldCharType="end"/>
        </w:r>
      </w:hyperlink>
    </w:p>
    <w:p w14:paraId="7A7B3B60" w14:textId="5A592AAF"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7" w:history="1">
        <w:r w:rsidRPr="00D607D3">
          <w:rPr>
            <w:rStyle w:val="Hyperlink"/>
            <w:noProof/>
          </w:rPr>
          <w:t>3.4.1.2</w:t>
        </w:r>
        <w:r>
          <w:rPr>
            <w:rFonts w:asciiTheme="minorHAnsi" w:eastAsiaTheme="minorEastAsia" w:hAnsiTheme="minorHAnsi"/>
            <w:i w:val="0"/>
            <w:noProof/>
            <w:kern w:val="2"/>
            <w:szCs w:val="24"/>
            <w:lang w:eastAsia="pt-BR"/>
            <w14:ligatures w14:val="standardContextual"/>
          </w:rPr>
          <w:tab/>
        </w:r>
        <w:r w:rsidRPr="00D607D3">
          <w:rPr>
            <w:rStyle w:val="Hyperlink"/>
            <w:noProof/>
          </w:rPr>
          <w:t>Regras de integridade do SGBD-Relacional</w:t>
        </w:r>
        <w:r>
          <w:rPr>
            <w:noProof/>
            <w:webHidden/>
          </w:rPr>
          <w:tab/>
        </w:r>
        <w:r>
          <w:rPr>
            <w:noProof/>
            <w:webHidden/>
          </w:rPr>
          <w:fldChar w:fldCharType="begin"/>
        </w:r>
        <w:r>
          <w:rPr>
            <w:noProof/>
            <w:webHidden/>
          </w:rPr>
          <w:instrText xml:space="preserve"> PAGEREF _Toc208996057 \h </w:instrText>
        </w:r>
        <w:r>
          <w:rPr>
            <w:noProof/>
            <w:webHidden/>
          </w:rPr>
        </w:r>
        <w:r>
          <w:rPr>
            <w:noProof/>
            <w:webHidden/>
          </w:rPr>
          <w:fldChar w:fldCharType="separate"/>
        </w:r>
        <w:r w:rsidR="00610384">
          <w:rPr>
            <w:noProof/>
            <w:webHidden/>
          </w:rPr>
          <w:t>35</w:t>
        </w:r>
        <w:r>
          <w:rPr>
            <w:noProof/>
            <w:webHidden/>
          </w:rPr>
          <w:fldChar w:fldCharType="end"/>
        </w:r>
      </w:hyperlink>
    </w:p>
    <w:p w14:paraId="64A1BB86" w14:textId="61C816C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8" w:history="1">
        <w:r w:rsidRPr="00D607D3">
          <w:rPr>
            <w:rStyle w:val="Hyperlink"/>
            <w:noProof/>
          </w:rPr>
          <w:t>3.4.2</w:t>
        </w:r>
        <w:r>
          <w:rPr>
            <w:rFonts w:asciiTheme="minorHAnsi" w:eastAsiaTheme="minorEastAsia" w:hAnsiTheme="minorHAnsi"/>
            <w:b w:val="0"/>
            <w:noProof/>
            <w:kern w:val="2"/>
            <w:szCs w:val="24"/>
            <w:lang w:eastAsia="pt-BR"/>
            <w14:ligatures w14:val="standardContextual"/>
          </w:rPr>
          <w:tab/>
        </w:r>
        <w:r w:rsidRPr="00D607D3">
          <w:rPr>
            <w:rStyle w:val="Hyperlink"/>
            <w:noProof/>
          </w:rPr>
          <w:t>Banco de dados geográficos</w:t>
        </w:r>
        <w:r>
          <w:rPr>
            <w:noProof/>
            <w:webHidden/>
          </w:rPr>
          <w:tab/>
        </w:r>
        <w:r>
          <w:rPr>
            <w:noProof/>
            <w:webHidden/>
          </w:rPr>
          <w:fldChar w:fldCharType="begin"/>
        </w:r>
        <w:r>
          <w:rPr>
            <w:noProof/>
            <w:webHidden/>
          </w:rPr>
          <w:instrText xml:space="preserve"> PAGEREF _Toc208996058 \h </w:instrText>
        </w:r>
        <w:r>
          <w:rPr>
            <w:noProof/>
            <w:webHidden/>
          </w:rPr>
        </w:r>
        <w:r>
          <w:rPr>
            <w:noProof/>
            <w:webHidden/>
          </w:rPr>
          <w:fldChar w:fldCharType="separate"/>
        </w:r>
        <w:r w:rsidR="00610384">
          <w:rPr>
            <w:noProof/>
            <w:webHidden/>
          </w:rPr>
          <w:t>36</w:t>
        </w:r>
        <w:r>
          <w:rPr>
            <w:noProof/>
            <w:webHidden/>
          </w:rPr>
          <w:fldChar w:fldCharType="end"/>
        </w:r>
      </w:hyperlink>
    </w:p>
    <w:p w14:paraId="2BA3E204" w14:textId="473856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9" w:history="1">
        <w:r w:rsidRPr="00D607D3">
          <w:rPr>
            <w:rStyle w:val="Hyperlink"/>
            <w:noProof/>
          </w:rPr>
          <w:t>3.4.2.1</w:t>
        </w:r>
        <w:r>
          <w:rPr>
            <w:rFonts w:asciiTheme="minorHAnsi" w:eastAsiaTheme="minorEastAsia" w:hAnsiTheme="minorHAnsi"/>
            <w:i w:val="0"/>
            <w:noProof/>
            <w:kern w:val="2"/>
            <w:szCs w:val="24"/>
            <w:lang w:eastAsia="pt-BR"/>
            <w14:ligatures w14:val="standardContextual"/>
          </w:rPr>
          <w:tab/>
        </w:r>
        <w:r w:rsidRPr="00D607D3">
          <w:rPr>
            <w:rStyle w:val="Hyperlink"/>
            <w:noProof/>
          </w:rPr>
          <w:t>Operações geográficas</w:t>
        </w:r>
        <w:r>
          <w:rPr>
            <w:noProof/>
            <w:webHidden/>
          </w:rPr>
          <w:tab/>
        </w:r>
        <w:r>
          <w:rPr>
            <w:noProof/>
            <w:webHidden/>
          </w:rPr>
          <w:fldChar w:fldCharType="begin"/>
        </w:r>
        <w:r>
          <w:rPr>
            <w:noProof/>
            <w:webHidden/>
          </w:rPr>
          <w:instrText xml:space="preserve"> PAGEREF _Toc208996059 \h </w:instrText>
        </w:r>
        <w:r>
          <w:rPr>
            <w:noProof/>
            <w:webHidden/>
          </w:rPr>
        </w:r>
        <w:r>
          <w:rPr>
            <w:noProof/>
            <w:webHidden/>
          </w:rPr>
          <w:fldChar w:fldCharType="separate"/>
        </w:r>
        <w:r w:rsidR="00610384">
          <w:rPr>
            <w:noProof/>
            <w:webHidden/>
          </w:rPr>
          <w:t>36</w:t>
        </w:r>
        <w:r>
          <w:rPr>
            <w:noProof/>
            <w:webHidden/>
          </w:rPr>
          <w:fldChar w:fldCharType="end"/>
        </w:r>
      </w:hyperlink>
    </w:p>
    <w:p w14:paraId="4922813A" w14:textId="5B8B4B2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0" w:history="1">
        <w:r w:rsidRPr="00D607D3">
          <w:rPr>
            <w:rStyle w:val="Hyperlink"/>
            <w:noProof/>
          </w:rPr>
          <w:t>3.4.3</w:t>
        </w:r>
        <w:r>
          <w:rPr>
            <w:rFonts w:asciiTheme="minorHAnsi" w:eastAsiaTheme="minorEastAsia" w:hAnsiTheme="minorHAnsi"/>
            <w:b w:val="0"/>
            <w:noProof/>
            <w:kern w:val="2"/>
            <w:szCs w:val="24"/>
            <w:lang w:eastAsia="pt-BR"/>
            <w14:ligatures w14:val="standardContextual"/>
          </w:rPr>
          <w:tab/>
        </w:r>
        <w:r w:rsidRPr="00D607D3">
          <w:rPr>
            <w:rStyle w:val="Hyperlink"/>
            <w:noProof/>
          </w:rPr>
          <w:t>Chaves primárias de classes georreferenciadas</w:t>
        </w:r>
        <w:r>
          <w:rPr>
            <w:noProof/>
            <w:webHidden/>
          </w:rPr>
          <w:tab/>
        </w:r>
        <w:r>
          <w:rPr>
            <w:noProof/>
            <w:webHidden/>
          </w:rPr>
          <w:fldChar w:fldCharType="begin"/>
        </w:r>
        <w:r>
          <w:rPr>
            <w:noProof/>
            <w:webHidden/>
          </w:rPr>
          <w:instrText xml:space="preserve"> PAGEREF _Toc208996060 \h </w:instrText>
        </w:r>
        <w:r>
          <w:rPr>
            <w:noProof/>
            <w:webHidden/>
          </w:rPr>
        </w:r>
        <w:r>
          <w:rPr>
            <w:noProof/>
            <w:webHidden/>
          </w:rPr>
          <w:fldChar w:fldCharType="separate"/>
        </w:r>
        <w:r w:rsidR="00610384">
          <w:rPr>
            <w:noProof/>
            <w:webHidden/>
          </w:rPr>
          <w:t>36</w:t>
        </w:r>
        <w:r>
          <w:rPr>
            <w:noProof/>
            <w:webHidden/>
          </w:rPr>
          <w:fldChar w:fldCharType="end"/>
        </w:r>
      </w:hyperlink>
    </w:p>
    <w:p w14:paraId="4BC47CBD" w14:textId="6109A20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1" w:history="1">
        <w:r w:rsidRPr="00D607D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D607D3">
          <w:rPr>
            <w:rStyle w:val="Hyperlink"/>
            <w:noProof/>
          </w:rPr>
          <w:t>Cadastro Imobiliário e Georreferenciamento.</w:t>
        </w:r>
        <w:r>
          <w:rPr>
            <w:noProof/>
            <w:webHidden/>
          </w:rPr>
          <w:tab/>
        </w:r>
        <w:r>
          <w:rPr>
            <w:noProof/>
            <w:webHidden/>
          </w:rPr>
          <w:fldChar w:fldCharType="begin"/>
        </w:r>
        <w:r>
          <w:rPr>
            <w:noProof/>
            <w:webHidden/>
          </w:rPr>
          <w:instrText xml:space="preserve"> PAGEREF _Toc208996061 \h </w:instrText>
        </w:r>
        <w:r>
          <w:rPr>
            <w:noProof/>
            <w:webHidden/>
          </w:rPr>
        </w:r>
        <w:r>
          <w:rPr>
            <w:noProof/>
            <w:webHidden/>
          </w:rPr>
          <w:fldChar w:fldCharType="separate"/>
        </w:r>
        <w:r w:rsidR="00610384">
          <w:rPr>
            <w:noProof/>
            <w:webHidden/>
          </w:rPr>
          <w:t>36</w:t>
        </w:r>
        <w:r>
          <w:rPr>
            <w:noProof/>
            <w:webHidden/>
          </w:rPr>
          <w:fldChar w:fldCharType="end"/>
        </w:r>
      </w:hyperlink>
    </w:p>
    <w:p w14:paraId="4BF2435D" w14:textId="2EFCAD28"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62" w:history="1">
        <w:r w:rsidRPr="00D607D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Metodologia da pesquisa</w:t>
        </w:r>
        <w:r>
          <w:rPr>
            <w:noProof/>
            <w:webHidden/>
          </w:rPr>
          <w:tab/>
        </w:r>
        <w:r>
          <w:rPr>
            <w:noProof/>
            <w:webHidden/>
          </w:rPr>
          <w:fldChar w:fldCharType="begin"/>
        </w:r>
        <w:r>
          <w:rPr>
            <w:noProof/>
            <w:webHidden/>
          </w:rPr>
          <w:instrText xml:space="preserve"> PAGEREF _Toc208996062 \h </w:instrText>
        </w:r>
        <w:r>
          <w:rPr>
            <w:noProof/>
            <w:webHidden/>
          </w:rPr>
        </w:r>
        <w:r>
          <w:rPr>
            <w:noProof/>
            <w:webHidden/>
          </w:rPr>
          <w:fldChar w:fldCharType="separate"/>
        </w:r>
        <w:r w:rsidR="00610384">
          <w:rPr>
            <w:noProof/>
            <w:webHidden/>
          </w:rPr>
          <w:t>37</w:t>
        </w:r>
        <w:r>
          <w:rPr>
            <w:noProof/>
            <w:webHidden/>
          </w:rPr>
          <w:fldChar w:fldCharType="end"/>
        </w:r>
      </w:hyperlink>
    </w:p>
    <w:p w14:paraId="280F256C" w14:textId="3E62CF3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3" w:history="1">
        <w:r w:rsidRPr="00D607D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D607D3">
          <w:rPr>
            <w:rStyle w:val="Hyperlink"/>
            <w:noProof/>
          </w:rPr>
          <w:t>Ferramentas</w:t>
        </w:r>
        <w:r>
          <w:rPr>
            <w:noProof/>
            <w:webHidden/>
          </w:rPr>
          <w:tab/>
        </w:r>
        <w:r>
          <w:rPr>
            <w:noProof/>
            <w:webHidden/>
          </w:rPr>
          <w:fldChar w:fldCharType="begin"/>
        </w:r>
        <w:r>
          <w:rPr>
            <w:noProof/>
            <w:webHidden/>
          </w:rPr>
          <w:instrText xml:space="preserve"> PAGEREF _Toc208996063 \h </w:instrText>
        </w:r>
        <w:r>
          <w:rPr>
            <w:noProof/>
            <w:webHidden/>
          </w:rPr>
        </w:r>
        <w:r>
          <w:rPr>
            <w:noProof/>
            <w:webHidden/>
          </w:rPr>
          <w:fldChar w:fldCharType="separate"/>
        </w:r>
        <w:r w:rsidR="00610384">
          <w:rPr>
            <w:noProof/>
            <w:webHidden/>
          </w:rPr>
          <w:t>37</w:t>
        </w:r>
        <w:r>
          <w:rPr>
            <w:noProof/>
            <w:webHidden/>
          </w:rPr>
          <w:fldChar w:fldCharType="end"/>
        </w:r>
      </w:hyperlink>
    </w:p>
    <w:p w14:paraId="681B6385" w14:textId="07925B0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4" w:history="1">
        <w:r w:rsidRPr="00D607D3">
          <w:rPr>
            <w:rStyle w:val="Hyperlink"/>
            <w:noProof/>
          </w:rPr>
          <w:t>4.1.1</w:t>
        </w:r>
        <w:r>
          <w:rPr>
            <w:rFonts w:asciiTheme="minorHAnsi" w:eastAsiaTheme="minorEastAsia" w:hAnsiTheme="minorHAnsi"/>
            <w:b w:val="0"/>
            <w:noProof/>
            <w:kern w:val="2"/>
            <w:szCs w:val="24"/>
            <w:lang w:eastAsia="pt-BR"/>
            <w14:ligatures w14:val="standardContextual"/>
          </w:rPr>
          <w:tab/>
        </w:r>
        <w:r w:rsidRPr="00D607D3">
          <w:rPr>
            <w:rStyle w:val="Hyperlink"/>
            <w:noProof/>
          </w:rPr>
          <w:t>Arquitetura do sistema.</w:t>
        </w:r>
        <w:r>
          <w:rPr>
            <w:noProof/>
            <w:webHidden/>
          </w:rPr>
          <w:tab/>
        </w:r>
        <w:r>
          <w:rPr>
            <w:noProof/>
            <w:webHidden/>
          </w:rPr>
          <w:fldChar w:fldCharType="begin"/>
        </w:r>
        <w:r>
          <w:rPr>
            <w:noProof/>
            <w:webHidden/>
          </w:rPr>
          <w:instrText xml:space="preserve"> PAGEREF _Toc208996064 \h </w:instrText>
        </w:r>
        <w:r>
          <w:rPr>
            <w:noProof/>
            <w:webHidden/>
          </w:rPr>
        </w:r>
        <w:r>
          <w:rPr>
            <w:noProof/>
            <w:webHidden/>
          </w:rPr>
          <w:fldChar w:fldCharType="separate"/>
        </w:r>
        <w:r w:rsidR="00610384">
          <w:rPr>
            <w:noProof/>
            <w:webHidden/>
          </w:rPr>
          <w:t>37</w:t>
        </w:r>
        <w:r>
          <w:rPr>
            <w:noProof/>
            <w:webHidden/>
          </w:rPr>
          <w:fldChar w:fldCharType="end"/>
        </w:r>
      </w:hyperlink>
    </w:p>
    <w:p w14:paraId="7DC5C37F" w14:textId="629B4B53"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5" w:history="1">
        <w:r w:rsidRPr="00D607D3">
          <w:rPr>
            <w:rStyle w:val="Hyperlink"/>
            <w:noProof/>
          </w:rPr>
          <w:t>4.1.1.1</w:t>
        </w:r>
        <w:r>
          <w:rPr>
            <w:rFonts w:asciiTheme="minorHAnsi" w:eastAsiaTheme="minorEastAsia" w:hAnsiTheme="minorHAnsi"/>
            <w:i w:val="0"/>
            <w:noProof/>
            <w:kern w:val="2"/>
            <w:szCs w:val="24"/>
            <w:lang w:eastAsia="pt-BR"/>
            <w14:ligatures w14:val="standardContextual"/>
          </w:rPr>
          <w:tab/>
        </w:r>
        <w:r w:rsidRPr="00D607D3">
          <w:rPr>
            <w:rStyle w:val="Hyperlink"/>
            <w:noProof/>
          </w:rPr>
          <w:t>Banco de dados</w:t>
        </w:r>
        <w:r>
          <w:rPr>
            <w:noProof/>
            <w:webHidden/>
          </w:rPr>
          <w:tab/>
        </w:r>
        <w:r>
          <w:rPr>
            <w:noProof/>
            <w:webHidden/>
          </w:rPr>
          <w:fldChar w:fldCharType="begin"/>
        </w:r>
        <w:r>
          <w:rPr>
            <w:noProof/>
            <w:webHidden/>
          </w:rPr>
          <w:instrText xml:space="preserve"> PAGEREF _Toc208996065 \h </w:instrText>
        </w:r>
        <w:r>
          <w:rPr>
            <w:noProof/>
            <w:webHidden/>
          </w:rPr>
        </w:r>
        <w:r>
          <w:rPr>
            <w:noProof/>
            <w:webHidden/>
          </w:rPr>
          <w:fldChar w:fldCharType="separate"/>
        </w:r>
        <w:r w:rsidR="00610384">
          <w:rPr>
            <w:noProof/>
            <w:webHidden/>
          </w:rPr>
          <w:t>38</w:t>
        </w:r>
        <w:r>
          <w:rPr>
            <w:noProof/>
            <w:webHidden/>
          </w:rPr>
          <w:fldChar w:fldCharType="end"/>
        </w:r>
      </w:hyperlink>
    </w:p>
    <w:p w14:paraId="26E9EBB4" w14:textId="3E70A8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6" w:history="1">
        <w:r w:rsidRPr="00D607D3">
          <w:rPr>
            <w:rStyle w:val="Hyperlink"/>
            <w:noProof/>
          </w:rPr>
          <w:t>4.1.1.2</w:t>
        </w:r>
        <w:r>
          <w:rPr>
            <w:rFonts w:asciiTheme="minorHAnsi" w:eastAsiaTheme="minorEastAsia" w:hAnsiTheme="minorHAnsi"/>
            <w:i w:val="0"/>
            <w:noProof/>
            <w:kern w:val="2"/>
            <w:szCs w:val="24"/>
            <w:lang w:eastAsia="pt-BR"/>
            <w14:ligatures w14:val="standardContextual"/>
          </w:rPr>
          <w:tab/>
        </w:r>
        <w:r w:rsidRPr="00D607D3">
          <w:rPr>
            <w:rStyle w:val="Hyperlink"/>
            <w:noProof/>
          </w:rPr>
          <w:t>Linguagem de programação</w:t>
        </w:r>
        <w:r>
          <w:rPr>
            <w:noProof/>
            <w:webHidden/>
          </w:rPr>
          <w:tab/>
        </w:r>
        <w:r>
          <w:rPr>
            <w:noProof/>
            <w:webHidden/>
          </w:rPr>
          <w:fldChar w:fldCharType="begin"/>
        </w:r>
        <w:r>
          <w:rPr>
            <w:noProof/>
            <w:webHidden/>
          </w:rPr>
          <w:instrText xml:space="preserve"> PAGEREF _Toc208996066 \h </w:instrText>
        </w:r>
        <w:r>
          <w:rPr>
            <w:noProof/>
            <w:webHidden/>
          </w:rPr>
        </w:r>
        <w:r>
          <w:rPr>
            <w:noProof/>
            <w:webHidden/>
          </w:rPr>
          <w:fldChar w:fldCharType="separate"/>
        </w:r>
        <w:r w:rsidR="00610384">
          <w:rPr>
            <w:noProof/>
            <w:webHidden/>
          </w:rPr>
          <w:t>38</w:t>
        </w:r>
        <w:r>
          <w:rPr>
            <w:noProof/>
            <w:webHidden/>
          </w:rPr>
          <w:fldChar w:fldCharType="end"/>
        </w:r>
      </w:hyperlink>
    </w:p>
    <w:p w14:paraId="770428EF" w14:textId="39508D0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7" w:history="1">
        <w:r w:rsidRPr="00D607D3">
          <w:rPr>
            <w:rStyle w:val="Hyperlink"/>
            <w:noProof/>
          </w:rPr>
          <w:t>4.1.1.3</w:t>
        </w:r>
        <w:r>
          <w:rPr>
            <w:rFonts w:asciiTheme="minorHAnsi" w:eastAsiaTheme="minorEastAsia" w:hAnsiTheme="minorHAnsi"/>
            <w:i w:val="0"/>
            <w:noProof/>
            <w:kern w:val="2"/>
            <w:szCs w:val="24"/>
            <w:lang w:eastAsia="pt-BR"/>
            <w14:ligatures w14:val="standardContextual"/>
          </w:rPr>
          <w:tab/>
        </w:r>
        <w:r w:rsidRPr="00D607D3">
          <w:rPr>
            <w:rStyle w:val="Hyperlink"/>
            <w:noProof/>
          </w:rPr>
          <w:t>Biblioteca de visualização geográfica</w:t>
        </w:r>
        <w:r>
          <w:rPr>
            <w:noProof/>
            <w:webHidden/>
          </w:rPr>
          <w:tab/>
        </w:r>
        <w:r>
          <w:rPr>
            <w:noProof/>
            <w:webHidden/>
          </w:rPr>
          <w:fldChar w:fldCharType="begin"/>
        </w:r>
        <w:r>
          <w:rPr>
            <w:noProof/>
            <w:webHidden/>
          </w:rPr>
          <w:instrText xml:space="preserve"> PAGEREF _Toc208996067 \h </w:instrText>
        </w:r>
        <w:r>
          <w:rPr>
            <w:noProof/>
            <w:webHidden/>
          </w:rPr>
        </w:r>
        <w:r>
          <w:rPr>
            <w:noProof/>
            <w:webHidden/>
          </w:rPr>
          <w:fldChar w:fldCharType="separate"/>
        </w:r>
        <w:r w:rsidR="00610384">
          <w:rPr>
            <w:noProof/>
            <w:webHidden/>
          </w:rPr>
          <w:t>38</w:t>
        </w:r>
        <w:r>
          <w:rPr>
            <w:noProof/>
            <w:webHidden/>
          </w:rPr>
          <w:fldChar w:fldCharType="end"/>
        </w:r>
      </w:hyperlink>
    </w:p>
    <w:p w14:paraId="75A36324" w14:textId="224EFB3D"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8" w:history="1">
        <w:r w:rsidRPr="00D607D3">
          <w:rPr>
            <w:rStyle w:val="Hyperlink"/>
            <w:noProof/>
          </w:rPr>
          <w:t>4.1.1.4</w:t>
        </w:r>
        <w:r>
          <w:rPr>
            <w:rFonts w:asciiTheme="minorHAnsi" w:eastAsiaTheme="minorEastAsia" w:hAnsiTheme="minorHAnsi"/>
            <w:i w:val="0"/>
            <w:noProof/>
            <w:kern w:val="2"/>
            <w:szCs w:val="24"/>
            <w:lang w:eastAsia="pt-BR"/>
            <w14:ligatures w14:val="standardContextual"/>
          </w:rPr>
          <w:tab/>
        </w:r>
        <w:r w:rsidRPr="00D607D3">
          <w:rPr>
            <w:rStyle w:val="Hyperlink"/>
            <w:noProof/>
          </w:rPr>
          <w:t>Sistema de Informação Geográfica – SIG</w:t>
        </w:r>
        <w:r>
          <w:rPr>
            <w:noProof/>
            <w:webHidden/>
          </w:rPr>
          <w:tab/>
        </w:r>
        <w:r>
          <w:rPr>
            <w:noProof/>
            <w:webHidden/>
          </w:rPr>
          <w:fldChar w:fldCharType="begin"/>
        </w:r>
        <w:r>
          <w:rPr>
            <w:noProof/>
            <w:webHidden/>
          </w:rPr>
          <w:instrText xml:space="preserve"> PAGEREF _Toc208996068 \h </w:instrText>
        </w:r>
        <w:r>
          <w:rPr>
            <w:noProof/>
            <w:webHidden/>
          </w:rPr>
        </w:r>
        <w:r>
          <w:rPr>
            <w:noProof/>
            <w:webHidden/>
          </w:rPr>
          <w:fldChar w:fldCharType="separate"/>
        </w:r>
        <w:r w:rsidR="00610384">
          <w:rPr>
            <w:noProof/>
            <w:webHidden/>
          </w:rPr>
          <w:t>38</w:t>
        </w:r>
        <w:r>
          <w:rPr>
            <w:noProof/>
            <w:webHidden/>
          </w:rPr>
          <w:fldChar w:fldCharType="end"/>
        </w:r>
      </w:hyperlink>
    </w:p>
    <w:p w14:paraId="181F41E9" w14:textId="36F3EE7F"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9" w:history="1">
        <w:r w:rsidRPr="00D607D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D607D3">
          <w:rPr>
            <w:rStyle w:val="Hyperlink"/>
            <w:noProof/>
          </w:rPr>
          <w:t>METODOLOGIA</w:t>
        </w:r>
        <w:r>
          <w:rPr>
            <w:noProof/>
            <w:webHidden/>
          </w:rPr>
          <w:tab/>
        </w:r>
        <w:r>
          <w:rPr>
            <w:noProof/>
            <w:webHidden/>
          </w:rPr>
          <w:fldChar w:fldCharType="begin"/>
        </w:r>
        <w:r>
          <w:rPr>
            <w:noProof/>
            <w:webHidden/>
          </w:rPr>
          <w:instrText xml:space="preserve"> PAGEREF _Toc208996069 \h </w:instrText>
        </w:r>
        <w:r>
          <w:rPr>
            <w:noProof/>
            <w:webHidden/>
          </w:rPr>
        </w:r>
        <w:r>
          <w:rPr>
            <w:noProof/>
            <w:webHidden/>
          </w:rPr>
          <w:fldChar w:fldCharType="separate"/>
        </w:r>
        <w:r w:rsidR="00610384">
          <w:rPr>
            <w:noProof/>
            <w:webHidden/>
          </w:rPr>
          <w:t>38</w:t>
        </w:r>
        <w:r>
          <w:rPr>
            <w:noProof/>
            <w:webHidden/>
          </w:rPr>
          <w:fldChar w:fldCharType="end"/>
        </w:r>
      </w:hyperlink>
    </w:p>
    <w:p w14:paraId="0230356E" w14:textId="7DF0546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0" w:history="1">
        <w:r w:rsidRPr="00D607D3">
          <w:rPr>
            <w:rStyle w:val="Hyperlink"/>
            <w:noProof/>
          </w:rPr>
          <w:t>4.2.1</w:t>
        </w:r>
        <w:r>
          <w:rPr>
            <w:rFonts w:asciiTheme="minorHAnsi" w:eastAsiaTheme="minorEastAsia" w:hAnsiTheme="minorHAnsi"/>
            <w:b w:val="0"/>
            <w:noProof/>
            <w:kern w:val="2"/>
            <w:szCs w:val="24"/>
            <w:lang w:eastAsia="pt-BR"/>
            <w14:ligatures w14:val="standardContextual"/>
          </w:rPr>
          <w:tab/>
        </w:r>
        <w:r w:rsidRPr="00D607D3">
          <w:rPr>
            <w:rStyle w:val="Hyperlink"/>
            <w:noProof/>
          </w:rPr>
          <w:t>Integração das Bases</w:t>
        </w:r>
        <w:r>
          <w:rPr>
            <w:noProof/>
            <w:webHidden/>
          </w:rPr>
          <w:tab/>
        </w:r>
        <w:r>
          <w:rPr>
            <w:noProof/>
            <w:webHidden/>
          </w:rPr>
          <w:fldChar w:fldCharType="begin"/>
        </w:r>
        <w:r>
          <w:rPr>
            <w:noProof/>
            <w:webHidden/>
          </w:rPr>
          <w:instrText xml:space="preserve"> PAGEREF _Toc208996070 \h </w:instrText>
        </w:r>
        <w:r>
          <w:rPr>
            <w:noProof/>
            <w:webHidden/>
          </w:rPr>
        </w:r>
        <w:r>
          <w:rPr>
            <w:noProof/>
            <w:webHidden/>
          </w:rPr>
          <w:fldChar w:fldCharType="separate"/>
        </w:r>
        <w:r w:rsidR="00610384">
          <w:rPr>
            <w:noProof/>
            <w:webHidden/>
          </w:rPr>
          <w:t>38</w:t>
        </w:r>
        <w:r>
          <w:rPr>
            <w:noProof/>
            <w:webHidden/>
          </w:rPr>
          <w:fldChar w:fldCharType="end"/>
        </w:r>
      </w:hyperlink>
    </w:p>
    <w:p w14:paraId="0E7E6FC4" w14:textId="51403912"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71" w:history="1">
        <w:r w:rsidRPr="00D607D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D607D3">
          <w:rPr>
            <w:rStyle w:val="Hyperlink"/>
            <w:noProof/>
          </w:rPr>
          <w:t>Etapas</w:t>
        </w:r>
        <w:r>
          <w:rPr>
            <w:noProof/>
            <w:webHidden/>
          </w:rPr>
          <w:tab/>
        </w:r>
        <w:r>
          <w:rPr>
            <w:noProof/>
            <w:webHidden/>
          </w:rPr>
          <w:fldChar w:fldCharType="begin"/>
        </w:r>
        <w:r>
          <w:rPr>
            <w:noProof/>
            <w:webHidden/>
          </w:rPr>
          <w:instrText xml:space="preserve"> PAGEREF _Toc208996071 \h </w:instrText>
        </w:r>
        <w:r>
          <w:rPr>
            <w:noProof/>
            <w:webHidden/>
          </w:rPr>
        </w:r>
        <w:r>
          <w:rPr>
            <w:noProof/>
            <w:webHidden/>
          </w:rPr>
          <w:fldChar w:fldCharType="separate"/>
        </w:r>
        <w:r w:rsidR="00610384">
          <w:rPr>
            <w:noProof/>
            <w:webHidden/>
          </w:rPr>
          <w:t>43</w:t>
        </w:r>
        <w:r>
          <w:rPr>
            <w:noProof/>
            <w:webHidden/>
          </w:rPr>
          <w:fldChar w:fldCharType="end"/>
        </w:r>
      </w:hyperlink>
    </w:p>
    <w:p w14:paraId="23926B87" w14:textId="7B2A967C"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2" w:history="1">
        <w:r w:rsidRPr="00D607D3">
          <w:rPr>
            <w:rStyle w:val="Hyperlink"/>
            <w:noProof/>
          </w:rPr>
          <w:t>4.3.1</w:t>
        </w:r>
        <w:r>
          <w:rPr>
            <w:rFonts w:asciiTheme="minorHAnsi" w:eastAsiaTheme="minorEastAsia" w:hAnsiTheme="minorHAnsi"/>
            <w:b w:val="0"/>
            <w:noProof/>
            <w:kern w:val="2"/>
            <w:szCs w:val="24"/>
            <w:lang w:eastAsia="pt-BR"/>
            <w14:ligatures w14:val="standardContextual"/>
          </w:rPr>
          <w:tab/>
        </w:r>
        <w:r w:rsidRPr="00D607D3">
          <w:rPr>
            <w:rStyle w:val="Hyperlink"/>
            <w:noProof/>
          </w:rPr>
          <w:t>Obter dados dos lotes de municípios parceiros</w:t>
        </w:r>
        <w:r>
          <w:rPr>
            <w:noProof/>
            <w:webHidden/>
          </w:rPr>
          <w:tab/>
        </w:r>
        <w:r>
          <w:rPr>
            <w:noProof/>
            <w:webHidden/>
          </w:rPr>
          <w:fldChar w:fldCharType="begin"/>
        </w:r>
        <w:r>
          <w:rPr>
            <w:noProof/>
            <w:webHidden/>
          </w:rPr>
          <w:instrText xml:space="preserve"> PAGEREF _Toc208996072 \h </w:instrText>
        </w:r>
        <w:r>
          <w:rPr>
            <w:noProof/>
            <w:webHidden/>
          </w:rPr>
        </w:r>
        <w:r>
          <w:rPr>
            <w:noProof/>
            <w:webHidden/>
          </w:rPr>
          <w:fldChar w:fldCharType="separate"/>
        </w:r>
        <w:r w:rsidR="00610384">
          <w:rPr>
            <w:noProof/>
            <w:webHidden/>
          </w:rPr>
          <w:t>44</w:t>
        </w:r>
        <w:r>
          <w:rPr>
            <w:noProof/>
            <w:webHidden/>
          </w:rPr>
          <w:fldChar w:fldCharType="end"/>
        </w:r>
      </w:hyperlink>
    </w:p>
    <w:p w14:paraId="4333E2CC" w14:textId="33BEBCBA"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3" w:history="1">
        <w:r w:rsidRPr="00D607D3">
          <w:rPr>
            <w:rStyle w:val="Hyperlink"/>
            <w:noProof/>
          </w:rPr>
          <w:t>4.3.2</w:t>
        </w:r>
        <w:r>
          <w:rPr>
            <w:rFonts w:asciiTheme="minorHAnsi" w:eastAsiaTheme="minorEastAsia" w:hAnsiTheme="minorHAnsi"/>
            <w:b w:val="0"/>
            <w:noProof/>
            <w:kern w:val="2"/>
            <w:szCs w:val="24"/>
            <w:lang w:eastAsia="pt-BR"/>
            <w14:ligatures w14:val="standardContextual"/>
          </w:rPr>
          <w:tab/>
        </w:r>
        <w:r w:rsidRPr="00D607D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_Toc208996073 \h </w:instrText>
        </w:r>
        <w:r>
          <w:rPr>
            <w:noProof/>
            <w:webHidden/>
          </w:rPr>
        </w:r>
        <w:r>
          <w:rPr>
            <w:noProof/>
            <w:webHidden/>
          </w:rPr>
          <w:fldChar w:fldCharType="separate"/>
        </w:r>
        <w:r w:rsidR="00610384">
          <w:rPr>
            <w:noProof/>
            <w:webHidden/>
          </w:rPr>
          <w:t>44</w:t>
        </w:r>
        <w:r>
          <w:rPr>
            <w:noProof/>
            <w:webHidden/>
          </w:rPr>
          <w:fldChar w:fldCharType="end"/>
        </w:r>
      </w:hyperlink>
    </w:p>
    <w:p w14:paraId="38909443" w14:textId="37C097C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4" w:history="1">
        <w:r w:rsidRPr="00D607D3">
          <w:rPr>
            <w:rStyle w:val="Hyperlink"/>
            <w:noProof/>
          </w:rPr>
          <w:t>4.3.3</w:t>
        </w:r>
        <w:r>
          <w:rPr>
            <w:rFonts w:asciiTheme="minorHAnsi" w:eastAsiaTheme="minorEastAsia" w:hAnsiTheme="minorHAnsi"/>
            <w:b w:val="0"/>
            <w:noProof/>
            <w:kern w:val="2"/>
            <w:szCs w:val="24"/>
            <w:lang w:eastAsia="pt-BR"/>
            <w14:ligatures w14:val="standardContextual"/>
          </w:rPr>
          <w:tab/>
        </w:r>
        <w:r w:rsidRPr="00D607D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_Toc208996074 \h </w:instrText>
        </w:r>
        <w:r>
          <w:rPr>
            <w:noProof/>
            <w:webHidden/>
          </w:rPr>
        </w:r>
        <w:r>
          <w:rPr>
            <w:noProof/>
            <w:webHidden/>
          </w:rPr>
          <w:fldChar w:fldCharType="separate"/>
        </w:r>
        <w:r w:rsidR="00610384">
          <w:rPr>
            <w:noProof/>
            <w:webHidden/>
          </w:rPr>
          <w:t>46</w:t>
        </w:r>
        <w:r>
          <w:rPr>
            <w:noProof/>
            <w:webHidden/>
          </w:rPr>
          <w:fldChar w:fldCharType="end"/>
        </w:r>
      </w:hyperlink>
    </w:p>
    <w:p w14:paraId="1D949440" w14:textId="6C30E78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5" w:history="1">
        <w:r w:rsidRPr="00D607D3">
          <w:rPr>
            <w:rStyle w:val="Hyperlink"/>
            <w:noProof/>
          </w:rPr>
          <w:t>4.3.4</w:t>
        </w:r>
        <w:r>
          <w:rPr>
            <w:rFonts w:asciiTheme="minorHAnsi" w:eastAsiaTheme="minorEastAsia" w:hAnsiTheme="minorHAnsi"/>
            <w:b w:val="0"/>
            <w:noProof/>
            <w:kern w:val="2"/>
            <w:szCs w:val="24"/>
            <w:lang w:eastAsia="pt-BR"/>
            <w14:ligatures w14:val="standardContextual"/>
          </w:rPr>
          <w:tab/>
        </w:r>
        <w:r w:rsidRPr="00D607D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_Toc208996075 \h </w:instrText>
        </w:r>
        <w:r>
          <w:rPr>
            <w:noProof/>
            <w:webHidden/>
          </w:rPr>
        </w:r>
        <w:r>
          <w:rPr>
            <w:noProof/>
            <w:webHidden/>
          </w:rPr>
          <w:fldChar w:fldCharType="separate"/>
        </w:r>
        <w:r w:rsidR="00610384">
          <w:rPr>
            <w:noProof/>
            <w:webHidden/>
          </w:rPr>
          <w:t>46</w:t>
        </w:r>
        <w:r>
          <w:rPr>
            <w:noProof/>
            <w:webHidden/>
          </w:rPr>
          <w:fldChar w:fldCharType="end"/>
        </w:r>
      </w:hyperlink>
    </w:p>
    <w:p w14:paraId="680820C8" w14:textId="35E1823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6" w:history="1">
        <w:r w:rsidRPr="00D607D3">
          <w:rPr>
            <w:rStyle w:val="Hyperlink"/>
            <w:noProof/>
          </w:rPr>
          <w:t>4.3.5</w:t>
        </w:r>
        <w:r>
          <w:rPr>
            <w:rFonts w:asciiTheme="minorHAnsi" w:eastAsiaTheme="minorEastAsia" w:hAnsiTheme="minorHAnsi"/>
            <w:b w:val="0"/>
            <w:noProof/>
            <w:kern w:val="2"/>
            <w:szCs w:val="24"/>
            <w:lang w:eastAsia="pt-BR"/>
            <w14:ligatures w14:val="standardContextual"/>
          </w:rPr>
          <w:tab/>
        </w:r>
        <w:r w:rsidRPr="00D607D3">
          <w:rPr>
            <w:rStyle w:val="Hyperlink"/>
            <w:noProof/>
          </w:rPr>
          <w:t>Criar classes para os endereços agrupados.</w:t>
        </w:r>
        <w:r>
          <w:rPr>
            <w:noProof/>
            <w:webHidden/>
          </w:rPr>
          <w:tab/>
        </w:r>
        <w:r>
          <w:rPr>
            <w:noProof/>
            <w:webHidden/>
          </w:rPr>
          <w:fldChar w:fldCharType="begin"/>
        </w:r>
        <w:r>
          <w:rPr>
            <w:noProof/>
            <w:webHidden/>
          </w:rPr>
          <w:instrText xml:space="preserve"> PAGEREF _Toc208996076 \h </w:instrText>
        </w:r>
        <w:r>
          <w:rPr>
            <w:noProof/>
            <w:webHidden/>
          </w:rPr>
        </w:r>
        <w:r>
          <w:rPr>
            <w:noProof/>
            <w:webHidden/>
          </w:rPr>
          <w:fldChar w:fldCharType="separate"/>
        </w:r>
        <w:r w:rsidR="00610384">
          <w:rPr>
            <w:noProof/>
            <w:webHidden/>
          </w:rPr>
          <w:t>46</w:t>
        </w:r>
        <w:r>
          <w:rPr>
            <w:noProof/>
            <w:webHidden/>
          </w:rPr>
          <w:fldChar w:fldCharType="end"/>
        </w:r>
      </w:hyperlink>
    </w:p>
    <w:p w14:paraId="1ADE8814" w14:textId="5B5461F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7" w:history="1">
        <w:r w:rsidRPr="00D607D3">
          <w:rPr>
            <w:rStyle w:val="Hyperlink"/>
            <w:noProof/>
          </w:rPr>
          <w:t>4.3.6</w:t>
        </w:r>
        <w:r>
          <w:rPr>
            <w:rFonts w:asciiTheme="minorHAnsi" w:eastAsiaTheme="minorEastAsia" w:hAnsiTheme="minorHAnsi"/>
            <w:b w:val="0"/>
            <w:noProof/>
            <w:kern w:val="2"/>
            <w:szCs w:val="24"/>
            <w:lang w:eastAsia="pt-BR"/>
            <w14:ligatures w14:val="standardContextual"/>
          </w:rPr>
          <w:tab/>
        </w:r>
        <w:r w:rsidRPr="00D607D3">
          <w:rPr>
            <w:rStyle w:val="Hyperlink"/>
            <w:noProof/>
          </w:rPr>
          <w:t>Desenvolver um protótipo para testes.</w:t>
        </w:r>
        <w:r>
          <w:rPr>
            <w:noProof/>
            <w:webHidden/>
          </w:rPr>
          <w:tab/>
        </w:r>
        <w:r>
          <w:rPr>
            <w:noProof/>
            <w:webHidden/>
          </w:rPr>
          <w:fldChar w:fldCharType="begin"/>
        </w:r>
        <w:r>
          <w:rPr>
            <w:noProof/>
            <w:webHidden/>
          </w:rPr>
          <w:instrText xml:space="preserve"> PAGEREF _Toc208996077 \h </w:instrText>
        </w:r>
        <w:r>
          <w:rPr>
            <w:noProof/>
            <w:webHidden/>
          </w:rPr>
        </w:r>
        <w:r>
          <w:rPr>
            <w:noProof/>
            <w:webHidden/>
          </w:rPr>
          <w:fldChar w:fldCharType="separate"/>
        </w:r>
        <w:r w:rsidR="00610384">
          <w:rPr>
            <w:noProof/>
            <w:webHidden/>
          </w:rPr>
          <w:t>46</w:t>
        </w:r>
        <w:r>
          <w:rPr>
            <w:noProof/>
            <w:webHidden/>
          </w:rPr>
          <w:fldChar w:fldCharType="end"/>
        </w:r>
      </w:hyperlink>
    </w:p>
    <w:p w14:paraId="66171E90" w14:textId="325B437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8" w:history="1">
        <w:r w:rsidRPr="00D607D3">
          <w:rPr>
            <w:rStyle w:val="Hyperlink"/>
            <w:noProof/>
          </w:rPr>
          <w:t>4.3.7</w:t>
        </w:r>
        <w:r>
          <w:rPr>
            <w:rFonts w:asciiTheme="minorHAnsi" w:eastAsiaTheme="minorEastAsia" w:hAnsiTheme="minorHAnsi"/>
            <w:b w:val="0"/>
            <w:noProof/>
            <w:kern w:val="2"/>
            <w:szCs w:val="24"/>
            <w:lang w:eastAsia="pt-BR"/>
            <w14:ligatures w14:val="standardContextual"/>
          </w:rPr>
          <w:tab/>
        </w:r>
        <w:r w:rsidRPr="00D607D3">
          <w:rPr>
            <w:rStyle w:val="Hyperlink"/>
            <w:noProof/>
          </w:rPr>
          <w:t>Testar protótipo com dados selecionados.</w:t>
        </w:r>
        <w:r>
          <w:rPr>
            <w:noProof/>
            <w:webHidden/>
          </w:rPr>
          <w:tab/>
        </w:r>
        <w:r>
          <w:rPr>
            <w:noProof/>
            <w:webHidden/>
          </w:rPr>
          <w:fldChar w:fldCharType="begin"/>
        </w:r>
        <w:r>
          <w:rPr>
            <w:noProof/>
            <w:webHidden/>
          </w:rPr>
          <w:instrText xml:space="preserve"> PAGEREF _Toc208996078 \h </w:instrText>
        </w:r>
        <w:r>
          <w:rPr>
            <w:noProof/>
            <w:webHidden/>
          </w:rPr>
        </w:r>
        <w:r>
          <w:rPr>
            <w:noProof/>
            <w:webHidden/>
          </w:rPr>
          <w:fldChar w:fldCharType="separate"/>
        </w:r>
        <w:r w:rsidR="00610384">
          <w:rPr>
            <w:noProof/>
            <w:webHidden/>
          </w:rPr>
          <w:t>46</w:t>
        </w:r>
        <w:r>
          <w:rPr>
            <w:noProof/>
            <w:webHidden/>
          </w:rPr>
          <w:fldChar w:fldCharType="end"/>
        </w:r>
      </w:hyperlink>
    </w:p>
    <w:p w14:paraId="1FFC561A" w14:textId="6CCEB55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9" w:history="1">
        <w:r w:rsidRPr="00D607D3">
          <w:rPr>
            <w:rStyle w:val="Hyperlink"/>
            <w:noProof/>
          </w:rPr>
          <w:t>4.3.8</w:t>
        </w:r>
        <w:r>
          <w:rPr>
            <w:rFonts w:asciiTheme="minorHAnsi" w:eastAsiaTheme="minorEastAsia" w:hAnsiTheme="minorHAnsi"/>
            <w:b w:val="0"/>
            <w:noProof/>
            <w:kern w:val="2"/>
            <w:szCs w:val="24"/>
            <w:lang w:eastAsia="pt-BR"/>
            <w14:ligatures w14:val="standardContextual"/>
          </w:rPr>
          <w:tab/>
        </w:r>
        <w:r w:rsidRPr="00D607D3">
          <w:rPr>
            <w:rStyle w:val="Hyperlink"/>
            <w:noProof/>
          </w:rPr>
          <w:t>Gerar imagem das quadras.</w:t>
        </w:r>
        <w:r>
          <w:rPr>
            <w:noProof/>
            <w:webHidden/>
          </w:rPr>
          <w:tab/>
        </w:r>
        <w:r>
          <w:rPr>
            <w:noProof/>
            <w:webHidden/>
          </w:rPr>
          <w:fldChar w:fldCharType="begin"/>
        </w:r>
        <w:r>
          <w:rPr>
            <w:noProof/>
            <w:webHidden/>
          </w:rPr>
          <w:instrText xml:space="preserve"> PAGEREF _Toc208996079 \h </w:instrText>
        </w:r>
        <w:r>
          <w:rPr>
            <w:noProof/>
            <w:webHidden/>
          </w:rPr>
        </w:r>
        <w:r>
          <w:rPr>
            <w:noProof/>
            <w:webHidden/>
          </w:rPr>
          <w:fldChar w:fldCharType="separate"/>
        </w:r>
        <w:r w:rsidR="00610384">
          <w:rPr>
            <w:noProof/>
            <w:webHidden/>
          </w:rPr>
          <w:t>46</w:t>
        </w:r>
        <w:r>
          <w:rPr>
            <w:noProof/>
            <w:webHidden/>
          </w:rPr>
          <w:fldChar w:fldCharType="end"/>
        </w:r>
      </w:hyperlink>
    </w:p>
    <w:p w14:paraId="2E7FEA7B" w14:textId="0E56271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0" w:history="1">
        <w:r w:rsidRPr="00D607D3">
          <w:rPr>
            <w:rStyle w:val="Hyperlink"/>
            <w:noProof/>
          </w:rPr>
          <w:t>4.3.9</w:t>
        </w:r>
        <w:r>
          <w:rPr>
            <w:rFonts w:asciiTheme="minorHAnsi" w:eastAsiaTheme="minorEastAsia" w:hAnsiTheme="minorHAnsi"/>
            <w:b w:val="0"/>
            <w:noProof/>
            <w:kern w:val="2"/>
            <w:szCs w:val="24"/>
            <w:lang w:eastAsia="pt-BR"/>
            <w14:ligatures w14:val="standardContextual"/>
          </w:rPr>
          <w:tab/>
        </w:r>
        <w:r w:rsidRPr="00D607D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_Toc208996080 \h </w:instrText>
        </w:r>
        <w:r>
          <w:rPr>
            <w:noProof/>
            <w:webHidden/>
          </w:rPr>
        </w:r>
        <w:r>
          <w:rPr>
            <w:noProof/>
            <w:webHidden/>
          </w:rPr>
          <w:fldChar w:fldCharType="separate"/>
        </w:r>
        <w:r w:rsidR="00610384">
          <w:rPr>
            <w:noProof/>
            <w:webHidden/>
          </w:rPr>
          <w:t>46</w:t>
        </w:r>
        <w:r>
          <w:rPr>
            <w:noProof/>
            <w:webHidden/>
          </w:rPr>
          <w:fldChar w:fldCharType="end"/>
        </w:r>
      </w:hyperlink>
    </w:p>
    <w:p w14:paraId="7C532BA6" w14:textId="7491CDE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1" w:history="1">
        <w:r w:rsidRPr="00D607D3">
          <w:rPr>
            <w:rStyle w:val="Hyperlink"/>
            <w:noProof/>
          </w:rPr>
          <w:t>4.3.10</w:t>
        </w:r>
        <w:r>
          <w:rPr>
            <w:rFonts w:asciiTheme="minorHAnsi" w:eastAsiaTheme="minorEastAsia" w:hAnsiTheme="minorHAnsi"/>
            <w:b w:val="0"/>
            <w:noProof/>
            <w:kern w:val="2"/>
            <w:szCs w:val="24"/>
            <w:lang w:eastAsia="pt-BR"/>
            <w14:ligatures w14:val="standardContextual"/>
          </w:rPr>
          <w:tab/>
        </w:r>
        <w:r w:rsidRPr="00D607D3">
          <w:rPr>
            <w:rStyle w:val="Hyperlink"/>
            <w:noProof/>
          </w:rPr>
          <w:t>Associar as quadras remanescentes manualmente.</w:t>
        </w:r>
        <w:r>
          <w:rPr>
            <w:noProof/>
            <w:webHidden/>
          </w:rPr>
          <w:tab/>
        </w:r>
        <w:r>
          <w:rPr>
            <w:noProof/>
            <w:webHidden/>
          </w:rPr>
          <w:fldChar w:fldCharType="begin"/>
        </w:r>
        <w:r>
          <w:rPr>
            <w:noProof/>
            <w:webHidden/>
          </w:rPr>
          <w:instrText xml:space="preserve"> PAGEREF _Toc208996081 \h </w:instrText>
        </w:r>
        <w:r>
          <w:rPr>
            <w:noProof/>
            <w:webHidden/>
          </w:rPr>
        </w:r>
        <w:r>
          <w:rPr>
            <w:noProof/>
            <w:webHidden/>
          </w:rPr>
          <w:fldChar w:fldCharType="separate"/>
        </w:r>
        <w:r w:rsidR="00610384">
          <w:rPr>
            <w:noProof/>
            <w:webHidden/>
          </w:rPr>
          <w:t>46</w:t>
        </w:r>
        <w:r>
          <w:rPr>
            <w:noProof/>
            <w:webHidden/>
          </w:rPr>
          <w:fldChar w:fldCharType="end"/>
        </w:r>
      </w:hyperlink>
    </w:p>
    <w:p w14:paraId="1DBE7DA3" w14:textId="1F16F72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2" w:history="1">
        <w:r w:rsidRPr="00D607D3">
          <w:rPr>
            <w:rStyle w:val="Hyperlink"/>
            <w:noProof/>
          </w:rPr>
          <w:t>4.3.11</w:t>
        </w:r>
        <w:r>
          <w:rPr>
            <w:rFonts w:asciiTheme="minorHAnsi" w:eastAsiaTheme="minorEastAsia" w:hAnsiTheme="minorHAnsi"/>
            <w:b w:val="0"/>
            <w:noProof/>
            <w:kern w:val="2"/>
            <w:szCs w:val="24"/>
            <w:lang w:eastAsia="pt-BR"/>
            <w14:ligatures w14:val="standardContextual"/>
          </w:rPr>
          <w:tab/>
        </w:r>
        <w:r w:rsidRPr="00D607D3">
          <w:rPr>
            <w:rStyle w:val="Hyperlink"/>
            <w:noProof/>
          </w:rPr>
          <w:t>Disponibilizar o aplicativo na Internet para testes.</w:t>
        </w:r>
        <w:r>
          <w:rPr>
            <w:noProof/>
            <w:webHidden/>
          </w:rPr>
          <w:tab/>
        </w:r>
        <w:r>
          <w:rPr>
            <w:noProof/>
            <w:webHidden/>
          </w:rPr>
          <w:fldChar w:fldCharType="begin"/>
        </w:r>
        <w:r>
          <w:rPr>
            <w:noProof/>
            <w:webHidden/>
          </w:rPr>
          <w:instrText xml:space="preserve"> PAGEREF _Toc208996082 \h </w:instrText>
        </w:r>
        <w:r>
          <w:rPr>
            <w:noProof/>
            <w:webHidden/>
          </w:rPr>
        </w:r>
        <w:r>
          <w:rPr>
            <w:noProof/>
            <w:webHidden/>
          </w:rPr>
          <w:fldChar w:fldCharType="separate"/>
        </w:r>
        <w:r w:rsidR="00610384">
          <w:rPr>
            <w:noProof/>
            <w:webHidden/>
          </w:rPr>
          <w:t>47</w:t>
        </w:r>
        <w:r>
          <w:rPr>
            <w:noProof/>
            <w:webHidden/>
          </w:rPr>
          <w:fldChar w:fldCharType="end"/>
        </w:r>
      </w:hyperlink>
    </w:p>
    <w:p w14:paraId="2FE69348" w14:textId="68825A5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83" w:history="1">
        <w:r w:rsidRPr="00D607D3">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D607D3">
          <w:rPr>
            <w:rStyle w:val="Hyperlink"/>
            <w:noProof/>
          </w:rPr>
          <w:t>cronograma</w:t>
        </w:r>
        <w:r>
          <w:rPr>
            <w:noProof/>
            <w:webHidden/>
          </w:rPr>
          <w:tab/>
        </w:r>
        <w:r>
          <w:rPr>
            <w:noProof/>
            <w:webHidden/>
          </w:rPr>
          <w:fldChar w:fldCharType="begin"/>
        </w:r>
        <w:r>
          <w:rPr>
            <w:noProof/>
            <w:webHidden/>
          </w:rPr>
          <w:instrText xml:space="preserve"> PAGEREF _Toc208996083 \h </w:instrText>
        </w:r>
        <w:r>
          <w:rPr>
            <w:noProof/>
            <w:webHidden/>
          </w:rPr>
        </w:r>
        <w:r>
          <w:rPr>
            <w:noProof/>
            <w:webHidden/>
          </w:rPr>
          <w:fldChar w:fldCharType="separate"/>
        </w:r>
        <w:r w:rsidR="00610384">
          <w:rPr>
            <w:noProof/>
            <w:webHidden/>
          </w:rPr>
          <w:t>47</w:t>
        </w:r>
        <w:r>
          <w:rPr>
            <w:noProof/>
            <w:webHidden/>
          </w:rPr>
          <w:fldChar w:fldCharType="end"/>
        </w:r>
      </w:hyperlink>
    </w:p>
    <w:p w14:paraId="3BAD0C6B" w14:textId="3CA5E0B7"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4" w:history="1">
        <w:r w:rsidRPr="00D607D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Resultados e Discussão:</w:t>
        </w:r>
        <w:r>
          <w:rPr>
            <w:noProof/>
            <w:webHidden/>
          </w:rPr>
          <w:tab/>
        </w:r>
        <w:r>
          <w:rPr>
            <w:noProof/>
            <w:webHidden/>
          </w:rPr>
          <w:fldChar w:fldCharType="begin"/>
        </w:r>
        <w:r>
          <w:rPr>
            <w:noProof/>
            <w:webHidden/>
          </w:rPr>
          <w:instrText xml:space="preserve"> PAGEREF _Toc208996084 \h </w:instrText>
        </w:r>
        <w:r>
          <w:rPr>
            <w:noProof/>
            <w:webHidden/>
          </w:rPr>
        </w:r>
        <w:r>
          <w:rPr>
            <w:noProof/>
            <w:webHidden/>
          </w:rPr>
          <w:fldChar w:fldCharType="separate"/>
        </w:r>
        <w:r w:rsidR="00610384">
          <w:rPr>
            <w:noProof/>
            <w:webHidden/>
          </w:rPr>
          <w:t>48</w:t>
        </w:r>
        <w:r>
          <w:rPr>
            <w:noProof/>
            <w:webHidden/>
          </w:rPr>
          <w:fldChar w:fldCharType="end"/>
        </w:r>
      </w:hyperlink>
    </w:p>
    <w:p w14:paraId="78C247D9" w14:textId="26F7F242"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5" w:history="1">
        <w:r w:rsidRPr="00D607D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bibliografia</w:t>
        </w:r>
        <w:r>
          <w:rPr>
            <w:noProof/>
            <w:webHidden/>
          </w:rPr>
          <w:tab/>
        </w:r>
        <w:r>
          <w:rPr>
            <w:noProof/>
            <w:webHidden/>
          </w:rPr>
          <w:fldChar w:fldCharType="begin"/>
        </w:r>
        <w:r>
          <w:rPr>
            <w:noProof/>
            <w:webHidden/>
          </w:rPr>
          <w:instrText xml:space="preserve"> PAGEREF _Toc208996085 \h </w:instrText>
        </w:r>
        <w:r>
          <w:rPr>
            <w:noProof/>
            <w:webHidden/>
          </w:rPr>
        </w:r>
        <w:r>
          <w:rPr>
            <w:noProof/>
            <w:webHidden/>
          </w:rPr>
          <w:fldChar w:fldCharType="separate"/>
        </w:r>
        <w:r w:rsidR="00610384">
          <w:rPr>
            <w:noProof/>
            <w:webHidden/>
          </w:rPr>
          <w:t>49</w:t>
        </w:r>
        <w:r>
          <w:rPr>
            <w:noProof/>
            <w:webHidden/>
          </w:rPr>
          <w:fldChar w:fldCharType="end"/>
        </w:r>
      </w:hyperlink>
    </w:p>
    <w:p w14:paraId="11F060D3" w14:textId="504B4E03"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208996035"/>
      <w:r w:rsidRPr="00693DE7">
        <w:lastRenderedPageBreak/>
        <w:t>Introdução</w:t>
      </w:r>
      <w:bookmarkEnd w:id="0"/>
    </w:p>
    <w:p w14:paraId="2D2CF48D" w14:textId="3FAF481E" w:rsidR="000C7AED" w:rsidRPr="007246D8" w:rsidRDefault="00856A63" w:rsidP="00EE0A2E">
      <w:ins w:id="1" w:author="Marco Aurélio Barbiero" w:date="2025-09-19T09:26:00Z" w16du:dateUtc="2025-09-19T12:26:00Z">
        <w:r>
          <w:t xml:space="preserve">A </w:t>
        </w:r>
      </w:ins>
      <w:ins w:id="2" w:author="Marco Aurélio Barbiero" w:date="2025-09-19T09:28:00Z" w16du:dateUtc="2025-09-19T12:28:00Z">
        <w:r w:rsidR="00B62902">
          <w:t>promulgaçã</w:t>
        </w:r>
      </w:ins>
      <w:ins w:id="3" w:author="Marco Aurélio Barbiero" w:date="2025-09-19T09:29:00Z" w16du:dateUtc="2025-09-19T12:29:00Z">
        <w:r w:rsidR="00B62902">
          <w:t xml:space="preserve">o da </w:t>
        </w:r>
      </w:ins>
      <w:ins w:id="4" w:author="Marco Aurélio Barbiero" w:date="2025-09-19T09:25:00Z">
        <w:r w:rsidR="00C16332" w:rsidRPr="00C16332">
          <w:t>Lei nº 10.257/2001</w:t>
        </w:r>
      </w:ins>
      <w:ins w:id="5" w:author="Marco Aurélio Barbiero" w:date="2025-09-19T09:25:00Z" w16du:dateUtc="2025-09-19T12:25:00Z">
        <w:r w:rsidR="00C16332">
          <w:t xml:space="preserve">, </w:t>
        </w:r>
      </w:ins>
      <w:ins w:id="6" w:author="Marco Aurélio Barbiero" w:date="2025-09-19T09:30:00Z" w16du:dateUtc="2025-09-19T12:30:00Z">
        <w:r w:rsidR="00AF08F9">
          <w:t>auto</w:t>
        </w:r>
      </w:ins>
      <w:ins w:id="7" w:author="Marco Aurélio Barbiero" w:date="2025-09-19T09:29:00Z" w16du:dateUtc="2025-09-19T12:29:00Z">
        <w:r w:rsidR="000C7E7F">
          <w:t>denominada de “</w:t>
        </w:r>
      </w:ins>
      <w:ins w:id="8" w:author="Marco Aurélio Barbiero" w:date="2025-09-19T09:26:00Z" w16du:dateUtc="2025-09-19T12:26:00Z">
        <w:r w:rsidR="00C16332">
          <w:t>Estatuto da Cidade</w:t>
        </w:r>
      </w:ins>
      <w:ins w:id="9" w:author="Marco Aurélio Barbiero" w:date="2025-09-19T09:29:00Z" w16du:dateUtc="2025-09-19T12:29:00Z">
        <w:r w:rsidR="000C7E7F">
          <w:t xml:space="preserve">” no parágrafo único </w:t>
        </w:r>
      </w:ins>
      <w:ins w:id="10" w:author="Marco Aurélio Barbiero" w:date="2025-09-19T09:30:00Z" w16du:dateUtc="2025-09-19T12:30:00Z">
        <w:r w:rsidR="00AF08F9">
          <w:t xml:space="preserve">do </w:t>
        </w:r>
        <w:r w:rsidR="00983BBF">
          <w:t>A</w:t>
        </w:r>
        <w:r w:rsidR="00AF08F9">
          <w:t xml:space="preserve">rtigo </w:t>
        </w:r>
        <w:r w:rsidR="00983BBF">
          <w:t>1º,</w:t>
        </w:r>
      </w:ins>
      <w:ins w:id="11" w:author="Marco Aurélio Barbiero" w:date="2025-09-19T09:26:00Z" w16du:dateUtc="2025-09-19T12:26:00Z">
        <w:r w:rsidR="00C16332">
          <w:t xml:space="preserve"> </w:t>
        </w:r>
        <w:r w:rsidR="008B5E94">
          <w:t>inaugur</w:t>
        </w:r>
      </w:ins>
      <w:ins w:id="12" w:author="Marco Aurélio Barbiero" w:date="2025-09-19T09:27:00Z" w16du:dateUtc="2025-09-19T12:27:00Z">
        <w:r w:rsidR="00824CD5">
          <w:t>ou</w:t>
        </w:r>
      </w:ins>
      <w:ins w:id="13" w:author="Marco Aurélio Barbiero" w:date="2025-09-19T09:26:00Z" w16du:dateUtc="2025-09-19T12:26:00Z">
        <w:r w:rsidR="008B5E94">
          <w:t xml:space="preserve"> uma nova fase na política </w:t>
        </w:r>
      </w:ins>
      <w:ins w:id="14" w:author="Marco Aurélio Barbiero" w:date="2025-09-19T09:31:00Z" w16du:dateUtc="2025-09-19T12:31:00Z">
        <w:r w:rsidR="00644D13">
          <w:t>urbana</w:t>
        </w:r>
      </w:ins>
      <w:ins w:id="15" w:author="Marco Aurélio Barbiero" w:date="2025-09-19T09:26:00Z" w16du:dateUtc="2025-09-19T12:26:00Z">
        <w:r w:rsidR="008B5E94">
          <w:t xml:space="preserve"> </w:t>
        </w:r>
      </w:ins>
      <w:ins w:id="16" w:author="Marco Aurélio Barbiero" w:date="2025-09-19T09:31:00Z" w16du:dateUtc="2025-09-19T12:31:00Z">
        <w:r w:rsidR="00983BBF">
          <w:t xml:space="preserve">brasileira </w:t>
        </w:r>
      </w:ins>
      <w:ins w:id="17" w:author="Marco Aurélio Barbiero" w:date="2025-09-19T09:32:00Z" w16du:dateUtc="2025-09-19T12:32:00Z">
        <w:r w:rsidR="00A32E0E">
          <w:t xml:space="preserve">ao </w:t>
        </w:r>
        <w:r w:rsidR="00EA3331">
          <w:t xml:space="preserve">estabelecer </w:t>
        </w:r>
        <w:r w:rsidR="00EA3331" w:rsidRPr="00717727">
          <w:t>“normas de ordem pública e interesse social que regulam o uso da propriedade urbana em prol do bem coletivo, da segurança e do bem-estar dos cidadãos, bem como do equilíbrio ambiental</w:t>
        </w:r>
      </w:ins>
      <w:ins w:id="18" w:author="Marco Aurélio Barbiero" w:date="2025-09-19T09:33:00Z" w16du:dateUtc="2025-09-19T12:33:00Z">
        <w:r w:rsidR="00EA3331" w:rsidRPr="00717727">
          <w:t>”</w:t>
        </w:r>
        <w:r w:rsidR="007246D8">
          <w:t xml:space="preserve"> </w:t>
        </w:r>
      </w:ins>
      <w:ins w:id="19" w:author="Marco Aurélio Barbiero" w:date="2025-09-19T09:38:00Z" w16du:dateUtc="2025-09-19T12:38:00Z">
        <w:r w:rsidR="00E154B2">
          <w:fldChar w:fldCharType="begin"/>
        </w:r>
        <w:r w:rsidR="00E154B2">
          <w:instrText xml:space="preserve"> ADDIN ZOTERO_ITEM CSL_CITATION {"citationID":"4aBEfqMR","properties":{"formattedCitation":"(Brasil, 2001)","plainCitation":"(Brasil, 2001)","noteIndex":0},"citationItems":[{"id":258,"uris":["http://zotero.org/users/15531986/items/XZK6SVCS"],"itemData":{"id":258,"type":"bill","note":"publisher-place: Brasília\npublisher: Presidência da República","number":"10.257","title":"Lei nº 10.257, de 10 de julho de 2001. Estatuto da Cidade.","title-short":"Estatuto da Cidade","URL":"http://www.planalto.gov.br/ccivil_03/leis/leis_2001/l10257.htm","author":[{"literal":"Brasil"}],"issued":{"date-parts":[["2001",7,10]]}}}],"schema":"https://github.com/citation-style-language/schema/raw/master/csl-citation.json"} </w:instrText>
        </w:r>
      </w:ins>
      <w:r w:rsidR="00E154B2">
        <w:fldChar w:fldCharType="separate"/>
      </w:r>
      <w:ins w:id="20" w:author="Marco Aurélio Barbiero" w:date="2025-09-19T09:38:00Z" w16du:dateUtc="2025-09-19T12:38:00Z">
        <w:r w:rsidR="00E154B2" w:rsidRPr="00E154B2">
          <w:rPr>
            <w:rFonts w:cs="Arial"/>
          </w:rPr>
          <w:t>(Brasil, 2001)</w:t>
        </w:r>
        <w:r w:rsidR="00E154B2">
          <w:fldChar w:fldCharType="end"/>
        </w:r>
      </w:ins>
      <w:ins w:id="21" w:author="Marco Aurélio Barbiero" w:date="2025-09-19T09:42:00Z" w16du:dateUtc="2025-09-19T12:42:00Z">
        <w:r w:rsidR="00463B01">
          <w:t>.</w:t>
        </w:r>
      </w:ins>
    </w:p>
    <w:p w14:paraId="56E5E78E" w14:textId="2C6155FF" w:rsidR="00EE0A2E" w:rsidRPr="00B84B57" w:rsidRDefault="00EE0A2E" w:rsidP="00EE0A2E">
      <w:pPr>
        <w:rPr>
          <w:ins w:id="22" w:author="Marco Aurélio Barbiero" w:date="2025-09-16T14:25:00Z" w16du:dateUtc="2025-09-16T17:25:00Z"/>
        </w:rPr>
      </w:pPr>
      <w:ins w:id="23"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24" w:author="Marco Aurélio Barbiero" w:date="2025-09-16T14:25:00Z" w16du:dateUtc="2025-09-16T17:25:00Z"/>
        </w:rPr>
      </w:pPr>
      <w:ins w:id="25"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26" w:author="Marco Aurélio Barbiero" w:date="2025-09-16T14:25:00Z" w16du:dateUtc="2025-09-16T17:25:00Z"/>
        </w:rPr>
      </w:pPr>
      <w:ins w:id="27"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28" w:author="Marco Aurélio Barbiero" w:date="2025-09-16T14:25:00Z" w16du:dateUtc="2025-09-16T17:25:00Z"/>
        </w:rPr>
      </w:pPr>
      <w:ins w:id="29" w:author="Marco Aurélio Barbiero" w:date="2025-09-16T14:25:00Z" w16du:dateUtc="2025-09-16T17:25:00Z">
        <w:r w:rsidRPr="00B84B57">
          <w:t xml:space="preserve">Uma das estratégias mais eficazes para acelerar esse processo de espacialização consiste no aproveitamento de bases de dados já georreferenciadas e </w:t>
        </w:r>
        <w:r w:rsidRPr="00B84B57">
          <w:lastRenderedPageBreak/>
          <w:t>na busca por métodos de integração com os cadastros urbanos municipais, ainda que a precisão obtida inicialmente não seja a ideal.</w:t>
        </w:r>
      </w:ins>
    </w:p>
    <w:p w14:paraId="51962698" w14:textId="77777777" w:rsidR="00EE0A2E" w:rsidRPr="00B84B57" w:rsidRDefault="00EE0A2E" w:rsidP="00EE0A2E">
      <w:pPr>
        <w:rPr>
          <w:ins w:id="30" w:author="Marco Aurélio Barbiero" w:date="2025-09-16T14:25:00Z" w16du:dateUtc="2025-09-16T17:25:00Z"/>
        </w:rPr>
      </w:pPr>
      <w:ins w:id="31"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para ser utilizada em conjunto com o mapeamento cadastral e outras geotecnologias na gestão urbana dos municípios brasileiros. </w:t>
        </w:r>
      </w:ins>
    </w:p>
    <w:p w14:paraId="08537F8C" w14:textId="77777777" w:rsidR="00EE0A2E" w:rsidRDefault="00EE0A2E" w:rsidP="00E811CE">
      <w:ins w:id="32"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(Enemark; McLaren; Lemmen,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33" w:name="_Toc208996036"/>
      <w:r w:rsidRPr="00693DE7">
        <w:t>Justificativa da pesquisa</w:t>
      </w:r>
      <w:bookmarkEnd w:id="33"/>
    </w:p>
    <w:p w14:paraId="46664A62" w14:textId="77777777" w:rsidR="00697418" w:rsidRDefault="00B3095F" w:rsidP="00697418">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1DE2BC91" w14:textId="1E68B895" w:rsidR="00FE31FC" w:rsidRDefault="00FE31FC" w:rsidP="00B3095F">
      <w:pPr>
        <w:rPr>
          <w:rFonts w:cs="Arial"/>
          <w:color w:val="000000"/>
        </w:rPr>
      </w:pPr>
      <w:r w:rsidRPr="00FE31FC">
        <w:rPr>
          <w:rFonts w:cs="Arial"/>
          <w:color w:val="000000"/>
        </w:rPr>
        <w:t>Embora o georreferenciamento nos cadastros urbanos seja uma decisão das prefeituras, sua ausência pode impactar a gestão tributária e o desenvolvimento de políticas públicas voltadas ao planejamento urbano, habitação, mobilidade e saneamento</w:t>
      </w:r>
      <w:r>
        <w:rPr>
          <w:rFonts w:cs="Arial"/>
          <w:color w:val="000000"/>
        </w:rPr>
        <w:t>.</w:t>
      </w:r>
    </w:p>
    <w:p w14:paraId="3B270ABB" w14:textId="316F8233" w:rsidR="00FE31FC" w:rsidRDefault="00FF3226" w:rsidP="00B3095F">
      <w:r>
        <w:t xml:space="preserve">Em muitos casos </w:t>
      </w:r>
      <w:r w:rsidR="00F3469A">
        <w:t xml:space="preserve">a opção </w:t>
      </w:r>
      <w:r w:rsidR="00FC2CF1">
        <w:t>por</w:t>
      </w:r>
      <w:r w:rsidR="00F3469A">
        <w:t xml:space="preserve"> ignorar o georreferenciamento decorre</w:t>
      </w:r>
      <w:r w:rsidR="00B3095F" w:rsidRPr="00693DE7">
        <w:t xml:space="preserve"> </w:t>
      </w:r>
      <w:r w:rsidR="00B3095F">
        <w:t xml:space="preserve">da crença </w:t>
      </w:r>
      <w:r w:rsidR="00B3095F" w:rsidRPr="00D7330B">
        <w:t xml:space="preserve">de que a </w:t>
      </w:r>
      <w:r w:rsidR="00B3095F" w:rsidRPr="00C67E5C">
        <w:t>administração municipal</w:t>
      </w:r>
      <w:r w:rsidR="00B3095F">
        <w:t xml:space="preserve"> </w:t>
      </w:r>
      <w:r w:rsidR="00B3095F" w:rsidRPr="00D7330B">
        <w:t>deve</w:t>
      </w:r>
      <w:r w:rsidR="00B3095F">
        <w:t xml:space="preserve">, obrigatoriamente, </w:t>
      </w:r>
      <w:r w:rsidR="00B3095F" w:rsidRPr="00D7330B">
        <w:t>cumprir padrões de precisão excessivamente exigentes</w:t>
      </w:r>
      <w:r w:rsidR="00B3095F">
        <w:t xml:space="preserve"> na confecção de seu cadastro urbano</w:t>
      </w:r>
      <w:r w:rsidR="00B3095F" w:rsidRPr="00D7330B">
        <w:t>.</w:t>
      </w:r>
      <w:r w:rsidR="00B3095F">
        <w:t xml:space="preserve"> Por exemplo, se a prefeitura resolver seguir a Norma Técnica NBR 17047:2022 da ABNT, que exige uma precisão posicional planimétrica de 8 cm do vértice da parcela ou imóvel, </w:t>
      </w:r>
      <w:r w:rsidR="008C11E0">
        <w:t>o</w:t>
      </w:r>
      <w:r w:rsidR="00B3095F">
        <w:t xml:space="preserve"> custo do processo de </w:t>
      </w:r>
      <w:r w:rsidR="00B3095F" w:rsidRPr="00693DE7">
        <w:t>levantamento georreferenciado,  elaboração do memorial descritivo, preparação dos dados, análise e conferência</w:t>
      </w:r>
      <w:r w:rsidR="00B3095F">
        <w:t>,</w:t>
      </w:r>
      <w:r w:rsidR="00B3095F" w:rsidRPr="00693DE7">
        <w:t xml:space="preserve"> e conexão com o Cadastro Territorial pode facilmente alcançar valores na casa de um milhão de reais para um município de pequeno porte </w:t>
      </w:r>
      <w:r w:rsidR="00B3095F" w:rsidRPr="00693DE7">
        <w:fldChar w:fldCharType="begin"/>
      </w:r>
      <w:r w:rsidR="00B3095F"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B3095F" w:rsidRPr="00693DE7">
        <w:fldChar w:fldCharType="separate"/>
      </w:r>
      <w:r w:rsidR="00B3095F" w:rsidRPr="00693DE7">
        <w:rPr>
          <w:rFonts w:cs="Arial"/>
        </w:rPr>
        <w:t>(PNCP, 2025)</w:t>
      </w:r>
      <w:r w:rsidR="00B3095F" w:rsidRPr="00693DE7">
        <w:fldChar w:fldCharType="end"/>
      </w:r>
      <w:r w:rsidR="00B3095F" w:rsidRPr="00693DE7">
        <w:t xml:space="preserve">. </w:t>
      </w:r>
    </w:p>
    <w:p w14:paraId="5AE09EB4" w14:textId="2A22B30C" w:rsidR="00B3095F" w:rsidRPr="00693DE7" w:rsidRDefault="00B3095F" w:rsidP="00B3095F">
      <w:r w:rsidRPr="00693DE7">
        <w:t>Esse custo é significativo já que, segundo estudo técnico da Confederação Nacional do Municípios - CNM, 48% dos municípios de pequeno porte</w:t>
      </w:r>
      <w:bookmarkStart w:id="34" w:name="_Ref196312841"/>
      <w:r w:rsidRPr="00FC3420">
        <w:rPr>
          <w:rStyle w:val="Refdenotaderodap"/>
        </w:rPr>
        <w:footnoteReference w:id="1"/>
      </w:r>
      <w:bookmarkEnd w:id="34"/>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xml:space="preserve"> mostra uma estatística básica dos valores das Receitas Correntes dos municípios de pequeno porte no Brasil. </w:t>
      </w:r>
      <w:r w:rsidRPr="00693DE7">
        <w:lastRenderedPageBreak/>
        <w:t xml:space="preserve">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4FB4E31E" w:rsidR="00B3095F" w:rsidRPr="00693DE7" w:rsidRDefault="00B3095F" w:rsidP="00B3095F">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sendo possível que muitos desses ainda estejam isentos do pagamento do imposto.</w:t>
      </w:r>
    </w:p>
    <w:p w14:paraId="75AA3E08" w14:textId="65817F6D" w:rsidR="00B3095F" w:rsidRPr="00693DE7" w:rsidRDefault="00B3095F" w:rsidP="00B3095F">
      <w:pPr>
        <w:pStyle w:val="Legenda"/>
      </w:pPr>
      <w:bookmarkStart w:id="35" w:name="_Ref191649667"/>
      <w:bookmarkStart w:id="36" w:name="_Ref191818641"/>
      <w:r w:rsidRPr="00693DE7">
        <w:t xml:space="preserve">Tabela </w:t>
      </w:r>
      <w:fldSimple w:instr=" SEQ Tabela \* ARABIC ">
        <w:r w:rsidR="00610384">
          <w:rPr>
            <w:noProof/>
          </w:rPr>
          <w:t>1</w:t>
        </w:r>
      </w:fldSimple>
      <w:bookmarkEnd w:id="35"/>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37"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00610384">
        <w:rPr>
          <w:vertAlign w:val="superscript"/>
        </w:rPr>
        <w:t>1</w:t>
      </w:r>
      <w:r w:rsidRPr="0071581E">
        <w:rPr>
          <w:vertAlign w:val="superscript"/>
        </w:rPr>
        <w:fldChar w:fldCharType="end"/>
      </w:r>
      <w:r w:rsidRPr="00693DE7">
        <w:t xml:space="preserve"> em 2023</w:t>
      </w:r>
      <w:bookmarkEnd w:id="36"/>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40536DFD"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w:t>
      </w:r>
      <w:r w:rsidR="00751CF7">
        <w:t xml:space="preserve"> </w:t>
      </w:r>
      <w:r w:rsidR="00B722BA">
        <w:fldChar w:fldCharType="begin"/>
      </w:r>
      <w:r w:rsidR="00B722BA">
        <w:instrText xml:space="preserve"> ADDIN ZOTERO_ITEM CSL_CITATION {"citationID":"drpg3BOb","properties":{"formattedCitation":"(ARA\\uc0\\u218{}JO; SILVA, 2014)","plainCitation":"(ARAÚJO; SILVA, 2014)","noteIndex":0},"citationItems":[{"id":254,"uris":["http://zotero.org/users/15531986/items/CTE95U7I"],"itemData":{"id":254,"type":"article-journal","container-title":"Revista Formação","issue":"21","page":"23-48","title":"O CADASTRO TERRITORIAL MULTIFINALITÁRIO(CTM): (MULTI)FINALIDADES E PERSPECTIVAS PARAO ORDENAMENTO TERRITORIAL URBANO","volume":"2","author":[{"family":"ARAÚJO","given":"Fernando Alves","dropping-particle":"de"},{"family":"SILVA","given":"Christian Nunes","dropping-particle":"da"}],"issued":{"date-parts":[["2014"]]}}}],"schema":"https://github.com/citation-style-language/schema/raw/master/csl-citation.json"} </w:instrText>
      </w:r>
      <w:r w:rsidR="00B722BA">
        <w:fldChar w:fldCharType="separate"/>
      </w:r>
      <w:r w:rsidR="00B722BA" w:rsidRPr="00B722BA">
        <w:rPr>
          <w:rFonts w:cs="Arial"/>
        </w:rPr>
        <w:t>(ARAÚJO; SILVA, 2014)</w:t>
      </w:r>
      <w:r w:rsidR="00B722BA">
        <w:fldChar w:fldCharType="end"/>
      </w:r>
      <w:r w:rsidRPr="00693DE7">
        <w:t xml:space="preserve">.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63E8E424" w:rsidR="00B3095F" w:rsidRDefault="00B3095F" w:rsidP="00B3095F">
      <w:pPr>
        <w:rPr>
          <w:ins w:id="38" w:author="Marco Aurélio Barbiero" w:date="2025-09-18T09:27:00Z" w16du:dateUtc="2025-09-18T12:27:00Z"/>
        </w:rPr>
      </w:pPr>
      <w:r w:rsidRPr="00693DE7">
        <w:t>A contratação de empresas especializadas em georreferenciamento</w:t>
      </w:r>
      <w:r w:rsidR="0074759C">
        <w:t xml:space="preserve"> </w:t>
      </w:r>
      <w:r w:rsidR="00C10B82">
        <w:t>e</w:t>
      </w:r>
      <w:r w:rsidR="00AE4B34">
        <w:t xml:space="preserve"> </w:t>
      </w:r>
      <w:r w:rsidR="007A080C">
        <w:t>os convênios</w:t>
      </w:r>
      <w:r w:rsidR="00C10B82">
        <w:t xml:space="preserve"> com instituições de ensino </w:t>
      </w:r>
      <w:r w:rsidRPr="00693DE7">
        <w:t>pode</w:t>
      </w:r>
      <w:r w:rsidR="00C10B82">
        <w:t>m</w:t>
      </w:r>
      <w:r w:rsidRPr="00693DE7">
        <w:t xml:space="preserve"> ser </w:t>
      </w:r>
      <w:r w:rsidR="007468EF">
        <w:t>opções viáve</w:t>
      </w:r>
      <w:r w:rsidR="00AE4B34">
        <w:t>i</w:t>
      </w:r>
      <w:r w:rsidR="007468EF">
        <w:t>s</w:t>
      </w:r>
      <w:r w:rsidR="00847B58">
        <w:t xml:space="preserve"> </w:t>
      </w:r>
      <w:r w:rsidR="00FA2291">
        <w:fldChar w:fldCharType="begin"/>
      </w:r>
      <w:r w:rsidR="00FA2291">
        <w:instrText xml:space="preserve"> ADDIN ZOTERO_ITEM CSL_CITATION {"citationID":"0Gr6kVeh","properties":{"formattedCitation":"(Silva,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A2291">
        <w:fldChar w:fldCharType="separate"/>
      </w:r>
      <w:r w:rsidR="00FA2291" w:rsidRPr="00FA2291">
        <w:rPr>
          <w:rFonts w:cs="Arial"/>
        </w:rPr>
        <w:t>(Silva, 2023)</w:t>
      </w:r>
      <w:r w:rsidR="00FA2291">
        <w:fldChar w:fldCharType="end"/>
      </w:r>
      <w:r w:rsidRPr="00693DE7">
        <w:t>. Contudo, essa</w:t>
      </w:r>
      <w:r w:rsidR="007A080C">
        <w:t>s</w:t>
      </w:r>
      <w:r w:rsidRPr="00693DE7">
        <w:t xml:space="preserve"> medida</w:t>
      </w:r>
      <w:r w:rsidR="007A080C">
        <w:t>s</w:t>
      </w:r>
      <w:r w:rsidRPr="00693DE7">
        <w:t xml:space="preserve"> não resolve</w:t>
      </w:r>
      <w:r w:rsidR="007A080C">
        <w:t>m</w:t>
      </w:r>
      <w:r w:rsidRPr="00693DE7">
        <w:t xml:space="preserve"> a questão da integração dos dados ao cadastro, tarefa que deve ser executada por profissionais </w:t>
      </w:r>
      <w:r w:rsidR="007A080C">
        <w:t xml:space="preserve">com </w:t>
      </w:r>
      <w:r w:rsidR="007960A0">
        <w:t>conhecimento da realidade local</w:t>
      </w:r>
      <w:r w:rsidRPr="00693DE7">
        <w:t>. Adicionalmente, é fundamental considerar o custo associado à adaptação dos sistemas informatizados, garantindo que possam armazenar, processar e exibir as informações geográficas de forma adequada.</w:t>
      </w:r>
    </w:p>
    <w:p w14:paraId="3033EB97" w14:textId="6924AC48" w:rsidR="00EF63D5" w:rsidRPr="00EF63D5" w:rsidRDefault="00EF63D5" w:rsidP="00EF63D5">
      <w:pPr>
        <w:rPr>
          <w:ins w:id="39" w:author="Marco Aurélio Barbiero" w:date="2025-09-18T09:27:00Z"/>
        </w:rPr>
      </w:pPr>
      <w:ins w:id="40" w:author="Marco Aurélio Barbiero" w:date="2025-09-18T09:27:00Z">
        <w:r w:rsidRPr="00EF63D5">
          <w:t>Adicionalmente, a pressão normativa tem crescido. O Sistema Nacional de Gestão de Informações Territoriais (SINTER)</w:t>
        </w:r>
      </w:ins>
      <w:ins w:id="41" w:author="Marco Aurélio Barbiero" w:date="2025-09-18T09:40:00Z" w16du:dateUtc="2025-09-18T12:40:00Z">
        <w:r w:rsidR="00B06931">
          <w:t xml:space="preserve"> e seu projeto de </w:t>
        </w:r>
        <w:r w:rsidR="00B06931" w:rsidRPr="00EF63D5">
          <w:t xml:space="preserve">Cadastro Urbano </w:t>
        </w:r>
        <w:r w:rsidR="00B06931" w:rsidRPr="00EF63D5">
          <w:lastRenderedPageBreak/>
          <w:t>(CADURB)</w:t>
        </w:r>
      </w:ins>
      <w:ins w:id="42" w:author="Marco Aurélio Barbiero" w:date="2025-09-18T09:27:00Z">
        <w:r w:rsidRPr="00EF63D5">
          <w:t>, coordenado</w:t>
        </w:r>
      </w:ins>
      <w:ins w:id="43" w:author="Marco Aurélio Barbiero" w:date="2025-09-18T09:40:00Z" w16du:dateUtc="2025-09-18T12:40:00Z">
        <w:r w:rsidR="001450ED">
          <w:t>s</w:t>
        </w:r>
      </w:ins>
      <w:ins w:id="44" w:author="Marco Aurélio Barbiero" w:date="2025-09-18T09:27:00Z">
        <w:r w:rsidRPr="00EF63D5">
          <w:t xml:space="preserve"> pela Receita Federal, estabelece</w:t>
        </w:r>
      </w:ins>
      <w:ins w:id="45" w:author="Marco Aurélio Barbiero" w:date="2025-09-18T09:40:00Z" w16du:dateUtc="2025-09-18T12:40:00Z">
        <w:r w:rsidR="001450ED">
          <w:t>m</w:t>
        </w:r>
      </w:ins>
      <w:ins w:id="46" w:author="Marco Aurélio Barbiero" w:date="2025-09-18T09:27:00Z">
        <w:r w:rsidRPr="00EF63D5">
          <w:t xml:space="preserve"> padrões </w:t>
        </w:r>
      </w:ins>
      <w:ins w:id="47" w:author="Marco Aurélio Barbiero" w:date="2025-09-18T21:24:00Z" w16du:dateUtc="2025-09-19T00:24:00Z">
        <w:r w:rsidR="00732399">
          <w:t>para</w:t>
        </w:r>
      </w:ins>
      <w:ins w:id="48" w:author="Marco Aurélio Barbiero" w:date="2025-09-18T09:27:00Z">
        <w:r w:rsidRPr="00EF63D5">
          <w:t xml:space="preserve"> interoperabilidade entre cadastros urbanos e rurais em uma plataforma nacional. Ambos os instrumentos </w:t>
        </w:r>
      </w:ins>
      <w:ins w:id="49" w:author="Marco Aurélio Barbiero" w:date="2025-09-18T21:24:00Z" w16du:dateUtc="2025-09-19T00:24:00Z">
        <w:r w:rsidR="00FA2358">
          <w:t>exigem</w:t>
        </w:r>
      </w:ins>
      <w:ins w:id="50" w:author="Marco Aurélio Barbiero" w:date="2025-09-18T09:27:00Z">
        <w:r w:rsidRPr="00EF63D5">
          <w:t xml:space="preserve"> que os municípios se adaptem a padrões mínimos de qualidade cadastral e incorporem informações geoespaciais.</w:t>
        </w:r>
      </w:ins>
    </w:p>
    <w:p w14:paraId="52E1BB59" w14:textId="25D98169" w:rsidR="00EF63D5" w:rsidRPr="00EF63D5" w:rsidRDefault="00EF63D5" w:rsidP="002041AA">
      <w:pPr>
        <w:rPr>
          <w:ins w:id="51" w:author="Marco Aurélio Barbiero" w:date="2025-09-18T09:27:00Z"/>
        </w:rPr>
      </w:pPr>
      <w:ins w:id="52" w:author="Marco Aurélio Barbiero" w:date="2025-09-18T09:27:00Z">
        <w:r w:rsidRPr="00EF63D5">
          <w:t xml:space="preserve">A reforma tributária acrescenta ainda mais urgência ao tema. </w:t>
        </w:r>
      </w:ins>
      <w:ins w:id="53" w:author="Marco Aurélio Barbiero" w:date="2025-09-18T18:36:00Z" w16du:dateUtc="2025-09-18T21:36:00Z">
        <w:r w:rsidR="00B14B3F">
          <w:t>A Lei Complementar</w:t>
        </w:r>
      </w:ins>
      <w:ins w:id="54" w:author="Marco Aurélio Barbiero" w:date="2025-09-18T18:37:00Z" w16du:dateUtc="2025-09-18T21:37:00Z">
        <w:r w:rsidR="002C7235">
          <w:t xml:space="preserve"> n° 214 de 16 de janeiro de 2025</w:t>
        </w:r>
      </w:ins>
      <w:ins w:id="55" w:author="Marco Aurélio Barbiero" w:date="2025-09-18T18:36:00Z" w16du:dateUtc="2025-09-18T21:36:00Z">
        <w:r w:rsidR="00B8459A">
          <w:t xml:space="preserve"> </w:t>
        </w:r>
      </w:ins>
      <w:ins w:id="56" w:author="Marco Aurélio Barbiero" w:date="2025-09-18T18:37:00Z" w16du:dateUtc="2025-09-18T21:37:00Z">
        <w:r w:rsidR="00B8459A">
          <w:fldChar w:fldCharType="begin"/>
        </w:r>
        <w:r w:rsidR="00B8459A">
          <w:instrText xml:space="preserve"> ADDIN ZOTERO_ITEM CSL_CITATION {"citationID":"QnmzBhSP","properties":{"formattedCitation":"(Brasil, 2025)","plainCitation":"(Brasil, 2025)","noteIndex":0},"citationItems":[{"id":255,"uris":["http://zotero.org/users/15531986/items/K2MGANQ8"],"itemData":{"id":255,"type":"legislation","abstract":"Dispõe sobre o Imposto sobre Bens e Serviços (IBS), a Contribuição Social sobre Bens e Serviços (CBS) e o Imposto Seletivo.","container-title":"Diário Oficial da União","language":"pt-BR","note":"call-number: 214\npublisher: Diário Oficial da União","title":"Lei Complementar nº 214, de 16 de janeiro de 2025","URL":"https://www.planalto.gov.br/ccivil_03/leis/lcp/lcp214.htm","author":[{"literal":"Brasil"}],"issued":{"date-parts":[["2025",1,16]]}}}],"schema":"https://github.com/citation-style-language/schema/raw/master/csl-citation.json"} </w:instrText>
        </w:r>
      </w:ins>
      <w:r w:rsidR="00B8459A">
        <w:fldChar w:fldCharType="separate"/>
      </w:r>
      <w:ins w:id="57" w:author="Marco Aurélio Barbiero" w:date="2025-09-18T18:37:00Z" w16du:dateUtc="2025-09-18T21:37:00Z">
        <w:r w:rsidR="00B8459A" w:rsidRPr="00B8459A">
          <w:rPr>
            <w:rFonts w:cs="Arial"/>
          </w:rPr>
          <w:t>(Brasil, 2025)</w:t>
        </w:r>
        <w:r w:rsidR="00B8459A">
          <w:fldChar w:fldCharType="end"/>
        </w:r>
      </w:ins>
      <w:ins w:id="58" w:author="Marco Aurélio Barbiero" w:date="2025-09-18T21:15:00Z" w16du:dateUtc="2025-09-19T00:15:00Z">
        <w:r w:rsidR="00F936B2">
          <w:t xml:space="preserve">, que </w:t>
        </w:r>
      </w:ins>
      <w:ins w:id="59" w:author="Marco Aurélio Barbiero" w:date="2025-09-18T21:15:00Z">
        <w:r w:rsidR="00F936B2" w:rsidRPr="00F936B2">
          <w:t>Institui o Imposto sobre Bens e Serviços (IBS), a Contribuição Social sobre Bens e Serviços (CBS) e o Imposto Seletivo (IS)</w:t>
        </w:r>
      </w:ins>
      <w:ins w:id="60" w:author="Marco Aurélio Barbiero" w:date="2025-09-18T21:15:00Z" w16du:dateUtc="2025-09-19T00:15:00Z">
        <w:r w:rsidR="00BD212F">
          <w:t>,</w:t>
        </w:r>
      </w:ins>
      <w:ins w:id="61" w:author="Marco Aurélio Barbiero" w:date="2025-09-18T18:38:00Z" w16du:dateUtc="2025-09-18T21:38:00Z">
        <w:r w:rsidR="002C7235">
          <w:t xml:space="preserve"> definiu </w:t>
        </w:r>
      </w:ins>
      <w:ins w:id="62" w:author="Marco Aurélio Barbiero" w:date="2025-09-18T18:54:00Z" w16du:dateUtc="2025-09-18T21:54:00Z">
        <w:r w:rsidR="00430CA4">
          <w:t xml:space="preserve">17 de janeiro de 2027 como </w:t>
        </w:r>
      </w:ins>
      <w:ins w:id="63" w:author="Marco Aurélio Barbiero" w:date="2025-09-18T18:38:00Z" w16du:dateUtc="2025-09-18T21:38:00Z">
        <w:r w:rsidR="00862261">
          <w:t xml:space="preserve">prazo para que as prefeituras </w:t>
        </w:r>
      </w:ins>
      <w:ins w:id="64" w:author="Marco Aurélio Barbiero" w:date="2025-09-18T18:39:00Z" w16du:dateUtc="2025-09-18T21:39:00Z">
        <w:r w:rsidR="003D08D7">
          <w:t xml:space="preserve">de </w:t>
        </w:r>
        <w:r w:rsidR="00527757">
          <w:t>municípios</w:t>
        </w:r>
      </w:ins>
      <w:ins w:id="65" w:author="Marco Aurélio Barbiero" w:date="2025-09-18T20:34:00Z" w16du:dateUtc="2025-09-18T23:34:00Z">
        <w:r w:rsidR="009343C3">
          <w:t xml:space="preserve"> </w:t>
        </w:r>
      </w:ins>
      <w:ins w:id="66" w:author="Marco Aurélio Barbiero" w:date="2025-09-18T18:40:00Z" w16du:dateUtc="2025-09-18T21:40:00Z">
        <w:r w:rsidR="00F86192" w:rsidRPr="00F86192">
          <w:t>incluam</w:t>
        </w:r>
      </w:ins>
      <w:ins w:id="67" w:author="Marco Aurélio Barbiero" w:date="2025-09-18T18:42:00Z" w16du:dateUtc="2025-09-18T21:42:00Z">
        <w:r w:rsidR="0089065B">
          <w:t xml:space="preserve"> o </w:t>
        </w:r>
      </w:ins>
      <w:ins w:id="68" w:author="Marco Aurélio Barbiero" w:date="2025-09-18T18:41:00Z" w16du:dateUtc="2025-09-18T21:41:00Z">
        <w:r w:rsidR="00E90538" w:rsidRPr="00E90538">
          <w:t>Cadastro Imobiliário Brasileiro</w:t>
        </w:r>
      </w:ins>
      <w:ins w:id="69" w:author="Marco Aurélio Barbiero" w:date="2025-09-18T18:42:00Z" w16du:dateUtc="2025-09-18T21:42:00Z">
        <w:r w:rsidR="00E90538">
          <w:t xml:space="preserve"> </w:t>
        </w:r>
        <w:r w:rsidR="0089065B">
          <w:t>(</w:t>
        </w:r>
      </w:ins>
      <w:ins w:id="70" w:author="Marco Aurélio Barbiero" w:date="2025-09-18T18:40:00Z" w16du:dateUtc="2025-09-18T21:40:00Z">
        <w:r w:rsidR="00F86192" w:rsidRPr="00F86192">
          <w:t>CIB</w:t>
        </w:r>
      </w:ins>
      <w:ins w:id="71" w:author="Marco Aurélio Barbiero" w:date="2025-09-18T18:42:00Z" w16du:dateUtc="2025-09-18T21:42:00Z">
        <w:r w:rsidR="0089065B">
          <w:t>)</w:t>
        </w:r>
      </w:ins>
      <w:ins w:id="72" w:author="Marco Aurélio Barbiero" w:date="2025-09-18T18:40:00Z" w16du:dateUtc="2025-09-18T21:40:00Z">
        <w:r w:rsidR="00F86192" w:rsidRPr="00F86192">
          <w:t xml:space="preserve"> em seus sistemas</w:t>
        </w:r>
        <w:r w:rsidR="00C01FAE">
          <w:t xml:space="preserve">. </w:t>
        </w:r>
      </w:ins>
      <w:ins w:id="73" w:author="Marco Aurélio Barbiero" w:date="2025-09-18T21:59:00Z" w16du:dateUtc="2025-09-19T00:59:00Z">
        <w:r w:rsidR="0029669B">
          <w:t>Obter o</w:t>
        </w:r>
      </w:ins>
      <w:ins w:id="74" w:author="Marco Aurélio Barbiero" w:date="2025-09-18T21:20:00Z">
        <w:r w:rsidR="008D727C" w:rsidRPr="008D727C">
          <w:t xml:space="preserve"> CIB, no entanto, </w:t>
        </w:r>
      </w:ins>
      <w:ins w:id="75" w:author="Marco Aurélio Barbiero" w:date="2025-09-18T21:59:00Z" w16du:dateUtc="2025-09-19T00:59:00Z">
        <w:r w:rsidR="0029669B">
          <w:t>exige</w:t>
        </w:r>
      </w:ins>
      <w:ins w:id="76" w:author="Marco Aurélio Barbiero" w:date="2025-09-18T21:20:00Z">
        <w:r w:rsidR="008D727C" w:rsidRPr="008D727C">
          <w:t xml:space="preserve"> o georreferenciamento das parcelas, sendo a responsabilidade por esse cadastramento atribuída à própria prefeitura</w:t>
        </w:r>
      </w:ins>
      <w:ins w:id="77" w:author="Marco Aurélio Barbiero" w:date="2025-09-18T21:20:00Z" w16du:dateUtc="2025-09-19T00:20:00Z">
        <w:r w:rsidR="008D727C">
          <w:t xml:space="preserve"> </w:t>
        </w:r>
      </w:ins>
      <w:ins w:id="78" w:author="Marco Aurélio Barbiero" w:date="2025-09-18T19:01:00Z" w16du:dateUtc="2025-09-18T22:01:00Z">
        <w:r w:rsidR="00056B98">
          <w:fldChar w:fldCharType="begin"/>
        </w:r>
        <w:r w:rsidR="00056B98">
          <w:instrText xml:space="preserve"> ADDIN ZOTERO_ITEM CSL_CITATION {"citationID":"HMHxFGJX","properties":{"formattedCitation":"(Brasil, 2022)","plainCitation":"(Brasil, 2022)","noteIndex":0},"citationItems":[{"id":257,"uris":["http://zotero.org/users/15531986/items/8PXSWFFN"],"itemData":{"id":257,"type":"legislation","abstract":"Altera o Decreto nº 8.764, de 10 de maio de 2016, que institui o Sistema Nacional de Gestão de Informações Territoriais – Sinter.","container-title":"Diário Oficial da União","language":"pt-BR","note":"publisher: Diário Oficial da União","title":"Decreto nº 11.208, de 28 de setembro de 2022","URL":"https://www.planalto.gov.br/ccivil_03/_ato2019-2022/2022/decreto/D11208.htm","author":[{"literal":"Brasil"}],"issued":{"date-parts":[["2022",9,28]]}}}],"schema":"https://github.com/citation-style-language/schema/raw/master/csl-citation.json"} </w:instrText>
        </w:r>
      </w:ins>
      <w:r w:rsidR="00056B98">
        <w:fldChar w:fldCharType="separate"/>
      </w:r>
      <w:ins w:id="79" w:author="Marco Aurélio Barbiero" w:date="2025-09-18T19:01:00Z" w16du:dateUtc="2025-09-18T22:01:00Z">
        <w:r w:rsidR="00056B98" w:rsidRPr="00056B98">
          <w:rPr>
            <w:rFonts w:cs="Arial"/>
          </w:rPr>
          <w:t>(Brasil, 2022)</w:t>
        </w:r>
        <w:r w:rsidR="00056B98">
          <w:fldChar w:fldCharType="end"/>
        </w:r>
      </w:ins>
      <w:ins w:id="80" w:author="Marco Aurélio Barbiero" w:date="2025-09-18T20:18:00Z" w16du:dateUtc="2025-09-18T23:18:00Z">
        <w:r w:rsidR="003D518D">
          <w:t>. A</w:t>
        </w:r>
      </w:ins>
      <w:ins w:id="81" w:author="Marco Aurélio Barbiero" w:date="2025-09-18T18:54:00Z" w16du:dateUtc="2025-09-18T21:54:00Z">
        <w:r w:rsidR="005B5A76" w:rsidRPr="00EF63D5">
          <w:t>ssim</w:t>
        </w:r>
      </w:ins>
      <w:ins w:id="82" w:author="Marco Aurélio Barbiero" w:date="2025-09-18T09:27:00Z">
        <w:r w:rsidRPr="00EF63D5">
          <w:t>, a modernização dos cadastros</w:t>
        </w:r>
      </w:ins>
      <w:ins w:id="83" w:author="Marco Aurélio Barbiero" w:date="2025-09-18T21:29:00Z" w16du:dateUtc="2025-09-19T00:29:00Z">
        <w:r w:rsidR="005D5747">
          <w:t xml:space="preserve"> </w:t>
        </w:r>
        <w:r w:rsidR="005D5747" w:rsidRPr="00EF63D5">
          <w:t xml:space="preserve">passa a ser requisito para garantir </w:t>
        </w:r>
      </w:ins>
      <w:ins w:id="84" w:author="Marco Aurélio Barbiero" w:date="2025-09-18T21:30:00Z" w16du:dateUtc="2025-09-19T00:30:00Z">
        <w:r w:rsidR="00816DBC">
          <w:t xml:space="preserve">o cumprimento da legislação tributária </w:t>
        </w:r>
      </w:ins>
      <w:ins w:id="85" w:author="Marco Aurélio Barbiero" w:date="2025-09-18T21:31:00Z" w16du:dateUtc="2025-09-19T00:31:00Z">
        <w:r w:rsidR="009C67B2">
          <w:t xml:space="preserve">e os direitos dos </w:t>
        </w:r>
        <w:r w:rsidR="00993912">
          <w:t>munícipes</w:t>
        </w:r>
      </w:ins>
      <w:ins w:id="86" w:author="Marco Aurélio Barbiero" w:date="2025-09-18T09:27:00Z">
        <w:r w:rsidRPr="00EF63D5">
          <w:t xml:space="preserve">, </w:t>
        </w:r>
      </w:ins>
    </w:p>
    <w:p w14:paraId="01712FE1" w14:textId="77777777" w:rsidR="00906024" w:rsidRPr="00EF63D5" w:rsidRDefault="00906024" w:rsidP="00906024">
      <w:pPr>
        <w:rPr>
          <w:ins w:id="87" w:author="Marco Aurélio Barbiero" w:date="2025-09-18T09:32:00Z" w16du:dateUtc="2025-09-18T12:32:00Z"/>
        </w:rPr>
      </w:pPr>
      <w:ins w:id="88" w:author="Marco Aurélio Barbiero" w:date="2025-09-18T09:32:00Z" w16du:dateUtc="2025-09-18T12:32:00Z">
        <w:r>
          <w:t>Pelo exposto, vislumbra-se a necessidade de criação de</w:t>
        </w:r>
        <w:r w:rsidRPr="00EF63D5">
          <w:t xml:space="preserve"> soluções mais simples, rápidas e de baixo custo, baseadas no uso de dados já disponíveis em bases públicas, como o Cadastro Nacional de Endereços para Fins Estatísticos (CNEFE),</w:t>
        </w:r>
        <w:r>
          <w:t xml:space="preserve"> o próprio cadastro municipal</w:t>
        </w:r>
        <w:r w:rsidRPr="00EF63D5">
          <w:t xml:space="preserve">, dados do OpenStreetMap (OSM) e imagens de satélite de livre acesso. Essas fontes permitem </w:t>
        </w:r>
        <w:r w:rsidRPr="008A7913">
          <w:t>correlacionar e conectar</w:t>
        </w:r>
        <w:r w:rsidRPr="00EF63D5">
          <w:t xml:space="preserve"> as descrições textuais dos cadastros a representações espaciais aproximadas da malha urbana, sem a necessidade de levantamentos de campo extensos, garantindo uma relação custo-benefício muito mais adequada às condições financeiras das prefeituras.</w:t>
        </w:r>
      </w:ins>
    </w:p>
    <w:p w14:paraId="38DD27B7" w14:textId="77777777" w:rsidR="00EF63D5" w:rsidRPr="00EF63D5" w:rsidRDefault="00EF63D5" w:rsidP="00EF63D5">
      <w:pPr>
        <w:rPr>
          <w:ins w:id="89" w:author="Marco Aurélio Barbiero" w:date="2025-09-18T09:27:00Z"/>
        </w:rPr>
      </w:pPr>
      <w:ins w:id="90" w:author="Marco Aurélio Barbiero" w:date="2025-09-18T09:27:00Z">
        <w:r w:rsidRPr="00EF63D5">
          <w:t xml:space="preserve">Diante disso, a pesquisa propõe desenvolver uma metodologia que combine simplicidade operacional, baixo custo e rapidez de implementação. Essa metodologia terá como base a utilização de dados já existentes, garantindo que os municípios de pequeno porte possam atualizar seus cadastros de forma factível, verificável e constantemente atualizável. Ao </w:t>
        </w:r>
        <w:r w:rsidRPr="005B3746">
          <w:rPr>
            <w:rPrChange w:id="91" w:author="Marco Aurélio Barbiero" w:date="2025-09-18T09:43:00Z" w16du:dateUtc="2025-09-18T12:43:00Z">
              <w:rPr>
                <w:b/>
                <w:bCs/>
              </w:rPr>
            </w:rPrChange>
          </w:rPr>
          <w:t>conectar</w:t>
        </w:r>
        <w:r w:rsidRPr="00EF63D5">
          <w:t xml:space="preserve"> as descrições alfanuméricas a representações gráficas, será possível identificar erros cadastrais, melhorar a confiabilidade das informações e adequar os municípios às exigências de padronização nacionais e às novas condições tributárias.</w:t>
        </w:r>
      </w:ins>
    </w:p>
    <w:p w14:paraId="0038BEF1" w14:textId="31EEA76F" w:rsidR="00D56D89" w:rsidRPr="00D56D89" w:rsidRDefault="00D56D89">
      <w:pPr>
        <w:pStyle w:val="Ttulo2"/>
        <w:rPr>
          <w:ins w:id="92" w:author="Marco Aurélio Barbiero" w:date="2025-09-18T09:35:00Z"/>
        </w:rPr>
        <w:pPrChange w:id="93" w:author="Marco Aurélio Barbiero" w:date="2025-09-18T09:35:00Z" w16du:dateUtc="2025-09-18T12:35:00Z">
          <w:pPr>
            <w:numPr>
              <w:numId w:val="4"/>
            </w:numPr>
            <w:tabs>
              <w:tab w:val="num" w:pos="360"/>
            </w:tabs>
            <w:ind w:left="170" w:hanging="170"/>
          </w:pPr>
        </w:pPrChange>
      </w:pPr>
      <w:ins w:id="94" w:author="Marco Aurélio Barbiero" w:date="2025-09-18T09:35:00Z">
        <w:r w:rsidRPr="00D56D89">
          <w:t>OBJETIVOS</w:t>
        </w:r>
      </w:ins>
    </w:p>
    <w:p w14:paraId="1C01C798" w14:textId="77777777" w:rsidR="00D56D89" w:rsidRPr="00D56D89" w:rsidRDefault="00D56D89">
      <w:pPr>
        <w:pStyle w:val="Ttulo3"/>
        <w:rPr>
          <w:ins w:id="95" w:author="Marco Aurélio Barbiero" w:date="2025-09-18T09:35:00Z"/>
        </w:rPr>
        <w:pPrChange w:id="96" w:author="Marco Aurélio Barbiero" w:date="2025-09-18T09:35:00Z" w16du:dateUtc="2025-09-18T12:35:00Z">
          <w:pPr>
            <w:numPr>
              <w:numId w:val="4"/>
            </w:numPr>
            <w:tabs>
              <w:tab w:val="num" w:pos="360"/>
            </w:tabs>
            <w:ind w:left="170" w:hanging="170"/>
          </w:pPr>
        </w:pPrChange>
      </w:pPr>
      <w:ins w:id="97" w:author="Marco Aurélio Barbiero" w:date="2025-09-18T09:35:00Z">
        <w:r w:rsidRPr="00D56D89">
          <w:t>Objetivo Geral</w:t>
        </w:r>
      </w:ins>
    </w:p>
    <w:p w14:paraId="0B52D3DC" w14:textId="143F7DB4" w:rsidR="00D56D89" w:rsidRPr="00D56D89" w:rsidRDefault="00D56D89" w:rsidP="00D56D89">
      <w:pPr>
        <w:rPr>
          <w:ins w:id="98" w:author="Marco Aurélio Barbiero" w:date="2025-09-18T09:35:00Z"/>
        </w:rPr>
      </w:pPr>
      <w:ins w:id="99" w:author="Marco Aurélio Barbiero" w:date="2025-09-18T09:35:00Z">
        <w:r w:rsidRPr="00D56D89">
          <w:t xml:space="preserve">Desenvolver uma metodologia simples, rápida e de baixo custo para </w:t>
        </w:r>
        <w:r w:rsidRPr="00CD1094">
          <w:t>correlacionar e conectar</w:t>
        </w:r>
        <w:r w:rsidRPr="00D56D89">
          <w:t xml:space="preserve"> descrições alfanuméricas de cadastros urbanos a objetos geográficos georreferenciados, utilizando bases de dados já existentes, </w:t>
        </w:r>
      </w:ins>
      <w:ins w:id="100" w:author="Marco Aurélio Barbiero" w:date="2025-09-18T15:48:00Z" w16du:dateUtc="2025-09-18T18:48:00Z">
        <w:r w:rsidR="00A41343">
          <w:t>facilitando</w:t>
        </w:r>
      </w:ins>
      <w:ins w:id="101" w:author="Marco Aurélio Barbiero" w:date="2025-09-18T09:35:00Z">
        <w:r w:rsidRPr="00D56D89">
          <w:t xml:space="preserve"> </w:t>
        </w:r>
      </w:ins>
      <w:ins w:id="102" w:author="Marco Aurélio Barbiero" w:date="2025-09-18T15:46:00Z" w16du:dateUtc="2025-09-18T18:46:00Z">
        <w:r w:rsidR="008C11AA">
          <w:t xml:space="preserve">a </w:t>
        </w:r>
        <w:r w:rsidR="008C11AA">
          <w:lastRenderedPageBreak/>
          <w:t xml:space="preserve">adaptação </w:t>
        </w:r>
      </w:ins>
      <w:ins w:id="103" w:author="Marco Aurélio Barbiero" w:date="2025-09-18T09:35:00Z">
        <w:r w:rsidRPr="00D56D89">
          <w:t xml:space="preserve">aos padrões nacionais como o CADURB e </w:t>
        </w:r>
      </w:ins>
      <w:ins w:id="104" w:author="Marco Aurélio Barbiero" w:date="2025-09-18T15:48:00Z" w16du:dateUtc="2025-09-18T18:48:00Z">
        <w:r w:rsidR="002554A2">
          <w:t>o atendimento</w:t>
        </w:r>
      </w:ins>
      <w:ins w:id="105" w:author="Marco Aurélio Barbiero" w:date="2025-09-18T09:35:00Z">
        <w:r w:rsidRPr="00D56D89">
          <w:t xml:space="preserve"> às demandas </w:t>
        </w:r>
      </w:ins>
      <w:ins w:id="106" w:author="Marco Aurélio Barbiero" w:date="2025-09-18T15:47:00Z" w16du:dateUtc="2025-09-18T18:47:00Z">
        <w:r w:rsidR="00DA618B">
          <w:t>do</w:t>
        </w:r>
      </w:ins>
      <w:ins w:id="107" w:author="Marco Aurélio Barbiero" w:date="2025-09-18T09:35:00Z">
        <w:r w:rsidRPr="00D56D89">
          <w:t xml:space="preserve"> CIB no contexto da reforma tributária.</w:t>
        </w:r>
      </w:ins>
    </w:p>
    <w:p w14:paraId="03966549" w14:textId="77777777" w:rsidR="00D56D89" w:rsidRPr="00D56D89" w:rsidRDefault="00D56D89">
      <w:pPr>
        <w:pStyle w:val="Ttulo3"/>
        <w:rPr>
          <w:ins w:id="108" w:author="Marco Aurélio Barbiero" w:date="2025-09-18T09:35:00Z"/>
        </w:rPr>
        <w:pPrChange w:id="109" w:author="Marco Aurélio Barbiero" w:date="2025-09-18T09:36:00Z" w16du:dateUtc="2025-09-18T12:36:00Z">
          <w:pPr>
            <w:numPr>
              <w:numId w:val="4"/>
            </w:numPr>
            <w:tabs>
              <w:tab w:val="num" w:pos="360"/>
            </w:tabs>
            <w:ind w:left="170" w:hanging="170"/>
          </w:pPr>
        </w:pPrChange>
      </w:pPr>
      <w:ins w:id="110" w:author="Marco Aurélio Barbiero" w:date="2025-09-18T09:35:00Z">
        <w:r w:rsidRPr="00D56D89">
          <w:t>Objetivos Específicos</w:t>
        </w:r>
      </w:ins>
    </w:p>
    <w:p w14:paraId="3BB84423" w14:textId="77777777" w:rsidR="00D56D89" w:rsidRPr="00D56D89" w:rsidRDefault="00D56D89" w:rsidP="00D56D89">
      <w:pPr>
        <w:numPr>
          <w:ilvl w:val="0"/>
          <w:numId w:val="8"/>
        </w:numPr>
        <w:rPr>
          <w:ins w:id="111" w:author="Marco Aurélio Barbiero" w:date="2025-09-18T09:35:00Z"/>
        </w:rPr>
      </w:pPr>
      <w:ins w:id="112" w:author="Marco Aurélio Barbiero" w:date="2025-09-18T09:35:00Z">
        <w:r w:rsidRPr="00D56D89">
          <w:t>Definir o conjunto mínimo de atributos textuais necessários para a criação de representações espaciais da malha de lotes urbanos;</w:t>
        </w:r>
      </w:ins>
    </w:p>
    <w:p w14:paraId="271AC969" w14:textId="77777777" w:rsidR="00D56D89" w:rsidRPr="00D56D89" w:rsidRDefault="00D56D89" w:rsidP="00D56D89">
      <w:pPr>
        <w:numPr>
          <w:ilvl w:val="0"/>
          <w:numId w:val="8"/>
        </w:numPr>
        <w:rPr>
          <w:ins w:id="113" w:author="Marco Aurélio Barbiero" w:date="2025-09-18T09:35:00Z"/>
        </w:rPr>
      </w:pPr>
      <w:ins w:id="114" w:author="Marco Aurélio Barbiero" w:date="2025-09-18T09:35:00Z">
        <w:r w:rsidRPr="00D56D89">
          <w:t>Identificar métodos de validação e complementação de dados das bases alfanuméricas municipais, garantindo consistência, simplicidade e interoperabilidade;</w:t>
        </w:r>
      </w:ins>
    </w:p>
    <w:p w14:paraId="49AD7AB0" w14:textId="77777777" w:rsidR="00D56D89" w:rsidRPr="00D56D89" w:rsidRDefault="00D56D89" w:rsidP="00D56D89">
      <w:pPr>
        <w:numPr>
          <w:ilvl w:val="0"/>
          <w:numId w:val="8"/>
        </w:numPr>
        <w:rPr>
          <w:ins w:id="115" w:author="Marco Aurélio Barbiero" w:date="2025-09-18T09:35:00Z"/>
        </w:rPr>
      </w:pPr>
      <w:ins w:id="116" w:author="Marco Aurélio Barbiero" w:date="2025-09-18T09:35:00Z">
        <w:r w:rsidRPr="00D56D89">
          <w:t>Propor soluções práticas que assegurem a implementação rápida e economicamente viável de cadastros georreferenciados em municípios de pequeno porte, a partir de informações já disponíveis em bases públicas.</w:t>
        </w:r>
      </w:ins>
    </w:p>
    <w:p w14:paraId="43710B7D" w14:textId="77777777" w:rsidR="00EF63D5" w:rsidRDefault="00EF63D5" w:rsidP="00B3095F"/>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117" w:name="_Toc208996038"/>
      <w:r w:rsidRPr="00693DE7">
        <w:lastRenderedPageBreak/>
        <w:t>fundamentação teórica</w:t>
      </w:r>
      <w:bookmarkEnd w:id="117"/>
    </w:p>
    <w:p w14:paraId="4DAD3E72" w14:textId="43B5DDD5"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w:t>
      </w:r>
      <w:r w:rsidR="00F426B0">
        <w:t xml:space="preserve">, </w:t>
      </w:r>
      <w:proofErr w:type="spellStart"/>
      <w:r w:rsidR="00F426B0" w:rsidRPr="00F426B0">
        <w:rPr>
          <w:i/>
          <w:iCs/>
        </w:rPr>
        <w:t>OpenStreetMaps</w:t>
      </w:r>
      <w:proofErr w:type="spellEnd"/>
      <w:r w:rsidRPr="002D7149">
        <w:t xml:space="preserve">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118" w:name="_Toc208996039"/>
      <w:r w:rsidRPr="00693DE7">
        <w:t>O CIATA</w:t>
      </w:r>
      <w:bookmarkEnd w:id="118"/>
    </w:p>
    <w:p w14:paraId="0C672E59" w14:textId="1BBD0860"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 </w:t>
      </w:r>
      <w:r w:rsidRPr="00693DE7">
        <w:rPr>
          <w:i/>
        </w:rPr>
        <w:t>Land Administration Domain Model</w:t>
      </w:r>
      <w:r w:rsidR="007F15E9">
        <w:t xml:space="preserve"> </w:t>
      </w:r>
      <w:r w:rsidR="00F9290C">
        <w:fldChar w:fldCharType="begin"/>
      </w:r>
      <w:r w:rsidR="00F9290C">
        <w:instrText xml:space="preserve"> ADDIN ZOTERO_ITEM CSL_CITATION {"citationID":"ayxC6F0A","properties":{"formattedCitation":"(Silva,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9290C">
        <w:fldChar w:fldCharType="separate"/>
      </w:r>
      <w:r w:rsidR="00F9290C" w:rsidRPr="00F9290C">
        <w:rPr>
          <w:rFonts w:cs="Arial"/>
        </w:rPr>
        <w:t>(Silva, 2023)</w:t>
      </w:r>
      <w:r w:rsidR="00F9290C">
        <w:fldChar w:fldCharType="end"/>
      </w:r>
      <w:r w:rsidRPr="00693DE7">
        <w:t xml:space="preserve">. </w:t>
      </w:r>
    </w:p>
    <w:p w14:paraId="6D69CE44" w14:textId="0507EAD8"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00571581">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119" w:name="_Toc183090298"/>
      <w:bookmarkStart w:id="120" w:name="_Toc208996040"/>
      <w:r w:rsidRPr="00693DE7">
        <w:t>Modelo conceitual</w:t>
      </w:r>
      <w:bookmarkEnd w:id="119"/>
      <w:r w:rsidRPr="00693DE7">
        <w:t xml:space="preserve"> do CIATA</w:t>
      </w:r>
      <w:bookmarkEnd w:id="120"/>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121" w:name="_Toc183090299"/>
      <w:bookmarkStart w:id="122" w:name="_Ref191671060"/>
      <w:bookmarkStart w:id="123" w:name="_Toc208996041"/>
      <w:r w:rsidRPr="00693DE7">
        <w:t>Contexto Histórico e T</w:t>
      </w:r>
      <w:bookmarkEnd w:id="121"/>
      <w:r w:rsidRPr="00693DE7">
        <w:t>ecnológico do CIATA</w:t>
      </w:r>
      <w:bookmarkEnd w:id="122"/>
      <w:bookmarkEnd w:id="123"/>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124" w:name="_Toc183090300"/>
      <w:bookmarkStart w:id="125" w:name="_Toc208996042"/>
      <w:r w:rsidRPr="00693DE7">
        <w:t>Custo dos equipamentos</w:t>
      </w:r>
      <w:bookmarkEnd w:id="124"/>
      <w:bookmarkEnd w:id="125"/>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126" w:name="_Toc183090301"/>
      <w:bookmarkStart w:id="127" w:name="_Toc208996043"/>
      <w:r w:rsidRPr="00693DE7">
        <w:lastRenderedPageBreak/>
        <w:t>Memória secundária LIMITADA</w:t>
      </w:r>
      <w:bookmarkEnd w:id="126"/>
      <w:bookmarkEnd w:id="127"/>
    </w:p>
    <w:p w14:paraId="26119B27" w14:textId="77777777" w:rsidR="000752AD" w:rsidRPr="00693DE7" w:rsidRDefault="000752AD" w:rsidP="000752AD">
      <w:pPr>
        <w:rPr>
          <w:rFonts w:cs="Arial"/>
          <w:szCs w:val="24"/>
        </w:rPr>
      </w:pPr>
      <w:r w:rsidRPr="00693DE7">
        <w:rPr>
          <w:rFonts w:cs="Arial"/>
          <w:szCs w:val="24"/>
        </w:rPr>
        <w:t xml:space="preserve">As memórias secundárias são </w:t>
      </w:r>
      <w:proofErr w:type="gramStart"/>
      <w:r w:rsidRPr="00693DE7">
        <w:rPr>
          <w:rFonts w:cs="Arial"/>
          <w:szCs w:val="24"/>
        </w:rPr>
        <w:t>dispositivos</w:t>
      </w:r>
      <w:proofErr w:type="gramEnd"/>
      <w:r w:rsidRPr="00693DE7">
        <w:rPr>
          <w:rFonts w:cs="Arial"/>
          <w:szCs w:val="24"/>
        </w:rPr>
        <w:t xml:space="preserve">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33D0C37F"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00610384">
        <w:rPr>
          <w:b/>
          <w:bCs/>
        </w:rPr>
        <w:t>Erro! Fonte de referência não encontrada.</w:t>
      </w:r>
      <w:r w:rsidRPr="00693DE7">
        <w:fldChar w:fldCharType="end"/>
      </w:r>
      <w:r w:rsidRPr="00693DE7">
        <w:t xml:space="preserve"> e</w:t>
      </w:r>
      <w:r>
        <w:t xml:space="preserve"> </w:t>
      </w:r>
      <w:r>
        <w:fldChar w:fldCharType="begin"/>
      </w:r>
      <w:r>
        <w:instrText xml:space="preserve"> REF _Ref192830144 \h </w:instrText>
      </w:r>
      <w:r>
        <w:fldChar w:fldCharType="separate"/>
      </w:r>
      <w:ins w:id="128" w:author="Marco Aurélio Barbiero" w:date="2025-09-18T10:19:00Z" w16du:dateUtc="2025-09-18T13:19:00Z">
        <w:r w:rsidR="00610384" w:rsidRPr="00693DE7">
          <w:t xml:space="preserve">Figura </w:t>
        </w:r>
        <w:r w:rsidR="00610384">
          <w:rPr>
            <w:noProof/>
          </w:rPr>
          <w:t>1</w:t>
        </w:r>
      </w:ins>
      <w:del w:id="129" w:author="Marco Aurélio Barbiero" w:date="2025-09-18T10:17:00Z" w16du:dateUtc="2025-09-18T13:17:00Z">
        <w:r w:rsidR="00610384" w:rsidRPr="00693DE7" w:rsidDel="00610384">
          <w:delText xml:space="preserve">Figura </w:delText>
        </w:r>
        <w:r w:rsidR="00610384" w:rsidDel="00610384">
          <w:rPr>
            <w:noProof/>
          </w:rPr>
          <w:delText>1</w:delText>
        </w:r>
      </w:del>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4FDA85B7" w14:textId="4A7FFEEF" w:rsidR="00B829B2" w:rsidRDefault="00B829B2" w:rsidP="00B829B2">
      <w:pPr>
        <w:pStyle w:val="Legenda"/>
      </w:pPr>
      <w:r>
        <w:t xml:space="preserve">Quadro </w:t>
      </w:r>
      <w:fldSimple w:instr=" SEQ Quadro \* ARABIC ">
        <w:r w:rsidR="00610384">
          <w:rPr>
            <w:noProof/>
          </w:rPr>
          <w:t>1</w:t>
        </w:r>
      </w:fldSimple>
      <w:r>
        <w:t xml:space="preserve">: </w:t>
      </w:r>
      <w:r w:rsidRPr="000D10C6">
        <w:t>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3313BC4C" w:rsidR="000752AD" w:rsidRPr="00693DE7" w:rsidRDefault="000752AD" w:rsidP="000752AD">
      <w:pPr>
        <w:pStyle w:val="Legenda"/>
      </w:pPr>
      <w:bookmarkStart w:id="130" w:name="_Ref192830144"/>
      <w:bookmarkStart w:id="131" w:name="_Ref182853822"/>
      <w:r w:rsidRPr="00693DE7">
        <w:t xml:space="preserve">Figura </w:t>
      </w:r>
      <w:fldSimple w:instr=" SEQ Figura \* ARABIC ">
        <w:r w:rsidR="00610384">
          <w:rPr>
            <w:noProof/>
          </w:rPr>
          <w:t>1</w:t>
        </w:r>
      </w:fldSimple>
      <w:bookmarkEnd w:id="130"/>
      <w:r w:rsidRPr="00693DE7">
        <w:t>:Trecho do manual do CIATA</w:t>
      </w:r>
      <w:bookmarkEnd w:id="131"/>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132" w:name="_Toc183090302"/>
      <w:bookmarkStart w:id="133" w:name="_Toc208996044"/>
      <w:r w:rsidRPr="00693DE7">
        <w:t>Linguagens de programação Pré-SGBDs</w:t>
      </w:r>
      <w:bookmarkEnd w:id="132"/>
      <w:bookmarkEnd w:id="133"/>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134" w:name="_Toc208996045"/>
      <w:r w:rsidRPr="00693DE7">
        <w:t xml:space="preserve">O CIATA e o </w:t>
      </w:r>
      <w:r w:rsidRPr="00693DE7">
        <w:rPr>
          <w:i/>
        </w:rPr>
        <w:t>Fit-For-Purpose</w:t>
      </w:r>
      <w:bookmarkEnd w:id="134"/>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135"/>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commentRangeEnd w:id="135"/>
      <w:r w:rsidR="006F0615">
        <w:rPr>
          <w:rStyle w:val="Refdecomentrio"/>
        </w:rPr>
        <w:commentReference w:id="135"/>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136" w:name="_Toc183090305"/>
      <w:bookmarkStart w:id="137" w:name="_Toc208996046"/>
      <w:r w:rsidRPr="00693DE7">
        <w:t xml:space="preserve">O CIATA e o </w:t>
      </w:r>
      <w:commentRangeStart w:id="138"/>
      <w:r w:rsidRPr="00693DE7">
        <w:t>LADM</w:t>
      </w:r>
      <w:bookmarkEnd w:id="136"/>
      <w:commentRangeEnd w:id="138"/>
      <w:r w:rsidR="009E2117">
        <w:rPr>
          <w:rStyle w:val="Refdecomentrio"/>
          <w:rFonts w:eastAsiaTheme="minorHAnsi" w:cstheme="minorBidi"/>
          <w:b w:val="0"/>
        </w:rPr>
        <w:commentReference w:id="138"/>
      </w:r>
      <w:bookmarkEnd w:id="137"/>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17994491"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ins w:id="139" w:author="Marco Aurélio Barbiero" w:date="2025-09-18T10:19:00Z" w16du:dateUtc="2025-09-18T13:19:00Z">
        <w:r w:rsidR="00610384" w:rsidRPr="00693DE7">
          <w:t xml:space="preserve">Figura </w:t>
        </w:r>
        <w:r w:rsidR="00610384">
          <w:rPr>
            <w:noProof/>
          </w:rPr>
          <w:t>2</w:t>
        </w:r>
      </w:ins>
      <w:del w:id="140" w:author="Marco Aurélio Barbiero" w:date="2025-09-18T10:17:00Z" w16du:dateUtc="2025-09-18T13:17:00Z">
        <w:r w:rsidR="00610384" w:rsidRPr="00693DE7" w:rsidDel="00610384">
          <w:delText xml:space="preserve">Figura </w:delText>
        </w:r>
        <w:r w:rsidR="00610384" w:rsidDel="00610384">
          <w:rPr>
            <w:noProof/>
          </w:rPr>
          <w:delText>2</w:delText>
        </w:r>
      </w:del>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10C51C9C" w:rsidR="000752AD" w:rsidRPr="00693DE7" w:rsidRDefault="000752AD" w:rsidP="000752AD">
      <w:pPr>
        <w:pStyle w:val="Legenda"/>
      </w:pPr>
      <w:bookmarkStart w:id="141" w:name="_Ref184328056"/>
      <w:r w:rsidRPr="00693DE7">
        <w:lastRenderedPageBreak/>
        <w:t xml:space="preserve">Figura </w:t>
      </w:r>
      <w:fldSimple w:instr=" SEQ Figura \* ARABIC ">
        <w:r w:rsidR="00610384">
          <w:rPr>
            <w:noProof/>
          </w:rPr>
          <w:t>2</w:t>
        </w:r>
      </w:fldSimple>
      <w:bookmarkEnd w:id="141"/>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Packet</w:t>
      </w:r>
      <w:r w:rsidRPr="00693DE7">
        <w:rPr>
          <w:lang w:eastAsia="pt-BR"/>
        </w:rPr>
        <w:t xml:space="preserve">: Este pacote representa as pessoas, grupos e/ou organizações relacionadas às unidades espaciais. As classes neste pacote incluem LA_Party, </w:t>
      </w:r>
      <w:proofErr w:type="spellStart"/>
      <w:r w:rsidRPr="00693DE7">
        <w:rPr>
          <w:lang w:eastAsia="pt-BR"/>
        </w:rPr>
        <w:t>LA_GroupParty</w:t>
      </w:r>
      <w:proofErr w:type="spellEnd"/>
      <w:r w:rsidRPr="00693DE7">
        <w:rPr>
          <w:lang w:eastAsia="pt-BR"/>
        </w:rPr>
        <w:t xml:space="preserve"> e LA_PartyMember;</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Packet</w:t>
      </w:r>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xml:space="preserve">: Este subpacote, dentro do Spatial Unit Packet,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69FE1029" w14:textId="292FEE22"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ins w:id="142" w:author="Marco Aurélio Barbiero" w:date="2025-09-18T10:19:00Z" w16du:dateUtc="2025-09-18T13:19:00Z">
        <w:r w:rsidR="00610384" w:rsidRPr="00693DE7">
          <w:t xml:space="preserve">Figura </w:t>
        </w:r>
        <w:r w:rsidR="00610384">
          <w:rPr>
            <w:noProof/>
          </w:rPr>
          <w:t>3</w:t>
        </w:r>
      </w:ins>
      <w:del w:id="143" w:author="Marco Aurélio Barbiero" w:date="2025-09-18T10:17:00Z" w16du:dateUtc="2025-09-18T13:17:00Z">
        <w:r w:rsidR="00610384" w:rsidRPr="00693DE7" w:rsidDel="00610384">
          <w:delText xml:space="preserve">Figura </w:delText>
        </w:r>
        <w:r w:rsidR="00610384" w:rsidDel="00610384">
          <w:rPr>
            <w:noProof/>
          </w:rPr>
          <w:delText>3</w:delText>
        </w:r>
      </w:del>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400EDB94" w:rsidR="000752AD" w:rsidRPr="00693DE7" w:rsidRDefault="000752AD" w:rsidP="000752AD">
      <w:pPr>
        <w:pStyle w:val="Legenda"/>
      </w:pPr>
      <w:bookmarkStart w:id="144" w:name="_Ref184370336"/>
      <w:r w:rsidRPr="00693DE7">
        <w:lastRenderedPageBreak/>
        <w:t xml:space="preserve">Figura </w:t>
      </w:r>
      <w:fldSimple w:instr=" SEQ Figura \* ARABIC ">
        <w:r w:rsidR="00610384">
          <w:rPr>
            <w:noProof/>
          </w:rPr>
          <w:t>3</w:t>
        </w:r>
      </w:fldSimple>
      <w:bookmarkEnd w:id="144"/>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5706CD1C"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sidR="00571581">
        <w:rPr>
          <w:lang w:eastAsia="pt-BR"/>
        </w:rPr>
        <w:instrText xml:space="preserve"> ADDIN ZOTERO_ITEM CSL_CITATION {"citationID":"EpDBx06d","properties":{"formattedCitation":"(Date, 2004)","plainCitation":"(Date, 2004)","dontUpdate":true,"noteIndex":0},"citationItems":[{"id":"QKfrEU1F/AbbwRPZc","uris":["http://zotero.org/users/local/P1GuXq80/items/LMQ2HAQT"],"itemData":{"id":"HOHTBVxn/QK8MKYDP","type":"book","edition":"8.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37A48B3C"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ins w:id="145" w:author="Marco Aurélio Barbiero" w:date="2025-09-18T10:19:00Z" w16du:dateUtc="2025-09-18T13:19:00Z">
        <w:r w:rsidR="00610384" w:rsidRPr="00693DE7">
          <w:t xml:space="preserve">Figura </w:t>
        </w:r>
        <w:r w:rsidR="00610384">
          <w:rPr>
            <w:noProof/>
          </w:rPr>
          <w:t>4</w:t>
        </w:r>
      </w:ins>
      <w:del w:id="146" w:author="Marco Aurélio Barbiero" w:date="2025-09-18T10:17:00Z" w16du:dateUtc="2025-09-18T13:17:00Z">
        <w:r w:rsidR="00610384" w:rsidRPr="00693DE7" w:rsidDel="00610384">
          <w:delText xml:space="preserve">Figura </w:delText>
        </w:r>
        <w:r w:rsidR="00610384" w:rsidDel="00610384">
          <w:rPr>
            <w:noProof/>
          </w:rPr>
          <w:delText>4</w:delText>
        </w:r>
      </w:del>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5D2EDA7F" w:rsidR="000752AD" w:rsidRPr="00693DE7" w:rsidRDefault="000752AD" w:rsidP="000752AD">
      <w:pPr>
        <w:pStyle w:val="Legenda"/>
      </w:pPr>
      <w:bookmarkStart w:id="147" w:name="_Ref184571121"/>
      <w:r w:rsidRPr="00693DE7">
        <w:lastRenderedPageBreak/>
        <w:t xml:space="preserve">Figura </w:t>
      </w:r>
      <w:fldSimple w:instr=" SEQ Figura \* ARABIC ">
        <w:r w:rsidR="00610384">
          <w:rPr>
            <w:noProof/>
          </w:rPr>
          <w:t>4</w:t>
        </w:r>
      </w:fldSimple>
      <w:bookmarkEnd w:id="147"/>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683E253E"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ins w:id="148" w:author="Marco Aurélio Barbiero" w:date="2025-09-18T10:19:00Z" w16du:dateUtc="2025-09-18T13:19:00Z">
        <w:r w:rsidR="00610384" w:rsidRPr="00693DE7">
          <w:t xml:space="preserve">Figura </w:t>
        </w:r>
        <w:r w:rsidR="00610384">
          <w:rPr>
            <w:noProof/>
          </w:rPr>
          <w:t>5</w:t>
        </w:r>
      </w:ins>
      <w:del w:id="149" w:author="Marco Aurélio Barbiero" w:date="2025-09-18T10:17:00Z" w16du:dateUtc="2025-09-18T13:17:00Z">
        <w:r w:rsidR="00610384" w:rsidRPr="00693DE7" w:rsidDel="00610384">
          <w:delText xml:space="preserve">Figura </w:delText>
        </w:r>
        <w:r w:rsidR="00610384" w:rsidDel="00610384">
          <w:rPr>
            <w:noProof/>
          </w:rPr>
          <w:delText>5</w:delText>
        </w:r>
      </w:del>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6E3EA77E" w:rsidR="000752AD" w:rsidRPr="00693DE7" w:rsidRDefault="000752AD" w:rsidP="000752AD">
      <w:pPr>
        <w:rPr>
          <w:lang w:eastAsia="pt-BR"/>
        </w:rPr>
      </w:pPr>
      <w:r w:rsidRPr="00693DE7">
        <w:t xml:space="preserve">A </w:t>
      </w:r>
      <w:r w:rsidR="00D07B64">
        <w:fldChar w:fldCharType="begin"/>
      </w:r>
      <w:r w:rsidR="00D07B64">
        <w:instrText xml:space="preserve"> REF _Ref208990324 \h </w:instrText>
      </w:r>
      <w:r w:rsidR="00D07B64">
        <w:fldChar w:fldCharType="separate"/>
      </w:r>
      <w:r w:rsidR="00610384">
        <w:t xml:space="preserve">Quadro </w:t>
      </w:r>
      <w:r w:rsidR="00610384">
        <w:rPr>
          <w:noProof/>
        </w:rPr>
        <w:t>2</w:t>
      </w:r>
      <w:r w:rsidR="00D07B64">
        <w:fldChar w:fldCharType="end"/>
      </w:r>
      <w:r w:rsidR="00D07B64">
        <w:t xml:space="preserve"> </w:t>
      </w:r>
      <w:r w:rsidRPr="00693DE7">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4C128CA9" w:rsidR="000752AD" w:rsidRPr="00693DE7" w:rsidRDefault="000752AD" w:rsidP="000752AD">
      <w:pPr>
        <w:pStyle w:val="Legenda"/>
      </w:pPr>
      <w:bookmarkStart w:id="150" w:name="_Ref184572123"/>
      <w:r w:rsidRPr="00693DE7">
        <w:lastRenderedPageBreak/>
        <w:t xml:space="preserve">Figura </w:t>
      </w:r>
      <w:fldSimple w:instr=" SEQ Figura \* ARABIC ">
        <w:r w:rsidR="00610384">
          <w:rPr>
            <w:noProof/>
          </w:rPr>
          <w:t>5</w:t>
        </w:r>
      </w:fldSimple>
      <w:bookmarkEnd w:id="150"/>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63F8BB19" w:rsidR="000752AD" w:rsidRPr="00693DE7" w:rsidRDefault="000752AD" w:rsidP="000752AD">
      <w:pPr>
        <w:pStyle w:val="Legenda"/>
      </w:pPr>
    </w:p>
    <w:p w14:paraId="0494B705" w14:textId="651294B5" w:rsidR="00D07B64" w:rsidRDefault="00D07B64" w:rsidP="00D07B64">
      <w:pPr>
        <w:pStyle w:val="Legenda"/>
      </w:pPr>
      <w:bookmarkStart w:id="151" w:name="_Ref208990324"/>
      <w:r>
        <w:t xml:space="preserve">Quadro </w:t>
      </w:r>
      <w:fldSimple w:instr=" SEQ Quadro \* ARABIC ">
        <w:r w:rsidR="00610384">
          <w:rPr>
            <w:noProof/>
          </w:rPr>
          <w:t>2</w:t>
        </w:r>
      </w:fldSimple>
      <w:bookmarkEnd w:id="151"/>
      <w:r>
        <w:t xml:space="preserve">: </w:t>
      </w:r>
      <w:r w:rsidRPr="00AD3C50">
        <w:t>Comparando CIATA e LADM</w:t>
      </w:r>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A4388D"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proofErr w:type="spellStart"/>
            <w:r w:rsidRPr="00454465">
              <w:rPr>
                <w:rFonts w:eastAsia="Times New Roman" w:cs="Arial"/>
                <w:szCs w:val="24"/>
                <w:lang w:val="en-US" w:eastAsia="pt-BR"/>
              </w:rPr>
              <w:t>Prevista</w:t>
            </w:r>
            <w:proofErr w:type="spellEnd"/>
            <w:r w:rsidRPr="00454465">
              <w:rPr>
                <w:rFonts w:eastAsia="Times New Roman" w:cs="Arial"/>
                <w:szCs w:val="24"/>
                <w:lang w:val="en-US" w:eastAsia="pt-BR"/>
              </w:rPr>
              <w:t xml:space="preserve"> no sub</w:t>
            </w:r>
            <w:r w:rsidR="00454465" w:rsidRPr="00454465">
              <w:rPr>
                <w:rFonts w:eastAsia="Times New Roman" w:cs="Arial"/>
                <w:szCs w:val="24"/>
                <w:lang w:val="en-US" w:eastAsia="pt-BR"/>
              </w:rPr>
              <w:t>-</w:t>
            </w:r>
            <w:proofErr w:type="spellStart"/>
            <w:r w:rsidRPr="00454465">
              <w:rPr>
                <w:rFonts w:eastAsia="Times New Roman" w:cs="Arial"/>
                <w:szCs w:val="24"/>
                <w:lang w:val="en-US" w:eastAsia="pt-BR"/>
              </w:rPr>
              <w:t>pacote</w:t>
            </w:r>
            <w:proofErr w:type="spellEnd"/>
            <w:r w:rsidRPr="00454465">
              <w:rPr>
                <w:rFonts w:eastAsia="Times New Roman" w:cs="Arial"/>
                <w:szCs w:val="24"/>
                <w:lang w:val="en-US" w:eastAsia="pt-BR"/>
              </w:rPr>
              <w:t xml:space="preserv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152" w:name="_Toc183090307"/>
      <w:bookmarkStart w:id="153" w:name="_Toc208996047"/>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152"/>
      <w:bookmarkEnd w:id="153"/>
    </w:p>
    <w:p w14:paraId="3A274265" w14:textId="715C1D95"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00765F88">
        <w:rPr>
          <w:lang w:eastAsia="pt-BR"/>
        </w:rPr>
        <w:fldChar w:fldCharType="begin"/>
      </w:r>
      <w:r w:rsidR="00765F88">
        <w:rPr>
          <w:lang w:eastAsia="pt-BR"/>
        </w:rPr>
        <w:instrText xml:space="preserve"> REF _Ref208990423 \h </w:instrText>
      </w:r>
      <w:r w:rsidR="00765F88">
        <w:rPr>
          <w:lang w:eastAsia="pt-BR"/>
        </w:rPr>
      </w:r>
      <w:r w:rsidR="00765F88">
        <w:rPr>
          <w:lang w:eastAsia="pt-BR"/>
        </w:rPr>
        <w:fldChar w:fldCharType="separate"/>
      </w:r>
      <w:r w:rsidR="00610384">
        <w:t xml:space="preserve">Quadro </w:t>
      </w:r>
      <w:r w:rsidR="00610384">
        <w:rPr>
          <w:noProof/>
        </w:rPr>
        <w:t>3</w:t>
      </w:r>
      <w:r w:rsidR="00765F88">
        <w:rPr>
          <w:lang w:eastAsia="pt-BR"/>
        </w:rPr>
        <w:fldChar w:fldCharType="end"/>
      </w:r>
      <w:r w:rsidRPr="00693DE7">
        <w:rPr>
          <w:lang w:eastAsia="pt-BR"/>
        </w:rPr>
        <w:t xml:space="preserve"> apresenta um comparativo entre as características dos dois modelos.</w:t>
      </w:r>
    </w:p>
    <w:p w14:paraId="5D20E019" w14:textId="626829B5" w:rsidR="00C77A4D" w:rsidRDefault="00C77A4D" w:rsidP="00C77A4D">
      <w:pPr>
        <w:pStyle w:val="Legenda"/>
      </w:pPr>
      <w:bookmarkStart w:id="154" w:name="_Ref208990423"/>
      <w:r>
        <w:t xml:space="preserve">Quadro </w:t>
      </w:r>
      <w:fldSimple w:instr=" SEQ Quadro \* ARABIC ">
        <w:r w:rsidR="00610384">
          <w:rPr>
            <w:noProof/>
          </w:rPr>
          <w:t>3</w:t>
        </w:r>
      </w:fldSimple>
      <w:bookmarkEnd w:id="154"/>
      <w:r>
        <w:t xml:space="preserve">: </w:t>
      </w:r>
      <w:r w:rsidRPr="00E44601">
        <w:t>Comparação entre o CIATA e o CTM</w:t>
      </w:r>
    </w:p>
    <w:tbl>
      <w:tblPr>
        <w:tblStyle w:val="TabeladeGrade5Escura-nfase11"/>
        <w:tblW w:w="0" w:type="auto"/>
        <w:tblLook w:val="04A0" w:firstRow="1" w:lastRow="0" w:firstColumn="1" w:lastColumn="0" w:noHBand="0" w:noVBand="1"/>
      </w:tblPr>
      <w:tblGrid>
        <w:gridCol w:w="1964"/>
        <w:gridCol w:w="3376"/>
        <w:gridCol w:w="3721"/>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Característica</w:t>
            </w:r>
          </w:p>
        </w:tc>
        <w:tc>
          <w:tcPr>
            <w:tcW w:w="0" w:type="auto"/>
            <w:hideMark/>
          </w:tcPr>
          <w:p w14:paraId="47BFBEC1"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CIATA</w:t>
            </w:r>
          </w:p>
        </w:tc>
        <w:tc>
          <w:tcPr>
            <w:tcW w:w="0" w:type="auto"/>
            <w:hideMark/>
          </w:tcPr>
          <w:p w14:paraId="2205BB2C"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Objetivo</w:t>
            </w:r>
          </w:p>
        </w:tc>
        <w:tc>
          <w:tcPr>
            <w:tcW w:w="0" w:type="auto"/>
            <w:hideMark/>
          </w:tcPr>
          <w:p w14:paraId="2EF6A9F3"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Implementação do Cadastro Técnico Municipal, com foco em municípios pequenos.</w:t>
            </w:r>
          </w:p>
        </w:tc>
        <w:tc>
          <w:tcPr>
            <w:tcW w:w="0" w:type="auto"/>
            <w:hideMark/>
          </w:tcPr>
          <w:p w14:paraId="47E28A3F"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Abrangência</w:t>
            </w:r>
          </w:p>
        </w:tc>
        <w:tc>
          <w:tcPr>
            <w:tcW w:w="0" w:type="auto"/>
            <w:hideMark/>
          </w:tcPr>
          <w:p w14:paraId="4EA2E5A5"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Assistência jurídica, administrativa, cadastro imobiliário urbano, cadastro fiscal mobiliário e receita.</w:t>
            </w:r>
          </w:p>
        </w:tc>
        <w:tc>
          <w:tcPr>
            <w:tcW w:w="0" w:type="auto"/>
            <w:hideMark/>
          </w:tcPr>
          <w:p w14:paraId="5A50D62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Metodologia</w:t>
            </w:r>
          </w:p>
        </w:tc>
        <w:tc>
          <w:tcPr>
            <w:tcW w:w="0" w:type="auto"/>
            <w:hideMark/>
          </w:tcPr>
          <w:p w14:paraId="417E028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Primeira iniciativa formal de estruturação metodológica do cadastro urbano pelo governo federal.</w:t>
            </w:r>
          </w:p>
        </w:tc>
        <w:tc>
          <w:tcPr>
            <w:tcW w:w="0" w:type="auto"/>
            <w:hideMark/>
          </w:tcPr>
          <w:p w14:paraId="1A349B97"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Implementação</w:t>
            </w:r>
          </w:p>
        </w:tc>
        <w:tc>
          <w:tcPr>
            <w:tcW w:w="0" w:type="auto"/>
            <w:hideMark/>
          </w:tcPr>
          <w:p w14:paraId="217EC00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Executado por meio de convênios entre os governos federal, estadual e municipal.</w:t>
            </w:r>
          </w:p>
        </w:tc>
        <w:tc>
          <w:tcPr>
            <w:tcW w:w="0" w:type="auto"/>
            <w:hideMark/>
          </w:tcPr>
          <w:p w14:paraId="169A672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Padronização</w:t>
            </w:r>
          </w:p>
        </w:tc>
        <w:tc>
          <w:tcPr>
            <w:tcW w:w="0" w:type="auto"/>
            <w:hideMark/>
          </w:tcPr>
          <w:p w14:paraId="31F2253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Permitia flexibilidade aos municípios na definição das informações a serem coletadas.</w:t>
            </w:r>
          </w:p>
        </w:tc>
        <w:tc>
          <w:tcPr>
            <w:tcW w:w="0" w:type="auto"/>
            <w:hideMark/>
          </w:tcPr>
          <w:p w14:paraId="318B333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Tecnologia</w:t>
            </w:r>
          </w:p>
        </w:tc>
        <w:tc>
          <w:tcPr>
            <w:tcW w:w="0" w:type="auto"/>
            <w:hideMark/>
          </w:tcPr>
          <w:p w14:paraId="71BC64C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Utilizava tecnologias da época, como o processamento de dados por meio do SERPRO.</w:t>
            </w:r>
          </w:p>
        </w:tc>
        <w:tc>
          <w:tcPr>
            <w:tcW w:w="0" w:type="auto"/>
            <w:hideMark/>
          </w:tcPr>
          <w:p w14:paraId="6373953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Foco</w:t>
            </w:r>
          </w:p>
        </w:tc>
        <w:tc>
          <w:tcPr>
            <w:tcW w:w="0" w:type="auto"/>
            <w:hideMark/>
          </w:tcPr>
          <w:p w14:paraId="650AA9A8"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Forte ênfase no aspecto fiscal e na arrecadação do IPTU.</w:t>
            </w:r>
          </w:p>
        </w:tc>
        <w:tc>
          <w:tcPr>
            <w:tcW w:w="0" w:type="auto"/>
            <w:hideMark/>
          </w:tcPr>
          <w:p w14:paraId="651B90F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Abordagem </w:t>
            </w:r>
            <w:proofErr w:type="spellStart"/>
            <w:r w:rsidRPr="006449C3">
              <w:rPr>
                <w:rFonts w:eastAsia="Times New Roman" w:cs="Arial"/>
                <w:szCs w:val="24"/>
                <w:lang w:eastAsia="pt-BR"/>
              </w:rPr>
              <w:t>multifinalitária</w:t>
            </w:r>
            <w:proofErr w:type="spellEnd"/>
            <w:r w:rsidRPr="006449C3">
              <w:rPr>
                <w:rFonts w:eastAsia="Times New Roman" w:cs="Arial"/>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Legado</w:t>
            </w:r>
          </w:p>
        </w:tc>
        <w:tc>
          <w:tcPr>
            <w:tcW w:w="0" w:type="auto"/>
            <w:hideMark/>
          </w:tcPr>
          <w:p w14:paraId="7958A352"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Desafios</w:t>
            </w:r>
          </w:p>
        </w:tc>
        <w:tc>
          <w:tcPr>
            <w:tcW w:w="0" w:type="auto"/>
            <w:hideMark/>
          </w:tcPr>
          <w:p w14:paraId="41D6086B"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Falta de um marco normativo nacional e de recursos para </w:t>
            </w:r>
            <w:r w:rsidRPr="006449C3">
              <w:rPr>
                <w:rFonts w:eastAsia="Times New Roman" w:cs="Arial"/>
                <w:szCs w:val="24"/>
                <w:lang w:eastAsia="pt-BR"/>
              </w:rPr>
              <w:lastRenderedPageBreak/>
              <w:t>garantir uma implementação mais eficaz.</w:t>
            </w:r>
          </w:p>
        </w:tc>
        <w:tc>
          <w:tcPr>
            <w:tcW w:w="0" w:type="auto"/>
            <w:hideMark/>
          </w:tcPr>
          <w:p w14:paraId="4B0DBA00"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lastRenderedPageBreak/>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73BFC8A6" w14:textId="77777777" w:rsidR="00504FCA" w:rsidRDefault="000752AD" w:rsidP="000752AD">
      <w:pPr>
        <w:rPr>
          <w:rFonts w:cs="Arial"/>
          <w:lang w:eastAsia="pt-BR"/>
        </w:rPr>
      </w:pPr>
      <w:r w:rsidRPr="00693DE7">
        <w:rPr>
          <w:lang w:eastAsia="pt-BR"/>
        </w:rPr>
        <w:t>Segundo Silva (2023)</w:t>
      </w:r>
      <w:r w:rsidRPr="00693DE7">
        <w:rPr>
          <w:rFonts w:cs="Arial"/>
          <w:vanish/>
          <w:lang w:eastAsia="pt-BR"/>
        </w:rPr>
        <w:t>(Silva, 2023)</w:t>
      </w:r>
      <w:r w:rsidR="00504FCA">
        <w:rPr>
          <w:rFonts w:cs="Arial"/>
          <w:vanish/>
          <w:lang w:eastAsia="pt-BR"/>
        </w:rPr>
        <w:t>:</w:t>
      </w:r>
      <w:r w:rsidRPr="00693DE7">
        <w:rPr>
          <w:rFonts w:cs="Arial"/>
          <w:lang w:eastAsia="pt-BR"/>
        </w:rPr>
        <w:t xml:space="preserve"> </w:t>
      </w:r>
    </w:p>
    <w:p w14:paraId="505883F0" w14:textId="1F8173D4" w:rsidR="000752AD" w:rsidRPr="00504FCA" w:rsidRDefault="000752AD" w:rsidP="00504FCA">
      <w:pPr>
        <w:pStyle w:val="Citao"/>
      </w:pPr>
      <w:r w:rsidRPr="00504FCA">
        <w:t>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0506F8FB"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55" w:author="Marco Aurélio Barbiero" w:date="2025-09-18T10:19:00Z" w16du:dateUtc="2025-09-18T13:19:00Z">
        <w:r w:rsidR="00610384" w:rsidRPr="00693DE7">
          <w:t xml:space="preserve">Figura </w:t>
        </w:r>
        <w:r w:rsidR="00610384">
          <w:rPr>
            <w:noProof/>
          </w:rPr>
          <w:t>7</w:t>
        </w:r>
      </w:ins>
      <w:del w:id="156"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57" w:author="Marco Aurélio Barbiero" w:date="2025-09-18T10:19:00Z" w16du:dateUtc="2025-09-18T13:19:00Z">
        <w:r w:rsidR="00610384" w:rsidRPr="00693DE7">
          <w:t xml:space="preserve">Figura </w:t>
        </w:r>
        <w:r w:rsidR="00610384">
          <w:rPr>
            <w:noProof/>
          </w:rPr>
          <w:t>7</w:t>
        </w:r>
      </w:ins>
      <w:del w:id="158"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ins w:id="159" w:author="Marco Aurélio Barbiero" w:date="2025-09-18T10:19:00Z" w16du:dateUtc="2025-09-18T13:19:00Z">
        <w:r w:rsidR="00610384" w:rsidRPr="00693DE7">
          <w:t xml:space="preserve">Figura </w:t>
        </w:r>
        <w:r w:rsidR="00610384">
          <w:rPr>
            <w:noProof/>
          </w:rPr>
          <w:t>6</w:t>
        </w:r>
      </w:ins>
      <w:del w:id="160" w:author="Marco Aurélio Barbiero" w:date="2025-09-18T10:17:00Z" w16du:dateUtc="2025-09-18T13:17:00Z">
        <w:r w:rsidR="00610384" w:rsidRPr="00693DE7" w:rsidDel="00610384">
          <w:delText xml:space="preserve">Figura </w:delText>
        </w:r>
        <w:r w:rsidR="00610384" w:rsidDel="00610384">
          <w:rPr>
            <w:noProof/>
          </w:rPr>
          <w:delText>6</w:delText>
        </w:r>
      </w:del>
      <w:r w:rsidRPr="00693DE7">
        <w:rPr>
          <w:lang w:eastAsia="pt-BR"/>
        </w:rPr>
        <w:fldChar w:fldCharType="end"/>
      </w:r>
      <w:r w:rsidRPr="00693DE7">
        <w:rPr>
          <w:lang w:eastAsia="pt-BR"/>
        </w:rPr>
        <w:t>).</w:t>
      </w:r>
    </w:p>
    <w:p w14:paraId="61FB365A" w14:textId="36E8381F" w:rsidR="000752AD" w:rsidRPr="00693DE7" w:rsidRDefault="000752AD" w:rsidP="000752AD">
      <w:pPr>
        <w:pStyle w:val="Legenda"/>
      </w:pPr>
      <w:bookmarkStart w:id="161" w:name="_Ref191478284"/>
      <w:r w:rsidRPr="00693DE7">
        <w:t xml:space="preserve">Figura </w:t>
      </w:r>
      <w:fldSimple w:instr=" SEQ Figura \* ARABIC ">
        <w:r w:rsidR="00610384">
          <w:rPr>
            <w:noProof/>
          </w:rPr>
          <w:t>6</w:t>
        </w:r>
      </w:fldSimple>
      <w:bookmarkEnd w:id="161"/>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09CAA9" w:rsidR="000752AD" w:rsidRPr="00693DE7" w:rsidRDefault="000752AD" w:rsidP="000752AD">
      <w:pPr>
        <w:pStyle w:val="Legenda"/>
      </w:pPr>
      <w:bookmarkStart w:id="162" w:name="_Ref191477230"/>
      <w:r w:rsidRPr="00693DE7">
        <w:lastRenderedPageBreak/>
        <w:t xml:space="preserve">Figura </w:t>
      </w:r>
      <w:fldSimple w:instr=" SEQ Figura \* ARABIC ">
        <w:r w:rsidR="00610384">
          <w:rPr>
            <w:noProof/>
          </w:rPr>
          <w:t>7</w:t>
        </w:r>
      </w:fldSimple>
      <w:bookmarkEnd w:id="162"/>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F953AA8"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ins w:id="163" w:author="Marco Aurélio Barbiero" w:date="2025-09-18T10:19:00Z" w16du:dateUtc="2025-09-18T13:19:00Z">
        <w:r w:rsidR="00610384" w:rsidRPr="00693DE7">
          <w:t xml:space="preserve">Figura </w:t>
        </w:r>
        <w:r w:rsidR="00610384">
          <w:rPr>
            <w:noProof/>
          </w:rPr>
          <w:t>8</w:t>
        </w:r>
      </w:ins>
      <w:del w:id="164" w:author="Marco Aurélio Barbiero" w:date="2025-09-18T10:17:00Z" w16du:dateUtc="2025-09-18T13:17:00Z">
        <w:r w:rsidR="00610384" w:rsidRPr="00693DE7" w:rsidDel="00610384">
          <w:delText xml:space="preserve">Figura </w:delText>
        </w:r>
        <w:r w:rsidR="00610384" w:rsidDel="00610384">
          <w:rPr>
            <w:noProof/>
          </w:rPr>
          <w:delText>8</w:delText>
        </w:r>
      </w:del>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35626EDB" w:rsidR="000752AD" w:rsidRPr="00693DE7" w:rsidRDefault="000752AD" w:rsidP="000752AD">
      <w:pPr>
        <w:pStyle w:val="Legenda"/>
      </w:pPr>
      <w:bookmarkStart w:id="165" w:name="_Ref191478455"/>
      <w:r w:rsidRPr="00693DE7">
        <w:lastRenderedPageBreak/>
        <w:t xml:space="preserve">Figura </w:t>
      </w:r>
      <w:fldSimple w:instr=" SEQ Figura \* ARABIC ">
        <w:r w:rsidR="00610384">
          <w:rPr>
            <w:noProof/>
          </w:rPr>
          <w:t>8</w:t>
        </w:r>
      </w:fldSimple>
      <w:bookmarkEnd w:id="165"/>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166" w:name="_Toc208996048"/>
      <w:r w:rsidRPr="00693DE7">
        <w:t>Presença do CIATA nos cadastros imobiliários</w:t>
      </w:r>
      <w:bookmarkEnd w:id="166"/>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167"/>
      <w:r w:rsidRPr="00693DE7">
        <w:t>Visita à treze prefeituras</w:t>
      </w:r>
      <w:commentRangeEnd w:id="167"/>
      <w:r w:rsidR="00B55D75">
        <w:rPr>
          <w:rStyle w:val="Refdecomentrio"/>
        </w:rPr>
        <w:commentReference w:id="167"/>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38B64DFB" w:rsidR="000752AD" w:rsidRPr="00693DE7" w:rsidRDefault="000752AD" w:rsidP="000752AD">
      <w:pPr>
        <w:pStyle w:val="Legenda"/>
      </w:pPr>
      <w:r w:rsidRPr="00693DE7">
        <w:t xml:space="preserve">Tabela </w:t>
      </w:r>
      <w:fldSimple w:instr=" SEQ Tabela \* ARABIC ">
        <w:r w:rsidR="00610384">
          <w:rPr>
            <w:noProof/>
          </w:rPr>
          <w:t>2</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68" w:name="_Toc183090308"/>
      <w:bookmarkStart w:id="169" w:name="_Toc208996049"/>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68"/>
      <w:bookmarkEnd w:id="169"/>
      <w:r w:rsidR="000752AD" w:rsidRPr="00693DE7">
        <w:rPr>
          <w:lang w:eastAsia="pt-BR"/>
        </w:rPr>
        <w:t xml:space="preserve"> </w:t>
      </w:r>
    </w:p>
    <w:p w14:paraId="4938B8B3" w14:textId="6C3BE54E"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p>
    <w:p w14:paraId="20129547" w14:textId="32681EBA" w:rsidR="000752AD" w:rsidRPr="00693DE7" w:rsidRDefault="000752AD" w:rsidP="00170E8F">
      <w:pPr>
        <w:pStyle w:val="Citao"/>
      </w:pPr>
      <w:r w:rsidRPr="00693DE7">
        <w:t>Coletar, primeiramente, todas as plantas da área urbana do Município. Analisar todas as plantas encontradas e selecioná-las para as finalidades de: elaboração da PRC (planta de referência cadastral), PSU (planta de serviços urbanos) e PQ (planta quadra).</w:t>
      </w:r>
      <w:r w:rsidR="00170E8F">
        <w:t xml:space="preserve"> </w:t>
      </w:r>
      <w:r w:rsidR="00AF0086">
        <w:fldChar w:fldCharType="begin"/>
      </w:r>
      <w:r w:rsidR="00AF0086">
        <w:instrText xml:space="preserve"> ADDIN ZOTERO_ITEM CSL_CITATION {"citationID":"eUE5g5v2","properties":{"formattedCitation":"(SERPRO,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r w:rsidR="00AF0086">
        <w:t>.</w:t>
      </w:r>
    </w:p>
    <w:p w14:paraId="03F58E00" w14:textId="77777777" w:rsidR="000752AD" w:rsidRPr="00693DE7" w:rsidRDefault="000752AD" w:rsidP="000752AD">
      <w:pPr>
        <w:ind w:left="851" w:firstLine="0"/>
      </w:pPr>
      <w:r w:rsidRPr="00693DE7">
        <w:t>E que:</w:t>
      </w:r>
    </w:p>
    <w:p w14:paraId="7E555B3B" w14:textId="26F62D3E" w:rsidR="000752AD" w:rsidRPr="00AF0086" w:rsidRDefault="000752AD" w:rsidP="00504FCA">
      <w:pPr>
        <w:pStyle w:val="Citao"/>
        <w:rPr>
          <w:u w:val="single"/>
        </w:rPr>
      </w:pPr>
      <w:r w:rsidRPr="00693DE7">
        <w:t>Caso não exista nenhuma planta da área urbana que sirva de base será necessário executar, a partir de um croqui à mão livre em campo, a planta da área urbana do Município.</w:t>
      </w:r>
      <w:r w:rsidR="00170E8F">
        <w:t xml:space="preserve"> </w:t>
      </w:r>
      <w:r w:rsidR="00AF0086">
        <w:fldChar w:fldCharType="begin"/>
      </w:r>
      <w:r w:rsidR="00AF0086">
        <w:instrText xml:space="preserve"> ADDIN ZOTERO_ITEM CSL_CITATION {"citationID":"TdNZxADw","properties":{"formattedCitation":"(SERPRO,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 xml:space="preserve">Como a quadra geralmente é delimitada por logradouros que formam áreas fechadas, ela é uma das estruturas urbanas mais facilmente identificáveis em imagens </w:t>
      </w:r>
      <w:r w:rsidRPr="00693DE7">
        <w:rPr>
          <w:lang w:eastAsia="pt-BR"/>
        </w:rPr>
        <w:lastRenderedPageBreak/>
        <w:t>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70" w:name="_Ref191278478"/>
      <w:bookmarkStart w:id="171" w:name="_Ref191278485"/>
      <w:bookmarkStart w:id="172" w:name="_Toc208996050"/>
      <w:r>
        <w:rPr>
          <w:lang w:eastAsia="pt-BR"/>
        </w:rPr>
        <w:t xml:space="preserve">O </w:t>
      </w:r>
      <w:r w:rsidR="000752AD" w:rsidRPr="00693DE7">
        <w:rPr>
          <w:lang w:eastAsia="pt-BR"/>
        </w:rPr>
        <w:t>CIATA e a Lei Geral de Proteção de Dados (LGPD)</w:t>
      </w:r>
      <w:bookmarkEnd w:id="170"/>
      <w:bookmarkEnd w:id="171"/>
      <w:bookmarkEnd w:id="172"/>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443685">
        <w:rPr>
          <w:iCs/>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lastRenderedPageBreak/>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Default="000752AD" w:rsidP="0098778D">
      <w:pPr>
        <w:pStyle w:val="Ttulo2"/>
      </w:pPr>
      <w:bookmarkStart w:id="173" w:name="_Toc208996051"/>
      <w:r w:rsidRPr="00693DE7">
        <w:t xml:space="preserve">CNEFE - Cadastro </w:t>
      </w:r>
      <w:r w:rsidRPr="0098778D">
        <w:t>Nacional</w:t>
      </w:r>
      <w:r w:rsidRPr="00693DE7">
        <w:t xml:space="preserve"> de Endereços para Fins Estatísticos</w:t>
      </w:r>
      <w:bookmarkEnd w:id="173"/>
      <w:r w:rsidRPr="00693DE7">
        <w:t xml:space="preserve"> </w:t>
      </w:r>
    </w:p>
    <w:p w14:paraId="67E9B366" w14:textId="2C4CD097" w:rsidR="0098778D" w:rsidRDefault="0098778D" w:rsidP="0098778D">
      <w:r>
        <w:t>Segundo</w:t>
      </w:r>
      <w:r w:rsidR="00826499">
        <w:t xml:space="preserve"> IBGE</w:t>
      </w:r>
      <w:r>
        <w:t xml:space="preserve"> </w:t>
      </w:r>
      <w:r w:rsidR="00502F38">
        <w:fldChar w:fldCharType="begin"/>
      </w:r>
      <w:r w:rsidR="00D062D4">
        <w:instrText xml:space="preserve"> ADDIN ZOTERO_ITEM CSL_CITATION {"citationID":"2Yd7Srqd","properties":{"formattedCitation":"(IBGE, 2025)","plainCitation":"(IBGE, 2025)","dontUpdate":true,"noteIndex":0},"citationItems":[{"id":213,"uris":["http://zotero.org/users/15531986/items/JJKDRNNA"],"itemData":{"id":213,"type":"webpage","container-title":"IBGE","title":"Cadastro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502F38">
        <w:fldChar w:fldCharType="separate"/>
      </w:r>
      <w:r w:rsidR="00502F38" w:rsidRPr="00502F38">
        <w:rPr>
          <w:rFonts w:cs="Arial"/>
        </w:rPr>
        <w:t>(2025)</w:t>
      </w:r>
      <w:r w:rsidR="00502F38">
        <w:fldChar w:fldCharType="end"/>
      </w:r>
      <w:r>
        <w:t>, “</w:t>
      </w:r>
      <w:r w:rsidRPr="00826499">
        <w:rPr>
          <w:i/>
          <w:iCs/>
        </w:rPr>
        <w:t>O Cadastro Nacional de Endereços para Fins Estatísticos - CNEFE é uma base de dados de abrangência nacional criada em 2005. Esse cadastro contempla endereços georreferenciados de domicílios e estabelecimentos de todo o país</w:t>
      </w:r>
      <w:r>
        <w:t>”.</w:t>
      </w:r>
    </w:p>
    <w:p w14:paraId="0B944DA3" w14:textId="37F78114" w:rsidR="0098778D" w:rsidRDefault="0098778D" w:rsidP="0098778D">
      <w:r>
        <w:t xml:space="preserve">O CNEFE é administrado pelo IBGE e é atualizado de forma integral nos censos demográficos e pontualmente em outras pesquisas. Os dados são submetidos </w:t>
      </w:r>
      <w:r>
        <w:lastRenderedPageBreak/>
        <w:t>a um rigoroso processo de validação e padronização, garantindo sua confiabilidade</w:t>
      </w:r>
      <w:r w:rsidR="00482273">
        <w:t xml:space="preserve"> </w:t>
      </w:r>
      <w:r w:rsidR="00DD6766">
        <w:fldChar w:fldCharType="begin"/>
      </w:r>
      <w:r w:rsidR="00DD6766">
        <w:instrText xml:space="preserve"> ADDIN ZOTERO_ITEM CSL_CITATION {"citationID":"dxQFa8MC","properties":{"formattedCitation":"(IBGE,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DD6766">
        <w:fldChar w:fldCharType="separate"/>
      </w:r>
      <w:r w:rsidR="00DD6766" w:rsidRPr="00DD6766">
        <w:rPr>
          <w:rFonts w:cs="Arial"/>
        </w:rPr>
        <w:t>(IBGE, 2024)</w:t>
      </w:r>
      <w:r w:rsidR="00DD6766">
        <w:fldChar w:fldCharType="end"/>
      </w:r>
      <w:r>
        <w:t>.  Ademais, a abrangência da coleta, que resultou em mais de 103 milhões de endereços validados em 2022, torna sua base de dados georreferenciados uma das mais completas do país.</w:t>
      </w:r>
    </w:p>
    <w:p w14:paraId="53732A2D" w14:textId="203DEFBB" w:rsidR="0098778D" w:rsidRDefault="0098778D" w:rsidP="0098778D">
      <w:r>
        <w:t xml:space="preserve">Em suma, a partir do censo de 2022, para cada endereço encontrado nos municípios, os recenseadores coletaram as coordenadas de um ponto localizado no logradouro à frente de unidades construídas ou em construção </w:t>
      </w:r>
      <w:r w:rsidR="004778C9">
        <w:fldChar w:fldCharType="begin"/>
      </w:r>
      <w:r w:rsidR="004778C9">
        <w:instrText xml:space="preserve"> ADDIN ZOTERO_ITEM CSL_CITATION {"citationID":"IUcBaMIL","properties":{"formattedCitation":"(IBGE,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4778C9">
        <w:fldChar w:fldCharType="separate"/>
      </w:r>
      <w:r w:rsidR="004778C9" w:rsidRPr="004778C9">
        <w:rPr>
          <w:rFonts w:cs="Arial"/>
        </w:rPr>
        <w:t>(IBGE, 2024)</w:t>
      </w:r>
      <w:r w:rsidR="004778C9">
        <w:fldChar w:fldCharType="end"/>
      </w:r>
      <w:r w:rsidR="004778C9">
        <w:t>.</w:t>
      </w:r>
      <w:r>
        <w:t xml:space="preserve"> </w:t>
      </w:r>
    </w:p>
    <w:p w14:paraId="0425D086" w14:textId="3F1ECDE2" w:rsidR="0098778D" w:rsidRDefault="0098778D" w:rsidP="0098778D">
      <w:r>
        <w:t>Importante destacar o conceito de endereço definido no documento Padrão de Registro de Endereços</w:t>
      </w:r>
      <w:r w:rsidR="00383B41">
        <w:t xml:space="preserve"> </w:t>
      </w:r>
      <w:r w:rsidR="0047797F">
        <w:fldChar w:fldCharType="begin"/>
      </w:r>
      <w:r w:rsidR="00D062D4">
        <w:instrText xml:space="preserve"> ADDIN ZOTERO_ITEM CSL_CITATION {"citationID":"qvBG42Sd","properties":{"formattedCitation":"(IBGE,  liv101639, 2019)","plainCitation":"(IBGE,  liv101639, 2019)","dontUpdate":true,"noteIndex":0},"citationItems":[{"id":214,"uris":["http://zotero.org/users/15531986/items/4A5XUDCP"],"itemData":{"id":214,"type":"book","collection-title":"liv101639","event-place":"Rio de Janeiro, RJ","publisher-place":"Rio de Janeiro, RJ","title":"Padrão de  Registro de Endereços","title-short":"liv101639","URL":"https://biblioteca.ibge.gov.br/visualizacao/livros/liv101639.pdf","author":[{"family":"IBGE","given":"liv101639"}],"issued":{"date-parts":[["2019"]]}}}],"schema":"https://github.com/citation-style-language/schema/raw/master/csl-citation.json"} </w:instrText>
      </w:r>
      <w:r w:rsidR="0047797F">
        <w:fldChar w:fldCharType="separate"/>
      </w:r>
      <w:r w:rsidR="0047797F" w:rsidRPr="0047797F">
        <w:rPr>
          <w:rFonts w:cs="Arial"/>
        </w:rPr>
        <w:t>(IBGE,</w:t>
      </w:r>
      <w:r w:rsidR="006E2457">
        <w:rPr>
          <w:rFonts w:cs="Arial"/>
        </w:rPr>
        <w:t xml:space="preserve"> </w:t>
      </w:r>
      <w:r w:rsidR="0047797F" w:rsidRPr="0047797F">
        <w:rPr>
          <w:rFonts w:cs="Arial"/>
        </w:rPr>
        <w:t>2019)</w:t>
      </w:r>
      <w:r w:rsidR="0047797F">
        <w:fldChar w:fldCharType="end"/>
      </w:r>
      <w:r>
        <w:t>: “</w:t>
      </w:r>
      <w:r w:rsidRPr="001121FA">
        <w:rPr>
          <w:i/>
          <w:iCs/>
        </w:rPr>
        <w:t>um texto que permite identificar uma unidade construída de forma adequada dentro de um município, isto é, a partir desse texto, deve ser possível individualizar e localizar um ponto de interesse dentro de um dado município</w:t>
      </w:r>
      <w:r>
        <w:t xml:space="preserve">.”.  </w:t>
      </w:r>
    </w:p>
    <w:p w14:paraId="39BD65CB" w14:textId="0021F31E" w:rsidR="0098778D" w:rsidRDefault="0098778D" w:rsidP="0098778D">
      <w:r>
        <w:t>Da análise da definição de endereço apresentada, infere-se que nem todos os objetos de interesse cadastral municipal estão contemplados no CNEFE, uma vez que terrenos baldios e áreas sem destinação não são coletados. Por outro lado, a base inclui</w:t>
      </w:r>
      <w:r w:rsidR="00516FAA">
        <w:t xml:space="preserve"> </w:t>
      </w:r>
      <w:r>
        <w:t xml:space="preserve">endereços em áreas rurais, apresenta repetições de pontos georreferenciados e contém atributos considerados desnecessários, os quais precisam ser filtrados para o processamento eficaz da metodologia </w:t>
      </w:r>
      <w:r w:rsidRPr="00B007D4">
        <w:rPr>
          <w:i/>
          <w:iCs/>
        </w:rPr>
        <w:t>SuperCIATA</w:t>
      </w:r>
      <w:r>
        <w:t>.</w:t>
      </w:r>
    </w:p>
    <w:p w14:paraId="31F6F0AB" w14:textId="4C8785BD" w:rsidR="0098778D" w:rsidRDefault="0098778D" w:rsidP="0098778D">
      <w:r>
        <w:t xml:space="preserve">No que se refere ao georreferenciamento, de acordo com o documento Nota </w:t>
      </w:r>
      <w:r w:rsidR="00AE5F98">
        <w:t>M</w:t>
      </w:r>
      <w:r>
        <w:t>etodológica n. 01 do IBGE</w:t>
      </w:r>
      <w:r w:rsidR="00305023">
        <w:t xml:space="preserve"> </w:t>
      </w:r>
      <w:r w:rsidR="00644BFA">
        <w:fldChar w:fldCharType="begin"/>
      </w:r>
      <w:r w:rsidR="00644BFA">
        <w:instrText xml:space="preserve"> ADDIN ZOTERO_ITEM CSL_CITATION {"citationID":"SVViMJpc","properties":{"formattedCitation":"(IBGE,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644BFA">
        <w:fldChar w:fldCharType="separate"/>
      </w:r>
      <w:r w:rsidR="00644BFA" w:rsidRPr="00644BFA">
        <w:rPr>
          <w:rFonts w:cs="Arial"/>
        </w:rPr>
        <w:t>(IBGE, 2024)</w:t>
      </w:r>
      <w:r w:rsidR="00644BFA">
        <w:fldChar w:fldCharType="end"/>
      </w:r>
      <w:r>
        <w:t xml:space="preserve">, as coordenadas dos endereços são apresentadas na projeção SIRGAS 2000, no formato de graus decimais com sinal e até cinco casas decimais. A obtenção dessas coordenadas foi realizada </w:t>
      </w:r>
      <w:r w:rsidR="00AE5F98">
        <w:t>com dispositivos</w:t>
      </w:r>
      <w:r>
        <w:t xml:space="preserve"> GNSS (</w:t>
      </w:r>
      <w:r w:rsidRPr="00AE5F98">
        <w:rPr>
          <w:i/>
          <w:iCs/>
        </w:rPr>
        <w:t xml:space="preserve">Global </w:t>
      </w:r>
      <w:proofErr w:type="spellStart"/>
      <w:r w:rsidRPr="00AE5F98">
        <w:rPr>
          <w:i/>
          <w:iCs/>
        </w:rPr>
        <w:t>Navigation</w:t>
      </w:r>
      <w:proofErr w:type="spellEnd"/>
      <w:r w:rsidRPr="00AE5F98">
        <w:rPr>
          <w:i/>
          <w:iCs/>
        </w:rPr>
        <w:t xml:space="preserve"> </w:t>
      </w:r>
      <w:proofErr w:type="spellStart"/>
      <w:r w:rsidRPr="00AE5F98">
        <w:rPr>
          <w:i/>
          <w:iCs/>
        </w:rPr>
        <w:t>Satellite</w:t>
      </w:r>
      <w:proofErr w:type="spellEnd"/>
      <w:r w:rsidRPr="00AE5F98">
        <w:rPr>
          <w:i/>
          <w:iCs/>
        </w:rPr>
        <w:t xml:space="preserve"> System</w:t>
      </w:r>
      <w:r>
        <w:t>) embarcados nos aparelhos de coleta. Em condições normais de coleta (edificações horizontais, prédios baixos, áreas rurais), o erro máximo atinge 11,71 metros.</w:t>
      </w:r>
    </w:p>
    <w:p w14:paraId="45113A10" w14:textId="189888AE" w:rsidR="00947FDB" w:rsidRPr="00693DE7" w:rsidRDefault="00947FDB" w:rsidP="00947FDB">
      <w:pPr>
        <w:rPr>
          <w:lang w:eastAsia="pt-BR"/>
        </w:rPr>
      </w:pPr>
      <w:r w:rsidRPr="00693DE7">
        <w:t xml:space="preserve">Embora a precisão dos pontos seja </w:t>
      </w:r>
      <w:r>
        <w:t>baixa</w:t>
      </w:r>
      <w:r w:rsidRPr="00693DE7">
        <w:t xml:space="preserve">, ela é </w:t>
      </w:r>
      <w:r>
        <w:t>suficiente</w:t>
      </w:r>
      <w:r w:rsidRPr="00693DE7">
        <w:t xml:space="preserve"> para a localização de estabelecimentos e residências. A </w:t>
      </w:r>
      <w:r w:rsidRPr="00693DE7">
        <w:fldChar w:fldCharType="begin"/>
      </w:r>
      <w:r w:rsidRPr="00693DE7">
        <w:instrText xml:space="preserve"> REF _Ref192059238 \h </w:instrText>
      </w:r>
      <w:r w:rsidRPr="00693DE7">
        <w:fldChar w:fldCharType="separate"/>
      </w:r>
      <w:ins w:id="174" w:author="Marco Aurélio Barbiero" w:date="2025-09-18T10:19:00Z" w16du:dateUtc="2025-09-18T13:19:00Z">
        <w:r w:rsidR="00610384" w:rsidRPr="00693DE7">
          <w:t xml:space="preserve">Figura </w:t>
        </w:r>
        <w:r w:rsidR="00610384">
          <w:rPr>
            <w:noProof/>
          </w:rPr>
          <w:t>9</w:t>
        </w:r>
      </w:ins>
      <w:del w:id="175" w:author="Marco Aurélio Barbiero" w:date="2025-09-18T10:17:00Z" w16du:dateUtc="2025-09-18T13:17:00Z">
        <w:r w:rsidR="00610384" w:rsidRPr="00693DE7" w:rsidDel="00610384">
          <w:delText xml:space="preserve">Figura </w:delText>
        </w:r>
        <w:r w:rsidR="00610384" w:rsidDel="00610384">
          <w:rPr>
            <w:noProof/>
          </w:rPr>
          <w:delText>9</w:delText>
        </w:r>
      </w:del>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40ED491C" w14:textId="06B1FCF0" w:rsidR="00947FDB" w:rsidRPr="00693DE7" w:rsidRDefault="00947FDB" w:rsidP="00947FDB">
      <w:pPr>
        <w:pStyle w:val="Legenda"/>
      </w:pPr>
      <w:bookmarkStart w:id="176" w:name="_Ref192059238"/>
      <w:r w:rsidRPr="00693DE7">
        <w:lastRenderedPageBreak/>
        <w:t xml:space="preserve">Figura </w:t>
      </w:r>
      <w:fldSimple w:instr=" SEQ Figura \* ARABIC ">
        <w:r w:rsidR="00610384">
          <w:rPr>
            <w:noProof/>
          </w:rPr>
          <w:t>9</w:t>
        </w:r>
      </w:fldSimple>
      <w:bookmarkEnd w:id="176"/>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947FDB" w:rsidRPr="00693DE7" w14:paraId="18AFCC76" w14:textId="77777777" w:rsidTr="007B4CA4">
        <w:tc>
          <w:tcPr>
            <w:tcW w:w="8210" w:type="dxa"/>
          </w:tcPr>
          <w:p w14:paraId="6A1A9415" w14:textId="77777777" w:rsidR="00947FDB" w:rsidRPr="00693DE7" w:rsidRDefault="00947FDB" w:rsidP="00504FCA">
            <w:pPr>
              <w:pStyle w:val="Citao"/>
            </w:pPr>
            <w:r w:rsidRPr="00693DE7">
              <w:rPr>
                <w:noProof/>
              </w:rPr>
              <w:drawing>
                <wp:inline distT="0" distB="0" distL="0" distR="0" wp14:anchorId="2B4394C0" wp14:editId="5AAE40F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5A8896E2" w14:textId="77777777" w:rsidR="00947FDB" w:rsidRDefault="00947FDB" w:rsidP="0098778D"/>
    <w:p w14:paraId="5B9AF5EC" w14:textId="397324AD" w:rsidR="0098778D" w:rsidRDefault="0098778D" w:rsidP="0098778D">
      <w:r>
        <w:t>Os arquivos do CNEFE referentes a cada município brasileiro são disponibilizados no portal oficial do IBGE</w:t>
      </w:r>
      <w:r w:rsidR="00CD31F4">
        <w:t xml:space="preserve"> </w:t>
      </w:r>
      <w:r w:rsidR="00CD31F4">
        <w:fldChar w:fldCharType="begin"/>
      </w:r>
      <w:r w:rsidR="00CD31F4">
        <w:instrText xml:space="preserve"> ADDIN ZOTERO_ITEM CSL_CITATION {"citationID":"6F4hceq6","properties":{"formattedCitation":"(IBGE,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CD31F4">
        <w:fldChar w:fldCharType="separate"/>
      </w:r>
      <w:r w:rsidR="00CD31F4" w:rsidRPr="00CD31F4">
        <w:rPr>
          <w:rFonts w:cs="Arial"/>
        </w:rPr>
        <w:t>(IBGE, 2025)</w:t>
      </w:r>
      <w:r w:rsidR="00CD31F4">
        <w:fldChar w:fldCharType="end"/>
      </w:r>
      <w:r>
        <w:t>, nos formatos CSV (separado por ponto e vírgula) e GeoJSON. Cada registro possui 35 atributos, cobrindo diferentes dimensões de interesse censitário.</w:t>
      </w:r>
    </w:p>
    <w:p w14:paraId="079ED37C" w14:textId="70967907" w:rsidR="00266319" w:rsidRDefault="00B115E8" w:rsidP="00B115E8">
      <w:pPr>
        <w:pStyle w:val="Ttulo3"/>
      </w:pPr>
      <w:bookmarkStart w:id="177" w:name="_Toc208996052"/>
      <w:r w:rsidRPr="00B115E8">
        <w:t>O CNEFE e o LADM</w:t>
      </w:r>
      <w:bookmarkEnd w:id="177"/>
    </w:p>
    <w:p w14:paraId="6A4E1909" w14:textId="574EC455" w:rsidR="00BB145C" w:rsidRDefault="00BB145C" w:rsidP="00BB145C">
      <w:r>
        <w:t>O</w:t>
      </w:r>
      <w:r w:rsidR="004027BE">
        <w:t xml:space="preserve"> </w:t>
      </w:r>
      <w:r w:rsidR="004027BE">
        <w:fldChar w:fldCharType="begin"/>
      </w:r>
      <w:r w:rsidR="004027BE">
        <w:instrText xml:space="preserve"> REF _Ref208989693 \h </w:instrText>
      </w:r>
      <w:r w:rsidR="004027BE">
        <w:fldChar w:fldCharType="separate"/>
      </w:r>
      <w:r w:rsidR="00610384">
        <w:t xml:space="preserve">Quadro </w:t>
      </w:r>
      <w:r w:rsidR="00610384">
        <w:rPr>
          <w:noProof/>
        </w:rPr>
        <w:t>4</w:t>
      </w:r>
      <w:r w:rsidR="004027BE">
        <w:fldChar w:fldCharType="end"/>
      </w:r>
      <w:r w:rsidR="004027BE">
        <w:t xml:space="preserve"> </w:t>
      </w:r>
      <w:r w:rsidRPr="0036575B">
        <w:t xml:space="preserve">apresenta uma comparação entre o CNEFE e o modelo conceitual </w:t>
      </w:r>
      <w:r w:rsidRPr="006D6807">
        <w:t>internacional</w:t>
      </w:r>
      <w:r w:rsidRPr="0036575B">
        <w:t xml:space="preserve"> LADM com foco nas diferenças estruturais e funcionais entre ambos. Destaca-se, nesse contexto, que o CNEFE não contempla informações relativas aos atores envolvidos (entidades </w:t>
      </w:r>
      <w:r w:rsidRPr="004027BE">
        <w:rPr>
          <w:i/>
          <w:iCs/>
        </w:rPr>
        <w:t>LA_Party</w:t>
      </w:r>
      <w:r w:rsidRPr="0036575B">
        <w:t xml:space="preserve"> no LADM), tampouco representa as relações jurídicas, técnicas ou administrativas entre essas partes e os endereços cadastrados (LA_RRR — </w:t>
      </w:r>
      <w:proofErr w:type="spellStart"/>
      <w:r w:rsidRPr="0036575B">
        <w:rPr>
          <w:i/>
          <w:iCs/>
        </w:rPr>
        <w:t>Rights</w:t>
      </w:r>
      <w:proofErr w:type="spellEnd"/>
      <w:r w:rsidRPr="0036575B">
        <w:rPr>
          <w:i/>
          <w:iCs/>
        </w:rPr>
        <w:t xml:space="preserve">, </w:t>
      </w:r>
      <w:proofErr w:type="spellStart"/>
      <w:r w:rsidRPr="0036575B">
        <w:rPr>
          <w:i/>
          <w:iCs/>
        </w:rPr>
        <w:t>Restrictions</w:t>
      </w:r>
      <w:proofErr w:type="spellEnd"/>
      <w:r w:rsidRPr="0036575B">
        <w:rPr>
          <w:i/>
          <w:iCs/>
        </w:rPr>
        <w:t xml:space="preserve"> and </w:t>
      </w:r>
      <w:proofErr w:type="spellStart"/>
      <w:r w:rsidRPr="0036575B">
        <w:rPr>
          <w:i/>
          <w:iCs/>
        </w:rPr>
        <w:t>Responsibilities</w:t>
      </w:r>
      <w:proofErr w:type="spellEnd"/>
      <w:r w:rsidRPr="0036575B">
        <w:t xml:space="preserve">). Além disso, a representação espacial se limita à indicação de pontos georreferenciados, não sendo incluídas </w:t>
      </w:r>
      <w:r w:rsidRPr="0036575B">
        <w:lastRenderedPageBreak/>
        <w:t>informações sobre a extensão ou delimitação das unidades espaciais, como áreas ou polígonos</w:t>
      </w:r>
      <w:r>
        <w:t>.</w:t>
      </w:r>
    </w:p>
    <w:p w14:paraId="5123622F" w14:textId="3E2F3A4D" w:rsidR="00BB145C" w:rsidRDefault="00BB145C" w:rsidP="00BB145C">
      <w:r w:rsidRPr="004F55F2">
        <w:t>Em síntese, os dados públicos disponibilizados pelo IBGE por meio do CNEFE podem ser interpretados, à luz do LADM, como uma representação parcial centrada nas unidades administrativas básicas (</w:t>
      </w:r>
      <w:proofErr w:type="spellStart"/>
      <w:r w:rsidRPr="003B7E41">
        <w:rPr>
          <w:i/>
          <w:iCs/>
        </w:rPr>
        <w:t>LA_BAUnit</w:t>
      </w:r>
      <w:proofErr w:type="spellEnd"/>
      <w:r w:rsidRPr="004F55F2">
        <w:t>), desprovidas dos vínculos jurídicos</w:t>
      </w:r>
      <w:r>
        <w:t xml:space="preserve"> </w:t>
      </w:r>
      <w:r w:rsidRPr="004F55F2">
        <w:t>e relacionais que caracterizam um sistema cadastral completo segundo os padrões internacionais</w:t>
      </w:r>
      <w:r w:rsidR="000569C6">
        <w:t xml:space="preserve"> </w:t>
      </w:r>
      <w:r w:rsidR="00EC6E25">
        <w:fldChar w:fldCharType="begin"/>
      </w:r>
      <w:r w:rsidR="00EC6E25">
        <w:instrText xml:space="preserve"> ADDIN ZOTERO_ITEM CSL_CITATION {"citationID":"MZKtZe6j","properties":{"formattedCitation":"(ISO, 2012)","plainCitation":"(ISO, 2012)","noteIndex":0},"citationItems":[{"id":45,"uris":["http://zotero.org/users/15531986/items/LFYH5HFJ"],"itemData":{"id":45,"type":"webpage","title":"ISO 19152:2012(en), Geographic information — Land Administration Domain Model (LADM)","title-short":"ISO 19152(LADM)","URL":"https://www.iso.org/obp/ui/en/#iso:std:iso:19152:ed-1:v1:en","author":[{"family":"ISO","given":""}],"accessed":{"date-parts":[["2024",12,6]]},"issued":{"date-parts":[["2012"]]}}}],"schema":"https://github.com/citation-style-language/schema/raw/master/csl-citation.json"} </w:instrText>
      </w:r>
      <w:r w:rsidR="00EC6E25">
        <w:fldChar w:fldCharType="separate"/>
      </w:r>
      <w:r w:rsidR="00EC6E25" w:rsidRPr="00EC6E25">
        <w:rPr>
          <w:rFonts w:cs="Arial"/>
        </w:rPr>
        <w:t>(ISO, 2012)</w:t>
      </w:r>
      <w:r w:rsidR="00EC6E25">
        <w:fldChar w:fldCharType="end"/>
      </w:r>
      <w:r w:rsidRPr="004F55F2">
        <w:t>.</w:t>
      </w:r>
      <w:r>
        <w:t xml:space="preserve"> </w:t>
      </w:r>
    </w:p>
    <w:p w14:paraId="7175EF9F" w14:textId="20FFE3D6" w:rsidR="008A21D7" w:rsidRDefault="008A21D7" w:rsidP="008A21D7">
      <w:pPr>
        <w:pStyle w:val="Legenda"/>
      </w:pPr>
      <w:bookmarkStart w:id="178" w:name="_Ref208989693"/>
      <w:r>
        <w:t xml:space="preserve">Quadro </w:t>
      </w:r>
      <w:fldSimple w:instr=" SEQ Quadro \* ARABIC ">
        <w:r w:rsidR="00610384">
          <w:rPr>
            <w:noProof/>
          </w:rPr>
          <w:t>4</w:t>
        </w:r>
      </w:fldSimple>
      <w:bookmarkEnd w:id="178"/>
      <w:r>
        <w:t xml:space="preserve">: </w:t>
      </w:r>
      <w:r w:rsidRPr="00BA2ACE">
        <w:t>Comparando CNEFE e LADM</w:t>
      </w:r>
    </w:p>
    <w:tbl>
      <w:tblPr>
        <w:tblStyle w:val="TabeladeGrade5Escura-nfase11"/>
        <w:tblW w:w="0" w:type="auto"/>
        <w:tblLook w:val="04A0" w:firstRow="1" w:lastRow="0" w:firstColumn="1" w:lastColumn="0" w:noHBand="0" w:noVBand="1"/>
      </w:tblPr>
      <w:tblGrid>
        <w:gridCol w:w="2644"/>
        <w:gridCol w:w="3519"/>
        <w:gridCol w:w="2898"/>
      </w:tblGrid>
      <w:tr w:rsidR="00BB145C" w:rsidRPr="00B322C5" w14:paraId="566D89AE" w14:textId="77777777" w:rsidTr="00B2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hideMark/>
          </w:tcPr>
          <w:p w14:paraId="599D08BB" w14:textId="77777777" w:rsidR="00BB145C" w:rsidRPr="00B322C5" w:rsidRDefault="00BB145C" w:rsidP="00B26D35">
            <w:pPr>
              <w:ind w:firstLine="0"/>
              <w:jc w:val="left"/>
              <w:rPr>
                <w:lang w:eastAsia="pt-BR"/>
              </w:rPr>
            </w:pPr>
            <w:r w:rsidRPr="00B322C5">
              <w:rPr>
                <w:lang w:eastAsia="pt-BR"/>
              </w:rPr>
              <w:t>Característica</w:t>
            </w:r>
          </w:p>
        </w:tc>
        <w:tc>
          <w:tcPr>
            <w:tcW w:w="3519" w:type="dxa"/>
            <w:hideMark/>
          </w:tcPr>
          <w:p w14:paraId="7864CD04"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Pr>
                <w:lang w:eastAsia="pt-BR"/>
              </w:rPr>
              <w:t>CNEFE</w:t>
            </w:r>
          </w:p>
        </w:tc>
        <w:tc>
          <w:tcPr>
            <w:tcW w:w="0" w:type="auto"/>
            <w:hideMark/>
          </w:tcPr>
          <w:p w14:paraId="4E19FF8C"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sidRPr="00B322C5">
              <w:rPr>
                <w:lang w:eastAsia="pt-BR"/>
              </w:rPr>
              <w:t>LADM</w:t>
            </w:r>
          </w:p>
        </w:tc>
      </w:tr>
      <w:tr w:rsidR="00BB145C" w:rsidRPr="00DF6E9E" w14:paraId="0985F566"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47C0A9" w14:textId="77777777" w:rsidR="00BB145C" w:rsidRPr="00DA3E07" w:rsidRDefault="00BB145C" w:rsidP="00B26D35">
            <w:pPr>
              <w:ind w:firstLine="0"/>
              <w:jc w:val="left"/>
              <w:rPr>
                <w:rFonts w:eastAsia="Times New Roman"/>
                <w:b w:val="0"/>
                <w:bCs w:val="0"/>
                <w:szCs w:val="24"/>
                <w:lang w:eastAsia="pt-BR"/>
              </w:rPr>
            </w:pPr>
            <w:r w:rsidRPr="00DA3E07">
              <w:rPr>
                <w:rStyle w:val="Forte"/>
                <w:b/>
              </w:rPr>
              <w:t>Origem</w:t>
            </w:r>
          </w:p>
        </w:tc>
        <w:tc>
          <w:tcPr>
            <w:tcW w:w="3519" w:type="dxa"/>
            <w:vAlign w:val="center"/>
            <w:hideMark/>
          </w:tcPr>
          <w:p w14:paraId="32B6F52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Desenvolvido pelo IBGE a partir de 2005, como base de endereços para operações censitárias.</w:t>
            </w:r>
          </w:p>
        </w:tc>
        <w:tc>
          <w:tcPr>
            <w:tcW w:w="0" w:type="auto"/>
            <w:vAlign w:val="center"/>
            <w:hideMark/>
          </w:tcPr>
          <w:p w14:paraId="2FE89AC3"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Modelo conceitual internacional elaborado pela FIG e padronizado pela ISO 19152.</w:t>
            </w:r>
          </w:p>
        </w:tc>
      </w:tr>
      <w:tr w:rsidR="00BB145C" w:rsidRPr="00B322C5" w14:paraId="47376359"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7323F343" w14:textId="77777777" w:rsidR="00BB145C" w:rsidRPr="00DA3E07" w:rsidRDefault="00BB145C" w:rsidP="00B26D35">
            <w:pPr>
              <w:ind w:firstLine="0"/>
              <w:jc w:val="left"/>
              <w:rPr>
                <w:rFonts w:eastAsia="Times New Roman"/>
                <w:b w:val="0"/>
                <w:bCs w:val="0"/>
                <w:szCs w:val="24"/>
                <w:lang w:eastAsia="pt-BR"/>
              </w:rPr>
            </w:pPr>
            <w:r w:rsidRPr="00DA3E07">
              <w:rPr>
                <w:rStyle w:val="Forte"/>
                <w:b/>
              </w:rPr>
              <w:t>Âmbito</w:t>
            </w:r>
          </w:p>
        </w:tc>
        <w:tc>
          <w:tcPr>
            <w:tcW w:w="3519" w:type="dxa"/>
            <w:vAlign w:val="center"/>
            <w:hideMark/>
          </w:tcPr>
          <w:p w14:paraId="45384DC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Cadastro de endereços para fins estatísticos e logísticos em todo o território brasileiro.</w:t>
            </w:r>
          </w:p>
        </w:tc>
        <w:tc>
          <w:tcPr>
            <w:tcW w:w="0" w:type="auto"/>
            <w:vAlign w:val="center"/>
            <w:hideMark/>
          </w:tcPr>
          <w:p w14:paraId="1C0D59B6"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Modelo global para administração de terras, aplicável a diferentes legislações e contextos.</w:t>
            </w:r>
          </w:p>
        </w:tc>
      </w:tr>
      <w:tr w:rsidR="00BB145C" w:rsidRPr="00B322C5" w14:paraId="1023AA0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2EB2B12" w14:textId="77777777" w:rsidR="00BB145C" w:rsidRPr="00DA3E07" w:rsidRDefault="00BB145C" w:rsidP="00B26D35">
            <w:pPr>
              <w:ind w:firstLine="0"/>
              <w:jc w:val="left"/>
              <w:rPr>
                <w:rFonts w:eastAsia="Times New Roman"/>
                <w:b w:val="0"/>
                <w:bCs w:val="0"/>
                <w:szCs w:val="24"/>
                <w:lang w:eastAsia="pt-BR"/>
              </w:rPr>
            </w:pPr>
            <w:r w:rsidRPr="00DA3E07">
              <w:rPr>
                <w:rStyle w:val="Forte"/>
                <w:b/>
              </w:rPr>
              <w:t>Objetivo</w:t>
            </w:r>
          </w:p>
        </w:tc>
        <w:tc>
          <w:tcPr>
            <w:tcW w:w="3519" w:type="dxa"/>
            <w:vAlign w:val="center"/>
            <w:hideMark/>
          </w:tcPr>
          <w:p w14:paraId="02E00DEF"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proofErr w:type="spellStart"/>
            <w:r>
              <w:t>Fornecer</w:t>
            </w:r>
            <w:proofErr w:type="spellEnd"/>
            <w:r>
              <w:t xml:space="preserve"> uma base nacional de endereços com cobertura ampla para apoiar censos e pesquisas domiciliares.</w:t>
            </w:r>
          </w:p>
        </w:tc>
        <w:tc>
          <w:tcPr>
            <w:tcW w:w="0" w:type="auto"/>
            <w:vAlign w:val="center"/>
            <w:hideMark/>
          </w:tcPr>
          <w:p w14:paraId="68834CBC"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Estabelecer um padrão para representação de direitos, restrições e responsabilidades sobre a terra.</w:t>
            </w:r>
          </w:p>
        </w:tc>
      </w:tr>
      <w:tr w:rsidR="00BB145C" w:rsidRPr="00B322C5" w14:paraId="6E044643"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3DD3D0" w14:textId="77777777" w:rsidR="00BB145C" w:rsidRPr="00DA3E07" w:rsidRDefault="00BB145C" w:rsidP="00B26D35">
            <w:pPr>
              <w:ind w:firstLine="0"/>
              <w:jc w:val="left"/>
              <w:rPr>
                <w:rFonts w:eastAsia="Times New Roman"/>
                <w:b w:val="0"/>
                <w:bCs w:val="0"/>
                <w:szCs w:val="24"/>
                <w:lang w:eastAsia="pt-BR"/>
              </w:rPr>
            </w:pPr>
            <w:r w:rsidRPr="00DA3E07">
              <w:rPr>
                <w:rStyle w:val="Forte"/>
                <w:b/>
              </w:rPr>
              <w:t>Metodologia</w:t>
            </w:r>
          </w:p>
        </w:tc>
        <w:tc>
          <w:tcPr>
            <w:tcW w:w="3519" w:type="dxa"/>
            <w:vAlign w:val="center"/>
            <w:hideMark/>
          </w:tcPr>
          <w:p w14:paraId="35F3982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Coleta de dados em campo com GPS e questionários, com estrutura orientada a unidades domiciliares e logradouros.</w:t>
            </w:r>
          </w:p>
        </w:tc>
        <w:tc>
          <w:tcPr>
            <w:tcW w:w="0" w:type="auto"/>
            <w:vAlign w:val="center"/>
            <w:hideMark/>
          </w:tcPr>
          <w:p w14:paraId="5D21A00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Baseado em conceitos abstratos como “partes interessadas”, “fontes”, “unidades espaciais” e “unidades legais”.</w:t>
            </w:r>
          </w:p>
        </w:tc>
      </w:tr>
      <w:tr w:rsidR="00BB145C" w:rsidRPr="00B322C5" w14:paraId="1EDFB86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5087ADE" w14:textId="77777777" w:rsidR="00BB145C" w:rsidRPr="00DA3E07" w:rsidRDefault="00BB145C" w:rsidP="00B26D35">
            <w:pPr>
              <w:ind w:firstLine="0"/>
              <w:jc w:val="left"/>
              <w:rPr>
                <w:rFonts w:eastAsia="Times New Roman"/>
                <w:b w:val="0"/>
                <w:bCs w:val="0"/>
                <w:szCs w:val="24"/>
                <w:lang w:eastAsia="pt-BR"/>
              </w:rPr>
            </w:pPr>
            <w:r w:rsidRPr="00DA3E07">
              <w:rPr>
                <w:rStyle w:val="Forte"/>
                <w:b/>
              </w:rPr>
              <w:t>Tecnologia</w:t>
            </w:r>
          </w:p>
        </w:tc>
        <w:tc>
          <w:tcPr>
            <w:tcW w:w="3519" w:type="dxa"/>
            <w:vAlign w:val="center"/>
            <w:hideMark/>
          </w:tcPr>
          <w:p w14:paraId="215E5A50"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Utiliza GPS, banco de dados e sistemas internos do IBGE; informações com atributos espaciais simples (ponto).</w:t>
            </w:r>
          </w:p>
        </w:tc>
        <w:tc>
          <w:tcPr>
            <w:tcW w:w="0" w:type="auto"/>
            <w:vAlign w:val="center"/>
            <w:hideMark/>
          </w:tcPr>
          <w:p w14:paraId="3BBB635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Independente, mas voltada à integração com SIG, bancos espaciais e infraestruturas de dados espaciais (IDE).</w:t>
            </w:r>
          </w:p>
        </w:tc>
      </w:tr>
      <w:tr w:rsidR="00BB145C" w:rsidRPr="00B322C5" w14:paraId="1E000CFE"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tcPr>
          <w:p w14:paraId="07B15A07" w14:textId="77777777" w:rsidR="00BB145C" w:rsidRPr="00C81269" w:rsidRDefault="00BB145C" w:rsidP="00B26D35">
            <w:pPr>
              <w:ind w:firstLine="0"/>
              <w:jc w:val="left"/>
              <w:rPr>
                <w:lang w:eastAsia="pt-BR"/>
              </w:rPr>
            </w:pPr>
            <w:r w:rsidRPr="00C81269">
              <w:rPr>
                <w:lang w:eastAsia="pt-BR"/>
              </w:rPr>
              <w:t>Georreferenciamento</w:t>
            </w:r>
          </w:p>
        </w:tc>
        <w:tc>
          <w:tcPr>
            <w:tcW w:w="3519" w:type="dxa"/>
            <w:vAlign w:val="center"/>
          </w:tcPr>
          <w:p w14:paraId="39D76A87" w14:textId="77777777" w:rsidR="00BB145C" w:rsidRPr="00EB5DD1"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483380">
              <w:rPr>
                <w:lang w:eastAsia="pt-BR"/>
              </w:rPr>
              <w:t>Possui dados com coordenadas geográficas (pontos) coletadas em campo, mas com foco em localização de domicílios e logradouros, não em limites de parcelas ou unidades espaciais completas.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45C" w:rsidRPr="00EB5DD1" w14:paraId="666466BB" w14:textId="77777777" w:rsidTr="00B26D35">
              <w:trPr>
                <w:tblCellSpacing w:w="15" w:type="dxa"/>
              </w:trPr>
              <w:tc>
                <w:tcPr>
                  <w:tcW w:w="0" w:type="auto"/>
                  <w:vAlign w:val="center"/>
                  <w:hideMark/>
                </w:tcPr>
                <w:p w14:paraId="181E886C" w14:textId="77777777" w:rsidR="00BB145C" w:rsidRPr="00EB5DD1" w:rsidRDefault="00BB145C" w:rsidP="00B26D35">
                  <w:pPr>
                    <w:jc w:val="left"/>
                    <w:rPr>
                      <w:lang w:eastAsia="pt-BR"/>
                    </w:rPr>
                  </w:pPr>
                </w:p>
              </w:tc>
            </w:tr>
          </w:tbl>
          <w:p w14:paraId="34C6096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p>
        </w:tc>
        <w:tc>
          <w:tcPr>
            <w:tcW w:w="0" w:type="auto"/>
            <w:vAlign w:val="center"/>
          </w:tcPr>
          <w:p w14:paraId="2C6446E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7D38ED">
              <w:rPr>
                <w:lang w:eastAsia="pt-BR"/>
              </w:rPr>
              <w:t>Georreferenciamento é central ao modelo, permitindo múltiplos tipos de geometrias (ponto, linha, polígono) vinculadas a unidades legais e administrativas.</w:t>
            </w:r>
          </w:p>
        </w:tc>
      </w:tr>
      <w:tr w:rsidR="00BB145C" w:rsidRPr="00B322C5" w14:paraId="5D1F3094"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02FF2B4B" w14:textId="77777777" w:rsidR="00BB145C" w:rsidRPr="00DA3E07" w:rsidRDefault="00BB145C" w:rsidP="00B26D35">
            <w:pPr>
              <w:ind w:firstLine="0"/>
              <w:jc w:val="left"/>
              <w:rPr>
                <w:rFonts w:eastAsia="Times New Roman"/>
                <w:b w:val="0"/>
                <w:bCs w:val="0"/>
                <w:szCs w:val="24"/>
                <w:lang w:eastAsia="pt-BR"/>
              </w:rPr>
            </w:pPr>
            <w:r w:rsidRPr="00DA3E07">
              <w:rPr>
                <w:rStyle w:val="Forte"/>
                <w:b/>
              </w:rPr>
              <w:t>Implementação</w:t>
            </w:r>
          </w:p>
        </w:tc>
        <w:tc>
          <w:tcPr>
            <w:tcW w:w="3519" w:type="dxa"/>
            <w:vAlign w:val="center"/>
            <w:hideMark/>
          </w:tcPr>
          <w:p w14:paraId="122C8682"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uso contínuo pelo IBGE, com atualizações periódicas durante operações censitárias e por meio de parcerias locais.</w:t>
            </w:r>
          </w:p>
        </w:tc>
        <w:tc>
          <w:tcPr>
            <w:tcW w:w="0" w:type="auto"/>
            <w:vAlign w:val="center"/>
            <w:hideMark/>
          </w:tcPr>
          <w:p w14:paraId="5130EDCA"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expansão global, sendo adaptado por diversos países e integrado a legislações nacionais de cadastro e registro.</w:t>
            </w:r>
          </w:p>
        </w:tc>
      </w:tr>
    </w:tbl>
    <w:p w14:paraId="6DB3E757" w14:textId="77777777" w:rsidR="00B115E8" w:rsidRPr="00B115E8" w:rsidRDefault="00B115E8" w:rsidP="00B115E8"/>
    <w:p w14:paraId="7B0314A5" w14:textId="6F8876BA" w:rsidR="00D14871" w:rsidRDefault="00D14871" w:rsidP="00B23434">
      <w:pPr>
        <w:pStyle w:val="Ttulo2"/>
      </w:pPr>
      <w:bookmarkStart w:id="179" w:name="_Toc208996053"/>
      <w:r>
        <w:lastRenderedPageBreak/>
        <w:t>OPENSTREETMAP – OSM</w:t>
      </w:r>
      <w:bookmarkEnd w:id="179"/>
    </w:p>
    <w:p w14:paraId="403BEF29" w14:textId="1BC5F0C2" w:rsidR="00D14871" w:rsidRDefault="00D14871" w:rsidP="00D14871">
      <w:r>
        <w:t xml:space="preserve">O </w:t>
      </w:r>
      <w:r w:rsidRPr="00AB1868">
        <w:rPr>
          <w:i/>
          <w:iCs/>
        </w:rPr>
        <w:t>OpenStreetMap</w:t>
      </w:r>
      <w:r>
        <w:t xml:space="preserve"> (OSM) é um projeto colaborativo que oferece dados geográficos abertos e gratuitos, mantidos por uma comunidade global de contribuidores. Ele contém representações vetoriais detalhadas de elementos urbanos como logradouros (vias públicas), edificações, praças, entre outros</w:t>
      </w:r>
      <w:r w:rsidR="00D062D4">
        <w:t xml:space="preserve"> </w:t>
      </w:r>
      <w:r w:rsidR="00D062D4">
        <w:fldChar w:fldCharType="begin"/>
      </w:r>
      <w:r w:rsidR="00D062D4">
        <w:instrText xml:space="preserve"> ADDIN ZOTERO_ITEM CSL_CITATION {"citationID":"skN4SAUR","properties":{"formattedCitation":"(Haklay, 2010)","plainCitation":"(Haklay, 2010)","noteIndex":0},"citationItems":[{"id":218,"uris":["http://zotero.org/users/15531986/items/G88VAM2Y"],"itemData":{"id":218,"type":"article-journal","abstract":"Within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directions.","container-title":"Environment and Planning B: Planning and Design","DOI":"10.1068/b35097","ISSN":"0265-8135, 1472-3417","issue":"4","journalAbbreviation":"Environ Plann B Plann Des","language":"en","license":"https://journals.sagepub.com/page/policies/text-and-data-mining-license","page":"682-703","source":"DOI.org (Crossref)","title":"How Good is Volunteered Geographical Information? A Comparative Study of OpenStreetMap and Ordnance Survey Datasets","title-short":"How Good is Volunteered Geographical Information?","volume":"37","author":[{"family":"Haklay","given":"Mordechai"}],"issued":{"date-parts":[["2010",8]]}}}],"schema":"https://github.com/citation-style-language/schema/raw/master/csl-citation.json"} </w:instrText>
      </w:r>
      <w:r w:rsidR="00D062D4">
        <w:fldChar w:fldCharType="separate"/>
      </w:r>
      <w:r w:rsidR="00D062D4" w:rsidRPr="00D062D4">
        <w:rPr>
          <w:rFonts w:cs="Arial"/>
        </w:rPr>
        <w:t>(Haklay, 2010)</w:t>
      </w:r>
      <w:r w:rsidR="00D062D4">
        <w:fldChar w:fldCharType="end"/>
      </w:r>
      <w:r>
        <w:t>.</w:t>
      </w:r>
    </w:p>
    <w:p w14:paraId="5652BD0D" w14:textId="1D8BDDDF" w:rsidR="00D14871" w:rsidRDefault="00D14871" w:rsidP="00D14871">
      <w:r>
        <w:t>O OSM foi criado em 2004 por Steve Coast, no Reino Unido, como resposta à restrição de acesso e aos altos custos de dados geográficos proprietários</w:t>
      </w:r>
      <w:r w:rsidR="00142117">
        <w:t xml:space="preserve"> </w:t>
      </w:r>
      <w:r w:rsidR="00142117">
        <w:fldChar w:fldCharType="begin"/>
      </w:r>
      <w:r w:rsidR="00142117">
        <w:instrText xml:space="preserve"> ADDIN ZOTERO_ITEM CSL_CITATION {"citationID":"3ReBti2Z","properties":{"formattedCitation":"(Haklay; Weber, 2008)","plainCitation":"(Haklay; Weber, 2008)","noteIndex":0},"citationItems":[{"id":229,"uris":["http://zotero.org/users/15531986/items/PF6L96XB"],"itemData":{"id":229,"type":"article-journal","container-title":"IEEE Pervasive Computing","DOI":"10.1109/mprv.2008.80","ISSN":"1536-1268","issue":"4","journalAbbreviation":"IEEE Pervasive Comput.","license":"https://ieeexplore.ieee.org/Xplorehelp/downloads/license-information/IEEE.html","note":"publisher: Institute of Electrical and Electronics Engineers (IEEE)","page":"12-18","source":"Crossref","title":"OpenStreetMap: User-Generated Street Maps","title-short":"OpenStreetMap","volume":"7","author":[{"family":"Haklay","given":"M."},{"family":"Weber","given":"P."}],"issued":{"date-parts":[["2008",10]]}}}],"schema":"https://github.com/citation-style-language/schema/raw/master/csl-citation.json"} </w:instrText>
      </w:r>
      <w:r w:rsidR="00142117">
        <w:fldChar w:fldCharType="separate"/>
      </w:r>
      <w:r w:rsidR="00142117" w:rsidRPr="00142117">
        <w:rPr>
          <w:rFonts w:cs="Arial"/>
        </w:rPr>
        <w:t>(Haklay; Weber, 2008)</w:t>
      </w:r>
      <w:r w:rsidR="00142117">
        <w:fldChar w:fldCharType="end"/>
      </w:r>
      <w:r>
        <w:t xml:space="preserve">. Inspirado no modelo colaborativo da Wikipedia, o projeto consolidou-se como a principal iniciativa de mapeamento livre e aberto do mundo, sustentado por uma comunidade global de voluntários </w:t>
      </w:r>
      <w:r w:rsidR="00FD4CDF">
        <w:fldChar w:fldCharType="begin"/>
      </w:r>
      <w:r w:rsidR="00FD4CDF">
        <w:instrText xml:space="preserve"> ADDIN ZOTERO_ITEM CSL_CITATION {"citationID":"bosqDuAk","properties":{"formattedCitation":"(Goodchild, 2007)","plainCitation":"(Goodchild, 2007)","noteIndex":0},"citationItems":[{"id":231,"uris":["http://zotero.org/users/15531986/items/JJBRBBWL"],"itemData":{"id":231,"type":"article-journal","container-title":"GeoJournal","DOI":"10.1007/s10708-007-9111-y","ISSN":"0343-2521, 1572-9893","issue":"4","language":"en","license":"http://www.springer.com/tdm","note":"publisher: Springer Science and Business Media LLC","page":"211-221","source":"Crossref","title":"Citizens as sensors: the world of volunteered geography","title-short":"Citizens as sensors","volume":"69","author":[{"family":"Goodchild","given":"Michael F."}],"issued":{"date-parts":[["2007",11,30]]}}}],"schema":"https://github.com/citation-style-language/schema/raw/master/csl-citation.json"} </w:instrText>
      </w:r>
      <w:r w:rsidR="00FD4CDF">
        <w:fldChar w:fldCharType="separate"/>
      </w:r>
      <w:r w:rsidR="00FD4CDF" w:rsidRPr="00FD4CDF">
        <w:rPr>
          <w:rFonts w:cs="Arial"/>
        </w:rPr>
        <w:t>(Goodchild, 2007)</w:t>
      </w:r>
      <w:r w:rsidR="00FD4CDF">
        <w:fldChar w:fldCharType="end"/>
      </w:r>
      <w:r>
        <w:t>.</w:t>
      </w:r>
    </w:p>
    <w:p w14:paraId="15F8F3F9" w14:textId="2F0341C0" w:rsidR="00D14871" w:rsidRPr="0098778D" w:rsidRDefault="00D14871" w:rsidP="00D14871">
      <w:r>
        <w:t xml:space="preserve">O banco de dados do OSM é organizado em nodes, </w:t>
      </w:r>
      <w:proofErr w:type="spellStart"/>
      <w:r>
        <w:t>ways</w:t>
      </w:r>
      <w:proofErr w:type="spellEnd"/>
      <w:r>
        <w:t xml:space="preserve"> e </w:t>
      </w:r>
      <w:proofErr w:type="spellStart"/>
      <w:r>
        <w:t>relations</w:t>
      </w:r>
      <w:proofErr w:type="spellEnd"/>
      <w:r>
        <w:t xml:space="preserve"> que representam, respectivamente, pontos discretos, linhas (logradouros e rios) e estruturas complexas. Nesse trabalho, para a espacialização das quadras do cadastro municipal, são usadas as coordenadas de trechos dos logradouros (</w:t>
      </w:r>
      <w:proofErr w:type="spellStart"/>
      <w:r w:rsidRPr="00FD4CDF">
        <w:rPr>
          <w:i/>
          <w:iCs/>
        </w:rPr>
        <w:t>ways</w:t>
      </w:r>
      <w:proofErr w:type="spellEnd"/>
      <w:r>
        <w:t xml:space="preserve">), acessadas através do serviço </w:t>
      </w:r>
      <w:r w:rsidRPr="00FD4CDF">
        <w:rPr>
          <w:i/>
          <w:iCs/>
        </w:rPr>
        <w:t xml:space="preserve">API </w:t>
      </w:r>
      <w:proofErr w:type="spellStart"/>
      <w:r w:rsidRPr="00FD4CDF">
        <w:rPr>
          <w:i/>
          <w:iCs/>
        </w:rPr>
        <w:t>Overpass</w:t>
      </w:r>
      <w:proofErr w:type="spellEnd"/>
      <w:r>
        <w:t xml:space="preserve">. A </w:t>
      </w:r>
      <w:r w:rsidRPr="00FD4CDF">
        <w:rPr>
          <w:i/>
          <w:iCs/>
        </w:rPr>
        <w:t xml:space="preserve">API </w:t>
      </w:r>
      <w:proofErr w:type="spellStart"/>
      <w:r w:rsidRPr="00FD4CDF">
        <w:rPr>
          <w:i/>
          <w:iCs/>
        </w:rPr>
        <w:t>Overpass</w:t>
      </w:r>
      <w:proofErr w:type="spellEnd"/>
      <w:r>
        <w:t xml:space="preserve"> é um serviço de consulta especializado para extração de dados do OSM usando uma linguagem semelhante ao SQL</w:t>
      </w:r>
      <w:r w:rsidR="00FD4CDF">
        <w:t xml:space="preserve"> </w:t>
      </w:r>
      <w:r w:rsidR="00FD4CDF">
        <w:fldChar w:fldCharType="begin"/>
      </w:r>
      <w:r w:rsidR="00FD4CDF">
        <w:instrText xml:space="preserve"> ADDIN ZOTERO_ITEM CSL_CITATION {"citationID":"lapwVx5n","properties":{"formattedCitation":"(Olbricht; Paulmann, 2015)","plainCitation":"(Olbricht; Paulmann, 2015)","noteIndex":0},"citationItems":[{"id":251,"uris":["http://zotero.org/users/15531986/items/TINCCK5C"],"itemData":{"id":251,"type":"article","DOI":"10.5446/17720","language":"de","publisher":"FOSS@HFT","source":"DOI.org (Datacite)","title":"Overpass API","URL":"https://av.tib.eu/media/17720","author":[{"family":"Olbricht","given":"Roland"},{"family":"Paulmann","given":"Michael"}],"contributor":[{"family":"Olbricht","given":"Roland"}],"accessed":{"date-parts":[["2025",8,28]]},"issued":{"date-parts":[["2015"]]}}}],"schema":"https://github.com/citation-style-language/schema/raw/master/csl-citation.json"} </w:instrText>
      </w:r>
      <w:r w:rsidR="00FD4CDF">
        <w:fldChar w:fldCharType="separate"/>
      </w:r>
      <w:r w:rsidR="00FD4CDF" w:rsidRPr="00FD4CDF">
        <w:rPr>
          <w:rFonts w:cs="Arial"/>
        </w:rPr>
        <w:t>(Olbricht; Paulmann, 2015)</w:t>
      </w:r>
      <w:r w:rsidR="00FD4CDF">
        <w:fldChar w:fldCharType="end"/>
      </w:r>
      <w:r>
        <w:t>.</w:t>
      </w:r>
    </w:p>
    <w:p w14:paraId="1E89408E" w14:textId="77777777" w:rsidR="000752AD" w:rsidRPr="005650AF" w:rsidRDefault="000752AD" w:rsidP="000752AD">
      <w:pPr>
        <w:pStyle w:val="Ttulo2"/>
      </w:pPr>
      <w:bookmarkStart w:id="180" w:name="_Toc208996054"/>
      <w:r w:rsidRPr="005650AF">
        <w:t>Bancos de Dados Convencionais e Bancos de Dados Geográficos</w:t>
      </w:r>
      <w:bookmarkEnd w:id="180"/>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 xml:space="preserve">A rigor, todas as informações, sejam texto, imagens, sons ou dados geográficos são armazenadas nos SGBDs de uma forma única: uma sequência de </w:t>
      </w:r>
      <w:r w:rsidRPr="00693DE7">
        <w:rPr>
          <w:lang w:eastAsia="pt-BR"/>
        </w:rPr>
        <w:lastRenderedPageBreak/>
        <w:t>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bookmarkStart w:id="181" w:name="_Toc208996055"/>
      <w:r>
        <w:t xml:space="preserve">Modelos de </w:t>
      </w:r>
      <w:r w:rsidR="00F3740D">
        <w:t>Bancos de Dados</w:t>
      </w:r>
      <w:bookmarkEnd w:id="181"/>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bookmarkStart w:id="182" w:name="_Toc208996056"/>
      <w:r>
        <w:t xml:space="preserve">Modelo </w:t>
      </w:r>
      <w:r w:rsidR="000247D9">
        <w:t>SGBD-Relacional</w:t>
      </w:r>
      <w:bookmarkEnd w:id="182"/>
    </w:p>
    <w:p w14:paraId="4D93ACFF" w14:textId="49CCA23C"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571581">
        <w:instrText xml:space="preserve"> ADDIN ZOTERO_ITEM CSL_CITATION {"citationID":"QajF9QBs","properties":{"formattedCitation":"(Date,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406D0E84"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lastRenderedPageBreak/>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571581">
        <w:rPr>
          <w:b/>
          <w:bCs/>
        </w:rPr>
        <w:instrText xml:space="preserve"> ADDIN ZOTERO_ITEM CSL_CITATION {"citationID":"toffBHyC","properties":{"formattedCitation":"(Date,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43A06053"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proofErr w:type="spellStart"/>
      <w:r w:rsidR="00721085">
        <w:t>a</w:t>
      </w:r>
      <w:proofErr w:type="spellEnd"/>
      <w:r w:rsidR="00721085">
        <w:t xml:space="preserve"> regras rígidas </w:t>
      </w:r>
      <w:r w:rsidR="00240B2D">
        <w:t>destinadas a</w:t>
      </w:r>
      <w:r w:rsidR="00721085">
        <w:t xml:space="preserve"> evitar a </w:t>
      </w:r>
      <w:r w:rsidR="00153CD9">
        <w:t xml:space="preserve">presença </w:t>
      </w:r>
      <w:r w:rsidR="002F7FE0">
        <w:t xml:space="preserve">de 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571581">
        <w:instrText xml:space="preserve"> ADDIN ZOTERO_ITEM CSL_CITATION {"citationID":"BoYIzUbg","properties":{"formattedCitation":"(Date,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bookmarkStart w:id="183" w:name="_Toc208996057"/>
      <w:r>
        <w:t>Regras de integridade do SGBD-R</w:t>
      </w:r>
      <w:r w:rsidR="009A3BBD">
        <w:t>elacional</w:t>
      </w:r>
      <w:bookmarkEnd w:id="183"/>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22816A23"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571581">
        <w:instrText xml:space="preserve"> ADDIN ZOTERO_ITEM CSL_CITATION {"citationID":"Kg8r5w7c","properties":{"formattedCitation":"(Date,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51DCE525" w:rsidR="00CD7ED6" w:rsidRDefault="004B2B88" w:rsidP="004B2B88">
      <w:r w:rsidRPr="004B2B88">
        <w:t>De acordo com C. J. Date</w:t>
      </w:r>
      <w:r>
        <w:t xml:space="preserve"> </w:t>
      </w:r>
      <w:r>
        <w:fldChar w:fldCharType="begin"/>
      </w:r>
      <w:r w:rsidR="00571581">
        <w:instrText xml:space="preserve"> ADDIN ZOTERO_ITEM CSL_CITATION {"citationID":"KCAeWNgg","properties":{"formattedCitation":"(Date,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77453509" w:rsidR="00797965" w:rsidRPr="000B6704" w:rsidRDefault="00204483" w:rsidP="00204483">
      <w:r w:rsidRPr="00204483">
        <w:t xml:space="preserve">O resultado de um processo de normalização é a obtenção de um conjunto de tabelas. Cada tabela possui um atributo exclusivo </w:t>
      </w:r>
      <w:proofErr w:type="gramStart"/>
      <w:r w:rsidR="00FC1021" w:rsidRPr="00204483">
        <w:t>denominad</w:t>
      </w:r>
      <w:r w:rsidR="00FC1021">
        <w:t>o</w:t>
      </w:r>
      <w:r w:rsidR="00FC1021" w:rsidRPr="00204483">
        <w:t xml:space="preserve"> chave</w:t>
      </w:r>
      <w:proofErr w:type="gramEnd"/>
      <w:r w:rsidRPr="00204483">
        <w:t xml:space="preserve"> primária (</w:t>
      </w:r>
      <w:proofErr w:type="spellStart"/>
      <w:r w:rsidRPr="00317EA9">
        <w:rPr>
          <w:i/>
          <w:iCs/>
        </w:rPr>
        <w:t>primary</w:t>
      </w:r>
      <w:proofErr w:type="spellEnd"/>
      <w:r w:rsidRPr="00317EA9">
        <w:rPr>
          <w:i/>
          <w:iCs/>
        </w:rPr>
        <w:t xml:space="preserve"> </w:t>
      </w:r>
      <w:proofErr w:type="spellStart"/>
      <w:r w:rsidRPr="00317EA9">
        <w:rPr>
          <w:i/>
          <w:iCs/>
        </w:rPr>
        <w:t>key</w:t>
      </w:r>
      <w:proofErr w:type="spellEnd"/>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bookmarkStart w:id="184" w:name="_Toc208996058"/>
      <w:r>
        <w:lastRenderedPageBreak/>
        <w:t>Banco de dados geográficos</w:t>
      </w:r>
      <w:bookmarkEnd w:id="184"/>
    </w:p>
    <w:p w14:paraId="41A8C4FC" w14:textId="167D1A54" w:rsidR="00A506C9" w:rsidRPr="00A506C9" w:rsidRDefault="005E276F" w:rsidP="00947FD1">
      <w:pPr>
        <w:pStyle w:val="Ttulo4"/>
      </w:pPr>
      <w:bookmarkStart w:id="185" w:name="_Toc208996059"/>
      <w:r>
        <w:t xml:space="preserve">Operações </w:t>
      </w:r>
      <w:r w:rsidR="00101140">
        <w:t>geográficas</w:t>
      </w:r>
      <w:bookmarkEnd w:id="185"/>
      <w:r w:rsidR="00424F1D">
        <w:t xml:space="preserve"> </w:t>
      </w:r>
    </w:p>
    <w:p w14:paraId="48C2E763" w14:textId="2E16B75C" w:rsidR="002170E3" w:rsidRDefault="002170E3" w:rsidP="0072516F">
      <w:pPr>
        <w:pStyle w:val="Ttulo3"/>
      </w:pPr>
      <w:bookmarkStart w:id="186" w:name="_Toc208996060"/>
      <w:r>
        <w:t>Chaves primárias de classes georreferenciadas</w:t>
      </w:r>
      <w:bookmarkEnd w:id="186"/>
    </w:p>
    <w:p w14:paraId="1DF3845F" w14:textId="15549D38" w:rsidR="00384778" w:rsidRDefault="00BE5DC0" w:rsidP="00384778">
      <w:r>
        <w:t>Uma coordenada leva a uma parcela</w:t>
      </w:r>
      <w:r w:rsidR="002C7453">
        <w:t xml:space="preserve">, </w:t>
      </w:r>
      <w:r w:rsidR="00681F7D" w:rsidRPr="00681F7D">
        <w:t xml:space="preserve">mas cada parcela abrange um contínuo </w:t>
      </w:r>
      <w:r w:rsidR="0059136F">
        <w:t>incontável</w:t>
      </w:r>
      <w:r w:rsidR="00681F7D" w:rsidRPr="00681F7D">
        <w:t xml:space="preserve"> de coordenadas correspondentes aos pontos do espaço que a delimitam e preenchem</w:t>
      </w:r>
      <w:r w:rsidR="00D86BBA">
        <w:t>.</w:t>
      </w:r>
      <w:r w:rsidR="00D82995">
        <w:t xml:space="preserve"> </w:t>
      </w:r>
      <w:r w:rsidR="00074EEB">
        <w:t>Assim</w:t>
      </w:r>
      <w:r w:rsidR="008313E9">
        <w:t>,</w:t>
      </w:r>
      <w:r w:rsidR="00074EEB">
        <w:t xml:space="preserve"> </w:t>
      </w:r>
      <w:r w:rsidR="007E7729">
        <w:t>a</w:t>
      </w:r>
      <w:r w:rsidR="00074EEB">
        <w:t xml:space="preserve"> coordenada </w:t>
      </w:r>
      <w:r w:rsidR="00AB662A">
        <w:t>funciona</w:t>
      </w:r>
      <w:r w:rsidR="001826FC">
        <w:t xml:space="preserve"> </w:t>
      </w:r>
      <w:r w:rsidR="00AB662A">
        <w:t xml:space="preserve">como </w:t>
      </w:r>
      <w:r w:rsidR="001826FC">
        <w:t>uma forma de localizar a parcela porque em</w:t>
      </w:r>
      <w:r w:rsidR="0082417C">
        <w:t xml:space="preserve"> algum momento a sequência de classes </w:t>
      </w:r>
      <w:r w:rsidR="00F52E55">
        <w:t xml:space="preserve">modelada </w:t>
      </w:r>
      <w:r w:rsidR="0082417C">
        <w:t>culminará em uma materialidade do bem ou do direito</w:t>
      </w:r>
      <w:r w:rsidR="003B69EC">
        <w:t xml:space="preserve"> correspondente</w:t>
      </w:r>
      <w:r w:rsidR="002218CA">
        <w:t>.</w:t>
      </w:r>
    </w:p>
    <w:p w14:paraId="3578D281" w14:textId="496C20C4" w:rsidR="003B69EC" w:rsidRDefault="003B69EC" w:rsidP="00384778">
      <w:r>
        <w:t xml:space="preserve">No entanto </w:t>
      </w:r>
      <w:r w:rsidR="009755A3">
        <w:t xml:space="preserve">não é prático </w:t>
      </w:r>
      <w:r w:rsidR="00D16357">
        <w:t>utilizar</w:t>
      </w:r>
      <w:r w:rsidR="009755A3">
        <w:t xml:space="preserve"> coordenadas como chave primária</w:t>
      </w:r>
      <w:r w:rsidR="008C5412">
        <w:t xml:space="preserve"> </w:t>
      </w:r>
      <w:r w:rsidR="001C7254" w:rsidRPr="001C7254">
        <w:t xml:space="preserve">já que isso </w:t>
      </w:r>
      <w:r w:rsidR="006A2E2B">
        <w:t xml:space="preserve">causa </w:t>
      </w:r>
      <w:r w:rsidR="004845EC" w:rsidRPr="004845EC">
        <w:t>sobrecarga de processamento, aumento da complexidade e ineficiência nas consultas espaciais.</w:t>
      </w:r>
      <w:r w:rsidR="001C7254" w:rsidRPr="001C7254">
        <w:t xml:space="preserve"> Uma solução mais eficaz é a adoção de uma chave primária artificial — análoga ao CPF — para identificar a parcela, enquanto os vértices do polígono que a representa devem ser armazenados em um atributo do tipo espacial (</w:t>
      </w:r>
      <w:r w:rsidR="001C7254" w:rsidRPr="00D723D6">
        <w:rPr>
          <w:i/>
          <w:iCs/>
        </w:rPr>
        <w:t>GEO/</w:t>
      </w:r>
      <w:proofErr w:type="spellStart"/>
      <w:r w:rsidR="001C7254" w:rsidRPr="00D723D6">
        <w:rPr>
          <w:i/>
          <w:iCs/>
        </w:rPr>
        <w:t>Polygon</w:t>
      </w:r>
      <w:proofErr w:type="spellEnd"/>
      <w:r w:rsidR="001C7254" w:rsidRPr="001C7254">
        <w:t>) oferecido pelo SGBD adotado.</w:t>
      </w:r>
      <w:r w:rsidR="00621B48">
        <w:t xml:space="preserve"> Essa também é uma recomendação presente n</w:t>
      </w:r>
      <w:r w:rsidR="00621B48" w:rsidRPr="00621B48">
        <w:t>o modelo conceitual estabelecido pela ISO 19152:2012 (</w:t>
      </w:r>
      <w:r w:rsidR="00621B48" w:rsidRPr="001E646D">
        <w:rPr>
          <w:i/>
          <w:iCs/>
        </w:rPr>
        <w:t>Land Administration Domain Model — LADM</w:t>
      </w:r>
      <w:r w:rsidR="00621B48" w:rsidRPr="00621B48">
        <w:t>) para as parcelas (</w:t>
      </w:r>
      <w:proofErr w:type="spellStart"/>
      <w:r w:rsidR="00621B48" w:rsidRPr="001E646D">
        <w:rPr>
          <w:i/>
          <w:iCs/>
        </w:rPr>
        <w:t>BAUnit</w:t>
      </w:r>
      <w:proofErr w:type="spellEnd"/>
      <w:r w:rsidR="00621B48" w:rsidRPr="00621B48">
        <w:t xml:space="preserve"> e </w:t>
      </w:r>
      <w:proofErr w:type="spellStart"/>
      <w:r w:rsidR="00621B48" w:rsidRPr="001E646D">
        <w:rPr>
          <w:i/>
          <w:iCs/>
        </w:rPr>
        <w:t>SpatialUnit</w:t>
      </w:r>
      <w:proofErr w:type="spellEnd"/>
      <w:r w:rsidR="00621B48" w:rsidRPr="00621B48">
        <w:t>)</w:t>
      </w:r>
      <w:r w:rsidR="00263D41">
        <w:t xml:space="preserve"> para</w:t>
      </w:r>
      <w:r w:rsidR="00621B48" w:rsidRPr="00621B48">
        <w:t xml:space="preserve"> garanti</w:t>
      </w:r>
      <w:r w:rsidR="00263D41">
        <w:t>r</w:t>
      </w:r>
      <w:r w:rsidR="00621B48" w:rsidRPr="00621B48">
        <w:t xml:space="preserve"> interoperabilidade e eficiência nos sistemas cadastrais.</w:t>
      </w:r>
      <w:r w:rsidR="00B05F85">
        <w:t xml:space="preserve"> </w:t>
      </w:r>
    </w:p>
    <w:p w14:paraId="44F5FF79" w14:textId="41874174" w:rsidR="006E7EC5" w:rsidRPr="00EA17C5" w:rsidRDefault="006E7EC5" w:rsidP="00384778">
      <w:r>
        <w:t>No Brasil</w:t>
      </w:r>
      <w:r w:rsidR="004A6101">
        <w:t>, a partir da promulgação da Lei</w:t>
      </w:r>
      <w:r>
        <w:t xml:space="preserve"> </w:t>
      </w:r>
      <w:r w:rsidR="00035EB7">
        <w:t xml:space="preserve">Complementar 214/2025, </w:t>
      </w:r>
      <w:r>
        <w:t xml:space="preserve">o papel de identificador único de uma parcela </w:t>
      </w:r>
      <w:r w:rsidR="0071773B">
        <w:t xml:space="preserve">é </w:t>
      </w:r>
      <w:r w:rsidR="006059D3">
        <w:t>exercido</w:t>
      </w:r>
      <w:r w:rsidR="0071773B">
        <w:t xml:space="preserve"> pelo CIB (Cadastro Imobiliário Brasileiro)</w:t>
      </w:r>
      <w:r w:rsidR="00571581">
        <w:t xml:space="preserve"> </w:t>
      </w:r>
      <w:r w:rsidR="00EA17C5">
        <w:fldChar w:fldCharType="begin"/>
      </w:r>
      <w:r w:rsidR="00EA17C5">
        <w:instrText xml:space="preserve"> ADDIN ZOTERO_ITEM CSL_CITATION {"citationID":"yALBeQF5","properties":{"formattedCitation":"(Lacerda {\\i{}et al.}, 2025)","plainCitation":"(Lacerda et al., 2025)","noteIndex":0},"citationItems":[{"id":260,"uris":["http://zotero.org/users/15531986/items/Z57WSZUD"],"itemData":{"id":260,"type":"article-journal","abstract":"A Lei Complementar (LC) nº 214, de 16 de janeiro de 2025, ao regulamentar a Reforma Tributária sobre o Consumo (RTC), estabeleceu que todos os imóveis rurais e urbanos deverão ser inscritos, sob identificação única, no Cadastro Imobiliário Brasileiro (CIB), constituído com dados enviados pelos cadastros de origem ao ambiente do Sistema Nacional de Gestão de Informações Territoriais (Sinter). Dado a enorme distinção entre os modelos e o nível de desenvolvimento dos sistemas cadastrais existentes no Brasil, a geração do identificador cadastral único para cada imóvel exigirá um esforço de integração e interoperabilidade para recepção e tratamento dos dados dos imóveis que estarão aptos a receber um CIB. Neste cenário, o objetivo deste artigo é, diante dos desafios a serem enfrentados, propor soluções para a tarefa de integrar diversos sistemas cadastrais do país. Os resultados demonstram que a emissão do CIB para todos os imóveis rurais e urbanos do país demandará a estruturação do ambiente de interoperabilidade do Sinter mediante a adoção de uma arquitetura robusta e com soluções tecnológicas de ponta, de forma a transformar o Sinter em uma plataforma nacional que fomente uma gestão territorial eficaz, transparente e baseada em dados, beneficiando toda a sociedade.","DOI":"10.5281/ZENODO.15882412","ISSN":"3085-7589","license":"Creative Commons Attribution 4.0 International","note":"publisher: Zenodo","source":"DOI.org (Datacite)","title":"Desafios para Geração do Identificador Único de Imóveis  Rurais e Urbanos no Cadastro Imobiliário Brasileiro (CIB)","URL":"https://zenodo.org/doi/10.5281/zenodo.15882412","author":[{"family":"Lacerda","given":"Stênio M."},{"family":"Meire","given":"Marina R."},{"family":"Goursand","given":"Katia V. G."},{"family":"Barbiero","given":"Marco A."}],"accessed":{"date-parts":[["2025",9,21]]},"issued":{"date-parts":[["2025",7,14]]}}}],"schema":"https://github.com/citation-style-language/schema/raw/master/csl-citation.json"} </w:instrText>
      </w:r>
      <w:r w:rsidR="00EA17C5">
        <w:fldChar w:fldCharType="separate"/>
      </w:r>
      <w:r w:rsidR="00EA17C5" w:rsidRPr="00EA17C5">
        <w:rPr>
          <w:rFonts w:cs="Arial"/>
        </w:rPr>
        <w:t xml:space="preserve">(Lacerda </w:t>
      </w:r>
      <w:r w:rsidR="00EA17C5" w:rsidRPr="00EA17C5">
        <w:rPr>
          <w:rFonts w:cs="Arial"/>
          <w:i/>
          <w:iCs/>
        </w:rPr>
        <w:t>et al.</w:t>
      </w:r>
      <w:r w:rsidR="00EA17C5" w:rsidRPr="00EA17C5">
        <w:rPr>
          <w:rFonts w:cs="Arial"/>
        </w:rPr>
        <w:t>, 2025)</w:t>
      </w:r>
      <w:r w:rsidR="00EA17C5">
        <w:fldChar w:fldCharType="end"/>
      </w:r>
      <w:r w:rsidR="00EA17C5">
        <w:t>.</w:t>
      </w:r>
    </w:p>
    <w:p w14:paraId="5DA0140D" w14:textId="13DA6AE8" w:rsidR="000752AD" w:rsidRPr="00693DE7" w:rsidRDefault="000752AD" w:rsidP="000752AD">
      <w:pPr>
        <w:pStyle w:val="Ttulo2"/>
      </w:pPr>
      <w:bookmarkStart w:id="187" w:name="_Toc208996061"/>
      <w:r w:rsidRPr="00693DE7">
        <w:t>Cadastro Imobiliário e Georreferenciamento.</w:t>
      </w:r>
      <w:bookmarkEnd w:id="187"/>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C921EE6" w14:textId="77777777" w:rsidR="00AB3AA3"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p>
    <w:p w14:paraId="6FF1EAB4" w14:textId="77359086" w:rsidR="000752AD" w:rsidRPr="00693DE7" w:rsidRDefault="000752AD" w:rsidP="000752AD">
      <w:r w:rsidRPr="00563A28">
        <w:lastRenderedPageBreak/>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88"/>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88"/>
      <w:r w:rsidR="00B61624">
        <w:rPr>
          <w:rStyle w:val="Refdecomentrio"/>
        </w:rPr>
        <w:commentReference w:id="188"/>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89" w:name="_Toc208996062"/>
      <w:r w:rsidRPr="00693DE7">
        <w:lastRenderedPageBreak/>
        <w:t>Metodologia da pesquisa</w:t>
      </w:r>
      <w:bookmarkEnd w:id="189"/>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w:t>
      </w:r>
      <w:r w:rsidRPr="00A61C47">
        <w:rPr>
          <w:i/>
          <w:iCs/>
        </w:rPr>
        <w:t>SciELO</w:t>
      </w:r>
      <w:r w:rsidRPr="00F74C1C">
        <w:t xml:space="preserve">, </w:t>
      </w:r>
      <w:r w:rsidRPr="00A61C47">
        <w:rPr>
          <w:i/>
          <w:iCs/>
        </w:rPr>
        <w:t>Google Scholar</w:t>
      </w:r>
      <w:r w:rsidRPr="00F74C1C">
        <w:t xml:space="preserve">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8179FA">
        <w:rPr>
          <w:i/>
          <w:iCs/>
        </w:rPr>
        <w:t>Research</w:t>
      </w:r>
      <w:proofErr w:type="spellEnd"/>
      <w:r w:rsidRPr="008179FA">
        <w:rPr>
          <w:i/>
          <w:iCs/>
        </w:rPr>
        <w:t xml:space="preserve"> Rabbit</w:t>
      </w:r>
      <w:r w:rsidRPr="00F74C1C">
        <w: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90" w:name="_Toc208996063"/>
      <w:r w:rsidRPr="00F74C1C">
        <w:t>Ferramentas</w:t>
      </w:r>
      <w:bookmarkEnd w:id="190"/>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91" w:name="_Toc208996064"/>
      <w:r w:rsidRPr="00F74C1C">
        <w:t>Arquitetura do sistema.</w:t>
      </w:r>
      <w:bookmarkEnd w:id="191"/>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92" w:name="_Toc208996065"/>
      <w:r w:rsidRPr="00F74C1C">
        <w:lastRenderedPageBreak/>
        <w:t>Banco de dados</w:t>
      </w:r>
      <w:bookmarkEnd w:id="192"/>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93" w:name="_Toc208996066"/>
      <w:r w:rsidRPr="00F74C1C">
        <w:t>Linguagem de programação</w:t>
      </w:r>
      <w:bookmarkEnd w:id="193"/>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94" w:name="_Toc208996067"/>
      <w:r w:rsidRPr="00F74C1C">
        <w:t>Biblioteca de visualização geográfica</w:t>
      </w:r>
      <w:bookmarkEnd w:id="194"/>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GeoJSON,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195" w:name="_Toc208996068"/>
      <w:r w:rsidRPr="00F74C1C">
        <w:t>Sistema de Informação Geográfica – SIG</w:t>
      </w:r>
      <w:bookmarkEnd w:id="195"/>
    </w:p>
    <w:p w14:paraId="503CE339" w14:textId="77777777" w:rsidR="000752AD"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72BAC4BE" w14:textId="50B653AB" w:rsidR="006C6828" w:rsidRDefault="006C6828" w:rsidP="006C6828">
      <w:pPr>
        <w:pStyle w:val="Ttulo2"/>
      </w:pPr>
      <w:bookmarkStart w:id="196" w:name="_Toc208996069"/>
      <w:r>
        <w:t>METODOLOGIA</w:t>
      </w:r>
      <w:bookmarkEnd w:id="196"/>
    </w:p>
    <w:p w14:paraId="09D2DF3F" w14:textId="6F78CFDB" w:rsidR="0015089D" w:rsidRDefault="0015089D" w:rsidP="0015089D">
      <w:pPr>
        <w:pStyle w:val="Ttulo3"/>
      </w:pPr>
      <w:bookmarkStart w:id="197" w:name="_Toc208996070"/>
      <w:r>
        <w:t>Integração das Bases</w:t>
      </w:r>
      <w:bookmarkEnd w:id="197"/>
    </w:p>
    <w:p w14:paraId="79CB1779" w14:textId="77777777" w:rsidR="0015089D" w:rsidRDefault="0015089D" w:rsidP="0015089D">
      <w:r>
        <w:t>A metodologia estabelece uma chave de identificação única (SC_ID_QUADRA) a partir da combinação dos logradouros que delimitam as quadras em ambas as bases. Essa identidade permite correlacionar e alinhar automaticamente as informações do cadastro municipal e do CNEFE. O processo de correspondência dos nomes de logradouros utiliza técnicas hierárquicas: comparação exata, métodos fonéticos e algoritmos de similaridade, podendo demandar intervenção manual em casos residuais.</w:t>
      </w:r>
    </w:p>
    <w:p w14:paraId="11EDB701" w14:textId="77777777" w:rsidR="00525D05" w:rsidRPr="00693DE7" w:rsidRDefault="00525D05" w:rsidP="00525D05">
      <w:pPr>
        <w:rPr>
          <w:lang w:eastAsia="pt-BR"/>
        </w:rPr>
      </w:pPr>
      <w:commentRangeStart w:id="198"/>
      <w:r w:rsidRPr="00693DE7">
        <w:rPr>
          <w:lang w:eastAsia="pt-BR"/>
        </w:rPr>
        <w:lastRenderedPageBreak/>
        <w:t>CIATA</w:t>
      </w:r>
      <w:commentRangeEnd w:id="198"/>
      <w:r>
        <w:rPr>
          <w:rStyle w:val="Refdecomentrio"/>
        </w:rPr>
        <w:commentReference w:id="198"/>
      </w:r>
      <w:r w:rsidRPr="00693DE7">
        <w:rPr>
          <w:lang w:eastAsia="pt-BR"/>
        </w:rPr>
        <w:t xml:space="preserve">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_SEGLOGR] + [NOM_SEGLOGR] + [NUM_ENDERECO] da base de dados CNEFE pode ser conectada à concatenação dos atributos [NUM_ENDERECO] +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67926F10" w14:textId="5B080DB3" w:rsidR="00525D05" w:rsidRPr="00693DE7" w:rsidRDefault="00525D05" w:rsidP="00525D05">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ins w:id="199" w:author="Marco Aurélio Barbiero" w:date="2025-09-18T10:19:00Z" w16du:dateUtc="2025-09-18T13:19:00Z">
        <w:r w:rsidR="00610384" w:rsidRPr="00693DE7">
          <w:t xml:space="preserve">Tabela </w:t>
        </w:r>
        <w:r w:rsidR="00610384">
          <w:rPr>
            <w:noProof/>
          </w:rPr>
          <w:t>3</w:t>
        </w:r>
      </w:ins>
      <w:del w:id="200" w:author="Marco Aurélio Barbiero" w:date="2025-09-18T10:17:00Z" w16du:dateUtc="2025-09-18T13:17:00Z">
        <w:r w:rsidR="00610384" w:rsidRPr="00693DE7" w:rsidDel="00610384">
          <w:delText xml:space="preserve">Tabela </w:delText>
        </w:r>
        <w:r w:rsidR="00610384" w:rsidDel="00610384">
          <w:rPr>
            <w:noProof/>
          </w:rPr>
          <w:delText>3</w:delText>
        </w:r>
      </w:del>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ins w:id="201" w:author="Marco Aurélio Barbiero" w:date="2025-09-18T10:19:00Z" w16du:dateUtc="2025-09-18T13:19:00Z">
        <w:r w:rsidR="00610384" w:rsidRPr="00693DE7">
          <w:t xml:space="preserve">Tabela </w:t>
        </w:r>
        <w:r w:rsidR="00610384">
          <w:rPr>
            <w:noProof/>
          </w:rPr>
          <w:t>4</w:t>
        </w:r>
      </w:ins>
      <w:del w:id="202"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rPr>
          <w:lang w:eastAsia="pt-BR"/>
        </w:rPr>
        <w:fldChar w:fldCharType="end"/>
      </w:r>
      <w:r w:rsidRPr="00693DE7">
        <w:rPr>
          <w:lang w:eastAsia="pt-BR"/>
        </w:rPr>
        <w:t xml:space="preserve">, os atributos do CIATA. </w:t>
      </w:r>
    </w:p>
    <w:p w14:paraId="77BBA083" w14:textId="1FC5576B" w:rsidR="00525D05" w:rsidRPr="00693DE7" w:rsidRDefault="00525D05" w:rsidP="00525D05">
      <w:pPr>
        <w:pStyle w:val="Legenda"/>
        <w:keepLines w:val="0"/>
      </w:pPr>
      <w:bookmarkStart w:id="203" w:name="_Ref191973167"/>
      <w:r w:rsidRPr="00693DE7">
        <w:t xml:space="preserve">Tabela </w:t>
      </w:r>
      <w:fldSimple w:instr=" SEQ Tabela \* ARABIC ">
        <w:r w:rsidR="00610384">
          <w:rPr>
            <w:noProof/>
          </w:rPr>
          <w:t>3</w:t>
        </w:r>
      </w:fldSimple>
      <w:bookmarkEnd w:id="203"/>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4DB07165"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409AA69" w14:textId="77777777" w:rsidR="00525D05" w:rsidRDefault="00525D05" w:rsidP="00B26D35">
            <w:pPr>
              <w:keepNext/>
              <w:ind w:firstLine="0"/>
              <w:jc w:val="left"/>
              <w:rPr>
                <w:b w:val="0"/>
                <w:bCs w:val="0"/>
              </w:rPr>
            </w:pPr>
          </w:p>
          <w:p w14:paraId="31DB82D8" w14:textId="77777777" w:rsidR="00525D05" w:rsidRPr="00693DE7" w:rsidRDefault="00525D05" w:rsidP="00B26D35">
            <w:pPr>
              <w:keepNext/>
              <w:ind w:firstLine="0"/>
              <w:jc w:val="left"/>
              <w:rPr>
                <w:rFonts w:ascii="Times New Roman" w:eastAsia="Times New Roman" w:hAnsi="Times New Roman" w:cs="Times New Roman"/>
                <w:sz w:val="20"/>
                <w:szCs w:val="24"/>
                <w:lang w:eastAsia="pt-BR"/>
              </w:rPr>
            </w:pPr>
          </w:p>
        </w:tc>
        <w:tc>
          <w:tcPr>
            <w:tcW w:w="1770" w:type="dxa"/>
            <w:noWrap/>
            <w:hideMark/>
          </w:tcPr>
          <w:p w14:paraId="4D376652"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615D2710"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2D304940"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4FB0EB4" w14:textId="77777777" w:rsidR="00525D05" w:rsidRPr="00693DE7" w:rsidRDefault="00525D05" w:rsidP="00B26D35">
            <w:pPr>
              <w:keepNext/>
              <w:ind w:firstLine="0"/>
              <w:jc w:val="left"/>
              <w:rPr>
                <w:sz w:val="22"/>
                <w:szCs w:val="20"/>
              </w:rPr>
            </w:pPr>
            <w:r w:rsidRPr="00693DE7">
              <w:rPr>
                <w:sz w:val="22"/>
                <w:szCs w:val="20"/>
              </w:rPr>
              <w:t>COD_UNICO_ENDERECO</w:t>
            </w:r>
          </w:p>
        </w:tc>
        <w:tc>
          <w:tcPr>
            <w:tcW w:w="1770" w:type="dxa"/>
            <w:noWrap/>
          </w:tcPr>
          <w:p w14:paraId="2E6FCF28"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126AFB1D"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525D05" w:rsidRPr="00693DE7" w14:paraId="01B2894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076DB31" w14:textId="77777777" w:rsidR="00525D05" w:rsidRPr="00693DE7" w:rsidRDefault="00525D05" w:rsidP="00B26D35">
            <w:pPr>
              <w:keepNext/>
              <w:ind w:firstLine="0"/>
              <w:jc w:val="left"/>
              <w:rPr>
                <w:sz w:val="22"/>
                <w:szCs w:val="20"/>
              </w:rPr>
            </w:pPr>
            <w:r w:rsidRPr="00693DE7">
              <w:rPr>
                <w:sz w:val="22"/>
                <w:szCs w:val="20"/>
              </w:rPr>
              <w:t>COD_SETOR</w:t>
            </w:r>
          </w:p>
        </w:tc>
        <w:tc>
          <w:tcPr>
            <w:tcW w:w="1770" w:type="dxa"/>
            <w:noWrap/>
          </w:tcPr>
          <w:p w14:paraId="5AC3B074"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055413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525D05" w:rsidRPr="00693DE7" w14:paraId="049A6F33"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9487302" w14:textId="77777777" w:rsidR="00525D05" w:rsidRPr="00693DE7" w:rsidRDefault="00525D05" w:rsidP="00B26D35">
            <w:pPr>
              <w:keepNext/>
              <w:ind w:firstLine="0"/>
              <w:jc w:val="left"/>
              <w:rPr>
                <w:sz w:val="22"/>
                <w:szCs w:val="20"/>
              </w:rPr>
            </w:pPr>
            <w:r w:rsidRPr="00693DE7">
              <w:rPr>
                <w:sz w:val="22"/>
                <w:szCs w:val="20"/>
              </w:rPr>
              <w:t>NUM_QUADRA</w:t>
            </w:r>
          </w:p>
        </w:tc>
        <w:tc>
          <w:tcPr>
            <w:tcW w:w="1770" w:type="dxa"/>
            <w:noWrap/>
          </w:tcPr>
          <w:p w14:paraId="2B70D8E4"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233D600C" w14:textId="77777777" w:rsidR="00525D05" w:rsidRPr="00693DE7" w:rsidRDefault="00525D05" w:rsidP="00B26D35">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525D05" w:rsidRPr="00693DE7" w14:paraId="71FF69F0"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A8AB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68D7957B"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318E8459"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43781D0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525D05" w:rsidRPr="00693DE7" w14:paraId="4EAAA147"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9023CE"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ABA8D59"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51CD5E61"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525D05" w:rsidRPr="00693DE7" w14:paraId="09F86F9A"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FA0C2B"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4DB18C43"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2F5EBA7D"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60251736"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525D05" w:rsidRPr="00693DE7" w14:paraId="10985D48"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ADE1986"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5585F475"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0F0010FC"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525D05" w:rsidRPr="00693DE7" w14:paraId="5935BCC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03F3C71"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54FE981C"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61E5AF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15939131"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525D05" w:rsidRPr="00693DE7" w14:paraId="7469ABA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D97C5B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bookmarkStart w:id="204" w:name="_Hlk191972604"/>
            <w:r w:rsidRPr="00693DE7">
              <w:rPr>
                <w:sz w:val="22"/>
                <w:szCs w:val="20"/>
              </w:rPr>
              <w:t>VAL_COMP_ELEM1</w:t>
            </w:r>
          </w:p>
        </w:tc>
        <w:tc>
          <w:tcPr>
            <w:tcW w:w="1770" w:type="dxa"/>
            <w:noWrap/>
          </w:tcPr>
          <w:p w14:paraId="4288790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0899193B"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525D05" w:rsidRPr="00693DE7" w14:paraId="727119BE"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4EBCB0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34D810BA"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600672DB" w14:textId="77777777" w:rsidR="00525D05" w:rsidRPr="00693DE7" w:rsidRDefault="00525D05" w:rsidP="00B26D35">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525D05" w:rsidRPr="00693DE7" w14:paraId="7E767C3D"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7F57439"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1E78A59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1576826E"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525D05" w:rsidRPr="00693DE7" w14:paraId="576606A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2893E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063ED872"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34024D8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525D05" w:rsidRPr="00693DE7" w14:paraId="7593B10E"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019BB6A" w14:textId="77777777" w:rsidR="00525D05" w:rsidRPr="00693DE7" w:rsidRDefault="00525D05" w:rsidP="00B26D35">
            <w:pPr>
              <w:ind w:firstLine="0"/>
              <w:jc w:val="left"/>
              <w:rPr>
                <w:sz w:val="22"/>
                <w:szCs w:val="20"/>
              </w:rPr>
            </w:pPr>
            <w:r w:rsidRPr="00693DE7">
              <w:rPr>
                <w:sz w:val="22"/>
                <w:szCs w:val="20"/>
              </w:rPr>
              <w:t>NUM_FACE</w:t>
            </w:r>
          </w:p>
        </w:tc>
        <w:tc>
          <w:tcPr>
            <w:tcW w:w="1770" w:type="dxa"/>
            <w:noWrap/>
          </w:tcPr>
          <w:p w14:paraId="76379251"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4CF5323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204"/>
    <w:p w14:paraId="3DFC60D2" w14:textId="77777777" w:rsidR="00525D05" w:rsidRPr="00693DE7" w:rsidRDefault="00525D05" w:rsidP="00525D05">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161B2026" w14:textId="77777777" w:rsidR="00525D05" w:rsidRPr="00693DE7" w:rsidRDefault="00525D05" w:rsidP="00525D05">
      <w:pPr>
        <w:rPr>
          <w:lang w:eastAsia="pt-BR"/>
        </w:rPr>
      </w:pPr>
    </w:p>
    <w:p w14:paraId="29AD0CB3" w14:textId="36264614" w:rsidR="00525D05" w:rsidRPr="00693DE7" w:rsidRDefault="00525D05" w:rsidP="00525D05">
      <w:pPr>
        <w:pStyle w:val="Legenda"/>
      </w:pPr>
      <w:bookmarkStart w:id="205" w:name="_Ref191994451"/>
      <w:bookmarkStart w:id="206" w:name="_Ref192511452"/>
      <w:r w:rsidRPr="00693DE7">
        <w:t xml:space="preserve">Tabela </w:t>
      </w:r>
      <w:fldSimple w:instr=" SEQ Tabela \* ARABIC ">
        <w:r w:rsidR="00610384">
          <w:rPr>
            <w:noProof/>
          </w:rPr>
          <w:t>4</w:t>
        </w:r>
      </w:fldSimple>
      <w:bookmarkEnd w:id="205"/>
      <w:r w:rsidRPr="00693DE7">
        <w:t>:Principais atributos do CIATA utilizados no projeto</w:t>
      </w:r>
      <w:bookmarkEnd w:id="206"/>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60E8E002"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CD0006" w14:textId="77777777" w:rsidR="00525D05" w:rsidRPr="00693DE7" w:rsidRDefault="00525D05" w:rsidP="00B26D3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4986CD95"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3899A14"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1A44B4B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0E69866" w14:textId="77777777" w:rsidR="00525D05" w:rsidRPr="00693DE7" w:rsidRDefault="00525D05" w:rsidP="00B26D35">
            <w:pPr>
              <w:ind w:firstLine="0"/>
              <w:jc w:val="left"/>
              <w:rPr>
                <w:sz w:val="22"/>
                <w:szCs w:val="20"/>
              </w:rPr>
            </w:pPr>
            <w:proofErr w:type="spellStart"/>
            <w:r w:rsidRPr="00693DE7">
              <w:rPr>
                <w:sz w:val="22"/>
                <w:szCs w:val="20"/>
              </w:rPr>
              <w:t>InscricaoCadastral</w:t>
            </w:r>
            <w:proofErr w:type="spellEnd"/>
          </w:p>
        </w:tc>
        <w:tc>
          <w:tcPr>
            <w:tcW w:w="1770" w:type="dxa"/>
            <w:noWrap/>
          </w:tcPr>
          <w:p w14:paraId="09715B92"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5CD2B3B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525D05" w:rsidRPr="00693DE7" w14:paraId="3A72BA1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8D4BBE6" w14:textId="77777777" w:rsidR="00525D05" w:rsidRPr="00693DE7" w:rsidRDefault="00525D05" w:rsidP="00B26D35">
            <w:pPr>
              <w:ind w:firstLine="0"/>
              <w:jc w:val="left"/>
              <w:rPr>
                <w:sz w:val="22"/>
                <w:szCs w:val="20"/>
              </w:rPr>
            </w:pPr>
            <w:proofErr w:type="spellStart"/>
            <w:r w:rsidRPr="00693DE7">
              <w:rPr>
                <w:sz w:val="22"/>
                <w:szCs w:val="20"/>
              </w:rPr>
              <w:t>nmLogradouro</w:t>
            </w:r>
            <w:proofErr w:type="spellEnd"/>
          </w:p>
        </w:tc>
        <w:tc>
          <w:tcPr>
            <w:tcW w:w="1770" w:type="dxa"/>
            <w:noWrap/>
          </w:tcPr>
          <w:p w14:paraId="743938F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524BA12A"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525D05" w:rsidRPr="00693DE7" w14:paraId="67CFEA2F"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E59415E" w14:textId="77777777" w:rsidR="00525D05" w:rsidRPr="00693DE7" w:rsidRDefault="00525D05" w:rsidP="00B26D35">
            <w:pPr>
              <w:ind w:firstLine="0"/>
              <w:jc w:val="left"/>
              <w:rPr>
                <w:sz w:val="22"/>
                <w:szCs w:val="20"/>
              </w:rPr>
            </w:pPr>
            <w:proofErr w:type="spellStart"/>
            <w:r w:rsidRPr="00693DE7">
              <w:rPr>
                <w:sz w:val="22"/>
                <w:szCs w:val="20"/>
              </w:rPr>
              <w:t>nrEndereco</w:t>
            </w:r>
            <w:proofErr w:type="spellEnd"/>
          </w:p>
        </w:tc>
        <w:tc>
          <w:tcPr>
            <w:tcW w:w="1770" w:type="dxa"/>
            <w:noWrap/>
          </w:tcPr>
          <w:p w14:paraId="212DA484"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6F0D2EF9" w14:textId="77777777" w:rsidR="00525D05" w:rsidRPr="00693DE7" w:rsidRDefault="00525D05" w:rsidP="00B26D3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525D05" w:rsidRPr="00693DE7" w14:paraId="42045DA8"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E58044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lastRenderedPageBreak/>
              <w:t>complementoEndereco</w:t>
            </w:r>
            <w:proofErr w:type="spellEnd"/>
          </w:p>
        </w:tc>
        <w:tc>
          <w:tcPr>
            <w:tcW w:w="1770" w:type="dxa"/>
            <w:noWrap/>
            <w:hideMark/>
          </w:tcPr>
          <w:p w14:paraId="01A93DF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54BBC1B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525D05" w:rsidRPr="00693DE7" w14:paraId="1F050D7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C89CDD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0DAAD32E"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6D743AEA"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525D05" w:rsidRPr="00693DE7" w14:paraId="17891EFB"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FE305DF"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6364FBD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341EAABF"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525D05" w:rsidRPr="00693DE7" w14:paraId="3F94EBF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764281"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0DE1EEA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2F8C974B"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4F2C5245" w14:textId="77777777" w:rsidR="00525D05" w:rsidRPr="00693DE7" w:rsidRDefault="00525D05" w:rsidP="00525D05">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725CF31C" w14:textId="77777777" w:rsidR="00525D05" w:rsidRPr="00693DE7" w:rsidRDefault="00525D05" w:rsidP="00525D05">
      <w:pPr>
        <w:spacing w:before="240"/>
        <w:rPr>
          <w:rFonts w:cs="Arial"/>
          <w:lang w:eastAsia="pt-BR"/>
        </w:rPr>
      </w:pPr>
      <w:ins w:id="207" w:author="Marco Aurélio Barbiero" w:date="2025-04-24T21:38:00Z" w16du:dateUtc="2025-04-25T00:38:00Z">
        <w:r>
          <w:rPr>
            <w:lang w:eastAsia="pt-BR"/>
          </w:rPr>
          <w:t>É natural</w:t>
        </w:r>
        <w:r w:rsidRPr="00693DE7">
          <w:rPr>
            <w:lang w:eastAsia="pt-BR"/>
          </w:rPr>
          <w:t xml:space="preserve"> </w:t>
        </w:r>
      </w:ins>
      <w:r w:rsidRPr="00693DE7">
        <w:rPr>
          <w:lang w:eastAsia="pt-BR"/>
        </w:rPr>
        <w:t xml:space="preserve">que, sendo produtores de dados sem hierarquia ou coordenação entre si, prefeituras e IBGE não produziriam valores completamente coincidentes, como explica </w:t>
      </w:r>
      <w:commentRangeStart w:id="208"/>
      <w:r w:rsidRPr="00693DE7">
        <w:rPr>
          <w:lang w:eastAsia="pt-BR"/>
        </w:rPr>
        <w:t xml:space="preserve">Macedo (2023) </w:t>
      </w:r>
      <w:commentRangeEnd w:id="208"/>
      <w:r>
        <w:rPr>
          <w:rStyle w:val="Refdecomentrio"/>
        </w:rPr>
        <w:commentReference w:id="208"/>
      </w:r>
      <w:r w:rsidRPr="00693DE7">
        <w:rPr>
          <w:rFonts w:cs="Arial"/>
          <w:vanish/>
          <w:lang w:eastAsia="pt-BR"/>
        </w:rPr>
        <w:t>(Macedo, 2023)</w:t>
      </w:r>
      <w:r w:rsidRPr="00693DE7">
        <w:rPr>
          <w:rFonts w:cs="Arial"/>
          <w:lang w:eastAsia="pt-BR"/>
        </w:rPr>
        <w:t>:</w:t>
      </w:r>
    </w:p>
    <w:p w14:paraId="72E77566" w14:textId="77777777" w:rsidR="00525D05" w:rsidRPr="00693DE7" w:rsidRDefault="00525D05" w:rsidP="00504FCA">
      <w:pPr>
        <w:pStyle w:val="Citao"/>
      </w:pPr>
      <w:r w:rsidRPr="00693DE7">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348FD08D" w14:textId="77777777" w:rsidR="00525D05" w:rsidRPr="00693DE7" w:rsidRDefault="00525D05" w:rsidP="00504FCA">
      <w:pPr>
        <w:pStyle w:val="Citao"/>
      </w:pPr>
      <w:r w:rsidRPr="00693DE7">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t>contra-domínio</w:t>
      </w:r>
      <w:proofErr w:type="spellEnd"/>
      <w:r w:rsidRPr="00693DE7">
        <w:t xml:space="preserve"> não necessariamente igual </w:t>
      </w:r>
      <w:r w:rsidRPr="00693DE7">
        <w:fldChar w:fldCharType="begin"/>
      </w:r>
      <w:r w:rsidRPr="00693DE7">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fldChar w:fldCharType="separate"/>
      </w:r>
      <w:r w:rsidRPr="00693DE7">
        <w:t>(Coelho, 2010)</w:t>
      </w:r>
      <w:r w:rsidRPr="00693DE7">
        <w:fldChar w:fldCharType="end"/>
      </w:r>
      <w:r w:rsidRPr="00693DE7">
        <w:t>.</w:t>
      </w:r>
    </w:p>
    <w:p w14:paraId="0C408CDD" w14:textId="77777777" w:rsidR="00525D05" w:rsidRPr="00693DE7" w:rsidRDefault="00525D05" w:rsidP="00504FCA">
      <w:pPr>
        <w:pStyle w:val="Citao"/>
      </w:pPr>
      <w:r w:rsidRPr="00693DE7">
        <w:t xml:space="preserve">Dentre as representações no BDG, cada instância compreende os aspectos espaciais - relacionados à descrição dos atributos geométricos - e os aspectos semânticos, estabelecidos usualmente por meio de </w:t>
      </w:r>
      <w:proofErr w:type="spellStart"/>
      <w:r w:rsidRPr="00693DE7">
        <w:t>strings</w:t>
      </w:r>
      <w:proofErr w:type="spellEnd"/>
      <w:r w:rsidRPr="00693DE7">
        <w:t xml:space="preserve"> (cadeia de caracteres) que nomeiam/identificam a feição. </w:t>
      </w:r>
    </w:p>
    <w:p w14:paraId="2368B362" w14:textId="77777777" w:rsidR="00525D05" w:rsidRPr="00693DE7" w:rsidRDefault="00525D05" w:rsidP="00504FCA">
      <w:pPr>
        <w:pStyle w:val="Citao"/>
      </w:pPr>
      <w:r w:rsidRPr="00693DE7">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2B679D1" w14:textId="77777777" w:rsidR="00525D05" w:rsidRPr="00693DE7" w:rsidRDefault="00525D05" w:rsidP="00504FCA">
      <w:pPr>
        <w:pStyle w:val="Citao"/>
      </w:pPr>
      <w:r w:rsidRPr="00693DE7">
        <w:t xml:space="preserve">Por esse motivo, ao analisar BDG diferentes, a fim de integrá-los, deve-se levar em consideração relações de semelhança entre seus elementos, de modo a avaliar e quantificar o quanto uma </w:t>
      </w:r>
      <w:proofErr w:type="spellStart"/>
      <w:r w:rsidRPr="00693DE7">
        <w:t>string</w:t>
      </w:r>
      <w:proofErr w:type="spellEnd"/>
      <w:r w:rsidRPr="00693DE7">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w:t>
      </w:r>
      <w:r w:rsidRPr="00693DE7">
        <w:lastRenderedPageBreak/>
        <w:t xml:space="preserve">um conjunto unívoco das representações a partir dos diversos conjuntos construídos por diferentes produtores de dados. </w:t>
      </w:r>
    </w:p>
    <w:p w14:paraId="2D6BF7C8" w14:textId="77777777" w:rsidR="00525D05" w:rsidRPr="00693DE7" w:rsidRDefault="00525D05" w:rsidP="00504FCA">
      <w:pPr>
        <w:pStyle w:val="Citao"/>
      </w:pPr>
      <w:r w:rsidRPr="00693DE7">
        <w:t xml:space="preserve">A existência de produtores de dados distintos no Brasil produz bancos de dados com instâncias diferentes, o que dificulta a correspondência ou pareamento entre </w:t>
      </w:r>
      <w:proofErr w:type="spellStart"/>
      <w:r w:rsidRPr="00693DE7">
        <w:t>strings</w:t>
      </w:r>
      <w:proofErr w:type="spellEnd"/>
      <w:r w:rsidRPr="00693DE7">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220D779F" w14:textId="77777777" w:rsidR="00525D05" w:rsidRPr="00693DE7" w:rsidRDefault="00525D05" w:rsidP="00504FCA">
      <w:pPr>
        <w:pStyle w:val="Citao"/>
      </w:pPr>
      <w:r w:rsidRPr="00693DE7">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t>CadÚnico</w:t>
      </w:r>
      <w:proofErr w:type="spellEnd"/>
      <w:r w:rsidRPr="00693DE7">
        <w:t>) criado para atender Programas Sociais do Governo Federal.</w:t>
      </w:r>
    </w:p>
    <w:p w14:paraId="79B2CF92" w14:textId="77777777" w:rsidR="00525D05" w:rsidRPr="00693DE7" w:rsidRDefault="00525D05" w:rsidP="00504FCA">
      <w:pPr>
        <w:pStyle w:val="Citao"/>
      </w:pPr>
      <w:r w:rsidRPr="00693DE7">
        <w:t xml:space="preserve">O BDG do </w:t>
      </w:r>
      <w:proofErr w:type="spellStart"/>
      <w:r w:rsidRPr="00693DE7">
        <w:t>CadÚnico</w:t>
      </w:r>
      <w:proofErr w:type="spellEnd"/>
      <w:r w:rsidRPr="00693DE7">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t>strings</w:t>
      </w:r>
      <w:proofErr w:type="spellEnd"/>
      <w:r w:rsidRPr="00693DE7">
        <w:t>.</w:t>
      </w:r>
    </w:p>
    <w:p w14:paraId="5BD218D0" w14:textId="77777777" w:rsidR="00525D05" w:rsidRPr="00693DE7" w:rsidRDefault="00525D05" w:rsidP="00504FCA">
      <w:pPr>
        <w:pStyle w:val="Citao"/>
      </w:pPr>
      <w:r w:rsidRPr="00693DE7">
        <w:t xml:space="preserve">No caso particular do endereço, este possui uma série de atributos que precisam ser considerados para a criação de uma </w:t>
      </w:r>
      <w:proofErr w:type="spellStart"/>
      <w:r w:rsidRPr="00693DE7">
        <w:t>string</w:t>
      </w:r>
      <w:proofErr w:type="spellEnd"/>
      <w:r w:rsidRPr="00693DE7">
        <w:t>. Assim, informações quanto ao tipo de logradouro, nome, número, bairro, dentre outras, tornam-se essenciais para que haja condições técnicas para se identificar endereços semelhantes como representativos da mesma entidade física (feição).”</w:t>
      </w:r>
    </w:p>
    <w:p w14:paraId="260EB84F" w14:textId="77777777" w:rsidR="00525D05" w:rsidRPr="00693DE7" w:rsidRDefault="00525D05" w:rsidP="00525D05">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1DC172E3" w14:textId="77777777" w:rsidR="00525D05" w:rsidRPr="00693DE7" w:rsidRDefault="00525D05" w:rsidP="00525D05">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21612D2F" w14:textId="77777777" w:rsidR="00525D05" w:rsidRPr="00693DE7" w:rsidRDefault="00525D05" w:rsidP="00525D05">
      <w:pPr>
        <w:rPr>
          <w:lang w:eastAsia="pt-BR"/>
        </w:rPr>
      </w:pPr>
      <w:r w:rsidRPr="00693DE7">
        <w:rPr>
          <w:lang w:eastAsia="pt-BR"/>
        </w:rPr>
        <w:lastRenderedPageBreak/>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280F18D3" w14:textId="56C54C91" w:rsidR="00525D05" w:rsidRPr="00693DE7" w:rsidRDefault="00525D05" w:rsidP="00525D05">
      <w:r w:rsidRPr="00693DE7">
        <w:t xml:space="preserve">Na </w:t>
      </w:r>
      <w:r w:rsidRPr="00693DE7">
        <w:fldChar w:fldCharType="begin"/>
      </w:r>
      <w:r w:rsidRPr="00693DE7">
        <w:instrText xml:space="preserve"> REF _Ref192056355 \h </w:instrText>
      </w:r>
      <w:r w:rsidRPr="00693DE7">
        <w:fldChar w:fldCharType="separate"/>
      </w:r>
      <w:ins w:id="209" w:author="Marco Aurélio Barbiero" w:date="2025-09-18T10:19:00Z" w16du:dateUtc="2025-09-18T13:19:00Z">
        <w:r w:rsidR="00610384" w:rsidRPr="00693DE7">
          <w:t xml:space="preserve">Figura </w:t>
        </w:r>
        <w:r w:rsidR="00610384">
          <w:rPr>
            <w:noProof/>
          </w:rPr>
          <w:t>10</w:t>
        </w:r>
      </w:ins>
      <w:del w:id="210" w:author="Marco Aurélio Barbiero" w:date="2025-09-18T10:17:00Z" w16du:dateUtc="2025-09-18T13:17:00Z">
        <w:r w:rsidR="00610384" w:rsidRPr="00693DE7" w:rsidDel="00610384">
          <w:delText xml:space="preserve">Figura </w:delText>
        </w:r>
        <w:r w:rsidR="00610384" w:rsidDel="00610384">
          <w:rPr>
            <w:noProof/>
          </w:rPr>
          <w:delText>10</w:delText>
        </w:r>
      </w:del>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66382BB2" w14:textId="2F8F14DA" w:rsidR="00525D05" w:rsidRPr="00693DE7" w:rsidRDefault="00525D05" w:rsidP="00525D05">
      <w:pPr>
        <w:pStyle w:val="Legenda"/>
      </w:pPr>
      <w:bookmarkStart w:id="211" w:name="_Ref192056355"/>
      <w:r w:rsidRPr="00693DE7">
        <w:t xml:space="preserve">Figura </w:t>
      </w:r>
      <w:fldSimple w:instr=" SEQ Figura \* ARABIC ">
        <w:r w:rsidR="00610384">
          <w:rPr>
            <w:noProof/>
          </w:rPr>
          <w:t>10</w:t>
        </w:r>
      </w:fldSimple>
      <w:bookmarkEnd w:id="211"/>
      <w:r w:rsidRPr="00693DE7">
        <w:t>:Agrupamento de endereços por logradouro</w:t>
      </w:r>
    </w:p>
    <w:tbl>
      <w:tblPr>
        <w:tblStyle w:val="Tabelacomgrade"/>
        <w:tblW w:w="0" w:type="auto"/>
        <w:tblLook w:val="04A0" w:firstRow="1" w:lastRow="0" w:firstColumn="1" w:lastColumn="0" w:noHBand="0" w:noVBand="1"/>
      </w:tblPr>
      <w:tblGrid>
        <w:gridCol w:w="9061"/>
      </w:tblGrid>
      <w:tr w:rsidR="00525D05" w:rsidRPr="00693DE7" w14:paraId="26272CCE" w14:textId="77777777" w:rsidTr="00B26D35">
        <w:tc>
          <w:tcPr>
            <w:tcW w:w="9061" w:type="dxa"/>
          </w:tcPr>
          <w:p w14:paraId="13F12BBA" w14:textId="77777777" w:rsidR="00525D05" w:rsidRPr="00693DE7" w:rsidRDefault="00525D05" w:rsidP="00B26D35">
            <w:pPr>
              <w:ind w:firstLine="0"/>
              <w:jc w:val="center"/>
              <w:rPr>
                <w:lang w:eastAsia="pt-BR"/>
              </w:rPr>
            </w:pPr>
            <w:r w:rsidRPr="00693DE7">
              <w:rPr>
                <w:noProof/>
                <w:lang w:eastAsia="pt-BR"/>
              </w:rPr>
              <w:drawing>
                <wp:inline distT="0" distB="0" distL="0" distR="0" wp14:anchorId="26E0209B" wp14:editId="7F4FB3C5">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47EE9115" w14:textId="77777777" w:rsidR="00525D05" w:rsidRPr="00693DE7" w:rsidRDefault="00525D05" w:rsidP="00525D05">
      <w:pPr>
        <w:rPr>
          <w:lang w:eastAsia="pt-BR"/>
        </w:rPr>
      </w:pPr>
    </w:p>
    <w:p w14:paraId="2640BFF4" w14:textId="7D529E34" w:rsidR="00525D05" w:rsidRPr="00693DE7" w:rsidRDefault="00525D05" w:rsidP="00525D05">
      <w:r w:rsidRPr="00693DE7">
        <w:t xml:space="preserve">A imagem mostrada na </w:t>
      </w:r>
      <w:r w:rsidRPr="00693DE7">
        <w:fldChar w:fldCharType="begin"/>
      </w:r>
      <w:r w:rsidRPr="00693DE7">
        <w:instrText xml:space="preserve"> REF _Ref192056800 \h </w:instrText>
      </w:r>
      <w:r w:rsidRPr="00693DE7">
        <w:fldChar w:fldCharType="separate"/>
      </w:r>
      <w:ins w:id="212" w:author="Marco Aurélio Barbiero" w:date="2025-09-18T10:19:00Z" w16du:dateUtc="2025-09-18T13:19:00Z">
        <w:r w:rsidR="00610384" w:rsidRPr="00693DE7">
          <w:t xml:space="preserve">Figura </w:t>
        </w:r>
        <w:r w:rsidR="00610384">
          <w:rPr>
            <w:noProof/>
          </w:rPr>
          <w:t>11</w:t>
        </w:r>
      </w:ins>
      <w:del w:id="213" w:author="Marco Aurélio Barbiero" w:date="2025-09-18T10:17:00Z" w16du:dateUtc="2025-09-18T13:17:00Z">
        <w:r w:rsidR="00610384" w:rsidRPr="00693DE7" w:rsidDel="00610384">
          <w:delText xml:space="preserve">Figura </w:delText>
        </w:r>
        <w:r w:rsidR="00610384" w:rsidDel="00610384">
          <w:rPr>
            <w:noProof/>
          </w:rPr>
          <w:delText>11</w:delText>
        </w:r>
      </w:del>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1D10A7A5" w14:textId="6415B172" w:rsidR="00525D05" w:rsidRPr="00693DE7" w:rsidRDefault="00525D05" w:rsidP="00525D05">
      <w:pPr>
        <w:pStyle w:val="Legenda"/>
      </w:pPr>
      <w:bookmarkStart w:id="214" w:name="_Ref192056800"/>
      <w:r w:rsidRPr="00693DE7">
        <w:lastRenderedPageBreak/>
        <w:t xml:space="preserve">Figura </w:t>
      </w:r>
      <w:fldSimple w:instr=" SEQ Figura \* ARABIC ">
        <w:r w:rsidR="00610384">
          <w:rPr>
            <w:noProof/>
          </w:rPr>
          <w:t>11</w:t>
        </w:r>
      </w:fldSimple>
      <w:bookmarkEnd w:id="214"/>
      <w:r w:rsidRPr="00693DE7">
        <w:t>:Agrupamento de endereços por quadras</w:t>
      </w:r>
    </w:p>
    <w:tbl>
      <w:tblPr>
        <w:tblStyle w:val="Tabelacomgrade"/>
        <w:tblW w:w="0" w:type="auto"/>
        <w:tblLook w:val="04A0" w:firstRow="1" w:lastRow="0" w:firstColumn="1" w:lastColumn="0" w:noHBand="0" w:noVBand="1"/>
      </w:tblPr>
      <w:tblGrid>
        <w:gridCol w:w="9061"/>
      </w:tblGrid>
      <w:tr w:rsidR="00525D05" w:rsidRPr="00693DE7" w14:paraId="3C97CEAA" w14:textId="77777777" w:rsidTr="00B26D35">
        <w:tc>
          <w:tcPr>
            <w:tcW w:w="9061" w:type="dxa"/>
          </w:tcPr>
          <w:p w14:paraId="22FC1AAB" w14:textId="77777777" w:rsidR="00525D05" w:rsidRPr="00693DE7" w:rsidRDefault="00525D05" w:rsidP="00B26D35">
            <w:pPr>
              <w:ind w:firstLine="0"/>
              <w:jc w:val="center"/>
              <w:rPr>
                <w:lang w:eastAsia="pt-BR"/>
              </w:rPr>
            </w:pPr>
            <w:r w:rsidRPr="00693DE7">
              <w:rPr>
                <w:noProof/>
                <w:lang w:eastAsia="pt-BR"/>
              </w:rPr>
              <w:drawing>
                <wp:inline distT="0" distB="0" distL="0" distR="0" wp14:anchorId="2FB08820" wp14:editId="2262FB55">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793218C8" w14:textId="77777777" w:rsidR="00525D05" w:rsidRDefault="00525D05" w:rsidP="0015089D"/>
    <w:p w14:paraId="7F5087DF" w14:textId="77777777" w:rsidR="0015089D" w:rsidRDefault="0015089D" w:rsidP="0015089D">
      <w:r>
        <w:t>6.4.5</w:t>
      </w:r>
      <w:r>
        <w:tab/>
        <w:t>Representação Gráfica</w:t>
      </w:r>
    </w:p>
    <w:p w14:paraId="709E8CDE" w14:textId="4F796D39" w:rsidR="006919DF" w:rsidRPr="006919DF" w:rsidRDefault="0015089D" w:rsidP="0015089D">
      <w:r>
        <w:t>O desenho da quadra é realizado alinhando o centro de uma face do polígono CIATA ao centroide da face mais povoada do CNEFE, com dimensões ajustadas conforme o cadastro municipal. O ângulo do polígono pode ser refinado com os dados do OSM. A acurácia é validada pela métrica Raiz do Erro Médio Quadrático (REMQ).</w:t>
      </w:r>
    </w:p>
    <w:p w14:paraId="4AE5DE65" w14:textId="77777777" w:rsidR="000752AD" w:rsidRPr="00F74C1C" w:rsidRDefault="000752AD" w:rsidP="000752AD">
      <w:pPr>
        <w:pStyle w:val="Ttulo2"/>
      </w:pPr>
      <w:bookmarkStart w:id="215" w:name="_Toc208996071"/>
      <w:r w:rsidRPr="00F74C1C">
        <w:t>Etapas</w:t>
      </w:r>
      <w:bookmarkEnd w:id="215"/>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216" w:name="_Ref192830623"/>
      <w:bookmarkStart w:id="217" w:name="_Toc208996072"/>
      <w:r w:rsidRPr="00693DE7">
        <w:t>Obter dados dos lotes de municípios parceiros</w:t>
      </w:r>
      <w:bookmarkEnd w:id="216"/>
      <w:bookmarkEnd w:id="217"/>
    </w:p>
    <w:p w14:paraId="27B456B2" w14:textId="78ACFD7C"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218"/>
      <w:r w:rsidRPr="00F74C1C">
        <w:fldChar w:fldCharType="begin"/>
      </w:r>
      <w:r w:rsidRPr="00F74C1C">
        <w:instrText xml:space="preserve"> REF _Ref191994451 \h </w:instrText>
      </w:r>
      <w:r w:rsidRPr="00F74C1C">
        <w:fldChar w:fldCharType="separate"/>
      </w:r>
      <w:ins w:id="219" w:author="Marco Aurélio Barbiero" w:date="2025-09-18T10:19:00Z" w16du:dateUtc="2025-09-18T13:19:00Z">
        <w:r w:rsidR="00610384" w:rsidRPr="00693DE7">
          <w:t xml:space="preserve">Tabela </w:t>
        </w:r>
        <w:r w:rsidR="00610384">
          <w:rPr>
            <w:noProof/>
          </w:rPr>
          <w:t>4</w:t>
        </w:r>
      </w:ins>
      <w:del w:id="220" w:author="Marco Aurélio Barbiero" w:date="2025-09-18T10:17:00Z" w16du:dateUtc="2025-09-18T13:17:00Z">
        <w:r w:rsidR="00610384" w:rsidRPr="00693DE7" w:rsidDel="00610384">
          <w:delText xml:space="preserve">Tabela </w:delText>
        </w:r>
        <w:r w:rsidR="00610384" w:rsidDel="00610384">
          <w:rPr>
            <w:noProof/>
          </w:rPr>
          <w:delText>4</w:delText>
        </w:r>
      </w:del>
      <w:r w:rsidRPr="00F74C1C">
        <w:fldChar w:fldCharType="end"/>
      </w:r>
      <w:r w:rsidRPr="00F74C1C">
        <w:t>.</w:t>
      </w:r>
      <w:commentRangeEnd w:id="218"/>
      <w:r w:rsidR="008B0D55">
        <w:rPr>
          <w:rStyle w:val="Refdecomentrio"/>
        </w:rPr>
        <w:commentReference w:id="218"/>
      </w:r>
    </w:p>
    <w:p w14:paraId="4C6EC241" w14:textId="185C94BA"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ins w:id="221" w:author="Marco Aurélio Barbiero" w:date="2025-09-18T10:19:00Z" w16du:dateUtc="2025-09-18T13:19:00Z">
        <w:r w:rsidR="00610384" w:rsidRPr="00693DE7">
          <w:t xml:space="preserve">Tabela </w:t>
        </w:r>
        <w:r w:rsidR="00610384">
          <w:rPr>
            <w:noProof/>
          </w:rPr>
          <w:t>4</w:t>
        </w:r>
      </w:ins>
      <w:del w:id="222"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fldChar w:fldCharType="end"/>
      </w:r>
      <w:r w:rsidRPr="00693DE7">
        <w:t>.</w:t>
      </w:r>
    </w:p>
    <w:p w14:paraId="501F1E6A" w14:textId="302C6EC2"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rsidR="00610384">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ins w:id="223" w:author="Marco Aurélio Barbiero" w:date="2025-09-18T10:19:00Z" w16du:dateUtc="2025-09-18T13:19:00Z">
        <w:r w:rsidR="00610384">
          <w:rPr>
            <w:lang w:eastAsia="pt-BR"/>
          </w:rPr>
          <w:t xml:space="preserve">O </w:t>
        </w:r>
        <w:r w:rsidR="00610384" w:rsidRPr="00693DE7">
          <w:rPr>
            <w:lang w:eastAsia="pt-BR"/>
          </w:rPr>
          <w:t>CIATA e a Lei Geral de Proteção de Dados (LGPD)</w:t>
        </w:r>
      </w:ins>
      <w:del w:id="224" w:author="Marco Aurélio Barbiero" w:date="2025-09-18T10:17:00Z" w16du:dateUtc="2025-09-18T13:17:00Z">
        <w:r w:rsidR="00610384" w:rsidDel="00610384">
          <w:rPr>
            <w:lang w:eastAsia="pt-BR"/>
          </w:rPr>
          <w:delText xml:space="preserve">O </w:delText>
        </w:r>
        <w:r w:rsidR="00610384" w:rsidRPr="00693DE7" w:rsidDel="00610384">
          <w:rPr>
            <w:lang w:eastAsia="pt-BR"/>
          </w:rPr>
          <w:delText>CIATA e a Lei Geral de Proteção de Dados (LGPD)</w:delText>
        </w:r>
      </w:del>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225" w:name="_Toc208996073"/>
      <w:r w:rsidRPr="00693DE7">
        <w:t>Definir e povoar um banco de dados relacional com os dados dos imóveis.</w:t>
      </w:r>
      <w:bookmarkEnd w:id="225"/>
    </w:p>
    <w:p w14:paraId="7D3D7409" w14:textId="6129D4FD"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rsidR="00610384">
        <w:t>4.3.1</w:t>
      </w:r>
      <w:r>
        <w:fldChar w:fldCharType="end"/>
      </w:r>
      <w:r w:rsidRPr="00F74C1C">
        <w:t>.</w:t>
      </w:r>
    </w:p>
    <w:p w14:paraId="399965F2" w14:textId="6FF9964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ins w:id="226" w:author="Marco Aurélio Barbiero" w:date="2025-09-18T10:19:00Z" w16du:dateUtc="2025-09-18T13:19:00Z">
        <w:r w:rsidR="00610384" w:rsidRPr="00693DE7">
          <w:t xml:space="preserve">Figura </w:t>
        </w:r>
        <w:r w:rsidR="00610384">
          <w:rPr>
            <w:noProof/>
          </w:rPr>
          <w:t>12</w:t>
        </w:r>
      </w:ins>
      <w:del w:id="227" w:author="Marco Aurélio Barbiero" w:date="2025-09-18T10:17:00Z" w16du:dateUtc="2025-09-18T13:17:00Z">
        <w:r w:rsidR="00610384" w:rsidRPr="00693DE7" w:rsidDel="00610384">
          <w:delText xml:space="preserve">Figura </w:delText>
        </w:r>
        <w:r w:rsidR="00610384" w:rsidDel="00610384">
          <w:rPr>
            <w:noProof/>
          </w:rPr>
          <w:delText>12</w:delText>
        </w:r>
      </w:del>
      <w:r w:rsidRPr="00F74C1C">
        <w:fldChar w:fldCharType="end"/>
      </w:r>
      <w:r w:rsidRPr="00F74C1C">
        <w:t xml:space="preserve">. </w:t>
      </w:r>
    </w:p>
    <w:p w14:paraId="4CE8C550" w14:textId="13716269" w:rsidR="000752AD" w:rsidRPr="00693DE7" w:rsidRDefault="000752AD" w:rsidP="000752AD">
      <w:pPr>
        <w:pStyle w:val="Legenda"/>
      </w:pPr>
      <w:bookmarkStart w:id="228" w:name="_Ref192516006"/>
      <w:r w:rsidRPr="00693DE7">
        <w:t xml:space="preserve">Figura </w:t>
      </w:r>
      <w:fldSimple w:instr=" SEQ Figura \* ARABIC ">
        <w:r w:rsidR="00610384">
          <w:rPr>
            <w:noProof/>
          </w:rPr>
          <w:t>12</w:t>
        </w:r>
      </w:fldSimple>
      <w:bookmarkEnd w:id="228"/>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5ACB256C"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rsidR="00610384">
        <w:t xml:space="preserve">Figura </w:t>
      </w:r>
      <w:r w:rsidR="00610384">
        <w:rPr>
          <w:noProof/>
        </w:rPr>
        <w:t>13</w:t>
      </w:r>
      <w:r>
        <w:fldChar w:fldCharType="end"/>
      </w:r>
      <w:r>
        <w:t xml:space="preserve"> apresenta o código SQL para criação da classe CNEFE.</w:t>
      </w:r>
    </w:p>
    <w:p w14:paraId="62186DBF" w14:textId="0837D8D7" w:rsidR="000752AD" w:rsidRDefault="000752AD" w:rsidP="000752AD">
      <w:pPr>
        <w:pStyle w:val="Legenda"/>
      </w:pPr>
      <w:bookmarkStart w:id="229" w:name="_Ref192535314"/>
      <w:r>
        <w:t xml:space="preserve">Figura </w:t>
      </w:r>
      <w:fldSimple w:instr=" SEQ Figura \* ARABIC ">
        <w:r w:rsidR="00610384">
          <w:rPr>
            <w:noProof/>
          </w:rPr>
          <w:t>13</w:t>
        </w:r>
      </w:fldSimple>
      <w:bookmarkEnd w:id="229"/>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A4388D"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A4388D" w:rsidRDefault="00DC119F" w:rsidP="00DC119F">
            <w:pPr>
              <w:pStyle w:val="Codigo"/>
              <w:rPr>
                <w:lang w:val="es-ES"/>
              </w:rPr>
            </w:pPr>
            <w:r w:rsidRPr="00DC119F">
              <w:rPr>
                <w:lang w:val="es-ES_tradnl"/>
              </w:rPr>
              <w:t xml:space="preserve">  </w:t>
            </w:r>
            <w:r w:rsidRPr="00A4388D">
              <w:rPr>
                <w:lang w:val="es-ES"/>
              </w:rPr>
              <w:t xml:space="preserve">COD_DISTRITO </w:t>
            </w:r>
            <w:r w:rsidRPr="00A4388D">
              <w:rPr>
                <w:lang w:val="es-ES"/>
              </w:rPr>
              <w:tab/>
            </w:r>
            <w:r w:rsidRPr="00A4388D">
              <w:rPr>
                <w:lang w:val="es-ES"/>
              </w:rPr>
              <w:tab/>
              <w:t>VARCHAR(9),</w:t>
            </w:r>
          </w:p>
          <w:p w14:paraId="4BBFCA47" w14:textId="77777777" w:rsidR="00DC119F" w:rsidRDefault="00DC119F" w:rsidP="00DC119F">
            <w:pPr>
              <w:pStyle w:val="Codigo"/>
            </w:pPr>
            <w:r w:rsidRPr="00A4388D">
              <w:rPr>
                <w:lang w:val="es-ES"/>
              </w:rPr>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A4388D" w:rsidRDefault="00DC119F" w:rsidP="00DC119F">
            <w:pPr>
              <w:pStyle w:val="Codigo"/>
              <w:rPr>
                <w:lang w:val="en-US"/>
              </w:rPr>
            </w:pPr>
            <w:r>
              <w:t xml:space="preserve">  </w:t>
            </w:r>
            <w:r w:rsidRPr="00A4388D">
              <w:rPr>
                <w:lang w:val="en-US"/>
              </w:rPr>
              <w:t xml:space="preserve">NOM_COMPLEMENTO </w:t>
            </w:r>
            <w:r w:rsidRPr="00A4388D">
              <w:rPr>
                <w:lang w:val="en-US"/>
              </w:rPr>
              <w:tab/>
            </w:r>
            <w:r w:rsidRPr="00A4388D">
              <w:rPr>
                <w:lang w:val="en-US"/>
              </w:rPr>
              <w:tab/>
              <w:t>VARCHAR(20),</w:t>
            </w:r>
          </w:p>
          <w:p w14:paraId="1EDFEF65" w14:textId="5EC9F9C3" w:rsidR="00DC119F" w:rsidRPr="00A4388D" w:rsidRDefault="00DC119F" w:rsidP="00DC119F">
            <w:pPr>
              <w:pStyle w:val="Codigo"/>
              <w:rPr>
                <w:lang w:val="en-US"/>
              </w:rPr>
            </w:pPr>
            <w:r w:rsidRPr="00A4388D">
              <w:rPr>
                <w:lang w:val="en-US"/>
              </w:rPr>
              <w:t xml:space="preserve">  CEP </w:t>
            </w:r>
            <w:r w:rsidRPr="00A4388D">
              <w:rPr>
                <w:lang w:val="en-US"/>
              </w:rPr>
              <w:tab/>
            </w:r>
            <w:r w:rsidRPr="00A4388D">
              <w:rPr>
                <w:lang w:val="en-US"/>
              </w:rPr>
              <w:tab/>
            </w:r>
            <w:r w:rsidRPr="00A4388D">
              <w:rPr>
                <w:lang w:val="en-US"/>
              </w:rPr>
              <w:tab/>
            </w:r>
            <w:r w:rsidRPr="00A4388D">
              <w:rPr>
                <w:lang w:val="en-US"/>
              </w:rPr>
              <w:tab/>
              <w:t>VARCHAR(9),</w:t>
            </w:r>
          </w:p>
          <w:p w14:paraId="0FEFBB14" w14:textId="057FA0DC" w:rsidR="00DC119F" w:rsidRPr="00A4388D" w:rsidRDefault="00DC119F" w:rsidP="00DC119F">
            <w:pPr>
              <w:pStyle w:val="Codigo"/>
              <w:rPr>
                <w:lang w:val="en-US"/>
              </w:rPr>
            </w:pPr>
            <w:r w:rsidRPr="00A4388D">
              <w:rPr>
                <w:lang w:val="en-US"/>
              </w:rPr>
              <w:t xml:space="preserve">  LATITUDE </w:t>
            </w:r>
            <w:r w:rsidRPr="00A4388D">
              <w:rPr>
                <w:lang w:val="en-US"/>
              </w:rPr>
              <w:tab/>
            </w:r>
            <w:r w:rsidRPr="00A4388D">
              <w:rPr>
                <w:lang w:val="en-US"/>
              </w:rPr>
              <w:tab/>
            </w:r>
            <w:r w:rsidRPr="00A4388D">
              <w:rPr>
                <w:lang w:val="en-US"/>
              </w:rPr>
              <w:tab/>
              <w:t>REAL,</w:t>
            </w:r>
          </w:p>
          <w:p w14:paraId="7AE8A961" w14:textId="77777777" w:rsidR="00DC119F" w:rsidRPr="00A4388D" w:rsidRDefault="00DC119F" w:rsidP="00DC119F">
            <w:pPr>
              <w:pStyle w:val="Codigo"/>
              <w:rPr>
                <w:lang w:val="en-US"/>
              </w:rPr>
            </w:pPr>
            <w:r w:rsidRPr="00A4388D">
              <w:rPr>
                <w:lang w:val="en-US"/>
              </w:rPr>
              <w:t xml:space="preserve">  LONGITUDE </w:t>
            </w:r>
            <w:r w:rsidRPr="00A4388D">
              <w:rPr>
                <w:lang w:val="en-US"/>
              </w:rPr>
              <w:tab/>
            </w:r>
            <w:r w:rsidRPr="00A4388D">
              <w:rPr>
                <w:lang w:val="en-US"/>
              </w:rPr>
              <w:tab/>
            </w:r>
            <w:r w:rsidRPr="00A4388D">
              <w:rPr>
                <w:lang w:val="en-US"/>
              </w:rPr>
              <w:tab/>
              <w:t>REAL,</w:t>
            </w:r>
          </w:p>
          <w:p w14:paraId="4AB6FA81" w14:textId="77777777" w:rsidR="00DC119F" w:rsidRPr="00A4388D" w:rsidRDefault="00DC119F" w:rsidP="00DC119F">
            <w:pPr>
              <w:pStyle w:val="Codigo"/>
              <w:rPr>
                <w:lang w:val="en-US"/>
              </w:rPr>
            </w:pPr>
            <w:r w:rsidRPr="00A4388D">
              <w:rPr>
                <w:lang w:val="en-US"/>
              </w:rPr>
              <w:t xml:space="preserve">  COORD </w:t>
            </w:r>
            <w:r w:rsidRPr="00A4388D">
              <w:rPr>
                <w:lang w:val="en-US"/>
              </w:rPr>
              <w:tab/>
            </w:r>
            <w:r w:rsidRPr="00A4388D">
              <w:rPr>
                <w:lang w:val="en-US"/>
              </w:rPr>
              <w:tab/>
            </w:r>
            <w:r w:rsidRPr="00A4388D">
              <w:rPr>
                <w:lang w:val="en-US"/>
              </w:rPr>
              <w:tab/>
            </w:r>
            <w:r w:rsidRPr="00A4388D">
              <w:rPr>
                <w:lang w:val="en-US"/>
              </w:rPr>
              <w:tab/>
              <w:t>POINT NOT NULL SRID 4326,</w:t>
            </w:r>
          </w:p>
          <w:p w14:paraId="68B501E6" w14:textId="77777777" w:rsidR="00DC119F" w:rsidRPr="00DC119F" w:rsidRDefault="00DC119F" w:rsidP="00DC119F">
            <w:pPr>
              <w:pStyle w:val="Codigo"/>
              <w:rPr>
                <w:lang w:val="en-US"/>
              </w:rPr>
            </w:pPr>
            <w:r w:rsidRPr="00A4388D">
              <w:rPr>
                <w:lang w:val="en-US"/>
              </w:rPr>
              <w:t xml:space="preserve">  </w:t>
            </w:r>
            <w:r w:rsidRPr="00DC119F">
              <w:rPr>
                <w:lang w:val="en-US"/>
              </w:rPr>
              <w:t xml:space="preserve">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230" w:name="_Toc208996074"/>
      <w:r w:rsidRPr="00693DE7">
        <w:t>Selecionar um conjunto ótimo de informações cadastrais.</w:t>
      </w:r>
      <w:bookmarkEnd w:id="230"/>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231" w:name="_Toc208996075"/>
      <w:r w:rsidRPr="00693DE7">
        <w:t>Identificar e corrigir falhas dos dados textuais no banco de dados.</w:t>
      </w:r>
      <w:bookmarkEnd w:id="231"/>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232" w:name="_Toc208996076"/>
      <w:r>
        <w:t>Criar classes para os endereços agrupados.</w:t>
      </w:r>
      <w:bookmarkEnd w:id="232"/>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233" w:name="_Toc208996077"/>
      <w:r w:rsidRPr="00693DE7">
        <w:t>Desenvolver um protótipo para testes.</w:t>
      </w:r>
      <w:bookmarkEnd w:id="233"/>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234" w:name="_Toc208996078"/>
      <w:r w:rsidRPr="00693DE7">
        <w:t>Testar protótipo com dados selecionados.</w:t>
      </w:r>
      <w:bookmarkEnd w:id="234"/>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235" w:name="_Toc208996079"/>
      <w:r w:rsidRPr="00693DE7">
        <w:t>Gerar imagem das quadras</w:t>
      </w:r>
      <w:r>
        <w:t>.</w:t>
      </w:r>
      <w:bookmarkEnd w:id="235"/>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236" w:name="_Toc208996080"/>
      <w:r w:rsidRPr="00693DE7">
        <w:t>Testar o protótipo com</w:t>
      </w:r>
      <w:r>
        <w:t xml:space="preserve"> a totalidade dos dados do cadastro.</w:t>
      </w:r>
      <w:bookmarkEnd w:id="236"/>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237" w:name="_Toc208996081"/>
      <w:r w:rsidRPr="00693DE7">
        <w:t>Associar as quadras</w:t>
      </w:r>
      <w:r>
        <w:t xml:space="preserve"> remanescentes</w:t>
      </w:r>
      <w:r w:rsidRPr="00693DE7">
        <w:t xml:space="preserve"> </w:t>
      </w:r>
      <w:r>
        <w:t>manualmente</w:t>
      </w:r>
      <w:r w:rsidRPr="00693DE7">
        <w:t>.</w:t>
      </w:r>
      <w:bookmarkEnd w:id="237"/>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238" w:name="_Toc208996082"/>
      <w:r w:rsidRPr="00693DE7">
        <w:t>Disponibilizar o aplicativo na Internet para testes.</w:t>
      </w:r>
      <w:bookmarkEnd w:id="238"/>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239" w:name="_Toc208996083"/>
      <w:r w:rsidRPr="00693DE7">
        <w:t>cronograma</w:t>
      </w:r>
      <w:bookmarkEnd w:id="239"/>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240" w:name="_Toc208996084"/>
      <w:r w:rsidRPr="00693DE7">
        <w:lastRenderedPageBreak/>
        <w:t>Resultados e Discussão:</w:t>
      </w:r>
      <w:bookmarkEnd w:id="240"/>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241" w:name="_Toc208996085"/>
      <w:r w:rsidRPr="00693DE7">
        <w:lastRenderedPageBreak/>
        <w:t>bibliografia</w:t>
      </w:r>
      <w:bookmarkEnd w:id="241"/>
    </w:p>
    <w:p w14:paraId="6FE38972" w14:textId="77777777" w:rsidR="00EA17C5" w:rsidRPr="00EA17C5" w:rsidRDefault="000752AD" w:rsidP="00EA17C5">
      <w:pPr>
        <w:pStyle w:val="Bibliografia"/>
        <w:rPr>
          <w:rFonts w:cs="Arial"/>
        </w:rPr>
      </w:pPr>
      <w:r w:rsidRPr="00693DE7">
        <w:fldChar w:fldCharType="begin"/>
      </w:r>
      <w:r w:rsidRPr="00B722BA">
        <w:instrText xml:space="preserve"> ADDIN ZOTERO_BIBL {"uncited":[],"omitted":[],"custom":[]} CSL_BIBLIOGRAPHY </w:instrText>
      </w:r>
      <w:r w:rsidRPr="00693DE7">
        <w:fldChar w:fldCharType="separate"/>
      </w:r>
      <w:r w:rsidR="00EA17C5" w:rsidRPr="00EA17C5">
        <w:rPr>
          <w:rFonts w:cs="Arial"/>
        </w:rPr>
        <w:t xml:space="preserve">ARAÚJO, F. A. de; SILVA, C. N. da. O CADASTRO TERRITORIAL MULTIFINALITÁRIO(CTM): (MULTI)FINALIDADES E PERSPECTIVAS PARAO ORDENAMENTO TERRITORIAL URBANO. </w:t>
      </w:r>
      <w:r w:rsidR="00EA17C5" w:rsidRPr="00EA17C5">
        <w:rPr>
          <w:rFonts w:cs="Arial"/>
          <w:b/>
          <w:bCs/>
        </w:rPr>
        <w:t>Revista Formação</w:t>
      </w:r>
      <w:r w:rsidR="00EA17C5" w:rsidRPr="00EA17C5">
        <w:rPr>
          <w:rFonts w:cs="Arial"/>
        </w:rPr>
        <w:t>, [</w:t>
      </w:r>
      <w:r w:rsidR="00EA17C5" w:rsidRPr="00EA17C5">
        <w:rPr>
          <w:rFonts w:cs="Arial"/>
          <w:i/>
          <w:iCs/>
        </w:rPr>
        <w:t>s. l.</w:t>
      </w:r>
      <w:r w:rsidR="00EA17C5" w:rsidRPr="00EA17C5">
        <w:rPr>
          <w:rFonts w:cs="Arial"/>
        </w:rPr>
        <w:t xml:space="preserve">], v. 2, n. 21, p. 23–48, 2014. </w:t>
      </w:r>
    </w:p>
    <w:p w14:paraId="071CD467" w14:textId="77777777" w:rsidR="00EA17C5" w:rsidRPr="00EA17C5" w:rsidRDefault="00EA17C5" w:rsidP="00EA17C5">
      <w:pPr>
        <w:pStyle w:val="Bibliografia"/>
        <w:rPr>
          <w:rFonts w:cs="Arial"/>
        </w:rPr>
      </w:pPr>
      <w:r w:rsidRPr="00EA17C5">
        <w:rPr>
          <w:rFonts w:cs="Arial"/>
        </w:rPr>
        <w:t>BRASIL. Decreto n</w:t>
      </w:r>
      <w:r w:rsidRPr="00EA17C5">
        <w:rPr>
          <w:rFonts w:cs="Arial"/>
          <w:vertAlign w:val="superscript"/>
        </w:rPr>
        <w:t>o</w:t>
      </w:r>
      <w:r w:rsidRPr="00EA17C5">
        <w:rPr>
          <w:rFonts w:cs="Arial"/>
        </w:rPr>
        <w:t xml:space="preserve"> 11.208, de 28 de setembro de 2022. Altera o Decreto n</w:t>
      </w:r>
      <w:r w:rsidRPr="00EA17C5">
        <w:rPr>
          <w:rFonts w:cs="Arial"/>
          <w:vertAlign w:val="superscript"/>
        </w:rPr>
        <w:t>o</w:t>
      </w:r>
      <w:r w:rsidRPr="00EA17C5">
        <w:rPr>
          <w:rFonts w:cs="Arial"/>
        </w:rPr>
        <w:t xml:space="preserve"> 8.764, de 10 de maio de 2016, que institui o Sistema Nacional de Gestão de Informações Territoriais – Sinter. </w:t>
      </w:r>
      <w:r w:rsidRPr="00EA17C5">
        <w:rPr>
          <w:rFonts w:cs="Arial"/>
          <w:b/>
          <w:bCs/>
        </w:rPr>
        <w:t>Diário Oficial da União</w:t>
      </w:r>
      <w:r w:rsidRPr="00EA17C5">
        <w:rPr>
          <w:rFonts w:cs="Arial"/>
        </w:rPr>
        <w:t xml:space="preserve">: 28 set. 2022. Disponível em: https://www.planalto.gov.br/ccivil_03/_ato2019-2022/2022/decreto/D11208.htm. </w:t>
      </w:r>
    </w:p>
    <w:p w14:paraId="780D1BCD" w14:textId="77777777" w:rsidR="00EA17C5" w:rsidRPr="00EA17C5" w:rsidRDefault="00EA17C5" w:rsidP="00EA17C5">
      <w:pPr>
        <w:pStyle w:val="Bibliografia"/>
        <w:rPr>
          <w:rFonts w:cs="Arial"/>
        </w:rPr>
      </w:pPr>
      <w:r w:rsidRPr="00EA17C5">
        <w:rPr>
          <w:rFonts w:cs="Arial"/>
        </w:rPr>
        <w:t>BRASIL. Lei Complementar n</w:t>
      </w:r>
      <w:r w:rsidRPr="00EA17C5">
        <w:rPr>
          <w:rFonts w:cs="Arial"/>
          <w:vertAlign w:val="superscript"/>
        </w:rPr>
        <w:t>o</w:t>
      </w:r>
      <w:r w:rsidRPr="00EA17C5">
        <w:rPr>
          <w:rFonts w:cs="Arial"/>
        </w:rPr>
        <w:t xml:space="preserve"> 214, de 16 de janeiro de 2025. Dispõe sobre o Imposto sobre Bens e Serviços (IBS), a Contribuição Social sobre Bens e Serviços (CBS) e o Imposto Seletivo. </w:t>
      </w:r>
      <w:r w:rsidRPr="00EA17C5">
        <w:rPr>
          <w:rFonts w:cs="Arial"/>
          <w:b/>
          <w:bCs/>
        </w:rPr>
        <w:t>Diário Oficial da União</w:t>
      </w:r>
      <w:r w:rsidRPr="00EA17C5">
        <w:rPr>
          <w:rFonts w:cs="Arial"/>
        </w:rPr>
        <w:t xml:space="preserve">: 16 jan. 2025. Disponível em: https://www.planalto.gov.br/ccivil_03/leis/lcp/lcp214.htm. </w:t>
      </w:r>
    </w:p>
    <w:p w14:paraId="29F08401" w14:textId="77777777" w:rsidR="00EA17C5" w:rsidRPr="00EA17C5" w:rsidRDefault="00EA17C5" w:rsidP="00EA17C5">
      <w:pPr>
        <w:pStyle w:val="Bibliografia"/>
        <w:rPr>
          <w:rFonts w:cs="Arial"/>
        </w:rPr>
      </w:pPr>
      <w:r w:rsidRPr="00EA17C5">
        <w:rPr>
          <w:rFonts w:cs="Arial"/>
        </w:rPr>
        <w:t xml:space="preserve">BRASIL. </w:t>
      </w:r>
      <w:r w:rsidRPr="00EA17C5">
        <w:rPr>
          <w:rFonts w:cs="Arial"/>
          <w:b/>
          <w:bCs/>
        </w:rPr>
        <w:t>Lei n</w:t>
      </w:r>
      <w:r w:rsidRPr="00EA17C5">
        <w:rPr>
          <w:rFonts w:cs="Arial"/>
          <w:b/>
          <w:bCs/>
          <w:vertAlign w:val="superscript"/>
        </w:rPr>
        <w:t>o</w:t>
      </w:r>
      <w:r w:rsidRPr="00EA17C5">
        <w:rPr>
          <w:rFonts w:cs="Arial"/>
          <w:b/>
          <w:bCs/>
        </w:rPr>
        <w:t xml:space="preserve"> 10.257, de 10 de julho de 2001. Estatuto da Cidade.</w:t>
      </w:r>
      <w:r w:rsidRPr="00EA17C5">
        <w:rPr>
          <w:rFonts w:cs="Arial"/>
        </w:rPr>
        <w:t xml:space="preserve"> Brasília, 10 jul. 2001. Disponível em: http://www.planalto.gov.br/ccivil_03/leis/leis_2001/l10257.htm. </w:t>
      </w:r>
    </w:p>
    <w:p w14:paraId="0B04F003" w14:textId="77777777" w:rsidR="00EA17C5" w:rsidRPr="00EA17C5" w:rsidRDefault="00EA17C5" w:rsidP="00EA17C5">
      <w:pPr>
        <w:pStyle w:val="Bibliografia"/>
        <w:rPr>
          <w:rFonts w:cs="Arial"/>
          <w:lang w:val="en-US"/>
        </w:rPr>
      </w:pPr>
      <w:r w:rsidRPr="00EA17C5">
        <w:rPr>
          <w:rFonts w:cs="Arial"/>
          <w:lang w:val="en-US"/>
        </w:rPr>
        <w:t xml:space="preserve">CERUZZI, P. E. </w:t>
      </w:r>
      <w:r w:rsidRPr="00EA17C5">
        <w:rPr>
          <w:rFonts w:cs="Arial"/>
          <w:b/>
          <w:bCs/>
          <w:lang w:val="en-US"/>
        </w:rPr>
        <w:t>A history of modern computing</w:t>
      </w:r>
      <w:r w:rsidRPr="00EA17C5">
        <w:rPr>
          <w:rFonts w:cs="Arial"/>
          <w:lang w:val="en-US"/>
        </w:rPr>
        <w:t xml:space="preserve">. 2nd eded. London, Eng. ; Cambridge, Mass: MIT Press, 2003. </w:t>
      </w:r>
    </w:p>
    <w:p w14:paraId="577847CE" w14:textId="77777777" w:rsidR="00EA17C5" w:rsidRPr="00EA17C5" w:rsidRDefault="00EA17C5" w:rsidP="00EA17C5">
      <w:pPr>
        <w:pStyle w:val="Bibliografia"/>
        <w:rPr>
          <w:rFonts w:cs="Arial"/>
        </w:rPr>
      </w:pPr>
      <w:r w:rsidRPr="00EA17C5">
        <w:rPr>
          <w:rFonts w:cs="Arial"/>
        </w:rPr>
        <w:t xml:space="preserve">CNM. </w:t>
      </w:r>
      <w:r w:rsidRPr="00EA17C5">
        <w:rPr>
          <w:rFonts w:cs="Arial"/>
          <w:b/>
          <w:bCs/>
        </w:rPr>
        <w:t>Crise fiscal nos Municípios brasileiros</w:t>
      </w:r>
      <w:r w:rsidRPr="00EA17C5">
        <w:rPr>
          <w:rFonts w:cs="Arial"/>
        </w:rPr>
        <w:t>. [</w:t>
      </w:r>
      <w:r w:rsidRPr="00EA17C5">
        <w:rPr>
          <w:rFonts w:cs="Arial"/>
          <w:i/>
          <w:iCs/>
        </w:rPr>
        <w:t>S. l.</w:t>
      </w:r>
      <w:r w:rsidRPr="00EA17C5">
        <w:rPr>
          <w:rFonts w:cs="Arial"/>
        </w:rPr>
        <w:t>]: CNM, 2024. Estudo Técnico. Disponível em: https://cnm.org.br/storage/biblioteca/2024/Estudos_tecnicos/202405_ET_CrisenosMunicipios_2023.pdf. Acesso em: 28 fev. 2025.</w:t>
      </w:r>
    </w:p>
    <w:p w14:paraId="3C6783D3" w14:textId="77777777" w:rsidR="00EA17C5" w:rsidRPr="00EA17C5" w:rsidRDefault="00EA17C5" w:rsidP="00EA17C5">
      <w:pPr>
        <w:pStyle w:val="Bibliografia"/>
        <w:rPr>
          <w:rFonts w:cs="Arial"/>
        </w:rPr>
      </w:pPr>
      <w:r w:rsidRPr="00EA17C5">
        <w:rPr>
          <w:rFonts w:cs="Arial"/>
        </w:rPr>
        <w:t>COELHO, V. B. N. Processamento de consultas em bancos de dados geográficos ambíguos. [</w:t>
      </w:r>
      <w:r w:rsidRPr="00EA17C5">
        <w:rPr>
          <w:rFonts w:cs="Arial"/>
          <w:i/>
          <w:iCs/>
        </w:rPr>
        <w:t>s. l.</w:t>
      </w:r>
      <w:r w:rsidRPr="00EA17C5">
        <w:rPr>
          <w:rFonts w:cs="Arial"/>
        </w:rPr>
        <w:t xml:space="preserve">], 2010. </w:t>
      </w:r>
    </w:p>
    <w:p w14:paraId="6A391542" w14:textId="77777777" w:rsidR="00EA17C5" w:rsidRPr="00EA17C5" w:rsidRDefault="00EA17C5" w:rsidP="00EA17C5">
      <w:pPr>
        <w:pStyle w:val="Bibliografia"/>
        <w:rPr>
          <w:rFonts w:cs="Arial"/>
        </w:rPr>
      </w:pPr>
      <w:r w:rsidRPr="00EA17C5">
        <w:rPr>
          <w:rFonts w:cs="Arial"/>
        </w:rPr>
        <w:t xml:space="preserve">CTN - LEI 5.172/1966. 25 out. 1966. Disponível em: https://www.camara.leg.br/proposicoesWeb/prop_mostrarintegra?codteor=290270. </w:t>
      </w:r>
    </w:p>
    <w:p w14:paraId="2AF17C7D" w14:textId="77777777" w:rsidR="00EA17C5" w:rsidRPr="00EA17C5" w:rsidRDefault="00EA17C5" w:rsidP="00EA17C5">
      <w:pPr>
        <w:pStyle w:val="Bibliografia"/>
        <w:rPr>
          <w:rFonts w:cs="Arial"/>
        </w:rPr>
      </w:pPr>
      <w:r w:rsidRPr="00EA17C5">
        <w:rPr>
          <w:rFonts w:cs="Arial"/>
        </w:rPr>
        <w:t xml:space="preserve">CUNHA, E. </w:t>
      </w:r>
      <w:r w:rsidRPr="00EA17C5">
        <w:rPr>
          <w:rFonts w:cs="Arial"/>
          <w:i/>
          <w:iCs/>
        </w:rPr>
        <w:t>et al.</w:t>
      </w:r>
      <w:r w:rsidRPr="00EA17C5">
        <w:rPr>
          <w:rFonts w:cs="Arial"/>
        </w:rPr>
        <w:t xml:space="preserve"> O cadastro urbano no Brasil: histórico e evolução. </w:t>
      </w:r>
      <w:r w:rsidRPr="00EA17C5">
        <w:rPr>
          <w:rFonts w:cs="Arial"/>
          <w:b/>
          <w:bCs/>
        </w:rPr>
        <w:t>Revista de Geografia e Ordenamento do Território</w:t>
      </w:r>
      <w:r w:rsidRPr="00EA17C5">
        <w:rPr>
          <w:rFonts w:cs="Arial"/>
        </w:rPr>
        <w:t>, [</w:t>
      </w:r>
      <w:r w:rsidRPr="00EA17C5">
        <w:rPr>
          <w:rFonts w:cs="Arial"/>
          <w:i/>
          <w:iCs/>
        </w:rPr>
        <w:t>s. l.</w:t>
      </w:r>
      <w:r w:rsidRPr="00EA17C5">
        <w:rPr>
          <w:rFonts w:cs="Arial"/>
        </w:rPr>
        <w:t xml:space="preserve">], v. 0, n. 17, p. 55–74, 2019. </w:t>
      </w:r>
    </w:p>
    <w:p w14:paraId="0D419663" w14:textId="77777777" w:rsidR="00EA17C5" w:rsidRPr="00EA17C5" w:rsidRDefault="00EA17C5" w:rsidP="00EA17C5">
      <w:pPr>
        <w:pStyle w:val="Bibliografia"/>
        <w:rPr>
          <w:rFonts w:cs="Arial"/>
        </w:rPr>
      </w:pPr>
      <w:r w:rsidRPr="00EA17C5">
        <w:rPr>
          <w:rFonts w:cs="Arial"/>
        </w:rPr>
        <w:t xml:space="preserve">DATE, C. J. </w:t>
      </w:r>
      <w:r w:rsidRPr="00EA17C5">
        <w:rPr>
          <w:rFonts w:cs="Arial"/>
          <w:b/>
          <w:bCs/>
        </w:rPr>
        <w:t>Introdução a sistemas de bancos de dados</w:t>
      </w:r>
      <w:r w:rsidRPr="00EA17C5">
        <w:rPr>
          <w:rFonts w:cs="Arial"/>
        </w:rPr>
        <w:t xml:space="preserve">. 8. eded. Rio de Janeiro: Campus, 2004. </w:t>
      </w:r>
    </w:p>
    <w:p w14:paraId="283318AD" w14:textId="77777777" w:rsidR="00EA17C5" w:rsidRPr="00EA17C5" w:rsidRDefault="00EA17C5" w:rsidP="00EA17C5">
      <w:pPr>
        <w:pStyle w:val="Bibliografia"/>
        <w:rPr>
          <w:rFonts w:cs="Arial"/>
          <w:lang w:val="en-US"/>
        </w:rPr>
      </w:pPr>
      <w:r w:rsidRPr="00EA17C5">
        <w:rPr>
          <w:rFonts w:cs="Arial"/>
          <w:lang w:val="en-US"/>
        </w:rPr>
        <w:t>DB-ENGINES RANKING. [</w:t>
      </w:r>
      <w:r w:rsidRPr="00EA17C5">
        <w:rPr>
          <w:rFonts w:cs="Arial"/>
          <w:i/>
          <w:iCs/>
          <w:lang w:val="en-US"/>
        </w:rPr>
        <w:t>S. l.</w:t>
      </w:r>
      <w:r w:rsidRPr="00EA17C5">
        <w:rPr>
          <w:rFonts w:cs="Arial"/>
          <w:lang w:val="en-US"/>
        </w:rPr>
        <w:t>], [</w:t>
      </w:r>
      <w:r w:rsidRPr="00EA17C5">
        <w:rPr>
          <w:rFonts w:cs="Arial"/>
          <w:i/>
          <w:iCs/>
          <w:lang w:val="en-US"/>
        </w:rPr>
        <w:t>s. d.</w:t>
      </w:r>
      <w:r w:rsidRPr="00EA17C5">
        <w:rPr>
          <w:rFonts w:cs="Arial"/>
          <w:lang w:val="en-US"/>
        </w:rPr>
        <w:t xml:space="preserve">]. </w:t>
      </w:r>
      <w:r w:rsidRPr="00EA17C5">
        <w:rPr>
          <w:rFonts w:cs="Arial"/>
        </w:rPr>
        <w:t xml:space="preserve">Disponível em: https://db-engines.com/en/ranking. </w:t>
      </w:r>
      <w:r w:rsidRPr="00EA17C5">
        <w:rPr>
          <w:rFonts w:cs="Arial"/>
          <w:lang w:val="en-US"/>
        </w:rPr>
        <w:t xml:space="preserve">Acesso em: 27 abr. 2025. </w:t>
      </w:r>
    </w:p>
    <w:p w14:paraId="4B466DFA" w14:textId="77777777" w:rsidR="00EA17C5" w:rsidRPr="00EA17C5" w:rsidRDefault="00EA17C5" w:rsidP="00EA17C5">
      <w:pPr>
        <w:pStyle w:val="Bibliografia"/>
        <w:rPr>
          <w:rFonts w:cs="Arial"/>
          <w:lang w:val="en-US"/>
        </w:rPr>
      </w:pPr>
      <w:r w:rsidRPr="00EA17C5">
        <w:rPr>
          <w:rFonts w:cs="Arial"/>
          <w:lang w:val="en-US"/>
        </w:rPr>
        <w:t xml:space="preserve">ENEMARK, S.; MCLAREN, R.; LEMMEN, C. Fit-for-Purpose Land Administration—Providing Secure Land Rights at Scale. </w:t>
      </w:r>
      <w:r w:rsidRPr="00EA17C5">
        <w:rPr>
          <w:rFonts w:cs="Arial"/>
          <w:b/>
          <w:bCs/>
          <w:lang w:val="en-US"/>
        </w:rPr>
        <w:t>Land</w:t>
      </w:r>
      <w:r w:rsidRPr="00EA17C5">
        <w:rPr>
          <w:rFonts w:cs="Arial"/>
          <w:lang w:val="en-US"/>
        </w:rPr>
        <w:t>, [</w:t>
      </w:r>
      <w:r w:rsidRPr="00EA17C5">
        <w:rPr>
          <w:rFonts w:cs="Arial"/>
          <w:i/>
          <w:iCs/>
          <w:lang w:val="en-US"/>
        </w:rPr>
        <w:t>s. l.</w:t>
      </w:r>
      <w:r w:rsidRPr="00EA17C5">
        <w:rPr>
          <w:rFonts w:cs="Arial"/>
          <w:lang w:val="en-US"/>
        </w:rPr>
        <w:t xml:space="preserve">], v. 10, n. 9, p. 972, 2021. </w:t>
      </w:r>
    </w:p>
    <w:p w14:paraId="67F5F472" w14:textId="77777777" w:rsidR="00EA17C5" w:rsidRPr="00EA17C5" w:rsidRDefault="00EA17C5" w:rsidP="00EA17C5">
      <w:pPr>
        <w:pStyle w:val="Bibliografia"/>
        <w:rPr>
          <w:rFonts w:cs="Arial"/>
          <w:lang w:val="en-US"/>
        </w:rPr>
      </w:pPr>
      <w:r w:rsidRPr="00EA17C5">
        <w:rPr>
          <w:rFonts w:cs="Arial"/>
          <w:lang w:val="en-US"/>
        </w:rPr>
        <w:t xml:space="preserve">GOODCHILD, M. F. Citizens as sensors: the world of volunteered geography. </w:t>
      </w:r>
      <w:r w:rsidRPr="00EA17C5">
        <w:rPr>
          <w:rFonts w:cs="Arial"/>
          <w:b/>
          <w:bCs/>
          <w:lang w:val="en-US"/>
        </w:rPr>
        <w:t>GeoJournal</w:t>
      </w:r>
      <w:r w:rsidRPr="00EA17C5">
        <w:rPr>
          <w:rFonts w:cs="Arial"/>
          <w:lang w:val="en-US"/>
        </w:rPr>
        <w:t>, [</w:t>
      </w:r>
      <w:r w:rsidRPr="00EA17C5">
        <w:rPr>
          <w:rFonts w:cs="Arial"/>
          <w:i/>
          <w:iCs/>
          <w:lang w:val="en-US"/>
        </w:rPr>
        <w:t>s. l.</w:t>
      </w:r>
      <w:r w:rsidRPr="00EA17C5">
        <w:rPr>
          <w:rFonts w:cs="Arial"/>
          <w:lang w:val="en-US"/>
        </w:rPr>
        <w:t xml:space="preserve">], v. 69, n. 4, p. 211–221, 2007. </w:t>
      </w:r>
    </w:p>
    <w:p w14:paraId="61AFB771" w14:textId="77777777" w:rsidR="00EA17C5" w:rsidRPr="00EA17C5" w:rsidRDefault="00EA17C5" w:rsidP="00EA17C5">
      <w:pPr>
        <w:pStyle w:val="Bibliografia"/>
        <w:rPr>
          <w:rFonts w:cs="Arial"/>
          <w:lang w:val="en-US"/>
        </w:rPr>
      </w:pPr>
      <w:r w:rsidRPr="00EA17C5">
        <w:rPr>
          <w:rFonts w:cs="Arial"/>
          <w:lang w:val="en-US"/>
        </w:rPr>
        <w:t xml:space="preserve">HAKLAY, M. How Good is Volunteered Geographical Information? A Comparative Study of OpenStreetMap and Ordnance Survey Datasets. </w:t>
      </w:r>
      <w:r w:rsidRPr="00EA17C5">
        <w:rPr>
          <w:rFonts w:cs="Arial"/>
          <w:b/>
          <w:bCs/>
          <w:lang w:val="en-US"/>
        </w:rPr>
        <w:t>Environment and Planning B: Planning and Design</w:t>
      </w:r>
      <w:r w:rsidRPr="00EA17C5">
        <w:rPr>
          <w:rFonts w:cs="Arial"/>
          <w:lang w:val="en-US"/>
        </w:rPr>
        <w:t>, [</w:t>
      </w:r>
      <w:r w:rsidRPr="00EA17C5">
        <w:rPr>
          <w:rFonts w:cs="Arial"/>
          <w:i/>
          <w:iCs/>
          <w:lang w:val="en-US"/>
        </w:rPr>
        <w:t>s. l.</w:t>
      </w:r>
      <w:r w:rsidRPr="00EA17C5">
        <w:rPr>
          <w:rFonts w:cs="Arial"/>
          <w:lang w:val="en-US"/>
        </w:rPr>
        <w:t xml:space="preserve">], v. 37, n. 4, p. 682–703, 2010. </w:t>
      </w:r>
    </w:p>
    <w:p w14:paraId="2D1D57D2" w14:textId="77777777" w:rsidR="00EA17C5" w:rsidRPr="00EA17C5" w:rsidRDefault="00EA17C5" w:rsidP="00EA17C5">
      <w:pPr>
        <w:pStyle w:val="Bibliografia"/>
        <w:rPr>
          <w:rFonts w:cs="Arial"/>
        </w:rPr>
      </w:pPr>
      <w:r w:rsidRPr="00EA17C5">
        <w:rPr>
          <w:rFonts w:cs="Arial"/>
          <w:lang w:val="en-US"/>
        </w:rPr>
        <w:lastRenderedPageBreak/>
        <w:t xml:space="preserve">HAKLAY, M.; WEBER, P. OpenStreetMap: User-Generated Street Maps. </w:t>
      </w:r>
      <w:r w:rsidRPr="00EA17C5">
        <w:rPr>
          <w:rFonts w:cs="Arial"/>
          <w:b/>
          <w:bCs/>
        </w:rPr>
        <w:t>IEEE Pervasive Computing</w:t>
      </w:r>
      <w:r w:rsidRPr="00EA17C5">
        <w:rPr>
          <w:rFonts w:cs="Arial"/>
        </w:rPr>
        <w:t>, [</w:t>
      </w:r>
      <w:r w:rsidRPr="00EA17C5">
        <w:rPr>
          <w:rFonts w:cs="Arial"/>
          <w:i/>
          <w:iCs/>
        </w:rPr>
        <w:t>s. l.</w:t>
      </w:r>
      <w:r w:rsidRPr="00EA17C5">
        <w:rPr>
          <w:rFonts w:cs="Arial"/>
        </w:rPr>
        <w:t xml:space="preserve">], v. 7, n. 4, p. 12–18, 2008. </w:t>
      </w:r>
    </w:p>
    <w:p w14:paraId="59BEF119"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Cadastro Nacional de Endereços para Fins Estatísticos | IBGE</w:t>
      </w:r>
      <w:r w:rsidRPr="00EA17C5">
        <w:rPr>
          <w:rFonts w:cs="Arial"/>
        </w:rPr>
        <w:t>. [</w:t>
      </w:r>
      <w:r w:rsidRPr="00EA17C5">
        <w:rPr>
          <w:rFonts w:cs="Arial"/>
          <w:i/>
          <w:iCs/>
        </w:rPr>
        <w:t>S. l.</w:t>
      </w:r>
      <w:r w:rsidRPr="00EA17C5">
        <w:rPr>
          <w:rFonts w:cs="Arial"/>
        </w:rPr>
        <w:t xml:space="preserve">], 2025. Disponível em: https://www.ibge.gov.br/estatisticas/sociais/habitacao/38734-cadastro-nacional-de-enderecos-para-fins-estatisticos.html?=&amp;t=o-que-e. Acesso em: 4 jun. 2025. </w:t>
      </w:r>
    </w:p>
    <w:p w14:paraId="0D3435CF" w14:textId="77777777" w:rsidR="00EA17C5" w:rsidRPr="00EA17C5" w:rsidRDefault="00EA17C5" w:rsidP="00EA17C5">
      <w:pPr>
        <w:pStyle w:val="Bibliografia"/>
        <w:rPr>
          <w:rFonts w:cs="Arial"/>
        </w:rPr>
      </w:pPr>
      <w:r w:rsidRPr="00EA17C5">
        <w:rPr>
          <w:rFonts w:cs="Arial"/>
        </w:rPr>
        <w:t>IBGE. Censo 2022. , 2022. Disponível em: https://www.ibge.gov.br/estatisticas/downloads-estatisticas.html?caminho=Censos/Censo_Demografico_2022/. Acesso em: 2 mar. 2025.</w:t>
      </w:r>
    </w:p>
    <w:p w14:paraId="270104FE"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Censo Demográfico 2022. Coordenadas Geográficas dos Endereços. Nota metodológica n. 01</w:t>
      </w:r>
      <w:r w:rsidRPr="00EA17C5">
        <w:rPr>
          <w:rFonts w:cs="Arial"/>
        </w:rPr>
        <w:t>. [</w:t>
      </w:r>
      <w:r w:rsidRPr="00EA17C5">
        <w:rPr>
          <w:rFonts w:cs="Arial"/>
          <w:i/>
          <w:iCs/>
        </w:rPr>
        <w:t>S. l.: s. n.</w:t>
      </w:r>
      <w:r w:rsidRPr="00EA17C5">
        <w:rPr>
          <w:rFonts w:cs="Arial"/>
        </w:rPr>
        <w:t xml:space="preserve">], 2024. Disponível em: https://biblioteca.ibge.gov.br/visualizacao/livros/liv102063.pdf. </w:t>
      </w:r>
    </w:p>
    <w:p w14:paraId="6D293FFD"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MUNIC 2019</w:t>
      </w:r>
      <w:r w:rsidRPr="00EA17C5">
        <w:rPr>
          <w:rFonts w:cs="Arial"/>
        </w:rPr>
        <w:t>. [</w:t>
      </w:r>
      <w:r w:rsidRPr="00EA17C5">
        <w:rPr>
          <w:rFonts w:cs="Arial"/>
          <w:i/>
          <w:iCs/>
        </w:rPr>
        <w:t>S. l.</w:t>
      </w:r>
      <w:r w:rsidRPr="00EA17C5">
        <w:rPr>
          <w:rFonts w:cs="Arial"/>
        </w:rPr>
        <w:t xml:space="preserve">], 2019. Disponível em: https://ftp.ibge.gov.br/Perfil_Municipios/2019/Base_de_Dados/. Acesso em: 19 jul. 2025. </w:t>
      </w:r>
    </w:p>
    <w:p w14:paraId="6288C432" w14:textId="77777777" w:rsidR="00EA17C5" w:rsidRPr="00EA17C5" w:rsidRDefault="00EA17C5" w:rsidP="00EA17C5">
      <w:pPr>
        <w:pStyle w:val="Bibliografia"/>
        <w:rPr>
          <w:rFonts w:cs="Arial"/>
        </w:rPr>
      </w:pPr>
      <w:r w:rsidRPr="00EA17C5">
        <w:rPr>
          <w:rFonts w:cs="Arial"/>
        </w:rPr>
        <w:t xml:space="preserve">IBGE,  liv101639. </w:t>
      </w:r>
      <w:r w:rsidRPr="00EA17C5">
        <w:rPr>
          <w:rFonts w:cs="Arial"/>
          <w:b/>
          <w:bCs/>
        </w:rPr>
        <w:t>Padrão de  Registro de Endereços</w:t>
      </w:r>
      <w:r w:rsidRPr="00EA17C5">
        <w:rPr>
          <w:rFonts w:cs="Arial"/>
        </w:rPr>
        <w:t>. Rio de Janeiro, RJ: [</w:t>
      </w:r>
      <w:r w:rsidRPr="00EA17C5">
        <w:rPr>
          <w:rFonts w:cs="Arial"/>
          <w:i/>
          <w:iCs/>
        </w:rPr>
        <w:t>s. n.</w:t>
      </w:r>
      <w:r w:rsidRPr="00EA17C5">
        <w:rPr>
          <w:rFonts w:cs="Arial"/>
        </w:rPr>
        <w:t xml:space="preserve">], 2019. (liv101639). Disponível em: https://biblioteca.ibge.gov.br/visualizacao/livros/liv101639.pdf. </w:t>
      </w:r>
    </w:p>
    <w:p w14:paraId="33DB9299" w14:textId="77777777" w:rsidR="00EA17C5" w:rsidRPr="00EA17C5" w:rsidRDefault="00EA17C5" w:rsidP="00EA17C5">
      <w:pPr>
        <w:pStyle w:val="Bibliografia"/>
        <w:rPr>
          <w:rFonts w:cs="Arial"/>
        </w:rPr>
      </w:pPr>
      <w:r w:rsidRPr="00EA17C5">
        <w:rPr>
          <w:rFonts w:cs="Arial"/>
          <w:lang w:val="en-US"/>
        </w:rPr>
        <w:t xml:space="preserve">RATIONAL SOFTWARE ARCHITECT STANDARD EDITION 7.5.5. </w:t>
      </w:r>
      <w:r w:rsidRPr="00EA17C5">
        <w:rPr>
          <w:rFonts w:cs="Arial"/>
        </w:rPr>
        <w:t>[</w:t>
      </w:r>
      <w:r w:rsidRPr="00EA17C5">
        <w:rPr>
          <w:rFonts w:cs="Arial"/>
          <w:i/>
          <w:iCs/>
        </w:rPr>
        <w:t>S. l.</w:t>
      </w:r>
      <w:r w:rsidRPr="00EA17C5">
        <w:rPr>
          <w:rFonts w:cs="Arial"/>
        </w:rPr>
        <w:t xml:space="preserve">], 2021. Disponível em: https://www.ibm.com/docs/pt-br/rsas/7.5.0?topic=diagrams-relationships-in-class. Acesso em: 6 dez. 2024. </w:t>
      </w:r>
    </w:p>
    <w:p w14:paraId="0993C8A8" w14:textId="77777777" w:rsidR="00EA17C5" w:rsidRPr="00EA17C5" w:rsidRDefault="00EA17C5" w:rsidP="00EA17C5">
      <w:pPr>
        <w:pStyle w:val="Bibliografia"/>
        <w:rPr>
          <w:rFonts w:cs="Arial"/>
          <w:lang w:val="en-US"/>
        </w:rPr>
      </w:pPr>
      <w:r w:rsidRPr="00EA17C5">
        <w:rPr>
          <w:rFonts w:cs="Arial"/>
        </w:rPr>
        <w:t xml:space="preserve">ISO. </w:t>
      </w:r>
      <w:r w:rsidRPr="00EA17C5">
        <w:rPr>
          <w:rFonts w:cs="Arial"/>
          <w:b/>
          <w:bCs/>
        </w:rPr>
        <w:t>ISO 19152:2012(en), Geographic information — Land Administration Domain Model (LADM)</w:t>
      </w:r>
      <w:r w:rsidRPr="00EA17C5">
        <w:rPr>
          <w:rFonts w:cs="Arial"/>
        </w:rPr>
        <w:t>. [</w:t>
      </w:r>
      <w:r w:rsidRPr="00EA17C5">
        <w:rPr>
          <w:rFonts w:cs="Arial"/>
          <w:i/>
          <w:iCs/>
        </w:rPr>
        <w:t>S. l.</w:t>
      </w:r>
      <w:r w:rsidRPr="00EA17C5">
        <w:rPr>
          <w:rFonts w:cs="Arial"/>
        </w:rPr>
        <w:t xml:space="preserve">], 2012. Disponível em: https://www.iso.org/obp/ui/en/#iso:std:iso:19152:ed-1:v1:en. </w:t>
      </w:r>
      <w:r w:rsidRPr="00EA17C5">
        <w:rPr>
          <w:rFonts w:cs="Arial"/>
          <w:lang w:val="en-US"/>
        </w:rPr>
        <w:t xml:space="preserve">Acesso em: 6 dez. 2024. </w:t>
      </w:r>
    </w:p>
    <w:p w14:paraId="05859D0B" w14:textId="77777777" w:rsidR="00EA17C5" w:rsidRPr="00EA17C5" w:rsidRDefault="00EA17C5" w:rsidP="00EA17C5">
      <w:pPr>
        <w:pStyle w:val="Bibliografia"/>
        <w:rPr>
          <w:rFonts w:cs="Arial"/>
          <w:lang w:val="en-US"/>
        </w:rPr>
      </w:pPr>
      <w:r w:rsidRPr="00EA17C5">
        <w:rPr>
          <w:rFonts w:cs="Arial"/>
          <w:lang w:val="en-US"/>
        </w:rPr>
        <w:t xml:space="preserve">KALOGIANNI, E. </w:t>
      </w:r>
      <w:r w:rsidRPr="00EA17C5">
        <w:rPr>
          <w:rFonts w:cs="Arial"/>
          <w:i/>
          <w:iCs/>
          <w:lang w:val="en-US"/>
        </w:rPr>
        <w:t>et al.</w:t>
      </w:r>
      <w:r w:rsidRPr="00EA17C5">
        <w:rPr>
          <w:rFonts w:cs="Arial"/>
          <w:lang w:val="en-US"/>
        </w:rPr>
        <w:t xml:space="preserve"> Refining the survey model of the LADM ISO 19152–2: Land registration. </w:t>
      </w:r>
      <w:r w:rsidRPr="00EA17C5">
        <w:rPr>
          <w:rFonts w:cs="Arial"/>
          <w:b/>
          <w:bCs/>
          <w:lang w:val="en-US"/>
        </w:rPr>
        <w:t>Land Use Policy</w:t>
      </w:r>
      <w:r w:rsidRPr="00EA17C5">
        <w:rPr>
          <w:rFonts w:cs="Arial"/>
          <w:lang w:val="en-US"/>
        </w:rPr>
        <w:t>, [</w:t>
      </w:r>
      <w:r w:rsidRPr="00EA17C5">
        <w:rPr>
          <w:rFonts w:cs="Arial"/>
          <w:i/>
          <w:iCs/>
          <w:lang w:val="en-US"/>
        </w:rPr>
        <w:t>s. l.</w:t>
      </w:r>
      <w:r w:rsidRPr="00EA17C5">
        <w:rPr>
          <w:rFonts w:cs="Arial"/>
          <w:lang w:val="en-US"/>
        </w:rPr>
        <w:t xml:space="preserve">], v. 141, p. 107125, 2024. </w:t>
      </w:r>
    </w:p>
    <w:p w14:paraId="71E65176" w14:textId="77777777" w:rsidR="00EA17C5" w:rsidRPr="00EA17C5" w:rsidRDefault="00EA17C5" w:rsidP="00EA17C5">
      <w:pPr>
        <w:pStyle w:val="Bibliografia"/>
        <w:rPr>
          <w:rFonts w:cs="Arial"/>
        </w:rPr>
      </w:pPr>
      <w:r w:rsidRPr="00EA17C5">
        <w:rPr>
          <w:rFonts w:cs="Arial"/>
          <w:lang w:val="en-US"/>
        </w:rPr>
        <w:t xml:space="preserve">LACERDA, S. M. </w:t>
      </w:r>
      <w:r w:rsidRPr="00EA17C5">
        <w:rPr>
          <w:rFonts w:cs="Arial"/>
          <w:i/>
          <w:iCs/>
          <w:lang w:val="en-US"/>
        </w:rPr>
        <w:t>et al.</w:t>
      </w:r>
      <w:r w:rsidRPr="00EA17C5">
        <w:rPr>
          <w:rFonts w:cs="Arial"/>
          <w:lang w:val="en-US"/>
        </w:rPr>
        <w:t xml:space="preserve"> </w:t>
      </w:r>
      <w:r w:rsidRPr="00EA17C5">
        <w:rPr>
          <w:rFonts w:cs="Arial"/>
        </w:rPr>
        <w:t>Desafios para Geração do Identificador Único de Imóveis  Rurais e Urbanos no Cadastro Imobiliário Brasileiro (CIB). [</w:t>
      </w:r>
      <w:r w:rsidRPr="00EA17C5">
        <w:rPr>
          <w:rFonts w:cs="Arial"/>
          <w:i/>
          <w:iCs/>
        </w:rPr>
        <w:t>s. l.</w:t>
      </w:r>
      <w:r w:rsidRPr="00EA17C5">
        <w:rPr>
          <w:rFonts w:cs="Arial"/>
        </w:rPr>
        <w:t>], 2025. Disponível em: https://zenodo.org/doi/10.5281/zenodo.15882412. Acesso em: 21 set. 2025.</w:t>
      </w:r>
    </w:p>
    <w:p w14:paraId="2BD00AFD" w14:textId="77777777" w:rsidR="00EA17C5" w:rsidRPr="00EA17C5" w:rsidRDefault="00EA17C5" w:rsidP="00EA17C5">
      <w:pPr>
        <w:pStyle w:val="Bibliografia"/>
        <w:rPr>
          <w:rFonts w:cs="Arial"/>
        </w:rPr>
      </w:pPr>
      <w:r w:rsidRPr="00EA17C5">
        <w:rPr>
          <w:rFonts w:cs="Arial"/>
        </w:rPr>
        <w:t>LGPD - LEI N</w:t>
      </w:r>
      <w:r w:rsidRPr="00EA17C5">
        <w:rPr>
          <w:rFonts w:cs="Arial"/>
          <w:vertAlign w:val="superscript"/>
        </w:rPr>
        <w:t>o</w:t>
      </w:r>
      <w:r w:rsidRPr="00EA17C5">
        <w:rPr>
          <w:rFonts w:cs="Arial"/>
        </w:rPr>
        <w:t xml:space="preserve"> 13.709/2018. Congresso Nacional - Brasil. 14 ago. 2018. Disponível em: https://www2.camara.leg.br/legin/fed/lei/2018/lei-13709-14-agosto-2018-787077-publicacaooriginal-156212-pl.html. </w:t>
      </w:r>
    </w:p>
    <w:p w14:paraId="67424DC5" w14:textId="77777777" w:rsidR="00EA17C5" w:rsidRPr="00EA17C5" w:rsidRDefault="00EA17C5" w:rsidP="00EA17C5">
      <w:pPr>
        <w:pStyle w:val="Bibliografia"/>
        <w:rPr>
          <w:rFonts w:cs="Arial"/>
        </w:rPr>
      </w:pPr>
      <w:r w:rsidRPr="00EA17C5">
        <w:rPr>
          <w:rFonts w:cs="Arial"/>
        </w:rPr>
        <w:t xml:space="preserve">MACEDO, D. </w:t>
      </w:r>
      <w:r w:rsidRPr="00EA17C5">
        <w:rPr>
          <w:rFonts w:cs="Arial"/>
          <w:b/>
          <w:bCs/>
        </w:rPr>
        <w:t>Integração do Cadastro Único com Cadastro Nacional de Endereços para Fins Estatístico através da modelagem de um banco de dados espacial</w:t>
      </w:r>
      <w:r w:rsidRPr="00EA17C5">
        <w:rPr>
          <w:rFonts w:cs="Arial"/>
        </w:rPr>
        <w:t>. [</w:t>
      </w:r>
      <w:r w:rsidRPr="00EA17C5">
        <w:rPr>
          <w:rFonts w:cs="Arial"/>
          <w:i/>
          <w:iCs/>
        </w:rPr>
        <w:t>S. l.</w:t>
      </w:r>
      <w:r w:rsidRPr="00EA17C5">
        <w:rPr>
          <w:rFonts w:cs="Arial"/>
        </w:rPr>
        <w:t>]: mds.gov.br, 2023. Disponível em: https://aplicacoes.mds.gov.br/sagi/pesquisas/documentos/relatorio/relatorio_270.pdf. Acesso em: 3 mar. 2025.</w:t>
      </w:r>
    </w:p>
    <w:p w14:paraId="75AE71CE" w14:textId="77777777" w:rsidR="00EA17C5" w:rsidRPr="00EA17C5" w:rsidRDefault="00EA17C5" w:rsidP="00EA17C5">
      <w:pPr>
        <w:pStyle w:val="Bibliografia"/>
        <w:rPr>
          <w:rFonts w:cs="Arial"/>
        </w:rPr>
      </w:pPr>
      <w:r w:rsidRPr="00EA17C5">
        <w:rPr>
          <w:rFonts w:cs="Arial"/>
        </w:rPr>
        <w:t>MÉTODOS E TÉCNICAS DE PESQUISA SOCIAL. [</w:t>
      </w:r>
      <w:r w:rsidRPr="00EA17C5">
        <w:rPr>
          <w:rFonts w:cs="Arial"/>
          <w:i/>
          <w:iCs/>
        </w:rPr>
        <w:t>S. l.</w:t>
      </w:r>
      <w:r w:rsidRPr="00EA17C5">
        <w:rPr>
          <w:rFonts w:cs="Arial"/>
        </w:rPr>
        <w:t xml:space="preserve">]: Editora Atlas Ltda, 2019. </w:t>
      </w:r>
    </w:p>
    <w:p w14:paraId="4050D39D" w14:textId="77777777" w:rsidR="00EA17C5" w:rsidRPr="00EA17C5" w:rsidRDefault="00EA17C5" w:rsidP="00EA17C5">
      <w:pPr>
        <w:pStyle w:val="Bibliografia"/>
        <w:rPr>
          <w:rFonts w:cs="Arial"/>
          <w:lang w:val="en-US"/>
        </w:rPr>
      </w:pPr>
      <w:r w:rsidRPr="00EA17C5">
        <w:rPr>
          <w:rFonts w:cs="Arial"/>
        </w:rPr>
        <w:lastRenderedPageBreak/>
        <w:t xml:space="preserve">MF-CIATA. </w:t>
      </w:r>
      <w:r w:rsidRPr="00EA17C5">
        <w:rPr>
          <w:rFonts w:cs="Arial"/>
          <w:b/>
          <w:bCs/>
        </w:rPr>
        <w:t>Manual do Cadastro Imobiliário - CIATA</w:t>
      </w:r>
      <w:r w:rsidRPr="00EA17C5">
        <w:rPr>
          <w:rFonts w:cs="Arial"/>
        </w:rPr>
        <w:t xml:space="preserve">. </w:t>
      </w:r>
      <w:r w:rsidRPr="00EA17C5">
        <w:rPr>
          <w:rFonts w:cs="Arial"/>
          <w:lang w:val="en-US"/>
        </w:rPr>
        <w:t>[</w:t>
      </w:r>
      <w:r w:rsidRPr="00EA17C5">
        <w:rPr>
          <w:rFonts w:cs="Arial"/>
          <w:i/>
          <w:iCs/>
          <w:lang w:val="en-US"/>
        </w:rPr>
        <w:t>S. l.: s. n.</w:t>
      </w:r>
      <w:r w:rsidRPr="00EA17C5">
        <w:rPr>
          <w:rFonts w:cs="Arial"/>
          <w:lang w:val="en-US"/>
        </w:rPr>
        <w:t xml:space="preserve">], 1979. </w:t>
      </w:r>
    </w:p>
    <w:p w14:paraId="77D2F789" w14:textId="77777777" w:rsidR="00EA17C5" w:rsidRPr="00EA17C5" w:rsidRDefault="00EA17C5" w:rsidP="00EA17C5">
      <w:pPr>
        <w:pStyle w:val="Bibliografia"/>
        <w:rPr>
          <w:rFonts w:cs="Arial"/>
        </w:rPr>
      </w:pPr>
      <w:r w:rsidRPr="00EA17C5">
        <w:rPr>
          <w:rFonts w:cs="Arial"/>
          <w:lang w:val="en-US"/>
        </w:rPr>
        <w:t xml:space="preserve">OLBRICHT, R.; PAULMANN, M. </w:t>
      </w:r>
      <w:r w:rsidRPr="00EA17C5">
        <w:rPr>
          <w:rFonts w:cs="Arial"/>
          <w:b/>
          <w:bCs/>
          <w:lang w:val="en-US"/>
        </w:rPr>
        <w:t>Overpass API</w:t>
      </w:r>
      <w:r w:rsidRPr="00EA17C5">
        <w:rPr>
          <w:rFonts w:cs="Arial"/>
          <w:lang w:val="en-US"/>
        </w:rPr>
        <w:t xml:space="preserve">. </w:t>
      </w:r>
      <w:r w:rsidRPr="00EA17C5">
        <w:rPr>
          <w:rFonts w:cs="Arial"/>
        </w:rPr>
        <w:t>[</w:t>
      </w:r>
      <w:r w:rsidRPr="00EA17C5">
        <w:rPr>
          <w:rFonts w:cs="Arial"/>
          <w:i/>
          <w:iCs/>
        </w:rPr>
        <w:t>S. l.</w:t>
      </w:r>
      <w:r w:rsidRPr="00EA17C5">
        <w:rPr>
          <w:rFonts w:cs="Arial"/>
        </w:rPr>
        <w:t>]: FOSS@HFT, 2015. Disponível em: https://av.tib.eu/media/17720. Acesso em: 28 ago. 2025.</w:t>
      </w:r>
    </w:p>
    <w:p w14:paraId="736F4A3D" w14:textId="77777777" w:rsidR="00EA17C5" w:rsidRPr="00EA17C5" w:rsidRDefault="00EA17C5" w:rsidP="00EA17C5">
      <w:pPr>
        <w:pStyle w:val="Bibliografia"/>
        <w:rPr>
          <w:rFonts w:cs="Arial"/>
        </w:rPr>
      </w:pPr>
      <w:r w:rsidRPr="00EA17C5">
        <w:rPr>
          <w:rFonts w:cs="Arial"/>
        </w:rPr>
        <w:t xml:space="preserve">PANCHINIAK, T. </w:t>
      </w:r>
      <w:r w:rsidRPr="00EA17C5">
        <w:rPr>
          <w:rFonts w:cs="Arial"/>
          <w:b/>
          <w:bCs/>
        </w:rPr>
        <w:t>Discussão sobre modelos conceituais relacionados ao cadastro territorial: estudo de caso de Joinville</w:t>
      </w:r>
      <w:r w:rsidRPr="00EA17C5">
        <w:rPr>
          <w:rFonts w:cs="Arial"/>
        </w:rPr>
        <w:t>. [</w:t>
      </w:r>
      <w:r w:rsidRPr="00EA17C5">
        <w:rPr>
          <w:rFonts w:cs="Arial"/>
          <w:i/>
          <w:iCs/>
        </w:rPr>
        <w:t>S. l.</w:t>
      </w:r>
      <w:r w:rsidRPr="00EA17C5">
        <w:rPr>
          <w:rFonts w:cs="Arial"/>
        </w:rPr>
        <w:t xml:space="preserve">], 2017. Disponível em: https://repositorio.ufsc.br/handle/123456789/189319. Acesso em: 2 dez. 2024. </w:t>
      </w:r>
    </w:p>
    <w:p w14:paraId="0F7FEF96" w14:textId="77777777" w:rsidR="00EA17C5" w:rsidRPr="00EA17C5" w:rsidRDefault="00EA17C5" w:rsidP="00EA17C5">
      <w:pPr>
        <w:pStyle w:val="Bibliografia"/>
        <w:rPr>
          <w:rFonts w:cs="Arial"/>
        </w:rPr>
      </w:pPr>
      <w:r w:rsidRPr="00EA17C5">
        <w:rPr>
          <w:rFonts w:cs="Arial"/>
        </w:rPr>
        <w:t>PORTAL NACIONAL DE CONTRATAÇÕES PÚBLICAS - PNCP. [</w:t>
      </w:r>
      <w:r w:rsidRPr="00EA17C5">
        <w:rPr>
          <w:rFonts w:cs="Arial"/>
          <w:i/>
          <w:iCs/>
        </w:rPr>
        <w:t>S. l.</w:t>
      </w:r>
      <w:r w:rsidRPr="00EA17C5">
        <w:rPr>
          <w:rFonts w:cs="Arial"/>
        </w:rPr>
        <w:t xml:space="preserve">], 2025. Disponível em: https://www.gov.br/pncp/pt-br. Acesso em: 21 fev. 2025. </w:t>
      </w:r>
    </w:p>
    <w:p w14:paraId="3A1716D9" w14:textId="77777777" w:rsidR="00EA17C5" w:rsidRPr="00EA17C5" w:rsidRDefault="00EA17C5" w:rsidP="00EA17C5">
      <w:pPr>
        <w:pStyle w:val="Bibliografia"/>
        <w:rPr>
          <w:rFonts w:cs="Arial"/>
        </w:rPr>
      </w:pPr>
      <w:r w:rsidRPr="00EA17C5">
        <w:rPr>
          <w:rFonts w:cs="Arial"/>
        </w:rPr>
        <w:t xml:space="preserve">PRODANOV, C. C. </w:t>
      </w:r>
      <w:r w:rsidRPr="00EA17C5">
        <w:rPr>
          <w:rFonts w:cs="Arial"/>
          <w:b/>
          <w:bCs/>
        </w:rPr>
        <w:t>Metodologia do trabalho científico: métodos e técnicas da pesquisa e do trabalho acadêmico</w:t>
      </w:r>
      <w:r w:rsidRPr="00EA17C5">
        <w:rPr>
          <w:rFonts w:cs="Arial"/>
        </w:rPr>
        <w:t>. [</w:t>
      </w:r>
      <w:r w:rsidRPr="00EA17C5">
        <w:rPr>
          <w:rFonts w:cs="Arial"/>
          <w:i/>
          <w:iCs/>
        </w:rPr>
        <w:t>S. l.</w:t>
      </w:r>
      <w:r w:rsidRPr="00EA17C5">
        <w:rPr>
          <w:rFonts w:cs="Arial"/>
        </w:rPr>
        <w:t xml:space="preserve">]: Universidade Feevale, 2012. </w:t>
      </w:r>
    </w:p>
    <w:p w14:paraId="22D45601" w14:textId="77777777" w:rsidR="00EA17C5" w:rsidRPr="00EA17C5" w:rsidRDefault="00EA17C5" w:rsidP="00EA17C5">
      <w:pPr>
        <w:pStyle w:val="Bibliografia"/>
        <w:rPr>
          <w:rFonts w:cs="Arial"/>
        </w:rPr>
      </w:pPr>
      <w:r w:rsidRPr="00EA17C5">
        <w:rPr>
          <w:rFonts w:cs="Arial"/>
        </w:rPr>
        <w:t xml:space="preserve">SERPRO. </w:t>
      </w:r>
      <w:r w:rsidRPr="00EA17C5">
        <w:rPr>
          <w:rFonts w:cs="Arial"/>
          <w:b/>
          <w:bCs/>
        </w:rPr>
        <w:t>Superciata/PROJETO CIATA - MANUAL DO CADASTRO IMOBILIÁRIO.pdf at main · mbarbiero/Superciata</w:t>
      </w:r>
      <w:r w:rsidRPr="00EA17C5">
        <w:rPr>
          <w:rFonts w:cs="Arial"/>
        </w:rPr>
        <w:t>. [</w:t>
      </w:r>
      <w:r w:rsidRPr="00EA17C5">
        <w:rPr>
          <w:rFonts w:cs="Arial"/>
          <w:i/>
          <w:iCs/>
        </w:rPr>
        <w:t>S. l.</w:t>
      </w:r>
      <w:r w:rsidRPr="00EA17C5">
        <w:rPr>
          <w:rFonts w:cs="Arial"/>
        </w:rPr>
        <w:t xml:space="preserve">], 2025. Disponível em: https://github.com/mbarbiero/Superciata/blob/main/PROJETO%20CIATA%20-%20MANUAL%20DO%20CADASTRO%20IMOBILI%C3%81RIO.pdf. Acesso em: 20 jul. 2025. </w:t>
      </w:r>
    </w:p>
    <w:p w14:paraId="46F42FAB" w14:textId="77777777" w:rsidR="00EA17C5" w:rsidRPr="00EA17C5" w:rsidRDefault="00EA17C5" w:rsidP="00EA17C5">
      <w:pPr>
        <w:pStyle w:val="Bibliografia"/>
        <w:rPr>
          <w:rFonts w:cs="Arial"/>
        </w:rPr>
      </w:pPr>
      <w:r w:rsidRPr="00EA17C5">
        <w:rPr>
          <w:rFonts w:cs="Arial"/>
        </w:rPr>
        <w:t xml:space="preserve">SILBERSCHATZ, A. </w:t>
      </w:r>
      <w:r w:rsidRPr="00EA17C5">
        <w:rPr>
          <w:rFonts w:cs="Arial"/>
          <w:b/>
          <w:bCs/>
        </w:rPr>
        <w:t>Sistemas De Bancos De Dados</w:t>
      </w:r>
      <w:r w:rsidRPr="00EA17C5">
        <w:rPr>
          <w:rFonts w:cs="Arial"/>
        </w:rPr>
        <w:t xml:space="preserve">. 7. ed. Rio de Janeiro, RJ: Grupo Gen, 2011. </w:t>
      </w:r>
    </w:p>
    <w:p w14:paraId="20D57BA7" w14:textId="77777777" w:rsidR="00EA17C5" w:rsidRPr="00EA17C5" w:rsidRDefault="00EA17C5" w:rsidP="00EA17C5">
      <w:pPr>
        <w:pStyle w:val="Bibliografia"/>
        <w:rPr>
          <w:rFonts w:cs="Arial"/>
        </w:rPr>
      </w:pPr>
      <w:r w:rsidRPr="00EA17C5">
        <w:rPr>
          <w:rFonts w:cs="Arial"/>
        </w:rPr>
        <w:t xml:space="preserve">SILVA, E. da (org.). </w:t>
      </w:r>
      <w:r w:rsidRPr="00EA17C5">
        <w:rPr>
          <w:rFonts w:cs="Arial"/>
          <w:b/>
          <w:bCs/>
        </w:rPr>
        <w:t>Cadastro Territorial Multifinalitário aplicado à gestão municipal</w:t>
      </w:r>
      <w:r w:rsidRPr="00EA17C5">
        <w:rPr>
          <w:rFonts w:cs="Arial"/>
        </w:rPr>
        <w:t xml:space="preserve">. Florianópolis, SC: Ufsc, 2023. </w:t>
      </w:r>
    </w:p>
    <w:p w14:paraId="38F588EA" w14:textId="77777777" w:rsidR="00EA17C5" w:rsidRPr="00EA17C5" w:rsidRDefault="00EA17C5" w:rsidP="00EA17C5">
      <w:pPr>
        <w:pStyle w:val="Bibliografia"/>
        <w:rPr>
          <w:rFonts w:cs="Arial"/>
        </w:rPr>
      </w:pPr>
      <w:r w:rsidRPr="00EA17C5">
        <w:rPr>
          <w:rFonts w:cs="Arial"/>
        </w:rPr>
        <w:t>SISCONFI/STN. siconfi. , 2023. Disponível em: https://siconfi.tesouro.gov.br/siconfi/pages/public/sti/iframe_sti.jsf. Acesso em: 28 fev. 2025.</w:t>
      </w:r>
    </w:p>
    <w:p w14:paraId="6E34DFE9" w14:textId="0901074D"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p w14:paraId="49C659CA" w14:textId="77777777" w:rsidR="00765F88" w:rsidRPr="000752AD" w:rsidRDefault="00765F88"/>
    <w:sectPr w:rsidR="00765F88"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5"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138"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167"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88"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98" w:author="Marco Aurélio Barbiero" w:date="2025-09-16T21:54:00Z" w:initials="MB">
    <w:p w14:paraId="4A50BF33" w14:textId="77777777" w:rsidR="00525D05" w:rsidRDefault="00525D05" w:rsidP="00525D05">
      <w:pPr>
        <w:pStyle w:val="Textodecomentrio"/>
        <w:ind w:firstLine="0"/>
        <w:jc w:val="left"/>
      </w:pPr>
      <w:r>
        <w:rPr>
          <w:rStyle w:val="Refdecomentrio"/>
        </w:rPr>
        <w:annotationRef/>
      </w:r>
      <w:r>
        <w:t>Provavelmente deve estar em metodologia</w:t>
      </w:r>
    </w:p>
  </w:comment>
  <w:comment w:id="208" w:author="Marco Aurélio Barbiero" w:date="2025-04-24T21:39:00Z" w:initials="MB">
    <w:p w14:paraId="16C3E0C5" w14:textId="77777777" w:rsidR="00525D05" w:rsidRDefault="00525D05" w:rsidP="00525D05">
      <w:pPr>
        <w:pStyle w:val="Textodecomentrio"/>
        <w:ind w:firstLine="0"/>
        <w:jc w:val="left"/>
      </w:pPr>
      <w:r>
        <w:rPr>
          <w:rStyle w:val="Refdecomentrio"/>
        </w:rPr>
        <w:annotationRef/>
      </w:r>
      <w:r>
        <w:t>Citação indireta</w:t>
      </w:r>
    </w:p>
  </w:comment>
  <w:comment w:id="218"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48DAB5" w15:done="0"/>
  <w15:commentEx w15:paraId="0565760A" w15:done="0"/>
  <w15:commentEx w15:paraId="764C923F" w15:done="0"/>
  <w15:commentEx w15:paraId="4C404445" w15:done="0"/>
  <w15:commentEx w15:paraId="4A50BF33" w15:done="0"/>
  <w15:commentEx w15:paraId="16C3E0C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F4D809" w16cex:dateUtc="2025-04-25T00:27:00Z"/>
  <w16cex:commentExtensible w16cex:durableId="379C0414" w16cex:dateUtc="2025-04-25T00:32:00Z"/>
  <w16cex:commentExtensible w16cex:durableId="785513CE" w16cex:dateUtc="2025-04-25T00:37:00Z"/>
  <w16cex:commentExtensible w16cex:durableId="484E831D" w16cex:dateUtc="2025-04-25T00:43:00Z"/>
  <w16cex:commentExtensible w16cex:durableId="1B6CF070" w16cex:dateUtc="2025-09-17T00:54:00Z"/>
  <w16cex:commentExtensible w16cex:durableId="6B30C21A" w16cex:dateUtc="2025-04-25T00:39: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48DAB5" w16cid:durableId="5DF4D809"/>
  <w16cid:commentId w16cid:paraId="0565760A" w16cid:durableId="379C0414"/>
  <w16cid:commentId w16cid:paraId="764C923F" w16cid:durableId="785513CE"/>
  <w16cid:commentId w16cid:paraId="4C404445" w16cid:durableId="484E831D"/>
  <w16cid:commentId w16cid:paraId="4A50BF33" w16cid:durableId="1B6CF070"/>
  <w16cid:commentId w16cid:paraId="16C3E0C5" w16cid:durableId="6B30C21A"/>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C1F5B" w14:textId="77777777" w:rsidR="00B24F97" w:rsidRPr="00B322C5" w:rsidRDefault="00B24F97" w:rsidP="00362BEC">
      <w:pPr>
        <w:spacing w:line="240" w:lineRule="auto"/>
      </w:pPr>
      <w:r w:rsidRPr="00B322C5">
        <w:separator/>
      </w:r>
    </w:p>
  </w:endnote>
  <w:endnote w:type="continuationSeparator" w:id="0">
    <w:p w14:paraId="271DC72F" w14:textId="77777777" w:rsidR="00B24F97" w:rsidRPr="00B322C5" w:rsidRDefault="00B24F97"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149E9" w14:textId="77777777" w:rsidR="00B24F97" w:rsidRPr="00B322C5" w:rsidRDefault="00B24F97" w:rsidP="00802B3F">
      <w:pPr>
        <w:spacing w:line="240" w:lineRule="auto"/>
        <w:ind w:firstLine="0"/>
      </w:pPr>
      <w:r w:rsidRPr="00B322C5">
        <w:separator/>
      </w:r>
    </w:p>
  </w:footnote>
  <w:footnote w:type="continuationSeparator" w:id="0">
    <w:p w14:paraId="6BF8F1DE" w14:textId="77777777" w:rsidR="00B24F97" w:rsidRPr="00B322C5" w:rsidRDefault="00B24F97"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Xangri-lá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50ED4F42"/>
    <w:multiLevelType w:val="multilevel"/>
    <w:tmpl w:val="AD8A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4B8083B"/>
    <w:multiLevelType w:val="multilevel"/>
    <w:tmpl w:val="BB2AC66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6"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7"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6"/>
  </w:num>
  <w:num w:numId="3" w16cid:durableId="745035051">
    <w:abstractNumId w:val="7"/>
  </w:num>
  <w:num w:numId="4" w16cid:durableId="884559754">
    <w:abstractNumId w:val="5"/>
  </w:num>
  <w:num w:numId="5" w16cid:durableId="1135755419">
    <w:abstractNumId w:val="4"/>
  </w:num>
  <w:num w:numId="6" w16cid:durableId="51119641">
    <w:abstractNumId w:val="2"/>
  </w:num>
  <w:num w:numId="7" w16cid:durableId="1702894710">
    <w:abstractNumId w:val="0"/>
  </w:num>
  <w:num w:numId="8" w16cid:durableId="122421732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5B9F"/>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5EB7"/>
    <w:rsid w:val="00036725"/>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9C6"/>
    <w:rsid w:val="00056B98"/>
    <w:rsid w:val="00056F24"/>
    <w:rsid w:val="000579AB"/>
    <w:rsid w:val="00057BDD"/>
    <w:rsid w:val="00063547"/>
    <w:rsid w:val="00063EB9"/>
    <w:rsid w:val="00065CE8"/>
    <w:rsid w:val="0006781B"/>
    <w:rsid w:val="00067E1F"/>
    <w:rsid w:val="00070BC3"/>
    <w:rsid w:val="000716BC"/>
    <w:rsid w:val="000724E3"/>
    <w:rsid w:val="0007312F"/>
    <w:rsid w:val="0007423E"/>
    <w:rsid w:val="00074EDE"/>
    <w:rsid w:val="00074EEB"/>
    <w:rsid w:val="00075041"/>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24D"/>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C7AED"/>
    <w:rsid w:val="000C7E7F"/>
    <w:rsid w:val="000D0A15"/>
    <w:rsid w:val="000D163D"/>
    <w:rsid w:val="000D1C41"/>
    <w:rsid w:val="000D3933"/>
    <w:rsid w:val="000D4AFC"/>
    <w:rsid w:val="000D4E5C"/>
    <w:rsid w:val="000D5953"/>
    <w:rsid w:val="000E003A"/>
    <w:rsid w:val="000E0700"/>
    <w:rsid w:val="000E0B2E"/>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1FA"/>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2117"/>
    <w:rsid w:val="00143337"/>
    <w:rsid w:val="00143D9E"/>
    <w:rsid w:val="00144FA9"/>
    <w:rsid w:val="001450ED"/>
    <w:rsid w:val="00145F7B"/>
    <w:rsid w:val="00146DBC"/>
    <w:rsid w:val="00147B18"/>
    <w:rsid w:val="0015089D"/>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0E8F"/>
    <w:rsid w:val="001715B6"/>
    <w:rsid w:val="00172768"/>
    <w:rsid w:val="00173BC2"/>
    <w:rsid w:val="00174141"/>
    <w:rsid w:val="00176D09"/>
    <w:rsid w:val="00177C59"/>
    <w:rsid w:val="001801CD"/>
    <w:rsid w:val="001811BD"/>
    <w:rsid w:val="00181CB1"/>
    <w:rsid w:val="00181F7D"/>
    <w:rsid w:val="00181FFE"/>
    <w:rsid w:val="001820B6"/>
    <w:rsid w:val="001826FC"/>
    <w:rsid w:val="00182954"/>
    <w:rsid w:val="00183B0D"/>
    <w:rsid w:val="001849BD"/>
    <w:rsid w:val="001856C0"/>
    <w:rsid w:val="001866E6"/>
    <w:rsid w:val="00186C9C"/>
    <w:rsid w:val="00187F70"/>
    <w:rsid w:val="0019569D"/>
    <w:rsid w:val="00197FDF"/>
    <w:rsid w:val="001A01C3"/>
    <w:rsid w:val="001A109A"/>
    <w:rsid w:val="001A1424"/>
    <w:rsid w:val="001A2C4E"/>
    <w:rsid w:val="001A2CA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254"/>
    <w:rsid w:val="001C7EFF"/>
    <w:rsid w:val="001D0A7D"/>
    <w:rsid w:val="001D0FFC"/>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646D"/>
    <w:rsid w:val="001E7104"/>
    <w:rsid w:val="001E789C"/>
    <w:rsid w:val="001F3992"/>
    <w:rsid w:val="001F41EB"/>
    <w:rsid w:val="001F4CA6"/>
    <w:rsid w:val="001F601B"/>
    <w:rsid w:val="001F6116"/>
    <w:rsid w:val="00200B6B"/>
    <w:rsid w:val="002011AC"/>
    <w:rsid w:val="00201231"/>
    <w:rsid w:val="002027EA"/>
    <w:rsid w:val="00202BF3"/>
    <w:rsid w:val="00203322"/>
    <w:rsid w:val="00203794"/>
    <w:rsid w:val="00203DA0"/>
    <w:rsid w:val="00203F1A"/>
    <w:rsid w:val="002041AA"/>
    <w:rsid w:val="00204483"/>
    <w:rsid w:val="0020603F"/>
    <w:rsid w:val="00206D84"/>
    <w:rsid w:val="002074C5"/>
    <w:rsid w:val="00210190"/>
    <w:rsid w:val="00210C6B"/>
    <w:rsid w:val="00210D52"/>
    <w:rsid w:val="00211253"/>
    <w:rsid w:val="00211491"/>
    <w:rsid w:val="0021373A"/>
    <w:rsid w:val="00214C74"/>
    <w:rsid w:val="002153C4"/>
    <w:rsid w:val="00215BAE"/>
    <w:rsid w:val="002170E3"/>
    <w:rsid w:val="00217937"/>
    <w:rsid w:val="00220164"/>
    <w:rsid w:val="00220C95"/>
    <w:rsid w:val="002218CA"/>
    <w:rsid w:val="00223499"/>
    <w:rsid w:val="0022360A"/>
    <w:rsid w:val="00225519"/>
    <w:rsid w:val="00227B10"/>
    <w:rsid w:val="00227E56"/>
    <w:rsid w:val="00230424"/>
    <w:rsid w:val="00230D5E"/>
    <w:rsid w:val="00230E06"/>
    <w:rsid w:val="00232590"/>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4A2"/>
    <w:rsid w:val="002559E6"/>
    <w:rsid w:val="00255F09"/>
    <w:rsid w:val="00255F45"/>
    <w:rsid w:val="00256D34"/>
    <w:rsid w:val="00260347"/>
    <w:rsid w:val="002619DC"/>
    <w:rsid w:val="00262108"/>
    <w:rsid w:val="002633C2"/>
    <w:rsid w:val="00263D41"/>
    <w:rsid w:val="00264214"/>
    <w:rsid w:val="00265651"/>
    <w:rsid w:val="002658C8"/>
    <w:rsid w:val="00266319"/>
    <w:rsid w:val="00267342"/>
    <w:rsid w:val="00267B2A"/>
    <w:rsid w:val="00271201"/>
    <w:rsid w:val="00272777"/>
    <w:rsid w:val="00272A82"/>
    <w:rsid w:val="0027448A"/>
    <w:rsid w:val="0027653C"/>
    <w:rsid w:val="00280216"/>
    <w:rsid w:val="00280535"/>
    <w:rsid w:val="00283889"/>
    <w:rsid w:val="00284095"/>
    <w:rsid w:val="002841AA"/>
    <w:rsid w:val="00284DE2"/>
    <w:rsid w:val="00285158"/>
    <w:rsid w:val="0028560A"/>
    <w:rsid w:val="00286FDA"/>
    <w:rsid w:val="00287252"/>
    <w:rsid w:val="00287837"/>
    <w:rsid w:val="00290D10"/>
    <w:rsid w:val="00290F6E"/>
    <w:rsid w:val="0029300B"/>
    <w:rsid w:val="00293044"/>
    <w:rsid w:val="0029350B"/>
    <w:rsid w:val="00294038"/>
    <w:rsid w:val="00294134"/>
    <w:rsid w:val="002945FD"/>
    <w:rsid w:val="0029669B"/>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235"/>
    <w:rsid w:val="002C7453"/>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218C"/>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4D9A"/>
    <w:rsid w:val="00305023"/>
    <w:rsid w:val="00305610"/>
    <w:rsid w:val="00305C37"/>
    <w:rsid w:val="00305D45"/>
    <w:rsid w:val="003107A1"/>
    <w:rsid w:val="00310BE7"/>
    <w:rsid w:val="00310C3A"/>
    <w:rsid w:val="00310E7B"/>
    <w:rsid w:val="00310EAE"/>
    <w:rsid w:val="00311780"/>
    <w:rsid w:val="003121AF"/>
    <w:rsid w:val="00313137"/>
    <w:rsid w:val="00313F60"/>
    <w:rsid w:val="003154D7"/>
    <w:rsid w:val="00315EDF"/>
    <w:rsid w:val="00317D6E"/>
    <w:rsid w:val="00317EA9"/>
    <w:rsid w:val="0032201A"/>
    <w:rsid w:val="00325416"/>
    <w:rsid w:val="00325597"/>
    <w:rsid w:val="003258C1"/>
    <w:rsid w:val="00326FB5"/>
    <w:rsid w:val="00327875"/>
    <w:rsid w:val="00327D6D"/>
    <w:rsid w:val="00330397"/>
    <w:rsid w:val="0033060D"/>
    <w:rsid w:val="00331A9A"/>
    <w:rsid w:val="0033292E"/>
    <w:rsid w:val="00332E68"/>
    <w:rsid w:val="00332EED"/>
    <w:rsid w:val="0033373A"/>
    <w:rsid w:val="00333E9A"/>
    <w:rsid w:val="003344C6"/>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41EB"/>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3B41"/>
    <w:rsid w:val="00384095"/>
    <w:rsid w:val="00384447"/>
    <w:rsid w:val="00384778"/>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24F4"/>
    <w:rsid w:val="003B33C8"/>
    <w:rsid w:val="003B4A1B"/>
    <w:rsid w:val="003B5BA7"/>
    <w:rsid w:val="003B5E3F"/>
    <w:rsid w:val="003B69EC"/>
    <w:rsid w:val="003B7FB6"/>
    <w:rsid w:val="003C09EB"/>
    <w:rsid w:val="003C135A"/>
    <w:rsid w:val="003C1EFC"/>
    <w:rsid w:val="003C25E0"/>
    <w:rsid w:val="003C4ABD"/>
    <w:rsid w:val="003C76A8"/>
    <w:rsid w:val="003C791A"/>
    <w:rsid w:val="003C7D46"/>
    <w:rsid w:val="003D01A6"/>
    <w:rsid w:val="003D03B0"/>
    <w:rsid w:val="003D08D7"/>
    <w:rsid w:val="003D0D3E"/>
    <w:rsid w:val="003D297B"/>
    <w:rsid w:val="003D45C1"/>
    <w:rsid w:val="003D518D"/>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5848"/>
    <w:rsid w:val="003F604B"/>
    <w:rsid w:val="003F7DFC"/>
    <w:rsid w:val="00400746"/>
    <w:rsid w:val="00402106"/>
    <w:rsid w:val="004027BE"/>
    <w:rsid w:val="00403E17"/>
    <w:rsid w:val="00403F22"/>
    <w:rsid w:val="00404F35"/>
    <w:rsid w:val="004053AB"/>
    <w:rsid w:val="004056FF"/>
    <w:rsid w:val="004057CB"/>
    <w:rsid w:val="004064AB"/>
    <w:rsid w:val="00406F14"/>
    <w:rsid w:val="00407298"/>
    <w:rsid w:val="004077BC"/>
    <w:rsid w:val="00410679"/>
    <w:rsid w:val="00410846"/>
    <w:rsid w:val="004115A8"/>
    <w:rsid w:val="00411C95"/>
    <w:rsid w:val="0041321A"/>
    <w:rsid w:val="0041350E"/>
    <w:rsid w:val="004137BA"/>
    <w:rsid w:val="00413E98"/>
    <w:rsid w:val="00413FAF"/>
    <w:rsid w:val="0041432D"/>
    <w:rsid w:val="00414A50"/>
    <w:rsid w:val="00415BC0"/>
    <w:rsid w:val="00416469"/>
    <w:rsid w:val="004164B0"/>
    <w:rsid w:val="00416532"/>
    <w:rsid w:val="004170EB"/>
    <w:rsid w:val="004172E3"/>
    <w:rsid w:val="00417D30"/>
    <w:rsid w:val="0042054A"/>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0CA4"/>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23CD"/>
    <w:rsid w:val="00443685"/>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57733"/>
    <w:rsid w:val="00460397"/>
    <w:rsid w:val="004617C9"/>
    <w:rsid w:val="00461BA1"/>
    <w:rsid w:val="00462674"/>
    <w:rsid w:val="004627CC"/>
    <w:rsid w:val="00462ABE"/>
    <w:rsid w:val="004631E3"/>
    <w:rsid w:val="00463530"/>
    <w:rsid w:val="00463B01"/>
    <w:rsid w:val="00463BD5"/>
    <w:rsid w:val="004649FC"/>
    <w:rsid w:val="00465301"/>
    <w:rsid w:val="00466579"/>
    <w:rsid w:val="0047082C"/>
    <w:rsid w:val="00470D17"/>
    <w:rsid w:val="004717D7"/>
    <w:rsid w:val="0047201B"/>
    <w:rsid w:val="004722AD"/>
    <w:rsid w:val="0047292F"/>
    <w:rsid w:val="004746D8"/>
    <w:rsid w:val="004748C8"/>
    <w:rsid w:val="00475032"/>
    <w:rsid w:val="004775FC"/>
    <w:rsid w:val="00477616"/>
    <w:rsid w:val="004778C9"/>
    <w:rsid w:val="0047797F"/>
    <w:rsid w:val="00477CE1"/>
    <w:rsid w:val="00477D97"/>
    <w:rsid w:val="00477E77"/>
    <w:rsid w:val="00477FA1"/>
    <w:rsid w:val="00480999"/>
    <w:rsid w:val="00482219"/>
    <w:rsid w:val="00482273"/>
    <w:rsid w:val="00482E60"/>
    <w:rsid w:val="00483433"/>
    <w:rsid w:val="004841A6"/>
    <w:rsid w:val="004845EC"/>
    <w:rsid w:val="00485896"/>
    <w:rsid w:val="00487155"/>
    <w:rsid w:val="0048770D"/>
    <w:rsid w:val="004878A2"/>
    <w:rsid w:val="004900AB"/>
    <w:rsid w:val="00490C85"/>
    <w:rsid w:val="00492AF1"/>
    <w:rsid w:val="0049389D"/>
    <w:rsid w:val="00495155"/>
    <w:rsid w:val="00496946"/>
    <w:rsid w:val="00496A96"/>
    <w:rsid w:val="004A08AA"/>
    <w:rsid w:val="004A0CAB"/>
    <w:rsid w:val="004A13A8"/>
    <w:rsid w:val="004A151E"/>
    <w:rsid w:val="004A2967"/>
    <w:rsid w:val="004A4312"/>
    <w:rsid w:val="004A5751"/>
    <w:rsid w:val="004A60A9"/>
    <w:rsid w:val="004A6101"/>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E7418"/>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2F38"/>
    <w:rsid w:val="005032E8"/>
    <w:rsid w:val="00504424"/>
    <w:rsid w:val="0050484C"/>
    <w:rsid w:val="005048A7"/>
    <w:rsid w:val="0050492C"/>
    <w:rsid w:val="00504FCA"/>
    <w:rsid w:val="005072AB"/>
    <w:rsid w:val="0050747B"/>
    <w:rsid w:val="00507BDD"/>
    <w:rsid w:val="00511070"/>
    <w:rsid w:val="00511284"/>
    <w:rsid w:val="00511DE0"/>
    <w:rsid w:val="0051336E"/>
    <w:rsid w:val="0051398E"/>
    <w:rsid w:val="00513BA5"/>
    <w:rsid w:val="00514789"/>
    <w:rsid w:val="00514C0C"/>
    <w:rsid w:val="00514DAE"/>
    <w:rsid w:val="00515149"/>
    <w:rsid w:val="005160D3"/>
    <w:rsid w:val="00516FAA"/>
    <w:rsid w:val="0052061E"/>
    <w:rsid w:val="00522462"/>
    <w:rsid w:val="00522F52"/>
    <w:rsid w:val="00523D29"/>
    <w:rsid w:val="00523FB3"/>
    <w:rsid w:val="00525A01"/>
    <w:rsid w:val="00525D05"/>
    <w:rsid w:val="00526263"/>
    <w:rsid w:val="005269AD"/>
    <w:rsid w:val="00526D5B"/>
    <w:rsid w:val="00527757"/>
    <w:rsid w:val="00530209"/>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771"/>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1581"/>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36F"/>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0FA7"/>
    <w:rsid w:val="005B2866"/>
    <w:rsid w:val="005B2946"/>
    <w:rsid w:val="005B3746"/>
    <w:rsid w:val="005B44C4"/>
    <w:rsid w:val="005B4A5E"/>
    <w:rsid w:val="005B5164"/>
    <w:rsid w:val="005B599B"/>
    <w:rsid w:val="005B5A76"/>
    <w:rsid w:val="005B65FA"/>
    <w:rsid w:val="005B7306"/>
    <w:rsid w:val="005C162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5747"/>
    <w:rsid w:val="005D6F5F"/>
    <w:rsid w:val="005D72BC"/>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AB5"/>
    <w:rsid w:val="005F5B6F"/>
    <w:rsid w:val="005F7443"/>
    <w:rsid w:val="005F754C"/>
    <w:rsid w:val="005F7D35"/>
    <w:rsid w:val="0060074A"/>
    <w:rsid w:val="00600D1D"/>
    <w:rsid w:val="006023CA"/>
    <w:rsid w:val="00602682"/>
    <w:rsid w:val="00602AD6"/>
    <w:rsid w:val="00603FA5"/>
    <w:rsid w:val="0060495B"/>
    <w:rsid w:val="00604A8F"/>
    <w:rsid w:val="0060511A"/>
    <w:rsid w:val="006059D3"/>
    <w:rsid w:val="00605EC8"/>
    <w:rsid w:val="00606081"/>
    <w:rsid w:val="006060EB"/>
    <w:rsid w:val="0060651F"/>
    <w:rsid w:val="00606A9B"/>
    <w:rsid w:val="006072B5"/>
    <w:rsid w:val="00607672"/>
    <w:rsid w:val="00607CE3"/>
    <w:rsid w:val="00610384"/>
    <w:rsid w:val="0061146D"/>
    <w:rsid w:val="006117E1"/>
    <w:rsid w:val="00613708"/>
    <w:rsid w:val="00613FC9"/>
    <w:rsid w:val="00614759"/>
    <w:rsid w:val="006156D6"/>
    <w:rsid w:val="00615B90"/>
    <w:rsid w:val="006165C9"/>
    <w:rsid w:val="00616D77"/>
    <w:rsid w:val="00616F00"/>
    <w:rsid w:val="006209FF"/>
    <w:rsid w:val="00621B48"/>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6D01"/>
    <w:rsid w:val="0063703A"/>
    <w:rsid w:val="0063782C"/>
    <w:rsid w:val="006378FF"/>
    <w:rsid w:val="00637D7F"/>
    <w:rsid w:val="006421EB"/>
    <w:rsid w:val="006423A8"/>
    <w:rsid w:val="00642537"/>
    <w:rsid w:val="0064260A"/>
    <w:rsid w:val="006449C3"/>
    <w:rsid w:val="00644BFA"/>
    <w:rsid w:val="00644D13"/>
    <w:rsid w:val="00644D93"/>
    <w:rsid w:val="00645976"/>
    <w:rsid w:val="00645D4B"/>
    <w:rsid w:val="0064735D"/>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1F7D"/>
    <w:rsid w:val="00682FCE"/>
    <w:rsid w:val="0068348D"/>
    <w:rsid w:val="00683A28"/>
    <w:rsid w:val="006851EE"/>
    <w:rsid w:val="006858E4"/>
    <w:rsid w:val="00685C40"/>
    <w:rsid w:val="00685F65"/>
    <w:rsid w:val="0068638F"/>
    <w:rsid w:val="006871A2"/>
    <w:rsid w:val="00690BF4"/>
    <w:rsid w:val="006914E1"/>
    <w:rsid w:val="006919DF"/>
    <w:rsid w:val="006926CC"/>
    <w:rsid w:val="006931A0"/>
    <w:rsid w:val="00693CC9"/>
    <w:rsid w:val="00694548"/>
    <w:rsid w:val="00694731"/>
    <w:rsid w:val="006948C0"/>
    <w:rsid w:val="00694FC0"/>
    <w:rsid w:val="00695350"/>
    <w:rsid w:val="0069621D"/>
    <w:rsid w:val="00696B7B"/>
    <w:rsid w:val="00696C60"/>
    <w:rsid w:val="00696CD8"/>
    <w:rsid w:val="0069713D"/>
    <w:rsid w:val="00697418"/>
    <w:rsid w:val="006977A8"/>
    <w:rsid w:val="006A0079"/>
    <w:rsid w:val="006A00A4"/>
    <w:rsid w:val="006A0E60"/>
    <w:rsid w:val="006A1311"/>
    <w:rsid w:val="006A2E2B"/>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1970"/>
    <w:rsid w:val="006C23C5"/>
    <w:rsid w:val="006C248F"/>
    <w:rsid w:val="006C2639"/>
    <w:rsid w:val="006C351F"/>
    <w:rsid w:val="006C51E6"/>
    <w:rsid w:val="006C6828"/>
    <w:rsid w:val="006C777D"/>
    <w:rsid w:val="006D1F07"/>
    <w:rsid w:val="006D2190"/>
    <w:rsid w:val="006D2B69"/>
    <w:rsid w:val="006D3111"/>
    <w:rsid w:val="006E2124"/>
    <w:rsid w:val="006E21F6"/>
    <w:rsid w:val="006E2432"/>
    <w:rsid w:val="006E2457"/>
    <w:rsid w:val="006E3551"/>
    <w:rsid w:val="006E37D7"/>
    <w:rsid w:val="006E39DF"/>
    <w:rsid w:val="006E3D6D"/>
    <w:rsid w:val="006E437D"/>
    <w:rsid w:val="006E46F8"/>
    <w:rsid w:val="006E5D3D"/>
    <w:rsid w:val="006E6835"/>
    <w:rsid w:val="006E7EC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727"/>
    <w:rsid w:val="0071773B"/>
    <w:rsid w:val="00717FF2"/>
    <w:rsid w:val="00720D70"/>
    <w:rsid w:val="00721085"/>
    <w:rsid w:val="00721329"/>
    <w:rsid w:val="007229BD"/>
    <w:rsid w:val="007235A1"/>
    <w:rsid w:val="00723B3E"/>
    <w:rsid w:val="00724452"/>
    <w:rsid w:val="007246D8"/>
    <w:rsid w:val="0072516F"/>
    <w:rsid w:val="007262AC"/>
    <w:rsid w:val="00726B8E"/>
    <w:rsid w:val="00726E8E"/>
    <w:rsid w:val="00727307"/>
    <w:rsid w:val="00730C67"/>
    <w:rsid w:val="00731C80"/>
    <w:rsid w:val="0073200C"/>
    <w:rsid w:val="00732399"/>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68EF"/>
    <w:rsid w:val="0074759C"/>
    <w:rsid w:val="00747F80"/>
    <w:rsid w:val="00747FAD"/>
    <w:rsid w:val="00750832"/>
    <w:rsid w:val="007519A5"/>
    <w:rsid w:val="00751C9C"/>
    <w:rsid w:val="00751CF7"/>
    <w:rsid w:val="007525C5"/>
    <w:rsid w:val="0075507A"/>
    <w:rsid w:val="0075546A"/>
    <w:rsid w:val="00755AD0"/>
    <w:rsid w:val="00756032"/>
    <w:rsid w:val="007623E1"/>
    <w:rsid w:val="00762440"/>
    <w:rsid w:val="00762601"/>
    <w:rsid w:val="0076330E"/>
    <w:rsid w:val="00763B5D"/>
    <w:rsid w:val="00763C85"/>
    <w:rsid w:val="0076414F"/>
    <w:rsid w:val="007642CD"/>
    <w:rsid w:val="00764798"/>
    <w:rsid w:val="00765495"/>
    <w:rsid w:val="00765A85"/>
    <w:rsid w:val="00765C8E"/>
    <w:rsid w:val="00765F88"/>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60A0"/>
    <w:rsid w:val="00797478"/>
    <w:rsid w:val="00797965"/>
    <w:rsid w:val="007A080C"/>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E7729"/>
    <w:rsid w:val="007F025C"/>
    <w:rsid w:val="007F07E8"/>
    <w:rsid w:val="007F0B58"/>
    <w:rsid w:val="007F15E9"/>
    <w:rsid w:val="007F213D"/>
    <w:rsid w:val="007F2270"/>
    <w:rsid w:val="007F305D"/>
    <w:rsid w:val="007F310A"/>
    <w:rsid w:val="007F331E"/>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0B3E"/>
    <w:rsid w:val="008114EB"/>
    <w:rsid w:val="00812573"/>
    <w:rsid w:val="00814402"/>
    <w:rsid w:val="008152BF"/>
    <w:rsid w:val="00816DBC"/>
    <w:rsid w:val="00817586"/>
    <w:rsid w:val="008179FA"/>
    <w:rsid w:val="00817D73"/>
    <w:rsid w:val="008201B4"/>
    <w:rsid w:val="0082201F"/>
    <w:rsid w:val="00822198"/>
    <w:rsid w:val="00822D7A"/>
    <w:rsid w:val="00823FFD"/>
    <w:rsid w:val="0082417C"/>
    <w:rsid w:val="008243CF"/>
    <w:rsid w:val="00824CD5"/>
    <w:rsid w:val="008258F6"/>
    <w:rsid w:val="00825B92"/>
    <w:rsid w:val="008260EF"/>
    <w:rsid w:val="008263CA"/>
    <w:rsid w:val="00826499"/>
    <w:rsid w:val="0082661D"/>
    <w:rsid w:val="00827264"/>
    <w:rsid w:val="00827394"/>
    <w:rsid w:val="00827ECF"/>
    <w:rsid w:val="008303C0"/>
    <w:rsid w:val="00830C4B"/>
    <w:rsid w:val="008313E9"/>
    <w:rsid w:val="00832B3F"/>
    <w:rsid w:val="00832D02"/>
    <w:rsid w:val="00832E0C"/>
    <w:rsid w:val="008345A3"/>
    <w:rsid w:val="0083516A"/>
    <w:rsid w:val="0083601F"/>
    <w:rsid w:val="008365F2"/>
    <w:rsid w:val="0083669C"/>
    <w:rsid w:val="00837AF2"/>
    <w:rsid w:val="00837C91"/>
    <w:rsid w:val="008400F1"/>
    <w:rsid w:val="008402F2"/>
    <w:rsid w:val="00841B0A"/>
    <w:rsid w:val="00841DDD"/>
    <w:rsid w:val="00841E95"/>
    <w:rsid w:val="00842911"/>
    <w:rsid w:val="00843426"/>
    <w:rsid w:val="00844166"/>
    <w:rsid w:val="008448CD"/>
    <w:rsid w:val="00845174"/>
    <w:rsid w:val="00846303"/>
    <w:rsid w:val="00846C26"/>
    <w:rsid w:val="00847066"/>
    <w:rsid w:val="0084724E"/>
    <w:rsid w:val="00847B58"/>
    <w:rsid w:val="00847C65"/>
    <w:rsid w:val="00850274"/>
    <w:rsid w:val="008505AC"/>
    <w:rsid w:val="00850715"/>
    <w:rsid w:val="00851749"/>
    <w:rsid w:val="008524A1"/>
    <w:rsid w:val="00852FBC"/>
    <w:rsid w:val="00853B84"/>
    <w:rsid w:val="00853F37"/>
    <w:rsid w:val="00854223"/>
    <w:rsid w:val="00855F3D"/>
    <w:rsid w:val="00856A63"/>
    <w:rsid w:val="008571ED"/>
    <w:rsid w:val="0085729E"/>
    <w:rsid w:val="00857657"/>
    <w:rsid w:val="00862022"/>
    <w:rsid w:val="00862261"/>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065B"/>
    <w:rsid w:val="00891D1F"/>
    <w:rsid w:val="0089208D"/>
    <w:rsid w:val="00892CCF"/>
    <w:rsid w:val="00893421"/>
    <w:rsid w:val="00894110"/>
    <w:rsid w:val="00894AF6"/>
    <w:rsid w:val="008964E4"/>
    <w:rsid w:val="00896832"/>
    <w:rsid w:val="00897386"/>
    <w:rsid w:val="008973AD"/>
    <w:rsid w:val="008A042A"/>
    <w:rsid w:val="008A0F6A"/>
    <w:rsid w:val="008A1A5B"/>
    <w:rsid w:val="008A21D7"/>
    <w:rsid w:val="008A31C7"/>
    <w:rsid w:val="008A33EC"/>
    <w:rsid w:val="008A44EF"/>
    <w:rsid w:val="008A465A"/>
    <w:rsid w:val="008A4BEB"/>
    <w:rsid w:val="008A5615"/>
    <w:rsid w:val="008A570A"/>
    <w:rsid w:val="008A604D"/>
    <w:rsid w:val="008A7452"/>
    <w:rsid w:val="008A79DA"/>
    <w:rsid w:val="008B02AA"/>
    <w:rsid w:val="008B0D55"/>
    <w:rsid w:val="008B0D70"/>
    <w:rsid w:val="008B1668"/>
    <w:rsid w:val="008B23DF"/>
    <w:rsid w:val="008B2493"/>
    <w:rsid w:val="008B3EB8"/>
    <w:rsid w:val="008B4575"/>
    <w:rsid w:val="008B5E94"/>
    <w:rsid w:val="008B63DF"/>
    <w:rsid w:val="008B63E2"/>
    <w:rsid w:val="008B7824"/>
    <w:rsid w:val="008C0970"/>
    <w:rsid w:val="008C0DB3"/>
    <w:rsid w:val="008C11AA"/>
    <w:rsid w:val="008C11E0"/>
    <w:rsid w:val="008C1E88"/>
    <w:rsid w:val="008C2379"/>
    <w:rsid w:val="008C26C6"/>
    <w:rsid w:val="008C3433"/>
    <w:rsid w:val="008C4B77"/>
    <w:rsid w:val="008C5412"/>
    <w:rsid w:val="008C5BC3"/>
    <w:rsid w:val="008C5D66"/>
    <w:rsid w:val="008D068E"/>
    <w:rsid w:val="008D0832"/>
    <w:rsid w:val="008D0E16"/>
    <w:rsid w:val="008D1AF2"/>
    <w:rsid w:val="008D2FAD"/>
    <w:rsid w:val="008D34D5"/>
    <w:rsid w:val="008D35A2"/>
    <w:rsid w:val="008D4FBE"/>
    <w:rsid w:val="008D548C"/>
    <w:rsid w:val="008D6665"/>
    <w:rsid w:val="008D6A95"/>
    <w:rsid w:val="008D727C"/>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024"/>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17E"/>
    <w:rsid w:val="0092565D"/>
    <w:rsid w:val="009259A4"/>
    <w:rsid w:val="009260E3"/>
    <w:rsid w:val="00927179"/>
    <w:rsid w:val="009272C1"/>
    <w:rsid w:val="00927B31"/>
    <w:rsid w:val="00927D64"/>
    <w:rsid w:val="00927FDD"/>
    <w:rsid w:val="00930017"/>
    <w:rsid w:val="0093073A"/>
    <w:rsid w:val="00930E03"/>
    <w:rsid w:val="0093160D"/>
    <w:rsid w:val="00932DF7"/>
    <w:rsid w:val="009343C3"/>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47FDB"/>
    <w:rsid w:val="009504E9"/>
    <w:rsid w:val="0095153C"/>
    <w:rsid w:val="0095203C"/>
    <w:rsid w:val="00954631"/>
    <w:rsid w:val="00955EDC"/>
    <w:rsid w:val="00956826"/>
    <w:rsid w:val="00956D50"/>
    <w:rsid w:val="009573AF"/>
    <w:rsid w:val="00960592"/>
    <w:rsid w:val="00961C28"/>
    <w:rsid w:val="00961C67"/>
    <w:rsid w:val="00964AA6"/>
    <w:rsid w:val="00965406"/>
    <w:rsid w:val="00966D04"/>
    <w:rsid w:val="009720AD"/>
    <w:rsid w:val="0097240F"/>
    <w:rsid w:val="00972675"/>
    <w:rsid w:val="0097306B"/>
    <w:rsid w:val="00973344"/>
    <w:rsid w:val="00974E98"/>
    <w:rsid w:val="009755A3"/>
    <w:rsid w:val="00976EF1"/>
    <w:rsid w:val="0097737C"/>
    <w:rsid w:val="009801FE"/>
    <w:rsid w:val="009821E0"/>
    <w:rsid w:val="00982723"/>
    <w:rsid w:val="00983BBF"/>
    <w:rsid w:val="00983C2C"/>
    <w:rsid w:val="00984E0B"/>
    <w:rsid w:val="00985C88"/>
    <w:rsid w:val="0098778D"/>
    <w:rsid w:val="00990515"/>
    <w:rsid w:val="00992127"/>
    <w:rsid w:val="009921D2"/>
    <w:rsid w:val="009923B7"/>
    <w:rsid w:val="009928AF"/>
    <w:rsid w:val="00993912"/>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1976"/>
    <w:rsid w:val="009B228C"/>
    <w:rsid w:val="009B275A"/>
    <w:rsid w:val="009B326A"/>
    <w:rsid w:val="009B3DC1"/>
    <w:rsid w:val="009B48B1"/>
    <w:rsid w:val="009B5324"/>
    <w:rsid w:val="009B5748"/>
    <w:rsid w:val="009B59C9"/>
    <w:rsid w:val="009B5F48"/>
    <w:rsid w:val="009B62F3"/>
    <w:rsid w:val="009C0EB0"/>
    <w:rsid w:val="009C37D6"/>
    <w:rsid w:val="009C3B48"/>
    <w:rsid w:val="009C5378"/>
    <w:rsid w:val="009C5EAE"/>
    <w:rsid w:val="009C67B2"/>
    <w:rsid w:val="009C67F9"/>
    <w:rsid w:val="009C6F1C"/>
    <w:rsid w:val="009C7178"/>
    <w:rsid w:val="009C73EF"/>
    <w:rsid w:val="009D16A1"/>
    <w:rsid w:val="009D29A7"/>
    <w:rsid w:val="009D46C0"/>
    <w:rsid w:val="009D6CCF"/>
    <w:rsid w:val="009D79A0"/>
    <w:rsid w:val="009E2117"/>
    <w:rsid w:val="009E2749"/>
    <w:rsid w:val="009E2772"/>
    <w:rsid w:val="009E33D8"/>
    <w:rsid w:val="009E346A"/>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27A4"/>
    <w:rsid w:val="00A23CFD"/>
    <w:rsid w:val="00A2772C"/>
    <w:rsid w:val="00A277DA"/>
    <w:rsid w:val="00A27EAD"/>
    <w:rsid w:val="00A30FDB"/>
    <w:rsid w:val="00A312F1"/>
    <w:rsid w:val="00A32507"/>
    <w:rsid w:val="00A32E0E"/>
    <w:rsid w:val="00A34593"/>
    <w:rsid w:val="00A351F4"/>
    <w:rsid w:val="00A35312"/>
    <w:rsid w:val="00A36522"/>
    <w:rsid w:val="00A3691B"/>
    <w:rsid w:val="00A37CFE"/>
    <w:rsid w:val="00A37DC3"/>
    <w:rsid w:val="00A37F0E"/>
    <w:rsid w:val="00A37F73"/>
    <w:rsid w:val="00A40192"/>
    <w:rsid w:val="00A41343"/>
    <w:rsid w:val="00A41F77"/>
    <w:rsid w:val="00A4208E"/>
    <w:rsid w:val="00A4293F"/>
    <w:rsid w:val="00A4306D"/>
    <w:rsid w:val="00A4388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1C47"/>
    <w:rsid w:val="00A62476"/>
    <w:rsid w:val="00A643CA"/>
    <w:rsid w:val="00A649E1"/>
    <w:rsid w:val="00A66358"/>
    <w:rsid w:val="00A66630"/>
    <w:rsid w:val="00A6717D"/>
    <w:rsid w:val="00A677A5"/>
    <w:rsid w:val="00A702E5"/>
    <w:rsid w:val="00A70302"/>
    <w:rsid w:val="00A7098F"/>
    <w:rsid w:val="00A72C7F"/>
    <w:rsid w:val="00A74EA6"/>
    <w:rsid w:val="00A75CEA"/>
    <w:rsid w:val="00A76DB3"/>
    <w:rsid w:val="00A77B10"/>
    <w:rsid w:val="00A77D7D"/>
    <w:rsid w:val="00A81A32"/>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1868"/>
    <w:rsid w:val="00AB2762"/>
    <w:rsid w:val="00AB3A8C"/>
    <w:rsid w:val="00AB3AA3"/>
    <w:rsid w:val="00AB3BD1"/>
    <w:rsid w:val="00AB48BE"/>
    <w:rsid w:val="00AB64E4"/>
    <w:rsid w:val="00AB662A"/>
    <w:rsid w:val="00AB7734"/>
    <w:rsid w:val="00AB7BD5"/>
    <w:rsid w:val="00AC15A4"/>
    <w:rsid w:val="00AC1620"/>
    <w:rsid w:val="00AC16D6"/>
    <w:rsid w:val="00AC2113"/>
    <w:rsid w:val="00AC21C5"/>
    <w:rsid w:val="00AC2F19"/>
    <w:rsid w:val="00AC4722"/>
    <w:rsid w:val="00AC4BB6"/>
    <w:rsid w:val="00AC6932"/>
    <w:rsid w:val="00AC733F"/>
    <w:rsid w:val="00AC78D8"/>
    <w:rsid w:val="00AD0745"/>
    <w:rsid w:val="00AD08F9"/>
    <w:rsid w:val="00AD0CCD"/>
    <w:rsid w:val="00AD1223"/>
    <w:rsid w:val="00AD277F"/>
    <w:rsid w:val="00AD29BB"/>
    <w:rsid w:val="00AD3607"/>
    <w:rsid w:val="00AD48C3"/>
    <w:rsid w:val="00AD48D8"/>
    <w:rsid w:val="00AD54C7"/>
    <w:rsid w:val="00AD5C94"/>
    <w:rsid w:val="00AD641E"/>
    <w:rsid w:val="00AD7DE7"/>
    <w:rsid w:val="00AD7E18"/>
    <w:rsid w:val="00AE1D07"/>
    <w:rsid w:val="00AE2C39"/>
    <w:rsid w:val="00AE4157"/>
    <w:rsid w:val="00AE47E3"/>
    <w:rsid w:val="00AE4818"/>
    <w:rsid w:val="00AE4B34"/>
    <w:rsid w:val="00AE4BCE"/>
    <w:rsid w:val="00AE5F98"/>
    <w:rsid w:val="00AE60C0"/>
    <w:rsid w:val="00AE6A4C"/>
    <w:rsid w:val="00AE6C7C"/>
    <w:rsid w:val="00AE7AD9"/>
    <w:rsid w:val="00AF0080"/>
    <w:rsid w:val="00AF0086"/>
    <w:rsid w:val="00AF0224"/>
    <w:rsid w:val="00AF08F9"/>
    <w:rsid w:val="00AF0956"/>
    <w:rsid w:val="00AF123B"/>
    <w:rsid w:val="00AF18BF"/>
    <w:rsid w:val="00AF2752"/>
    <w:rsid w:val="00AF29AB"/>
    <w:rsid w:val="00AF317B"/>
    <w:rsid w:val="00AF438F"/>
    <w:rsid w:val="00AF512D"/>
    <w:rsid w:val="00AF52F8"/>
    <w:rsid w:val="00AF5303"/>
    <w:rsid w:val="00AF5AD3"/>
    <w:rsid w:val="00AF60F1"/>
    <w:rsid w:val="00AF627B"/>
    <w:rsid w:val="00AF650F"/>
    <w:rsid w:val="00B007D4"/>
    <w:rsid w:val="00B00969"/>
    <w:rsid w:val="00B01D48"/>
    <w:rsid w:val="00B0286F"/>
    <w:rsid w:val="00B03201"/>
    <w:rsid w:val="00B03A18"/>
    <w:rsid w:val="00B05F85"/>
    <w:rsid w:val="00B06931"/>
    <w:rsid w:val="00B07FA6"/>
    <w:rsid w:val="00B10251"/>
    <w:rsid w:val="00B10B4E"/>
    <w:rsid w:val="00B1121E"/>
    <w:rsid w:val="00B115E8"/>
    <w:rsid w:val="00B11713"/>
    <w:rsid w:val="00B12ED4"/>
    <w:rsid w:val="00B1408A"/>
    <w:rsid w:val="00B1483E"/>
    <w:rsid w:val="00B14B3F"/>
    <w:rsid w:val="00B14CCF"/>
    <w:rsid w:val="00B16BD7"/>
    <w:rsid w:val="00B1726C"/>
    <w:rsid w:val="00B172EB"/>
    <w:rsid w:val="00B1767F"/>
    <w:rsid w:val="00B1777C"/>
    <w:rsid w:val="00B20393"/>
    <w:rsid w:val="00B2072A"/>
    <w:rsid w:val="00B20922"/>
    <w:rsid w:val="00B20D40"/>
    <w:rsid w:val="00B20E4B"/>
    <w:rsid w:val="00B21EE8"/>
    <w:rsid w:val="00B21F7C"/>
    <w:rsid w:val="00B227EB"/>
    <w:rsid w:val="00B22CDC"/>
    <w:rsid w:val="00B23433"/>
    <w:rsid w:val="00B23434"/>
    <w:rsid w:val="00B2354F"/>
    <w:rsid w:val="00B249B2"/>
    <w:rsid w:val="00B24F97"/>
    <w:rsid w:val="00B25C41"/>
    <w:rsid w:val="00B265DE"/>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2902"/>
    <w:rsid w:val="00B63024"/>
    <w:rsid w:val="00B632B5"/>
    <w:rsid w:val="00B633D5"/>
    <w:rsid w:val="00B638F0"/>
    <w:rsid w:val="00B64372"/>
    <w:rsid w:val="00B6470D"/>
    <w:rsid w:val="00B66198"/>
    <w:rsid w:val="00B66D98"/>
    <w:rsid w:val="00B67002"/>
    <w:rsid w:val="00B6783A"/>
    <w:rsid w:val="00B67BFF"/>
    <w:rsid w:val="00B70242"/>
    <w:rsid w:val="00B71512"/>
    <w:rsid w:val="00B722BA"/>
    <w:rsid w:val="00B72420"/>
    <w:rsid w:val="00B72D22"/>
    <w:rsid w:val="00B72ED5"/>
    <w:rsid w:val="00B73948"/>
    <w:rsid w:val="00B7544B"/>
    <w:rsid w:val="00B757DD"/>
    <w:rsid w:val="00B76E71"/>
    <w:rsid w:val="00B76FF5"/>
    <w:rsid w:val="00B77030"/>
    <w:rsid w:val="00B77B46"/>
    <w:rsid w:val="00B8156B"/>
    <w:rsid w:val="00B829B2"/>
    <w:rsid w:val="00B82FF5"/>
    <w:rsid w:val="00B83704"/>
    <w:rsid w:val="00B83C34"/>
    <w:rsid w:val="00B83E41"/>
    <w:rsid w:val="00B8459A"/>
    <w:rsid w:val="00B879C1"/>
    <w:rsid w:val="00B87BDA"/>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45C"/>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BCB"/>
    <w:rsid w:val="00BC0E1B"/>
    <w:rsid w:val="00BC1883"/>
    <w:rsid w:val="00BC1B84"/>
    <w:rsid w:val="00BC2535"/>
    <w:rsid w:val="00BC33AD"/>
    <w:rsid w:val="00BC44AA"/>
    <w:rsid w:val="00BC5D51"/>
    <w:rsid w:val="00BC725E"/>
    <w:rsid w:val="00BD0660"/>
    <w:rsid w:val="00BD06A7"/>
    <w:rsid w:val="00BD09C1"/>
    <w:rsid w:val="00BD1201"/>
    <w:rsid w:val="00BD1AAC"/>
    <w:rsid w:val="00BD212F"/>
    <w:rsid w:val="00BD2CC2"/>
    <w:rsid w:val="00BD3304"/>
    <w:rsid w:val="00BD33CE"/>
    <w:rsid w:val="00BD3485"/>
    <w:rsid w:val="00BD358F"/>
    <w:rsid w:val="00BD53A5"/>
    <w:rsid w:val="00BD5C55"/>
    <w:rsid w:val="00BD78A0"/>
    <w:rsid w:val="00BE01F9"/>
    <w:rsid w:val="00BE04FE"/>
    <w:rsid w:val="00BE0BA5"/>
    <w:rsid w:val="00BE0E18"/>
    <w:rsid w:val="00BE28C5"/>
    <w:rsid w:val="00BE368B"/>
    <w:rsid w:val="00BE4E55"/>
    <w:rsid w:val="00BE4F3E"/>
    <w:rsid w:val="00BE5BCC"/>
    <w:rsid w:val="00BE5DC0"/>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555E"/>
    <w:rsid w:val="00BF69F0"/>
    <w:rsid w:val="00BF6DAB"/>
    <w:rsid w:val="00BF70BE"/>
    <w:rsid w:val="00C012B3"/>
    <w:rsid w:val="00C01FAE"/>
    <w:rsid w:val="00C03E1B"/>
    <w:rsid w:val="00C102C9"/>
    <w:rsid w:val="00C10785"/>
    <w:rsid w:val="00C10B82"/>
    <w:rsid w:val="00C10F9E"/>
    <w:rsid w:val="00C10F9F"/>
    <w:rsid w:val="00C11C0F"/>
    <w:rsid w:val="00C12367"/>
    <w:rsid w:val="00C12E4F"/>
    <w:rsid w:val="00C13E8D"/>
    <w:rsid w:val="00C15426"/>
    <w:rsid w:val="00C15855"/>
    <w:rsid w:val="00C16332"/>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280F"/>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CFC"/>
    <w:rsid w:val="00C67E5C"/>
    <w:rsid w:val="00C70594"/>
    <w:rsid w:val="00C7150E"/>
    <w:rsid w:val="00C72460"/>
    <w:rsid w:val="00C73037"/>
    <w:rsid w:val="00C73441"/>
    <w:rsid w:val="00C73844"/>
    <w:rsid w:val="00C75812"/>
    <w:rsid w:val="00C760FA"/>
    <w:rsid w:val="00C76292"/>
    <w:rsid w:val="00C76451"/>
    <w:rsid w:val="00C76498"/>
    <w:rsid w:val="00C7698A"/>
    <w:rsid w:val="00C77113"/>
    <w:rsid w:val="00C77A2D"/>
    <w:rsid w:val="00C77A4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435"/>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5AF"/>
    <w:rsid w:val="00CC5D42"/>
    <w:rsid w:val="00CC71DB"/>
    <w:rsid w:val="00CC766C"/>
    <w:rsid w:val="00CD1094"/>
    <w:rsid w:val="00CD190D"/>
    <w:rsid w:val="00CD233E"/>
    <w:rsid w:val="00CD31F4"/>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7EE"/>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2D4"/>
    <w:rsid w:val="00D066E6"/>
    <w:rsid w:val="00D078A8"/>
    <w:rsid w:val="00D07B64"/>
    <w:rsid w:val="00D14871"/>
    <w:rsid w:val="00D14E1D"/>
    <w:rsid w:val="00D16357"/>
    <w:rsid w:val="00D16874"/>
    <w:rsid w:val="00D16AED"/>
    <w:rsid w:val="00D16B1C"/>
    <w:rsid w:val="00D1716E"/>
    <w:rsid w:val="00D17B43"/>
    <w:rsid w:val="00D203AF"/>
    <w:rsid w:val="00D20E1C"/>
    <w:rsid w:val="00D21343"/>
    <w:rsid w:val="00D234CB"/>
    <w:rsid w:val="00D2362B"/>
    <w:rsid w:val="00D245A8"/>
    <w:rsid w:val="00D24C33"/>
    <w:rsid w:val="00D257E5"/>
    <w:rsid w:val="00D265FB"/>
    <w:rsid w:val="00D2704B"/>
    <w:rsid w:val="00D27537"/>
    <w:rsid w:val="00D3199B"/>
    <w:rsid w:val="00D323D4"/>
    <w:rsid w:val="00D3347B"/>
    <w:rsid w:val="00D338E5"/>
    <w:rsid w:val="00D33B4D"/>
    <w:rsid w:val="00D3441F"/>
    <w:rsid w:val="00D351B3"/>
    <w:rsid w:val="00D35A42"/>
    <w:rsid w:val="00D35F37"/>
    <w:rsid w:val="00D37A0B"/>
    <w:rsid w:val="00D4001A"/>
    <w:rsid w:val="00D41013"/>
    <w:rsid w:val="00D43291"/>
    <w:rsid w:val="00D44F1B"/>
    <w:rsid w:val="00D450E8"/>
    <w:rsid w:val="00D46602"/>
    <w:rsid w:val="00D4677A"/>
    <w:rsid w:val="00D46A14"/>
    <w:rsid w:val="00D46D0E"/>
    <w:rsid w:val="00D47B14"/>
    <w:rsid w:val="00D501E9"/>
    <w:rsid w:val="00D50F35"/>
    <w:rsid w:val="00D514A5"/>
    <w:rsid w:val="00D5228C"/>
    <w:rsid w:val="00D5243D"/>
    <w:rsid w:val="00D551EB"/>
    <w:rsid w:val="00D55481"/>
    <w:rsid w:val="00D559B8"/>
    <w:rsid w:val="00D55D88"/>
    <w:rsid w:val="00D56A84"/>
    <w:rsid w:val="00D56D89"/>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23D6"/>
    <w:rsid w:val="00D7330B"/>
    <w:rsid w:val="00D7371A"/>
    <w:rsid w:val="00D7391B"/>
    <w:rsid w:val="00D747F3"/>
    <w:rsid w:val="00D76393"/>
    <w:rsid w:val="00D77041"/>
    <w:rsid w:val="00D805E9"/>
    <w:rsid w:val="00D80FB0"/>
    <w:rsid w:val="00D81151"/>
    <w:rsid w:val="00D8219E"/>
    <w:rsid w:val="00D82995"/>
    <w:rsid w:val="00D85594"/>
    <w:rsid w:val="00D85BFD"/>
    <w:rsid w:val="00D85D97"/>
    <w:rsid w:val="00D86048"/>
    <w:rsid w:val="00D86378"/>
    <w:rsid w:val="00D867BE"/>
    <w:rsid w:val="00D86BBA"/>
    <w:rsid w:val="00D929CF"/>
    <w:rsid w:val="00D92D2C"/>
    <w:rsid w:val="00D96D2F"/>
    <w:rsid w:val="00D97085"/>
    <w:rsid w:val="00D9751D"/>
    <w:rsid w:val="00D97BBC"/>
    <w:rsid w:val="00D97D5D"/>
    <w:rsid w:val="00D97FB1"/>
    <w:rsid w:val="00D97FB3"/>
    <w:rsid w:val="00DA0B24"/>
    <w:rsid w:val="00DA14F3"/>
    <w:rsid w:val="00DA55F2"/>
    <w:rsid w:val="00DA618B"/>
    <w:rsid w:val="00DA6550"/>
    <w:rsid w:val="00DA78A9"/>
    <w:rsid w:val="00DB11F2"/>
    <w:rsid w:val="00DB1422"/>
    <w:rsid w:val="00DB2FD1"/>
    <w:rsid w:val="00DB4616"/>
    <w:rsid w:val="00DB607E"/>
    <w:rsid w:val="00DB727B"/>
    <w:rsid w:val="00DC0858"/>
    <w:rsid w:val="00DC119F"/>
    <w:rsid w:val="00DC2ED5"/>
    <w:rsid w:val="00DC3161"/>
    <w:rsid w:val="00DC42BC"/>
    <w:rsid w:val="00DC4F38"/>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6766"/>
    <w:rsid w:val="00DD7F84"/>
    <w:rsid w:val="00DE1022"/>
    <w:rsid w:val="00DE2390"/>
    <w:rsid w:val="00DE414F"/>
    <w:rsid w:val="00DE416B"/>
    <w:rsid w:val="00DE5A5D"/>
    <w:rsid w:val="00DE5C56"/>
    <w:rsid w:val="00DE7655"/>
    <w:rsid w:val="00DF0A5C"/>
    <w:rsid w:val="00DF1747"/>
    <w:rsid w:val="00DF3B2D"/>
    <w:rsid w:val="00DF4264"/>
    <w:rsid w:val="00DF42A3"/>
    <w:rsid w:val="00DF6A0A"/>
    <w:rsid w:val="00DF6E9E"/>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54B2"/>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2AB9"/>
    <w:rsid w:val="00E3306B"/>
    <w:rsid w:val="00E37719"/>
    <w:rsid w:val="00E37AAA"/>
    <w:rsid w:val="00E37C16"/>
    <w:rsid w:val="00E40B2C"/>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0538"/>
    <w:rsid w:val="00E9127F"/>
    <w:rsid w:val="00E92027"/>
    <w:rsid w:val="00E93DE9"/>
    <w:rsid w:val="00E9447E"/>
    <w:rsid w:val="00E9471F"/>
    <w:rsid w:val="00E95AFD"/>
    <w:rsid w:val="00E95F6F"/>
    <w:rsid w:val="00E9606E"/>
    <w:rsid w:val="00E96985"/>
    <w:rsid w:val="00E96E5A"/>
    <w:rsid w:val="00E9775E"/>
    <w:rsid w:val="00E97E6E"/>
    <w:rsid w:val="00EA0F57"/>
    <w:rsid w:val="00EA1500"/>
    <w:rsid w:val="00EA17C5"/>
    <w:rsid w:val="00EA22FA"/>
    <w:rsid w:val="00EA3331"/>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6E25"/>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63D5"/>
    <w:rsid w:val="00EF6ACD"/>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1F58"/>
    <w:rsid w:val="00F22861"/>
    <w:rsid w:val="00F246B9"/>
    <w:rsid w:val="00F25A28"/>
    <w:rsid w:val="00F263C5"/>
    <w:rsid w:val="00F2787D"/>
    <w:rsid w:val="00F31987"/>
    <w:rsid w:val="00F340CE"/>
    <w:rsid w:val="00F3469A"/>
    <w:rsid w:val="00F35186"/>
    <w:rsid w:val="00F353D2"/>
    <w:rsid w:val="00F356D5"/>
    <w:rsid w:val="00F360A1"/>
    <w:rsid w:val="00F36ECF"/>
    <w:rsid w:val="00F3740D"/>
    <w:rsid w:val="00F413B7"/>
    <w:rsid w:val="00F41C52"/>
    <w:rsid w:val="00F41F17"/>
    <w:rsid w:val="00F4201A"/>
    <w:rsid w:val="00F426B0"/>
    <w:rsid w:val="00F43417"/>
    <w:rsid w:val="00F43B8C"/>
    <w:rsid w:val="00F440A6"/>
    <w:rsid w:val="00F440DD"/>
    <w:rsid w:val="00F44EA5"/>
    <w:rsid w:val="00F4677D"/>
    <w:rsid w:val="00F46FBC"/>
    <w:rsid w:val="00F503AB"/>
    <w:rsid w:val="00F5140D"/>
    <w:rsid w:val="00F52E55"/>
    <w:rsid w:val="00F53118"/>
    <w:rsid w:val="00F533EF"/>
    <w:rsid w:val="00F5707F"/>
    <w:rsid w:val="00F57D3D"/>
    <w:rsid w:val="00F600E2"/>
    <w:rsid w:val="00F60D73"/>
    <w:rsid w:val="00F6323F"/>
    <w:rsid w:val="00F6452F"/>
    <w:rsid w:val="00F64D78"/>
    <w:rsid w:val="00F658F1"/>
    <w:rsid w:val="00F65E6E"/>
    <w:rsid w:val="00F66C1F"/>
    <w:rsid w:val="00F70A81"/>
    <w:rsid w:val="00F711D6"/>
    <w:rsid w:val="00F71AAA"/>
    <w:rsid w:val="00F71B54"/>
    <w:rsid w:val="00F71B65"/>
    <w:rsid w:val="00F7241C"/>
    <w:rsid w:val="00F73938"/>
    <w:rsid w:val="00F740FA"/>
    <w:rsid w:val="00F745DD"/>
    <w:rsid w:val="00F74FB4"/>
    <w:rsid w:val="00F753F8"/>
    <w:rsid w:val="00F759D1"/>
    <w:rsid w:val="00F75BE8"/>
    <w:rsid w:val="00F75FE4"/>
    <w:rsid w:val="00F760AD"/>
    <w:rsid w:val="00F77D80"/>
    <w:rsid w:val="00F77E04"/>
    <w:rsid w:val="00F80408"/>
    <w:rsid w:val="00F80636"/>
    <w:rsid w:val="00F808B2"/>
    <w:rsid w:val="00F81AF6"/>
    <w:rsid w:val="00F8394B"/>
    <w:rsid w:val="00F8517C"/>
    <w:rsid w:val="00F86192"/>
    <w:rsid w:val="00F8657B"/>
    <w:rsid w:val="00F87250"/>
    <w:rsid w:val="00F87885"/>
    <w:rsid w:val="00F87D46"/>
    <w:rsid w:val="00F87FB9"/>
    <w:rsid w:val="00F9088C"/>
    <w:rsid w:val="00F91AC2"/>
    <w:rsid w:val="00F91CE3"/>
    <w:rsid w:val="00F91E03"/>
    <w:rsid w:val="00F923BD"/>
    <w:rsid w:val="00F92781"/>
    <w:rsid w:val="00F9290C"/>
    <w:rsid w:val="00F92A88"/>
    <w:rsid w:val="00F92F10"/>
    <w:rsid w:val="00F92F25"/>
    <w:rsid w:val="00F936B2"/>
    <w:rsid w:val="00F93975"/>
    <w:rsid w:val="00F94A3D"/>
    <w:rsid w:val="00F972A1"/>
    <w:rsid w:val="00FA0D12"/>
    <w:rsid w:val="00FA1408"/>
    <w:rsid w:val="00FA174F"/>
    <w:rsid w:val="00FA17EB"/>
    <w:rsid w:val="00FA1853"/>
    <w:rsid w:val="00FA18E6"/>
    <w:rsid w:val="00FA20F7"/>
    <w:rsid w:val="00FA2291"/>
    <w:rsid w:val="00FA2358"/>
    <w:rsid w:val="00FA398D"/>
    <w:rsid w:val="00FA5538"/>
    <w:rsid w:val="00FA589D"/>
    <w:rsid w:val="00FA78C8"/>
    <w:rsid w:val="00FB085C"/>
    <w:rsid w:val="00FB0988"/>
    <w:rsid w:val="00FB1BB3"/>
    <w:rsid w:val="00FB3F77"/>
    <w:rsid w:val="00FB585D"/>
    <w:rsid w:val="00FB5D97"/>
    <w:rsid w:val="00FB610A"/>
    <w:rsid w:val="00FB6E3E"/>
    <w:rsid w:val="00FB6EF5"/>
    <w:rsid w:val="00FC025E"/>
    <w:rsid w:val="00FC0716"/>
    <w:rsid w:val="00FC1021"/>
    <w:rsid w:val="00FC1164"/>
    <w:rsid w:val="00FC1526"/>
    <w:rsid w:val="00FC1852"/>
    <w:rsid w:val="00FC2B6C"/>
    <w:rsid w:val="00FC2CF1"/>
    <w:rsid w:val="00FC3420"/>
    <w:rsid w:val="00FC4063"/>
    <w:rsid w:val="00FC4EED"/>
    <w:rsid w:val="00FC617C"/>
    <w:rsid w:val="00FC66DE"/>
    <w:rsid w:val="00FC714F"/>
    <w:rsid w:val="00FD0FB0"/>
    <w:rsid w:val="00FD17C7"/>
    <w:rsid w:val="00FD1829"/>
    <w:rsid w:val="00FD4CDF"/>
    <w:rsid w:val="00FD4D07"/>
    <w:rsid w:val="00FE04EF"/>
    <w:rsid w:val="00FE0890"/>
    <w:rsid w:val="00FE156C"/>
    <w:rsid w:val="00FE2DCB"/>
    <w:rsid w:val="00FE31FC"/>
    <w:rsid w:val="00FE3B00"/>
    <w:rsid w:val="00FE3E1C"/>
    <w:rsid w:val="00FE671C"/>
    <w:rsid w:val="00FE7E94"/>
    <w:rsid w:val="00FF01F1"/>
    <w:rsid w:val="00FF03D8"/>
    <w:rsid w:val="00FF14A1"/>
    <w:rsid w:val="00FF1C22"/>
    <w:rsid w:val="00FF266A"/>
    <w:rsid w:val="00FF2673"/>
    <w:rsid w:val="00FF270F"/>
    <w:rsid w:val="00FF3226"/>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8778D"/>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8778D"/>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504FCA"/>
    <w:pPr>
      <w:ind w:left="851" w:firstLine="0"/>
    </w:pPr>
    <w:rPr>
      <w:sz w:val="20"/>
      <w:szCs w:val="20"/>
      <w:lang w:eastAsia="pt-BR"/>
    </w:rPr>
  </w:style>
  <w:style w:type="character" w:customStyle="1" w:styleId="CitaoChar">
    <w:name w:val="_Citação Char"/>
    <w:basedOn w:val="Fontepargpadro"/>
    <w:link w:val="Citao"/>
    <w:rsid w:val="00504FCA"/>
    <w:rPr>
      <w:rFonts w:ascii="Arial" w:hAnsi="Arial"/>
      <w:sz w:val="20"/>
      <w:szCs w:val="20"/>
      <w:lang w:eastAsia="pt-BR"/>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52</Pages>
  <Words>21162</Words>
  <Characters>125494</Characters>
  <Application>Microsoft Office Word</Application>
  <DocSecurity>0</DocSecurity>
  <Lines>2987</Lines>
  <Paragraphs>1321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274</cp:revision>
  <cp:lastPrinted>2025-09-18T13:19:00Z</cp:lastPrinted>
  <dcterms:created xsi:type="dcterms:W3CDTF">2025-09-16T17:36:00Z</dcterms:created>
  <dcterms:modified xsi:type="dcterms:W3CDTF">2025-10-08T10:10:00Z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id="QKfrEU1F"/&gt;&lt;style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