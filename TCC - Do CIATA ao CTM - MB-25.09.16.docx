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E5D61CD"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w:t>
      </w:r>
      <w:proofErr w:type="gramStart"/>
      <w:r w:rsidRPr="003739C3">
        <w:t xml:space="preserve">Endereços </w:t>
      </w:r>
      <w:r w:rsidR="00A62476">
        <w:t xml:space="preserve"> </w:t>
      </w:r>
      <w:r w:rsidRPr="003739C3">
        <w:t>para</w:t>
      </w:r>
      <w:proofErr w:type="gramEnd"/>
      <w:r w:rsidRPr="003739C3">
        <w:t xml:space="preserve">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22B941B9"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3E0BC447" w14:textId="4651E3D5" w:rsidR="00A4208E"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6482547" w:history="1">
        <w:r w:rsidR="00A4208E" w:rsidRPr="000B3424">
          <w:rPr>
            <w:rStyle w:val="Hyperlink"/>
            <w:noProof/>
            <w14:scene3d>
              <w14:camera w14:prst="orthographicFront"/>
              <w14:lightRig w14:rig="threePt" w14:dir="t">
                <w14:rot w14:lat="0" w14:lon="0" w14:rev="0"/>
              </w14:lightRig>
            </w14:scene3d>
          </w:rPr>
          <w:t>1</w:t>
        </w:r>
        <w:r w:rsidR="00A4208E">
          <w:rPr>
            <w:rFonts w:asciiTheme="minorHAnsi" w:eastAsiaTheme="minorEastAsia" w:hAnsiTheme="minorHAnsi"/>
            <w:b w:val="0"/>
            <w:caps w:val="0"/>
            <w:noProof/>
            <w:kern w:val="2"/>
            <w:szCs w:val="24"/>
            <w:lang w:eastAsia="pt-BR"/>
            <w14:ligatures w14:val="standardContextual"/>
          </w:rPr>
          <w:tab/>
        </w:r>
        <w:r w:rsidR="00A4208E" w:rsidRPr="000B3424">
          <w:rPr>
            <w:rStyle w:val="Hyperlink"/>
            <w:noProof/>
          </w:rPr>
          <w:t>Introdução</w:t>
        </w:r>
        <w:r w:rsidR="00A4208E">
          <w:rPr>
            <w:noProof/>
            <w:webHidden/>
          </w:rPr>
          <w:tab/>
        </w:r>
        <w:r w:rsidR="00A4208E">
          <w:rPr>
            <w:noProof/>
            <w:webHidden/>
          </w:rPr>
          <w:fldChar w:fldCharType="begin"/>
        </w:r>
        <w:r w:rsidR="00A4208E">
          <w:rPr>
            <w:noProof/>
            <w:webHidden/>
          </w:rPr>
          <w:instrText xml:space="preserve"> PAGEREF _Toc196482547 \h </w:instrText>
        </w:r>
        <w:r w:rsidR="00A4208E">
          <w:rPr>
            <w:noProof/>
            <w:webHidden/>
          </w:rPr>
        </w:r>
        <w:r w:rsidR="00A4208E">
          <w:rPr>
            <w:noProof/>
            <w:webHidden/>
          </w:rPr>
          <w:fldChar w:fldCharType="separate"/>
        </w:r>
        <w:r w:rsidR="00A4208E">
          <w:rPr>
            <w:noProof/>
            <w:webHidden/>
          </w:rPr>
          <w:t>6</w:t>
        </w:r>
        <w:r w:rsidR="00A4208E">
          <w:rPr>
            <w:noProof/>
            <w:webHidden/>
          </w:rPr>
          <w:fldChar w:fldCharType="end"/>
        </w:r>
      </w:hyperlink>
    </w:p>
    <w:p w14:paraId="6475B4C7" w14:textId="28E5478E"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48" w:history="1">
        <w:r w:rsidRPr="000B3424">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Justificativa da pesquisa</w:t>
        </w:r>
        <w:r>
          <w:rPr>
            <w:noProof/>
            <w:webHidden/>
          </w:rPr>
          <w:tab/>
        </w:r>
        <w:r>
          <w:rPr>
            <w:noProof/>
            <w:webHidden/>
          </w:rPr>
          <w:fldChar w:fldCharType="begin"/>
        </w:r>
        <w:r>
          <w:rPr>
            <w:noProof/>
            <w:webHidden/>
          </w:rPr>
          <w:instrText xml:space="preserve"> PAGEREF _Toc196482548 \h </w:instrText>
        </w:r>
        <w:r>
          <w:rPr>
            <w:noProof/>
            <w:webHidden/>
          </w:rPr>
        </w:r>
        <w:r>
          <w:rPr>
            <w:noProof/>
            <w:webHidden/>
          </w:rPr>
          <w:fldChar w:fldCharType="separate"/>
        </w:r>
        <w:r>
          <w:rPr>
            <w:noProof/>
            <w:webHidden/>
          </w:rPr>
          <w:t>9</w:t>
        </w:r>
        <w:r>
          <w:rPr>
            <w:noProof/>
            <w:webHidden/>
          </w:rPr>
          <w:fldChar w:fldCharType="end"/>
        </w:r>
      </w:hyperlink>
    </w:p>
    <w:p w14:paraId="12A52018" w14:textId="3D387FEC"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49" w:history="1">
        <w:r w:rsidRPr="000B3424">
          <w:rPr>
            <w:rStyle w:val="Hyperlink"/>
            <w:noProof/>
          </w:rPr>
          <w:t>2.1.1</w:t>
        </w:r>
        <w:r>
          <w:rPr>
            <w:rFonts w:asciiTheme="minorHAnsi" w:eastAsiaTheme="minorEastAsia" w:hAnsiTheme="minorHAnsi"/>
            <w:b w:val="0"/>
            <w:noProof/>
            <w:kern w:val="2"/>
            <w:szCs w:val="24"/>
            <w:lang w:eastAsia="pt-BR"/>
            <w14:ligatures w14:val="standardContextual"/>
          </w:rPr>
          <w:tab/>
        </w:r>
        <w:r w:rsidRPr="000B3424">
          <w:rPr>
            <w:rStyle w:val="Hyperlink"/>
            <w:noProof/>
          </w:rPr>
          <w:t>Objetivos</w:t>
        </w:r>
        <w:r>
          <w:rPr>
            <w:noProof/>
            <w:webHidden/>
          </w:rPr>
          <w:tab/>
        </w:r>
        <w:r>
          <w:rPr>
            <w:noProof/>
            <w:webHidden/>
          </w:rPr>
          <w:fldChar w:fldCharType="begin"/>
        </w:r>
        <w:r>
          <w:rPr>
            <w:noProof/>
            <w:webHidden/>
          </w:rPr>
          <w:instrText xml:space="preserve"> PAGEREF _Toc196482549 \h </w:instrText>
        </w:r>
        <w:r>
          <w:rPr>
            <w:noProof/>
            <w:webHidden/>
          </w:rPr>
        </w:r>
        <w:r>
          <w:rPr>
            <w:noProof/>
            <w:webHidden/>
          </w:rPr>
          <w:fldChar w:fldCharType="separate"/>
        </w:r>
        <w:r>
          <w:rPr>
            <w:noProof/>
            <w:webHidden/>
          </w:rPr>
          <w:t>9</w:t>
        </w:r>
        <w:r>
          <w:rPr>
            <w:noProof/>
            <w:webHidden/>
          </w:rPr>
          <w:fldChar w:fldCharType="end"/>
        </w:r>
      </w:hyperlink>
    </w:p>
    <w:p w14:paraId="63CCFE7A" w14:textId="5F211694"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50" w:history="1">
        <w:r w:rsidRPr="000B3424">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fundamentação teórica</w:t>
        </w:r>
        <w:r>
          <w:rPr>
            <w:noProof/>
            <w:webHidden/>
          </w:rPr>
          <w:tab/>
        </w:r>
        <w:r>
          <w:rPr>
            <w:noProof/>
            <w:webHidden/>
          </w:rPr>
          <w:fldChar w:fldCharType="begin"/>
        </w:r>
        <w:r>
          <w:rPr>
            <w:noProof/>
            <w:webHidden/>
          </w:rPr>
          <w:instrText xml:space="preserve"> PAGEREF _Toc196482550 \h </w:instrText>
        </w:r>
        <w:r>
          <w:rPr>
            <w:noProof/>
            <w:webHidden/>
          </w:rPr>
        </w:r>
        <w:r>
          <w:rPr>
            <w:noProof/>
            <w:webHidden/>
          </w:rPr>
          <w:fldChar w:fldCharType="separate"/>
        </w:r>
        <w:r>
          <w:rPr>
            <w:noProof/>
            <w:webHidden/>
          </w:rPr>
          <w:t>11</w:t>
        </w:r>
        <w:r>
          <w:rPr>
            <w:noProof/>
            <w:webHidden/>
          </w:rPr>
          <w:fldChar w:fldCharType="end"/>
        </w:r>
      </w:hyperlink>
    </w:p>
    <w:p w14:paraId="4A4B6C48" w14:textId="2A58180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51" w:history="1">
        <w:r w:rsidRPr="000B3424">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0B3424">
          <w:rPr>
            <w:rStyle w:val="Hyperlink"/>
            <w:noProof/>
          </w:rPr>
          <w:t>O CIATA</w:t>
        </w:r>
        <w:r>
          <w:rPr>
            <w:noProof/>
            <w:webHidden/>
          </w:rPr>
          <w:tab/>
        </w:r>
        <w:r>
          <w:rPr>
            <w:noProof/>
            <w:webHidden/>
          </w:rPr>
          <w:fldChar w:fldCharType="begin"/>
        </w:r>
        <w:r>
          <w:rPr>
            <w:noProof/>
            <w:webHidden/>
          </w:rPr>
          <w:instrText xml:space="preserve"> PAGEREF _Toc196482551 \h </w:instrText>
        </w:r>
        <w:r>
          <w:rPr>
            <w:noProof/>
            <w:webHidden/>
          </w:rPr>
        </w:r>
        <w:r>
          <w:rPr>
            <w:noProof/>
            <w:webHidden/>
          </w:rPr>
          <w:fldChar w:fldCharType="separate"/>
        </w:r>
        <w:r>
          <w:rPr>
            <w:noProof/>
            <w:webHidden/>
          </w:rPr>
          <w:t>11</w:t>
        </w:r>
        <w:r>
          <w:rPr>
            <w:noProof/>
            <w:webHidden/>
          </w:rPr>
          <w:fldChar w:fldCharType="end"/>
        </w:r>
      </w:hyperlink>
    </w:p>
    <w:p w14:paraId="4A85D774" w14:textId="350F8FF0"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2" w:history="1">
        <w:r w:rsidRPr="000B3424">
          <w:rPr>
            <w:rStyle w:val="Hyperlink"/>
            <w:noProof/>
          </w:rPr>
          <w:t>3.1.1</w:t>
        </w:r>
        <w:r>
          <w:rPr>
            <w:rFonts w:asciiTheme="minorHAnsi" w:eastAsiaTheme="minorEastAsia" w:hAnsiTheme="minorHAnsi"/>
            <w:b w:val="0"/>
            <w:noProof/>
            <w:kern w:val="2"/>
            <w:szCs w:val="24"/>
            <w:lang w:eastAsia="pt-BR"/>
            <w14:ligatures w14:val="standardContextual"/>
          </w:rPr>
          <w:tab/>
        </w:r>
        <w:r w:rsidRPr="000B3424">
          <w:rPr>
            <w:rStyle w:val="Hyperlink"/>
            <w:noProof/>
          </w:rPr>
          <w:t>Modelo conceitual do CIATA</w:t>
        </w:r>
        <w:r>
          <w:rPr>
            <w:noProof/>
            <w:webHidden/>
          </w:rPr>
          <w:tab/>
        </w:r>
        <w:r>
          <w:rPr>
            <w:noProof/>
            <w:webHidden/>
          </w:rPr>
          <w:fldChar w:fldCharType="begin"/>
        </w:r>
        <w:r>
          <w:rPr>
            <w:noProof/>
            <w:webHidden/>
          </w:rPr>
          <w:instrText xml:space="preserve"> PAGEREF _Toc196482552 \h </w:instrText>
        </w:r>
        <w:r>
          <w:rPr>
            <w:noProof/>
            <w:webHidden/>
          </w:rPr>
        </w:r>
        <w:r>
          <w:rPr>
            <w:noProof/>
            <w:webHidden/>
          </w:rPr>
          <w:fldChar w:fldCharType="separate"/>
        </w:r>
        <w:r>
          <w:rPr>
            <w:noProof/>
            <w:webHidden/>
          </w:rPr>
          <w:t>11</w:t>
        </w:r>
        <w:r>
          <w:rPr>
            <w:noProof/>
            <w:webHidden/>
          </w:rPr>
          <w:fldChar w:fldCharType="end"/>
        </w:r>
      </w:hyperlink>
    </w:p>
    <w:p w14:paraId="0BA75A0E" w14:textId="1443BB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3" w:history="1">
        <w:r w:rsidRPr="000B3424">
          <w:rPr>
            <w:rStyle w:val="Hyperlink"/>
            <w:noProof/>
          </w:rPr>
          <w:t>3.1.2</w:t>
        </w:r>
        <w:r>
          <w:rPr>
            <w:rFonts w:asciiTheme="minorHAnsi" w:eastAsiaTheme="minorEastAsia" w:hAnsiTheme="minorHAnsi"/>
            <w:b w:val="0"/>
            <w:noProof/>
            <w:kern w:val="2"/>
            <w:szCs w:val="24"/>
            <w:lang w:eastAsia="pt-BR"/>
            <w14:ligatures w14:val="standardContextual"/>
          </w:rPr>
          <w:tab/>
        </w:r>
        <w:r w:rsidRPr="000B3424">
          <w:rPr>
            <w:rStyle w:val="Hyperlink"/>
            <w:noProof/>
          </w:rPr>
          <w:t>Contexto Histórico e Tecnológico do CIATA</w:t>
        </w:r>
        <w:r>
          <w:rPr>
            <w:noProof/>
            <w:webHidden/>
          </w:rPr>
          <w:tab/>
        </w:r>
        <w:r>
          <w:rPr>
            <w:noProof/>
            <w:webHidden/>
          </w:rPr>
          <w:fldChar w:fldCharType="begin"/>
        </w:r>
        <w:r>
          <w:rPr>
            <w:noProof/>
            <w:webHidden/>
          </w:rPr>
          <w:instrText xml:space="preserve"> PAGEREF _Toc196482553 \h </w:instrText>
        </w:r>
        <w:r>
          <w:rPr>
            <w:noProof/>
            <w:webHidden/>
          </w:rPr>
        </w:r>
        <w:r>
          <w:rPr>
            <w:noProof/>
            <w:webHidden/>
          </w:rPr>
          <w:fldChar w:fldCharType="separate"/>
        </w:r>
        <w:r>
          <w:rPr>
            <w:noProof/>
            <w:webHidden/>
          </w:rPr>
          <w:t>12</w:t>
        </w:r>
        <w:r>
          <w:rPr>
            <w:noProof/>
            <w:webHidden/>
          </w:rPr>
          <w:fldChar w:fldCharType="end"/>
        </w:r>
      </w:hyperlink>
    </w:p>
    <w:p w14:paraId="2E36878E" w14:textId="5B6DD402"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4" w:history="1">
        <w:r w:rsidRPr="000B3424">
          <w:rPr>
            <w:rStyle w:val="Hyperlink"/>
            <w:noProof/>
          </w:rPr>
          <w:t>3.1.2.1</w:t>
        </w:r>
        <w:r>
          <w:rPr>
            <w:rFonts w:asciiTheme="minorHAnsi" w:eastAsiaTheme="minorEastAsia" w:hAnsiTheme="minorHAnsi"/>
            <w:i w:val="0"/>
            <w:noProof/>
            <w:kern w:val="2"/>
            <w:szCs w:val="24"/>
            <w:lang w:eastAsia="pt-BR"/>
            <w14:ligatures w14:val="standardContextual"/>
          </w:rPr>
          <w:tab/>
        </w:r>
        <w:r w:rsidRPr="000B3424">
          <w:rPr>
            <w:rStyle w:val="Hyperlink"/>
            <w:noProof/>
          </w:rPr>
          <w:t>Custo dos equipamentos</w:t>
        </w:r>
        <w:r>
          <w:rPr>
            <w:noProof/>
            <w:webHidden/>
          </w:rPr>
          <w:tab/>
        </w:r>
        <w:r>
          <w:rPr>
            <w:noProof/>
            <w:webHidden/>
          </w:rPr>
          <w:fldChar w:fldCharType="begin"/>
        </w:r>
        <w:r>
          <w:rPr>
            <w:noProof/>
            <w:webHidden/>
          </w:rPr>
          <w:instrText xml:space="preserve"> PAGEREF _Toc196482554 \h </w:instrText>
        </w:r>
        <w:r>
          <w:rPr>
            <w:noProof/>
            <w:webHidden/>
          </w:rPr>
        </w:r>
        <w:r>
          <w:rPr>
            <w:noProof/>
            <w:webHidden/>
          </w:rPr>
          <w:fldChar w:fldCharType="separate"/>
        </w:r>
        <w:r>
          <w:rPr>
            <w:noProof/>
            <w:webHidden/>
          </w:rPr>
          <w:t>12</w:t>
        </w:r>
        <w:r>
          <w:rPr>
            <w:noProof/>
            <w:webHidden/>
          </w:rPr>
          <w:fldChar w:fldCharType="end"/>
        </w:r>
      </w:hyperlink>
    </w:p>
    <w:p w14:paraId="7CFB1C76" w14:textId="6F3238DB"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5" w:history="1">
        <w:r w:rsidRPr="000B3424">
          <w:rPr>
            <w:rStyle w:val="Hyperlink"/>
            <w:noProof/>
          </w:rPr>
          <w:t>3.1.2.2</w:t>
        </w:r>
        <w:r>
          <w:rPr>
            <w:rFonts w:asciiTheme="minorHAnsi" w:eastAsiaTheme="minorEastAsia" w:hAnsiTheme="minorHAnsi"/>
            <w:i w:val="0"/>
            <w:noProof/>
            <w:kern w:val="2"/>
            <w:szCs w:val="24"/>
            <w:lang w:eastAsia="pt-BR"/>
            <w14:ligatures w14:val="standardContextual"/>
          </w:rPr>
          <w:tab/>
        </w:r>
        <w:r w:rsidRPr="000B3424">
          <w:rPr>
            <w:rStyle w:val="Hyperlink"/>
            <w:noProof/>
          </w:rPr>
          <w:t>Memória secundária LIMITADA</w:t>
        </w:r>
        <w:r>
          <w:rPr>
            <w:noProof/>
            <w:webHidden/>
          </w:rPr>
          <w:tab/>
        </w:r>
        <w:r>
          <w:rPr>
            <w:noProof/>
            <w:webHidden/>
          </w:rPr>
          <w:fldChar w:fldCharType="begin"/>
        </w:r>
        <w:r>
          <w:rPr>
            <w:noProof/>
            <w:webHidden/>
          </w:rPr>
          <w:instrText xml:space="preserve"> PAGEREF _Toc196482555 \h </w:instrText>
        </w:r>
        <w:r>
          <w:rPr>
            <w:noProof/>
            <w:webHidden/>
          </w:rPr>
        </w:r>
        <w:r>
          <w:rPr>
            <w:noProof/>
            <w:webHidden/>
          </w:rPr>
          <w:fldChar w:fldCharType="separate"/>
        </w:r>
        <w:r>
          <w:rPr>
            <w:noProof/>
            <w:webHidden/>
          </w:rPr>
          <w:t>13</w:t>
        </w:r>
        <w:r>
          <w:rPr>
            <w:noProof/>
            <w:webHidden/>
          </w:rPr>
          <w:fldChar w:fldCharType="end"/>
        </w:r>
      </w:hyperlink>
    </w:p>
    <w:p w14:paraId="487FDED1" w14:textId="7E21226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6" w:history="1">
        <w:r w:rsidRPr="000B3424">
          <w:rPr>
            <w:rStyle w:val="Hyperlink"/>
            <w:noProof/>
          </w:rPr>
          <w:t>3.1.2.3</w:t>
        </w:r>
        <w:r>
          <w:rPr>
            <w:rFonts w:asciiTheme="minorHAnsi" w:eastAsiaTheme="minorEastAsia" w:hAnsiTheme="minorHAnsi"/>
            <w:i w:val="0"/>
            <w:noProof/>
            <w:kern w:val="2"/>
            <w:szCs w:val="24"/>
            <w:lang w:eastAsia="pt-BR"/>
            <w14:ligatures w14:val="standardContextual"/>
          </w:rPr>
          <w:tab/>
        </w:r>
        <w:r w:rsidRPr="000B3424">
          <w:rPr>
            <w:rStyle w:val="Hyperlink"/>
            <w:noProof/>
          </w:rPr>
          <w:t>Linguagens de programação Pré-SGBDs</w:t>
        </w:r>
        <w:r>
          <w:rPr>
            <w:noProof/>
            <w:webHidden/>
          </w:rPr>
          <w:tab/>
        </w:r>
        <w:r>
          <w:rPr>
            <w:noProof/>
            <w:webHidden/>
          </w:rPr>
          <w:fldChar w:fldCharType="begin"/>
        </w:r>
        <w:r>
          <w:rPr>
            <w:noProof/>
            <w:webHidden/>
          </w:rPr>
          <w:instrText xml:space="preserve"> PAGEREF _Toc196482556 \h </w:instrText>
        </w:r>
        <w:r>
          <w:rPr>
            <w:noProof/>
            <w:webHidden/>
          </w:rPr>
        </w:r>
        <w:r>
          <w:rPr>
            <w:noProof/>
            <w:webHidden/>
          </w:rPr>
          <w:fldChar w:fldCharType="separate"/>
        </w:r>
        <w:r>
          <w:rPr>
            <w:noProof/>
            <w:webHidden/>
          </w:rPr>
          <w:t>14</w:t>
        </w:r>
        <w:r>
          <w:rPr>
            <w:noProof/>
            <w:webHidden/>
          </w:rPr>
          <w:fldChar w:fldCharType="end"/>
        </w:r>
      </w:hyperlink>
    </w:p>
    <w:p w14:paraId="6C93CCD1" w14:textId="582D907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7" w:history="1">
        <w:r w:rsidRPr="000B3424">
          <w:rPr>
            <w:rStyle w:val="Hyperlink"/>
            <w:noProof/>
          </w:rPr>
          <w:t>3.1.3</w:t>
        </w:r>
        <w:r>
          <w:rPr>
            <w:rFonts w:asciiTheme="minorHAnsi" w:eastAsiaTheme="minorEastAsia" w:hAnsiTheme="minorHAnsi"/>
            <w:b w:val="0"/>
            <w:noProof/>
            <w:kern w:val="2"/>
            <w:szCs w:val="24"/>
            <w:lang w:eastAsia="pt-BR"/>
            <w14:ligatures w14:val="standardContextual"/>
          </w:rPr>
          <w:tab/>
        </w:r>
        <w:r w:rsidRPr="000B3424">
          <w:rPr>
            <w:rStyle w:val="Hyperlink"/>
            <w:noProof/>
          </w:rPr>
          <w:t xml:space="preserve">O CIATA e o </w:t>
        </w:r>
        <w:r w:rsidRPr="000B3424">
          <w:rPr>
            <w:rStyle w:val="Hyperlink"/>
            <w:i/>
            <w:noProof/>
          </w:rPr>
          <w:t>Fit-For-Purpose</w:t>
        </w:r>
        <w:r>
          <w:rPr>
            <w:noProof/>
            <w:webHidden/>
          </w:rPr>
          <w:tab/>
        </w:r>
        <w:r>
          <w:rPr>
            <w:noProof/>
            <w:webHidden/>
          </w:rPr>
          <w:fldChar w:fldCharType="begin"/>
        </w:r>
        <w:r>
          <w:rPr>
            <w:noProof/>
            <w:webHidden/>
          </w:rPr>
          <w:instrText xml:space="preserve"> PAGEREF _Toc196482557 \h </w:instrText>
        </w:r>
        <w:r>
          <w:rPr>
            <w:noProof/>
            <w:webHidden/>
          </w:rPr>
        </w:r>
        <w:r>
          <w:rPr>
            <w:noProof/>
            <w:webHidden/>
          </w:rPr>
          <w:fldChar w:fldCharType="separate"/>
        </w:r>
        <w:r>
          <w:rPr>
            <w:noProof/>
            <w:webHidden/>
          </w:rPr>
          <w:t>15</w:t>
        </w:r>
        <w:r>
          <w:rPr>
            <w:noProof/>
            <w:webHidden/>
          </w:rPr>
          <w:fldChar w:fldCharType="end"/>
        </w:r>
      </w:hyperlink>
    </w:p>
    <w:p w14:paraId="7D256668" w14:textId="1C4FF63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8" w:history="1">
        <w:r w:rsidRPr="000B3424">
          <w:rPr>
            <w:rStyle w:val="Hyperlink"/>
            <w:noProof/>
          </w:rPr>
          <w:t>3.1.4</w:t>
        </w:r>
        <w:r>
          <w:rPr>
            <w:rFonts w:asciiTheme="minorHAnsi" w:eastAsiaTheme="minorEastAsia" w:hAnsiTheme="minorHAnsi"/>
            <w:b w:val="0"/>
            <w:noProof/>
            <w:kern w:val="2"/>
            <w:szCs w:val="24"/>
            <w:lang w:eastAsia="pt-BR"/>
            <w14:ligatures w14:val="standardContextual"/>
          </w:rPr>
          <w:tab/>
        </w:r>
        <w:r w:rsidRPr="000B3424">
          <w:rPr>
            <w:rStyle w:val="Hyperlink"/>
            <w:noProof/>
          </w:rPr>
          <w:t>O CIATA e o LADM</w:t>
        </w:r>
        <w:r>
          <w:rPr>
            <w:noProof/>
            <w:webHidden/>
          </w:rPr>
          <w:tab/>
        </w:r>
        <w:r>
          <w:rPr>
            <w:noProof/>
            <w:webHidden/>
          </w:rPr>
          <w:fldChar w:fldCharType="begin"/>
        </w:r>
        <w:r>
          <w:rPr>
            <w:noProof/>
            <w:webHidden/>
          </w:rPr>
          <w:instrText xml:space="preserve"> PAGEREF _Toc196482558 \h </w:instrText>
        </w:r>
        <w:r>
          <w:rPr>
            <w:noProof/>
            <w:webHidden/>
          </w:rPr>
        </w:r>
        <w:r>
          <w:rPr>
            <w:noProof/>
            <w:webHidden/>
          </w:rPr>
          <w:fldChar w:fldCharType="separate"/>
        </w:r>
        <w:r>
          <w:rPr>
            <w:noProof/>
            <w:webHidden/>
          </w:rPr>
          <w:t>16</w:t>
        </w:r>
        <w:r>
          <w:rPr>
            <w:noProof/>
            <w:webHidden/>
          </w:rPr>
          <w:fldChar w:fldCharType="end"/>
        </w:r>
      </w:hyperlink>
    </w:p>
    <w:p w14:paraId="1ED6A6FC" w14:textId="3346403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9" w:history="1">
        <w:r w:rsidRPr="000B3424">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0B3424">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_Toc196482559 \h </w:instrText>
        </w:r>
        <w:r>
          <w:rPr>
            <w:noProof/>
            <w:webHidden/>
          </w:rPr>
        </w:r>
        <w:r>
          <w:rPr>
            <w:noProof/>
            <w:webHidden/>
          </w:rPr>
          <w:fldChar w:fldCharType="separate"/>
        </w:r>
        <w:r>
          <w:rPr>
            <w:noProof/>
            <w:webHidden/>
          </w:rPr>
          <w:t>20</w:t>
        </w:r>
        <w:r>
          <w:rPr>
            <w:noProof/>
            <w:webHidden/>
          </w:rPr>
          <w:fldChar w:fldCharType="end"/>
        </w:r>
      </w:hyperlink>
    </w:p>
    <w:p w14:paraId="2BD0C71F" w14:textId="6F378B2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0" w:history="1">
        <w:r w:rsidRPr="000B3424">
          <w:rPr>
            <w:rStyle w:val="Hyperlink"/>
            <w:noProof/>
          </w:rPr>
          <w:t>3.1.6</w:t>
        </w:r>
        <w:r>
          <w:rPr>
            <w:rFonts w:asciiTheme="minorHAnsi" w:eastAsiaTheme="minorEastAsia" w:hAnsiTheme="minorHAnsi"/>
            <w:b w:val="0"/>
            <w:noProof/>
            <w:kern w:val="2"/>
            <w:szCs w:val="24"/>
            <w:lang w:eastAsia="pt-BR"/>
            <w14:ligatures w14:val="standardContextual"/>
          </w:rPr>
          <w:tab/>
        </w:r>
        <w:r w:rsidRPr="000B3424">
          <w:rPr>
            <w:rStyle w:val="Hyperlink"/>
            <w:noProof/>
          </w:rPr>
          <w:t>Presença do CIATA nos cadastros imobiliários</w:t>
        </w:r>
        <w:r>
          <w:rPr>
            <w:noProof/>
            <w:webHidden/>
          </w:rPr>
          <w:tab/>
        </w:r>
        <w:r>
          <w:rPr>
            <w:noProof/>
            <w:webHidden/>
          </w:rPr>
          <w:fldChar w:fldCharType="begin"/>
        </w:r>
        <w:r>
          <w:rPr>
            <w:noProof/>
            <w:webHidden/>
          </w:rPr>
          <w:instrText xml:space="preserve"> PAGEREF _Toc196482560 \h </w:instrText>
        </w:r>
        <w:r>
          <w:rPr>
            <w:noProof/>
            <w:webHidden/>
          </w:rPr>
        </w:r>
        <w:r>
          <w:rPr>
            <w:noProof/>
            <w:webHidden/>
          </w:rPr>
          <w:fldChar w:fldCharType="separate"/>
        </w:r>
        <w:r>
          <w:rPr>
            <w:noProof/>
            <w:webHidden/>
          </w:rPr>
          <w:t>23</w:t>
        </w:r>
        <w:r>
          <w:rPr>
            <w:noProof/>
            <w:webHidden/>
          </w:rPr>
          <w:fldChar w:fldCharType="end"/>
        </w:r>
      </w:hyperlink>
    </w:p>
    <w:p w14:paraId="0373C53C" w14:textId="20BBBDD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1" w:history="1">
        <w:r w:rsidRPr="000B3424">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o imageamento</w:t>
        </w:r>
        <w:r>
          <w:rPr>
            <w:noProof/>
            <w:webHidden/>
          </w:rPr>
          <w:tab/>
        </w:r>
        <w:r>
          <w:rPr>
            <w:noProof/>
            <w:webHidden/>
          </w:rPr>
          <w:fldChar w:fldCharType="begin"/>
        </w:r>
        <w:r>
          <w:rPr>
            <w:noProof/>
            <w:webHidden/>
          </w:rPr>
          <w:instrText xml:space="preserve"> PAGEREF _Toc196482561 \h </w:instrText>
        </w:r>
        <w:r>
          <w:rPr>
            <w:noProof/>
            <w:webHidden/>
          </w:rPr>
        </w:r>
        <w:r>
          <w:rPr>
            <w:noProof/>
            <w:webHidden/>
          </w:rPr>
          <w:fldChar w:fldCharType="separate"/>
        </w:r>
        <w:r>
          <w:rPr>
            <w:noProof/>
            <w:webHidden/>
          </w:rPr>
          <w:t>24</w:t>
        </w:r>
        <w:r>
          <w:rPr>
            <w:noProof/>
            <w:webHidden/>
          </w:rPr>
          <w:fldChar w:fldCharType="end"/>
        </w:r>
      </w:hyperlink>
    </w:p>
    <w:p w14:paraId="0B624187" w14:textId="597EC00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2" w:history="1">
        <w:r w:rsidRPr="000B3424">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_Toc196482562 \h </w:instrText>
        </w:r>
        <w:r>
          <w:rPr>
            <w:noProof/>
            <w:webHidden/>
          </w:rPr>
        </w:r>
        <w:r>
          <w:rPr>
            <w:noProof/>
            <w:webHidden/>
          </w:rPr>
          <w:fldChar w:fldCharType="separate"/>
        </w:r>
        <w:r>
          <w:rPr>
            <w:noProof/>
            <w:webHidden/>
          </w:rPr>
          <w:t>25</w:t>
        </w:r>
        <w:r>
          <w:rPr>
            <w:noProof/>
            <w:webHidden/>
          </w:rPr>
          <w:fldChar w:fldCharType="end"/>
        </w:r>
      </w:hyperlink>
    </w:p>
    <w:p w14:paraId="53788A65" w14:textId="794DF4A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3" w:history="1">
        <w:r w:rsidRPr="000B3424">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0B3424">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_Toc196482563 \h </w:instrText>
        </w:r>
        <w:r>
          <w:rPr>
            <w:noProof/>
            <w:webHidden/>
          </w:rPr>
        </w:r>
        <w:r>
          <w:rPr>
            <w:noProof/>
            <w:webHidden/>
          </w:rPr>
          <w:fldChar w:fldCharType="separate"/>
        </w:r>
        <w:r>
          <w:rPr>
            <w:noProof/>
            <w:webHidden/>
          </w:rPr>
          <w:t>27</w:t>
        </w:r>
        <w:r>
          <w:rPr>
            <w:noProof/>
            <w:webHidden/>
          </w:rPr>
          <w:fldChar w:fldCharType="end"/>
        </w:r>
      </w:hyperlink>
    </w:p>
    <w:p w14:paraId="526220ED" w14:textId="3300806B"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4" w:history="1">
        <w:r w:rsidRPr="000B3424">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0B3424">
          <w:rPr>
            <w:rStyle w:val="Hyperlink"/>
            <w:noProof/>
          </w:rPr>
          <w:t xml:space="preserve">Sistemas de Informação Geográfica (SIG). </w:t>
        </w:r>
        <w:r>
          <w:rPr>
            <w:noProof/>
            <w:webHidden/>
          </w:rPr>
          <w:tab/>
        </w:r>
        <w:r>
          <w:rPr>
            <w:noProof/>
            <w:webHidden/>
          </w:rPr>
          <w:fldChar w:fldCharType="begin"/>
        </w:r>
        <w:r>
          <w:rPr>
            <w:noProof/>
            <w:webHidden/>
          </w:rPr>
          <w:instrText xml:space="preserve"> PAGEREF _Toc196482564 \h </w:instrText>
        </w:r>
        <w:r>
          <w:rPr>
            <w:noProof/>
            <w:webHidden/>
          </w:rPr>
        </w:r>
        <w:r>
          <w:rPr>
            <w:noProof/>
            <w:webHidden/>
          </w:rPr>
          <w:fldChar w:fldCharType="separate"/>
        </w:r>
        <w:r>
          <w:rPr>
            <w:noProof/>
            <w:webHidden/>
          </w:rPr>
          <w:t>33</w:t>
        </w:r>
        <w:r>
          <w:rPr>
            <w:noProof/>
            <w:webHidden/>
          </w:rPr>
          <w:fldChar w:fldCharType="end"/>
        </w:r>
      </w:hyperlink>
    </w:p>
    <w:p w14:paraId="199614F1" w14:textId="1BC6593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5" w:history="1">
        <w:r w:rsidRPr="000B3424">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0B3424">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_Toc196482565 \h </w:instrText>
        </w:r>
        <w:r>
          <w:rPr>
            <w:noProof/>
            <w:webHidden/>
          </w:rPr>
        </w:r>
        <w:r>
          <w:rPr>
            <w:noProof/>
            <w:webHidden/>
          </w:rPr>
          <w:fldChar w:fldCharType="separate"/>
        </w:r>
        <w:r>
          <w:rPr>
            <w:noProof/>
            <w:webHidden/>
          </w:rPr>
          <w:t>34</w:t>
        </w:r>
        <w:r>
          <w:rPr>
            <w:noProof/>
            <w:webHidden/>
          </w:rPr>
          <w:fldChar w:fldCharType="end"/>
        </w:r>
      </w:hyperlink>
    </w:p>
    <w:p w14:paraId="2DAE2A28" w14:textId="700CC5D5"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6" w:history="1">
        <w:r w:rsidRPr="000B3424">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0B3424">
          <w:rPr>
            <w:rStyle w:val="Hyperlink"/>
            <w:noProof/>
          </w:rPr>
          <w:t>Cadastro Imobiliário e Georreferenciamento.</w:t>
        </w:r>
        <w:r>
          <w:rPr>
            <w:noProof/>
            <w:webHidden/>
          </w:rPr>
          <w:tab/>
        </w:r>
        <w:r>
          <w:rPr>
            <w:noProof/>
            <w:webHidden/>
          </w:rPr>
          <w:fldChar w:fldCharType="begin"/>
        </w:r>
        <w:r>
          <w:rPr>
            <w:noProof/>
            <w:webHidden/>
          </w:rPr>
          <w:instrText xml:space="preserve"> PAGEREF _Toc196482566 \h </w:instrText>
        </w:r>
        <w:r>
          <w:rPr>
            <w:noProof/>
            <w:webHidden/>
          </w:rPr>
        </w:r>
        <w:r>
          <w:rPr>
            <w:noProof/>
            <w:webHidden/>
          </w:rPr>
          <w:fldChar w:fldCharType="separate"/>
        </w:r>
        <w:r>
          <w:rPr>
            <w:noProof/>
            <w:webHidden/>
          </w:rPr>
          <w:t>35</w:t>
        </w:r>
        <w:r>
          <w:rPr>
            <w:noProof/>
            <w:webHidden/>
          </w:rPr>
          <w:fldChar w:fldCharType="end"/>
        </w:r>
      </w:hyperlink>
    </w:p>
    <w:p w14:paraId="0D941AC0" w14:textId="41E65862"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67" w:history="1">
        <w:r w:rsidRPr="000B3424">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Metodologia da pesquisa</w:t>
        </w:r>
        <w:r>
          <w:rPr>
            <w:noProof/>
            <w:webHidden/>
          </w:rPr>
          <w:tab/>
        </w:r>
        <w:r>
          <w:rPr>
            <w:noProof/>
            <w:webHidden/>
          </w:rPr>
          <w:fldChar w:fldCharType="begin"/>
        </w:r>
        <w:r>
          <w:rPr>
            <w:noProof/>
            <w:webHidden/>
          </w:rPr>
          <w:instrText xml:space="preserve"> PAGEREF _Toc196482567 \h </w:instrText>
        </w:r>
        <w:r>
          <w:rPr>
            <w:noProof/>
            <w:webHidden/>
          </w:rPr>
        </w:r>
        <w:r>
          <w:rPr>
            <w:noProof/>
            <w:webHidden/>
          </w:rPr>
          <w:fldChar w:fldCharType="separate"/>
        </w:r>
        <w:r>
          <w:rPr>
            <w:noProof/>
            <w:webHidden/>
          </w:rPr>
          <w:t>36</w:t>
        </w:r>
        <w:r>
          <w:rPr>
            <w:noProof/>
            <w:webHidden/>
          </w:rPr>
          <w:fldChar w:fldCharType="end"/>
        </w:r>
      </w:hyperlink>
    </w:p>
    <w:p w14:paraId="05D2DF8A" w14:textId="2911CED7"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8" w:history="1">
        <w:r w:rsidRPr="000B3424">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0B3424">
          <w:rPr>
            <w:rStyle w:val="Hyperlink"/>
            <w:noProof/>
          </w:rPr>
          <w:t>Ferramentas</w:t>
        </w:r>
        <w:r>
          <w:rPr>
            <w:noProof/>
            <w:webHidden/>
          </w:rPr>
          <w:tab/>
        </w:r>
        <w:r>
          <w:rPr>
            <w:noProof/>
            <w:webHidden/>
          </w:rPr>
          <w:fldChar w:fldCharType="begin"/>
        </w:r>
        <w:r>
          <w:rPr>
            <w:noProof/>
            <w:webHidden/>
          </w:rPr>
          <w:instrText xml:space="preserve"> PAGEREF _Toc196482568 \h </w:instrText>
        </w:r>
        <w:r>
          <w:rPr>
            <w:noProof/>
            <w:webHidden/>
          </w:rPr>
        </w:r>
        <w:r>
          <w:rPr>
            <w:noProof/>
            <w:webHidden/>
          </w:rPr>
          <w:fldChar w:fldCharType="separate"/>
        </w:r>
        <w:r>
          <w:rPr>
            <w:noProof/>
            <w:webHidden/>
          </w:rPr>
          <w:t>36</w:t>
        </w:r>
        <w:r>
          <w:rPr>
            <w:noProof/>
            <w:webHidden/>
          </w:rPr>
          <w:fldChar w:fldCharType="end"/>
        </w:r>
      </w:hyperlink>
    </w:p>
    <w:p w14:paraId="05D675EC" w14:textId="418E30F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9" w:history="1">
        <w:r w:rsidRPr="000B3424">
          <w:rPr>
            <w:rStyle w:val="Hyperlink"/>
            <w:noProof/>
          </w:rPr>
          <w:t>4.1.1</w:t>
        </w:r>
        <w:r>
          <w:rPr>
            <w:rFonts w:asciiTheme="minorHAnsi" w:eastAsiaTheme="minorEastAsia" w:hAnsiTheme="minorHAnsi"/>
            <w:b w:val="0"/>
            <w:noProof/>
            <w:kern w:val="2"/>
            <w:szCs w:val="24"/>
            <w:lang w:eastAsia="pt-BR"/>
            <w14:ligatures w14:val="standardContextual"/>
          </w:rPr>
          <w:tab/>
        </w:r>
        <w:r w:rsidRPr="000B3424">
          <w:rPr>
            <w:rStyle w:val="Hyperlink"/>
            <w:noProof/>
          </w:rPr>
          <w:t>Arquitetura do sistema.</w:t>
        </w:r>
        <w:r>
          <w:rPr>
            <w:noProof/>
            <w:webHidden/>
          </w:rPr>
          <w:tab/>
        </w:r>
        <w:r>
          <w:rPr>
            <w:noProof/>
            <w:webHidden/>
          </w:rPr>
          <w:fldChar w:fldCharType="begin"/>
        </w:r>
        <w:r>
          <w:rPr>
            <w:noProof/>
            <w:webHidden/>
          </w:rPr>
          <w:instrText xml:space="preserve"> PAGEREF _Toc196482569 \h </w:instrText>
        </w:r>
        <w:r>
          <w:rPr>
            <w:noProof/>
            <w:webHidden/>
          </w:rPr>
        </w:r>
        <w:r>
          <w:rPr>
            <w:noProof/>
            <w:webHidden/>
          </w:rPr>
          <w:fldChar w:fldCharType="separate"/>
        </w:r>
        <w:r>
          <w:rPr>
            <w:noProof/>
            <w:webHidden/>
          </w:rPr>
          <w:t>36</w:t>
        </w:r>
        <w:r>
          <w:rPr>
            <w:noProof/>
            <w:webHidden/>
          </w:rPr>
          <w:fldChar w:fldCharType="end"/>
        </w:r>
      </w:hyperlink>
    </w:p>
    <w:p w14:paraId="0F768879" w14:textId="6FDDCAFA"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0" w:history="1">
        <w:r w:rsidRPr="000B3424">
          <w:rPr>
            <w:rStyle w:val="Hyperlink"/>
            <w:noProof/>
          </w:rPr>
          <w:t>4.1.1.1</w:t>
        </w:r>
        <w:r>
          <w:rPr>
            <w:rFonts w:asciiTheme="minorHAnsi" w:eastAsiaTheme="minorEastAsia" w:hAnsiTheme="minorHAnsi"/>
            <w:i w:val="0"/>
            <w:noProof/>
            <w:kern w:val="2"/>
            <w:szCs w:val="24"/>
            <w:lang w:eastAsia="pt-BR"/>
            <w14:ligatures w14:val="standardContextual"/>
          </w:rPr>
          <w:tab/>
        </w:r>
        <w:r w:rsidRPr="000B3424">
          <w:rPr>
            <w:rStyle w:val="Hyperlink"/>
            <w:noProof/>
          </w:rPr>
          <w:t>Banco de dados</w:t>
        </w:r>
        <w:r>
          <w:rPr>
            <w:noProof/>
            <w:webHidden/>
          </w:rPr>
          <w:tab/>
        </w:r>
        <w:r>
          <w:rPr>
            <w:noProof/>
            <w:webHidden/>
          </w:rPr>
          <w:fldChar w:fldCharType="begin"/>
        </w:r>
        <w:r>
          <w:rPr>
            <w:noProof/>
            <w:webHidden/>
          </w:rPr>
          <w:instrText xml:space="preserve"> PAGEREF _Toc196482570 \h </w:instrText>
        </w:r>
        <w:r>
          <w:rPr>
            <w:noProof/>
            <w:webHidden/>
          </w:rPr>
        </w:r>
        <w:r>
          <w:rPr>
            <w:noProof/>
            <w:webHidden/>
          </w:rPr>
          <w:fldChar w:fldCharType="separate"/>
        </w:r>
        <w:r>
          <w:rPr>
            <w:noProof/>
            <w:webHidden/>
          </w:rPr>
          <w:t>37</w:t>
        </w:r>
        <w:r>
          <w:rPr>
            <w:noProof/>
            <w:webHidden/>
          </w:rPr>
          <w:fldChar w:fldCharType="end"/>
        </w:r>
      </w:hyperlink>
    </w:p>
    <w:p w14:paraId="515E441A" w14:textId="1E0CB984"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1" w:history="1">
        <w:r w:rsidRPr="000B3424">
          <w:rPr>
            <w:rStyle w:val="Hyperlink"/>
            <w:noProof/>
          </w:rPr>
          <w:t>4.1.1.2</w:t>
        </w:r>
        <w:r>
          <w:rPr>
            <w:rFonts w:asciiTheme="minorHAnsi" w:eastAsiaTheme="minorEastAsia" w:hAnsiTheme="minorHAnsi"/>
            <w:i w:val="0"/>
            <w:noProof/>
            <w:kern w:val="2"/>
            <w:szCs w:val="24"/>
            <w:lang w:eastAsia="pt-BR"/>
            <w14:ligatures w14:val="standardContextual"/>
          </w:rPr>
          <w:tab/>
        </w:r>
        <w:r w:rsidRPr="000B3424">
          <w:rPr>
            <w:rStyle w:val="Hyperlink"/>
            <w:noProof/>
          </w:rPr>
          <w:t>Linguagem de programação</w:t>
        </w:r>
        <w:r>
          <w:rPr>
            <w:noProof/>
            <w:webHidden/>
          </w:rPr>
          <w:tab/>
        </w:r>
        <w:r>
          <w:rPr>
            <w:noProof/>
            <w:webHidden/>
          </w:rPr>
          <w:fldChar w:fldCharType="begin"/>
        </w:r>
        <w:r>
          <w:rPr>
            <w:noProof/>
            <w:webHidden/>
          </w:rPr>
          <w:instrText xml:space="preserve"> PAGEREF _Toc196482571 \h </w:instrText>
        </w:r>
        <w:r>
          <w:rPr>
            <w:noProof/>
            <w:webHidden/>
          </w:rPr>
        </w:r>
        <w:r>
          <w:rPr>
            <w:noProof/>
            <w:webHidden/>
          </w:rPr>
          <w:fldChar w:fldCharType="separate"/>
        </w:r>
        <w:r>
          <w:rPr>
            <w:noProof/>
            <w:webHidden/>
          </w:rPr>
          <w:t>37</w:t>
        </w:r>
        <w:r>
          <w:rPr>
            <w:noProof/>
            <w:webHidden/>
          </w:rPr>
          <w:fldChar w:fldCharType="end"/>
        </w:r>
      </w:hyperlink>
    </w:p>
    <w:p w14:paraId="2867717D" w14:textId="01A95987"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2" w:history="1">
        <w:r w:rsidRPr="000B3424">
          <w:rPr>
            <w:rStyle w:val="Hyperlink"/>
            <w:noProof/>
          </w:rPr>
          <w:t>4.1.1.3</w:t>
        </w:r>
        <w:r>
          <w:rPr>
            <w:rFonts w:asciiTheme="minorHAnsi" w:eastAsiaTheme="minorEastAsia" w:hAnsiTheme="minorHAnsi"/>
            <w:i w:val="0"/>
            <w:noProof/>
            <w:kern w:val="2"/>
            <w:szCs w:val="24"/>
            <w:lang w:eastAsia="pt-BR"/>
            <w14:ligatures w14:val="standardContextual"/>
          </w:rPr>
          <w:tab/>
        </w:r>
        <w:r w:rsidRPr="000B3424">
          <w:rPr>
            <w:rStyle w:val="Hyperlink"/>
            <w:noProof/>
          </w:rPr>
          <w:t>Biblioteca de visualização geográfica</w:t>
        </w:r>
        <w:r>
          <w:rPr>
            <w:noProof/>
            <w:webHidden/>
          </w:rPr>
          <w:tab/>
        </w:r>
        <w:r>
          <w:rPr>
            <w:noProof/>
            <w:webHidden/>
          </w:rPr>
          <w:fldChar w:fldCharType="begin"/>
        </w:r>
        <w:r>
          <w:rPr>
            <w:noProof/>
            <w:webHidden/>
          </w:rPr>
          <w:instrText xml:space="preserve"> PAGEREF _Toc196482572 \h </w:instrText>
        </w:r>
        <w:r>
          <w:rPr>
            <w:noProof/>
            <w:webHidden/>
          </w:rPr>
        </w:r>
        <w:r>
          <w:rPr>
            <w:noProof/>
            <w:webHidden/>
          </w:rPr>
          <w:fldChar w:fldCharType="separate"/>
        </w:r>
        <w:r>
          <w:rPr>
            <w:noProof/>
            <w:webHidden/>
          </w:rPr>
          <w:t>37</w:t>
        </w:r>
        <w:r>
          <w:rPr>
            <w:noProof/>
            <w:webHidden/>
          </w:rPr>
          <w:fldChar w:fldCharType="end"/>
        </w:r>
      </w:hyperlink>
    </w:p>
    <w:p w14:paraId="23798C4C" w14:textId="27FA012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3" w:history="1">
        <w:r w:rsidRPr="000B3424">
          <w:rPr>
            <w:rStyle w:val="Hyperlink"/>
            <w:noProof/>
          </w:rPr>
          <w:t>4.1.1.4</w:t>
        </w:r>
        <w:r>
          <w:rPr>
            <w:rFonts w:asciiTheme="minorHAnsi" w:eastAsiaTheme="minorEastAsia" w:hAnsiTheme="minorHAnsi"/>
            <w:i w:val="0"/>
            <w:noProof/>
            <w:kern w:val="2"/>
            <w:szCs w:val="24"/>
            <w:lang w:eastAsia="pt-BR"/>
            <w14:ligatures w14:val="standardContextual"/>
          </w:rPr>
          <w:tab/>
        </w:r>
        <w:r w:rsidRPr="000B3424">
          <w:rPr>
            <w:rStyle w:val="Hyperlink"/>
            <w:noProof/>
          </w:rPr>
          <w:t>Sistema de Informação Geográfica – SIG</w:t>
        </w:r>
        <w:r>
          <w:rPr>
            <w:noProof/>
            <w:webHidden/>
          </w:rPr>
          <w:tab/>
        </w:r>
        <w:r>
          <w:rPr>
            <w:noProof/>
            <w:webHidden/>
          </w:rPr>
          <w:fldChar w:fldCharType="begin"/>
        </w:r>
        <w:r>
          <w:rPr>
            <w:noProof/>
            <w:webHidden/>
          </w:rPr>
          <w:instrText xml:space="preserve"> PAGEREF _Toc196482573 \h </w:instrText>
        </w:r>
        <w:r>
          <w:rPr>
            <w:noProof/>
            <w:webHidden/>
          </w:rPr>
        </w:r>
        <w:r>
          <w:rPr>
            <w:noProof/>
            <w:webHidden/>
          </w:rPr>
          <w:fldChar w:fldCharType="separate"/>
        </w:r>
        <w:r>
          <w:rPr>
            <w:noProof/>
            <w:webHidden/>
          </w:rPr>
          <w:t>37</w:t>
        </w:r>
        <w:r>
          <w:rPr>
            <w:noProof/>
            <w:webHidden/>
          </w:rPr>
          <w:fldChar w:fldCharType="end"/>
        </w:r>
      </w:hyperlink>
    </w:p>
    <w:p w14:paraId="090808D1" w14:textId="42DBFDC1"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74" w:history="1">
        <w:r w:rsidRPr="000B3424">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0B3424">
          <w:rPr>
            <w:rStyle w:val="Hyperlink"/>
            <w:noProof/>
          </w:rPr>
          <w:t>Etapas</w:t>
        </w:r>
        <w:r>
          <w:rPr>
            <w:noProof/>
            <w:webHidden/>
          </w:rPr>
          <w:tab/>
        </w:r>
        <w:r>
          <w:rPr>
            <w:noProof/>
            <w:webHidden/>
          </w:rPr>
          <w:fldChar w:fldCharType="begin"/>
        </w:r>
        <w:r>
          <w:rPr>
            <w:noProof/>
            <w:webHidden/>
          </w:rPr>
          <w:instrText xml:space="preserve"> PAGEREF _Toc196482574 \h </w:instrText>
        </w:r>
        <w:r>
          <w:rPr>
            <w:noProof/>
            <w:webHidden/>
          </w:rPr>
        </w:r>
        <w:r>
          <w:rPr>
            <w:noProof/>
            <w:webHidden/>
          </w:rPr>
          <w:fldChar w:fldCharType="separate"/>
        </w:r>
        <w:r>
          <w:rPr>
            <w:noProof/>
            <w:webHidden/>
          </w:rPr>
          <w:t>37</w:t>
        </w:r>
        <w:r>
          <w:rPr>
            <w:noProof/>
            <w:webHidden/>
          </w:rPr>
          <w:fldChar w:fldCharType="end"/>
        </w:r>
      </w:hyperlink>
    </w:p>
    <w:p w14:paraId="1446FF2A" w14:textId="3A9EC1A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5" w:history="1">
        <w:r w:rsidRPr="000B3424">
          <w:rPr>
            <w:rStyle w:val="Hyperlink"/>
            <w:noProof/>
          </w:rPr>
          <w:t>4.2.1</w:t>
        </w:r>
        <w:r>
          <w:rPr>
            <w:rFonts w:asciiTheme="minorHAnsi" w:eastAsiaTheme="minorEastAsia" w:hAnsiTheme="minorHAnsi"/>
            <w:b w:val="0"/>
            <w:noProof/>
            <w:kern w:val="2"/>
            <w:szCs w:val="24"/>
            <w:lang w:eastAsia="pt-BR"/>
            <w14:ligatures w14:val="standardContextual"/>
          </w:rPr>
          <w:tab/>
        </w:r>
        <w:r w:rsidRPr="000B3424">
          <w:rPr>
            <w:rStyle w:val="Hyperlink"/>
            <w:noProof/>
          </w:rPr>
          <w:t>Obter dados dos lotes de municípios parceiros</w:t>
        </w:r>
        <w:r>
          <w:rPr>
            <w:noProof/>
            <w:webHidden/>
          </w:rPr>
          <w:tab/>
        </w:r>
        <w:r>
          <w:rPr>
            <w:noProof/>
            <w:webHidden/>
          </w:rPr>
          <w:fldChar w:fldCharType="begin"/>
        </w:r>
        <w:r>
          <w:rPr>
            <w:noProof/>
            <w:webHidden/>
          </w:rPr>
          <w:instrText xml:space="preserve"> PAGEREF _Toc196482575 \h </w:instrText>
        </w:r>
        <w:r>
          <w:rPr>
            <w:noProof/>
            <w:webHidden/>
          </w:rPr>
        </w:r>
        <w:r>
          <w:rPr>
            <w:noProof/>
            <w:webHidden/>
          </w:rPr>
          <w:fldChar w:fldCharType="separate"/>
        </w:r>
        <w:r>
          <w:rPr>
            <w:noProof/>
            <w:webHidden/>
          </w:rPr>
          <w:t>38</w:t>
        </w:r>
        <w:r>
          <w:rPr>
            <w:noProof/>
            <w:webHidden/>
          </w:rPr>
          <w:fldChar w:fldCharType="end"/>
        </w:r>
      </w:hyperlink>
    </w:p>
    <w:p w14:paraId="02B79B72" w14:textId="3BEDDD2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6" w:history="1">
        <w:r w:rsidRPr="000B3424">
          <w:rPr>
            <w:rStyle w:val="Hyperlink"/>
            <w:noProof/>
          </w:rPr>
          <w:t>4.2.2</w:t>
        </w:r>
        <w:r>
          <w:rPr>
            <w:rFonts w:asciiTheme="minorHAnsi" w:eastAsiaTheme="minorEastAsia" w:hAnsiTheme="minorHAnsi"/>
            <w:b w:val="0"/>
            <w:noProof/>
            <w:kern w:val="2"/>
            <w:szCs w:val="24"/>
            <w:lang w:eastAsia="pt-BR"/>
            <w14:ligatures w14:val="standardContextual"/>
          </w:rPr>
          <w:tab/>
        </w:r>
        <w:r w:rsidRPr="000B3424">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_Toc196482576 \h </w:instrText>
        </w:r>
        <w:r>
          <w:rPr>
            <w:noProof/>
            <w:webHidden/>
          </w:rPr>
        </w:r>
        <w:r>
          <w:rPr>
            <w:noProof/>
            <w:webHidden/>
          </w:rPr>
          <w:fldChar w:fldCharType="separate"/>
        </w:r>
        <w:r>
          <w:rPr>
            <w:noProof/>
            <w:webHidden/>
          </w:rPr>
          <w:t>38</w:t>
        </w:r>
        <w:r>
          <w:rPr>
            <w:noProof/>
            <w:webHidden/>
          </w:rPr>
          <w:fldChar w:fldCharType="end"/>
        </w:r>
      </w:hyperlink>
    </w:p>
    <w:p w14:paraId="58D305D5" w14:textId="3E25BD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7" w:history="1">
        <w:r w:rsidRPr="000B3424">
          <w:rPr>
            <w:rStyle w:val="Hyperlink"/>
            <w:noProof/>
          </w:rPr>
          <w:t>4.2.3</w:t>
        </w:r>
        <w:r>
          <w:rPr>
            <w:rFonts w:asciiTheme="minorHAnsi" w:eastAsiaTheme="minorEastAsia" w:hAnsiTheme="minorHAnsi"/>
            <w:b w:val="0"/>
            <w:noProof/>
            <w:kern w:val="2"/>
            <w:szCs w:val="24"/>
            <w:lang w:eastAsia="pt-BR"/>
            <w14:ligatures w14:val="standardContextual"/>
          </w:rPr>
          <w:tab/>
        </w:r>
        <w:r w:rsidRPr="000B3424">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_Toc196482577 \h </w:instrText>
        </w:r>
        <w:r>
          <w:rPr>
            <w:noProof/>
            <w:webHidden/>
          </w:rPr>
        </w:r>
        <w:r>
          <w:rPr>
            <w:noProof/>
            <w:webHidden/>
          </w:rPr>
          <w:fldChar w:fldCharType="separate"/>
        </w:r>
        <w:r>
          <w:rPr>
            <w:noProof/>
            <w:webHidden/>
          </w:rPr>
          <w:t>40</w:t>
        </w:r>
        <w:r>
          <w:rPr>
            <w:noProof/>
            <w:webHidden/>
          </w:rPr>
          <w:fldChar w:fldCharType="end"/>
        </w:r>
      </w:hyperlink>
    </w:p>
    <w:p w14:paraId="329396AC" w14:textId="22A841D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8" w:history="1">
        <w:r w:rsidRPr="000B3424">
          <w:rPr>
            <w:rStyle w:val="Hyperlink"/>
            <w:noProof/>
          </w:rPr>
          <w:t>4.2.4</w:t>
        </w:r>
        <w:r>
          <w:rPr>
            <w:rFonts w:asciiTheme="minorHAnsi" w:eastAsiaTheme="minorEastAsia" w:hAnsiTheme="minorHAnsi"/>
            <w:b w:val="0"/>
            <w:noProof/>
            <w:kern w:val="2"/>
            <w:szCs w:val="24"/>
            <w:lang w:eastAsia="pt-BR"/>
            <w14:ligatures w14:val="standardContextual"/>
          </w:rPr>
          <w:tab/>
        </w:r>
        <w:r w:rsidRPr="000B3424">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_Toc196482578 \h </w:instrText>
        </w:r>
        <w:r>
          <w:rPr>
            <w:noProof/>
            <w:webHidden/>
          </w:rPr>
        </w:r>
        <w:r>
          <w:rPr>
            <w:noProof/>
            <w:webHidden/>
          </w:rPr>
          <w:fldChar w:fldCharType="separate"/>
        </w:r>
        <w:r>
          <w:rPr>
            <w:noProof/>
            <w:webHidden/>
          </w:rPr>
          <w:t>40</w:t>
        </w:r>
        <w:r>
          <w:rPr>
            <w:noProof/>
            <w:webHidden/>
          </w:rPr>
          <w:fldChar w:fldCharType="end"/>
        </w:r>
      </w:hyperlink>
    </w:p>
    <w:p w14:paraId="63080A3E" w14:textId="063A10D7"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9" w:history="1">
        <w:r w:rsidRPr="000B3424">
          <w:rPr>
            <w:rStyle w:val="Hyperlink"/>
            <w:noProof/>
          </w:rPr>
          <w:t>4.2.5</w:t>
        </w:r>
        <w:r>
          <w:rPr>
            <w:rFonts w:asciiTheme="minorHAnsi" w:eastAsiaTheme="minorEastAsia" w:hAnsiTheme="minorHAnsi"/>
            <w:b w:val="0"/>
            <w:noProof/>
            <w:kern w:val="2"/>
            <w:szCs w:val="24"/>
            <w:lang w:eastAsia="pt-BR"/>
            <w14:ligatures w14:val="standardContextual"/>
          </w:rPr>
          <w:tab/>
        </w:r>
        <w:r w:rsidRPr="000B3424">
          <w:rPr>
            <w:rStyle w:val="Hyperlink"/>
            <w:noProof/>
          </w:rPr>
          <w:t>Criar classes para os endereços agrupados.</w:t>
        </w:r>
        <w:r>
          <w:rPr>
            <w:noProof/>
            <w:webHidden/>
          </w:rPr>
          <w:tab/>
        </w:r>
        <w:r>
          <w:rPr>
            <w:noProof/>
            <w:webHidden/>
          </w:rPr>
          <w:fldChar w:fldCharType="begin"/>
        </w:r>
        <w:r>
          <w:rPr>
            <w:noProof/>
            <w:webHidden/>
          </w:rPr>
          <w:instrText xml:space="preserve"> PAGEREF _Toc196482579 \h </w:instrText>
        </w:r>
        <w:r>
          <w:rPr>
            <w:noProof/>
            <w:webHidden/>
          </w:rPr>
        </w:r>
        <w:r>
          <w:rPr>
            <w:noProof/>
            <w:webHidden/>
          </w:rPr>
          <w:fldChar w:fldCharType="separate"/>
        </w:r>
        <w:r>
          <w:rPr>
            <w:noProof/>
            <w:webHidden/>
          </w:rPr>
          <w:t>40</w:t>
        </w:r>
        <w:r>
          <w:rPr>
            <w:noProof/>
            <w:webHidden/>
          </w:rPr>
          <w:fldChar w:fldCharType="end"/>
        </w:r>
      </w:hyperlink>
    </w:p>
    <w:p w14:paraId="467DCA7C" w14:textId="53D08EE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0" w:history="1">
        <w:r w:rsidRPr="000B3424">
          <w:rPr>
            <w:rStyle w:val="Hyperlink"/>
            <w:noProof/>
          </w:rPr>
          <w:t>4.2.6</w:t>
        </w:r>
        <w:r>
          <w:rPr>
            <w:rFonts w:asciiTheme="minorHAnsi" w:eastAsiaTheme="minorEastAsia" w:hAnsiTheme="minorHAnsi"/>
            <w:b w:val="0"/>
            <w:noProof/>
            <w:kern w:val="2"/>
            <w:szCs w:val="24"/>
            <w:lang w:eastAsia="pt-BR"/>
            <w14:ligatures w14:val="standardContextual"/>
          </w:rPr>
          <w:tab/>
        </w:r>
        <w:r w:rsidRPr="000B3424">
          <w:rPr>
            <w:rStyle w:val="Hyperlink"/>
            <w:noProof/>
          </w:rPr>
          <w:t>Desenvolver um protótipo para testes.</w:t>
        </w:r>
        <w:r>
          <w:rPr>
            <w:noProof/>
            <w:webHidden/>
          </w:rPr>
          <w:tab/>
        </w:r>
        <w:r>
          <w:rPr>
            <w:noProof/>
            <w:webHidden/>
          </w:rPr>
          <w:fldChar w:fldCharType="begin"/>
        </w:r>
        <w:r>
          <w:rPr>
            <w:noProof/>
            <w:webHidden/>
          </w:rPr>
          <w:instrText xml:space="preserve"> PAGEREF _Toc196482580 \h </w:instrText>
        </w:r>
        <w:r>
          <w:rPr>
            <w:noProof/>
            <w:webHidden/>
          </w:rPr>
        </w:r>
        <w:r>
          <w:rPr>
            <w:noProof/>
            <w:webHidden/>
          </w:rPr>
          <w:fldChar w:fldCharType="separate"/>
        </w:r>
        <w:r>
          <w:rPr>
            <w:noProof/>
            <w:webHidden/>
          </w:rPr>
          <w:t>40</w:t>
        </w:r>
        <w:r>
          <w:rPr>
            <w:noProof/>
            <w:webHidden/>
          </w:rPr>
          <w:fldChar w:fldCharType="end"/>
        </w:r>
      </w:hyperlink>
    </w:p>
    <w:p w14:paraId="62CDC858" w14:textId="56AB33B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1" w:history="1">
        <w:r w:rsidRPr="000B3424">
          <w:rPr>
            <w:rStyle w:val="Hyperlink"/>
            <w:noProof/>
          </w:rPr>
          <w:t>4.2.7</w:t>
        </w:r>
        <w:r>
          <w:rPr>
            <w:rFonts w:asciiTheme="minorHAnsi" w:eastAsiaTheme="minorEastAsia" w:hAnsiTheme="minorHAnsi"/>
            <w:b w:val="0"/>
            <w:noProof/>
            <w:kern w:val="2"/>
            <w:szCs w:val="24"/>
            <w:lang w:eastAsia="pt-BR"/>
            <w14:ligatures w14:val="standardContextual"/>
          </w:rPr>
          <w:tab/>
        </w:r>
        <w:r w:rsidRPr="000B3424">
          <w:rPr>
            <w:rStyle w:val="Hyperlink"/>
            <w:noProof/>
          </w:rPr>
          <w:t>Testar protótipo com dados selecionados.</w:t>
        </w:r>
        <w:r>
          <w:rPr>
            <w:noProof/>
            <w:webHidden/>
          </w:rPr>
          <w:tab/>
        </w:r>
        <w:r>
          <w:rPr>
            <w:noProof/>
            <w:webHidden/>
          </w:rPr>
          <w:fldChar w:fldCharType="begin"/>
        </w:r>
        <w:r>
          <w:rPr>
            <w:noProof/>
            <w:webHidden/>
          </w:rPr>
          <w:instrText xml:space="preserve"> PAGEREF _Toc196482581 \h </w:instrText>
        </w:r>
        <w:r>
          <w:rPr>
            <w:noProof/>
            <w:webHidden/>
          </w:rPr>
        </w:r>
        <w:r>
          <w:rPr>
            <w:noProof/>
            <w:webHidden/>
          </w:rPr>
          <w:fldChar w:fldCharType="separate"/>
        </w:r>
        <w:r>
          <w:rPr>
            <w:noProof/>
            <w:webHidden/>
          </w:rPr>
          <w:t>40</w:t>
        </w:r>
        <w:r>
          <w:rPr>
            <w:noProof/>
            <w:webHidden/>
          </w:rPr>
          <w:fldChar w:fldCharType="end"/>
        </w:r>
      </w:hyperlink>
    </w:p>
    <w:p w14:paraId="0B8BB4E2" w14:textId="1656C1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2" w:history="1">
        <w:r w:rsidRPr="000B3424">
          <w:rPr>
            <w:rStyle w:val="Hyperlink"/>
            <w:noProof/>
          </w:rPr>
          <w:t>4.2.8</w:t>
        </w:r>
        <w:r>
          <w:rPr>
            <w:rFonts w:asciiTheme="minorHAnsi" w:eastAsiaTheme="minorEastAsia" w:hAnsiTheme="minorHAnsi"/>
            <w:b w:val="0"/>
            <w:noProof/>
            <w:kern w:val="2"/>
            <w:szCs w:val="24"/>
            <w:lang w:eastAsia="pt-BR"/>
            <w14:ligatures w14:val="standardContextual"/>
          </w:rPr>
          <w:tab/>
        </w:r>
        <w:r w:rsidRPr="000B3424">
          <w:rPr>
            <w:rStyle w:val="Hyperlink"/>
            <w:noProof/>
          </w:rPr>
          <w:t>Gerar imagem das quadras.</w:t>
        </w:r>
        <w:r>
          <w:rPr>
            <w:noProof/>
            <w:webHidden/>
          </w:rPr>
          <w:tab/>
        </w:r>
        <w:r>
          <w:rPr>
            <w:noProof/>
            <w:webHidden/>
          </w:rPr>
          <w:fldChar w:fldCharType="begin"/>
        </w:r>
        <w:r>
          <w:rPr>
            <w:noProof/>
            <w:webHidden/>
          </w:rPr>
          <w:instrText xml:space="preserve"> PAGEREF _Toc196482582 \h </w:instrText>
        </w:r>
        <w:r>
          <w:rPr>
            <w:noProof/>
            <w:webHidden/>
          </w:rPr>
        </w:r>
        <w:r>
          <w:rPr>
            <w:noProof/>
            <w:webHidden/>
          </w:rPr>
          <w:fldChar w:fldCharType="separate"/>
        </w:r>
        <w:r>
          <w:rPr>
            <w:noProof/>
            <w:webHidden/>
          </w:rPr>
          <w:t>40</w:t>
        </w:r>
        <w:r>
          <w:rPr>
            <w:noProof/>
            <w:webHidden/>
          </w:rPr>
          <w:fldChar w:fldCharType="end"/>
        </w:r>
      </w:hyperlink>
    </w:p>
    <w:p w14:paraId="09A6FE93" w14:textId="618DBB3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3" w:history="1">
        <w:r w:rsidRPr="000B3424">
          <w:rPr>
            <w:rStyle w:val="Hyperlink"/>
            <w:noProof/>
          </w:rPr>
          <w:t>4.2.9</w:t>
        </w:r>
        <w:r>
          <w:rPr>
            <w:rFonts w:asciiTheme="minorHAnsi" w:eastAsiaTheme="minorEastAsia" w:hAnsiTheme="minorHAnsi"/>
            <w:b w:val="0"/>
            <w:noProof/>
            <w:kern w:val="2"/>
            <w:szCs w:val="24"/>
            <w:lang w:eastAsia="pt-BR"/>
            <w14:ligatures w14:val="standardContextual"/>
          </w:rPr>
          <w:tab/>
        </w:r>
        <w:r w:rsidRPr="000B3424">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_Toc196482583 \h </w:instrText>
        </w:r>
        <w:r>
          <w:rPr>
            <w:noProof/>
            <w:webHidden/>
          </w:rPr>
        </w:r>
        <w:r>
          <w:rPr>
            <w:noProof/>
            <w:webHidden/>
          </w:rPr>
          <w:fldChar w:fldCharType="separate"/>
        </w:r>
        <w:r>
          <w:rPr>
            <w:noProof/>
            <w:webHidden/>
          </w:rPr>
          <w:t>40</w:t>
        </w:r>
        <w:r>
          <w:rPr>
            <w:noProof/>
            <w:webHidden/>
          </w:rPr>
          <w:fldChar w:fldCharType="end"/>
        </w:r>
      </w:hyperlink>
    </w:p>
    <w:p w14:paraId="6680F0EB" w14:textId="042E2884"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4" w:history="1">
        <w:r w:rsidRPr="000B3424">
          <w:rPr>
            <w:rStyle w:val="Hyperlink"/>
            <w:noProof/>
          </w:rPr>
          <w:t>4.2.10</w:t>
        </w:r>
        <w:r>
          <w:rPr>
            <w:rFonts w:asciiTheme="minorHAnsi" w:eastAsiaTheme="minorEastAsia" w:hAnsiTheme="minorHAnsi"/>
            <w:b w:val="0"/>
            <w:noProof/>
            <w:kern w:val="2"/>
            <w:szCs w:val="24"/>
            <w:lang w:eastAsia="pt-BR"/>
            <w14:ligatures w14:val="standardContextual"/>
          </w:rPr>
          <w:tab/>
        </w:r>
        <w:r w:rsidRPr="000B3424">
          <w:rPr>
            <w:rStyle w:val="Hyperlink"/>
            <w:noProof/>
          </w:rPr>
          <w:t>Associar as quadras remanescentes manualmente.</w:t>
        </w:r>
        <w:r>
          <w:rPr>
            <w:noProof/>
            <w:webHidden/>
          </w:rPr>
          <w:tab/>
        </w:r>
        <w:r>
          <w:rPr>
            <w:noProof/>
            <w:webHidden/>
          </w:rPr>
          <w:fldChar w:fldCharType="begin"/>
        </w:r>
        <w:r>
          <w:rPr>
            <w:noProof/>
            <w:webHidden/>
          </w:rPr>
          <w:instrText xml:space="preserve"> PAGEREF _Toc196482584 \h </w:instrText>
        </w:r>
        <w:r>
          <w:rPr>
            <w:noProof/>
            <w:webHidden/>
          </w:rPr>
        </w:r>
        <w:r>
          <w:rPr>
            <w:noProof/>
            <w:webHidden/>
          </w:rPr>
          <w:fldChar w:fldCharType="separate"/>
        </w:r>
        <w:r>
          <w:rPr>
            <w:noProof/>
            <w:webHidden/>
          </w:rPr>
          <w:t>40</w:t>
        </w:r>
        <w:r>
          <w:rPr>
            <w:noProof/>
            <w:webHidden/>
          </w:rPr>
          <w:fldChar w:fldCharType="end"/>
        </w:r>
      </w:hyperlink>
    </w:p>
    <w:p w14:paraId="7BA744F4" w14:textId="64D5C1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5" w:history="1">
        <w:r w:rsidRPr="000B3424">
          <w:rPr>
            <w:rStyle w:val="Hyperlink"/>
            <w:noProof/>
          </w:rPr>
          <w:t>4.2.11</w:t>
        </w:r>
        <w:r>
          <w:rPr>
            <w:rFonts w:asciiTheme="minorHAnsi" w:eastAsiaTheme="minorEastAsia" w:hAnsiTheme="minorHAnsi"/>
            <w:b w:val="0"/>
            <w:noProof/>
            <w:kern w:val="2"/>
            <w:szCs w:val="24"/>
            <w:lang w:eastAsia="pt-BR"/>
            <w14:ligatures w14:val="standardContextual"/>
          </w:rPr>
          <w:tab/>
        </w:r>
        <w:r w:rsidRPr="000B3424">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_Toc196482585 \h </w:instrText>
        </w:r>
        <w:r>
          <w:rPr>
            <w:noProof/>
            <w:webHidden/>
          </w:rPr>
        </w:r>
        <w:r>
          <w:rPr>
            <w:noProof/>
            <w:webHidden/>
          </w:rPr>
          <w:fldChar w:fldCharType="separate"/>
        </w:r>
        <w:r>
          <w:rPr>
            <w:noProof/>
            <w:webHidden/>
          </w:rPr>
          <w:t>41</w:t>
        </w:r>
        <w:r>
          <w:rPr>
            <w:noProof/>
            <w:webHidden/>
          </w:rPr>
          <w:fldChar w:fldCharType="end"/>
        </w:r>
      </w:hyperlink>
    </w:p>
    <w:p w14:paraId="5B0D3FD2" w14:textId="717C93B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86" w:history="1">
        <w:r w:rsidRPr="000B3424">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0B3424">
          <w:rPr>
            <w:rStyle w:val="Hyperlink"/>
            <w:noProof/>
          </w:rPr>
          <w:t>cronograma</w:t>
        </w:r>
        <w:r>
          <w:rPr>
            <w:noProof/>
            <w:webHidden/>
          </w:rPr>
          <w:tab/>
        </w:r>
        <w:r>
          <w:rPr>
            <w:noProof/>
            <w:webHidden/>
          </w:rPr>
          <w:fldChar w:fldCharType="begin"/>
        </w:r>
        <w:r>
          <w:rPr>
            <w:noProof/>
            <w:webHidden/>
          </w:rPr>
          <w:instrText xml:space="preserve"> PAGEREF _Toc196482586 \h </w:instrText>
        </w:r>
        <w:r>
          <w:rPr>
            <w:noProof/>
            <w:webHidden/>
          </w:rPr>
        </w:r>
        <w:r>
          <w:rPr>
            <w:noProof/>
            <w:webHidden/>
          </w:rPr>
          <w:fldChar w:fldCharType="separate"/>
        </w:r>
        <w:r>
          <w:rPr>
            <w:noProof/>
            <w:webHidden/>
          </w:rPr>
          <w:t>41</w:t>
        </w:r>
        <w:r>
          <w:rPr>
            <w:noProof/>
            <w:webHidden/>
          </w:rPr>
          <w:fldChar w:fldCharType="end"/>
        </w:r>
      </w:hyperlink>
    </w:p>
    <w:p w14:paraId="26564CCF" w14:textId="50602855"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7" w:history="1">
        <w:r w:rsidRPr="000B3424">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Resultados e Discussão:</w:t>
        </w:r>
        <w:r>
          <w:rPr>
            <w:noProof/>
            <w:webHidden/>
          </w:rPr>
          <w:tab/>
        </w:r>
        <w:r>
          <w:rPr>
            <w:noProof/>
            <w:webHidden/>
          </w:rPr>
          <w:fldChar w:fldCharType="begin"/>
        </w:r>
        <w:r>
          <w:rPr>
            <w:noProof/>
            <w:webHidden/>
          </w:rPr>
          <w:instrText xml:space="preserve"> PAGEREF _Toc196482587 \h </w:instrText>
        </w:r>
        <w:r>
          <w:rPr>
            <w:noProof/>
            <w:webHidden/>
          </w:rPr>
        </w:r>
        <w:r>
          <w:rPr>
            <w:noProof/>
            <w:webHidden/>
          </w:rPr>
          <w:fldChar w:fldCharType="separate"/>
        </w:r>
        <w:r>
          <w:rPr>
            <w:noProof/>
            <w:webHidden/>
          </w:rPr>
          <w:t>42</w:t>
        </w:r>
        <w:r>
          <w:rPr>
            <w:noProof/>
            <w:webHidden/>
          </w:rPr>
          <w:fldChar w:fldCharType="end"/>
        </w:r>
      </w:hyperlink>
    </w:p>
    <w:p w14:paraId="57CD5BCB" w14:textId="1F779393"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8" w:history="1">
        <w:r w:rsidRPr="000B3424">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bibliografia</w:t>
        </w:r>
        <w:r>
          <w:rPr>
            <w:noProof/>
            <w:webHidden/>
          </w:rPr>
          <w:tab/>
        </w:r>
        <w:r>
          <w:rPr>
            <w:noProof/>
            <w:webHidden/>
          </w:rPr>
          <w:fldChar w:fldCharType="begin"/>
        </w:r>
        <w:r>
          <w:rPr>
            <w:noProof/>
            <w:webHidden/>
          </w:rPr>
          <w:instrText xml:space="preserve"> PAGEREF _Toc196482588 \h </w:instrText>
        </w:r>
        <w:r>
          <w:rPr>
            <w:noProof/>
            <w:webHidden/>
          </w:rPr>
        </w:r>
        <w:r>
          <w:rPr>
            <w:noProof/>
            <w:webHidden/>
          </w:rPr>
          <w:fldChar w:fldCharType="separate"/>
        </w:r>
        <w:r>
          <w:rPr>
            <w:noProof/>
            <w:webHidden/>
          </w:rPr>
          <w:t>43</w:t>
        </w:r>
        <w:r>
          <w:rPr>
            <w:noProof/>
            <w:webHidden/>
          </w:rPr>
          <w:fldChar w:fldCharType="end"/>
        </w:r>
      </w:hyperlink>
    </w:p>
    <w:p w14:paraId="11F060D3" w14:textId="7C47563B"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196482547"/>
      <w:r w:rsidRPr="00693DE7">
        <w:lastRenderedPageBreak/>
        <w:t>Introdução</w:t>
      </w:r>
      <w:bookmarkEnd w:id="0"/>
    </w:p>
    <w:p w14:paraId="56E5E78E" w14:textId="77777777" w:rsidR="00EE0A2E" w:rsidRPr="00B84B57" w:rsidRDefault="00EE0A2E" w:rsidP="00EE0A2E">
      <w:pPr>
        <w:rPr>
          <w:ins w:id="1" w:author="Marco Aurélio Barbiero" w:date="2025-09-16T14:25:00Z" w16du:dateUtc="2025-09-16T17:25:00Z"/>
        </w:rPr>
      </w:pPr>
      <w:ins w:id="2"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3" w:author="Marco Aurélio Barbiero" w:date="2025-09-16T14:25:00Z" w16du:dateUtc="2025-09-16T17:25:00Z"/>
        </w:rPr>
      </w:pPr>
      <w:ins w:id="4"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5" w:author="Marco Aurélio Barbiero" w:date="2025-09-16T14:25:00Z" w16du:dateUtc="2025-09-16T17:25:00Z"/>
        </w:rPr>
      </w:pPr>
      <w:ins w:id="6"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7" w:author="Marco Aurélio Barbiero" w:date="2025-09-16T14:25:00Z" w16du:dateUtc="2025-09-16T17:25:00Z"/>
        </w:rPr>
      </w:pPr>
      <w:ins w:id="8" w:author="Marco Aurélio Barbiero" w:date="2025-09-16T14:25:00Z" w16du:dateUtc="2025-09-16T17:25:00Z">
        <w:r w:rsidRPr="00B84B57">
          <w:t>Uma das estratégias mais eficazes para acelerar esse processo de espacialização consiste no aproveitamento de bases de dados já georreferenciadas e na busca por métodos de integração com os cadastros urbanos municipais, ainda que a precisão obtida inicialmente não seja a ideal.</w:t>
        </w:r>
      </w:ins>
    </w:p>
    <w:p w14:paraId="51962698" w14:textId="77777777" w:rsidR="00EE0A2E" w:rsidRPr="00B84B57" w:rsidRDefault="00EE0A2E" w:rsidP="00EE0A2E">
      <w:pPr>
        <w:rPr>
          <w:ins w:id="9" w:author="Marco Aurélio Barbiero" w:date="2025-09-16T14:25:00Z" w16du:dateUtc="2025-09-16T17:25:00Z"/>
        </w:rPr>
      </w:pPr>
      <w:ins w:id="10"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w:t>
        </w:r>
        <w:r w:rsidRPr="00B84B57">
          <w:lastRenderedPageBreak/>
          <w:t xml:space="preserve">para ser utilizada em conjunto com o mapeamento cadastral e outras geotecnologias na gestão urbana dos municípios brasileiros. </w:t>
        </w:r>
      </w:ins>
    </w:p>
    <w:p w14:paraId="08537F8C" w14:textId="77777777" w:rsidR="00EE0A2E" w:rsidRDefault="00EE0A2E" w:rsidP="00E811CE">
      <w:ins w:id="11"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w:t>
        </w:r>
        <w:proofErr w:type="spellStart"/>
        <w:r w:rsidRPr="00B84B57">
          <w:t>Enemark</w:t>
        </w:r>
        <w:proofErr w:type="spellEnd"/>
        <w:r w:rsidRPr="00B84B57">
          <w:t xml:space="preserve">; McLaren; </w:t>
        </w:r>
        <w:proofErr w:type="spellStart"/>
        <w:r w:rsidRPr="00B84B57">
          <w:t>Lemmen</w:t>
        </w:r>
        <w:proofErr w:type="spellEnd"/>
        <w:r w:rsidRPr="00B84B57">
          <w:t>,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0C2CA2CE" w14:textId="095363D5" w:rsidR="000752AD" w:rsidRPr="00693DE7" w:rsidRDefault="00885E6A" w:rsidP="000752AD">
      <w:pPr>
        <w:rPr>
          <w:rFonts w:cs="Arial"/>
          <w:szCs w:val="24"/>
        </w:rPr>
      </w:pPr>
      <w:r w:rsidRPr="00885E6A">
        <w:t xml:space="preserve">A pesquisa insere-se na área de concentração </w:t>
      </w:r>
      <w:r w:rsidRPr="00885E6A">
        <w:rPr>
          <w:b/>
          <w:bCs/>
        </w:rPr>
        <w:t>Gestão Territorial</w:t>
      </w:r>
      <w:r w:rsidRPr="00885E6A">
        <w:t xml:space="preserve"> e na linha de pesquisa </w:t>
      </w:r>
      <w:r w:rsidRPr="00885E6A">
        <w:rPr>
          <w:b/>
          <w:bCs/>
        </w:rPr>
        <w:t>Cadastro Territorial Multifinalitário</w:t>
      </w:r>
      <w:r w:rsidRPr="00885E6A">
        <w:t>, tendo como foco o georreferenciamento de cadastros descritivos urbanos com base no Cadastro Nacional de Endereços para Fins Estatísticos (CNEFE).</w:t>
      </w:r>
      <w:r w:rsidR="000752AD"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Default="000752AD" w:rsidP="000752AD">
      <w:pPr>
        <w:pStyle w:val="Ttulo1"/>
      </w:pPr>
      <w:bookmarkStart w:id="12" w:name="_Toc196482548"/>
      <w:r w:rsidRPr="00693DE7">
        <w:t>Justificativa da pesquisa</w:t>
      </w:r>
      <w:bookmarkEnd w:id="12"/>
    </w:p>
    <w:p w14:paraId="55F143DD" w14:textId="43532E07" w:rsidR="001866E6" w:rsidRPr="00693DE7" w:rsidRDefault="00B3095F" w:rsidP="00B3095F">
      <w:r w:rsidRPr="00693DE7">
        <w:t>De acordo com</w:t>
      </w:r>
      <w:r w:rsidRPr="00693DE7">
        <w:fldChar w:fldCharType="begin"/>
      </w:r>
      <w: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t xml:space="preserve"> Cunha </w:t>
      </w:r>
      <w:r w:rsidRPr="00693DE7">
        <w:rPr>
          <w:i/>
          <w:iCs/>
        </w:rPr>
        <w:t>et al.</w:t>
      </w:r>
      <w:r w:rsidRPr="00693DE7">
        <w:t xml:space="preserve"> (2019)</w:t>
      </w:r>
      <w:r w:rsidRPr="00693DE7">
        <w:fldChar w:fldCharType="end"/>
      </w:r>
      <w:r w:rsidRPr="00693DE7">
        <w:t xml:space="preserve">,  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w:t>
      </w:r>
      <w:r w:rsidR="00633079">
        <w:t>não atualizou</w:t>
      </w:r>
      <w:r w:rsidRPr="00693DE7">
        <w:t xml:space="preserve"> seus cadastros fiscais</w:t>
      </w:r>
      <w:r w:rsidR="004222CC">
        <w:t>,</w:t>
      </w:r>
      <w:r w:rsidR="004541DF">
        <w:t xml:space="preserve"> permanecendo </w:t>
      </w:r>
      <w:r w:rsidR="00F22861">
        <w:t xml:space="preserve">somente </w:t>
      </w:r>
      <w:r w:rsidR="004541DF">
        <w:t xml:space="preserve">com </w:t>
      </w:r>
      <w:r w:rsidR="001866E6" w:rsidRPr="00693DE7">
        <w:t>cadastros urbanos alfanuméricos convencionais</w:t>
      </w:r>
      <w:r w:rsidR="004222CC">
        <w:t xml:space="preserve"> </w:t>
      </w:r>
      <w:r w:rsidR="00AD1223">
        <w:fldChar w:fldCharType="begin"/>
      </w:r>
      <w:r w:rsidR="00AD1223">
        <w:instrText xml:space="preserve"> ADDIN ZOTERO_ITEM CSL_CITATION {"citationID":"dOGKkhLn","properties":{"formattedCitation":"(IBGE, 2019)","plainCitation":"(IBGE, 2019)","noteIndex":0},"citationItems":[{"id":223,"uris":["http://zotero.org/users/15531986/items/J334I7ZG"],"itemData":{"id":223,"type":"webpage","title":"MUNIC 2019","title-short":"MUNIC","URL":"https://ftp.ibge.gov.br/Perfil_Municipios/2019/Base_de_Dados/","author":[{"family":"IBGE","given":""}],"accessed":{"date-parts":[["2025",7,19]]},"issued":{"date-parts":[["2019"]]}}}],"schema":"https://github.com/citation-style-language/schema/raw/master/csl-citation.json"} </w:instrText>
      </w:r>
      <w:r w:rsidR="00AD1223">
        <w:fldChar w:fldCharType="separate"/>
      </w:r>
      <w:r w:rsidR="00AD1223" w:rsidRPr="00AD1223">
        <w:rPr>
          <w:rFonts w:cs="Arial"/>
        </w:rPr>
        <w:t>(IBGE, 2019)</w:t>
      </w:r>
      <w:r w:rsidR="00AD1223">
        <w:fldChar w:fldCharType="end"/>
      </w:r>
      <w:r w:rsidR="001866E6" w:rsidRPr="00693DE7">
        <w:t>.</w:t>
      </w:r>
    </w:p>
    <w:p w14:paraId="6B0000DE" w14:textId="3580AF91" w:rsidR="00B3095F" w:rsidRDefault="00B3095F" w:rsidP="00B3095F">
      <w:pPr>
        <w:rPr>
          <w:ins w:id="13" w:author="Marco Aurélio Barbiero" w:date="2025-04-23T09:13:00Z" w16du:dateUtc="2025-04-23T12:13:00Z"/>
        </w:rPr>
      </w:pPr>
      <w:r w:rsidRPr="00693DE7">
        <w:t xml:space="preserve">Diversos fatores contribuem para essa ausência: </w:t>
      </w:r>
      <w:r>
        <w:t xml:space="preserve">os </w:t>
      </w:r>
      <w:r w:rsidRPr="00693DE7">
        <w:t>custos d</w:t>
      </w:r>
      <w:r>
        <w:t>o</w:t>
      </w:r>
      <w:r w:rsidRPr="00693DE7">
        <w:t xml:space="preserve"> georreferenciamento, </w:t>
      </w:r>
      <w:r>
        <w:t xml:space="preserve">a </w:t>
      </w:r>
      <w:r w:rsidRPr="00693DE7">
        <w:t xml:space="preserve">falta de mão de obra qualificada e </w:t>
      </w:r>
      <w:r>
        <w:t xml:space="preserve">pouco </w:t>
      </w:r>
      <w:r w:rsidRPr="00693DE7">
        <w:t xml:space="preserve">interesse político, entre outros. </w:t>
      </w:r>
    </w:p>
    <w:p w14:paraId="7A2E3CD5" w14:textId="77777777" w:rsidR="00B3095F" w:rsidRPr="00693DE7" w:rsidDel="00843426" w:rsidRDefault="00B3095F" w:rsidP="00B3095F">
      <w:pPr>
        <w:rPr>
          <w:del w:id="14" w:author="Marco Aurélio Barbiero" w:date="2025-04-23T09:12:00Z" w16du:dateUtc="2025-04-23T12:12:00Z"/>
        </w:rPr>
      </w:pPr>
      <w:r w:rsidRPr="00693DE7">
        <w:t xml:space="preserve">No entanto, algumas dessas dificuldades decorrem exclusivamente </w:t>
      </w:r>
      <w:r>
        <w:t xml:space="preserve">da crença </w:t>
      </w:r>
      <w:r w:rsidRPr="00D7330B">
        <w:t xml:space="preserve">de que a </w:t>
      </w:r>
      <w:r w:rsidRPr="00C67E5C">
        <w:t>administração municipal</w:t>
      </w:r>
      <w:r>
        <w:t xml:space="preserve"> </w:t>
      </w:r>
      <w:r w:rsidRPr="00D7330B">
        <w:t>deve</w:t>
      </w:r>
      <w:r>
        <w:t xml:space="preserve">, obrigatoriamente, </w:t>
      </w:r>
      <w:r w:rsidRPr="00D7330B">
        <w:t>cumprir padrões de precisão excessivamente exigentes</w:t>
      </w:r>
      <w:r>
        <w:t xml:space="preserve"> na confecção de seu cadastro urbano</w:t>
      </w:r>
      <w:r w:rsidRPr="00D7330B">
        <w:t>.</w:t>
      </w:r>
      <w:r>
        <w:t xml:space="preserve"> Por exemplo, se a prefeitura resolver seguir a Norma Técnica NBR 17047:2022 da ABNT, que exige uma precisão posicional planimétrica de 8 cm do vértice da parcela ou imóvel, </w:t>
      </w:r>
      <w:commentRangeStart w:id="15"/>
      <w:r>
        <w:t xml:space="preserve">com tolerância de 24 cm, </w:t>
      </w:r>
      <w:commentRangeEnd w:id="15"/>
      <w:r>
        <w:rPr>
          <w:rStyle w:val="Refdecomentrio"/>
        </w:rPr>
        <w:commentReference w:id="15"/>
      </w:r>
      <w:r>
        <w:t xml:space="preserve">o custo do processo de </w:t>
      </w:r>
      <w:r w:rsidRPr="00693DE7">
        <w:t>levantamento georreferenciado,  elaboração do memorial descritivo, preparação dos dados, análise e conferência</w:t>
      </w:r>
      <w:r>
        <w:t>,</w:t>
      </w:r>
      <w:r w:rsidRPr="00693DE7">
        <w:t xml:space="preserve"> e conexão com o Cadastro Territorial pode facilmente alcançar valores na casa de um milhão de reais para um município de pequeno porte </w:t>
      </w:r>
      <w:r w:rsidRPr="00693DE7">
        <w:fldChar w:fldCharType="begin"/>
      </w:r>
      <w:r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Pr="00693DE7">
        <w:fldChar w:fldCharType="separate"/>
      </w:r>
      <w:r w:rsidRPr="00693DE7">
        <w:rPr>
          <w:rFonts w:cs="Arial"/>
        </w:rPr>
        <w:t>(PNCP, 2025)</w:t>
      </w:r>
      <w:r w:rsidRPr="00693DE7">
        <w:fldChar w:fldCharType="end"/>
      </w:r>
      <w:r w:rsidRPr="00693DE7">
        <w:t xml:space="preserve">. </w:t>
      </w:r>
    </w:p>
    <w:p w14:paraId="5AE09EB4" w14:textId="5D98B80C" w:rsidR="00B3095F" w:rsidRPr="00693DE7" w:rsidRDefault="00B3095F" w:rsidP="00B3095F">
      <w:r w:rsidRPr="00693DE7">
        <w:t>Esse custo é significativo já que, segundo estudo técnico da Confederação Nacional do Municípios - CNM, 48% dos municípios de pequeno porte</w:t>
      </w:r>
      <w:bookmarkStart w:id="16" w:name="_Ref196312841"/>
      <w:r w:rsidRPr="00FC3420">
        <w:rPr>
          <w:rStyle w:val="Refdenotaderodap"/>
        </w:rPr>
        <w:footnoteReference w:id="1"/>
      </w:r>
      <w:bookmarkEnd w:id="16"/>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r>
        <w:t>Além disso, a</w:t>
      </w:r>
      <w:r w:rsidRPr="00693DE7">
        <w:t>s Receitas Brutas desses municípios também são baixas</w:t>
      </w:r>
      <w:r w:rsidR="00C301C4">
        <w:t>,</w:t>
      </w:r>
      <w:r>
        <w:t xml:space="preserve"> o que dificulta a alocação de recursos em despesas não obrigatórias </w:t>
      </w:r>
      <w:r>
        <w:fldChar w:fldCharType="begin"/>
      </w:r>
      <w:r>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fldChar w:fldCharType="separate"/>
      </w:r>
      <w:r w:rsidRPr="003D53B6">
        <w:rPr>
          <w:rFonts w:cs="Arial"/>
        </w:rPr>
        <w:t>(CNM, 2024)</w:t>
      </w:r>
      <w:r>
        <w:fldChar w:fldCharType="end"/>
      </w:r>
      <w:r w:rsidRPr="00693DE7">
        <w:t xml:space="preserve">. 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xml:space="preserve"> mostra uma estatística básica dos valores das Receitas Correntes dos municípios de pequeno porte no Brasil. 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76354BCF" w14:textId="77777777" w:rsidR="00B3095F" w:rsidRPr="00693DE7" w:rsidRDefault="00B3095F" w:rsidP="00B3095F">
      <w:r w:rsidRPr="00693DE7">
        <w:lastRenderedPageBreak/>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sendo possível que muitos desses ainda estejam isentos do pagamento do imposto.</w:t>
      </w:r>
    </w:p>
    <w:p w14:paraId="75AA3E08" w14:textId="77777777" w:rsidR="00B3095F" w:rsidRPr="00693DE7" w:rsidRDefault="00B3095F" w:rsidP="00B3095F">
      <w:pPr>
        <w:pStyle w:val="Legenda"/>
      </w:pPr>
      <w:bookmarkStart w:id="17" w:name="_Ref191649667"/>
      <w:bookmarkStart w:id="18" w:name="_Ref191818641"/>
      <w:r w:rsidRPr="00693DE7">
        <w:t xml:space="preserve">Tabela </w:t>
      </w:r>
      <w:r>
        <w:fldChar w:fldCharType="begin"/>
      </w:r>
      <w:r>
        <w:instrText xml:space="preserve"> SEQ Tabela \* ARABIC </w:instrText>
      </w:r>
      <w:r>
        <w:fldChar w:fldCharType="separate"/>
      </w:r>
      <w:r>
        <w:rPr>
          <w:noProof/>
        </w:rPr>
        <w:t>1</w:t>
      </w:r>
      <w:r>
        <w:rPr>
          <w:noProof/>
        </w:rPr>
        <w:fldChar w:fldCharType="end"/>
      </w:r>
      <w:bookmarkEnd w:id="17"/>
      <w:r w:rsidRPr="00693DE7">
        <w:t>:Estatística básica dos valores de Receitas Correntes, arrecadação do IPTU e quantidade de domicílios de municípios</w:t>
      </w:r>
      <w:r>
        <w:t xml:space="preserve"> de pequeno porte</w:t>
      </w:r>
      <w:r w:rsidRPr="0071581E">
        <w:rPr>
          <w:vertAlign w:val="superscript"/>
        </w:rPr>
        <w:fldChar w:fldCharType="begin"/>
      </w:r>
      <w:r w:rsidRPr="003668A6">
        <w:rPr>
          <w:vertAlign w:val="superscript"/>
          <w:rPrChange w:id="19" w:author="Marco Aurélio Barbiero" w:date="2025-04-23T15:00:00Z" w16du:dateUtc="2025-04-23T18:00:00Z">
            <w:rPr/>
          </w:rPrChange>
        </w:rPr>
        <w:instrText xml:space="preserve"> NOTEREF _Ref196312841 \h </w:instrText>
      </w:r>
      <w:r>
        <w:rPr>
          <w:vertAlign w:val="superscript"/>
        </w:rPr>
        <w:instrText xml:space="preserve"> \* MERGEFORMAT </w:instrText>
      </w:r>
      <w:r w:rsidRPr="0071581E">
        <w:rPr>
          <w:vertAlign w:val="superscript"/>
        </w:rPr>
      </w:r>
      <w:r w:rsidRPr="0071581E">
        <w:rPr>
          <w:vertAlign w:val="superscript"/>
        </w:rPr>
        <w:fldChar w:fldCharType="separate"/>
      </w:r>
      <w:r w:rsidRPr="003668A6">
        <w:rPr>
          <w:vertAlign w:val="superscript"/>
          <w:rPrChange w:id="20" w:author="Marco Aurélio Barbiero" w:date="2025-04-23T15:00:00Z" w16du:dateUtc="2025-04-23T18:00:00Z">
            <w:rPr/>
          </w:rPrChange>
        </w:rPr>
        <w:t>1</w:t>
      </w:r>
      <w:r w:rsidRPr="0071581E">
        <w:rPr>
          <w:vertAlign w:val="superscript"/>
        </w:rPr>
        <w:fldChar w:fldCharType="end"/>
      </w:r>
      <w:r w:rsidRPr="00693DE7">
        <w:t xml:space="preserve"> em 2023</w:t>
      </w:r>
      <w:bookmarkEnd w:id="18"/>
    </w:p>
    <w:tbl>
      <w:tblPr>
        <w:tblStyle w:val="TabeladeGrade4-nfase11"/>
        <w:tblW w:w="0" w:type="auto"/>
        <w:jc w:val="center"/>
        <w:tblLook w:val="04A0" w:firstRow="1" w:lastRow="0" w:firstColumn="1" w:lastColumn="0" w:noHBand="0" w:noVBand="1"/>
      </w:tblPr>
      <w:tblGrid>
        <w:gridCol w:w="2263"/>
        <w:gridCol w:w="2792"/>
        <w:gridCol w:w="2311"/>
        <w:gridCol w:w="1695"/>
      </w:tblGrid>
      <w:tr w:rsidR="00B3095F" w:rsidRPr="00693DE7" w14:paraId="01D4B442" w14:textId="77777777" w:rsidTr="007E6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F1AA03C" w14:textId="77777777" w:rsidR="00B3095F" w:rsidRPr="00693DE7" w:rsidRDefault="00B3095F" w:rsidP="007E60B5">
            <w:pPr>
              <w:keepLines/>
              <w:ind w:firstLine="0"/>
              <w:jc w:val="center"/>
            </w:pPr>
            <w:r w:rsidRPr="00693DE7">
              <w:t>Função</w:t>
            </w:r>
          </w:p>
        </w:tc>
        <w:tc>
          <w:tcPr>
            <w:tcW w:w="2792" w:type="dxa"/>
          </w:tcPr>
          <w:p w14:paraId="5B81E3DA"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210F1C0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5BB31FB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B3095F" w:rsidRPr="00693DE7" w14:paraId="17080BBF"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813F65B" w14:textId="77777777" w:rsidR="00B3095F" w:rsidRPr="00693DE7" w:rsidRDefault="00B3095F" w:rsidP="007E60B5">
            <w:pPr>
              <w:keepLines/>
              <w:ind w:firstLine="0"/>
            </w:pPr>
            <w:r w:rsidRPr="00693DE7">
              <w:t>Média</w:t>
            </w:r>
          </w:p>
        </w:tc>
        <w:tc>
          <w:tcPr>
            <w:tcW w:w="2792" w:type="dxa"/>
          </w:tcPr>
          <w:p w14:paraId="10DEEB9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5301956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ECCEF5F"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B3095F" w:rsidRPr="00693DE7" w14:paraId="50D4BA1E"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AB75828" w14:textId="77777777" w:rsidR="00B3095F" w:rsidRPr="00693DE7" w:rsidRDefault="00B3095F" w:rsidP="007E60B5">
            <w:pPr>
              <w:keepLines/>
              <w:ind w:firstLine="0"/>
            </w:pPr>
            <w:r w:rsidRPr="00693DE7">
              <w:t>Desvio padrão</w:t>
            </w:r>
          </w:p>
        </w:tc>
        <w:tc>
          <w:tcPr>
            <w:tcW w:w="2792" w:type="dxa"/>
          </w:tcPr>
          <w:p w14:paraId="56BDD21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4B31BB35"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4DE7CDF3"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B3095F" w:rsidRPr="00693DE7" w14:paraId="459A9D85"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BF4FEBF" w14:textId="77777777" w:rsidR="00B3095F" w:rsidRPr="00693DE7" w:rsidRDefault="00B3095F" w:rsidP="007E60B5">
            <w:pPr>
              <w:keepLines/>
              <w:ind w:firstLine="0"/>
            </w:pPr>
            <w:r w:rsidRPr="00693DE7">
              <w:t>Mediana</w:t>
            </w:r>
          </w:p>
        </w:tc>
        <w:tc>
          <w:tcPr>
            <w:tcW w:w="2792" w:type="dxa"/>
          </w:tcPr>
          <w:p w14:paraId="50DDA3C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61E1D513"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2FB81F6E"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B3095F" w:rsidRPr="00693DE7" w14:paraId="0F326DE6"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799D9FF" w14:textId="77777777" w:rsidR="00B3095F" w:rsidRPr="00693DE7" w:rsidRDefault="00B3095F" w:rsidP="007E60B5">
            <w:pPr>
              <w:keepLines/>
              <w:ind w:firstLine="0"/>
            </w:pPr>
            <w:r w:rsidRPr="00693DE7">
              <w:t>Mínimo</w:t>
            </w:r>
          </w:p>
        </w:tc>
        <w:tc>
          <w:tcPr>
            <w:tcW w:w="2792" w:type="dxa"/>
          </w:tcPr>
          <w:p w14:paraId="444CEDF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56511C6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00BA8950"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B3095F" w:rsidRPr="00693DE7" w14:paraId="4CB4FC5D"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CAECE00" w14:textId="77777777" w:rsidR="00B3095F" w:rsidRPr="00693DE7" w:rsidRDefault="00B3095F" w:rsidP="007E60B5">
            <w:pPr>
              <w:keepLines/>
              <w:ind w:firstLine="0"/>
            </w:pPr>
            <w:r w:rsidRPr="00693DE7">
              <w:t>Máximo</w:t>
            </w:r>
          </w:p>
        </w:tc>
        <w:tc>
          <w:tcPr>
            <w:tcW w:w="2792" w:type="dxa"/>
          </w:tcPr>
          <w:p w14:paraId="792192E0"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180C9EC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373378FB"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B3095F" w:rsidRPr="00693DE7" w14:paraId="28A031DB"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56426B0D" w14:textId="77777777" w:rsidR="00B3095F" w:rsidRPr="00693DE7" w:rsidRDefault="00B3095F" w:rsidP="007E60B5">
            <w:pPr>
              <w:keepLines/>
              <w:ind w:firstLine="0"/>
            </w:pPr>
            <w:r w:rsidRPr="00693DE7">
              <w:t>Contagem</w:t>
            </w:r>
          </w:p>
        </w:tc>
        <w:tc>
          <w:tcPr>
            <w:tcW w:w="2792" w:type="dxa"/>
            <w:shd w:val="clear" w:color="auto" w:fill="FFFFFF" w:themeFill="background1"/>
          </w:tcPr>
          <w:p w14:paraId="4D11C7CF"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3E2B343B"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A7F81B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24A57960" w14:textId="77777777" w:rsidR="00B3095F" w:rsidRPr="00693DE7" w:rsidRDefault="00B3095F" w:rsidP="00B3095F">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7B2E110B" w14:textId="77777777" w:rsidR="00B3095F" w:rsidRPr="00693DE7" w:rsidRDefault="00B3095F" w:rsidP="00B3095F">
      <w:pPr>
        <w:spacing w:before="240"/>
      </w:pPr>
      <w:r w:rsidRPr="00693DE7">
        <w:t xml:space="preserve">Outro </w:t>
      </w:r>
      <w:r>
        <w:t>entrave</w:t>
      </w:r>
      <w:r w:rsidRPr="00693DE7">
        <w:t xml:space="preserve"> relevante na criação de um Cadastro Territorial Multifinalitário (CTM) é a necessidade de mão de obra qualificada. Embora </w:t>
      </w:r>
      <w:r>
        <w:t>muitas</w:t>
      </w:r>
      <w:r w:rsidRPr="00693DE7">
        <w:t xml:space="preserve"> prefeituras </w:t>
      </w:r>
      <w:r>
        <w:t>tenham</w:t>
      </w:r>
      <w:r w:rsidRPr="00693DE7">
        <w:t xml:space="preserve"> engenheiros em seus quadros, nem todos os profissionais possuem os conhecimentos necessários para a implementação do cadastro.</w:t>
      </w:r>
    </w:p>
    <w:p w14:paraId="3150C38A" w14:textId="77777777" w:rsidR="00B3095F" w:rsidRPr="00693DE7" w:rsidRDefault="00B3095F" w:rsidP="00B3095F">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37F93EBC" w14:textId="77777777" w:rsidR="00B3095F" w:rsidRPr="00B3095F" w:rsidRDefault="00B3095F" w:rsidP="00B3095F"/>
    <w:p w14:paraId="12045B9E" w14:textId="77777777" w:rsidR="000752AD" w:rsidRPr="00693DE7" w:rsidRDefault="000752AD" w:rsidP="000752AD">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4C3B7A97" w14:textId="77777777" w:rsidR="000752AD" w:rsidRPr="00693DE7" w:rsidRDefault="000752AD" w:rsidP="000752AD">
      <w:r w:rsidRPr="00693DE7">
        <w:lastRenderedPageBreak/>
        <w: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20DAC38E" w14:textId="77777777" w:rsidR="000752AD" w:rsidRPr="00693DE7" w:rsidRDefault="000752AD" w:rsidP="000752AD">
      <w:r w:rsidRPr="00693DE7">
        <w:t>Nesse contexto, fica evidente a necessidade de uma ferramenta que permita:</w:t>
      </w:r>
    </w:p>
    <w:p w14:paraId="038CEA1E" w14:textId="77777777" w:rsidR="000752AD" w:rsidRDefault="000752AD" w:rsidP="00BD3485">
      <w:pPr>
        <w:pStyle w:val="PargrafodaLista"/>
        <w:numPr>
          <w:ilvl w:val="0"/>
          <w:numId w:val="6"/>
        </w:numPr>
      </w:pPr>
      <w:r w:rsidRPr="00693DE7">
        <w:t>Identificar de forma visual os erros presentes no cadastro descritivo;</w:t>
      </w:r>
    </w:p>
    <w:p w14:paraId="4FFE37F8" w14:textId="77777777" w:rsidR="000752AD" w:rsidRDefault="000752AD" w:rsidP="00BD3485">
      <w:pPr>
        <w:pStyle w:val="PargrafodaLista"/>
        <w:numPr>
          <w:ilvl w:val="0"/>
          <w:numId w:val="6"/>
        </w:numPr>
      </w:pPr>
      <w:r w:rsidRPr="00CC08B2">
        <w:t>Criar objetos geográficos em escala a partir dos dados textuais, que possam ser georreferenciados com uma precisão razoável, custo baixo e de forma automatizada.</w:t>
      </w:r>
    </w:p>
    <w:p w14:paraId="71EA66FF" w14:textId="77777777" w:rsidR="000752AD" w:rsidRPr="00693DE7" w:rsidRDefault="000752AD" w:rsidP="007B1078">
      <w:pPr>
        <w:pStyle w:val="Ttulo2"/>
      </w:pPr>
      <w:bookmarkStart w:id="21" w:name="_Toc196482549"/>
      <w:r w:rsidRPr="00693DE7">
        <w:t>Objetivos</w:t>
      </w:r>
      <w:bookmarkEnd w:id="21"/>
      <w:r w:rsidRPr="00693DE7">
        <w:t xml:space="preserve"> </w:t>
      </w:r>
    </w:p>
    <w:p w14:paraId="487E4B35" w14:textId="77777777" w:rsidR="000752AD" w:rsidRPr="001C25FF" w:rsidRDefault="000752AD" w:rsidP="000752AD">
      <w:r w:rsidRPr="001C25FF">
        <w:t>O objetivo geral desta pesquisa é desenvolver uma metodologia para converter as descrições alfanuméricas de um cadastro em objetos geográficos e georreferenciá-los. Tendo como objetivos específicos</w:t>
      </w:r>
      <w:r>
        <w:t>:</w:t>
      </w:r>
    </w:p>
    <w:p w14:paraId="301812C9" w14:textId="77777777" w:rsidR="000752AD" w:rsidRPr="001C25FF" w:rsidRDefault="000752AD" w:rsidP="00BD3485">
      <w:pPr>
        <w:pStyle w:val="PargrafodaLista"/>
        <w:numPr>
          <w:ilvl w:val="0"/>
          <w:numId w:val="7"/>
        </w:numPr>
      </w:pPr>
      <w:r w:rsidRPr="001C25FF">
        <w:t xml:space="preserve">Realizar o reconhecimento óptico de caracteres (OCR) dos manuais do CIATA para gerar documentos PDF indexáveis; </w:t>
      </w:r>
    </w:p>
    <w:p w14:paraId="26957D64" w14:textId="77777777" w:rsidR="000752AD" w:rsidRPr="001C25FF" w:rsidRDefault="000752AD" w:rsidP="00BD3485">
      <w:pPr>
        <w:pStyle w:val="PargrafodaLista"/>
        <w:numPr>
          <w:ilvl w:val="0"/>
          <w:numId w:val="7"/>
        </w:numPr>
      </w:pPr>
      <w:r w:rsidRPr="001C25FF">
        <w:t xml:space="preserve">Definir o conjunto mínimo de atributos textuais necessários para a criação de imagens representativas da distribuição da malha de lotes urbanas; </w:t>
      </w:r>
    </w:p>
    <w:p w14:paraId="4FF82D09" w14:textId="77777777" w:rsidR="000752AD" w:rsidRPr="001C25FF" w:rsidRDefault="000752AD" w:rsidP="00BD3485">
      <w:pPr>
        <w:pStyle w:val="PargrafodaLista"/>
        <w:numPr>
          <w:ilvl w:val="0"/>
          <w:numId w:val="7"/>
        </w:numPr>
      </w:pPr>
      <w:r w:rsidRPr="001C25FF">
        <w:t>Identificar métodos que permitam validar e complementar dados das bases alfanuméricas.</w:t>
      </w:r>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22" w:name="_Toc196482550"/>
      <w:r w:rsidRPr="00693DE7">
        <w:lastRenderedPageBreak/>
        <w:t>fundamentação teórica</w:t>
      </w:r>
      <w:bookmarkEnd w:id="22"/>
    </w:p>
    <w:p w14:paraId="4DAD3E72" w14:textId="77777777"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23" w:name="_Toc196482551"/>
      <w:r w:rsidRPr="00693DE7">
        <w:t>O CIATA</w:t>
      </w:r>
      <w:bookmarkEnd w:id="23"/>
    </w:p>
    <w:p w14:paraId="0C672E59" w14:textId="3B53E542"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(ISO 19.152 - </w:t>
      </w:r>
      <w:r w:rsidRPr="00693DE7">
        <w:rPr>
          <w:i/>
        </w:rPr>
        <w:t>Land Administration Domain Model</w:t>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24" w:name="_Toc183090298"/>
      <w:bookmarkStart w:id="25" w:name="_Toc196482552"/>
      <w:r w:rsidRPr="00693DE7">
        <w:t>Modelo conceitual</w:t>
      </w:r>
      <w:bookmarkEnd w:id="24"/>
      <w:r w:rsidRPr="00693DE7">
        <w:t xml:space="preserve"> do CIATA</w:t>
      </w:r>
      <w:bookmarkEnd w:id="25"/>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26" w:name="_Toc183090299"/>
      <w:bookmarkStart w:id="27" w:name="_Ref191671060"/>
      <w:bookmarkStart w:id="28" w:name="_Toc196482553"/>
      <w:r w:rsidRPr="00693DE7">
        <w:t>Contexto Histórico e T</w:t>
      </w:r>
      <w:bookmarkEnd w:id="26"/>
      <w:r w:rsidRPr="00693DE7">
        <w:t>ecnológico do CIATA</w:t>
      </w:r>
      <w:bookmarkEnd w:id="27"/>
      <w:bookmarkEnd w:id="28"/>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29" w:name="_Toc183090300"/>
      <w:bookmarkStart w:id="30" w:name="_Toc196482554"/>
      <w:r w:rsidRPr="00693DE7">
        <w:t>Custo dos equipamentos</w:t>
      </w:r>
      <w:bookmarkEnd w:id="29"/>
      <w:bookmarkEnd w:id="30"/>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31" w:name="_Toc183090301"/>
      <w:bookmarkStart w:id="32" w:name="_Toc196482555"/>
      <w:r w:rsidRPr="00693DE7">
        <w:lastRenderedPageBreak/>
        <w:t>Memória secundária LIMITADA</w:t>
      </w:r>
      <w:bookmarkEnd w:id="31"/>
      <w:bookmarkEnd w:id="32"/>
    </w:p>
    <w:p w14:paraId="26119B27" w14:textId="77777777" w:rsidR="000752AD" w:rsidRPr="00693DE7" w:rsidRDefault="000752AD" w:rsidP="000752AD">
      <w:pPr>
        <w:rPr>
          <w:rFonts w:cs="Arial"/>
          <w:szCs w:val="24"/>
        </w:rPr>
      </w:pPr>
      <w:r w:rsidRPr="00693DE7">
        <w:rPr>
          <w:rFonts w:cs="Arial"/>
          <w:szCs w:val="24"/>
        </w:rPr>
        <w:t xml:space="preserve">As memórias secundárias são </w:t>
      </w:r>
      <w:proofErr w:type="gramStart"/>
      <w:r w:rsidRPr="00693DE7">
        <w:rPr>
          <w:rFonts w:cs="Arial"/>
          <w:szCs w:val="24"/>
        </w:rPr>
        <w:t>dispositivos</w:t>
      </w:r>
      <w:proofErr w:type="gramEnd"/>
      <w:r w:rsidRPr="00693DE7">
        <w:rPr>
          <w:rFonts w:cs="Arial"/>
          <w:szCs w:val="24"/>
        </w:rPr>
        <w:t xml:space="preserve">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7777777"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Pr="00693DE7">
        <w:t xml:space="preserve">Tabela </w:t>
      </w:r>
      <w:r>
        <w:rPr>
          <w:noProof/>
        </w:rPr>
        <w:t>2</w:t>
      </w:r>
      <w:r w:rsidRPr="00693DE7">
        <w:fldChar w:fldCharType="end"/>
      </w:r>
      <w:r w:rsidRPr="00693DE7">
        <w:t xml:space="preserve"> e</w:t>
      </w:r>
      <w:r>
        <w:t xml:space="preserve"> </w:t>
      </w:r>
      <w:r>
        <w:fldChar w:fldCharType="begin"/>
      </w:r>
      <w:r>
        <w:instrText xml:space="preserve"> REF _Ref192830144 \h </w:instrText>
      </w:r>
      <w:r>
        <w:fldChar w:fldCharType="separate"/>
      </w:r>
      <w:r w:rsidRPr="00693DE7">
        <w:t xml:space="preserve">Figura </w:t>
      </w:r>
      <w:r>
        <w:rPr>
          <w:noProof/>
        </w:rPr>
        <w:t>1</w:t>
      </w:r>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213BD059" w14:textId="77777777" w:rsidR="000752AD" w:rsidRPr="00693DE7" w:rsidRDefault="000752AD" w:rsidP="000752AD">
      <w:pPr>
        <w:pStyle w:val="Legenda"/>
      </w:pPr>
    </w:p>
    <w:p w14:paraId="0EB4BA2E" w14:textId="77777777" w:rsidR="000752AD" w:rsidRPr="00693DE7" w:rsidRDefault="000752AD" w:rsidP="000752AD">
      <w:pPr>
        <w:pStyle w:val="Legenda"/>
      </w:pPr>
      <w:bookmarkStart w:id="33" w:name="_Ref192485580"/>
      <w:r w:rsidRPr="00693DE7">
        <w:t xml:space="preserve">Tabela </w:t>
      </w:r>
      <w:fldSimple w:instr=" SEQ Tabela \* ARABIC ">
        <w:r>
          <w:rPr>
            <w:noProof/>
          </w:rPr>
          <w:t>2</w:t>
        </w:r>
      </w:fldSimple>
      <w:bookmarkEnd w:id="33"/>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77777777" w:rsidR="000752AD" w:rsidRPr="00693DE7" w:rsidRDefault="000752AD" w:rsidP="000752AD">
      <w:pPr>
        <w:pStyle w:val="Legenda"/>
      </w:pPr>
      <w:bookmarkStart w:id="34" w:name="_Ref192830144"/>
      <w:bookmarkStart w:id="35" w:name="_Ref182853822"/>
      <w:r w:rsidRPr="00693DE7">
        <w:t xml:space="preserve">Figura </w:t>
      </w:r>
      <w:fldSimple w:instr=" SEQ Figura \* ARABIC ">
        <w:r>
          <w:rPr>
            <w:noProof/>
          </w:rPr>
          <w:t>1</w:t>
        </w:r>
      </w:fldSimple>
      <w:bookmarkEnd w:id="34"/>
      <w:r w:rsidRPr="00693DE7">
        <w:t>:Trecho do manual do CIATA</w:t>
      </w:r>
      <w:bookmarkEnd w:id="35"/>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36" w:name="_Toc183090302"/>
      <w:bookmarkStart w:id="37" w:name="_Toc196482556"/>
      <w:r w:rsidRPr="00693DE7">
        <w:t>Linguagens de programação Pré-SGBDs</w:t>
      </w:r>
      <w:bookmarkEnd w:id="36"/>
      <w:bookmarkEnd w:id="37"/>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38" w:name="_Toc196482557"/>
      <w:r w:rsidRPr="00693DE7">
        <w:t xml:space="preserve">O CIATA e o </w:t>
      </w:r>
      <w:r w:rsidRPr="00693DE7">
        <w:rPr>
          <w:i/>
        </w:rPr>
        <w:t>Fit-For-Purpose</w:t>
      </w:r>
      <w:bookmarkEnd w:id="38"/>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39"/>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commentRangeEnd w:id="39"/>
      <w:r w:rsidR="006F0615">
        <w:rPr>
          <w:rStyle w:val="Refdecomentrio"/>
        </w:rPr>
        <w:commentReference w:id="39"/>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40" w:name="_Toc183090305"/>
      <w:bookmarkStart w:id="41" w:name="_Toc196482558"/>
      <w:r w:rsidRPr="00693DE7">
        <w:t xml:space="preserve">O CIATA e o </w:t>
      </w:r>
      <w:commentRangeStart w:id="42"/>
      <w:r w:rsidRPr="00693DE7">
        <w:t>LADM</w:t>
      </w:r>
      <w:bookmarkEnd w:id="40"/>
      <w:commentRangeEnd w:id="42"/>
      <w:r w:rsidR="009E2117">
        <w:rPr>
          <w:rStyle w:val="Refdecomentrio"/>
          <w:rFonts w:eastAsiaTheme="minorHAnsi" w:cstheme="minorBidi"/>
          <w:b w:val="0"/>
        </w:rPr>
        <w:commentReference w:id="42"/>
      </w:r>
      <w:bookmarkEnd w:id="41"/>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 xml:space="preserve">Figura </w:t>
      </w:r>
      <w:r>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77777777" w:rsidR="000752AD" w:rsidRPr="00693DE7" w:rsidRDefault="000752AD" w:rsidP="000752AD">
      <w:pPr>
        <w:pStyle w:val="Legenda"/>
      </w:pPr>
      <w:bookmarkStart w:id="43" w:name="_Ref184328056"/>
      <w:r w:rsidRPr="00693DE7">
        <w:lastRenderedPageBreak/>
        <w:t xml:space="preserve">Figura </w:t>
      </w:r>
      <w:fldSimple w:instr=" SEQ Figura \* ARABIC ">
        <w:r>
          <w:rPr>
            <w:noProof/>
          </w:rPr>
          <w:t>2</w:t>
        </w:r>
      </w:fldSimple>
      <w:bookmarkEnd w:id="43"/>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proofErr w:type="spellStart"/>
      <w:r w:rsidRPr="00693DE7">
        <w:rPr>
          <w:b/>
          <w:bCs/>
          <w:lang w:eastAsia="pt-BR"/>
        </w:rPr>
        <w:t>Party</w:t>
      </w:r>
      <w:proofErr w:type="spellEnd"/>
      <w:r w:rsidRPr="00693DE7">
        <w:rPr>
          <w:b/>
          <w:bCs/>
          <w:lang w:eastAsia="pt-BR"/>
        </w:rPr>
        <w:t xml:space="preserve"> Packet</w:t>
      </w:r>
      <w:r w:rsidRPr="00693DE7">
        <w:rPr>
          <w:lang w:eastAsia="pt-BR"/>
        </w:rPr>
        <w:t xml:space="preserve">: Este pacote representa as pessoas, grupos e/ou organizações relacionadas às unidades espaciais. As classes neste pacote incluem LA_Party, </w:t>
      </w:r>
      <w:proofErr w:type="spellStart"/>
      <w:r w:rsidRPr="00693DE7">
        <w:rPr>
          <w:lang w:eastAsia="pt-BR"/>
        </w:rPr>
        <w:t>LA_GroupParty</w:t>
      </w:r>
      <w:proofErr w:type="spellEnd"/>
      <w:r w:rsidRPr="00693DE7">
        <w:rPr>
          <w:lang w:eastAsia="pt-BR"/>
        </w:rPr>
        <w:t xml:space="preserve"> e LA_PartyMember;</w:t>
      </w:r>
    </w:p>
    <w:p w14:paraId="783D894A" w14:textId="77777777" w:rsidR="000752AD" w:rsidRPr="00693DE7" w:rsidRDefault="000752AD" w:rsidP="000752AD">
      <w:pPr>
        <w:rPr>
          <w:lang w:eastAsia="pt-BR"/>
        </w:rPr>
      </w:pPr>
      <w:proofErr w:type="spellStart"/>
      <w:r w:rsidRPr="00693DE7">
        <w:rPr>
          <w:b/>
          <w:bCs/>
          <w:lang w:eastAsia="pt-BR"/>
        </w:rPr>
        <w:t>Administrative</w:t>
      </w:r>
      <w:proofErr w:type="spellEnd"/>
      <w:r w:rsidRPr="00693DE7">
        <w:rPr>
          <w:b/>
          <w:bCs/>
          <w:lang w:eastAsia="pt-BR"/>
        </w:rPr>
        <w:t xml:space="preserve"> Packet</w:t>
      </w:r>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xml:space="preserve">: Este subpacote, dentro do Spatial Unit Packet,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69FE1029"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 xml:space="preserve">Figura </w:t>
      </w:r>
      <w:r>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77777777" w:rsidR="000752AD" w:rsidRPr="00693DE7" w:rsidRDefault="000752AD" w:rsidP="000752AD">
      <w:pPr>
        <w:pStyle w:val="Legenda"/>
      </w:pPr>
      <w:bookmarkStart w:id="44" w:name="_Ref184370336"/>
      <w:r w:rsidRPr="00693DE7">
        <w:lastRenderedPageBreak/>
        <w:t xml:space="preserve">Figura </w:t>
      </w:r>
      <w:fldSimple w:instr=" SEQ Figura \* ARABIC ">
        <w:r>
          <w:rPr>
            <w:noProof/>
          </w:rPr>
          <w:t>3</w:t>
        </w:r>
      </w:fldSimple>
      <w:bookmarkEnd w:id="44"/>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0B772736" w:rsidR="000752AD" w:rsidRPr="00693DE7" w:rsidRDefault="000752AD" w:rsidP="000752AD">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Pr="00693DE7">
        <w:rPr>
          <w:lang w:eastAsia="pt-BR"/>
        </w:rPr>
        <w:t xml:space="preserve"> </w:t>
      </w:r>
      <w:r w:rsidRPr="00693DE7">
        <w:rPr>
          <w:lang w:eastAsia="pt-BR"/>
        </w:rPr>
        <w:fldChar w:fldCharType="begin"/>
      </w:r>
      <w:r w:rsidR="00AD1223">
        <w:rPr>
          <w:lang w:eastAsia="pt-BR"/>
        </w:rPr>
        <w:instrText xml:space="preserve"> ADDIN ZOTERO_ITEM CSL_CITATION {"citationID":"EpDBx06d","properties":{"formattedCitation":"(Date, 2004)","plainCitation":"(Date, 2004)","dontUpdate":true,"noteIndex":0},"citationItems":[{"id":"2Zhieh6I/MgqsYRe0","uris":["http://zotero.org/users/local/P1GuXq80/items/LMQ2HAQT"],"itemData":{"id":"HOHTBVxn/QK8MKYDP","type":"book","edition":"8.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 xml:space="preserve">Figura </w:t>
      </w:r>
      <w:r>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77777777" w:rsidR="000752AD" w:rsidRPr="00693DE7" w:rsidRDefault="000752AD" w:rsidP="000752AD">
      <w:pPr>
        <w:pStyle w:val="Legenda"/>
      </w:pPr>
      <w:bookmarkStart w:id="45" w:name="_Ref184571121"/>
      <w:r w:rsidRPr="00693DE7">
        <w:lastRenderedPageBreak/>
        <w:t xml:space="preserve">Figura </w:t>
      </w:r>
      <w:fldSimple w:instr=" SEQ Figura \* ARABIC ">
        <w:r>
          <w:rPr>
            <w:noProof/>
          </w:rPr>
          <w:t>4</w:t>
        </w:r>
      </w:fldSimple>
      <w:bookmarkEnd w:id="45"/>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77777777"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 xml:space="preserve">Figura </w:t>
      </w:r>
      <w:r>
        <w:rPr>
          <w:noProof/>
        </w:rPr>
        <w:t>5</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77777777" w:rsidR="000752AD" w:rsidRPr="00693DE7" w:rsidRDefault="000752AD" w:rsidP="000752AD">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 xml:space="preserve">Tabela </w:t>
      </w:r>
      <w:r>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77777777" w:rsidR="000752AD" w:rsidRPr="00693DE7" w:rsidRDefault="000752AD" w:rsidP="000752AD">
      <w:pPr>
        <w:pStyle w:val="Legenda"/>
      </w:pPr>
      <w:bookmarkStart w:id="46" w:name="_Ref184572123"/>
      <w:r w:rsidRPr="00693DE7">
        <w:lastRenderedPageBreak/>
        <w:t xml:space="preserve">Figura </w:t>
      </w:r>
      <w:fldSimple w:instr=" SEQ Figura \* ARABIC ">
        <w:r>
          <w:rPr>
            <w:noProof/>
          </w:rPr>
          <w:t>5</w:t>
        </w:r>
      </w:fldSimple>
      <w:bookmarkEnd w:id="46"/>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2FD237F0" w:rsidR="000752AD" w:rsidRPr="00693DE7" w:rsidRDefault="000752AD" w:rsidP="000752AD">
      <w:pPr>
        <w:pStyle w:val="Legenda"/>
      </w:pPr>
      <w:bookmarkStart w:id="47" w:name="_Ref192077634"/>
      <w:r w:rsidRPr="00693DE7">
        <w:t xml:space="preserve">Tabela </w:t>
      </w:r>
      <w:fldSimple w:instr=" SEQ Tabela \* ARABIC ">
        <w:r>
          <w:rPr>
            <w:noProof/>
          </w:rPr>
          <w:t>3</w:t>
        </w:r>
      </w:fldSimple>
      <w:bookmarkEnd w:id="47"/>
      <w:r w:rsidRPr="00693DE7">
        <w:t xml:space="preserve">: Comparando CIATA e LADM: Contextos e Propósitos </w:t>
      </w:r>
      <w:commentRangeStart w:id="48"/>
      <w:r w:rsidRPr="00693DE7">
        <w:t>Distintos</w:t>
      </w:r>
      <w:commentRangeEnd w:id="48"/>
      <w:r w:rsidR="00E25167">
        <w:rPr>
          <w:rStyle w:val="Refdecomentrio"/>
          <w:iCs w:val="0"/>
        </w:rPr>
        <w:commentReference w:id="48"/>
      </w:r>
      <w:ins w:id="49" w:author="Marco Aurélio Barbiero" w:date="2025-04-24T21:35:00Z" w16du:dateUtc="2025-04-25T00:35:00Z">
        <w:r w:rsidR="004617C9">
          <w:t xml:space="preserve"> </w:t>
        </w:r>
      </w:ins>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947C2E"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proofErr w:type="spellStart"/>
            <w:r w:rsidRPr="00454465">
              <w:rPr>
                <w:rFonts w:eastAsia="Times New Roman" w:cs="Arial"/>
                <w:szCs w:val="24"/>
                <w:lang w:val="en-US" w:eastAsia="pt-BR"/>
              </w:rPr>
              <w:t>Prevista</w:t>
            </w:r>
            <w:proofErr w:type="spellEnd"/>
            <w:r w:rsidRPr="00454465">
              <w:rPr>
                <w:rFonts w:eastAsia="Times New Roman" w:cs="Arial"/>
                <w:szCs w:val="24"/>
                <w:lang w:val="en-US" w:eastAsia="pt-BR"/>
              </w:rPr>
              <w:t xml:space="preserve"> no sub</w:t>
            </w:r>
            <w:r w:rsidR="00454465" w:rsidRPr="00454465">
              <w:rPr>
                <w:rFonts w:eastAsia="Times New Roman" w:cs="Arial"/>
                <w:szCs w:val="24"/>
                <w:lang w:val="en-US" w:eastAsia="pt-BR"/>
              </w:rPr>
              <w:t>-</w:t>
            </w:r>
            <w:proofErr w:type="spellStart"/>
            <w:r w:rsidRPr="00454465">
              <w:rPr>
                <w:rFonts w:eastAsia="Times New Roman" w:cs="Arial"/>
                <w:szCs w:val="24"/>
                <w:lang w:val="en-US" w:eastAsia="pt-BR"/>
              </w:rPr>
              <w:t>pacote</w:t>
            </w:r>
            <w:proofErr w:type="spellEnd"/>
            <w:r w:rsidRPr="00454465">
              <w:rPr>
                <w:rFonts w:eastAsia="Times New Roman" w:cs="Arial"/>
                <w:szCs w:val="24"/>
                <w:lang w:val="en-US" w:eastAsia="pt-BR"/>
              </w:rPr>
              <w:t xml:space="preserv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50" w:name="_Toc183090307"/>
      <w:bookmarkStart w:id="51" w:name="_Toc196482559"/>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50"/>
      <w:bookmarkEnd w:id="51"/>
    </w:p>
    <w:p w14:paraId="3A274265" w14:textId="77C9FBED"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t xml:space="preserve"> apresenta um comparativo entre as características dos dois modelos.</w:t>
      </w:r>
    </w:p>
    <w:p w14:paraId="0F2ADE7B" w14:textId="77777777" w:rsidR="000752AD" w:rsidRPr="00693DE7" w:rsidRDefault="000752AD" w:rsidP="000752AD">
      <w:pPr>
        <w:pStyle w:val="Legenda"/>
      </w:pPr>
      <w:bookmarkStart w:id="52" w:name="_Ref191479803"/>
      <w:commentRangeStart w:id="53"/>
      <w:r w:rsidRPr="00693DE7">
        <w:t xml:space="preserve">Tabela </w:t>
      </w:r>
      <w:commentRangeEnd w:id="53"/>
      <w:r w:rsidR="00E25167">
        <w:rPr>
          <w:rStyle w:val="Refdecomentrio"/>
          <w:iCs w:val="0"/>
        </w:rPr>
        <w:commentReference w:id="53"/>
      </w:r>
      <w:fldSimple w:instr=" SEQ Tabela \* ARABIC ">
        <w:r>
          <w:rPr>
            <w:noProof/>
          </w:rPr>
          <w:t>4</w:t>
        </w:r>
      </w:fldSimple>
      <w:bookmarkEnd w:id="52"/>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47BFBEC1"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2205BB2C"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2EF6A9F3"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47E28A3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4EA2E5A5"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5A50D62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417E028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A349B97"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17EC00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169A672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31F2253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318B333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71BC64C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6373953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650AA9A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651B90F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7958A352"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41D6086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4B0DBA00"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05883F0" w14:textId="77777777" w:rsidR="000752AD" w:rsidRPr="00693DE7" w:rsidRDefault="000752AD" w:rsidP="000752AD">
      <w:pPr>
        <w:rPr>
          <w:rFonts w:cs="Arial"/>
          <w:lang w:eastAsia="pt-BR"/>
        </w:rPr>
      </w:pPr>
      <w:r w:rsidRPr="00693DE7">
        <w:rPr>
          <w:lang w:eastAsia="pt-BR"/>
        </w:rPr>
        <w:lastRenderedPageBreak/>
        <w:t>Segundo Silva (2023)</w:t>
      </w:r>
      <w:r w:rsidRPr="00693DE7">
        <w:rPr>
          <w:rFonts w:cs="Arial"/>
          <w:vanish/>
          <w:lang w:eastAsia="pt-BR"/>
        </w:rPr>
        <w:t>(Silva, 2023)</w:t>
      </w:r>
      <w:r w:rsidRPr="00693DE7">
        <w:rPr>
          <w:rFonts w:cs="Arial"/>
          <w:lang w:eastAsia="pt-BR"/>
        </w:rPr>
        <w:t>,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7777777"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apresentada uma possível modelagem original do CIATA desenhada segundo as definições do </w:t>
      </w:r>
      <w:proofErr w:type="spellStart"/>
      <w:r w:rsidRPr="00693DE7">
        <w:rPr>
          <w:i/>
          <w:iCs/>
          <w:lang w:eastAsia="pt-BR"/>
        </w:rPr>
        <w:t>Object</w:t>
      </w:r>
      <w:proofErr w:type="spellEnd"/>
      <w:r w:rsidRPr="00693DE7">
        <w:rPr>
          <w:i/>
          <w:iCs/>
          <w:lang w:eastAsia="pt-BR"/>
        </w:rPr>
        <w:t xml:space="preserve"> </w:t>
      </w:r>
      <w:proofErr w:type="spellStart"/>
      <w:r w:rsidRPr="00693DE7">
        <w:rPr>
          <w:i/>
          <w:iCs/>
          <w:lang w:eastAsia="pt-BR"/>
        </w:rPr>
        <w:t>Modeling</w:t>
      </w:r>
      <w:proofErr w:type="spellEnd"/>
      <w:r w:rsidRPr="00693DE7">
        <w:rPr>
          <w:i/>
          <w:iCs/>
          <w:lang w:eastAsia="pt-BR"/>
        </w:rPr>
        <w:t xml:space="preserve"> </w:t>
      </w:r>
      <w:proofErr w:type="spellStart"/>
      <w:r w:rsidRPr="00693DE7">
        <w:rPr>
          <w:i/>
          <w:iCs/>
          <w:lang w:eastAsia="pt-BR"/>
        </w:rPr>
        <w:t>Technique</w:t>
      </w:r>
      <w:proofErr w:type="spellEnd"/>
      <w:r w:rsidRPr="00693DE7">
        <w:rPr>
          <w:i/>
          <w:iCs/>
          <w:lang w:eastAsia="pt-BR"/>
        </w:rPr>
        <w:t xml:space="preserve"> for </w:t>
      </w:r>
      <w:proofErr w:type="spellStart"/>
      <w:r w:rsidRPr="00693DE7">
        <w:rPr>
          <w:i/>
          <w:iCs/>
          <w:lang w:eastAsia="pt-BR"/>
        </w:rPr>
        <w:t>Geographic</w:t>
      </w:r>
      <w:proofErr w:type="spellEnd"/>
      <w:r w:rsidRPr="00693DE7">
        <w:rPr>
          <w:i/>
          <w:iCs/>
          <w:lang w:eastAsia="pt-BR"/>
        </w:rPr>
        <w:t xml:space="preserve"> </w:t>
      </w:r>
      <w:proofErr w:type="spellStart"/>
      <w:r w:rsidRPr="00693DE7">
        <w:rPr>
          <w:i/>
          <w:iCs/>
          <w:lang w:eastAsia="pt-BR"/>
        </w:rPr>
        <w:t>Applications</w:t>
      </w:r>
      <w:proofErr w:type="spellEnd"/>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Pr="00693DE7">
        <w:t xml:space="preserve">Figura </w:t>
      </w:r>
      <w:r>
        <w:rPr>
          <w:noProof/>
        </w:rPr>
        <w:t>6</w:t>
      </w:r>
      <w:r w:rsidRPr="00693DE7">
        <w:rPr>
          <w:lang w:eastAsia="pt-BR"/>
        </w:rPr>
        <w:fldChar w:fldCharType="end"/>
      </w:r>
      <w:r w:rsidRPr="00693DE7">
        <w:rPr>
          <w:lang w:eastAsia="pt-BR"/>
        </w:rPr>
        <w:t>).</w:t>
      </w:r>
    </w:p>
    <w:p w14:paraId="61FB365A" w14:textId="77777777" w:rsidR="000752AD" w:rsidRPr="00693DE7" w:rsidRDefault="000752AD" w:rsidP="000752AD">
      <w:pPr>
        <w:pStyle w:val="Legenda"/>
      </w:pPr>
      <w:bookmarkStart w:id="54" w:name="_Ref191478284"/>
      <w:r w:rsidRPr="00693DE7">
        <w:t xml:space="preserve">Figura </w:t>
      </w:r>
      <w:fldSimple w:instr=" SEQ Figura \* ARABIC ">
        <w:r>
          <w:rPr>
            <w:noProof/>
          </w:rPr>
          <w:t>6</w:t>
        </w:r>
      </w:fldSimple>
      <w:bookmarkEnd w:id="54"/>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777777" w:rsidR="000752AD" w:rsidRPr="00693DE7" w:rsidRDefault="000752AD" w:rsidP="000752AD">
      <w:pPr>
        <w:pStyle w:val="Legenda"/>
      </w:pPr>
      <w:bookmarkStart w:id="55" w:name="_Ref191477230"/>
      <w:r w:rsidRPr="00693DE7">
        <w:lastRenderedPageBreak/>
        <w:t xml:space="preserve">Figura </w:t>
      </w:r>
      <w:fldSimple w:instr=" SEQ Figura \* ARABIC ">
        <w:r>
          <w:rPr>
            <w:noProof/>
          </w:rPr>
          <w:t>7</w:t>
        </w:r>
      </w:fldSimple>
      <w:bookmarkEnd w:id="55"/>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7777777"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 xml:space="preserve">Figura </w:t>
      </w:r>
      <w:r>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w:t>
      </w:r>
      <w:proofErr w:type="spellStart"/>
      <w:r w:rsidRPr="00693DE7">
        <w:rPr>
          <w:lang w:eastAsia="pt-BR"/>
        </w:rPr>
        <w:t>InscriçãoCadastral</w:t>
      </w:r>
      <w:proofErr w:type="spellEnd"/>
      <w:r w:rsidRPr="00693DE7">
        <w:rPr>
          <w:lang w:eastAsia="pt-BR"/>
        </w:rPr>
        <w:t>” do “</w:t>
      </w:r>
      <w:proofErr w:type="spellStart"/>
      <w:r w:rsidRPr="00693DE7">
        <w:rPr>
          <w:lang w:eastAsia="pt-BR"/>
        </w:rPr>
        <w:t>BoletimCadastroImobiliario</w:t>
      </w:r>
      <w:proofErr w:type="spellEnd"/>
      <w:r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5BA08E40" w14:textId="77777777" w:rsidR="000752AD" w:rsidRPr="00693DE7" w:rsidRDefault="000752AD" w:rsidP="000752AD">
      <w:pPr>
        <w:pStyle w:val="Legenda"/>
      </w:pPr>
      <w:bookmarkStart w:id="56" w:name="_Ref191478455"/>
      <w:r w:rsidRPr="00693DE7">
        <w:lastRenderedPageBreak/>
        <w:t xml:space="preserve">Figura </w:t>
      </w:r>
      <w:fldSimple w:instr=" SEQ Figura \* ARABIC ">
        <w:r>
          <w:rPr>
            <w:noProof/>
          </w:rPr>
          <w:t>8</w:t>
        </w:r>
      </w:fldSimple>
      <w:bookmarkEnd w:id="56"/>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57" w:name="_Toc196482560"/>
      <w:r w:rsidRPr="00693DE7">
        <w:t>Presença do CIATA nos cadastros imobiliários</w:t>
      </w:r>
      <w:bookmarkEnd w:id="57"/>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58"/>
      <w:r w:rsidRPr="00693DE7">
        <w:t>Visita à treze prefeituras</w:t>
      </w:r>
      <w:commentRangeEnd w:id="58"/>
      <w:r w:rsidR="00B55D75">
        <w:rPr>
          <w:rStyle w:val="Refdecomentrio"/>
        </w:rPr>
        <w:commentReference w:id="58"/>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proofErr w:type="spellStart"/>
      <w:r w:rsidRPr="00693DE7">
        <w:rPr>
          <w:i/>
        </w:rPr>
        <w:t>CadUrb</w:t>
      </w:r>
      <w:proofErr w:type="spellEnd"/>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 xml:space="preserve">Google </w:t>
      </w:r>
      <w:proofErr w:type="spellStart"/>
      <w:r w:rsidRPr="00693DE7">
        <w:rPr>
          <w:i/>
        </w:rPr>
        <w:t>Custon</w:t>
      </w:r>
      <w:proofErr w:type="spellEnd"/>
      <w:r w:rsidRPr="00693DE7">
        <w:rPr>
          <w:i/>
        </w:rPr>
        <w:t xml:space="preserve">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77777777" w:rsidR="000752AD" w:rsidRPr="00693DE7" w:rsidRDefault="000752AD" w:rsidP="000752AD">
      <w:pPr>
        <w:pStyle w:val="Legenda"/>
      </w:pPr>
      <w:r w:rsidRPr="00693DE7">
        <w:t xml:space="preserve">Tabela </w:t>
      </w:r>
      <w:fldSimple w:instr=" SEQ Tabela \* ARABIC ">
        <w:r>
          <w:rPr>
            <w:noProof/>
          </w:rPr>
          <w:t>5</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59" w:name="_Toc183090308"/>
      <w:bookmarkStart w:id="60" w:name="_Toc196482561"/>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59"/>
      <w:bookmarkEnd w:id="60"/>
      <w:r w:rsidR="000752AD" w:rsidRPr="00693DE7">
        <w:rPr>
          <w:lang w:eastAsia="pt-BR"/>
        </w:rPr>
        <w:t xml:space="preserve"> </w:t>
      </w:r>
    </w:p>
    <w:p w14:paraId="4938B8B3" w14:textId="77777777"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Pr="00693DE7">
        <w:rPr>
          <w:lang w:eastAsia="pt-BR"/>
        </w:rPr>
        <w:fldChar w:fldCharType="begin"/>
      </w:r>
      <w:r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rPr>
        <w:t>(MF-CIATA, 1979)</w:t>
      </w:r>
      <w:r w:rsidRPr="00693DE7">
        <w:rPr>
          <w:lang w:eastAsia="pt-BR"/>
        </w:rPr>
        <w:fldChar w:fldCharType="end"/>
      </w:r>
    </w:p>
    <w:p w14:paraId="20129547" w14:textId="77777777" w:rsidR="000752AD" w:rsidRPr="00693DE7" w:rsidRDefault="000752AD" w:rsidP="000752AD">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03F58E00" w14:textId="77777777" w:rsidR="000752AD" w:rsidRPr="00693DE7" w:rsidRDefault="000752AD" w:rsidP="000752AD">
      <w:pPr>
        <w:ind w:left="851" w:firstLine="0"/>
      </w:pPr>
      <w:r w:rsidRPr="00693DE7">
        <w:t>E que:</w:t>
      </w:r>
    </w:p>
    <w:p w14:paraId="7E555B3B" w14:textId="77777777" w:rsidR="000752AD" w:rsidRPr="00693DE7" w:rsidRDefault="000752AD" w:rsidP="000752AD">
      <w:pPr>
        <w:pStyle w:val="Citao"/>
      </w:pPr>
      <w:r w:rsidRPr="00693DE7">
        <w:t>“</w:t>
      </w:r>
      <w:r w:rsidRPr="00693DE7">
        <w:rPr>
          <w:i/>
          <w:iCs/>
        </w:rPr>
        <w:t>Caso não exista nenhuma planta da área urbana que sirva de base será necessário executar, a partir de um croqui à mão livre em campo, a planta da área urbana do Município</w:t>
      </w:r>
      <w:r w:rsidRPr="00693DE7">
        <w:t>.”</w:t>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lastRenderedPageBreak/>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61" w:name="_Ref191278478"/>
      <w:bookmarkStart w:id="62" w:name="_Ref191278485"/>
      <w:bookmarkStart w:id="63" w:name="_Toc196482562"/>
      <w:r>
        <w:rPr>
          <w:lang w:eastAsia="pt-BR"/>
        </w:rPr>
        <w:t xml:space="preserve">O </w:t>
      </w:r>
      <w:r w:rsidR="000752AD" w:rsidRPr="00693DE7">
        <w:rPr>
          <w:lang w:eastAsia="pt-BR"/>
        </w:rPr>
        <w:t>CIATA e a Lei Geral de Proteção de Dados (LGPD)</w:t>
      </w:r>
      <w:bookmarkEnd w:id="61"/>
      <w:bookmarkEnd w:id="62"/>
      <w:bookmarkEnd w:id="63"/>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693DE7">
        <w:rPr>
          <w:i/>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 xml:space="preserve">O Artigo 113, §2º do CTN, por exemplo, prevê a possibilidade de o ente tributante exigir que os contribuintes prestem as informações patrimoniais, fiscais e contábeis necessárias ao cumprimento das normas tributárias. Além dos </w:t>
      </w:r>
      <w:r w:rsidRPr="00693DE7">
        <w:rPr>
          <w:lang w:eastAsia="pt-BR"/>
        </w:rPr>
        <w:lastRenderedPageBreak/>
        <w:t>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Pr="00693DE7" w:rsidRDefault="000752AD" w:rsidP="000752AD">
      <w:pPr>
        <w:pStyle w:val="Ttulo2"/>
      </w:pPr>
      <w:bookmarkStart w:id="64" w:name="_Toc196482563"/>
      <w:r w:rsidRPr="00693DE7">
        <w:t>CNEFE - Cadastro Nacional de Endereços para Fins Estatísticos</w:t>
      </w:r>
      <w:bookmarkEnd w:id="64"/>
      <w:r w:rsidRPr="00693DE7">
        <w:t xml:space="preserve"> </w:t>
      </w:r>
    </w:p>
    <w:p w14:paraId="62EA0007" w14:textId="77777777" w:rsidR="000752AD" w:rsidRPr="00693DE7" w:rsidRDefault="000752AD" w:rsidP="000752AD">
      <w:r w:rsidRPr="00693DE7">
        <w:t>Segundo o sítio do IBGE na Internet:</w:t>
      </w:r>
    </w:p>
    <w:p w14:paraId="460FF07F" w14:textId="77777777" w:rsidR="000752AD" w:rsidRPr="00693DE7" w:rsidRDefault="000752AD" w:rsidP="000752AD">
      <w:pPr>
        <w:pStyle w:val="Citao"/>
        <w:rPr>
          <w:i/>
          <w:iCs/>
          <w:lang w:eastAsia="pt-BR"/>
        </w:rPr>
      </w:pPr>
      <w:r w:rsidRPr="00693DE7">
        <w:rPr>
          <w:i/>
          <w:iCs/>
          <w:lang w:eastAsia="pt-BR"/>
        </w:rPr>
        <w:t xml:space="preserve">“O Cadastro Nacional de Endereços para Fins Estatísticos - CNEFE é uma base de dados de abrangência nacional criada em 2005. Esse cadastro </w:t>
      </w:r>
      <w:r w:rsidRPr="00693DE7">
        <w:rPr>
          <w:i/>
          <w:iCs/>
          <w:lang w:eastAsia="pt-BR"/>
        </w:rPr>
        <w:lastRenderedPageBreak/>
        <w:t>contempla endereços georreferenciados de domicílios e estabelecimentos de todo o país.</w:t>
      </w:r>
    </w:p>
    <w:p w14:paraId="6C8A1DD0" w14:textId="77777777" w:rsidR="000752AD" w:rsidRPr="00693DE7" w:rsidRDefault="000752AD" w:rsidP="000752AD">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09A6A110" w14:textId="77777777" w:rsidR="000752AD" w:rsidRPr="00693DE7" w:rsidRDefault="000752AD" w:rsidP="000752AD">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7D96E3" w14:textId="77777777" w:rsidR="000752AD" w:rsidRPr="00693DE7" w:rsidRDefault="000752AD" w:rsidP="000752AD">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p>
    <w:p w14:paraId="65126585" w14:textId="77777777" w:rsidR="000752AD" w:rsidRPr="00693DE7" w:rsidRDefault="000752AD" w:rsidP="000752A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 xml:space="preserve">Figura </w:t>
      </w:r>
      <w:r>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0DCD7E1B" w14:textId="77777777" w:rsidR="000752AD" w:rsidRPr="00693DE7" w:rsidRDefault="000752AD" w:rsidP="000752AD">
      <w:pPr>
        <w:pStyle w:val="Legenda"/>
      </w:pPr>
      <w:bookmarkStart w:id="65" w:name="_Ref192059238"/>
      <w:r w:rsidRPr="00693DE7">
        <w:lastRenderedPageBreak/>
        <w:t xml:space="preserve">Figura </w:t>
      </w:r>
      <w:fldSimple w:instr=" SEQ Figura \* ARABIC ">
        <w:r>
          <w:rPr>
            <w:noProof/>
          </w:rPr>
          <w:t>9</w:t>
        </w:r>
      </w:fldSimple>
      <w:bookmarkEnd w:id="65"/>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0752AD" w:rsidRPr="00693DE7" w14:paraId="799A8210" w14:textId="77777777" w:rsidTr="000643CA">
        <w:tc>
          <w:tcPr>
            <w:tcW w:w="8210" w:type="dxa"/>
          </w:tcPr>
          <w:p w14:paraId="1F6B7CAB" w14:textId="77777777" w:rsidR="000752AD" w:rsidRPr="00693DE7" w:rsidRDefault="000752AD" w:rsidP="000643CA">
            <w:pPr>
              <w:pStyle w:val="Citao"/>
              <w:ind w:left="-109"/>
              <w:jc w:val="right"/>
              <w:rPr>
                <w:lang w:eastAsia="pt-BR"/>
              </w:rPr>
            </w:pPr>
            <w:r w:rsidRPr="00693DE7">
              <w:rPr>
                <w:noProof/>
                <w:lang w:eastAsia="pt-BR"/>
              </w:rPr>
              <w:drawing>
                <wp:inline distT="0" distB="0" distL="0" distR="0" wp14:anchorId="69AF55DE" wp14:editId="60B7636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377C86C4" w14:textId="77777777" w:rsidR="000752AD" w:rsidRPr="00693DE7" w:rsidRDefault="000752AD" w:rsidP="000752AD">
      <w:pPr>
        <w:pStyle w:val="Citao"/>
        <w:rPr>
          <w:lang w:eastAsia="pt-BR"/>
        </w:rPr>
      </w:pPr>
    </w:p>
    <w:p w14:paraId="3F4AD6DC" w14:textId="77777777" w:rsidR="000752AD" w:rsidRPr="00693DE7" w:rsidRDefault="000752AD" w:rsidP="000752AD">
      <w:pPr>
        <w:rPr>
          <w:lang w:eastAsia="pt-BR"/>
        </w:rPr>
      </w:pPr>
      <w:r w:rsidRPr="00693DE7">
        <w:rPr>
          <w:lang w:eastAsia="pt-BR"/>
        </w:rPr>
        <w:t>CIATA e CNEFE apresentam atributos com funções semelhantes que, embora não sejam coincidentes em seu conteúdo, formam uma estrutura bastante harmônica. Em tese, a concatenação dos atributos [NOM_TIPO_SEGLOGR] + [NOM_</w:t>
      </w:r>
      <w:proofErr w:type="gramStart"/>
      <w:r w:rsidRPr="00693DE7">
        <w:rPr>
          <w:lang w:eastAsia="pt-BR"/>
        </w:rPr>
        <w:t>TITULO</w:t>
      </w:r>
      <w:proofErr w:type="gramEnd"/>
      <w:r w:rsidRPr="00693DE7">
        <w:rPr>
          <w:lang w:eastAsia="pt-BR"/>
        </w:rPr>
        <w:t>_SEGLOGR] + [NOM_SEGLOGR] + [NUM_ENDERECO] da base de dados CNEFE pode ser conectada à concatenação dos atributos [NUM_ENDERECO] + [</w:t>
      </w:r>
      <w:proofErr w:type="spellStart"/>
      <w:r w:rsidRPr="00693DE7">
        <w:rPr>
          <w:lang w:eastAsia="pt-BR"/>
        </w:rPr>
        <w:t>nrEndereco</w:t>
      </w:r>
      <w:proofErr w:type="spellEnd"/>
      <w:r w:rsidRPr="00693DE7">
        <w:rPr>
          <w:lang w:eastAsia="pt-BR"/>
        </w:rPr>
        <w:t>] + [</w:t>
      </w:r>
      <w:proofErr w:type="spellStart"/>
      <w:r w:rsidRPr="00693DE7">
        <w:rPr>
          <w:lang w:eastAsia="pt-BR"/>
        </w:rPr>
        <w:t>complementoEndereco</w:t>
      </w:r>
      <w:proofErr w:type="spellEnd"/>
      <w:r w:rsidRPr="00693DE7">
        <w:rPr>
          <w:lang w:eastAsia="pt-BR"/>
        </w:rPr>
        <w:t xml:space="preserve">] do CIATA para permitir uma geolocalização aproximada e o tamanho do terreno. </w:t>
      </w:r>
    </w:p>
    <w:p w14:paraId="35217E9A"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Pr="00693DE7">
        <w:t xml:space="preserve">Tabela </w:t>
      </w:r>
      <w:r>
        <w:rPr>
          <w:noProof/>
        </w:rPr>
        <w:t>6</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Pr="00693DE7">
        <w:t xml:space="preserve">Tabela </w:t>
      </w:r>
      <w:r>
        <w:rPr>
          <w:noProof/>
        </w:rPr>
        <w:t>7</w:t>
      </w:r>
      <w:r w:rsidRPr="00693DE7">
        <w:rPr>
          <w:lang w:eastAsia="pt-BR"/>
        </w:rPr>
        <w:fldChar w:fldCharType="end"/>
      </w:r>
      <w:r w:rsidRPr="00693DE7">
        <w:rPr>
          <w:lang w:eastAsia="pt-BR"/>
        </w:rPr>
        <w:t xml:space="preserve">, os atributos do CIATA. </w:t>
      </w:r>
    </w:p>
    <w:p w14:paraId="6102BB20" w14:textId="77777777" w:rsidR="000752AD" w:rsidRPr="00693DE7" w:rsidRDefault="000752AD" w:rsidP="000752AD">
      <w:pPr>
        <w:pStyle w:val="Legenda"/>
        <w:keepLines w:val="0"/>
      </w:pPr>
      <w:bookmarkStart w:id="66" w:name="_Ref191973167"/>
      <w:r w:rsidRPr="00693DE7">
        <w:lastRenderedPageBreak/>
        <w:t xml:space="preserve">Tabela </w:t>
      </w:r>
      <w:fldSimple w:instr=" SEQ Tabela \* ARABIC ">
        <w:r>
          <w:rPr>
            <w:noProof/>
          </w:rPr>
          <w:t>6</w:t>
        </w:r>
      </w:fldSimple>
      <w:bookmarkEnd w:id="66"/>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1BA79EEC"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0D1AB05" w14:textId="77777777" w:rsidR="000752AD" w:rsidRDefault="000752AD" w:rsidP="000643CA">
            <w:pPr>
              <w:keepNext/>
              <w:ind w:firstLine="0"/>
              <w:jc w:val="left"/>
              <w:rPr>
                <w:b w:val="0"/>
                <w:bCs w:val="0"/>
              </w:rPr>
            </w:pPr>
          </w:p>
          <w:p w14:paraId="469AA3FA" w14:textId="77777777" w:rsidR="000752AD" w:rsidRPr="00693DE7" w:rsidRDefault="000752AD" w:rsidP="000643CA">
            <w:pPr>
              <w:keepNext/>
              <w:ind w:firstLine="0"/>
              <w:jc w:val="left"/>
              <w:rPr>
                <w:rFonts w:ascii="Times New Roman" w:eastAsia="Times New Roman" w:hAnsi="Times New Roman" w:cs="Times New Roman"/>
                <w:sz w:val="20"/>
                <w:szCs w:val="24"/>
                <w:lang w:eastAsia="pt-BR"/>
              </w:rPr>
            </w:pPr>
          </w:p>
        </w:tc>
        <w:tc>
          <w:tcPr>
            <w:tcW w:w="1770" w:type="dxa"/>
            <w:noWrap/>
            <w:hideMark/>
          </w:tcPr>
          <w:p w14:paraId="35917A66"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291166F5"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32B6BC7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8887604" w14:textId="77777777" w:rsidR="000752AD" w:rsidRPr="00693DE7" w:rsidRDefault="000752AD" w:rsidP="000643CA">
            <w:pPr>
              <w:keepNext/>
              <w:ind w:firstLine="0"/>
              <w:jc w:val="left"/>
              <w:rPr>
                <w:sz w:val="22"/>
                <w:szCs w:val="20"/>
              </w:rPr>
            </w:pPr>
            <w:r w:rsidRPr="00693DE7">
              <w:rPr>
                <w:sz w:val="22"/>
                <w:szCs w:val="20"/>
              </w:rPr>
              <w:t>COD_UNICO_ENDERECO</w:t>
            </w:r>
          </w:p>
        </w:tc>
        <w:tc>
          <w:tcPr>
            <w:tcW w:w="1770" w:type="dxa"/>
            <w:noWrap/>
          </w:tcPr>
          <w:p w14:paraId="7624265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63E06605"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752AD" w:rsidRPr="00693DE7" w14:paraId="4091A76F"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769C5C1" w14:textId="77777777" w:rsidR="000752AD" w:rsidRPr="00693DE7" w:rsidRDefault="000752AD" w:rsidP="000643CA">
            <w:pPr>
              <w:keepNext/>
              <w:ind w:firstLine="0"/>
              <w:jc w:val="left"/>
              <w:rPr>
                <w:sz w:val="22"/>
                <w:szCs w:val="20"/>
              </w:rPr>
            </w:pPr>
            <w:r w:rsidRPr="00693DE7">
              <w:rPr>
                <w:sz w:val="22"/>
                <w:szCs w:val="20"/>
              </w:rPr>
              <w:t>COD_SETOR</w:t>
            </w:r>
          </w:p>
        </w:tc>
        <w:tc>
          <w:tcPr>
            <w:tcW w:w="1770" w:type="dxa"/>
            <w:noWrap/>
          </w:tcPr>
          <w:p w14:paraId="1FD4356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B10DA41"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752AD" w:rsidRPr="00693DE7" w14:paraId="06A980E1"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ED13387" w14:textId="77777777" w:rsidR="000752AD" w:rsidRPr="00693DE7" w:rsidRDefault="000752AD" w:rsidP="000643CA">
            <w:pPr>
              <w:keepNext/>
              <w:ind w:firstLine="0"/>
              <w:jc w:val="left"/>
              <w:rPr>
                <w:sz w:val="22"/>
                <w:szCs w:val="20"/>
              </w:rPr>
            </w:pPr>
            <w:r w:rsidRPr="00693DE7">
              <w:rPr>
                <w:sz w:val="22"/>
                <w:szCs w:val="20"/>
              </w:rPr>
              <w:t>NUM_QUADRA</w:t>
            </w:r>
          </w:p>
        </w:tc>
        <w:tc>
          <w:tcPr>
            <w:tcW w:w="1770" w:type="dxa"/>
            <w:noWrap/>
          </w:tcPr>
          <w:p w14:paraId="2AB29298"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1FAE8ED0" w14:textId="77777777" w:rsidR="000752AD" w:rsidRPr="00693DE7" w:rsidRDefault="000752AD" w:rsidP="000643CA">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0752AD" w:rsidRPr="00693DE7" w14:paraId="4019F27B"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FC1FDDF"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40352E7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5343D4D5"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6C48CE2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752AD" w:rsidRPr="00693DE7" w14:paraId="36F09DA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E782EA0"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23A1971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092DA3C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752AD" w:rsidRPr="00693DE7" w14:paraId="79FAED3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7DDB8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00B8BED"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7603CF4C"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0B348C6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752AD" w:rsidRPr="00693DE7" w14:paraId="3A32D35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A6B0763"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670721A0"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7A1EDF7"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752AD" w:rsidRPr="00693DE7" w14:paraId="691A9C24"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AE30D7E"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8986E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E08DD2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4518F27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752AD" w:rsidRPr="00693DE7" w14:paraId="0DA40286"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CE4F3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bookmarkStart w:id="67" w:name="_Hlk191972604"/>
            <w:r w:rsidRPr="00693DE7">
              <w:rPr>
                <w:sz w:val="22"/>
                <w:szCs w:val="20"/>
              </w:rPr>
              <w:t>VAL_COMP_ELEM1</w:t>
            </w:r>
          </w:p>
        </w:tc>
        <w:tc>
          <w:tcPr>
            <w:tcW w:w="1770" w:type="dxa"/>
            <w:noWrap/>
          </w:tcPr>
          <w:p w14:paraId="366DFB8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3457214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752AD" w:rsidRPr="00693DE7" w14:paraId="450F067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80199D5"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077615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1EDDFBBB" w14:textId="77777777" w:rsidR="000752AD" w:rsidRPr="00693DE7" w:rsidRDefault="000752AD" w:rsidP="000643CA">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752AD" w:rsidRPr="00693DE7" w14:paraId="7C996620"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C7781F4"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FC16A79"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7A1E6F1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752AD" w:rsidRPr="00693DE7" w14:paraId="23340B80"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3EFDBA1"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43C968A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20C0E59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0752AD" w:rsidRPr="00693DE7" w14:paraId="33626E42"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EA9F1D6" w14:textId="77777777" w:rsidR="000752AD" w:rsidRPr="00693DE7" w:rsidRDefault="000752AD" w:rsidP="000643CA">
            <w:pPr>
              <w:ind w:firstLine="0"/>
              <w:jc w:val="left"/>
              <w:rPr>
                <w:sz w:val="22"/>
                <w:szCs w:val="20"/>
              </w:rPr>
            </w:pPr>
            <w:r w:rsidRPr="00693DE7">
              <w:rPr>
                <w:sz w:val="22"/>
                <w:szCs w:val="20"/>
              </w:rPr>
              <w:t>NUM_FACE</w:t>
            </w:r>
          </w:p>
        </w:tc>
        <w:tc>
          <w:tcPr>
            <w:tcW w:w="1770" w:type="dxa"/>
            <w:noWrap/>
          </w:tcPr>
          <w:p w14:paraId="78AF6B64"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7CB7D48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67"/>
    <w:p w14:paraId="622C9AA3" w14:textId="77777777" w:rsidR="000752AD" w:rsidRPr="00693DE7" w:rsidRDefault="000752AD" w:rsidP="000752AD">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6435560D" w14:textId="77777777" w:rsidR="000752AD" w:rsidRPr="00693DE7" w:rsidRDefault="000752AD" w:rsidP="000752AD">
      <w:pPr>
        <w:rPr>
          <w:lang w:eastAsia="pt-BR"/>
        </w:rPr>
      </w:pPr>
    </w:p>
    <w:p w14:paraId="6D330DB5" w14:textId="77777777" w:rsidR="000752AD" w:rsidRPr="00693DE7" w:rsidRDefault="000752AD" w:rsidP="000752AD">
      <w:pPr>
        <w:pStyle w:val="Legenda"/>
      </w:pPr>
      <w:bookmarkStart w:id="68" w:name="_Ref191994451"/>
      <w:bookmarkStart w:id="69" w:name="_Ref192511452"/>
      <w:r w:rsidRPr="00693DE7">
        <w:t xml:space="preserve">Tabela </w:t>
      </w:r>
      <w:fldSimple w:instr=" SEQ Tabela \* ARABIC ">
        <w:r>
          <w:rPr>
            <w:noProof/>
          </w:rPr>
          <w:t>7</w:t>
        </w:r>
      </w:fldSimple>
      <w:bookmarkEnd w:id="68"/>
      <w:r w:rsidRPr="00693DE7">
        <w:t>:Principais atributos do CIATA utilizados no projeto</w:t>
      </w:r>
      <w:bookmarkEnd w:id="69"/>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00A333C3"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AA1C28D"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AB18759"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7A218E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4914D89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057664" w14:textId="77777777" w:rsidR="000752AD" w:rsidRPr="00693DE7" w:rsidRDefault="000752AD" w:rsidP="000643CA">
            <w:pPr>
              <w:ind w:firstLine="0"/>
              <w:jc w:val="left"/>
              <w:rPr>
                <w:sz w:val="22"/>
                <w:szCs w:val="20"/>
              </w:rPr>
            </w:pPr>
            <w:proofErr w:type="spellStart"/>
            <w:r w:rsidRPr="00693DE7">
              <w:rPr>
                <w:sz w:val="22"/>
                <w:szCs w:val="20"/>
              </w:rPr>
              <w:t>InscricaoCadastral</w:t>
            </w:r>
            <w:proofErr w:type="spellEnd"/>
          </w:p>
        </w:tc>
        <w:tc>
          <w:tcPr>
            <w:tcW w:w="1770" w:type="dxa"/>
            <w:noWrap/>
          </w:tcPr>
          <w:p w14:paraId="3C9B96C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7F4E57E"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0752AD" w:rsidRPr="00693DE7" w14:paraId="65FC065A"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FC6973D" w14:textId="77777777" w:rsidR="000752AD" w:rsidRPr="00693DE7" w:rsidRDefault="000752AD" w:rsidP="000643CA">
            <w:pPr>
              <w:ind w:firstLine="0"/>
              <w:jc w:val="left"/>
              <w:rPr>
                <w:sz w:val="22"/>
                <w:szCs w:val="20"/>
              </w:rPr>
            </w:pPr>
            <w:proofErr w:type="spellStart"/>
            <w:r w:rsidRPr="00693DE7">
              <w:rPr>
                <w:sz w:val="22"/>
                <w:szCs w:val="20"/>
              </w:rPr>
              <w:t>nmLogradouro</w:t>
            </w:r>
            <w:proofErr w:type="spellEnd"/>
          </w:p>
        </w:tc>
        <w:tc>
          <w:tcPr>
            <w:tcW w:w="1770" w:type="dxa"/>
            <w:noWrap/>
          </w:tcPr>
          <w:p w14:paraId="40A4CC5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0D3FDC88"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0752AD" w:rsidRPr="00693DE7" w14:paraId="68895F37"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8C8656" w14:textId="77777777" w:rsidR="000752AD" w:rsidRPr="00693DE7" w:rsidRDefault="000752AD" w:rsidP="000643CA">
            <w:pPr>
              <w:ind w:firstLine="0"/>
              <w:jc w:val="left"/>
              <w:rPr>
                <w:sz w:val="22"/>
                <w:szCs w:val="20"/>
              </w:rPr>
            </w:pPr>
            <w:proofErr w:type="spellStart"/>
            <w:r w:rsidRPr="00693DE7">
              <w:rPr>
                <w:sz w:val="22"/>
                <w:szCs w:val="20"/>
              </w:rPr>
              <w:t>nrEndereco</w:t>
            </w:r>
            <w:proofErr w:type="spellEnd"/>
          </w:p>
        </w:tc>
        <w:tc>
          <w:tcPr>
            <w:tcW w:w="1770" w:type="dxa"/>
            <w:noWrap/>
          </w:tcPr>
          <w:p w14:paraId="7A0A4A56"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77D2AED0" w14:textId="77777777" w:rsidR="000752AD" w:rsidRPr="00693DE7" w:rsidRDefault="000752AD" w:rsidP="000643CA">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0752AD" w:rsidRPr="00693DE7" w14:paraId="5B42B172"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916B25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76C4D35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77ED076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Pr="00693DE7">
              <w:rPr>
                <w:rFonts w:ascii="Aptos Narrow" w:eastAsia="Times New Roman" w:hAnsi="Aptos Narrow" w:cs="Times New Roman"/>
                <w:color w:val="000000"/>
                <w:sz w:val="22"/>
                <w:lang w:eastAsia="pt-BR"/>
              </w:rPr>
              <w:t xml:space="preserve"> 102</w:t>
            </w:r>
          </w:p>
        </w:tc>
      </w:tr>
      <w:tr w:rsidR="000752AD" w:rsidRPr="00693DE7" w14:paraId="68B8F00E"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89E3BF5"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596EDBC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0CF3315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0752AD" w:rsidRPr="00693DE7" w14:paraId="60C47A1E"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9DE494A"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7FAE6D8D"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61ADB9F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0752AD" w:rsidRPr="00693DE7" w14:paraId="176DBDB8"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C8DC9FB"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168A90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5CD2A0C0"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6813F8C2" w14:textId="77777777" w:rsidR="000752AD" w:rsidRPr="00693DE7" w:rsidRDefault="000752AD" w:rsidP="000752AD">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613B1E2A" w14:textId="2E799F36" w:rsidR="000752AD" w:rsidRPr="00693DE7" w:rsidRDefault="00A56C14" w:rsidP="000752AD">
      <w:pPr>
        <w:spacing w:before="240"/>
        <w:rPr>
          <w:rFonts w:cs="Arial"/>
          <w:lang w:eastAsia="pt-BR"/>
        </w:rPr>
      </w:pPr>
      <w:ins w:id="70" w:author="Marco Aurélio Barbiero" w:date="2025-04-24T21:38:00Z" w16du:dateUtc="2025-04-25T00:38:00Z">
        <w:r>
          <w:rPr>
            <w:lang w:eastAsia="pt-BR"/>
          </w:rPr>
          <w:t>É natural</w:t>
        </w:r>
        <w:r w:rsidRPr="00693DE7">
          <w:rPr>
            <w:lang w:eastAsia="pt-BR"/>
          </w:rPr>
          <w:t xml:space="preserve"> </w:t>
        </w:r>
      </w:ins>
      <w:r w:rsidR="000752AD" w:rsidRPr="00693DE7">
        <w:rPr>
          <w:lang w:eastAsia="pt-BR"/>
        </w:rPr>
        <w:t xml:space="preserve">que, sendo produtores de dados sem hierarquia ou coordenação entre si, prefeituras e IBGE não produziriam valores completamente coincidentes, como explica </w:t>
      </w:r>
      <w:commentRangeStart w:id="71"/>
      <w:r w:rsidR="000752AD" w:rsidRPr="00693DE7">
        <w:rPr>
          <w:lang w:eastAsia="pt-BR"/>
        </w:rPr>
        <w:t xml:space="preserve">Macedo (2023) </w:t>
      </w:r>
      <w:commentRangeEnd w:id="71"/>
      <w:r w:rsidR="00F20557">
        <w:rPr>
          <w:rStyle w:val="Refdecomentrio"/>
        </w:rPr>
        <w:commentReference w:id="71"/>
      </w:r>
      <w:r w:rsidR="000752AD" w:rsidRPr="00693DE7">
        <w:rPr>
          <w:rFonts w:cs="Arial"/>
          <w:vanish/>
          <w:lang w:eastAsia="pt-BR"/>
        </w:rPr>
        <w:t>(Macedo, 2023)</w:t>
      </w:r>
      <w:r w:rsidR="000752AD" w:rsidRPr="00693DE7">
        <w:rPr>
          <w:rFonts w:cs="Arial"/>
          <w:lang w:eastAsia="pt-BR"/>
        </w:rPr>
        <w:t>:</w:t>
      </w:r>
    </w:p>
    <w:p w14:paraId="34011C7B" w14:textId="77777777" w:rsidR="000752AD" w:rsidRPr="00693DE7" w:rsidRDefault="000752AD" w:rsidP="000752AD">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9AE71C1" w14:textId="77777777" w:rsidR="000752AD" w:rsidRPr="00693DE7" w:rsidRDefault="000752AD" w:rsidP="000752AD">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244EAF23" w14:textId="77777777" w:rsidR="000752AD" w:rsidRPr="00693DE7" w:rsidRDefault="000752AD" w:rsidP="000752AD">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79A1AA21" w14:textId="77777777" w:rsidR="000752AD" w:rsidRPr="00693DE7" w:rsidRDefault="000752AD" w:rsidP="000752AD">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4A089AB7" w14:textId="77777777" w:rsidR="000752AD" w:rsidRPr="00693DE7" w:rsidRDefault="000752AD" w:rsidP="000752AD">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47243985" w14:textId="77777777" w:rsidR="000752AD" w:rsidRPr="00693DE7" w:rsidRDefault="000752AD" w:rsidP="000752AD">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53BF7164" w14:textId="77777777" w:rsidR="000752AD" w:rsidRPr="00693DE7" w:rsidRDefault="000752AD" w:rsidP="000752AD">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726DED81" w14:textId="77777777" w:rsidR="000752AD" w:rsidRPr="00693DE7" w:rsidRDefault="000752AD" w:rsidP="000752AD">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7E3D6871" w14:textId="77777777" w:rsidR="000752AD" w:rsidRPr="00693DE7" w:rsidRDefault="000752AD" w:rsidP="000752AD">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14DCBD8D" w14:textId="77777777" w:rsidR="000752AD" w:rsidRPr="00693DE7" w:rsidRDefault="000752AD" w:rsidP="000752AD">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73607F7E" w14:textId="77777777" w:rsidR="000752AD" w:rsidRPr="00693DE7" w:rsidRDefault="000752AD" w:rsidP="000752AD">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58080A98" w14:textId="77777777" w:rsidR="000752AD" w:rsidRPr="00693DE7" w:rsidRDefault="000752AD" w:rsidP="000752AD">
      <w:pPr>
        <w:rPr>
          <w:lang w:eastAsia="pt-BR"/>
        </w:rPr>
      </w:pPr>
      <w:r w:rsidRPr="00693DE7">
        <w:rPr>
          <w:lang w:eastAsia="pt-BR"/>
        </w:rPr>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478B52F1" w14:textId="77777777" w:rsidR="000752AD" w:rsidRPr="00693DE7" w:rsidRDefault="000752AD" w:rsidP="000752AD">
      <w:r w:rsidRPr="00693DE7">
        <w:t xml:space="preserve">Na </w:t>
      </w:r>
      <w:r w:rsidRPr="00693DE7">
        <w:fldChar w:fldCharType="begin"/>
      </w:r>
      <w:r w:rsidRPr="00693DE7">
        <w:instrText xml:space="preserve"> REF _Ref192056355 \h </w:instrText>
      </w:r>
      <w:r w:rsidRPr="00693DE7">
        <w:fldChar w:fldCharType="separate"/>
      </w:r>
      <w:r w:rsidRPr="00693DE7">
        <w:t xml:space="preserve">Figura </w:t>
      </w:r>
      <w:r>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46F9CCB4" w14:textId="77777777" w:rsidR="000752AD" w:rsidRPr="00693DE7" w:rsidRDefault="000752AD" w:rsidP="000752AD">
      <w:pPr>
        <w:pStyle w:val="Legenda"/>
      </w:pPr>
      <w:bookmarkStart w:id="72" w:name="_Ref192056355"/>
      <w:r w:rsidRPr="00693DE7">
        <w:t xml:space="preserve">Figura </w:t>
      </w:r>
      <w:fldSimple w:instr=" SEQ Figura \* ARABIC ">
        <w:r>
          <w:rPr>
            <w:noProof/>
          </w:rPr>
          <w:t>10</w:t>
        </w:r>
      </w:fldSimple>
      <w:bookmarkEnd w:id="72"/>
      <w:r w:rsidRPr="00693DE7">
        <w:t>:Agrupamento de endereços por logradouro</w:t>
      </w:r>
    </w:p>
    <w:tbl>
      <w:tblPr>
        <w:tblStyle w:val="Tabelacomgrade"/>
        <w:tblW w:w="0" w:type="auto"/>
        <w:tblLook w:val="04A0" w:firstRow="1" w:lastRow="0" w:firstColumn="1" w:lastColumn="0" w:noHBand="0" w:noVBand="1"/>
      </w:tblPr>
      <w:tblGrid>
        <w:gridCol w:w="9061"/>
      </w:tblGrid>
      <w:tr w:rsidR="000752AD" w:rsidRPr="00693DE7" w14:paraId="3CD8ADE1" w14:textId="77777777" w:rsidTr="000643CA">
        <w:tc>
          <w:tcPr>
            <w:tcW w:w="9061" w:type="dxa"/>
          </w:tcPr>
          <w:p w14:paraId="782EF778" w14:textId="77777777" w:rsidR="000752AD" w:rsidRPr="00693DE7" w:rsidRDefault="000752AD" w:rsidP="000643CA">
            <w:pPr>
              <w:ind w:firstLine="0"/>
              <w:jc w:val="center"/>
              <w:rPr>
                <w:lang w:eastAsia="pt-BR"/>
              </w:rPr>
            </w:pPr>
            <w:r w:rsidRPr="00693DE7">
              <w:rPr>
                <w:noProof/>
                <w:lang w:eastAsia="pt-BR"/>
              </w:rPr>
              <w:drawing>
                <wp:inline distT="0" distB="0" distL="0" distR="0" wp14:anchorId="2B8E26C6" wp14:editId="766DA39C">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5F93712B" w14:textId="77777777" w:rsidR="000752AD" w:rsidRPr="00693DE7" w:rsidRDefault="000752AD" w:rsidP="000752AD">
      <w:pPr>
        <w:rPr>
          <w:lang w:eastAsia="pt-BR"/>
        </w:rPr>
      </w:pPr>
    </w:p>
    <w:p w14:paraId="3669760F" w14:textId="77777777" w:rsidR="000752AD" w:rsidRPr="00693DE7" w:rsidRDefault="000752AD" w:rsidP="000752AD">
      <w:r w:rsidRPr="00693DE7">
        <w:t xml:space="preserve">A imagem mostrada na </w:t>
      </w:r>
      <w:r w:rsidRPr="00693DE7">
        <w:fldChar w:fldCharType="begin"/>
      </w:r>
      <w:r w:rsidRPr="00693DE7">
        <w:instrText xml:space="preserve"> REF _Ref192056800 \h </w:instrText>
      </w:r>
      <w:r w:rsidRPr="00693DE7">
        <w:fldChar w:fldCharType="separate"/>
      </w:r>
      <w:r w:rsidRPr="00693DE7">
        <w:t xml:space="preserve">Figura </w:t>
      </w:r>
      <w:r>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06E2E576" w14:textId="77777777" w:rsidR="000752AD" w:rsidRPr="00693DE7" w:rsidRDefault="000752AD" w:rsidP="000752AD">
      <w:pPr>
        <w:pStyle w:val="Legenda"/>
      </w:pPr>
      <w:bookmarkStart w:id="73" w:name="_Ref192056800"/>
      <w:r w:rsidRPr="00693DE7">
        <w:lastRenderedPageBreak/>
        <w:t xml:space="preserve">Figura </w:t>
      </w:r>
      <w:fldSimple w:instr=" SEQ Figura \* ARABIC ">
        <w:r>
          <w:rPr>
            <w:noProof/>
          </w:rPr>
          <w:t>11</w:t>
        </w:r>
      </w:fldSimple>
      <w:bookmarkEnd w:id="73"/>
      <w:r w:rsidRPr="00693DE7">
        <w:t>:Agrupamento de endereços por quadras</w:t>
      </w:r>
    </w:p>
    <w:tbl>
      <w:tblPr>
        <w:tblStyle w:val="Tabelacomgrade"/>
        <w:tblW w:w="0" w:type="auto"/>
        <w:tblLook w:val="04A0" w:firstRow="1" w:lastRow="0" w:firstColumn="1" w:lastColumn="0" w:noHBand="0" w:noVBand="1"/>
      </w:tblPr>
      <w:tblGrid>
        <w:gridCol w:w="9061"/>
      </w:tblGrid>
      <w:tr w:rsidR="000752AD" w:rsidRPr="00693DE7" w14:paraId="3B59E600" w14:textId="77777777" w:rsidTr="000643CA">
        <w:tc>
          <w:tcPr>
            <w:tcW w:w="9061" w:type="dxa"/>
          </w:tcPr>
          <w:p w14:paraId="49898255" w14:textId="77777777" w:rsidR="000752AD" w:rsidRPr="00693DE7" w:rsidRDefault="000752AD" w:rsidP="000643CA">
            <w:pPr>
              <w:ind w:firstLine="0"/>
              <w:jc w:val="center"/>
              <w:rPr>
                <w:lang w:eastAsia="pt-BR"/>
              </w:rPr>
            </w:pPr>
            <w:r w:rsidRPr="00693DE7">
              <w:rPr>
                <w:noProof/>
                <w:lang w:eastAsia="pt-BR"/>
              </w:rPr>
              <w:drawing>
                <wp:inline distT="0" distB="0" distL="0" distR="0" wp14:anchorId="43BA6FA4" wp14:editId="672A8A29">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02D94FCB" w14:textId="77777777" w:rsidR="000752AD" w:rsidRPr="00693DE7" w:rsidRDefault="000752AD" w:rsidP="000752AD">
      <w:pPr>
        <w:rPr>
          <w:lang w:eastAsia="pt-BR"/>
        </w:rPr>
      </w:pPr>
    </w:p>
    <w:p w14:paraId="65D6BE4A" w14:textId="77777777" w:rsidR="000752AD" w:rsidRPr="00693DE7" w:rsidRDefault="000752AD" w:rsidP="000752AD">
      <w:pPr>
        <w:pStyle w:val="Ttulo2"/>
      </w:pPr>
      <w:bookmarkStart w:id="74" w:name="_Toc196482564"/>
      <w:commentRangeStart w:id="75"/>
      <w:r w:rsidRPr="00693DE7">
        <w:t xml:space="preserve">Sistemas de Informação Geográfica (SIG). </w:t>
      </w:r>
      <w:commentRangeEnd w:id="75"/>
      <w:r w:rsidR="00430C5B">
        <w:rPr>
          <w:rStyle w:val="Refdecomentrio"/>
          <w:rFonts w:eastAsiaTheme="minorHAnsi" w:cstheme="minorBidi"/>
          <w:caps w:val="0"/>
        </w:rPr>
        <w:commentReference w:id="75"/>
      </w:r>
      <w:bookmarkEnd w:id="74"/>
    </w:p>
    <w:p w14:paraId="7A4F08C7" w14:textId="77777777" w:rsidR="000752AD" w:rsidRPr="001C25FF" w:rsidRDefault="000752AD" w:rsidP="000752AD">
      <w:r w:rsidRPr="001C25FF">
        <w:t xml:space="preserve">Um Sistema de Informação Geográfica (SIG), em inglês </w:t>
      </w:r>
      <w:proofErr w:type="spellStart"/>
      <w:r w:rsidRPr="001C25FF">
        <w:rPr>
          <w:i/>
        </w:rPr>
        <w:t>Geographic</w:t>
      </w:r>
      <w:proofErr w:type="spellEnd"/>
      <w:r w:rsidRPr="001C25FF">
        <w:rPr>
          <w:i/>
        </w:rPr>
        <w:t xml:space="preserve"> </w:t>
      </w:r>
      <w:proofErr w:type="spellStart"/>
      <w:r w:rsidRPr="001C25FF">
        <w:rPr>
          <w:i/>
        </w:rPr>
        <w:t>Information</w:t>
      </w:r>
      <w:proofErr w:type="spellEnd"/>
      <w:r w:rsidRPr="001C25FF">
        <w:rPr>
          <w:i/>
        </w:rPr>
        <w:t xml:space="preserve">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4510C0B7" w14:textId="77777777" w:rsidR="000752AD" w:rsidRPr="001C25FF" w:rsidRDefault="000752AD" w:rsidP="000752AD">
      <w:r w:rsidRPr="001C25FF">
        <w:t>Segundo Fitz (2008)</w:t>
      </w:r>
      <w:r w:rsidRPr="001C25FF">
        <w:rPr>
          <w:vanish/>
        </w:rPr>
        <w:fldChar w:fldCharType="begin"/>
      </w:r>
      <w:r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SIGs “são sistemas computacionais que possuem programas especiais para a coleta, o armazenamento, o processamento e a análise digital de dados georreferenciados visando à produção de informação espacial”.</w:t>
      </w:r>
    </w:p>
    <w:p w14:paraId="2EBE013A" w14:textId="77777777" w:rsidR="000752AD" w:rsidRPr="001C25FF" w:rsidRDefault="000752AD" w:rsidP="000752AD">
      <w:r w:rsidRPr="001C25FF">
        <w:t xml:space="preserve">Para </w:t>
      </w:r>
      <w:proofErr w:type="spellStart"/>
      <w:r w:rsidRPr="001C25FF">
        <w:t>Bossler</w:t>
      </w:r>
      <w:proofErr w:type="spellEnd"/>
      <w:r w:rsidRPr="001C25FF">
        <w:t xml:space="preserve"> (2016) </w:t>
      </w:r>
      <w:r w:rsidRPr="001C25FF">
        <w:fldChar w:fldCharType="begin"/>
      </w:r>
      <w:r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os SIGs “são programas de computador destinados a trabalhar matematicamente as informações geográficas e alfanuméricas para gerar informações baseadas em algoritmos pré-definidos”.</w:t>
      </w:r>
      <w:r w:rsidRPr="001C25FF">
        <w:tab/>
      </w:r>
    </w:p>
    <w:p w14:paraId="4A41D241" w14:textId="77777777" w:rsidR="000752AD" w:rsidRPr="001C25FF" w:rsidRDefault="000752AD" w:rsidP="000752AD">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5A2BECB1" w14:textId="77777777" w:rsidR="000752AD" w:rsidRPr="001C25FF" w:rsidRDefault="000752AD" w:rsidP="000752AD">
      <w:r w:rsidRPr="001C25FF">
        <w:t xml:space="preserve">Os SIGs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62241D69" w14:textId="77777777" w:rsidR="000752AD" w:rsidRPr="001C25FF" w:rsidRDefault="000752AD" w:rsidP="000752AD">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1E89408E" w14:textId="77777777" w:rsidR="000752AD" w:rsidRPr="005650AF" w:rsidRDefault="000752AD" w:rsidP="000752AD">
      <w:pPr>
        <w:pStyle w:val="Ttulo2"/>
      </w:pPr>
      <w:bookmarkStart w:id="76" w:name="_Toc196482565"/>
      <w:r w:rsidRPr="005650AF">
        <w:t>Bancos de Dados Convencionais e Bancos de Dados Geográficos</w:t>
      </w:r>
      <w:bookmarkEnd w:id="76"/>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A rigor, todas as informações, sejam texto, imagens, sons ou dados geográficos são armazenadas nos SGBDs de uma forma única: uma sequência de 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 xml:space="preserve">É viável armazenar dados geográficos em qualquer Sistema de Gerenciamento de Banco de Dados (SGBD) textual, desde que esses dados sejam </w:t>
      </w:r>
      <w:r w:rsidRPr="00693DE7">
        <w:lastRenderedPageBreak/>
        <w:t>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r>
        <w:t xml:space="preserve">Modelos de </w:t>
      </w:r>
      <w:r w:rsidR="00F3740D">
        <w:t>Bancos de Dados</w:t>
      </w:r>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r>
        <w:t xml:space="preserve">Modelo </w:t>
      </w:r>
      <w:r w:rsidR="000247D9">
        <w:t>SGBD-Relacional</w:t>
      </w:r>
    </w:p>
    <w:p w14:paraId="4D93ACFF" w14:textId="3658B654"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AD1223">
        <w:instrText xml:space="preserve"> ADDIN ZOTERO_ITEM CSL_CITATION {"citationID":"QajF9QBs","properties":{"formattedCitation":"(Date, 2004)","plainCitation":"(Date, 2004)","noteIndex":0},"citationItems":[{"id":"2Zhieh6I/MgqsYRe0","uris":["http://zotero.org/users/local/P1GuXq80/items/LMQ2HAQT"],"itemData":{"id":"ougqC8s5/T4315Z8b","type":"book","edition":"8.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6C532228"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AD1223">
        <w:rPr>
          <w:b/>
          <w:bCs/>
        </w:rPr>
        <w:instrText xml:space="preserve"> ADDIN ZOTERO_ITEM CSL_CITATION {"citationID":"toffBHyC","properties":{"formattedCitation":"(Date, 2004)","plainCitation":"(Date, 2004)","noteIndex":0},"citationItems":[{"id":"2Zhieh6I/MgqsYRe0","uris":["http://zotero.org/users/local/P1GuXq80/items/LMQ2HAQT"],"itemData":{"id":"ougqC8s5/T4315Z8b","type":"book","edition":"8.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121CF2CA"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proofErr w:type="spellStart"/>
      <w:r w:rsidR="00721085">
        <w:t>a</w:t>
      </w:r>
      <w:proofErr w:type="spellEnd"/>
      <w:r w:rsidR="00721085">
        <w:t xml:space="preserve"> regras rígidas </w:t>
      </w:r>
      <w:r w:rsidR="00240B2D">
        <w:t>destinadas a</w:t>
      </w:r>
      <w:r w:rsidR="00721085">
        <w:t xml:space="preserve"> evitar a </w:t>
      </w:r>
      <w:r w:rsidR="00153CD9">
        <w:t xml:space="preserve">presença </w:t>
      </w:r>
      <w:r w:rsidR="002F7FE0">
        <w:t xml:space="preserve">de </w:t>
      </w:r>
      <w:r w:rsidR="002F7FE0">
        <w:lastRenderedPageBreak/>
        <w:t xml:space="preserve">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AD1223">
        <w:instrText xml:space="preserve"> ADDIN ZOTERO_ITEM CSL_CITATION {"citationID":"BoYIzUbg","properties":{"formattedCitation":"(Date, 2004)","plainCitation":"(Date, 2004)","noteIndex":0},"citationItems":[{"id":"2Zhieh6I/MgqsYRe0","uris":["http://zotero.org/users/local/P1GuXq80/items/LMQ2HAQT"],"itemData":{"id":"ougqC8s5/T4315Z8b","type":"book","edition":"8.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r>
        <w:t>Regras de integridade do SGBD-R</w:t>
      </w:r>
      <w:r w:rsidR="009A3BBD">
        <w:t>elacional</w:t>
      </w:r>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248C67C1"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AD1223">
        <w:instrText xml:space="preserve"> ADDIN ZOTERO_ITEM CSL_CITATION {"citationID":"Kg8r5w7c","properties":{"formattedCitation":"(Date, 2004)","plainCitation":"(Date, 2004)","noteIndex":0},"citationItems":[{"id":"2Zhieh6I/MgqsYRe0","uris":["http://zotero.org/users/local/P1GuXq80/items/LMQ2HAQT"],"itemData":{"id":"ougqC8s5/T4315Z8b","type":"book","edition":"8.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2F386593" w:rsidR="00CD7ED6" w:rsidRDefault="004B2B88" w:rsidP="004B2B88">
      <w:r w:rsidRPr="004B2B88">
        <w:t>De acordo com C. J. Date</w:t>
      </w:r>
      <w:r>
        <w:t xml:space="preserve"> </w:t>
      </w:r>
      <w:r>
        <w:fldChar w:fldCharType="begin"/>
      </w:r>
      <w:r w:rsidR="00AD1223">
        <w:instrText xml:space="preserve"> ADDIN ZOTERO_ITEM CSL_CITATION {"citationID":"KCAeWNgg","properties":{"formattedCitation":"(Date, 2004)","plainCitation":"(Date, 2004)","noteIndex":0},"citationItems":[{"id":"2Zhieh6I/MgqsYRe0","uris":["http://zotero.org/users/local/P1GuXq80/items/LMQ2HAQT"],"itemData":{"id":"ougqC8s5/T4315Z8b","type":"book","edition":"8.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 xml:space="preserve">O resultado de um processo de normalização é a obtenção de um conjunto de tabelas. Cada tabela possui um atributo exclusivo </w:t>
      </w:r>
      <w:proofErr w:type="gramStart"/>
      <w:r w:rsidRPr="00204483">
        <w:t>denominado chave</w:t>
      </w:r>
      <w:proofErr w:type="gramEnd"/>
      <w:r w:rsidRPr="00204483">
        <w:t xml:space="preserve"> primária (</w:t>
      </w:r>
      <w:proofErr w:type="spellStart"/>
      <w:r w:rsidRPr="00204483">
        <w:t>primary</w:t>
      </w:r>
      <w:proofErr w:type="spellEnd"/>
      <w:r w:rsidRPr="00204483">
        <w:t xml:space="preserve"> </w:t>
      </w:r>
      <w:proofErr w:type="spellStart"/>
      <w:r w:rsidRPr="00204483">
        <w:t>key</w:t>
      </w:r>
      <w:proofErr w:type="spellEnd"/>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r>
        <w:t>Banco de dados geográficos</w:t>
      </w:r>
    </w:p>
    <w:p w14:paraId="41A8C4FC" w14:textId="167D1A54" w:rsidR="00A506C9" w:rsidRPr="00A506C9" w:rsidRDefault="005E276F" w:rsidP="00947FD1">
      <w:pPr>
        <w:pStyle w:val="Ttulo4"/>
      </w:pPr>
      <w:r>
        <w:t xml:space="preserve">Operações </w:t>
      </w:r>
      <w:r w:rsidR="00101140">
        <w:t>geográficas</w:t>
      </w:r>
      <w:r w:rsidR="00424F1D">
        <w:t xml:space="preserve"> </w:t>
      </w:r>
    </w:p>
    <w:p w14:paraId="48C2E763" w14:textId="2E16B75C" w:rsidR="002170E3" w:rsidRDefault="002170E3" w:rsidP="0072516F">
      <w:pPr>
        <w:pStyle w:val="Ttulo3"/>
      </w:pPr>
      <w:r>
        <w:t>Chaves primárias de classes georreferenciadas</w:t>
      </w:r>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w:t>
      </w:r>
      <w:proofErr w:type="spellStart"/>
      <w:r w:rsidR="00670A90">
        <w:t>blablabla</w:t>
      </w:r>
      <w:proofErr w:type="spellEnd"/>
      <w:r w:rsidR="00670A90">
        <w:t xml:space="preserve"> pontos que se </w:t>
      </w:r>
      <w:proofErr w:type="spellStart"/>
      <w:r w:rsidR="00670A90">
        <w:t>refirirão</w:t>
      </w:r>
      <w:proofErr w:type="spellEnd"/>
      <w:r w:rsidR="00670A90">
        <w:t xml:space="preserve">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77" w:name="_Toc196482566"/>
      <w:r w:rsidRPr="00693DE7">
        <w:lastRenderedPageBreak/>
        <w:t>Cadastro Imobiliário e Georreferenciamento.</w:t>
      </w:r>
      <w:bookmarkEnd w:id="77"/>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78"/>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78"/>
      <w:r w:rsidR="00B61624">
        <w:rPr>
          <w:rStyle w:val="Refdecomentrio"/>
        </w:rPr>
        <w:commentReference w:id="78"/>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79" w:name="_Toc196482567"/>
      <w:r w:rsidRPr="00693DE7">
        <w:lastRenderedPageBreak/>
        <w:t>Metodologia da pesquisa</w:t>
      </w:r>
      <w:bookmarkEnd w:id="79"/>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w:t>
      </w:r>
      <w:proofErr w:type="spellStart"/>
      <w:r w:rsidRPr="00F74C1C">
        <w:t>Prodanov</w:t>
      </w:r>
      <w:proofErr w:type="spellEnd"/>
      <w:r w:rsidRPr="00F74C1C">
        <w:t xml:space="preserve">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F74C1C">
        <w:t>Research</w:t>
      </w:r>
      <w:proofErr w:type="spellEnd"/>
      <w:r w:rsidRPr="00F74C1C">
        <w:t xml:space="preserve"> Rabbit.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80" w:name="_Toc196482568"/>
      <w:r w:rsidRPr="00F74C1C">
        <w:t>Ferramentas</w:t>
      </w:r>
      <w:bookmarkEnd w:id="80"/>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81" w:name="_Toc196482569"/>
      <w:r w:rsidRPr="00F74C1C">
        <w:t>Arquitetura do sistema.</w:t>
      </w:r>
      <w:bookmarkEnd w:id="81"/>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82" w:name="_Toc196482570"/>
      <w:r w:rsidRPr="00F74C1C">
        <w:lastRenderedPageBreak/>
        <w:t>Banco de dados</w:t>
      </w:r>
      <w:bookmarkEnd w:id="82"/>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83" w:name="_Toc196482571"/>
      <w:r w:rsidRPr="00F74C1C">
        <w:t>Linguagem de programação</w:t>
      </w:r>
      <w:bookmarkEnd w:id="83"/>
    </w:p>
    <w:p w14:paraId="2B6BB1E1" w14:textId="77777777" w:rsidR="000752AD" w:rsidRPr="00F74C1C" w:rsidRDefault="000752AD" w:rsidP="000752AD">
      <w:r w:rsidRPr="00F74C1C">
        <w:t xml:space="preserve">A escolha pelo </w:t>
      </w:r>
      <w:proofErr w:type="spellStart"/>
      <w:r w:rsidRPr="00F74C1C">
        <w:rPr>
          <w:i/>
          <w:iCs/>
        </w:rPr>
        <w:t>JavaScript</w:t>
      </w:r>
      <w:proofErr w:type="spellEnd"/>
      <w:r w:rsidRPr="00F74C1C">
        <w:rPr>
          <w:i/>
          <w:iCs/>
        </w:rPr>
        <w:t xml:space="preserve">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84" w:name="_Toc196482572"/>
      <w:r w:rsidRPr="00F74C1C">
        <w:t>Biblioteca de visualização geográfica</w:t>
      </w:r>
      <w:bookmarkEnd w:id="84"/>
    </w:p>
    <w:p w14:paraId="1A76FE32" w14:textId="77777777" w:rsidR="000752AD" w:rsidRPr="00F74C1C" w:rsidRDefault="000752AD" w:rsidP="000752AD">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 xml:space="preserve">Foi escolhida, também, por suportar vários formatos, como GeoJSON, KML, </w:t>
      </w:r>
      <w:proofErr w:type="spellStart"/>
      <w:r w:rsidRPr="00F74C1C">
        <w:t>GPXe</w:t>
      </w:r>
      <w:proofErr w:type="spellEnd"/>
      <w:r w:rsidRPr="00F74C1C">
        <w:t xml:space="preserve"> WMS.</w:t>
      </w:r>
    </w:p>
    <w:p w14:paraId="1549EE05" w14:textId="77777777" w:rsidR="000752AD" w:rsidRPr="00F74C1C" w:rsidRDefault="000752AD" w:rsidP="000752AD">
      <w:pPr>
        <w:pStyle w:val="Ttulo4"/>
      </w:pPr>
      <w:bookmarkStart w:id="85" w:name="_Toc196482573"/>
      <w:r w:rsidRPr="00F74C1C">
        <w:t>Sistema de Informação Geográfica – SIG</w:t>
      </w:r>
      <w:bookmarkEnd w:id="85"/>
    </w:p>
    <w:p w14:paraId="503CE339" w14:textId="77777777" w:rsidR="000752AD" w:rsidRPr="00F74C1C"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4AE5DE65" w14:textId="77777777" w:rsidR="000752AD" w:rsidRPr="00F74C1C" w:rsidRDefault="000752AD" w:rsidP="000752AD">
      <w:pPr>
        <w:pStyle w:val="Ttulo2"/>
      </w:pPr>
      <w:bookmarkStart w:id="86" w:name="_Toc196482574"/>
      <w:r w:rsidRPr="00F74C1C">
        <w:t>Etapas</w:t>
      </w:r>
      <w:bookmarkEnd w:id="86"/>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87" w:name="_Ref192830623"/>
      <w:bookmarkStart w:id="88" w:name="_Toc196482575"/>
      <w:r w:rsidRPr="00693DE7">
        <w:t>Obter dados dos lotes de municípios parceiros</w:t>
      </w:r>
      <w:bookmarkEnd w:id="87"/>
      <w:bookmarkEnd w:id="88"/>
    </w:p>
    <w:p w14:paraId="27B456B2" w14:textId="77777777"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89"/>
      <w:r w:rsidRPr="00F74C1C">
        <w:fldChar w:fldCharType="begin"/>
      </w:r>
      <w:r w:rsidRPr="00F74C1C">
        <w:instrText xml:space="preserve"> REF _Ref191994451 \h </w:instrText>
      </w:r>
      <w:r w:rsidRPr="00F74C1C">
        <w:fldChar w:fldCharType="separate"/>
      </w:r>
      <w:r w:rsidRPr="00693DE7">
        <w:t xml:space="preserve">Tabela </w:t>
      </w:r>
      <w:r>
        <w:rPr>
          <w:noProof/>
        </w:rPr>
        <w:t>7</w:t>
      </w:r>
      <w:r w:rsidRPr="00F74C1C">
        <w:fldChar w:fldCharType="end"/>
      </w:r>
      <w:r w:rsidRPr="00F74C1C">
        <w:t>.</w:t>
      </w:r>
      <w:commentRangeEnd w:id="89"/>
      <w:r w:rsidR="008B0D55">
        <w:rPr>
          <w:rStyle w:val="Refdecomentrio"/>
        </w:rPr>
        <w:commentReference w:id="89"/>
      </w:r>
    </w:p>
    <w:p w14:paraId="4C6EC241" w14:textId="77777777"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Pr="00693DE7">
        <w:t xml:space="preserve">Tabela </w:t>
      </w:r>
      <w:r>
        <w:rPr>
          <w:noProof/>
        </w:rPr>
        <w:t>7</w:t>
      </w:r>
      <w:r w:rsidRPr="00693DE7">
        <w:fldChar w:fldCharType="end"/>
      </w:r>
      <w:r w:rsidRPr="00693DE7">
        <w:t>.</w:t>
      </w:r>
    </w:p>
    <w:p w14:paraId="501F1E6A" w14:textId="77777777"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90" w:name="_Toc196482576"/>
      <w:r w:rsidRPr="00693DE7">
        <w:t>Definir e povoar um banco de dados relacional com os dados dos imóveis.</w:t>
      </w:r>
      <w:bookmarkEnd w:id="90"/>
    </w:p>
    <w:p w14:paraId="7D3D7409" w14:textId="77777777"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t>4.2.1</w:t>
      </w:r>
      <w:r>
        <w:fldChar w:fldCharType="end"/>
      </w:r>
      <w:r w:rsidRPr="00F74C1C">
        <w:t>.</w:t>
      </w:r>
    </w:p>
    <w:p w14:paraId="399965F2" w14:textId="7777777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Pr="00693DE7">
        <w:t xml:space="preserve">Figura </w:t>
      </w:r>
      <w:r>
        <w:rPr>
          <w:noProof/>
        </w:rPr>
        <w:t>12</w:t>
      </w:r>
      <w:r w:rsidRPr="00F74C1C">
        <w:fldChar w:fldCharType="end"/>
      </w:r>
      <w:r w:rsidRPr="00F74C1C">
        <w:t xml:space="preserve">. </w:t>
      </w:r>
    </w:p>
    <w:p w14:paraId="4CE8C550" w14:textId="77777777" w:rsidR="000752AD" w:rsidRPr="00693DE7" w:rsidRDefault="000752AD" w:rsidP="000752AD">
      <w:pPr>
        <w:pStyle w:val="Legenda"/>
      </w:pPr>
      <w:bookmarkStart w:id="91" w:name="_Ref192516006"/>
      <w:r w:rsidRPr="00693DE7">
        <w:t xml:space="preserve">Figura </w:t>
      </w:r>
      <w:fldSimple w:instr=" SEQ Figura \* ARABIC ">
        <w:r>
          <w:rPr>
            <w:noProof/>
          </w:rPr>
          <w:t>12</w:t>
        </w:r>
      </w:fldSimple>
      <w:bookmarkEnd w:id="91"/>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599A412F" w14:textId="77777777" w:rsidR="000752AD" w:rsidRPr="008D4478" w:rsidRDefault="000752AD" w:rsidP="000643CA">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0DC393D3" w14:textId="77777777" w:rsidR="000752AD" w:rsidRPr="00693DE7" w:rsidRDefault="000752AD" w:rsidP="000643CA">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230AC0C6" w14:textId="77777777" w:rsidR="000752AD" w:rsidRPr="00693DE7" w:rsidRDefault="000752AD" w:rsidP="000643CA">
            <w:pPr>
              <w:pStyle w:val="Codigo"/>
            </w:pPr>
            <w:r w:rsidRPr="00693DE7">
              <w:tab/>
            </w:r>
            <w:proofErr w:type="spellStart"/>
            <w:proofErr w:type="gramStart"/>
            <w:r w:rsidRPr="00693DE7">
              <w:t>nrEndereco</w:t>
            </w:r>
            <w:proofErr w:type="spellEnd"/>
            <w:r w:rsidRPr="00693DE7">
              <w:t xml:space="preserve">  </w:t>
            </w:r>
            <w:r w:rsidRPr="00693DE7">
              <w:tab/>
              <w:t>VARCHAR(</w:t>
            </w:r>
            <w:proofErr w:type="gramEnd"/>
            <w:r w:rsidRPr="00693DE7">
              <w:t>10),</w:t>
            </w:r>
          </w:p>
          <w:p w14:paraId="6E922B77" w14:textId="77777777" w:rsidR="000752AD" w:rsidRPr="00693DE7" w:rsidRDefault="000752AD" w:rsidP="000643CA">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789A75A1" w14:textId="77777777" w:rsidR="000752AD" w:rsidRPr="00693DE7" w:rsidRDefault="000752AD" w:rsidP="000643CA">
            <w:pPr>
              <w:pStyle w:val="Codigo"/>
            </w:pPr>
            <w:r w:rsidRPr="00693DE7">
              <w:tab/>
            </w:r>
            <w:proofErr w:type="spellStart"/>
            <w:proofErr w:type="gramStart"/>
            <w:r w:rsidRPr="00693DE7">
              <w:t>idQuadra</w:t>
            </w:r>
            <w:proofErr w:type="spellEnd"/>
            <w:r w:rsidRPr="00693DE7">
              <w:t xml:space="preserve">  </w:t>
            </w:r>
            <w:r w:rsidRPr="00693DE7">
              <w:tab/>
              <w:t>VARCHAR(</w:t>
            </w:r>
            <w:proofErr w:type="gramEnd"/>
            <w:r w:rsidRPr="00693DE7">
              <w:t>10),</w:t>
            </w:r>
          </w:p>
          <w:p w14:paraId="589F9600" w14:textId="77777777" w:rsidR="000752AD" w:rsidRPr="00693DE7" w:rsidRDefault="000752AD" w:rsidP="000643CA">
            <w:pPr>
              <w:pStyle w:val="Codigo"/>
            </w:pPr>
            <w:r w:rsidRPr="00693DE7">
              <w:tab/>
            </w:r>
            <w:proofErr w:type="spellStart"/>
            <w:r w:rsidRPr="00693DE7">
              <w:t>dimTestada</w:t>
            </w:r>
            <w:proofErr w:type="spellEnd"/>
            <w:r w:rsidRPr="00693DE7">
              <w:t xml:space="preserve"> </w:t>
            </w:r>
            <w:r w:rsidRPr="00693DE7">
              <w:tab/>
              <w:t>FLOAT,</w:t>
            </w:r>
          </w:p>
          <w:p w14:paraId="7D4A6938" w14:textId="77777777" w:rsidR="000752AD" w:rsidRPr="00693DE7" w:rsidRDefault="000752AD" w:rsidP="000643CA">
            <w:pPr>
              <w:pStyle w:val="Codigo"/>
            </w:pPr>
            <w:r w:rsidRPr="00693DE7">
              <w:tab/>
            </w:r>
            <w:proofErr w:type="spellStart"/>
            <w:r w:rsidRPr="00693DE7">
              <w:t>dimProfundidade</w:t>
            </w:r>
            <w:proofErr w:type="spellEnd"/>
            <w:r w:rsidRPr="00693DE7">
              <w:t xml:space="preserv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77777777"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t xml:space="preserve">Figura </w:t>
      </w:r>
      <w:r>
        <w:rPr>
          <w:noProof/>
        </w:rPr>
        <w:t>13</w:t>
      </w:r>
      <w:r>
        <w:fldChar w:fldCharType="end"/>
      </w:r>
      <w:r>
        <w:t xml:space="preserve"> apresenta o código SQL para criação da classe CNEFE.</w:t>
      </w:r>
    </w:p>
    <w:p w14:paraId="62186DBF" w14:textId="77777777" w:rsidR="000752AD" w:rsidRDefault="000752AD" w:rsidP="000752AD">
      <w:pPr>
        <w:pStyle w:val="Legenda"/>
      </w:pPr>
      <w:bookmarkStart w:id="92" w:name="_Ref192535314"/>
      <w:r>
        <w:t xml:space="preserve">Figura </w:t>
      </w:r>
      <w:fldSimple w:instr=" SEQ Figura \* ARABIC ">
        <w:r>
          <w:rPr>
            <w:noProof/>
          </w:rPr>
          <w:t>13</w:t>
        </w:r>
      </w:fldSimple>
      <w:bookmarkEnd w:id="92"/>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947C2E"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xml:space="preserve">-- </w:t>
            </w:r>
            <w:proofErr w:type="spellStart"/>
            <w:r w:rsidRPr="00DC119F">
              <w:rPr>
                <w:lang w:val="es-ES_tradnl"/>
              </w:rPr>
              <w:t>Cria</w:t>
            </w:r>
            <w:proofErr w:type="spellEnd"/>
            <w:r w:rsidRPr="00DC119F">
              <w:rPr>
                <w:lang w:val="es-ES_tradnl"/>
              </w:rPr>
              <w:t xml:space="preserve"> </w:t>
            </w:r>
            <w:proofErr w:type="spellStart"/>
            <w:r w:rsidRPr="00DC119F">
              <w:rPr>
                <w:lang w:val="es-ES_tradnl"/>
              </w:rPr>
              <w:t>tabela</w:t>
            </w:r>
            <w:proofErr w:type="spellEnd"/>
            <w:r w:rsidRPr="00DC119F">
              <w:rPr>
                <w:lang w:val="es-ES_tradnl"/>
              </w:rPr>
              <w:t xml:space="preserve">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r>
            <w:proofErr w:type="gramStart"/>
            <w:r w:rsidRPr="00DC119F">
              <w:rPr>
                <w:lang w:val="es-ES_tradnl"/>
              </w:rPr>
              <w:t>VARCHAR(</w:t>
            </w:r>
            <w:proofErr w:type="gramEnd"/>
            <w:r w:rsidRPr="00DC119F">
              <w:rPr>
                <w:lang w:val="es-ES_tradnl"/>
              </w:rPr>
              <w:t>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7),</w:t>
            </w:r>
          </w:p>
          <w:p w14:paraId="05B6AAB6" w14:textId="2EEFFA3F" w:rsidR="00DC119F" w:rsidRPr="00947C2E" w:rsidRDefault="00DC119F" w:rsidP="00DC119F">
            <w:pPr>
              <w:pStyle w:val="Codigo"/>
              <w:rPr>
                <w:lang w:val="es-ES_tradnl"/>
              </w:rPr>
            </w:pPr>
            <w:r w:rsidRPr="00DC119F">
              <w:rPr>
                <w:lang w:val="es-ES_tradnl"/>
              </w:rPr>
              <w:t xml:space="preserve">  </w:t>
            </w:r>
            <w:r w:rsidRPr="00947C2E">
              <w:rPr>
                <w:lang w:val="es-ES_tradnl"/>
              </w:rPr>
              <w:t xml:space="preserve">COD_DISTRITO </w:t>
            </w:r>
            <w:r w:rsidRPr="00947C2E">
              <w:rPr>
                <w:lang w:val="es-ES_tradnl"/>
              </w:rPr>
              <w:tab/>
            </w:r>
            <w:r w:rsidRPr="00947C2E">
              <w:rPr>
                <w:lang w:val="es-ES_tradnl"/>
              </w:rPr>
              <w:tab/>
            </w:r>
            <w:proofErr w:type="gramStart"/>
            <w:r w:rsidRPr="00947C2E">
              <w:rPr>
                <w:lang w:val="es-ES_tradnl"/>
              </w:rPr>
              <w:t>VARCHAR(</w:t>
            </w:r>
            <w:proofErr w:type="gramEnd"/>
            <w:r w:rsidRPr="00947C2E">
              <w:rPr>
                <w:lang w:val="es-ES_tradnl"/>
              </w:rPr>
              <w:t>9),</w:t>
            </w:r>
          </w:p>
          <w:p w14:paraId="4BBFCA47" w14:textId="77777777" w:rsidR="00DC119F" w:rsidRDefault="00DC119F" w:rsidP="00DC119F">
            <w:pPr>
              <w:pStyle w:val="Codigo"/>
            </w:pPr>
            <w:r w:rsidRPr="00947C2E">
              <w:rPr>
                <w:lang w:val="es-ES_tradnl"/>
              </w:rPr>
              <w:t xml:space="preserve">  </w:t>
            </w:r>
            <w:r>
              <w:t xml:space="preserve">COD_SUBDISTRITO </w:t>
            </w:r>
            <w:r>
              <w:tab/>
            </w:r>
            <w:r>
              <w:tab/>
            </w:r>
            <w:proofErr w:type="gramStart"/>
            <w:r>
              <w:t>VARCHAR(</w:t>
            </w:r>
            <w:proofErr w:type="gramEnd"/>
            <w:r>
              <w:t>11),</w:t>
            </w:r>
          </w:p>
          <w:p w14:paraId="17BFEE8C" w14:textId="77777777" w:rsidR="00DC119F" w:rsidRDefault="00DC119F" w:rsidP="00DC119F">
            <w:pPr>
              <w:pStyle w:val="Codigo"/>
            </w:pPr>
            <w:r>
              <w:t xml:space="preserve">  COD_SETOR </w:t>
            </w:r>
            <w:r>
              <w:tab/>
            </w:r>
            <w:r>
              <w:tab/>
            </w:r>
            <w:r>
              <w:tab/>
            </w:r>
            <w:proofErr w:type="gramStart"/>
            <w:r>
              <w:t>VARCHAR(</w:t>
            </w:r>
            <w:proofErr w:type="gramEnd"/>
            <w:r>
              <w:t>16),</w:t>
            </w:r>
          </w:p>
          <w:p w14:paraId="392F21CA" w14:textId="77777777" w:rsidR="00DC119F" w:rsidRDefault="00DC119F" w:rsidP="00DC119F">
            <w:pPr>
              <w:pStyle w:val="Codigo"/>
            </w:pPr>
            <w:r>
              <w:t xml:space="preserve">  NUM_QUADRA </w:t>
            </w:r>
            <w:r>
              <w:tab/>
            </w:r>
            <w:r>
              <w:tab/>
            </w:r>
            <w:r>
              <w:tab/>
            </w:r>
            <w:proofErr w:type="gramStart"/>
            <w:r>
              <w:t>VARCHAR(</w:t>
            </w:r>
            <w:proofErr w:type="gramEnd"/>
            <w:r>
              <w:t>18),</w:t>
            </w:r>
          </w:p>
          <w:p w14:paraId="60300D4F" w14:textId="47600D11" w:rsidR="00DC119F" w:rsidRDefault="00DC119F" w:rsidP="00DC119F">
            <w:pPr>
              <w:pStyle w:val="Codigo"/>
            </w:pPr>
            <w:r>
              <w:t xml:space="preserve">  NUM_FACE </w:t>
            </w:r>
            <w:r>
              <w:tab/>
            </w:r>
            <w:r>
              <w:tab/>
            </w:r>
            <w:r>
              <w:tab/>
            </w:r>
            <w:proofErr w:type="gramStart"/>
            <w:r>
              <w:t>VARCHAR(</w:t>
            </w:r>
            <w:proofErr w:type="gramEnd"/>
            <w:r>
              <w:t>2),</w:t>
            </w:r>
          </w:p>
          <w:p w14:paraId="2E7B821E" w14:textId="77777777" w:rsidR="00DC119F" w:rsidRDefault="00DC119F" w:rsidP="00DC119F">
            <w:pPr>
              <w:pStyle w:val="Codigo"/>
            </w:pPr>
            <w:r>
              <w:t xml:space="preserve">  TIPO_LOGRADOURO </w:t>
            </w:r>
            <w:r>
              <w:tab/>
            </w:r>
            <w:r>
              <w:tab/>
            </w:r>
            <w:proofErr w:type="gramStart"/>
            <w:r>
              <w:t>VARCHAR(</w:t>
            </w:r>
            <w:proofErr w:type="gramEnd"/>
            <w:r>
              <w:t>20),</w:t>
            </w:r>
          </w:p>
          <w:p w14:paraId="533B7A63" w14:textId="77777777" w:rsidR="00DC119F" w:rsidRDefault="00DC119F" w:rsidP="00DC119F">
            <w:pPr>
              <w:pStyle w:val="Codigo"/>
            </w:pPr>
            <w:r>
              <w:t xml:space="preserve">  NOM_LOGRADOURO </w:t>
            </w:r>
            <w:r>
              <w:tab/>
            </w:r>
            <w:r>
              <w:tab/>
            </w:r>
            <w:proofErr w:type="gramStart"/>
            <w:r>
              <w:t>VARCHAR(</w:t>
            </w:r>
            <w:proofErr w:type="gramEnd"/>
            <w:r>
              <w:t>100),</w:t>
            </w:r>
          </w:p>
          <w:p w14:paraId="2BD2F85D" w14:textId="4AE21845" w:rsidR="00DC119F" w:rsidRDefault="00DC119F" w:rsidP="00DC119F">
            <w:pPr>
              <w:pStyle w:val="Codigo"/>
            </w:pPr>
            <w:r>
              <w:t xml:space="preserve">  NUM_ENDERECO </w:t>
            </w:r>
            <w:r>
              <w:tab/>
            </w:r>
            <w:r>
              <w:tab/>
            </w:r>
            <w:proofErr w:type="gramStart"/>
            <w:r>
              <w:t>VARCHAR(</w:t>
            </w:r>
            <w:proofErr w:type="gramEnd"/>
            <w:r>
              <w:t>10),</w:t>
            </w:r>
          </w:p>
          <w:p w14:paraId="578EDDCD" w14:textId="77777777" w:rsidR="00DC119F" w:rsidRPr="00947C2E" w:rsidRDefault="00DC119F" w:rsidP="00DC119F">
            <w:pPr>
              <w:pStyle w:val="Codigo"/>
              <w:rPr>
                <w:lang w:val="en-US"/>
              </w:rPr>
            </w:pPr>
            <w:r>
              <w:t xml:space="preserve">  </w:t>
            </w:r>
            <w:r w:rsidRPr="00947C2E">
              <w:rPr>
                <w:lang w:val="en-US"/>
              </w:rPr>
              <w:t xml:space="preserve">NOM_COMPLEMENTO </w:t>
            </w:r>
            <w:r w:rsidRPr="00947C2E">
              <w:rPr>
                <w:lang w:val="en-US"/>
              </w:rPr>
              <w:tab/>
            </w:r>
            <w:r w:rsidRPr="00947C2E">
              <w:rPr>
                <w:lang w:val="en-US"/>
              </w:rPr>
              <w:tab/>
            </w:r>
            <w:proofErr w:type="gramStart"/>
            <w:r w:rsidRPr="00947C2E">
              <w:rPr>
                <w:lang w:val="en-US"/>
              </w:rPr>
              <w:t>VARCHAR(</w:t>
            </w:r>
            <w:proofErr w:type="gramEnd"/>
            <w:r w:rsidRPr="00947C2E">
              <w:rPr>
                <w:lang w:val="en-US"/>
              </w:rPr>
              <w:t>20),</w:t>
            </w:r>
          </w:p>
          <w:p w14:paraId="1EDFEF65" w14:textId="5EC9F9C3" w:rsidR="00DC119F" w:rsidRPr="00947C2E" w:rsidRDefault="00DC119F" w:rsidP="00DC119F">
            <w:pPr>
              <w:pStyle w:val="Codigo"/>
              <w:rPr>
                <w:lang w:val="en-US"/>
              </w:rPr>
            </w:pPr>
            <w:r w:rsidRPr="00947C2E">
              <w:rPr>
                <w:lang w:val="en-US"/>
              </w:rPr>
              <w:t xml:space="preserve">  CEP </w:t>
            </w:r>
            <w:r w:rsidRPr="00947C2E">
              <w:rPr>
                <w:lang w:val="en-US"/>
              </w:rPr>
              <w:tab/>
            </w:r>
            <w:r w:rsidRPr="00947C2E">
              <w:rPr>
                <w:lang w:val="en-US"/>
              </w:rPr>
              <w:tab/>
            </w:r>
            <w:r w:rsidRPr="00947C2E">
              <w:rPr>
                <w:lang w:val="en-US"/>
              </w:rPr>
              <w:tab/>
            </w:r>
            <w:r w:rsidRPr="00947C2E">
              <w:rPr>
                <w:lang w:val="en-US"/>
              </w:rPr>
              <w:tab/>
            </w:r>
            <w:proofErr w:type="gramStart"/>
            <w:r w:rsidRPr="00947C2E">
              <w:rPr>
                <w:lang w:val="en-US"/>
              </w:rPr>
              <w:t>VARCHAR(</w:t>
            </w:r>
            <w:proofErr w:type="gramEnd"/>
            <w:r w:rsidRPr="00947C2E">
              <w:rPr>
                <w:lang w:val="en-US"/>
              </w:rPr>
              <w:t>9),</w:t>
            </w:r>
          </w:p>
          <w:p w14:paraId="0FEFBB14" w14:textId="057FA0DC" w:rsidR="00DC119F" w:rsidRPr="00947C2E" w:rsidRDefault="00DC119F" w:rsidP="00DC119F">
            <w:pPr>
              <w:pStyle w:val="Codigo"/>
              <w:rPr>
                <w:lang w:val="en-US"/>
              </w:rPr>
            </w:pPr>
            <w:r w:rsidRPr="00947C2E">
              <w:rPr>
                <w:lang w:val="en-US"/>
              </w:rPr>
              <w:t xml:space="preserve">  LATITUDE </w:t>
            </w:r>
            <w:r w:rsidRPr="00947C2E">
              <w:rPr>
                <w:lang w:val="en-US"/>
              </w:rPr>
              <w:tab/>
            </w:r>
            <w:r w:rsidRPr="00947C2E">
              <w:rPr>
                <w:lang w:val="en-US"/>
              </w:rPr>
              <w:tab/>
            </w:r>
            <w:r w:rsidRPr="00947C2E">
              <w:rPr>
                <w:lang w:val="en-US"/>
              </w:rPr>
              <w:tab/>
              <w:t>REAL,</w:t>
            </w:r>
          </w:p>
          <w:p w14:paraId="7AE8A961" w14:textId="77777777" w:rsidR="00DC119F" w:rsidRPr="00947C2E" w:rsidRDefault="00DC119F" w:rsidP="00DC119F">
            <w:pPr>
              <w:pStyle w:val="Codigo"/>
              <w:rPr>
                <w:lang w:val="en-US"/>
              </w:rPr>
            </w:pPr>
            <w:r w:rsidRPr="00947C2E">
              <w:rPr>
                <w:lang w:val="en-US"/>
              </w:rPr>
              <w:t xml:space="preserve">  LONGITUDE </w:t>
            </w:r>
            <w:r w:rsidRPr="00947C2E">
              <w:rPr>
                <w:lang w:val="en-US"/>
              </w:rPr>
              <w:tab/>
            </w:r>
            <w:r w:rsidRPr="00947C2E">
              <w:rPr>
                <w:lang w:val="en-US"/>
              </w:rPr>
              <w:tab/>
            </w:r>
            <w:r w:rsidRPr="00947C2E">
              <w:rPr>
                <w:lang w:val="en-US"/>
              </w:rPr>
              <w:tab/>
              <w:t>REAL,</w:t>
            </w:r>
          </w:p>
          <w:p w14:paraId="4AB6FA81" w14:textId="77777777" w:rsidR="00DC119F" w:rsidRPr="00947C2E" w:rsidRDefault="00DC119F" w:rsidP="00DC119F">
            <w:pPr>
              <w:pStyle w:val="Codigo"/>
              <w:rPr>
                <w:lang w:val="en-US"/>
              </w:rPr>
            </w:pPr>
            <w:r w:rsidRPr="00947C2E">
              <w:rPr>
                <w:lang w:val="en-US"/>
              </w:rPr>
              <w:t xml:space="preserve">  COORD </w:t>
            </w:r>
            <w:r w:rsidRPr="00947C2E">
              <w:rPr>
                <w:lang w:val="en-US"/>
              </w:rPr>
              <w:tab/>
            </w:r>
            <w:r w:rsidRPr="00947C2E">
              <w:rPr>
                <w:lang w:val="en-US"/>
              </w:rPr>
              <w:tab/>
            </w:r>
            <w:r w:rsidRPr="00947C2E">
              <w:rPr>
                <w:lang w:val="en-US"/>
              </w:rPr>
              <w:tab/>
            </w:r>
            <w:r w:rsidRPr="00947C2E">
              <w:rPr>
                <w:lang w:val="en-US"/>
              </w:rPr>
              <w:tab/>
              <w:t>POINT NOT NULL SRID 4326,</w:t>
            </w:r>
          </w:p>
          <w:p w14:paraId="68B501E6" w14:textId="77777777" w:rsidR="00DC119F" w:rsidRPr="00DC119F" w:rsidRDefault="00DC119F" w:rsidP="00DC119F">
            <w:pPr>
              <w:pStyle w:val="Codigo"/>
              <w:rPr>
                <w:lang w:val="en-US"/>
              </w:rPr>
            </w:pPr>
            <w:r w:rsidRPr="00947C2E">
              <w:rPr>
                <w:lang w:val="en-US"/>
              </w:rPr>
              <w:t xml:space="preserve">  </w:t>
            </w:r>
            <w:r w:rsidRPr="00DC119F">
              <w:rPr>
                <w:lang w:val="en-US"/>
              </w:rPr>
              <w:t xml:space="preserve">CONSTRAINT </w:t>
            </w:r>
            <w:proofErr w:type="spellStart"/>
            <w:r w:rsidRPr="00DC119F">
              <w:rPr>
                <w:lang w:val="en-US"/>
              </w:rPr>
              <w:t>pk_CNEFE</w:t>
            </w:r>
            <w:proofErr w:type="spellEnd"/>
            <w:r w:rsidRPr="00DC119F">
              <w:rPr>
                <w:lang w:val="en-US"/>
              </w:rPr>
              <w:t xml:space="preserv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93" w:name="_Toc196482577"/>
      <w:r w:rsidRPr="00693DE7">
        <w:t>Selecionar um conjunto ótimo de informações cadastrais.</w:t>
      </w:r>
      <w:bookmarkEnd w:id="93"/>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1F87888D" w14:textId="77777777" w:rsidR="000752AD" w:rsidRDefault="000752AD" w:rsidP="000752AD">
      <w:pPr>
        <w:pStyle w:val="Ttulo3"/>
      </w:pPr>
      <w:bookmarkStart w:id="94" w:name="_Toc196482578"/>
      <w:r w:rsidRPr="00693DE7">
        <w:t>Identificar e corrigir falhas dos dados textuais no banco de dados.</w:t>
      </w:r>
      <w:bookmarkEnd w:id="94"/>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95" w:name="_Toc196482579"/>
      <w:r>
        <w:t>Criar classes para os endereços agrupados.</w:t>
      </w:r>
      <w:bookmarkEnd w:id="95"/>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 </w:t>
      </w:r>
    </w:p>
    <w:p w14:paraId="7CCF5DE0" w14:textId="77777777" w:rsidR="000752AD" w:rsidRDefault="000752AD" w:rsidP="000752AD">
      <w:pPr>
        <w:pStyle w:val="Ttulo3"/>
      </w:pPr>
      <w:bookmarkStart w:id="96" w:name="_Toc196482580"/>
      <w:r w:rsidRPr="00693DE7">
        <w:t>Desenvolver um protótipo para testes.</w:t>
      </w:r>
      <w:bookmarkEnd w:id="96"/>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5F90C020" w14:textId="77777777" w:rsidR="000752AD" w:rsidRDefault="000752AD" w:rsidP="000752AD">
      <w:pPr>
        <w:pStyle w:val="Ttulo3"/>
      </w:pPr>
      <w:bookmarkStart w:id="97" w:name="_Toc196482581"/>
      <w:r w:rsidRPr="00693DE7">
        <w:t>Testar protótipo com dados selecionados.</w:t>
      </w:r>
      <w:bookmarkEnd w:id="97"/>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98" w:name="_Toc196482582"/>
      <w:r w:rsidRPr="00693DE7">
        <w:t>Gerar imagem das quadras</w:t>
      </w:r>
      <w:r>
        <w:t>.</w:t>
      </w:r>
      <w:bookmarkEnd w:id="98"/>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99" w:name="_Toc196482583"/>
      <w:r w:rsidRPr="00693DE7">
        <w:t>Testar o protótipo com</w:t>
      </w:r>
      <w:r>
        <w:t xml:space="preserve"> a totalidade dos dados do cadastro.</w:t>
      </w:r>
      <w:bookmarkEnd w:id="99"/>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100" w:name="_Toc196482584"/>
      <w:r w:rsidRPr="00693DE7">
        <w:t>Associar as quadras</w:t>
      </w:r>
      <w:r>
        <w:t xml:space="preserve"> remanescentes</w:t>
      </w:r>
      <w:r w:rsidRPr="00693DE7">
        <w:t xml:space="preserve"> </w:t>
      </w:r>
      <w:r>
        <w:t>manualmente</w:t>
      </w:r>
      <w:r w:rsidRPr="00693DE7">
        <w:t>.</w:t>
      </w:r>
      <w:bookmarkEnd w:id="100"/>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101" w:name="_Toc196482585"/>
      <w:r w:rsidRPr="00693DE7">
        <w:t>Disponibilizar o aplicativo na Internet para testes.</w:t>
      </w:r>
      <w:bookmarkEnd w:id="101"/>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102" w:name="_Toc196482586"/>
      <w:r w:rsidRPr="00693DE7">
        <w:t>cronograma</w:t>
      </w:r>
      <w:bookmarkEnd w:id="102"/>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103" w:name="_Toc196482587"/>
      <w:r w:rsidRPr="00693DE7">
        <w:lastRenderedPageBreak/>
        <w:t>Resultados e Discussão:</w:t>
      </w:r>
      <w:bookmarkEnd w:id="103"/>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104" w:name="_Toc196482588"/>
      <w:r w:rsidRPr="00693DE7">
        <w:lastRenderedPageBreak/>
        <w:t>bibliografia</w:t>
      </w:r>
      <w:bookmarkEnd w:id="104"/>
    </w:p>
    <w:p w14:paraId="590BA49E" w14:textId="77777777" w:rsidR="00AD1223" w:rsidRPr="00AD1223" w:rsidRDefault="000752AD" w:rsidP="00AD1223">
      <w:pPr>
        <w:pStyle w:val="Bibliografia"/>
        <w:rPr>
          <w:rFonts w:cs="Arial"/>
        </w:rPr>
      </w:pPr>
      <w:r w:rsidRPr="00693DE7">
        <w:fldChar w:fldCharType="begin"/>
      </w:r>
      <w:r w:rsidRPr="00693DE7">
        <w:instrText xml:space="preserve"> ADDIN ZOTERO_BIBL {"uncited":[],"omitted":[],"custom":[]} CSL_BIBLIOGRAPHY </w:instrText>
      </w:r>
      <w:r w:rsidRPr="00693DE7">
        <w:fldChar w:fldCharType="separate"/>
      </w:r>
      <w:r w:rsidR="00AD1223" w:rsidRPr="00AD1223">
        <w:rPr>
          <w:rFonts w:cs="Arial"/>
        </w:rPr>
        <w:t xml:space="preserve">BOSSLER, R. C. </w:t>
      </w:r>
      <w:r w:rsidR="00AD1223" w:rsidRPr="00AD1223">
        <w:rPr>
          <w:rFonts w:cs="Arial"/>
          <w:b/>
          <w:bCs/>
        </w:rPr>
        <w:t>QGIS do ABC ao XYZ</w:t>
      </w:r>
      <w:r w:rsidR="00AD1223" w:rsidRPr="00AD1223">
        <w:rPr>
          <w:rFonts w:cs="Arial"/>
        </w:rPr>
        <w:t>. [</w:t>
      </w:r>
      <w:r w:rsidR="00AD1223" w:rsidRPr="00AD1223">
        <w:rPr>
          <w:rFonts w:cs="Arial"/>
          <w:i/>
          <w:iCs/>
        </w:rPr>
        <w:t>S. l.</w:t>
      </w:r>
      <w:r w:rsidR="00AD1223" w:rsidRPr="00AD1223">
        <w:rPr>
          <w:rFonts w:cs="Arial"/>
        </w:rPr>
        <w:t xml:space="preserve">]: </w:t>
      </w:r>
      <w:proofErr w:type="spellStart"/>
      <w:r w:rsidR="00AD1223" w:rsidRPr="00AD1223">
        <w:rPr>
          <w:rFonts w:cs="Arial"/>
        </w:rPr>
        <w:t>Íthala</w:t>
      </w:r>
      <w:proofErr w:type="spellEnd"/>
      <w:r w:rsidR="00AD1223" w:rsidRPr="00AD1223">
        <w:rPr>
          <w:rFonts w:cs="Arial"/>
        </w:rPr>
        <w:t xml:space="preserve">, 2016. </w:t>
      </w:r>
    </w:p>
    <w:p w14:paraId="2EB71E50" w14:textId="77777777" w:rsidR="00AD1223" w:rsidRPr="00AD1223" w:rsidRDefault="00AD1223" w:rsidP="00AD1223">
      <w:pPr>
        <w:pStyle w:val="Bibliografia"/>
        <w:rPr>
          <w:rFonts w:cs="Arial"/>
        </w:rPr>
      </w:pPr>
      <w:r w:rsidRPr="00AD1223">
        <w:rPr>
          <w:rFonts w:cs="Arial"/>
        </w:rPr>
        <w:t xml:space="preserve">CÂMARA, G.; DAVIS, C. Introdução. </w:t>
      </w:r>
      <w:r w:rsidRPr="00AD1223">
        <w:rPr>
          <w:rFonts w:cs="Arial"/>
          <w:i/>
          <w:iCs/>
        </w:rPr>
        <w:t>In</w:t>
      </w:r>
      <w:r w:rsidRPr="00AD1223">
        <w:rPr>
          <w:rFonts w:cs="Arial"/>
        </w:rPr>
        <w:t xml:space="preserve">: CÂMARA, G.; DAVIS, C.; MONTEIRO, A. M. V. (org.). </w:t>
      </w:r>
      <w:r w:rsidRPr="00AD1223">
        <w:rPr>
          <w:rFonts w:cs="Arial"/>
          <w:b/>
          <w:bCs/>
        </w:rPr>
        <w:t>Introdução à Ciência da Geoinformação</w:t>
      </w:r>
      <w:r w:rsidRPr="00AD1223">
        <w:rPr>
          <w:rFonts w:cs="Arial"/>
        </w:rPr>
        <w:t xml:space="preserve">. São Paulo: INPE, 2001. </w:t>
      </w:r>
    </w:p>
    <w:p w14:paraId="42129F88" w14:textId="77777777" w:rsidR="00AD1223" w:rsidRPr="00AD1223" w:rsidRDefault="00AD1223" w:rsidP="00AD1223">
      <w:pPr>
        <w:pStyle w:val="Bibliografia"/>
        <w:rPr>
          <w:rFonts w:cs="Arial"/>
        </w:rPr>
      </w:pPr>
      <w:r w:rsidRPr="00AD1223">
        <w:rPr>
          <w:rFonts w:cs="Arial"/>
        </w:rPr>
        <w:t xml:space="preserve">CÂMARA, G.; MONTEIRO, A. M. V. Conceitos básicos em ciência da geoinformação. </w:t>
      </w:r>
      <w:r w:rsidRPr="00AD1223">
        <w:rPr>
          <w:rFonts w:cs="Arial"/>
          <w:i/>
          <w:iCs/>
        </w:rPr>
        <w:t>In</w:t>
      </w:r>
      <w:r w:rsidRPr="00AD1223">
        <w:rPr>
          <w:rFonts w:cs="Arial"/>
        </w:rPr>
        <w:t xml:space="preserve">: CÂMARA, G.; DAVIS, C.; MONTEIRO, A. M. V. (org.). </w:t>
      </w:r>
      <w:r w:rsidRPr="00AD1223">
        <w:rPr>
          <w:rFonts w:cs="Arial"/>
          <w:b/>
          <w:bCs/>
        </w:rPr>
        <w:t>Introdução à ciência da geoinformação</w:t>
      </w:r>
      <w:r w:rsidRPr="00AD1223">
        <w:rPr>
          <w:rFonts w:cs="Arial"/>
        </w:rPr>
        <w:t xml:space="preserve">. São Paulo: INPE, 2001. </w:t>
      </w:r>
    </w:p>
    <w:p w14:paraId="5F7EEE49" w14:textId="77777777" w:rsidR="00AD1223" w:rsidRPr="00AD1223" w:rsidRDefault="00AD1223" w:rsidP="00AD1223">
      <w:pPr>
        <w:pStyle w:val="Bibliografia"/>
        <w:rPr>
          <w:rFonts w:cs="Arial"/>
          <w:lang w:val="en-US"/>
        </w:rPr>
      </w:pPr>
      <w:r w:rsidRPr="00AD1223">
        <w:rPr>
          <w:rFonts w:cs="Arial"/>
        </w:rPr>
        <w:t xml:space="preserve">CERUZZI, P. E. </w:t>
      </w:r>
      <w:r w:rsidRPr="00AD1223">
        <w:rPr>
          <w:rFonts w:cs="Arial"/>
          <w:b/>
          <w:bCs/>
        </w:rPr>
        <w:t xml:space="preserve">A </w:t>
      </w:r>
      <w:proofErr w:type="spellStart"/>
      <w:r w:rsidRPr="00AD1223">
        <w:rPr>
          <w:rFonts w:cs="Arial"/>
          <w:b/>
          <w:bCs/>
        </w:rPr>
        <w:t>history</w:t>
      </w:r>
      <w:proofErr w:type="spellEnd"/>
      <w:r w:rsidRPr="00AD1223">
        <w:rPr>
          <w:rFonts w:cs="Arial"/>
          <w:b/>
          <w:bCs/>
        </w:rPr>
        <w:t xml:space="preserve"> </w:t>
      </w:r>
      <w:proofErr w:type="spellStart"/>
      <w:r w:rsidRPr="00AD1223">
        <w:rPr>
          <w:rFonts w:cs="Arial"/>
          <w:b/>
          <w:bCs/>
        </w:rPr>
        <w:t>of</w:t>
      </w:r>
      <w:proofErr w:type="spellEnd"/>
      <w:r w:rsidRPr="00AD1223">
        <w:rPr>
          <w:rFonts w:cs="Arial"/>
          <w:b/>
          <w:bCs/>
        </w:rPr>
        <w:t xml:space="preserve"> </w:t>
      </w:r>
      <w:proofErr w:type="spellStart"/>
      <w:r w:rsidRPr="00AD1223">
        <w:rPr>
          <w:rFonts w:cs="Arial"/>
          <w:b/>
          <w:bCs/>
        </w:rPr>
        <w:t>modern</w:t>
      </w:r>
      <w:proofErr w:type="spellEnd"/>
      <w:r w:rsidRPr="00AD1223">
        <w:rPr>
          <w:rFonts w:cs="Arial"/>
          <w:b/>
          <w:bCs/>
        </w:rPr>
        <w:t xml:space="preserve"> </w:t>
      </w:r>
      <w:proofErr w:type="spellStart"/>
      <w:r w:rsidRPr="00AD1223">
        <w:rPr>
          <w:rFonts w:cs="Arial"/>
          <w:b/>
          <w:bCs/>
        </w:rPr>
        <w:t>computing</w:t>
      </w:r>
      <w:proofErr w:type="spellEnd"/>
      <w:r w:rsidRPr="00AD1223">
        <w:rPr>
          <w:rFonts w:cs="Arial"/>
        </w:rPr>
        <w:t xml:space="preserve">. </w:t>
      </w:r>
      <w:r w:rsidRPr="00AD1223">
        <w:rPr>
          <w:rFonts w:cs="Arial"/>
          <w:lang w:val="en-US"/>
        </w:rPr>
        <w:t xml:space="preserve">2nd </w:t>
      </w:r>
      <w:proofErr w:type="spellStart"/>
      <w:r w:rsidRPr="00AD1223">
        <w:rPr>
          <w:rFonts w:cs="Arial"/>
          <w:lang w:val="en-US"/>
        </w:rPr>
        <w:t>eded</w:t>
      </w:r>
      <w:proofErr w:type="spellEnd"/>
      <w:r w:rsidRPr="00AD1223">
        <w:rPr>
          <w:rFonts w:cs="Arial"/>
          <w:lang w:val="en-US"/>
        </w:rPr>
        <w:t xml:space="preserve">. London, </w:t>
      </w:r>
      <w:proofErr w:type="gramStart"/>
      <w:r w:rsidRPr="00AD1223">
        <w:rPr>
          <w:rFonts w:cs="Arial"/>
          <w:lang w:val="en-US"/>
        </w:rPr>
        <w:t>Eng. ;</w:t>
      </w:r>
      <w:proofErr w:type="gramEnd"/>
      <w:r w:rsidRPr="00AD1223">
        <w:rPr>
          <w:rFonts w:cs="Arial"/>
          <w:lang w:val="en-US"/>
        </w:rPr>
        <w:t xml:space="preserve"> Cambridge, Mass: MIT Press, 2003. </w:t>
      </w:r>
    </w:p>
    <w:p w14:paraId="2388441B" w14:textId="77777777" w:rsidR="00AD1223" w:rsidRPr="00AD1223" w:rsidRDefault="00AD1223" w:rsidP="00AD1223">
      <w:pPr>
        <w:pStyle w:val="Bibliografia"/>
        <w:rPr>
          <w:rFonts w:cs="Arial"/>
        </w:rPr>
      </w:pPr>
      <w:r w:rsidRPr="00AD1223">
        <w:rPr>
          <w:rFonts w:cs="Arial"/>
        </w:rPr>
        <w:t xml:space="preserve">CNM. </w:t>
      </w:r>
      <w:r w:rsidRPr="00AD1223">
        <w:rPr>
          <w:rFonts w:cs="Arial"/>
          <w:b/>
          <w:bCs/>
        </w:rPr>
        <w:t>Crise fiscal nos Municípios brasileiros</w:t>
      </w:r>
      <w:r w:rsidRPr="00AD1223">
        <w:rPr>
          <w:rFonts w:cs="Arial"/>
        </w:rPr>
        <w:t>. [</w:t>
      </w:r>
      <w:r w:rsidRPr="00AD1223">
        <w:rPr>
          <w:rFonts w:cs="Arial"/>
          <w:i/>
          <w:iCs/>
        </w:rPr>
        <w:t>S. l.</w:t>
      </w:r>
      <w:r w:rsidRPr="00AD1223">
        <w:rPr>
          <w:rFonts w:cs="Arial"/>
        </w:rPr>
        <w:t>]: CNM, 2024. Estudo Técnico. Disponível em: https://cnm.org.br/storage/biblioteca/2024/Estudos_tecnicos/202405_ET_CrisenosMunicipios_2023.pdf. Acesso em: 28 fev. 2025.</w:t>
      </w:r>
    </w:p>
    <w:p w14:paraId="3DA994A1" w14:textId="77777777" w:rsidR="00AD1223" w:rsidRPr="00AD1223" w:rsidRDefault="00AD1223" w:rsidP="00AD1223">
      <w:pPr>
        <w:pStyle w:val="Bibliografia"/>
        <w:rPr>
          <w:rFonts w:cs="Arial"/>
        </w:rPr>
      </w:pPr>
      <w:r w:rsidRPr="00AD1223">
        <w:rPr>
          <w:rFonts w:cs="Arial"/>
        </w:rPr>
        <w:t>COELHO, V. B. N. Processamento de consultas em bancos de dados geográficos ambíguos. [</w:t>
      </w:r>
      <w:r w:rsidRPr="00AD1223">
        <w:rPr>
          <w:rFonts w:cs="Arial"/>
          <w:i/>
          <w:iCs/>
        </w:rPr>
        <w:t>s. l.</w:t>
      </w:r>
      <w:r w:rsidRPr="00AD1223">
        <w:rPr>
          <w:rFonts w:cs="Arial"/>
        </w:rPr>
        <w:t xml:space="preserve">], 2010. </w:t>
      </w:r>
    </w:p>
    <w:p w14:paraId="2DB7AFA5" w14:textId="77777777" w:rsidR="00AD1223" w:rsidRPr="00AD1223" w:rsidRDefault="00AD1223" w:rsidP="00AD1223">
      <w:pPr>
        <w:pStyle w:val="Bibliografia"/>
        <w:rPr>
          <w:rFonts w:cs="Arial"/>
        </w:rPr>
      </w:pPr>
      <w:r w:rsidRPr="00AD1223">
        <w:rPr>
          <w:rFonts w:cs="Arial"/>
        </w:rPr>
        <w:t xml:space="preserve">CTN - LEI 5.172/1966. 25 out. 1966. Disponível em: https://www.camara.leg.br/proposicoesWeb/prop_mostrarintegra?codteor=290270. </w:t>
      </w:r>
    </w:p>
    <w:p w14:paraId="7ADA0788" w14:textId="77777777" w:rsidR="00AD1223" w:rsidRPr="00AD1223" w:rsidRDefault="00AD1223" w:rsidP="00AD1223">
      <w:pPr>
        <w:pStyle w:val="Bibliografia"/>
        <w:rPr>
          <w:rFonts w:cs="Arial"/>
        </w:rPr>
      </w:pPr>
      <w:r w:rsidRPr="00AD1223">
        <w:rPr>
          <w:rFonts w:cs="Arial"/>
        </w:rPr>
        <w:t xml:space="preserve">CUNHA, E. </w:t>
      </w:r>
      <w:r w:rsidRPr="00AD1223">
        <w:rPr>
          <w:rFonts w:cs="Arial"/>
          <w:i/>
          <w:iCs/>
        </w:rPr>
        <w:t>et al.</w:t>
      </w:r>
      <w:r w:rsidRPr="00AD1223">
        <w:rPr>
          <w:rFonts w:cs="Arial"/>
        </w:rPr>
        <w:t xml:space="preserve"> O cadastro urbano no Brasil: histórico e evolução. </w:t>
      </w:r>
      <w:r w:rsidRPr="00AD1223">
        <w:rPr>
          <w:rFonts w:cs="Arial"/>
          <w:b/>
          <w:bCs/>
        </w:rPr>
        <w:t>Revista de Geografia e Ordenamento do Território</w:t>
      </w:r>
      <w:r w:rsidRPr="00AD1223">
        <w:rPr>
          <w:rFonts w:cs="Arial"/>
        </w:rPr>
        <w:t>, [</w:t>
      </w:r>
      <w:r w:rsidRPr="00AD1223">
        <w:rPr>
          <w:rFonts w:cs="Arial"/>
          <w:i/>
          <w:iCs/>
        </w:rPr>
        <w:t>s. l.</w:t>
      </w:r>
      <w:r w:rsidRPr="00AD1223">
        <w:rPr>
          <w:rFonts w:cs="Arial"/>
        </w:rPr>
        <w:t xml:space="preserve">], v. 0, n. 17, p. 55–74, 2019. </w:t>
      </w:r>
    </w:p>
    <w:p w14:paraId="195FEE42" w14:textId="77777777" w:rsidR="00AD1223" w:rsidRPr="00AD1223" w:rsidRDefault="00AD1223" w:rsidP="00AD1223">
      <w:pPr>
        <w:pStyle w:val="Bibliografia"/>
        <w:rPr>
          <w:rFonts w:cs="Arial"/>
        </w:rPr>
      </w:pPr>
      <w:r w:rsidRPr="00AD1223">
        <w:rPr>
          <w:rFonts w:cs="Arial"/>
        </w:rPr>
        <w:t xml:space="preserve">DATE, C. J. </w:t>
      </w:r>
      <w:r w:rsidRPr="00AD1223">
        <w:rPr>
          <w:rFonts w:cs="Arial"/>
          <w:b/>
          <w:bCs/>
        </w:rPr>
        <w:t>Introdução a sistemas de bancos de dados</w:t>
      </w:r>
      <w:r w:rsidRPr="00AD1223">
        <w:rPr>
          <w:rFonts w:cs="Arial"/>
        </w:rPr>
        <w:t xml:space="preserve">. 8. </w:t>
      </w:r>
      <w:proofErr w:type="spellStart"/>
      <w:r w:rsidRPr="00AD1223">
        <w:rPr>
          <w:rFonts w:cs="Arial"/>
        </w:rPr>
        <w:t>eded</w:t>
      </w:r>
      <w:proofErr w:type="spellEnd"/>
      <w:r w:rsidRPr="00AD1223">
        <w:rPr>
          <w:rFonts w:cs="Arial"/>
        </w:rPr>
        <w:t xml:space="preserve">. Rio de Janeiro: Campus, 2004. </w:t>
      </w:r>
    </w:p>
    <w:p w14:paraId="10442B94" w14:textId="77777777" w:rsidR="00AD1223" w:rsidRPr="00AD1223" w:rsidRDefault="00AD1223" w:rsidP="00AD1223">
      <w:pPr>
        <w:pStyle w:val="Bibliografia"/>
        <w:rPr>
          <w:rFonts w:cs="Arial"/>
          <w:lang w:val="en-US"/>
        </w:rPr>
      </w:pPr>
      <w:r w:rsidRPr="00AD1223">
        <w:rPr>
          <w:rFonts w:cs="Arial"/>
          <w:lang w:val="en-US"/>
        </w:rPr>
        <w:t>DB-ENGINES RANKING. [</w:t>
      </w:r>
      <w:r w:rsidRPr="00AD1223">
        <w:rPr>
          <w:rFonts w:cs="Arial"/>
          <w:i/>
          <w:iCs/>
          <w:lang w:val="en-US"/>
        </w:rPr>
        <w:t>S. l.</w:t>
      </w:r>
      <w:r w:rsidRPr="00AD1223">
        <w:rPr>
          <w:rFonts w:cs="Arial"/>
          <w:lang w:val="en-US"/>
        </w:rPr>
        <w:t>], [</w:t>
      </w:r>
      <w:r w:rsidRPr="00AD1223">
        <w:rPr>
          <w:rFonts w:cs="Arial"/>
          <w:i/>
          <w:iCs/>
          <w:lang w:val="en-US"/>
        </w:rPr>
        <w:t>s. d.</w:t>
      </w:r>
      <w:r w:rsidRPr="00AD1223">
        <w:rPr>
          <w:rFonts w:cs="Arial"/>
          <w:lang w:val="en-US"/>
        </w:rPr>
        <w:t xml:space="preserve">]. </w:t>
      </w:r>
      <w:r w:rsidRPr="00AD1223">
        <w:rPr>
          <w:rFonts w:cs="Arial"/>
        </w:rPr>
        <w:t xml:space="preserve">Disponível em: https://db-engines.com/en/ranking. </w:t>
      </w:r>
      <w:proofErr w:type="spellStart"/>
      <w:r w:rsidRPr="00AD1223">
        <w:rPr>
          <w:rFonts w:cs="Arial"/>
          <w:lang w:val="en-US"/>
        </w:rPr>
        <w:t>Acesso</w:t>
      </w:r>
      <w:proofErr w:type="spellEnd"/>
      <w:r w:rsidRPr="00AD1223">
        <w:rPr>
          <w:rFonts w:cs="Arial"/>
          <w:lang w:val="en-US"/>
        </w:rPr>
        <w:t xml:space="preserve"> </w:t>
      </w:r>
      <w:proofErr w:type="spellStart"/>
      <w:r w:rsidRPr="00AD1223">
        <w:rPr>
          <w:rFonts w:cs="Arial"/>
          <w:lang w:val="en-US"/>
        </w:rPr>
        <w:t>em</w:t>
      </w:r>
      <w:proofErr w:type="spellEnd"/>
      <w:r w:rsidRPr="00AD1223">
        <w:rPr>
          <w:rFonts w:cs="Arial"/>
          <w:lang w:val="en-US"/>
        </w:rPr>
        <w:t xml:space="preserve">: 27 abr. 2025. </w:t>
      </w:r>
    </w:p>
    <w:p w14:paraId="224878D3" w14:textId="77777777" w:rsidR="00AD1223" w:rsidRPr="00AD1223" w:rsidRDefault="00AD1223" w:rsidP="00AD1223">
      <w:pPr>
        <w:pStyle w:val="Bibliografia"/>
        <w:rPr>
          <w:rFonts w:cs="Arial"/>
        </w:rPr>
      </w:pPr>
      <w:r w:rsidRPr="00AD1223">
        <w:rPr>
          <w:rFonts w:cs="Arial"/>
          <w:lang w:val="en-US"/>
        </w:rPr>
        <w:t xml:space="preserve">ENEMARK, S.; MCLAREN, R.; LEMMEN, C. Fit-for-Purpose Land Administration—Providing Secure Land Rights at Scale. </w:t>
      </w:r>
      <w:r w:rsidRPr="00AD1223">
        <w:rPr>
          <w:rFonts w:cs="Arial"/>
          <w:b/>
          <w:bCs/>
        </w:rPr>
        <w:t>Land</w:t>
      </w:r>
      <w:r w:rsidRPr="00AD1223">
        <w:rPr>
          <w:rFonts w:cs="Arial"/>
        </w:rPr>
        <w:t>, [</w:t>
      </w:r>
      <w:r w:rsidRPr="00AD1223">
        <w:rPr>
          <w:rFonts w:cs="Arial"/>
          <w:i/>
          <w:iCs/>
        </w:rPr>
        <w:t>s. l.</w:t>
      </w:r>
      <w:r w:rsidRPr="00AD1223">
        <w:rPr>
          <w:rFonts w:cs="Arial"/>
        </w:rPr>
        <w:t xml:space="preserve">], v. 10, n. 9, p. 972, 2021. </w:t>
      </w:r>
    </w:p>
    <w:p w14:paraId="515008FF" w14:textId="77777777" w:rsidR="00AD1223" w:rsidRPr="00AD1223" w:rsidRDefault="00AD1223" w:rsidP="00AD1223">
      <w:pPr>
        <w:pStyle w:val="Bibliografia"/>
        <w:rPr>
          <w:rFonts w:cs="Arial"/>
        </w:rPr>
      </w:pPr>
      <w:r w:rsidRPr="00AD1223">
        <w:rPr>
          <w:rFonts w:cs="Arial"/>
        </w:rPr>
        <w:t xml:space="preserve">FITZ, P. R. </w:t>
      </w:r>
      <w:r w:rsidRPr="00AD1223">
        <w:rPr>
          <w:rFonts w:cs="Arial"/>
          <w:b/>
          <w:bCs/>
        </w:rPr>
        <w:t>Cartografia Básica</w:t>
      </w:r>
      <w:r w:rsidRPr="00AD1223">
        <w:rPr>
          <w:rFonts w:cs="Arial"/>
        </w:rPr>
        <w:t xml:space="preserve">. São Paulo: Oficina de Textos, 2008. </w:t>
      </w:r>
    </w:p>
    <w:p w14:paraId="06761062" w14:textId="77777777" w:rsidR="00AD1223" w:rsidRPr="00AD1223" w:rsidRDefault="00AD1223" w:rsidP="00AD1223">
      <w:pPr>
        <w:pStyle w:val="Bibliografia"/>
        <w:rPr>
          <w:rFonts w:cs="Arial"/>
        </w:rPr>
      </w:pPr>
      <w:r w:rsidRPr="00AD1223">
        <w:rPr>
          <w:rFonts w:cs="Arial"/>
        </w:rPr>
        <w:t xml:space="preserve">HANADA, E.; GONÇALVES, R. R. V. </w:t>
      </w:r>
      <w:r w:rsidRPr="00AD1223">
        <w:rPr>
          <w:rFonts w:cs="Arial"/>
          <w:b/>
          <w:bCs/>
        </w:rPr>
        <w:t>Introdução ao geoprocessamento: princípios básicos e aplicação</w:t>
      </w:r>
      <w:r w:rsidRPr="00AD1223">
        <w:rPr>
          <w:rFonts w:cs="Arial"/>
        </w:rPr>
        <w:t xml:space="preserve">. São Paulo: EMBRAPA, 2007. (Documentos 67). </w:t>
      </w:r>
    </w:p>
    <w:p w14:paraId="7A5F28BC" w14:textId="77777777" w:rsidR="00AD1223" w:rsidRPr="00AD1223" w:rsidRDefault="00AD1223" w:rsidP="00AD1223">
      <w:pPr>
        <w:pStyle w:val="Bibliografia"/>
        <w:rPr>
          <w:rFonts w:cs="Arial"/>
        </w:rPr>
      </w:pPr>
      <w:r w:rsidRPr="00AD1223">
        <w:rPr>
          <w:rFonts w:cs="Arial"/>
        </w:rPr>
        <w:t xml:space="preserve">IBGE. </w:t>
      </w:r>
      <w:r w:rsidRPr="00AD1223">
        <w:rPr>
          <w:rFonts w:cs="Arial"/>
          <w:b/>
          <w:bCs/>
        </w:rPr>
        <w:t>Cadastro Nacional de Endereços para Fins Estatísticos | IBGE</w:t>
      </w:r>
      <w:r w:rsidRPr="00AD1223">
        <w:rPr>
          <w:rFonts w:cs="Arial"/>
        </w:rPr>
        <w:t>. [</w:t>
      </w:r>
      <w:r w:rsidRPr="00AD1223">
        <w:rPr>
          <w:rFonts w:cs="Arial"/>
          <w:i/>
          <w:iCs/>
        </w:rPr>
        <w:t>S. l.</w:t>
      </w:r>
      <w:r w:rsidRPr="00AD1223">
        <w:rPr>
          <w:rFonts w:cs="Arial"/>
        </w:rPr>
        <w:t xml:space="preserve">], 2025. Disponível em: https://www.ibge.gov.br/estatisticas/sociais/habitacao/38734-cadastro-nacional-de-enderecos-para-fins-estatisticos.html?=&amp;t=o-que-e. Acesso em: 4 jun. 2025. </w:t>
      </w:r>
    </w:p>
    <w:p w14:paraId="2FAAA9C9" w14:textId="77777777" w:rsidR="00AD1223" w:rsidRPr="00AD1223" w:rsidRDefault="00AD1223" w:rsidP="00AD1223">
      <w:pPr>
        <w:pStyle w:val="Bibliografia"/>
        <w:rPr>
          <w:rFonts w:cs="Arial"/>
        </w:rPr>
      </w:pPr>
      <w:r w:rsidRPr="00AD1223">
        <w:rPr>
          <w:rFonts w:cs="Arial"/>
        </w:rPr>
        <w:t>IBGE. Censo 2022</w:t>
      </w:r>
      <w:proofErr w:type="gramStart"/>
      <w:r w:rsidRPr="00AD1223">
        <w:rPr>
          <w:rFonts w:cs="Arial"/>
        </w:rPr>
        <w:t>. ,</w:t>
      </w:r>
      <w:proofErr w:type="gramEnd"/>
      <w:r w:rsidRPr="00AD1223">
        <w:rPr>
          <w:rFonts w:cs="Arial"/>
        </w:rPr>
        <w:t xml:space="preserve"> 2022. Disponível em: https://www.ibge.gov.br/estatisticas/downloads-estatisticas.html?caminho=Censos/Censo_Demografico_2022/. Acesso em: 2 mar. 2025.</w:t>
      </w:r>
    </w:p>
    <w:p w14:paraId="414056AA" w14:textId="77777777" w:rsidR="00AD1223" w:rsidRPr="00AD1223" w:rsidRDefault="00AD1223" w:rsidP="00AD1223">
      <w:pPr>
        <w:pStyle w:val="Bibliografia"/>
        <w:rPr>
          <w:rFonts w:cs="Arial"/>
          <w:lang w:val="en-US"/>
        </w:rPr>
      </w:pPr>
      <w:r w:rsidRPr="00AD1223">
        <w:rPr>
          <w:rFonts w:cs="Arial"/>
        </w:rPr>
        <w:lastRenderedPageBreak/>
        <w:t xml:space="preserve">IBGE. </w:t>
      </w:r>
      <w:r w:rsidRPr="00AD1223">
        <w:rPr>
          <w:rFonts w:cs="Arial"/>
          <w:b/>
          <w:bCs/>
        </w:rPr>
        <w:t>MUNIC 2019</w:t>
      </w:r>
      <w:r w:rsidRPr="00AD1223">
        <w:rPr>
          <w:rFonts w:cs="Arial"/>
        </w:rPr>
        <w:t>. [</w:t>
      </w:r>
      <w:r w:rsidRPr="00AD1223">
        <w:rPr>
          <w:rFonts w:cs="Arial"/>
          <w:i/>
          <w:iCs/>
        </w:rPr>
        <w:t>S. l.</w:t>
      </w:r>
      <w:r w:rsidRPr="00AD1223">
        <w:rPr>
          <w:rFonts w:cs="Arial"/>
        </w:rPr>
        <w:t xml:space="preserve">], 2019. Disponível em: https://ftp.ibge.gov.br/Perfil_Municipios/2019/Base_de_Dados/. </w:t>
      </w:r>
      <w:proofErr w:type="spellStart"/>
      <w:r w:rsidRPr="00AD1223">
        <w:rPr>
          <w:rFonts w:cs="Arial"/>
          <w:lang w:val="en-US"/>
        </w:rPr>
        <w:t>Acesso</w:t>
      </w:r>
      <w:proofErr w:type="spellEnd"/>
      <w:r w:rsidRPr="00AD1223">
        <w:rPr>
          <w:rFonts w:cs="Arial"/>
          <w:lang w:val="en-US"/>
        </w:rPr>
        <w:t xml:space="preserve"> </w:t>
      </w:r>
      <w:proofErr w:type="spellStart"/>
      <w:r w:rsidRPr="00AD1223">
        <w:rPr>
          <w:rFonts w:cs="Arial"/>
          <w:lang w:val="en-US"/>
        </w:rPr>
        <w:t>em</w:t>
      </w:r>
      <w:proofErr w:type="spellEnd"/>
      <w:r w:rsidRPr="00AD1223">
        <w:rPr>
          <w:rFonts w:cs="Arial"/>
          <w:lang w:val="en-US"/>
        </w:rPr>
        <w:t xml:space="preserve">: 19 </w:t>
      </w:r>
      <w:proofErr w:type="spellStart"/>
      <w:r w:rsidRPr="00AD1223">
        <w:rPr>
          <w:rFonts w:cs="Arial"/>
          <w:lang w:val="en-US"/>
        </w:rPr>
        <w:t>jul.</w:t>
      </w:r>
      <w:proofErr w:type="spellEnd"/>
      <w:r w:rsidRPr="00AD1223">
        <w:rPr>
          <w:rFonts w:cs="Arial"/>
          <w:lang w:val="en-US"/>
        </w:rPr>
        <w:t xml:space="preserve"> 2025. </w:t>
      </w:r>
    </w:p>
    <w:p w14:paraId="5C499F02" w14:textId="77777777" w:rsidR="00AD1223" w:rsidRPr="00AD1223" w:rsidRDefault="00AD1223" w:rsidP="00AD1223">
      <w:pPr>
        <w:pStyle w:val="Bibliografia"/>
        <w:rPr>
          <w:rFonts w:cs="Arial"/>
          <w:lang w:val="en-US"/>
        </w:rPr>
      </w:pPr>
      <w:r w:rsidRPr="00AD1223">
        <w:rPr>
          <w:rFonts w:cs="Arial"/>
          <w:lang w:val="en-US"/>
        </w:rPr>
        <w:t>RATIONAL SOFTWARE ARCHITECT STANDARD EDITION 7.5.5. [</w:t>
      </w:r>
      <w:r w:rsidRPr="00AD1223">
        <w:rPr>
          <w:rFonts w:cs="Arial"/>
          <w:i/>
          <w:iCs/>
          <w:lang w:val="en-US"/>
        </w:rPr>
        <w:t>S. l.</w:t>
      </w:r>
      <w:r w:rsidRPr="00AD1223">
        <w:rPr>
          <w:rFonts w:cs="Arial"/>
          <w:lang w:val="en-US"/>
        </w:rPr>
        <w:t xml:space="preserve">], 2021. </w:t>
      </w:r>
      <w:r w:rsidRPr="00AD1223">
        <w:rPr>
          <w:rFonts w:cs="Arial"/>
        </w:rPr>
        <w:t xml:space="preserve">Disponível em: https://www.ibm.com/docs/pt-br/rsas/7.5.0?topic=diagrams-relationships-in-class. </w:t>
      </w:r>
      <w:proofErr w:type="spellStart"/>
      <w:r w:rsidRPr="00AD1223">
        <w:rPr>
          <w:rFonts w:cs="Arial"/>
          <w:lang w:val="en-US"/>
        </w:rPr>
        <w:t>Acesso</w:t>
      </w:r>
      <w:proofErr w:type="spellEnd"/>
      <w:r w:rsidRPr="00AD1223">
        <w:rPr>
          <w:rFonts w:cs="Arial"/>
          <w:lang w:val="en-US"/>
        </w:rPr>
        <w:t xml:space="preserve"> </w:t>
      </w:r>
      <w:proofErr w:type="spellStart"/>
      <w:r w:rsidRPr="00AD1223">
        <w:rPr>
          <w:rFonts w:cs="Arial"/>
          <w:lang w:val="en-US"/>
        </w:rPr>
        <w:t>em</w:t>
      </w:r>
      <w:proofErr w:type="spellEnd"/>
      <w:r w:rsidRPr="00AD1223">
        <w:rPr>
          <w:rFonts w:cs="Arial"/>
          <w:lang w:val="en-US"/>
        </w:rPr>
        <w:t xml:space="preserve">: 6 </w:t>
      </w:r>
      <w:proofErr w:type="spellStart"/>
      <w:r w:rsidRPr="00AD1223">
        <w:rPr>
          <w:rFonts w:cs="Arial"/>
          <w:lang w:val="en-US"/>
        </w:rPr>
        <w:t>dez</w:t>
      </w:r>
      <w:proofErr w:type="spellEnd"/>
      <w:r w:rsidRPr="00AD1223">
        <w:rPr>
          <w:rFonts w:cs="Arial"/>
          <w:lang w:val="en-US"/>
        </w:rPr>
        <w:t xml:space="preserve">. 2024. </w:t>
      </w:r>
    </w:p>
    <w:p w14:paraId="0F65F51C" w14:textId="77777777" w:rsidR="00AD1223" w:rsidRPr="00AD1223" w:rsidRDefault="00AD1223" w:rsidP="00AD1223">
      <w:pPr>
        <w:pStyle w:val="Bibliografia"/>
        <w:rPr>
          <w:rFonts w:cs="Arial"/>
          <w:lang w:val="en-US"/>
        </w:rPr>
      </w:pPr>
      <w:r w:rsidRPr="00AD1223">
        <w:rPr>
          <w:rFonts w:cs="Arial"/>
          <w:lang w:val="en-US"/>
        </w:rPr>
        <w:t xml:space="preserve">KALOGIANNI, E. </w:t>
      </w:r>
      <w:r w:rsidRPr="00AD1223">
        <w:rPr>
          <w:rFonts w:cs="Arial"/>
          <w:i/>
          <w:iCs/>
          <w:lang w:val="en-US"/>
        </w:rPr>
        <w:t>et al.</w:t>
      </w:r>
      <w:r w:rsidRPr="00AD1223">
        <w:rPr>
          <w:rFonts w:cs="Arial"/>
          <w:lang w:val="en-US"/>
        </w:rPr>
        <w:t xml:space="preserve"> Refining the survey model of the LADM ISO 19152–2: Land registration. </w:t>
      </w:r>
      <w:r w:rsidRPr="00AD1223">
        <w:rPr>
          <w:rFonts w:cs="Arial"/>
          <w:b/>
          <w:bCs/>
          <w:lang w:val="en-US"/>
        </w:rPr>
        <w:t>Land Use Policy</w:t>
      </w:r>
      <w:r w:rsidRPr="00AD1223">
        <w:rPr>
          <w:rFonts w:cs="Arial"/>
          <w:lang w:val="en-US"/>
        </w:rPr>
        <w:t>, [</w:t>
      </w:r>
      <w:r w:rsidRPr="00AD1223">
        <w:rPr>
          <w:rFonts w:cs="Arial"/>
          <w:i/>
          <w:iCs/>
          <w:lang w:val="en-US"/>
        </w:rPr>
        <w:t>s. l.</w:t>
      </w:r>
      <w:r w:rsidRPr="00AD1223">
        <w:rPr>
          <w:rFonts w:cs="Arial"/>
          <w:lang w:val="en-US"/>
        </w:rPr>
        <w:t xml:space="preserve">], v. 141, p. 107125, 2024. </w:t>
      </w:r>
    </w:p>
    <w:p w14:paraId="5578DD6E" w14:textId="77777777" w:rsidR="00AD1223" w:rsidRPr="00AD1223" w:rsidRDefault="00AD1223" w:rsidP="00AD1223">
      <w:pPr>
        <w:pStyle w:val="Bibliografia"/>
        <w:rPr>
          <w:rFonts w:cs="Arial"/>
        </w:rPr>
      </w:pPr>
      <w:r w:rsidRPr="00AD1223">
        <w:rPr>
          <w:rFonts w:cs="Arial"/>
          <w:lang w:val="en-US"/>
        </w:rPr>
        <w:t>LGPD - LEI N</w:t>
      </w:r>
      <w:r w:rsidRPr="00AD1223">
        <w:rPr>
          <w:rFonts w:cs="Arial"/>
          <w:vertAlign w:val="superscript"/>
          <w:lang w:val="en-US"/>
        </w:rPr>
        <w:t>o</w:t>
      </w:r>
      <w:r w:rsidRPr="00AD1223">
        <w:rPr>
          <w:rFonts w:cs="Arial"/>
          <w:lang w:val="en-US"/>
        </w:rPr>
        <w:t xml:space="preserve"> 13.709/2018. </w:t>
      </w:r>
      <w:r w:rsidRPr="00AD1223">
        <w:rPr>
          <w:rFonts w:cs="Arial"/>
        </w:rPr>
        <w:t xml:space="preserve">Congresso Nacional - Brasil. 14 ago. 2018. Disponível em: https://www2.camara.leg.br/legin/fed/lei/2018/lei-13709-14-agosto-2018-787077-publicacaooriginal-156212-pl.html. </w:t>
      </w:r>
    </w:p>
    <w:p w14:paraId="18D3AFE3" w14:textId="77777777" w:rsidR="00AD1223" w:rsidRPr="00AD1223" w:rsidRDefault="00AD1223" w:rsidP="00AD1223">
      <w:pPr>
        <w:pStyle w:val="Bibliografia"/>
        <w:rPr>
          <w:rFonts w:cs="Arial"/>
        </w:rPr>
      </w:pPr>
      <w:r w:rsidRPr="00AD1223">
        <w:rPr>
          <w:rFonts w:cs="Arial"/>
        </w:rPr>
        <w:t xml:space="preserve">MACEDO, D. </w:t>
      </w:r>
      <w:r w:rsidRPr="00AD1223">
        <w:rPr>
          <w:rFonts w:cs="Arial"/>
          <w:b/>
          <w:bCs/>
        </w:rPr>
        <w:t>Integração do Cadastro Único com Cadastro Nacional de Endereços para Fins Estatístico através da modelagem de um banco de dados espacial</w:t>
      </w:r>
      <w:r w:rsidRPr="00AD1223">
        <w:rPr>
          <w:rFonts w:cs="Arial"/>
        </w:rPr>
        <w:t>. [</w:t>
      </w:r>
      <w:r w:rsidRPr="00AD1223">
        <w:rPr>
          <w:rFonts w:cs="Arial"/>
          <w:i/>
          <w:iCs/>
        </w:rPr>
        <w:t>S. l.</w:t>
      </w:r>
      <w:r w:rsidRPr="00AD1223">
        <w:rPr>
          <w:rFonts w:cs="Arial"/>
        </w:rPr>
        <w:t>]: mds.gov.br, 2023. Disponível em: https://aplicacoes.mds.gov.br/sagi/pesquisas/documentos/relatorio/relatorio_270.pdf. Acesso em: 3 mar. 2025.</w:t>
      </w:r>
    </w:p>
    <w:p w14:paraId="0C0F52A9" w14:textId="77777777" w:rsidR="00AD1223" w:rsidRPr="00AD1223" w:rsidRDefault="00AD1223" w:rsidP="00AD1223">
      <w:pPr>
        <w:pStyle w:val="Bibliografia"/>
        <w:rPr>
          <w:rFonts w:cs="Arial"/>
        </w:rPr>
      </w:pPr>
      <w:r w:rsidRPr="00AD1223">
        <w:rPr>
          <w:rFonts w:cs="Arial"/>
        </w:rPr>
        <w:t>MÉTODOS E TÉCNICAS DE PESQUISA SOCIAL. [</w:t>
      </w:r>
      <w:r w:rsidRPr="00AD1223">
        <w:rPr>
          <w:rFonts w:cs="Arial"/>
          <w:i/>
          <w:iCs/>
        </w:rPr>
        <w:t>S. l.</w:t>
      </w:r>
      <w:r w:rsidRPr="00AD1223">
        <w:rPr>
          <w:rFonts w:cs="Arial"/>
        </w:rPr>
        <w:t xml:space="preserve">]: Editora Atlas Ltda, 2019. </w:t>
      </w:r>
    </w:p>
    <w:p w14:paraId="42E2E3E7" w14:textId="77777777" w:rsidR="00AD1223" w:rsidRPr="00AD1223" w:rsidRDefault="00AD1223" w:rsidP="00AD1223">
      <w:pPr>
        <w:pStyle w:val="Bibliografia"/>
        <w:rPr>
          <w:rFonts w:cs="Arial"/>
        </w:rPr>
      </w:pPr>
      <w:r w:rsidRPr="00AD1223">
        <w:rPr>
          <w:rFonts w:cs="Arial"/>
        </w:rPr>
        <w:t xml:space="preserve">MF-CIATA. </w:t>
      </w:r>
      <w:r w:rsidRPr="00AD1223">
        <w:rPr>
          <w:rFonts w:cs="Arial"/>
          <w:b/>
          <w:bCs/>
        </w:rPr>
        <w:t>Manual do Cadastro Imobiliário - CIATA</w:t>
      </w:r>
      <w:r w:rsidRPr="00AD1223">
        <w:rPr>
          <w:rFonts w:cs="Arial"/>
        </w:rPr>
        <w:t>. [</w:t>
      </w:r>
      <w:r w:rsidRPr="00AD1223">
        <w:rPr>
          <w:rFonts w:cs="Arial"/>
          <w:i/>
          <w:iCs/>
        </w:rPr>
        <w:t>S. l.: s. n.</w:t>
      </w:r>
      <w:r w:rsidRPr="00AD1223">
        <w:rPr>
          <w:rFonts w:cs="Arial"/>
        </w:rPr>
        <w:t xml:space="preserve">], 1979. </w:t>
      </w:r>
    </w:p>
    <w:p w14:paraId="154DEBD6" w14:textId="77777777" w:rsidR="00AD1223" w:rsidRPr="00AD1223" w:rsidRDefault="00AD1223" w:rsidP="00AD1223">
      <w:pPr>
        <w:pStyle w:val="Bibliografia"/>
        <w:rPr>
          <w:rFonts w:cs="Arial"/>
        </w:rPr>
      </w:pPr>
      <w:r w:rsidRPr="00AD1223">
        <w:rPr>
          <w:rFonts w:cs="Arial"/>
        </w:rPr>
        <w:t xml:space="preserve">PANCHINIAK, T. </w:t>
      </w:r>
      <w:r w:rsidRPr="00AD1223">
        <w:rPr>
          <w:rFonts w:cs="Arial"/>
          <w:b/>
          <w:bCs/>
        </w:rPr>
        <w:t>Discussão sobre modelos conceituais relacionados ao cadastro territorial: estudo de caso de Joinville</w:t>
      </w:r>
      <w:r w:rsidRPr="00AD1223">
        <w:rPr>
          <w:rFonts w:cs="Arial"/>
        </w:rPr>
        <w:t>. [</w:t>
      </w:r>
      <w:r w:rsidRPr="00AD1223">
        <w:rPr>
          <w:rFonts w:cs="Arial"/>
          <w:i/>
          <w:iCs/>
        </w:rPr>
        <w:t>S. l.</w:t>
      </w:r>
      <w:r w:rsidRPr="00AD1223">
        <w:rPr>
          <w:rFonts w:cs="Arial"/>
        </w:rPr>
        <w:t xml:space="preserve">], 2017. Disponível em: https://repositorio.ufsc.br/handle/123456789/189319. Acesso em: 2 dez. 2024. </w:t>
      </w:r>
    </w:p>
    <w:p w14:paraId="695D3F31" w14:textId="77777777" w:rsidR="00AD1223" w:rsidRPr="00AD1223" w:rsidRDefault="00AD1223" w:rsidP="00AD1223">
      <w:pPr>
        <w:pStyle w:val="Bibliografia"/>
        <w:rPr>
          <w:rFonts w:cs="Arial"/>
        </w:rPr>
      </w:pPr>
      <w:r w:rsidRPr="00AD1223">
        <w:rPr>
          <w:rFonts w:cs="Arial"/>
        </w:rPr>
        <w:t>PORTAL NACIONAL DE CONTRATAÇÕES PÚBLICAS - PNCP. [</w:t>
      </w:r>
      <w:r w:rsidRPr="00AD1223">
        <w:rPr>
          <w:rFonts w:cs="Arial"/>
          <w:i/>
          <w:iCs/>
        </w:rPr>
        <w:t>S. l.</w:t>
      </w:r>
      <w:r w:rsidRPr="00AD1223">
        <w:rPr>
          <w:rFonts w:cs="Arial"/>
        </w:rPr>
        <w:t xml:space="preserve">], 2025. Disponível em: https://www.gov.br/pncp/pt-br. Acesso em: 21 fev. 2025. </w:t>
      </w:r>
    </w:p>
    <w:p w14:paraId="394E1B76" w14:textId="77777777" w:rsidR="00AD1223" w:rsidRPr="00AD1223" w:rsidRDefault="00AD1223" w:rsidP="00AD1223">
      <w:pPr>
        <w:pStyle w:val="Bibliografia"/>
        <w:rPr>
          <w:rFonts w:cs="Arial"/>
        </w:rPr>
      </w:pPr>
      <w:r w:rsidRPr="00AD1223">
        <w:rPr>
          <w:rFonts w:cs="Arial"/>
        </w:rPr>
        <w:t xml:space="preserve">PRODANOV, C. C. </w:t>
      </w:r>
      <w:r w:rsidRPr="00AD1223">
        <w:rPr>
          <w:rFonts w:cs="Arial"/>
          <w:b/>
          <w:bCs/>
        </w:rPr>
        <w:t>Metodologia do trabalho científico: métodos e técnicas da pesquisa e do trabalho acadêmico</w:t>
      </w:r>
      <w:r w:rsidRPr="00AD1223">
        <w:rPr>
          <w:rFonts w:cs="Arial"/>
        </w:rPr>
        <w:t>. [</w:t>
      </w:r>
      <w:r w:rsidRPr="00AD1223">
        <w:rPr>
          <w:rFonts w:cs="Arial"/>
          <w:i/>
          <w:iCs/>
        </w:rPr>
        <w:t>S. l.</w:t>
      </w:r>
      <w:r w:rsidRPr="00AD1223">
        <w:rPr>
          <w:rFonts w:cs="Arial"/>
        </w:rPr>
        <w:t xml:space="preserve">]: Universidade </w:t>
      </w:r>
      <w:proofErr w:type="spellStart"/>
      <w:r w:rsidRPr="00AD1223">
        <w:rPr>
          <w:rFonts w:cs="Arial"/>
        </w:rPr>
        <w:t>Feevale</w:t>
      </w:r>
      <w:proofErr w:type="spellEnd"/>
      <w:r w:rsidRPr="00AD1223">
        <w:rPr>
          <w:rFonts w:cs="Arial"/>
        </w:rPr>
        <w:t xml:space="preserve">, 2012. </w:t>
      </w:r>
    </w:p>
    <w:p w14:paraId="04803D7C" w14:textId="77777777" w:rsidR="00AD1223" w:rsidRPr="00AD1223" w:rsidRDefault="00AD1223" w:rsidP="00AD1223">
      <w:pPr>
        <w:pStyle w:val="Bibliografia"/>
        <w:rPr>
          <w:rFonts w:cs="Arial"/>
        </w:rPr>
      </w:pPr>
      <w:r w:rsidRPr="00AD1223">
        <w:rPr>
          <w:rFonts w:cs="Arial"/>
        </w:rPr>
        <w:t xml:space="preserve">SILBERSCHATZ, A. </w:t>
      </w:r>
      <w:r w:rsidRPr="00AD1223">
        <w:rPr>
          <w:rFonts w:cs="Arial"/>
          <w:b/>
          <w:bCs/>
        </w:rPr>
        <w:t>Sistemas De Bancos De Dados</w:t>
      </w:r>
      <w:r w:rsidRPr="00AD1223">
        <w:rPr>
          <w:rFonts w:cs="Arial"/>
        </w:rPr>
        <w:t xml:space="preserve">. 7. ed. Rio de Janeiro, RJ: Grupo </w:t>
      </w:r>
      <w:proofErr w:type="spellStart"/>
      <w:r w:rsidRPr="00AD1223">
        <w:rPr>
          <w:rFonts w:cs="Arial"/>
        </w:rPr>
        <w:t>Gen</w:t>
      </w:r>
      <w:proofErr w:type="spellEnd"/>
      <w:r w:rsidRPr="00AD1223">
        <w:rPr>
          <w:rFonts w:cs="Arial"/>
        </w:rPr>
        <w:t xml:space="preserve">, 2011. </w:t>
      </w:r>
    </w:p>
    <w:p w14:paraId="46C379B1" w14:textId="77777777" w:rsidR="00AD1223" w:rsidRPr="00AD1223" w:rsidRDefault="00AD1223" w:rsidP="00AD1223">
      <w:pPr>
        <w:pStyle w:val="Bibliografia"/>
        <w:rPr>
          <w:rFonts w:cs="Arial"/>
        </w:rPr>
      </w:pPr>
      <w:r w:rsidRPr="00AD1223">
        <w:rPr>
          <w:rFonts w:cs="Arial"/>
        </w:rPr>
        <w:t xml:space="preserve">SILVA, E. da. </w:t>
      </w:r>
      <w:r w:rsidRPr="00AD1223">
        <w:rPr>
          <w:rFonts w:cs="Arial"/>
          <w:b/>
          <w:bCs/>
        </w:rPr>
        <w:t>Cadastro Territorial Multifinalitário aplicado à gestão municipal</w:t>
      </w:r>
      <w:r w:rsidRPr="00AD1223">
        <w:rPr>
          <w:rFonts w:cs="Arial"/>
        </w:rPr>
        <w:t xml:space="preserve">. Florianópolis, SC: </w:t>
      </w:r>
      <w:proofErr w:type="spellStart"/>
      <w:r w:rsidRPr="00AD1223">
        <w:rPr>
          <w:rFonts w:cs="Arial"/>
        </w:rPr>
        <w:t>Ufsc</w:t>
      </w:r>
      <w:proofErr w:type="spellEnd"/>
      <w:r w:rsidRPr="00AD1223">
        <w:rPr>
          <w:rFonts w:cs="Arial"/>
        </w:rPr>
        <w:t xml:space="preserve">, 2023. </w:t>
      </w:r>
    </w:p>
    <w:p w14:paraId="54204541" w14:textId="77777777" w:rsidR="00AD1223" w:rsidRPr="00AD1223" w:rsidRDefault="00AD1223" w:rsidP="00AD1223">
      <w:pPr>
        <w:pStyle w:val="Bibliografia"/>
        <w:rPr>
          <w:rFonts w:cs="Arial"/>
        </w:rPr>
      </w:pPr>
      <w:r w:rsidRPr="00AD1223">
        <w:rPr>
          <w:rFonts w:cs="Arial"/>
        </w:rPr>
        <w:t xml:space="preserve">SISCONFI/STN. </w:t>
      </w:r>
      <w:proofErr w:type="spellStart"/>
      <w:r w:rsidRPr="00AD1223">
        <w:rPr>
          <w:rFonts w:cs="Arial"/>
        </w:rPr>
        <w:t>siconfi</w:t>
      </w:r>
      <w:proofErr w:type="spellEnd"/>
      <w:proofErr w:type="gramStart"/>
      <w:r w:rsidRPr="00AD1223">
        <w:rPr>
          <w:rFonts w:cs="Arial"/>
        </w:rPr>
        <w:t>. ,</w:t>
      </w:r>
      <w:proofErr w:type="gramEnd"/>
      <w:r w:rsidRPr="00AD1223">
        <w:rPr>
          <w:rFonts w:cs="Arial"/>
        </w:rPr>
        <w:t xml:space="preserve"> 2023. Disponível em: https://siconfi.tesouro.gov.br/siconfi/pages/public/sti/iframe_sti.jsf. Acesso em: 28 fev. 2025.</w:t>
      </w:r>
    </w:p>
    <w:p w14:paraId="6E34DFE9" w14:textId="5ECC9A64"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sectPr w:rsidR="00AD08F9"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co Aurélio Barbiero" w:date="2025-04-24T21:04:00Z" w:initials="MB">
    <w:p w14:paraId="026A5862" w14:textId="77777777" w:rsidR="00B3095F" w:rsidRDefault="00B3095F" w:rsidP="00B3095F">
      <w:pPr>
        <w:pStyle w:val="Textodecomentrio"/>
        <w:ind w:firstLine="0"/>
        <w:jc w:val="left"/>
      </w:pPr>
      <w:r>
        <w:rPr>
          <w:rStyle w:val="Refdecomentrio"/>
        </w:rPr>
        <w:annotationRef/>
      </w:r>
      <w:r>
        <w:t>Melhorar a redação</w:t>
      </w:r>
    </w:p>
  </w:comment>
  <w:comment w:id="39"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42"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48" w:author="Marco Aurélio Barbiero" w:date="2025-04-24T21:35:00Z" w:initials="MB">
    <w:p w14:paraId="166B8C5B" w14:textId="77777777" w:rsidR="00E25167" w:rsidRDefault="00E25167" w:rsidP="00E25167">
      <w:pPr>
        <w:pStyle w:val="Textodecomentrio"/>
        <w:ind w:firstLine="0"/>
        <w:jc w:val="left"/>
      </w:pPr>
      <w:r>
        <w:rPr>
          <w:rStyle w:val="Refdecomentrio"/>
        </w:rPr>
        <w:annotationRef/>
      </w:r>
      <w:r>
        <w:t>Quadro em vez de tabela</w:t>
      </w:r>
    </w:p>
  </w:comment>
  <w:comment w:id="53" w:author="Marco Aurélio Barbiero" w:date="2025-04-24T21:36:00Z" w:initials="MB">
    <w:p w14:paraId="7178BA0D" w14:textId="77777777" w:rsidR="00E25167" w:rsidRDefault="00E25167" w:rsidP="00E25167">
      <w:pPr>
        <w:pStyle w:val="Textodecomentrio"/>
        <w:ind w:firstLine="0"/>
        <w:jc w:val="left"/>
      </w:pPr>
      <w:r>
        <w:rPr>
          <w:rStyle w:val="Refdecomentrio"/>
        </w:rPr>
        <w:annotationRef/>
      </w:r>
      <w:r>
        <w:t>Quadro em vez de tabela</w:t>
      </w:r>
    </w:p>
  </w:comment>
  <w:comment w:id="58"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71" w:author="Marco Aurélio Barbiero" w:date="2025-04-24T21:39:00Z" w:initials="MB">
    <w:p w14:paraId="33D39844" w14:textId="77777777" w:rsidR="00F20557" w:rsidRDefault="00F20557" w:rsidP="00F20557">
      <w:pPr>
        <w:pStyle w:val="Textodecomentrio"/>
        <w:ind w:firstLine="0"/>
        <w:jc w:val="left"/>
      </w:pPr>
      <w:r>
        <w:rPr>
          <w:rStyle w:val="Refdecomentrio"/>
        </w:rPr>
        <w:annotationRef/>
      </w:r>
      <w:r>
        <w:t>Citação indireta</w:t>
      </w:r>
    </w:p>
  </w:comment>
  <w:comment w:id="75" w:author="Marco Aurélio Barbiero" w:date="2025-04-24T21:40:00Z" w:initials="MB">
    <w:p w14:paraId="2CDACAED" w14:textId="77777777" w:rsidR="00430C5B" w:rsidRDefault="00430C5B" w:rsidP="00430C5B">
      <w:pPr>
        <w:pStyle w:val="Textodecomentrio"/>
        <w:ind w:firstLine="0"/>
        <w:jc w:val="left"/>
      </w:pPr>
      <w:r>
        <w:rPr>
          <w:rStyle w:val="Refdecomentrio"/>
        </w:rPr>
        <w:annotationRef/>
      </w:r>
      <w:r>
        <w:t>Retirar as definições</w:t>
      </w:r>
    </w:p>
  </w:comment>
  <w:comment w:id="78"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89"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6A5862" w15:done="0"/>
  <w15:commentEx w15:paraId="0548DAB5" w15:done="0"/>
  <w15:commentEx w15:paraId="0565760A" w15:done="0"/>
  <w15:commentEx w15:paraId="166B8C5B" w15:done="0"/>
  <w15:commentEx w15:paraId="7178BA0D" w15:done="0"/>
  <w15:commentEx w15:paraId="764C923F" w15:done="0"/>
  <w15:commentEx w15:paraId="33D39844" w15:done="0"/>
  <w15:commentEx w15:paraId="2CDACAED" w15:done="0"/>
  <w15:commentEx w15:paraId="4C40444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095ADB" w16cex:dateUtc="2025-04-25T00:04:00Z"/>
  <w16cex:commentExtensible w16cex:durableId="5DF4D809" w16cex:dateUtc="2025-04-25T00:27:00Z"/>
  <w16cex:commentExtensible w16cex:durableId="379C0414" w16cex:dateUtc="2025-04-25T00:32:00Z"/>
  <w16cex:commentExtensible w16cex:durableId="4846F945" w16cex:dateUtc="2025-04-25T00:35:00Z"/>
  <w16cex:commentExtensible w16cex:durableId="00598A83" w16cex:dateUtc="2025-04-25T00:36:00Z"/>
  <w16cex:commentExtensible w16cex:durableId="785513CE" w16cex:dateUtc="2025-04-25T00:37:00Z"/>
  <w16cex:commentExtensible w16cex:durableId="6B30C21A" w16cex:dateUtc="2025-04-25T00:39:00Z"/>
  <w16cex:commentExtensible w16cex:durableId="28C37BED" w16cex:dateUtc="2025-04-25T00:40:00Z"/>
  <w16cex:commentExtensible w16cex:durableId="484E831D" w16cex:dateUtc="2025-04-25T00:43: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6A5862" w16cid:durableId="79095ADB"/>
  <w16cid:commentId w16cid:paraId="0548DAB5" w16cid:durableId="5DF4D809"/>
  <w16cid:commentId w16cid:paraId="0565760A" w16cid:durableId="379C0414"/>
  <w16cid:commentId w16cid:paraId="166B8C5B" w16cid:durableId="4846F945"/>
  <w16cid:commentId w16cid:paraId="7178BA0D" w16cid:durableId="00598A83"/>
  <w16cid:commentId w16cid:paraId="764C923F" w16cid:durableId="785513CE"/>
  <w16cid:commentId w16cid:paraId="33D39844" w16cid:durableId="6B30C21A"/>
  <w16cid:commentId w16cid:paraId="2CDACAED" w16cid:durableId="28C37BED"/>
  <w16cid:commentId w16cid:paraId="4C404445" w16cid:durableId="484E831D"/>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61504" w14:textId="77777777" w:rsidR="00D610EF" w:rsidRPr="00B322C5" w:rsidRDefault="00D610EF" w:rsidP="00362BEC">
      <w:pPr>
        <w:spacing w:line="240" w:lineRule="auto"/>
      </w:pPr>
      <w:r w:rsidRPr="00B322C5">
        <w:separator/>
      </w:r>
    </w:p>
  </w:endnote>
  <w:endnote w:type="continuationSeparator" w:id="0">
    <w:p w14:paraId="28086DC3" w14:textId="77777777" w:rsidR="00D610EF" w:rsidRPr="00B322C5" w:rsidRDefault="00D610EF"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2B5CD" w14:textId="77777777" w:rsidR="00D610EF" w:rsidRPr="00B322C5" w:rsidRDefault="00D610EF" w:rsidP="00802B3F">
      <w:pPr>
        <w:spacing w:line="240" w:lineRule="auto"/>
        <w:ind w:firstLine="0"/>
      </w:pPr>
      <w:r w:rsidRPr="00B322C5">
        <w:separator/>
      </w:r>
    </w:p>
  </w:footnote>
  <w:footnote w:type="continuationSeparator" w:id="0">
    <w:p w14:paraId="6B8ED185" w14:textId="77777777" w:rsidR="00D610EF" w:rsidRPr="00B322C5" w:rsidRDefault="00D610EF" w:rsidP="00362BEC">
      <w:pPr>
        <w:spacing w:line="240" w:lineRule="auto"/>
      </w:pPr>
      <w:r w:rsidRPr="00B322C5">
        <w:continuationSeparator/>
      </w:r>
    </w:p>
  </w:footnote>
  <w:footnote w:id="1">
    <w:p w14:paraId="44CD5382" w14:textId="77777777" w:rsidR="00B3095F" w:rsidRPr="00693DE7" w:rsidRDefault="00B3095F" w:rsidP="00B3095F">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14098D01" w14:textId="77777777" w:rsidR="00B3095F" w:rsidRPr="00693DE7" w:rsidRDefault="00B3095F" w:rsidP="00B3095F">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4D73239F" w14:textId="77777777" w:rsidR="00B3095F" w:rsidRPr="00693DE7" w:rsidRDefault="00B3095F" w:rsidP="00B3095F">
      <w:pPr>
        <w:pStyle w:val="Textodenotaderodap"/>
        <w:ind w:firstLine="0"/>
      </w:pPr>
      <w:r w:rsidRPr="00FC3420">
        <w:rPr>
          <w:rStyle w:val="Refdenotaderodap"/>
        </w:rPr>
        <w:footnoteRef/>
      </w:r>
      <w:r w:rsidRPr="00693DE7">
        <w:t xml:space="preserve"> Miraselva - PR</w:t>
      </w:r>
    </w:p>
  </w:footnote>
  <w:footnote w:id="4">
    <w:p w14:paraId="552A76CF" w14:textId="77777777" w:rsidR="00B3095F" w:rsidRPr="00693DE7" w:rsidRDefault="00B3095F" w:rsidP="00B3095F">
      <w:pPr>
        <w:pStyle w:val="Textodenotaderodap"/>
        <w:ind w:firstLine="0"/>
      </w:pPr>
      <w:r w:rsidRPr="00FC3420">
        <w:rPr>
          <w:rStyle w:val="Refdenotaderodap"/>
        </w:rPr>
        <w:footnoteRef/>
      </w:r>
      <w:r w:rsidRPr="00693DE7">
        <w:t xml:space="preserve"> Parazinho - RN</w:t>
      </w:r>
    </w:p>
  </w:footnote>
  <w:footnote w:id="5">
    <w:p w14:paraId="591CBA31" w14:textId="77777777" w:rsidR="00B3095F" w:rsidRPr="00693DE7" w:rsidRDefault="00B3095F" w:rsidP="00B3095F">
      <w:pPr>
        <w:pStyle w:val="Textodenotaderodap"/>
        <w:ind w:firstLine="0"/>
      </w:pPr>
      <w:r w:rsidRPr="00FC3420">
        <w:rPr>
          <w:rStyle w:val="Refdenotaderodap"/>
        </w:rPr>
        <w:footnoteRef/>
      </w:r>
      <w:r w:rsidRPr="00693DE7">
        <w:t xml:space="preserve"> Serra da Saudade - MG</w:t>
      </w:r>
    </w:p>
  </w:footnote>
  <w:footnote w:id="6">
    <w:p w14:paraId="3E1FBF38" w14:textId="77777777" w:rsidR="00B3095F" w:rsidRPr="00693DE7" w:rsidRDefault="00B3095F" w:rsidP="00B3095F">
      <w:pPr>
        <w:pStyle w:val="Textodenotaderodap"/>
        <w:ind w:firstLine="0"/>
      </w:pPr>
      <w:r w:rsidRPr="00FC3420">
        <w:rPr>
          <w:rStyle w:val="Refdenotaderodap"/>
        </w:rPr>
        <w:footnoteRef/>
      </w:r>
      <w:r w:rsidRPr="00693DE7">
        <w:t xml:space="preserve"> Canaã dos Carajás - PA</w:t>
      </w:r>
    </w:p>
  </w:footnote>
  <w:footnote w:id="7">
    <w:p w14:paraId="62F7A3E1" w14:textId="77777777" w:rsidR="00B3095F" w:rsidRPr="00693DE7" w:rsidRDefault="00B3095F" w:rsidP="00B3095F">
      <w:pPr>
        <w:pStyle w:val="Textodenotaderodap"/>
        <w:ind w:firstLine="0"/>
      </w:pPr>
      <w:r w:rsidRPr="00FC3420">
        <w:rPr>
          <w:rStyle w:val="Refdenotaderodap"/>
        </w:rPr>
        <w:footnoteRef/>
      </w:r>
      <w:r w:rsidRPr="00693DE7">
        <w:t xml:space="preserve"> </w:t>
      </w:r>
      <w:proofErr w:type="spellStart"/>
      <w:r w:rsidRPr="00693DE7">
        <w:t>Xangri-lá</w:t>
      </w:r>
      <w:proofErr w:type="spellEnd"/>
      <w:r w:rsidRPr="00693DE7">
        <w:t xml:space="preserve"> - RS</w:t>
      </w:r>
    </w:p>
  </w:footnote>
  <w:footnote w:id="8">
    <w:p w14:paraId="5156D517" w14:textId="77777777" w:rsidR="00B3095F" w:rsidRPr="00693DE7" w:rsidRDefault="00B3095F" w:rsidP="00B3095F">
      <w:pPr>
        <w:pStyle w:val="Textodenotaderodap"/>
        <w:ind w:firstLine="0"/>
      </w:pPr>
      <w:r w:rsidRPr="00FC3420">
        <w:rPr>
          <w:rStyle w:val="Refdenotaderodap"/>
        </w:rPr>
        <w:footnoteRef/>
      </w:r>
      <w:r w:rsidRPr="00693DE7">
        <w:t xml:space="preserve"> Goianira – GO</w:t>
      </w:r>
    </w:p>
    <w:p w14:paraId="0B39B1D8" w14:textId="77777777" w:rsidR="00B3095F" w:rsidRPr="00693DE7" w:rsidRDefault="00B3095F" w:rsidP="00B3095F">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w:t>
      </w:r>
      <w:proofErr w:type="spellStart"/>
      <w:r w:rsidR="002D4D0F">
        <w:t>oop</w:t>
      </w:r>
      <w:proofErr w:type="spellEnd"/>
      <w:r w:rsidR="002D4D0F">
        <w:t>)</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w:t>
      </w:r>
      <w:proofErr w:type="spellStart"/>
      <w:r w:rsidR="003E7A15" w:rsidRPr="003E7A15">
        <w:rPr>
          <w:rFonts w:cs="Arial"/>
        </w:rPr>
        <w:t>Silberschatz</w:t>
      </w:r>
      <w:proofErr w:type="spellEnd"/>
      <w:r w:rsidR="003E7A15" w:rsidRPr="003E7A15">
        <w:rPr>
          <w:rFonts w:cs="Arial"/>
        </w:rPr>
        <w:t>,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w:t>
      </w:r>
      <w:proofErr w:type="spellStart"/>
      <w:r w:rsidRPr="00693DE7">
        <w:t>Extensible</w:t>
      </w:r>
      <w:proofErr w:type="spellEnd"/>
      <w:r w:rsidRPr="00693DE7">
        <w:t xml:space="preserve"> Markup Language),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4B8083B"/>
    <w:multiLevelType w:val="multilevel"/>
    <w:tmpl w:val="4B8C9F5A"/>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5"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5"/>
  </w:num>
  <w:num w:numId="3" w16cid:durableId="745035051">
    <w:abstractNumId w:val="6"/>
  </w:num>
  <w:num w:numId="4" w16cid:durableId="884559754">
    <w:abstractNumId w:val="4"/>
  </w:num>
  <w:num w:numId="5" w16cid:durableId="1135755419">
    <w:abstractNumId w:val="3"/>
  </w:num>
  <w:num w:numId="6" w16cid:durableId="51119641">
    <w:abstractNumId w:val="2"/>
  </w:num>
  <w:num w:numId="7" w16cid:durableId="1702894710">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67F4"/>
    <w:rsid w:val="000074AD"/>
    <w:rsid w:val="00010780"/>
    <w:rsid w:val="000107B9"/>
    <w:rsid w:val="0001136E"/>
    <w:rsid w:val="00011703"/>
    <w:rsid w:val="0001209B"/>
    <w:rsid w:val="00013C55"/>
    <w:rsid w:val="000143E8"/>
    <w:rsid w:val="00015F02"/>
    <w:rsid w:val="000160DE"/>
    <w:rsid w:val="0001704A"/>
    <w:rsid w:val="0001720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F24"/>
    <w:rsid w:val="000579AB"/>
    <w:rsid w:val="00057BDD"/>
    <w:rsid w:val="00063547"/>
    <w:rsid w:val="00063EB9"/>
    <w:rsid w:val="0006781B"/>
    <w:rsid w:val="00067E1F"/>
    <w:rsid w:val="00070BC3"/>
    <w:rsid w:val="000716BC"/>
    <w:rsid w:val="000724E3"/>
    <w:rsid w:val="0007312F"/>
    <w:rsid w:val="0007423E"/>
    <w:rsid w:val="00074EDE"/>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38B"/>
    <w:rsid w:val="00097AF0"/>
    <w:rsid w:val="000A1E0D"/>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544"/>
    <w:rsid w:val="001039A6"/>
    <w:rsid w:val="0010436D"/>
    <w:rsid w:val="00104768"/>
    <w:rsid w:val="001057C2"/>
    <w:rsid w:val="001068B4"/>
    <w:rsid w:val="0011119B"/>
    <w:rsid w:val="00111B65"/>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3337"/>
    <w:rsid w:val="00143D9E"/>
    <w:rsid w:val="00145F7B"/>
    <w:rsid w:val="00146DBC"/>
    <w:rsid w:val="00147B18"/>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66E6"/>
    <w:rsid w:val="00186C9C"/>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4F8F"/>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4CA6"/>
    <w:rsid w:val="001F601B"/>
    <w:rsid w:val="001F6116"/>
    <w:rsid w:val="00200B6B"/>
    <w:rsid w:val="002011AC"/>
    <w:rsid w:val="00201231"/>
    <w:rsid w:val="00202BF3"/>
    <w:rsid w:val="00203322"/>
    <w:rsid w:val="00203794"/>
    <w:rsid w:val="00203DA0"/>
    <w:rsid w:val="00203F1A"/>
    <w:rsid w:val="00204483"/>
    <w:rsid w:val="0020603F"/>
    <w:rsid w:val="00206D84"/>
    <w:rsid w:val="002074C5"/>
    <w:rsid w:val="00210190"/>
    <w:rsid w:val="00210C6B"/>
    <w:rsid w:val="00211253"/>
    <w:rsid w:val="00211491"/>
    <w:rsid w:val="0021373A"/>
    <w:rsid w:val="00214C74"/>
    <w:rsid w:val="002153C4"/>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188A"/>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7342"/>
    <w:rsid w:val="00267B2A"/>
    <w:rsid w:val="00271201"/>
    <w:rsid w:val="00272777"/>
    <w:rsid w:val="00272A82"/>
    <w:rsid w:val="0027448A"/>
    <w:rsid w:val="0027653C"/>
    <w:rsid w:val="00280216"/>
    <w:rsid w:val="00280535"/>
    <w:rsid w:val="00283889"/>
    <w:rsid w:val="00284095"/>
    <w:rsid w:val="00284DE2"/>
    <w:rsid w:val="00285158"/>
    <w:rsid w:val="0028560A"/>
    <w:rsid w:val="00286FDA"/>
    <w:rsid w:val="00287252"/>
    <w:rsid w:val="00287837"/>
    <w:rsid w:val="00290D10"/>
    <w:rsid w:val="00290F6E"/>
    <w:rsid w:val="0029300B"/>
    <w:rsid w:val="0029350B"/>
    <w:rsid w:val="00294038"/>
    <w:rsid w:val="00294134"/>
    <w:rsid w:val="002945FD"/>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2201A"/>
    <w:rsid w:val="00325416"/>
    <w:rsid w:val="00325597"/>
    <w:rsid w:val="00326FB5"/>
    <w:rsid w:val="00327875"/>
    <w:rsid w:val="00327D6D"/>
    <w:rsid w:val="00330397"/>
    <w:rsid w:val="0033060D"/>
    <w:rsid w:val="00331A9A"/>
    <w:rsid w:val="0033292E"/>
    <w:rsid w:val="00332E68"/>
    <w:rsid w:val="00332EED"/>
    <w:rsid w:val="0033373A"/>
    <w:rsid w:val="00333E9A"/>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D3E"/>
    <w:rsid w:val="003D297B"/>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3E17"/>
    <w:rsid w:val="00403F22"/>
    <w:rsid w:val="00404F35"/>
    <w:rsid w:val="004053AB"/>
    <w:rsid w:val="004056FF"/>
    <w:rsid w:val="004057CB"/>
    <w:rsid w:val="00406F14"/>
    <w:rsid w:val="00407298"/>
    <w:rsid w:val="004077BC"/>
    <w:rsid w:val="00410679"/>
    <w:rsid w:val="00410846"/>
    <w:rsid w:val="004115A8"/>
    <w:rsid w:val="00411C95"/>
    <w:rsid w:val="0041321A"/>
    <w:rsid w:val="0041350E"/>
    <w:rsid w:val="004137BA"/>
    <w:rsid w:val="00413FAF"/>
    <w:rsid w:val="0041432D"/>
    <w:rsid w:val="00414A50"/>
    <w:rsid w:val="00415BC0"/>
    <w:rsid w:val="00416469"/>
    <w:rsid w:val="004164B0"/>
    <w:rsid w:val="004170EB"/>
    <w:rsid w:val="004172E3"/>
    <w:rsid w:val="00417D30"/>
    <w:rsid w:val="0042075A"/>
    <w:rsid w:val="0042095F"/>
    <w:rsid w:val="0042103E"/>
    <w:rsid w:val="00421573"/>
    <w:rsid w:val="00421CF8"/>
    <w:rsid w:val="004222CC"/>
    <w:rsid w:val="00423F71"/>
    <w:rsid w:val="004247CC"/>
    <w:rsid w:val="00424F1D"/>
    <w:rsid w:val="00425FEC"/>
    <w:rsid w:val="0042692D"/>
    <w:rsid w:val="00427DDB"/>
    <w:rsid w:val="00427DF4"/>
    <w:rsid w:val="00430C5B"/>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4FEB"/>
    <w:rsid w:val="00447515"/>
    <w:rsid w:val="004477DA"/>
    <w:rsid w:val="0045024A"/>
    <w:rsid w:val="00451BDB"/>
    <w:rsid w:val="00452592"/>
    <w:rsid w:val="004533EE"/>
    <w:rsid w:val="004541DF"/>
    <w:rsid w:val="00454465"/>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75FC"/>
    <w:rsid w:val="00477616"/>
    <w:rsid w:val="00477CE1"/>
    <w:rsid w:val="00477D97"/>
    <w:rsid w:val="00477E77"/>
    <w:rsid w:val="00480999"/>
    <w:rsid w:val="00482219"/>
    <w:rsid w:val="00482E60"/>
    <w:rsid w:val="00483433"/>
    <w:rsid w:val="004841A6"/>
    <w:rsid w:val="00485896"/>
    <w:rsid w:val="00487155"/>
    <w:rsid w:val="0048770D"/>
    <w:rsid w:val="004878A2"/>
    <w:rsid w:val="004900AB"/>
    <w:rsid w:val="00490C85"/>
    <w:rsid w:val="00492AF1"/>
    <w:rsid w:val="0049389D"/>
    <w:rsid w:val="00495155"/>
    <w:rsid w:val="00496946"/>
    <w:rsid w:val="00496A96"/>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32E8"/>
    <w:rsid w:val="00504424"/>
    <w:rsid w:val="0050484C"/>
    <w:rsid w:val="0050492C"/>
    <w:rsid w:val="005072AB"/>
    <w:rsid w:val="0050747B"/>
    <w:rsid w:val="00507BDD"/>
    <w:rsid w:val="00511070"/>
    <w:rsid w:val="00511284"/>
    <w:rsid w:val="00511DE0"/>
    <w:rsid w:val="0051336E"/>
    <w:rsid w:val="0051398E"/>
    <w:rsid w:val="00513BA5"/>
    <w:rsid w:val="00514789"/>
    <w:rsid w:val="00514C0C"/>
    <w:rsid w:val="00515149"/>
    <w:rsid w:val="005160D3"/>
    <w:rsid w:val="0052061E"/>
    <w:rsid w:val="00522462"/>
    <w:rsid w:val="00522F52"/>
    <w:rsid w:val="00523D29"/>
    <w:rsid w:val="00523FB3"/>
    <w:rsid w:val="00526263"/>
    <w:rsid w:val="005269AD"/>
    <w:rsid w:val="00526D5B"/>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44C4"/>
    <w:rsid w:val="005B4A5E"/>
    <w:rsid w:val="005B5164"/>
    <w:rsid w:val="005B599B"/>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079"/>
    <w:rsid w:val="00633355"/>
    <w:rsid w:val="006345A0"/>
    <w:rsid w:val="0063599E"/>
    <w:rsid w:val="00635DB5"/>
    <w:rsid w:val="0063703A"/>
    <w:rsid w:val="0063782C"/>
    <w:rsid w:val="006378FF"/>
    <w:rsid w:val="00637D7F"/>
    <w:rsid w:val="006421EB"/>
    <w:rsid w:val="006423A8"/>
    <w:rsid w:val="00642537"/>
    <w:rsid w:val="0064260A"/>
    <w:rsid w:val="00644D93"/>
    <w:rsid w:val="00645976"/>
    <w:rsid w:val="00645D4B"/>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8E4"/>
    <w:rsid w:val="00685C40"/>
    <w:rsid w:val="00685F65"/>
    <w:rsid w:val="0068638F"/>
    <w:rsid w:val="006871A2"/>
    <w:rsid w:val="00690BF4"/>
    <w:rsid w:val="006914E1"/>
    <w:rsid w:val="006926CC"/>
    <w:rsid w:val="006931A0"/>
    <w:rsid w:val="00693CC9"/>
    <w:rsid w:val="00694548"/>
    <w:rsid w:val="00694731"/>
    <w:rsid w:val="006948C0"/>
    <w:rsid w:val="00694FC0"/>
    <w:rsid w:val="00695350"/>
    <w:rsid w:val="0069621D"/>
    <w:rsid w:val="00696B7B"/>
    <w:rsid w:val="00696C60"/>
    <w:rsid w:val="00696CD8"/>
    <w:rsid w:val="0069713D"/>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23C5"/>
    <w:rsid w:val="006C248F"/>
    <w:rsid w:val="006C2639"/>
    <w:rsid w:val="006C351F"/>
    <w:rsid w:val="006C51E6"/>
    <w:rsid w:val="006C777D"/>
    <w:rsid w:val="006D2190"/>
    <w:rsid w:val="006D2B69"/>
    <w:rsid w:val="006D3111"/>
    <w:rsid w:val="006E2124"/>
    <w:rsid w:val="006E21F6"/>
    <w:rsid w:val="006E2432"/>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1C80"/>
    <w:rsid w:val="0073200C"/>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7F80"/>
    <w:rsid w:val="00747FAD"/>
    <w:rsid w:val="00750832"/>
    <w:rsid w:val="007519A5"/>
    <w:rsid w:val="00751C9C"/>
    <w:rsid w:val="007525C5"/>
    <w:rsid w:val="0075507A"/>
    <w:rsid w:val="0075546A"/>
    <w:rsid w:val="00755AD0"/>
    <w:rsid w:val="00756032"/>
    <w:rsid w:val="007623E1"/>
    <w:rsid w:val="00762601"/>
    <w:rsid w:val="00763B5D"/>
    <w:rsid w:val="00763C85"/>
    <w:rsid w:val="0076414F"/>
    <w:rsid w:val="007642CD"/>
    <w:rsid w:val="00764798"/>
    <w:rsid w:val="00765495"/>
    <w:rsid w:val="00765A85"/>
    <w:rsid w:val="00765C8E"/>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7478"/>
    <w:rsid w:val="00797965"/>
    <w:rsid w:val="007A0F8D"/>
    <w:rsid w:val="007A2137"/>
    <w:rsid w:val="007A229A"/>
    <w:rsid w:val="007A2836"/>
    <w:rsid w:val="007A3BD1"/>
    <w:rsid w:val="007A3E00"/>
    <w:rsid w:val="007A45B8"/>
    <w:rsid w:val="007A4891"/>
    <w:rsid w:val="007A4FC6"/>
    <w:rsid w:val="007A6CB3"/>
    <w:rsid w:val="007A7758"/>
    <w:rsid w:val="007B107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14EB"/>
    <w:rsid w:val="00812573"/>
    <w:rsid w:val="00814402"/>
    <w:rsid w:val="008152BF"/>
    <w:rsid w:val="00817586"/>
    <w:rsid w:val="00817D73"/>
    <w:rsid w:val="0082201F"/>
    <w:rsid w:val="00822198"/>
    <w:rsid w:val="00822D7A"/>
    <w:rsid w:val="00823FFD"/>
    <w:rsid w:val="008243CF"/>
    <w:rsid w:val="008258F6"/>
    <w:rsid w:val="00825B92"/>
    <w:rsid w:val="008260EF"/>
    <w:rsid w:val="008263CA"/>
    <w:rsid w:val="0082661D"/>
    <w:rsid w:val="00827264"/>
    <w:rsid w:val="00827394"/>
    <w:rsid w:val="00827ECF"/>
    <w:rsid w:val="008303C0"/>
    <w:rsid w:val="00830C4B"/>
    <w:rsid w:val="00832B3F"/>
    <w:rsid w:val="00832D02"/>
    <w:rsid w:val="008345A3"/>
    <w:rsid w:val="0083516A"/>
    <w:rsid w:val="0083601F"/>
    <w:rsid w:val="008365F2"/>
    <w:rsid w:val="0083669C"/>
    <w:rsid w:val="00837AF2"/>
    <w:rsid w:val="00837C91"/>
    <w:rsid w:val="008400F1"/>
    <w:rsid w:val="008402F2"/>
    <w:rsid w:val="00841B0A"/>
    <w:rsid w:val="00841DDD"/>
    <w:rsid w:val="00842911"/>
    <w:rsid w:val="00843426"/>
    <w:rsid w:val="00844166"/>
    <w:rsid w:val="008448CD"/>
    <w:rsid w:val="00845174"/>
    <w:rsid w:val="00846C26"/>
    <w:rsid w:val="00847066"/>
    <w:rsid w:val="0084724E"/>
    <w:rsid w:val="00847C65"/>
    <w:rsid w:val="00850274"/>
    <w:rsid w:val="008505AC"/>
    <w:rsid w:val="00851749"/>
    <w:rsid w:val="008524A1"/>
    <w:rsid w:val="00852FBC"/>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E6A"/>
    <w:rsid w:val="00885FFD"/>
    <w:rsid w:val="008863D2"/>
    <w:rsid w:val="00887CD8"/>
    <w:rsid w:val="00891D1F"/>
    <w:rsid w:val="0089208D"/>
    <w:rsid w:val="00892CCF"/>
    <w:rsid w:val="00893421"/>
    <w:rsid w:val="00894110"/>
    <w:rsid w:val="00894AF6"/>
    <w:rsid w:val="008964E4"/>
    <w:rsid w:val="00896832"/>
    <w:rsid w:val="00897386"/>
    <w:rsid w:val="008973AD"/>
    <w:rsid w:val="008A042A"/>
    <w:rsid w:val="008A0F6A"/>
    <w:rsid w:val="008A1A5B"/>
    <w:rsid w:val="008A31C7"/>
    <w:rsid w:val="008A33EC"/>
    <w:rsid w:val="008A44EF"/>
    <w:rsid w:val="008A465A"/>
    <w:rsid w:val="008A4BEB"/>
    <w:rsid w:val="008A570A"/>
    <w:rsid w:val="008A604D"/>
    <w:rsid w:val="008A7452"/>
    <w:rsid w:val="008A79DA"/>
    <w:rsid w:val="008B02AA"/>
    <w:rsid w:val="008B0D55"/>
    <w:rsid w:val="008B0D70"/>
    <w:rsid w:val="008B1668"/>
    <w:rsid w:val="008B23DF"/>
    <w:rsid w:val="008B2493"/>
    <w:rsid w:val="008B3EB8"/>
    <w:rsid w:val="008B4575"/>
    <w:rsid w:val="008B63DF"/>
    <w:rsid w:val="008B63E2"/>
    <w:rsid w:val="008B7824"/>
    <w:rsid w:val="008C0970"/>
    <w:rsid w:val="008C0DB3"/>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6665"/>
    <w:rsid w:val="008D6A95"/>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504E9"/>
    <w:rsid w:val="0095153C"/>
    <w:rsid w:val="0095203C"/>
    <w:rsid w:val="00954631"/>
    <w:rsid w:val="00955EDC"/>
    <w:rsid w:val="00956826"/>
    <w:rsid w:val="00956D50"/>
    <w:rsid w:val="009573AF"/>
    <w:rsid w:val="00960592"/>
    <w:rsid w:val="00961C28"/>
    <w:rsid w:val="00961C67"/>
    <w:rsid w:val="00965406"/>
    <w:rsid w:val="00966D04"/>
    <w:rsid w:val="009720AD"/>
    <w:rsid w:val="0097240F"/>
    <w:rsid w:val="00972675"/>
    <w:rsid w:val="00973344"/>
    <w:rsid w:val="00974E98"/>
    <w:rsid w:val="00976EF1"/>
    <w:rsid w:val="0097737C"/>
    <w:rsid w:val="009801FE"/>
    <w:rsid w:val="009821E0"/>
    <w:rsid w:val="00982723"/>
    <w:rsid w:val="00983C2C"/>
    <w:rsid w:val="00984E0B"/>
    <w:rsid w:val="00985C88"/>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228C"/>
    <w:rsid w:val="009B275A"/>
    <w:rsid w:val="009B326A"/>
    <w:rsid w:val="009B3DC1"/>
    <w:rsid w:val="009B48B1"/>
    <w:rsid w:val="009B5324"/>
    <w:rsid w:val="009B5748"/>
    <w:rsid w:val="009B59C9"/>
    <w:rsid w:val="009B5F48"/>
    <w:rsid w:val="009C0EB0"/>
    <w:rsid w:val="009C37D6"/>
    <w:rsid w:val="009C3B48"/>
    <w:rsid w:val="009C5378"/>
    <w:rsid w:val="009C5EAE"/>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208E"/>
    <w:rsid w:val="00A4293F"/>
    <w:rsid w:val="00A4306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2476"/>
    <w:rsid w:val="00A643CA"/>
    <w:rsid w:val="00A649E1"/>
    <w:rsid w:val="00A66358"/>
    <w:rsid w:val="00A66630"/>
    <w:rsid w:val="00A6717D"/>
    <w:rsid w:val="00A677A5"/>
    <w:rsid w:val="00A702E5"/>
    <w:rsid w:val="00A70302"/>
    <w:rsid w:val="00A7098F"/>
    <w:rsid w:val="00A74EA6"/>
    <w:rsid w:val="00A76DB3"/>
    <w:rsid w:val="00A77B10"/>
    <w:rsid w:val="00A77D7D"/>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1223"/>
    <w:rsid w:val="00AD277F"/>
    <w:rsid w:val="00AD3607"/>
    <w:rsid w:val="00AD48C3"/>
    <w:rsid w:val="00AD48D8"/>
    <w:rsid w:val="00AD54C7"/>
    <w:rsid w:val="00AD5C94"/>
    <w:rsid w:val="00AD641E"/>
    <w:rsid w:val="00AD7DE7"/>
    <w:rsid w:val="00AD7E18"/>
    <w:rsid w:val="00AE1D07"/>
    <w:rsid w:val="00AE2C39"/>
    <w:rsid w:val="00AE4157"/>
    <w:rsid w:val="00AE47E3"/>
    <w:rsid w:val="00AE4BCE"/>
    <w:rsid w:val="00AE60C0"/>
    <w:rsid w:val="00AE6A4C"/>
    <w:rsid w:val="00AE6C7C"/>
    <w:rsid w:val="00AE7AD9"/>
    <w:rsid w:val="00AF0080"/>
    <w:rsid w:val="00AF0224"/>
    <w:rsid w:val="00AF0956"/>
    <w:rsid w:val="00AF123B"/>
    <w:rsid w:val="00AF18BF"/>
    <w:rsid w:val="00AF2752"/>
    <w:rsid w:val="00AF29AB"/>
    <w:rsid w:val="00AF317B"/>
    <w:rsid w:val="00AF438F"/>
    <w:rsid w:val="00AF512D"/>
    <w:rsid w:val="00AF52F8"/>
    <w:rsid w:val="00AF5303"/>
    <w:rsid w:val="00AF5AD3"/>
    <w:rsid w:val="00AF627B"/>
    <w:rsid w:val="00AF650F"/>
    <w:rsid w:val="00B00969"/>
    <w:rsid w:val="00B01D48"/>
    <w:rsid w:val="00B0286F"/>
    <w:rsid w:val="00B03201"/>
    <w:rsid w:val="00B03A18"/>
    <w:rsid w:val="00B07FA6"/>
    <w:rsid w:val="00B10251"/>
    <w:rsid w:val="00B10B4E"/>
    <w:rsid w:val="00B1121E"/>
    <w:rsid w:val="00B11713"/>
    <w:rsid w:val="00B12ED4"/>
    <w:rsid w:val="00B1408A"/>
    <w:rsid w:val="00B1483E"/>
    <w:rsid w:val="00B14CCF"/>
    <w:rsid w:val="00B16BD7"/>
    <w:rsid w:val="00B1726C"/>
    <w:rsid w:val="00B172EB"/>
    <w:rsid w:val="00B1767F"/>
    <w:rsid w:val="00B1777C"/>
    <w:rsid w:val="00B20393"/>
    <w:rsid w:val="00B2072A"/>
    <w:rsid w:val="00B20922"/>
    <w:rsid w:val="00B20D40"/>
    <w:rsid w:val="00B20E4B"/>
    <w:rsid w:val="00B21F7C"/>
    <w:rsid w:val="00B227EB"/>
    <w:rsid w:val="00B22CDC"/>
    <w:rsid w:val="00B249B2"/>
    <w:rsid w:val="00B25C41"/>
    <w:rsid w:val="00B27AB8"/>
    <w:rsid w:val="00B304D7"/>
    <w:rsid w:val="00B3095F"/>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6D98"/>
    <w:rsid w:val="00B67002"/>
    <w:rsid w:val="00B6783A"/>
    <w:rsid w:val="00B67BFF"/>
    <w:rsid w:val="00B70242"/>
    <w:rsid w:val="00B71512"/>
    <w:rsid w:val="00B72420"/>
    <w:rsid w:val="00B72D22"/>
    <w:rsid w:val="00B72ED5"/>
    <w:rsid w:val="00B73948"/>
    <w:rsid w:val="00B7544B"/>
    <w:rsid w:val="00B757DD"/>
    <w:rsid w:val="00B76E71"/>
    <w:rsid w:val="00B76FF5"/>
    <w:rsid w:val="00B77030"/>
    <w:rsid w:val="00B77B46"/>
    <w:rsid w:val="00B8156B"/>
    <w:rsid w:val="00B82FF5"/>
    <w:rsid w:val="00B83704"/>
    <w:rsid w:val="00B83C34"/>
    <w:rsid w:val="00B83E41"/>
    <w:rsid w:val="00B879C1"/>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1B84"/>
    <w:rsid w:val="00BC2535"/>
    <w:rsid w:val="00BC33AD"/>
    <w:rsid w:val="00BC44AA"/>
    <w:rsid w:val="00BC5D51"/>
    <w:rsid w:val="00BD0660"/>
    <w:rsid w:val="00BD06A7"/>
    <w:rsid w:val="00BD09C1"/>
    <w:rsid w:val="00BD1201"/>
    <w:rsid w:val="00BD1AAC"/>
    <w:rsid w:val="00BD2CC2"/>
    <w:rsid w:val="00BD3304"/>
    <w:rsid w:val="00BD33CE"/>
    <w:rsid w:val="00BD3485"/>
    <w:rsid w:val="00BD358F"/>
    <w:rsid w:val="00BD53A5"/>
    <w:rsid w:val="00BD5C55"/>
    <w:rsid w:val="00BD78A0"/>
    <w:rsid w:val="00BE04FE"/>
    <w:rsid w:val="00BE0BA5"/>
    <w:rsid w:val="00BE0E18"/>
    <w:rsid w:val="00BE28C5"/>
    <w:rsid w:val="00BE368B"/>
    <w:rsid w:val="00BE4E55"/>
    <w:rsid w:val="00BE4F3E"/>
    <w:rsid w:val="00BE5BCC"/>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69F0"/>
    <w:rsid w:val="00BF6DAB"/>
    <w:rsid w:val="00BF70BE"/>
    <w:rsid w:val="00C012B3"/>
    <w:rsid w:val="00C03E1B"/>
    <w:rsid w:val="00C102C9"/>
    <w:rsid w:val="00C10785"/>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1C4"/>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98A"/>
    <w:rsid w:val="00C77113"/>
    <w:rsid w:val="00C77A2D"/>
    <w:rsid w:val="00C83DF1"/>
    <w:rsid w:val="00C851AC"/>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D42"/>
    <w:rsid w:val="00CC71DB"/>
    <w:rsid w:val="00CC766C"/>
    <w:rsid w:val="00CD190D"/>
    <w:rsid w:val="00CD233E"/>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6E6"/>
    <w:rsid w:val="00D078A8"/>
    <w:rsid w:val="00D14E1D"/>
    <w:rsid w:val="00D16874"/>
    <w:rsid w:val="00D16AED"/>
    <w:rsid w:val="00D16B1C"/>
    <w:rsid w:val="00D1716E"/>
    <w:rsid w:val="00D17B43"/>
    <w:rsid w:val="00D203AF"/>
    <w:rsid w:val="00D20E1C"/>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7A0B"/>
    <w:rsid w:val="00D4001A"/>
    <w:rsid w:val="00D41013"/>
    <w:rsid w:val="00D43291"/>
    <w:rsid w:val="00D44F1B"/>
    <w:rsid w:val="00D450E8"/>
    <w:rsid w:val="00D46602"/>
    <w:rsid w:val="00D4677A"/>
    <w:rsid w:val="00D46D0E"/>
    <w:rsid w:val="00D47B14"/>
    <w:rsid w:val="00D501E9"/>
    <w:rsid w:val="00D50F35"/>
    <w:rsid w:val="00D514A5"/>
    <w:rsid w:val="00D5228C"/>
    <w:rsid w:val="00D5243D"/>
    <w:rsid w:val="00D551EB"/>
    <w:rsid w:val="00D55481"/>
    <w:rsid w:val="00D559B8"/>
    <w:rsid w:val="00D55D88"/>
    <w:rsid w:val="00D56A84"/>
    <w:rsid w:val="00D57832"/>
    <w:rsid w:val="00D610EF"/>
    <w:rsid w:val="00D61DEA"/>
    <w:rsid w:val="00D625F4"/>
    <w:rsid w:val="00D62782"/>
    <w:rsid w:val="00D64786"/>
    <w:rsid w:val="00D64E29"/>
    <w:rsid w:val="00D64E3E"/>
    <w:rsid w:val="00D658C3"/>
    <w:rsid w:val="00D65A34"/>
    <w:rsid w:val="00D67329"/>
    <w:rsid w:val="00D67DF6"/>
    <w:rsid w:val="00D71203"/>
    <w:rsid w:val="00D71878"/>
    <w:rsid w:val="00D7330B"/>
    <w:rsid w:val="00D7371A"/>
    <w:rsid w:val="00D7391B"/>
    <w:rsid w:val="00D76393"/>
    <w:rsid w:val="00D77041"/>
    <w:rsid w:val="00D805E9"/>
    <w:rsid w:val="00D80FB0"/>
    <w:rsid w:val="00D81151"/>
    <w:rsid w:val="00D8219E"/>
    <w:rsid w:val="00D85594"/>
    <w:rsid w:val="00D85BFD"/>
    <w:rsid w:val="00D85D97"/>
    <w:rsid w:val="00D86048"/>
    <w:rsid w:val="00D86378"/>
    <w:rsid w:val="00D867BE"/>
    <w:rsid w:val="00D929CF"/>
    <w:rsid w:val="00D92D2C"/>
    <w:rsid w:val="00D96D2F"/>
    <w:rsid w:val="00D97085"/>
    <w:rsid w:val="00D9751D"/>
    <w:rsid w:val="00D97BBC"/>
    <w:rsid w:val="00D97D5D"/>
    <w:rsid w:val="00D97FB1"/>
    <w:rsid w:val="00DA0B24"/>
    <w:rsid w:val="00DA14F3"/>
    <w:rsid w:val="00DA55F2"/>
    <w:rsid w:val="00DA78A9"/>
    <w:rsid w:val="00DB11F2"/>
    <w:rsid w:val="00DB1422"/>
    <w:rsid w:val="00DB2FD1"/>
    <w:rsid w:val="00DB4616"/>
    <w:rsid w:val="00DB607E"/>
    <w:rsid w:val="00DB727B"/>
    <w:rsid w:val="00DC0858"/>
    <w:rsid w:val="00DC119F"/>
    <w:rsid w:val="00DC2ED5"/>
    <w:rsid w:val="00DC3161"/>
    <w:rsid w:val="00DC42BC"/>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7F84"/>
    <w:rsid w:val="00DE1022"/>
    <w:rsid w:val="00DE2390"/>
    <w:rsid w:val="00DE416B"/>
    <w:rsid w:val="00DE5A5D"/>
    <w:rsid w:val="00DE5C56"/>
    <w:rsid w:val="00DE7655"/>
    <w:rsid w:val="00DF0A5C"/>
    <w:rsid w:val="00DF1747"/>
    <w:rsid w:val="00DF3B2D"/>
    <w:rsid w:val="00DF4264"/>
    <w:rsid w:val="00DF42A3"/>
    <w:rsid w:val="00DF6A0A"/>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306B"/>
    <w:rsid w:val="00E37719"/>
    <w:rsid w:val="00E37AAA"/>
    <w:rsid w:val="00E37C16"/>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127F"/>
    <w:rsid w:val="00E92027"/>
    <w:rsid w:val="00E93DE9"/>
    <w:rsid w:val="00E9447E"/>
    <w:rsid w:val="00E95AFD"/>
    <w:rsid w:val="00E9606E"/>
    <w:rsid w:val="00E96985"/>
    <w:rsid w:val="00E96E5A"/>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2861"/>
    <w:rsid w:val="00F246B9"/>
    <w:rsid w:val="00F25A28"/>
    <w:rsid w:val="00F263C5"/>
    <w:rsid w:val="00F2787D"/>
    <w:rsid w:val="00F31987"/>
    <w:rsid w:val="00F340CE"/>
    <w:rsid w:val="00F35186"/>
    <w:rsid w:val="00F353D2"/>
    <w:rsid w:val="00F356D5"/>
    <w:rsid w:val="00F360A1"/>
    <w:rsid w:val="00F36ECF"/>
    <w:rsid w:val="00F3740D"/>
    <w:rsid w:val="00F413B7"/>
    <w:rsid w:val="00F41C52"/>
    <w:rsid w:val="00F41F17"/>
    <w:rsid w:val="00F4201A"/>
    <w:rsid w:val="00F43417"/>
    <w:rsid w:val="00F43B8C"/>
    <w:rsid w:val="00F440A6"/>
    <w:rsid w:val="00F440DD"/>
    <w:rsid w:val="00F44EA5"/>
    <w:rsid w:val="00F4677D"/>
    <w:rsid w:val="00F46FBC"/>
    <w:rsid w:val="00F503AB"/>
    <w:rsid w:val="00F5140D"/>
    <w:rsid w:val="00F53118"/>
    <w:rsid w:val="00F533EF"/>
    <w:rsid w:val="00F5707F"/>
    <w:rsid w:val="00F57D3D"/>
    <w:rsid w:val="00F60D73"/>
    <w:rsid w:val="00F6323F"/>
    <w:rsid w:val="00F6452F"/>
    <w:rsid w:val="00F64D78"/>
    <w:rsid w:val="00F658F1"/>
    <w:rsid w:val="00F65E6E"/>
    <w:rsid w:val="00F66C1F"/>
    <w:rsid w:val="00F711D6"/>
    <w:rsid w:val="00F71AAA"/>
    <w:rsid w:val="00F71B54"/>
    <w:rsid w:val="00F71B65"/>
    <w:rsid w:val="00F7241C"/>
    <w:rsid w:val="00F73938"/>
    <w:rsid w:val="00F745DD"/>
    <w:rsid w:val="00F74FB4"/>
    <w:rsid w:val="00F753F8"/>
    <w:rsid w:val="00F759D1"/>
    <w:rsid w:val="00F75BE8"/>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A88"/>
    <w:rsid w:val="00F92F10"/>
    <w:rsid w:val="00F92F25"/>
    <w:rsid w:val="00F93975"/>
    <w:rsid w:val="00F94A3D"/>
    <w:rsid w:val="00F972A1"/>
    <w:rsid w:val="00FA174F"/>
    <w:rsid w:val="00FA17EB"/>
    <w:rsid w:val="00FA1853"/>
    <w:rsid w:val="00FA18E6"/>
    <w:rsid w:val="00FA20F7"/>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3420"/>
    <w:rsid w:val="00FC4063"/>
    <w:rsid w:val="00FC4EED"/>
    <w:rsid w:val="00FC617C"/>
    <w:rsid w:val="00FC66DE"/>
    <w:rsid w:val="00FC714F"/>
    <w:rsid w:val="00FD0FB0"/>
    <w:rsid w:val="00FD17C7"/>
    <w:rsid w:val="00FD1829"/>
    <w:rsid w:val="00FD4D07"/>
    <w:rsid w:val="00FE04EF"/>
    <w:rsid w:val="00FE0890"/>
    <w:rsid w:val="00FE156C"/>
    <w:rsid w:val="00FE2DCB"/>
    <w:rsid w:val="00FE3B00"/>
    <w:rsid w:val="00FE3E1C"/>
    <w:rsid w:val="00FE671C"/>
    <w:rsid w:val="00FE7E94"/>
    <w:rsid w:val="00FF01F1"/>
    <w:rsid w:val="00FF03D8"/>
    <w:rsid w:val="00FF14A1"/>
    <w:rsid w:val="00FF1C22"/>
    <w:rsid w:val="00FF266A"/>
    <w:rsid w:val="00FF2673"/>
    <w:rsid w:val="00FF270F"/>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4016B"/>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4016B"/>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48</Pages>
  <Words>18341</Words>
  <Characters>99042</Characters>
  <Application>Microsoft Office Word</Application>
  <DocSecurity>0</DocSecurity>
  <Lines>825</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18</cp:revision>
  <cp:lastPrinted>2024-10-17T18:13:00Z</cp:lastPrinted>
  <dcterms:created xsi:type="dcterms:W3CDTF">2025-09-16T17:36:00Z</dcterms:created>
  <dcterms:modified xsi:type="dcterms:W3CDTF">2025-09-16T18:48:00Z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id="2Zhieh6I"/&gt;&lt;style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