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F13F" w14:textId="77777777" w:rsidR="000752AD" w:rsidRPr="00693DE7" w:rsidRDefault="000752AD" w:rsidP="000752AD">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35AFF181" w14:textId="77777777" w:rsidR="000752AD" w:rsidRPr="00693DE7" w:rsidRDefault="000752AD" w:rsidP="000752AD">
      <w:pPr>
        <w:ind w:firstLine="0"/>
        <w:contextualSpacing/>
        <w:jc w:val="center"/>
        <w:rPr>
          <w:rFonts w:cs="Arial"/>
          <w:szCs w:val="24"/>
        </w:rPr>
      </w:pPr>
      <w:r w:rsidRPr="00693DE7">
        <w:rPr>
          <w:noProof/>
          <w:szCs w:val="24"/>
          <w:lang w:eastAsia="pt-BR"/>
        </w:rPr>
        <w:drawing>
          <wp:inline distT="0" distB="0" distL="0" distR="0" wp14:anchorId="1B0DE1F7" wp14:editId="7EA26EBC">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39D09FD4" w14:textId="77777777" w:rsidR="000752AD" w:rsidRPr="00693DE7" w:rsidRDefault="000752AD" w:rsidP="000752AD">
      <w:pPr>
        <w:ind w:firstLine="0"/>
        <w:contextualSpacing/>
        <w:jc w:val="center"/>
        <w:rPr>
          <w:rFonts w:cs="Arial"/>
          <w:sz w:val="20"/>
          <w:szCs w:val="20"/>
        </w:rPr>
      </w:pPr>
    </w:p>
    <w:p w14:paraId="13906A2D" w14:textId="77777777" w:rsidR="000752AD" w:rsidRPr="00693DE7" w:rsidRDefault="000752AD" w:rsidP="000752AD">
      <w:pPr>
        <w:ind w:firstLine="0"/>
        <w:contextualSpacing/>
        <w:jc w:val="center"/>
        <w:rPr>
          <w:rFonts w:cs="Arial"/>
          <w:szCs w:val="24"/>
        </w:rPr>
      </w:pPr>
      <w:r w:rsidRPr="00693DE7">
        <w:rPr>
          <w:rFonts w:cs="Arial"/>
          <w:szCs w:val="24"/>
        </w:rPr>
        <w:t>UNIVERSIDADE FEDERAL DE SANTA CATARINA</w:t>
      </w:r>
    </w:p>
    <w:p w14:paraId="2645F1E1" w14:textId="77777777" w:rsidR="000752AD" w:rsidRPr="00693DE7" w:rsidRDefault="000752AD" w:rsidP="000752AD">
      <w:pPr>
        <w:ind w:firstLine="0"/>
        <w:contextualSpacing/>
        <w:jc w:val="center"/>
        <w:rPr>
          <w:rFonts w:cs="Arial"/>
          <w:szCs w:val="24"/>
        </w:rPr>
      </w:pPr>
      <w:r w:rsidRPr="00693DE7">
        <w:rPr>
          <w:rFonts w:cs="Arial"/>
          <w:szCs w:val="24"/>
        </w:rPr>
        <w:t>CAMPUS FLORIANÓPOLIS</w:t>
      </w:r>
    </w:p>
    <w:p w14:paraId="645CFAAF" w14:textId="77777777" w:rsidR="000752AD" w:rsidRPr="00693DE7" w:rsidRDefault="000752AD" w:rsidP="000752AD">
      <w:pPr>
        <w:ind w:firstLine="0"/>
        <w:contextualSpacing/>
        <w:jc w:val="center"/>
        <w:rPr>
          <w:rFonts w:cs="Arial"/>
          <w:szCs w:val="24"/>
        </w:rPr>
      </w:pPr>
      <w:r w:rsidRPr="00693DE7">
        <w:rPr>
          <w:rFonts w:cs="Arial"/>
          <w:szCs w:val="24"/>
        </w:rPr>
        <w:t>DEPARTAMENTO DE ENGENHARIA CIVIL</w:t>
      </w:r>
    </w:p>
    <w:p w14:paraId="5E0A0362" w14:textId="77777777" w:rsidR="000752AD" w:rsidRPr="00693DE7" w:rsidRDefault="000752AD" w:rsidP="000752AD">
      <w:pPr>
        <w:ind w:firstLine="0"/>
        <w:contextualSpacing/>
        <w:jc w:val="center"/>
        <w:rPr>
          <w:rFonts w:cs="Arial"/>
          <w:caps/>
          <w:szCs w:val="24"/>
        </w:rPr>
      </w:pPr>
      <w:r w:rsidRPr="00693DE7">
        <w:rPr>
          <w:rFonts w:cs="Arial"/>
          <w:caps/>
          <w:szCs w:val="24"/>
        </w:rPr>
        <w:t>Pós-Graduação em Engenharia de Transportes e Gestão Territorial</w:t>
      </w:r>
    </w:p>
    <w:p w14:paraId="4130B173" w14:textId="77777777" w:rsidR="000752AD" w:rsidRPr="00693DE7" w:rsidRDefault="000752AD" w:rsidP="000752AD">
      <w:pPr>
        <w:ind w:firstLine="0"/>
        <w:contextualSpacing/>
        <w:jc w:val="center"/>
        <w:rPr>
          <w:rFonts w:cs="Arial"/>
          <w:szCs w:val="24"/>
        </w:rPr>
      </w:pPr>
    </w:p>
    <w:p w14:paraId="0414635F" w14:textId="77777777" w:rsidR="000752AD" w:rsidRPr="00693DE7" w:rsidRDefault="000752AD" w:rsidP="000752AD">
      <w:pPr>
        <w:ind w:firstLine="0"/>
        <w:contextualSpacing/>
        <w:jc w:val="center"/>
        <w:rPr>
          <w:rFonts w:cs="Arial"/>
          <w:szCs w:val="24"/>
        </w:rPr>
      </w:pPr>
    </w:p>
    <w:p w14:paraId="1D34D7C8" w14:textId="77777777" w:rsidR="000752AD" w:rsidRDefault="000752AD" w:rsidP="000752AD">
      <w:pPr>
        <w:ind w:firstLine="0"/>
        <w:contextualSpacing/>
        <w:jc w:val="center"/>
        <w:rPr>
          <w:rFonts w:cs="Arial"/>
          <w:szCs w:val="24"/>
        </w:rPr>
      </w:pPr>
      <w:r>
        <w:rPr>
          <w:rFonts w:cs="Arial"/>
          <w:szCs w:val="24"/>
        </w:rPr>
        <w:t>Autor</w:t>
      </w:r>
    </w:p>
    <w:p w14:paraId="0F46C3D7" w14:textId="77777777" w:rsidR="000752AD" w:rsidRDefault="000752AD" w:rsidP="000752AD">
      <w:pPr>
        <w:ind w:firstLine="0"/>
        <w:contextualSpacing/>
        <w:jc w:val="center"/>
        <w:rPr>
          <w:rFonts w:cs="Arial"/>
          <w:szCs w:val="24"/>
        </w:rPr>
      </w:pPr>
      <w:r w:rsidRPr="00693DE7">
        <w:rPr>
          <w:rFonts w:cs="Arial"/>
          <w:szCs w:val="24"/>
        </w:rPr>
        <w:t>Marco Aurélio Barbiero</w:t>
      </w:r>
    </w:p>
    <w:p w14:paraId="28D3BAB7" w14:textId="77777777" w:rsidR="000752AD" w:rsidRDefault="000752AD" w:rsidP="000752AD">
      <w:pPr>
        <w:ind w:firstLine="0"/>
        <w:contextualSpacing/>
        <w:jc w:val="center"/>
        <w:rPr>
          <w:rFonts w:cs="Arial"/>
          <w:szCs w:val="24"/>
        </w:rPr>
      </w:pPr>
    </w:p>
    <w:p w14:paraId="5DAECD61" w14:textId="77777777" w:rsidR="000752AD" w:rsidRDefault="000752AD" w:rsidP="000752AD">
      <w:pPr>
        <w:ind w:firstLine="0"/>
        <w:contextualSpacing/>
        <w:jc w:val="center"/>
        <w:rPr>
          <w:rFonts w:cs="Arial"/>
          <w:szCs w:val="24"/>
        </w:rPr>
      </w:pPr>
      <w:r>
        <w:rPr>
          <w:rFonts w:cs="Arial"/>
          <w:szCs w:val="24"/>
        </w:rPr>
        <w:t>Orientador</w:t>
      </w:r>
    </w:p>
    <w:p w14:paraId="1609E658" w14:textId="77777777" w:rsidR="000752AD" w:rsidRPr="00693DE7" w:rsidRDefault="000752AD" w:rsidP="000752AD">
      <w:pPr>
        <w:ind w:firstLine="0"/>
        <w:contextualSpacing/>
        <w:jc w:val="center"/>
        <w:rPr>
          <w:rFonts w:cs="Arial"/>
          <w:szCs w:val="24"/>
        </w:rPr>
      </w:pPr>
      <w:r w:rsidRPr="007F0E56">
        <w:rPr>
          <w:rFonts w:cs="Arial"/>
          <w:szCs w:val="24"/>
        </w:rPr>
        <w:t>Prof. Dr. Carlos Antonio Oliveira Vieira</w:t>
      </w:r>
    </w:p>
    <w:p w14:paraId="14D68B39" w14:textId="77777777" w:rsidR="000752AD" w:rsidRPr="00693DE7" w:rsidRDefault="000752AD" w:rsidP="000752AD">
      <w:pPr>
        <w:ind w:firstLine="0"/>
        <w:contextualSpacing/>
        <w:jc w:val="center"/>
        <w:rPr>
          <w:rFonts w:cs="Arial"/>
          <w:szCs w:val="24"/>
        </w:rPr>
      </w:pPr>
    </w:p>
    <w:p w14:paraId="05A7C79A" w14:textId="77777777" w:rsidR="000752AD" w:rsidRPr="00693DE7" w:rsidRDefault="000752AD" w:rsidP="000752AD">
      <w:pPr>
        <w:ind w:firstLine="0"/>
        <w:contextualSpacing/>
        <w:jc w:val="center"/>
        <w:rPr>
          <w:rFonts w:cs="Arial"/>
          <w:szCs w:val="24"/>
        </w:rPr>
      </w:pPr>
    </w:p>
    <w:p w14:paraId="10A113C6" w14:textId="77777777" w:rsidR="000752AD" w:rsidRPr="00693DE7" w:rsidRDefault="000752AD" w:rsidP="000752AD">
      <w:pPr>
        <w:ind w:firstLine="0"/>
        <w:contextualSpacing/>
        <w:jc w:val="center"/>
        <w:rPr>
          <w:rFonts w:cs="Arial"/>
          <w:szCs w:val="24"/>
        </w:rPr>
      </w:pPr>
    </w:p>
    <w:p w14:paraId="0E804895"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A6D31B3"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7A189B5B" w14:textId="77777777" w:rsidR="000752AD" w:rsidRPr="00693DE7" w:rsidRDefault="000752AD" w:rsidP="000752AD">
      <w:pPr>
        <w:ind w:firstLine="0"/>
        <w:contextualSpacing/>
        <w:jc w:val="center"/>
        <w:rPr>
          <w:rFonts w:cs="Arial"/>
          <w:szCs w:val="24"/>
        </w:rPr>
      </w:pPr>
    </w:p>
    <w:p w14:paraId="1D0CF184" w14:textId="77777777" w:rsidR="000752AD" w:rsidRPr="00693DE7" w:rsidRDefault="000752AD" w:rsidP="000752AD">
      <w:pPr>
        <w:ind w:firstLine="0"/>
        <w:contextualSpacing/>
        <w:jc w:val="center"/>
        <w:rPr>
          <w:rFonts w:cs="Arial"/>
          <w:szCs w:val="24"/>
        </w:rPr>
      </w:pPr>
    </w:p>
    <w:p w14:paraId="149A0762" w14:textId="77777777" w:rsidR="000752AD" w:rsidRPr="00693DE7" w:rsidRDefault="000752AD" w:rsidP="000752AD">
      <w:pPr>
        <w:ind w:firstLine="0"/>
        <w:contextualSpacing/>
        <w:jc w:val="center"/>
        <w:rPr>
          <w:rFonts w:cs="Arial"/>
          <w:szCs w:val="24"/>
        </w:rPr>
      </w:pPr>
    </w:p>
    <w:p w14:paraId="7419F771" w14:textId="77777777" w:rsidR="000752AD" w:rsidRPr="00693DE7" w:rsidRDefault="000752AD" w:rsidP="000752AD">
      <w:pPr>
        <w:ind w:firstLine="0"/>
        <w:contextualSpacing/>
        <w:jc w:val="center"/>
        <w:rPr>
          <w:rFonts w:cs="Arial"/>
          <w:szCs w:val="24"/>
        </w:rPr>
      </w:pPr>
    </w:p>
    <w:p w14:paraId="233696C6" w14:textId="77777777" w:rsidR="000752AD" w:rsidRPr="00693DE7" w:rsidRDefault="000752AD" w:rsidP="000752AD">
      <w:pPr>
        <w:ind w:firstLine="0"/>
        <w:contextualSpacing/>
        <w:jc w:val="center"/>
        <w:rPr>
          <w:rFonts w:cs="Arial"/>
          <w:szCs w:val="24"/>
        </w:rPr>
      </w:pPr>
    </w:p>
    <w:p w14:paraId="0042F2FD" w14:textId="77777777" w:rsidR="000752AD" w:rsidRPr="00693DE7" w:rsidRDefault="000752AD" w:rsidP="000752AD">
      <w:pPr>
        <w:ind w:firstLine="0"/>
        <w:contextualSpacing/>
        <w:jc w:val="center"/>
        <w:rPr>
          <w:rFonts w:cs="Arial"/>
          <w:szCs w:val="24"/>
        </w:rPr>
      </w:pPr>
    </w:p>
    <w:p w14:paraId="23708B36" w14:textId="77777777" w:rsidR="000752AD" w:rsidRPr="00693DE7" w:rsidRDefault="000752AD" w:rsidP="000752AD">
      <w:pPr>
        <w:ind w:firstLine="0"/>
        <w:contextualSpacing/>
        <w:jc w:val="center"/>
        <w:rPr>
          <w:rFonts w:cs="Arial"/>
          <w:szCs w:val="24"/>
        </w:rPr>
      </w:pPr>
    </w:p>
    <w:p w14:paraId="2F994C0B"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2707176B" w14:textId="77777777" w:rsidR="000752AD" w:rsidRPr="00693DE7" w:rsidRDefault="000752AD" w:rsidP="000752AD">
      <w:pPr>
        <w:ind w:firstLine="0"/>
        <w:contextualSpacing/>
        <w:jc w:val="center"/>
        <w:rPr>
          <w:rFonts w:cs="Arial"/>
          <w:szCs w:val="24"/>
        </w:rPr>
      </w:pPr>
      <w:r w:rsidRPr="00693DE7">
        <w:rPr>
          <w:rFonts w:cs="Arial"/>
          <w:szCs w:val="24"/>
        </w:rPr>
        <w:t>2025</w:t>
      </w:r>
    </w:p>
    <w:p w14:paraId="561A1A0B" w14:textId="77777777" w:rsidR="000752AD" w:rsidRPr="00693DE7" w:rsidRDefault="000752AD" w:rsidP="000752AD">
      <w:pPr>
        <w:ind w:firstLine="0"/>
        <w:contextualSpacing/>
        <w:jc w:val="center"/>
        <w:rPr>
          <w:rFonts w:cs="Arial"/>
          <w:szCs w:val="24"/>
        </w:rPr>
      </w:pPr>
      <w:r w:rsidRPr="00693DE7">
        <w:rPr>
          <w:rFonts w:cs="Arial"/>
          <w:szCs w:val="24"/>
        </w:rPr>
        <w:t>Marco Aurélio Barbiero</w:t>
      </w:r>
    </w:p>
    <w:p w14:paraId="4265FE59" w14:textId="77777777" w:rsidR="000752AD" w:rsidRPr="00693DE7" w:rsidRDefault="000752AD" w:rsidP="000752AD">
      <w:pPr>
        <w:ind w:firstLine="0"/>
        <w:contextualSpacing/>
        <w:jc w:val="center"/>
        <w:rPr>
          <w:rFonts w:cs="Arial"/>
          <w:szCs w:val="24"/>
        </w:rPr>
      </w:pPr>
    </w:p>
    <w:p w14:paraId="5DDB7AD1" w14:textId="77777777" w:rsidR="000752AD" w:rsidRPr="00693DE7" w:rsidRDefault="000752AD" w:rsidP="000752AD">
      <w:pPr>
        <w:ind w:firstLine="0"/>
        <w:contextualSpacing/>
        <w:jc w:val="center"/>
        <w:rPr>
          <w:rFonts w:cs="Arial"/>
          <w:szCs w:val="24"/>
        </w:rPr>
      </w:pPr>
    </w:p>
    <w:p w14:paraId="48037FA3" w14:textId="77777777" w:rsidR="000752AD" w:rsidRPr="00693DE7" w:rsidRDefault="000752AD" w:rsidP="000752AD">
      <w:pPr>
        <w:ind w:firstLine="0"/>
        <w:contextualSpacing/>
        <w:jc w:val="center"/>
        <w:rPr>
          <w:rFonts w:cs="Arial"/>
          <w:szCs w:val="24"/>
        </w:rPr>
      </w:pPr>
    </w:p>
    <w:p w14:paraId="494476A4" w14:textId="77777777" w:rsidR="000752AD" w:rsidRPr="00693DE7" w:rsidRDefault="000752AD" w:rsidP="000752AD">
      <w:pPr>
        <w:ind w:firstLine="0"/>
        <w:contextualSpacing/>
        <w:jc w:val="center"/>
        <w:rPr>
          <w:rFonts w:cs="Arial"/>
          <w:szCs w:val="24"/>
        </w:rPr>
      </w:pPr>
    </w:p>
    <w:p w14:paraId="62885707" w14:textId="77777777" w:rsidR="000752AD" w:rsidRPr="00693DE7" w:rsidRDefault="000752AD" w:rsidP="000752AD">
      <w:pPr>
        <w:ind w:firstLine="0"/>
        <w:contextualSpacing/>
        <w:jc w:val="center"/>
        <w:rPr>
          <w:rFonts w:cs="Arial"/>
          <w:szCs w:val="24"/>
        </w:rPr>
      </w:pPr>
    </w:p>
    <w:p w14:paraId="237FA580" w14:textId="77777777" w:rsidR="000752AD" w:rsidRPr="00693DE7" w:rsidRDefault="000752AD" w:rsidP="000752AD">
      <w:pPr>
        <w:ind w:firstLine="0"/>
        <w:contextualSpacing/>
        <w:jc w:val="center"/>
        <w:rPr>
          <w:rFonts w:cs="Arial"/>
          <w:szCs w:val="24"/>
        </w:rPr>
      </w:pPr>
    </w:p>
    <w:p w14:paraId="72FCDFF0" w14:textId="77777777" w:rsidR="000752AD" w:rsidRPr="00693DE7" w:rsidRDefault="000752AD" w:rsidP="000752AD">
      <w:pPr>
        <w:ind w:firstLine="0"/>
        <w:contextualSpacing/>
        <w:jc w:val="center"/>
        <w:rPr>
          <w:rFonts w:cs="Arial"/>
          <w:szCs w:val="24"/>
        </w:rPr>
      </w:pPr>
    </w:p>
    <w:p w14:paraId="6A27DC1E" w14:textId="77777777" w:rsidR="000752AD" w:rsidRPr="00693DE7" w:rsidRDefault="000752AD" w:rsidP="000752AD">
      <w:pPr>
        <w:ind w:firstLine="0"/>
        <w:contextualSpacing/>
        <w:jc w:val="center"/>
        <w:rPr>
          <w:rFonts w:cs="Arial"/>
          <w:szCs w:val="24"/>
        </w:rPr>
      </w:pPr>
    </w:p>
    <w:p w14:paraId="16345453" w14:textId="77777777" w:rsidR="000752AD" w:rsidRPr="00693DE7" w:rsidRDefault="000752AD" w:rsidP="000752AD">
      <w:pPr>
        <w:ind w:firstLine="0"/>
        <w:contextualSpacing/>
        <w:jc w:val="center"/>
        <w:rPr>
          <w:rFonts w:cs="Arial"/>
          <w:szCs w:val="24"/>
        </w:rPr>
      </w:pPr>
    </w:p>
    <w:p w14:paraId="7093BD6E"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ED71786"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4CAE658B" w14:textId="77777777" w:rsidR="000752AD" w:rsidRPr="00693DE7" w:rsidRDefault="000752AD" w:rsidP="000752AD">
      <w:pPr>
        <w:ind w:firstLine="0"/>
        <w:contextualSpacing/>
        <w:jc w:val="center"/>
        <w:rPr>
          <w:rFonts w:cs="Arial"/>
          <w:szCs w:val="24"/>
        </w:rPr>
      </w:pPr>
    </w:p>
    <w:p w14:paraId="597A54B2" w14:textId="77777777" w:rsidR="000752AD" w:rsidRPr="00693DE7" w:rsidRDefault="000752AD" w:rsidP="000752AD">
      <w:pPr>
        <w:contextualSpacing/>
        <w:jc w:val="center"/>
        <w:rPr>
          <w:rFonts w:cs="Arial"/>
          <w:szCs w:val="24"/>
        </w:rPr>
      </w:pPr>
    </w:p>
    <w:p w14:paraId="45100A47" w14:textId="77777777" w:rsidR="000752AD" w:rsidRPr="00693DE7" w:rsidRDefault="000752AD" w:rsidP="000752AD">
      <w:pPr>
        <w:contextualSpacing/>
        <w:jc w:val="center"/>
        <w:rPr>
          <w:rFonts w:cs="Arial"/>
          <w:szCs w:val="24"/>
        </w:rPr>
      </w:pPr>
    </w:p>
    <w:p w14:paraId="136728ED" w14:textId="77777777" w:rsidR="000752AD" w:rsidRPr="00693DE7" w:rsidRDefault="000752AD" w:rsidP="000752AD">
      <w:pPr>
        <w:contextualSpacing/>
        <w:jc w:val="center"/>
        <w:rPr>
          <w:rFonts w:cs="Arial"/>
          <w:szCs w:val="24"/>
        </w:rPr>
      </w:pPr>
    </w:p>
    <w:p w14:paraId="7799CB7C" w14:textId="77777777" w:rsidR="000752AD" w:rsidRPr="00693DE7" w:rsidRDefault="000752AD" w:rsidP="000752AD">
      <w:pPr>
        <w:contextualSpacing/>
        <w:jc w:val="center"/>
        <w:rPr>
          <w:rFonts w:cs="Arial"/>
          <w:szCs w:val="24"/>
        </w:rPr>
      </w:pPr>
    </w:p>
    <w:p w14:paraId="62204782" w14:textId="77777777" w:rsidR="000752AD" w:rsidRPr="00693DE7" w:rsidRDefault="000752AD" w:rsidP="000752AD">
      <w:pPr>
        <w:contextualSpacing/>
        <w:jc w:val="center"/>
        <w:rPr>
          <w:rFonts w:cs="Arial"/>
          <w:szCs w:val="24"/>
        </w:rPr>
      </w:pPr>
    </w:p>
    <w:p w14:paraId="0B6442FC" w14:textId="77777777" w:rsidR="000752AD" w:rsidRPr="00693DE7" w:rsidRDefault="000752AD" w:rsidP="000752AD">
      <w:pPr>
        <w:contextualSpacing/>
        <w:jc w:val="center"/>
        <w:rPr>
          <w:rFonts w:cs="Arial"/>
          <w:szCs w:val="24"/>
        </w:rPr>
      </w:pPr>
    </w:p>
    <w:p w14:paraId="206A8196" w14:textId="77777777" w:rsidR="000752AD" w:rsidRPr="00693DE7" w:rsidRDefault="000752AD" w:rsidP="000752AD">
      <w:pPr>
        <w:contextualSpacing/>
        <w:jc w:val="center"/>
        <w:rPr>
          <w:rFonts w:cs="Arial"/>
          <w:szCs w:val="24"/>
        </w:rPr>
      </w:pPr>
    </w:p>
    <w:p w14:paraId="30FA0846" w14:textId="77777777" w:rsidR="000752AD" w:rsidRPr="00693DE7" w:rsidRDefault="000752AD" w:rsidP="000752AD">
      <w:pPr>
        <w:contextualSpacing/>
        <w:jc w:val="center"/>
        <w:rPr>
          <w:rFonts w:cs="Arial"/>
          <w:szCs w:val="24"/>
        </w:rPr>
      </w:pPr>
    </w:p>
    <w:p w14:paraId="031C226D" w14:textId="77777777" w:rsidR="000752AD" w:rsidRPr="00693DE7" w:rsidRDefault="000752AD" w:rsidP="000752AD">
      <w:pPr>
        <w:contextualSpacing/>
        <w:jc w:val="center"/>
        <w:rPr>
          <w:rFonts w:cs="Arial"/>
          <w:szCs w:val="24"/>
        </w:rPr>
      </w:pPr>
    </w:p>
    <w:p w14:paraId="69615D87" w14:textId="77777777" w:rsidR="000752AD" w:rsidRPr="00693DE7" w:rsidRDefault="000752AD" w:rsidP="000752AD">
      <w:pPr>
        <w:contextualSpacing/>
        <w:jc w:val="center"/>
        <w:rPr>
          <w:rFonts w:cs="Arial"/>
          <w:szCs w:val="24"/>
        </w:rPr>
      </w:pPr>
    </w:p>
    <w:p w14:paraId="574DEB25" w14:textId="77777777" w:rsidR="000752AD" w:rsidRPr="00693DE7" w:rsidRDefault="000752AD" w:rsidP="000752AD">
      <w:pPr>
        <w:contextualSpacing/>
        <w:jc w:val="center"/>
        <w:rPr>
          <w:rFonts w:cs="Arial"/>
          <w:szCs w:val="24"/>
        </w:rPr>
      </w:pPr>
    </w:p>
    <w:p w14:paraId="6342D8E2"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16874C44" w14:textId="77777777" w:rsidR="000752AD" w:rsidRPr="00693DE7" w:rsidRDefault="000752AD" w:rsidP="000752AD">
      <w:pPr>
        <w:ind w:firstLine="0"/>
        <w:contextualSpacing/>
        <w:jc w:val="center"/>
        <w:rPr>
          <w:rFonts w:cs="Arial"/>
          <w:szCs w:val="24"/>
        </w:rPr>
      </w:pPr>
      <w:r w:rsidRPr="00693DE7">
        <w:rPr>
          <w:rFonts w:cs="Arial"/>
          <w:szCs w:val="24"/>
        </w:rPr>
        <w:t>2025</w:t>
      </w:r>
    </w:p>
    <w:p w14:paraId="5F859156" w14:textId="77777777" w:rsidR="000752AD" w:rsidRPr="00693DE7" w:rsidRDefault="000752AD" w:rsidP="000752AD">
      <w:pPr>
        <w:ind w:firstLine="0"/>
        <w:contextualSpacing/>
        <w:jc w:val="center"/>
        <w:rPr>
          <w:rFonts w:cs="Arial"/>
          <w:szCs w:val="24"/>
        </w:rPr>
        <w:sectPr w:rsidR="000752AD" w:rsidRPr="00693DE7" w:rsidSect="000752AD">
          <w:pgSz w:w="11906" w:h="16838" w:code="9"/>
          <w:pgMar w:top="1701" w:right="1134" w:bottom="1134" w:left="1701" w:header="709" w:footer="709" w:gutter="0"/>
          <w:cols w:space="708"/>
          <w:docGrid w:linePitch="360"/>
        </w:sectPr>
      </w:pPr>
    </w:p>
    <w:p w14:paraId="222578C5" w14:textId="77777777" w:rsidR="000752AD" w:rsidRPr="00693DE7" w:rsidRDefault="000752AD" w:rsidP="000752AD">
      <w:pPr>
        <w:pStyle w:val="Ttulo"/>
      </w:pPr>
      <w:r w:rsidRPr="00693DE7">
        <w:lastRenderedPageBreak/>
        <w:t>RESUMO</w:t>
      </w:r>
    </w:p>
    <w:p w14:paraId="1296DFF5" w14:textId="77777777" w:rsidR="000752AD" w:rsidRPr="00693DE7" w:rsidRDefault="000752AD" w:rsidP="000752AD">
      <w:pPr>
        <w:ind w:firstLine="0"/>
        <w:contextualSpacing/>
        <w:jc w:val="center"/>
        <w:rPr>
          <w:rFonts w:cs="Arial"/>
          <w:szCs w:val="24"/>
        </w:rPr>
      </w:pPr>
    </w:p>
    <w:p w14:paraId="411A6AEF" w14:textId="5D1F0A85" w:rsidR="000752AD" w:rsidRDefault="000752AD" w:rsidP="000752AD">
      <w:pPr>
        <w:spacing w:line="240" w:lineRule="auto"/>
        <w:contextualSpacing/>
        <w:rPr>
          <w:rFonts w:cs="Arial"/>
          <w:szCs w:val="24"/>
        </w:rPr>
      </w:pPr>
    </w:p>
    <w:p w14:paraId="66D3412A" w14:textId="080B899C" w:rsidR="000752AD" w:rsidRPr="00693DE7" w:rsidRDefault="003739C3" w:rsidP="003739C3">
      <w:pPr>
        <w:rPr>
          <w:szCs w:val="24"/>
        </w:rPr>
      </w:pPr>
      <w:r w:rsidRPr="003739C3">
        <w:t>O presente projeto tem como propósito a formulação de uma metodologia voltada ao georreferenciamento de cadastros descritivos urbanos</w:t>
      </w:r>
      <w:r w:rsidR="00DB1422">
        <w:t xml:space="preserve"> </w:t>
      </w:r>
      <w:r w:rsidR="00765A85">
        <w:t>baseados no padrão CIATA</w:t>
      </w:r>
      <w:r w:rsidR="00E96E5A">
        <w:t xml:space="preserve"> </w:t>
      </w:r>
      <w:r w:rsidR="00B66D98">
        <w:t>(</w:t>
      </w:r>
      <w:r w:rsidR="00B66D98" w:rsidRPr="00B66D98">
        <w:t>Convênio de Incentivo ao Aperfeiçoamento Técnico-Administrativo das Pequenas Municipalidades</w:t>
      </w:r>
      <w:r w:rsidR="00B66D98">
        <w:t>)</w:t>
      </w:r>
      <w:r w:rsidRPr="003739C3">
        <w:t xml:space="preserve">, orientada à integração desses registros com o Cadastro Nacional de </w:t>
      </w:r>
      <w:r w:rsidR="00F21F58" w:rsidRPr="003739C3">
        <w:t xml:space="preserve">Endereços </w:t>
      </w:r>
      <w:r w:rsidR="00F21F58">
        <w:t>para</w:t>
      </w:r>
      <w:r w:rsidRPr="003739C3">
        <w:t xml:space="preserve"> Fins Estatísticos (CNEFE). A proposta fundamenta-se na concepção de uma ferramenta metodológica capaz de promover a espacialização das parcelas urbanas por meio da correlação entre as informações constantes nos cadastros municipais e as coordenadas disponibilizadas pelo CNEFE. Almeja-se, com isso, estabelecer um procedimento de georreferenciamento tecnicamente consistente</w:t>
      </w:r>
      <w:r w:rsidR="00BC1B84">
        <w:t xml:space="preserve"> e </w:t>
      </w:r>
      <w:r w:rsidRPr="003739C3">
        <w:t>economicamente viável, particularmente adequado à realidade de municípios que enfrentam restrições de ordem financeira e operacional no âmbito da gestão territorial.</w:t>
      </w:r>
      <w:r w:rsidR="000752AD" w:rsidRPr="00693DE7">
        <w:rPr>
          <w:szCs w:val="24"/>
        </w:rPr>
        <w:t xml:space="preserve"> </w:t>
      </w:r>
    </w:p>
    <w:p w14:paraId="5177D01C" w14:textId="77777777" w:rsidR="000752AD" w:rsidRPr="00693DE7" w:rsidRDefault="000752AD" w:rsidP="000752AD">
      <w:pPr>
        <w:spacing w:line="240" w:lineRule="auto"/>
        <w:contextualSpacing/>
        <w:rPr>
          <w:rFonts w:cs="Arial"/>
          <w:szCs w:val="24"/>
        </w:rPr>
      </w:pPr>
    </w:p>
    <w:p w14:paraId="7C779291" w14:textId="5948441D" w:rsidR="000752AD" w:rsidRPr="00693DE7" w:rsidRDefault="00143337" w:rsidP="000752AD">
      <w:pPr>
        <w:spacing w:line="240" w:lineRule="auto"/>
        <w:ind w:firstLine="0"/>
        <w:contextualSpacing/>
        <w:rPr>
          <w:rFonts w:cs="Arial"/>
          <w:b/>
          <w:szCs w:val="24"/>
        </w:rPr>
      </w:pPr>
      <w:r w:rsidRPr="00693DE7">
        <w:rPr>
          <w:rFonts w:cs="Arial"/>
          <w:b/>
          <w:szCs w:val="24"/>
        </w:rPr>
        <w:t>Palavras-chave</w:t>
      </w:r>
    </w:p>
    <w:p w14:paraId="123EC10F" w14:textId="77777777" w:rsidR="000752AD" w:rsidRPr="00693DE7" w:rsidRDefault="000752AD" w:rsidP="000752AD">
      <w:pPr>
        <w:spacing w:line="240" w:lineRule="auto"/>
        <w:ind w:firstLine="0"/>
        <w:contextualSpacing/>
        <w:rPr>
          <w:rFonts w:cs="Arial"/>
          <w:b/>
          <w:szCs w:val="24"/>
        </w:rPr>
      </w:pPr>
    </w:p>
    <w:p w14:paraId="0C812402" w14:textId="4A900AED" w:rsidR="000752AD" w:rsidRPr="00693DE7" w:rsidRDefault="000752AD" w:rsidP="000752AD">
      <w:r w:rsidRPr="00693DE7">
        <w:t xml:space="preserve">CIATA, CNEFE, </w:t>
      </w:r>
      <w:r w:rsidRPr="00693DE7">
        <w:rPr>
          <w:i/>
          <w:iCs/>
        </w:rPr>
        <w:t>Fit-For-Purpose-Land Administration,</w:t>
      </w:r>
      <w:r w:rsidRPr="00693DE7">
        <w:t xml:space="preserve"> Georreferenciamento, CTM, Cadastro</w:t>
      </w:r>
      <w:r w:rsidR="006C1970">
        <w:t>, LADM</w:t>
      </w:r>
      <w:r w:rsidRPr="00693DE7">
        <w:t>.</w:t>
      </w:r>
    </w:p>
    <w:p w14:paraId="514F261C" w14:textId="77777777" w:rsidR="000752AD" w:rsidRPr="00693DE7" w:rsidRDefault="000752AD" w:rsidP="000752AD">
      <w:pPr>
        <w:spacing w:line="240" w:lineRule="auto"/>
        <w:contextualSpacing/>
        <w:rPr>
          <w:rFonts w:cs="Arial"/>
          <w:szCs w:val="24"/>
        </w:rPr>
      </w:pPr>
    </w:p>
    <w:p w14:paraId="6475E1A7" w14:textId="77777777" w:rsidR="000752AD" w:rsidRPr="00693DE7" w:rsidRDefault="000752AD" w:rsidP="000752AD">
      <w:pPr>
        <w:spacing w:line="240" w:lineRule="auto"/>
        <w:contextualSpacing/>
        <w:rPr>
          <w:rFonts w:cs="Arial"/>
          <w:szCs w:val="24"/>
        </w:rPr>
      </w:pPr>
    </w:p>
    <w:p w14:paraId="195EA993" w14:textId="77777777" w:rsidR="000752AD" w:rsidRPr="00693DE7" w:rsidRDefault="000752AD" w:rsidP="000752AD">
      <w:pPr>
        <w:spacing w:line="240" w:lineRule="auto"/>
        <w:contextualSpacing/>
        <w:rPr>
          <w:rFonts w:cs="Arial"/>
          <w:szCs w:val="24"/>
        </w:rPr>
      </w:pPr>
    </w:p>
    <w:p w14:paraId="5F9C2113" w14:textId="77777777" w:rsidR="000752AD" w:rsidRPr="00693DE7" w:rsidRDefault="000752AD" w:rsidP="000752AD">
      <w:pPr>
        <w:spacing w:line="240" w:lineRule="auto"/>
        <w:contextualSpacing/>
        <w:rPr>
          <w:rFonts w:cs="Arial"/>
          <w:szCs w:val="24"/>
        </w:rPr>
      </w:pPr>
    </w:p>
    <w:p w14:paraId="03ADCA58" w14:textId="77777777" w:rsidR="000752AD" w:rsidRPr="00693DE7" w:rsidRDefault="000752AD" w:rsidP="000752AD">
      <w:pPr>
        <w:spacing w:line="240" w:lineRule="auto"/>
        <w:contextualSpacing/>
        <w:rPr>
          <w:rFonts w:cs="Arial"/>
          <w:szCs w:val="24"/>
        </w:rPr>
      </w:pPr>
    </w:p>
    <w:p w14:paraId="3D384FC9" w14:textId="77777777" w:rsidR="000752AD" w:rsidRPr="00693DE7" w:rsidRDefault="000752AD" w:rsidP="000752AD">
      <w:pPr>
        <w:spacing w:line="240" w:lineRule="auto"/>
        <w:contextualSpacing/>
        <w:rPr>
          <w:rFonts w:cs="Arial"/>
          <w:szCs w:val="24"/>
        </w:rPr>
      </w:pPr>
    </w:p>
    <w:p w14:paraId="3459A63D" w14:textId="77777777" w:rsidR="000752AD" w:rsidRPr="00693DE7" w:rsidRDefault="000752AD" w:rsidP="000752AD">
      <w:pPr>
        <w:spacing w:line="240" w:lineRule="auto"/>
        <w:contextualSpacing/>
        <w:rPr>
          <w:rFonts w:cs="Arial"/>
          <w:szCs w:val="24"/>
        </w:rPr>
      </w:pPr>
    </w:p>
    <w:p w14:paraId="6E4B524A" w14:textId="77777777" w:rsidR="000752AD" w:rsidRPr="00693DE7" w:rsidRDefault="000752AD" w:rsidP="000752AD">
      <w:pPr>
        <w:spacing w:line="240" w:lineRule="auto"/>
        <w:contextualSpacing/>
        <w:rPr>
          <w:rFonts w:cs="Arial"/>
          <w:szCs w:val="24"/>
        </w:rPr>
      </w:pPr>
    </w:p>
    <w:p w14:paraId="5AA0E2CF" w14:textId="77777777" w:rsidR="000752AD" w:rsidRPr="00693DE7" w:rsidRDefault="000752AD" w:rsidP="000752AD">
      <w:pPr>
        <w:spacing w:line="240" w:lineRule="auto"/>
        <w:contextualSpacing/>
        <w:rPr>
          <w:rFonts w:cs="Arial"/>
          <w:szCs w:val="24"/>
        </w:rPr>
      </w:pPr>
    </w:p>
    <w:p w14:paraId="6929F7D6" w14:textId="77777777" w:rsidR="000752AD" w:rsidRPr="00693DE7" w:rsidRDefault="000752AD" w:rsidP="000752AD">
      <w:pPr>
        <w:spacing w:line="240" w:lineRule="auto"/>
        <w:contextualSpacing/>
        <w:rPr>
          <w:rFonts w:cs="Arial"/>
          <w:szCs w:val="24"/>
        </w:rPr>
      </w:pPr>
    </w:p>
    <w:p w14:paraId="0A15C861" w14:textId="77777777" w:rsidR="000752AD" w:rsidRPr="00693DE7" w:rsidRDefault="000752AD" w:rsidP="000752AD">
      <w:pPr>
        <w:spacing w:line="240" w:lineRule="auto"/>
        <w:contextualSpacing/>
        <w:rPr>
          <w:rFonts w:cs="Arial"/>
          <w:szCs w:val="24"/>
        </w:rPr>
      </w:pPr>
    </w:p>
    <w:p w14:paraId="00B4D97B" w14:textId="77777777" w:rsidR="000752AD" w:rsidRPr="00693DE7" w:rsidRDefault="000752AD" w:rsidP="000752AD">
      <w:pPr>
        <w:spacing w:line="240" w:lineRule="auto"/>
        <w:contextualSpacing/>
        <w:rPr>
          <w:rFonts w:cs="Arial"/>
          <w:szCs w:val="24"/>
        </w:rPr>
      </w:pPr>
    </w:p>
    <w:p w14:paraId="3507E58D" w14:textId="77777777" w:rsidR="000752AD" w:rsidRPr="00693DE7" w:rsidRDefault="000752AD" w:rsidP="000752AD">
      <w:pPr>
        <w:spacing w:line="240" w:lineRule="auto"/>
        <w:contextualSpacing/>
        <w:rPr>
          <w:rFonts w:cs="Arial"/>
          <w:szCs w:val="24"/>
        </w:rPr>
      </w:pPr>
    </w:p>
    <w:p w14:paraId="0AFE2FF6" w14:textId="77777777" w:rsidR="000752AD" w:rsidRPr="00693DE7" w:rsidRDefault="000752AD" w:rsidP="000752AD">
      <w:pPr>
        <w:spacing w:line="240" w:lineRule="auto"/>
        <w:contextualSpacing/>
        <w:rPr>
          <w:rFonts w:cs="Arial"/>
          <w:szCs w:val="24"/>
        </w:rPr>
      </w:pPr>
    </w:p>
    <w:p w14:paraId="5482B843" w14:textId="77777777" w:rsidR="000752AD" w:rsidRPr="00693DE7" w:rsidRDefault="000752AD" w:rsidP="000752AD">
      <w:pPr>
        <w:spacing w:line="240" w:lineRule="auto"/>
        <w:contextualSpacing/>
        <w:rPr>
          <w:rFonts w:cs="Arial"/>
          <w:szCs w:val="24"/>
        </w:rPr>
      </w:pPr>
    </w:p>
    <w:p w14:paraId="35E3B3E6" w14:textId="77777777" w:rsidR="000752AD" w:rsidRPr="00693DE7" w:rsidRDefault="000752AD" w:rsidP="000752AD">
      <w:pPr>
        <w:spacing w:line="240" w:lineRule="auto"/>
        <w:contextualSpacing/>
        <w:rPr>
          <w:rFonts w:cs="Arial"/>
          <w:szCs w:val="24"/>
        </w:rPr>
      </w:pPr>
    </w:p>
    <w:p w14:paraId="7B7960B5" w14:textId="77777777" w:rsidR="000752AD" w:rsidRPr="00693DE7" w:rsidRDefault="000752AD" w:rsidP="000752AD">
      <w:pPr>
        <w:spacing w:line="240" w:lineRule="auto"/>
        <w:contextualSpacing/>
        <w:rPr>
          <w:rFonts w:cs="Arial"/>
          <w:szCs w:val="24"/>
        </w:rPr>
      </w:pPr>
    </w:p>
    <w:p w14:paraId="7A7FFE01" w14:textId="77777777" w:rsidR="000752AD" w:rsidRPr="00693DE7" w:rsidRDefault="000752AD" w:rsidP="000752AD">
      <w:pPr>
        <w:spacing w:line="240" w:lineRule="auto"/>
        <w:contextualSpacing/>
        <w:rPr>
          <w:rFonts w:cs="Arial"/>
          <w:szCs w:val="24"/>
        </w:rPr>
      </w:pPr>
    </w:p>
    <w:p w14:paraId="1B406F1E" w14:textId="77777777" w:rsidR="000752AD" w:rsidRPr="00693DE7" w:rsidRDefault="000752AD" w:rsidP="000752AD">
      <w:pPr>
        <w:spacing w:line="240" w:lineRule="auto"/>
        <w:contextualSpacing/>
        <w:rPr>
          <w:rFonts w:cs="Arial"/>
          <w:szCs w:val="24"/>
        </w:rPr>
      </w:pPr>
    </w:p>
    <w:p w14:paraId="11F38407" w14:textId="77777777" w:rsidR="000752AD" w:rsidRPr="00693DE7" w:rsidRDefault="000752AD" w:rsidP="000752AD">
      <w:pPr>
        <w:spacing w:line="240" w:lineRule="auto"/>
        <w:contextualSpacing/>
        <w:rPr>
          <w:rFonts w:cs="Arial"/>
          <w:szCs w:val="24"/>
        </w:rPr>
      </w:pPr>
    </w:p>
    <w:p w14:paraId="461CC7E0" w14:textId="77777777" w:rsidR="000752AD" w:rsidRPr="00693DE7" w:rsidRDefault="000752AD" w:rsidP="000752AD">
      <w:pPr>
        <w:spacing w:line="240" w:lineRule="auto"/>
        <w:contextualSpacing/>
        <w:rPr>
          <w:rFonts w:cs="Arial"/>
          <w:szCs w:val="24"/>
        </w:rPr>
      </w:pPr>
    </w:p>
    <w:p w14:paraId="592CB337" w14:textId="77777777" w:rsidR="000752AD" w:rsidRPr="00693DE7" w:rsidRDefault="000752AD" w:rsidP="000752AD">
      <w:pPr>
        <w:spacing w:line="240" w:lineRule="auto"/>
        <w:contextualSpacing/>
        <w:rPr>
          <w:rFonts w:cs="Arial"/>
          <w:szCs w:val="24"/>
        </w:rPr>
      </w:pPr>
    </w:p>
    <w:p w14:paraId="22E432D4" w14:textId="77777777" w:rsidR="000752AD" w:rsidRPr="00693DE7" w:rsidRDefault="000752AD" w:rsidP="000752AD">
      <w:pPr>
        <w:spacing w:line="240" w:lineRule="auto"/>
        <w:contextualSpacing/>
        <w:rPr>
          <w:rFonts w:cs="Arial"/>
          <w:szCs w:val="24"/>
        </w:rPr>
      </w:pPr>
    </w:p>
    <w:p w14:paraId="277EAD6F" w14:textId="77777777" w:rsidR="000752AD" w:rsidRPr="00693DE7" w:rsidRDefault="000752AD" w:rsidP="000752AD">
      <w:pPr>
        <w:spacing w:line="240" w:lineRule="auto"/>
        <w:contextualSpacing/>
        <w:rPr>
          <w:rFonts w:cs="Arial"/>
          <w:szCs w:val="24"/>
        </w:rPr>
      </w:pPr>
    </w:p>
    <w:p w14:paraId="41D03A90" w14:textId="77777777" w:rsidR="000752AD" w:rsidRPr="00693DE7" w:rsidRDefault="000752AD" w:rsidP="000752AD">
      <w:pPr>
        <w:spacing w:line="240" w:lineRule="auto"/>
        <w:contextualSpacing/>
        <w:rPr>
          <w:rFonts w:cs="Arial"/>
          <w:szCs w:val="24"/>
        </w:rPr>
      </w:pPr>
    </w:p>
    <w:p w14:paraId="6C638BD7" w14:textId="77777777" w:rsidR="000752AD" w:rsidRPr="00693DE7" w:rsidRDefault="000752AD" w:rsidP="000752AD">
      <w:pPr>
        <w:spacing w:line="240" w:lineRule="auto"/>
        <w:contextualSpacing/>
        <w:rPr>
          <w:rFonts w:cs="Arial"/>
          <w:szCs w:val="24"/>
        </w:rPr>
      </w:pPr>
    </w:p>
    <w:p w14:paraId="41F895AA" w14:textId="77777777" w:rsidR="000752AD" w:rsidRPr="00693DE7" w:rsidRDefault="000752AD" w:rsidP="000752AD">
      <w:pPr>
        <w:spacing w:line="240" w:lineRule="auto"/>
        <w:contextualSpacing/>
        <w:rPr>
          <w:rFonts w:cs="Arial"/>
          <w:szCs w:val="24"/>
        </w:rPr>
      </w:pPr>
    </w:p>
    <w:p w14:paraId="78927D96" w14:textId="77777777" w:rsidR="000752AD" w:rsidRPr="00693DE7" w:rsidRDefault="000752AD" w:rsidP="000752AD">
      <w:pPr>
        <w:spacing w:line="240" w:lineRule="auto"/>
        <w:contextualSpacing/>
        <w:rPr>
          <w:rFonts w:cs="Arial"/>
          <w:szCs w:val="24"/>
        </w:rPr>
      </w:pPr>
    </w:p>
    <w:p w14:paraId="26E8D3BD" w14:textId="77777777" w:rsidR="000752AD" w:rsidRPr="00693DE7" w:rsidRDefault="000752AD" w:rsidP="000752AD">
      <w:pPr>
        <w:spacing w:line="240" w:lineRule="auto"/>
        <w:contextualSpacing/>
        <w:rPr>
          <w:rFonts w:cs="Arial"/>
          <w:szCs w:val="24"/>
        </w:rPr>
      </w:pPr>
    </w:p>
    <w:p w14:paraId="4D0FB108" w14:textId="77777777" w:rsidR="000752AD" w:rsidRPr="00693DE7" w:rsidRDefault="000752AD" w:rsidP="000752AD">
      <w:pPr>
        <w:spacing w:line="240" w:lineRule="auto"/>
        <w:contextualSpacing/>
        <w:rPr>
          <w:rFonts w:cs="Arial"/>
          <w:szCs w:val="24"/>
        </w:rPr>
      </w:pPr>
    </w:p>
    <w:p w14:paraId="6E0762A9" w14:textId="77777777" w:rsidR="000752AD" w:rsidRPr="00693DE7" w:rsidRDefault="000752AD" w:rsidP="000752AD">
      <w:pPr>
        <w:spacing w:line="240" w:lineRule="auto"/>
        <w:contextualSpacing/>
        <w:rPr>
          <w:rFonts w:cs="Arial"/>
          <w:szCs w:val="24"/>
        </w:rPr>
      </w:pPr>
    </w:p>
    <w:p w14:paraId="2C60D6AC" w14:textId="77777777" w:rsidR="000752AD" w:rsidRPr="00693DE7" w:rsidRDefault="000752AD" w:rsidP="000752AD">
      <w:pPr>
        <w:spacing w:line="240" w:lineRule="auto"/>
        <w:contextualSpacing/>
        <w:rPr>
          <w:rFonts w:cs="Arial"/>
          <w:szCs w:val="24"/>
        </w:rPr>
      </w:pPr>
    </w:p>
    <w:p w14:paraId="1A183FE8" w14:textId="77777777" w:rsidR="000752AD" w:rsidRPr="00693DE7" w:rsidRDefault="000752AD" w:rsidP="000752AD">
      <w:pPr>
        <w:spacing w:line="240" w:lineRule="auto"/>
        <w:contextualSpacing/>
        <w:rPr>
          <w:rFonts w:cs="Arial"/>
          <w:szCs w:val="24"/>
        </w:rPr>
        <w:sectPr w:rsidR="000752AD" w:rsidRPr="00693DE7" w:rsidSect="000752AD">
          <w:pgSz w:w="11906" w:h="16838" w:code="9"/>
          <w:pgMar w:top="1701" w:right="1134" w:bottom="1134" w:left="1701" w:header="709" w:footer="709" w:gutter="0"/>
          <w:cols w:space="708"/>
          <w:docGrid w:linePitch="360"/>
        </w:sectPr>
      </w:pPr>
    </w:p>
    <w:p w14:paraId="2F585C55" w14:textId="77777777" w:rsidR="000752AD" w:rsidRPr="00693DE7" w:rsidRDefault="000752AD" w:rsidP="000752AD">
      <w:pPr>
        <w:pStyle w:val="Ttulo"/>
        <w:rPr>
          <w:rStyle w:val="nfaseIntensa"/>
          <w:i w:val="0"/>
          <w:iCs w:val="0"/>
          <w:color w:val="auto"/>
        </w:rPr>
      </w:pPr>
      <w:r w:rsidRPr="00693DE7">
        <w:rPr>
          <w:rStyle w:val="nfaseIntensa"/>
          <w:i w:val="0"/>
          <w:iCs w:val="0"/>
          <w:color w:val="auto"/>
        </w:rPr>
        <w:lastRenderedPageBreak/>
        <w:t>SUMÁRIO</w:t>
      </w:r>
    </w:p>
    <w:p w14:paraId="6BDAF36E" w14:textId="77777777" w:rsidR="000752AD" w:rsidRPr="00693DE7" w:rsidRDefault="000752AD" w:rsidP="000752AD"/>
    <w:p w14:paraId="773F8CA2" w14:textId="2F6FB042" w:rsidR="00636D01" w:rsidRDefault="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208996035" w:history="1">
        <w:r w:rsidR="00636D01" w:rsidRPr="00D607D3">
          <w:rPr>
            <w:rStyle w:val="Hyperlink"/>
            <w:noProof/>
            <w14:scene3d>
              <w14:camera w14:prst="orthographicFront"/>
              <w14:lightRig w14:rig="threePt" w14:dir="t">
                <w14:rot w14:lat="0" w14:lon="0" w14:rev="0"/>
              </w14:lightRig>
            </w14:scene3d>
          </w:rPr>
          <w:t>1</w:t>
        </w:r>
        <w:r w:rsidR="00636D01">
          <w:rPr>
            <w:rFonts w:asciiTheme="minorHAnsi" w:eastAsiaTheme="minorEastAsia" w:hAnsiTheme="minorHAnsi"/>
            <w:b w:val="0"/>
            <w:caps w:val="0"/>
            <w:noProof/>
            <w:kern w:val="2"/>
            <w:szCs w:val="24"/>
            <w:lang w:eastAsia="pt-BR"/>
            <w14:ligatures w14:val="standardContextual"/>
          </w:rPr>
          <w:tab/>
        </w:r>
        <w:r w:rsidR="00636D01" w:rsidRPr="00D607D3">
          <w:rPr>
            <w:rStyle w:val="Hyperlink"/>
            <w:noProof/>
          </w:rPr>
          <w:t>Introdução</w:t>
        </w:r>
        <w:r w:rsidR="00636D01">
          <w:rPr>
            <w:noProof/>
            <w:webHidden/>
          </w:rPr>
          <w:tab/>
        </w:r>
        <w:r w:rsidR="00636D01">
          <w:rPr>
            <w:noProof/>
            <w:webHidden/>
          </w:rPr>
          <w:fldChar w:fldCharType="begin"/>
        </w:r>
        <w:r w:rsidR="00636D01">
          <w:rPr>
            <w:noProof/>
            <w:webHidden/>
          </w:rPr>
          <w:instrText xml:space="preserve"> PAGEREF _Toc208996035 \h </w:instrText>
        </w:r>
        <w:r w:rsidR="00636D01">
          <w:rPr>
            <w:noProof/>
            <w:webHidden/>
          </w:rPr>
        </w:r>
        <w:r w:rsidR="00636D01">
          <w:rPr>
            <w:noProof/>
            <w:webHidden/>
          </w:rPr>
          <w:fldChar w:fldCharType="separate"/>
        </w:r>
        <w:r w:rsidR="00610384">
          <w:rPr>
            <w:noProof/>
            <w:webHidden/>
          </w:rPr>
          <w:t>7</w:t>
        </w:r>
        <w:r w:rsidR="00636D01">
          <w:rPr>
            <w:noProof/>
            <w:webHidden/>
          </w:rPr>
          <w:fldChar w:fldCharType="end"/>
        </w:r>
      </w:hyperlink>
    </w:p>
    <w:p w14:paraId="5C031737" w14:textId="4BF7B9A3"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36" w:history="1">
        <w:r w:rsidRPr="00D607D3">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Justificativa da pesquisa</w:t>
        </w:r>
        <w:r>
          <w:rPr>
            <w:noProof/>
            <w:webHidden/>
          </w:rPr>
          <w:tab/>
        </w:r>
        <w:r>
          <w:rPr>
            <w:noProof/>
            <w:webHidden/>
          </w:rPr>
          <w:fldChar w:fldCharType="begin"/>
        </w:r>
        <w:r>
          <w:rPr>
            <w:noProof/>
            <w:webHidden/>
          </w:rPr>
          <w:instrText xml:space="preserve"> PAGEREF _Toc208996036 \h </w:instrText>
        </w:r>
        <w:r>
          <w:rPr>
            <w:noProof/>
            <w:webHidden/>
          </w:rPr>
        </w:r>
        <w:r>
          <w:rPr>
            <w:noProof/>
            <w:webHidden/>
          </w:rPr>
          <w:fldChar w:fldCharType="separate"/>
        </w:r>
        <w:r w:rsidR="00610384">
          <w:rPr>
            <w:noProof/>
            <w:webHidden/>
          </w:rPr>
          <w:t>9</w:t>
        </w:r>
        <w:r>
          <w:rPr>
            <w:noProof/>
            <w:webHidden/>
          </w:rPr>
          <w:fldChar w:fldCharType="end"/>
        </w:r>
      </w:hyperlink>
    </w:p>
    <w:p w14:paraId="7D9E7643" w14:textId="10F0C07A"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37" w:history="1">
        <w:r w:rsidRPr="00D607D3">
          <w:rPr>
            <w:rStyle w:val="Hyperlink"/>
            <w:noProof/>
            <w14:scene3d>
              <w14:camera w14:prst="orthographicFront"/>
              <w14:lightRig w14:rig="threePt" w14:dir="t">
                <w14:rot w14:lat="0" w14:lon="0" w14:rev="0"/>
              </w14:lightRig>
            </w14:scene3d>
          </w:rPr>
          <w:t>2.1</w:t>
        </w:r>
        <w:r>
          <w:rPr>
            <w:rFonts w:asciiTheme="minorHAnsi" w:eastAsiaTheme="minorEastAsia" w:hAnsiTheme="minorHAnsi"/>
            <w:caps w:val="0"/>
            <w:noProof/>
            <w:kern w:val="2"/>
            <w:szCs w:val="24"/>
            <w:lang w:eastAsia="pt-BR"/>
            <w14:ligatures w14:val="standardContextual"/>
          </w:rPr>
          <w:tab/>
        </w:r>
        <w:r w:rsidRPr="00D607D3">
          <w:rPr>
            <w:rStyle w:val="Hyperlink"/>
            <w:noProof/>
          </w:rPr>
          <w:t>Objetivos</w:t>
        </w:r>
        <w:r>
          <w:rPr>
            <w:noProof/>
            <w:webHidden/>
          </w:rPr>
          <w:tab/>
        </w:r>
        <w:r>
          <w:rPr>
            <w:noProof/>
            <w:webHidden/>
          </w:rPr>
          <w:fldChar w:fldCharType="begin"/>
        </w:r>
        <w:r>
          <w:rPr>
            <w:noProof/>
            <w:webHidden/>
          </w:rPr>
          <w:instrText xml:space="preserve"> PAGEREF _Toc208996037 \h </w:instrText>
        </w:r>
        <w:r>
          <w:rPr>
            <w:noProof/>
            <w:webHidden/>
          </w:rPr>
        </w:r>
        <w:r>
          <w:rPr>
            <w:noProof/>
            <w:webHidden/>
          </w:rPr>
          <w:fldChar w:fldCharType="separate"/>
        </w:r>
        <w:r w:rsidR="00610384">
          <w:rPr>
            <w:noProof/>
            <w:webHidden/>
          </w:rPr>
          <w:t>12</w:t>
        </w:r>
        <w:r>
          <w:rPr>
            <w:noProof/>
            <w:webHidden/>
          </w:rPr>
          <w:fldChar w:fldCharType="end"/>
        </w:r>
      </w:hyperlink>
    </w:p>
    <w:p w14:paraId="432BEE03" w14:textId="5CD3ABFB"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38" w:history="1">
        <w:r w:rsidRPr="00D607D3">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fundamentação teórica</w:t>
        </w:r>
        <w:r>
          <w:rPr>
            <w:noProof/>
            <w:webHidden/>
          </w:rPr>
          <w:tab/>
        </w:r>
        <w:r>
          <w:rPr>
            <w:noProof/>
            <w:webHidden/>
          </w:rPr>
          <w:fldChar w:fldCharType="begin"/>
        </w:r>
        <w:r>
          <w:rPr>
            <w:noProof/>
            <w:webHidden/>
          </w:rPr>
          <w:instrText xml:space="preserve"> PAGEREF _Toc208996038 \h </w:instrText>
        </w:r>
        <w:r>
          <w:rPr>
            <w:noProof/>
            <w:webHidden/>
          </w:rPr>
        </w:r>
        <w:r>
          <w:rPr>
            <w:noProof/>
            <w:webHidden/>
          </w:rPr>
          <w:fldChar w:fldCharType="separate"/>
        </w:r>
        <w:r w:rsidR="00610384">
          <w:rPr>
            <w:noProof/>
            <w:webHidden/>
          </w:rPr>
          <w:t>13</w:t>
        </w:r>
        <w:r>
          <w:rPr>
            <w:noProof/>
            <w:webHidden/>
          </w:rPr>
          <w:fldChar w:fldCharType="end"/>
        </w:r>
      </w:hyperlink>
    </w:p>
    <w:p w14:paraId="0756C4BB" w14:textId="3AE40328"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39" w:history="1">
        <w:r w:rsidRPr="00D607D3">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D607D3">
          <w:rPr>
            <w:rStyle w:val="Hyperlink"/>
            <w:noProof/>
          </w:rPr>
          <w:t>O CIATA</w:t>
        </w:r>
        <w:r>
          <w:rPr>
            <w:noProof/>
            <w:webHidden/>
          </w:rPr>
          <w:tab/>
        </w:r>
        <w:r>
          <w:rPr>
            <w:noProof/>
            <w:webHidden/>
          </w:rPr>
          <w:fldChar w:fldCharType="begin"/>
        </w:r>
        <w:r>
          <w:rPr>
            <w:noProof/>
            <w:webHidden/>
          </w:rPr>
          <w:instrText xml:space="preserve"> PAGEREF _Toc208996039 \h </w:instrText>
        </w:r>
        <w:r>
          <w:rPr>
            <w:noProof/>
            <w:webHidden/>
          </w:rPr>
        </w:r>
        <w:r>
          <w:rPr>
            <w:noProof/>
            <w:webHidden/>
          </w:rPr>
          <w:fldChar w:fldCharType="separate"/>
        </w:r>
        <w:r w:rsidR="00610384">
          <w:rPr>
            <w:noProof/>
            <w:webHidden/>
          </w:rPr>
          <w:t>13</w:t>
        </w:r>
        <w:r>
          <w:rPr>
            <w:noProof/>
            <w:webHidden/>
          </w:rPr>
          <w:fldChar w:fldCharType="end"/>
        </w:r>
      </w:hyperlink>
    </w:p>
    <w:p w14:paraId="26C5F308" w14:textId="0C8EA93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0" w:history="1">
        <w:r w:rsidRPr="00D607D3">
          <w:rPr>
            <w:rStyle w:val="Hyperlink"/>
            <w:noProof/>
          </w:rPr>
          <w:t>3.1.1</w:t>
        </w:r>
        <w:r>
          <w:rPr>
            <w:rFonts w:asciiTheme="minorHAnsi" w:eastAsiaTheme="minorEastAsia" w:hAnsiTheme="minorHAnsi"/>
            <w:b w:val="0"/>
            <w:noProof/>
            <w:kern w:val="2"/>
            <w:szCs w:val="24"/>
            <w:lang w:eastAsia="pt-BR"/>
            <w14:ligatures w14:val="standardContextual"/>
          </w:rPr>
          <w:tab/>
        </w:r>
        <w:r w:rsidRPr="00D607D3">
          <w:rPr>
            <w:rStyle w:val="Hyperlink"/>
            <w:noProof/>
          </w:rPr>
          <w:t>Modelo conceitual do CIATA</w:t>
        </w:r>
        <w:r>
          <w:rPr>
            <w:noProof/>
            <w:webHidden/>
          </w:rPr>
          <w:tab/>
        </w:r>
        <w:r>
          <w:rPr>
            <w:noProof/>
            <w:webHidden/>
          </w:rPr>
          <w:fldChar w:fldCharType="begin"/>
        </w:r>
        <w:r>
          <w:rPr>
            <w:noProof/>
            <w:webHidden/>
          </w:rPr>
          <w:instrText xml:space="preserve"> PAGEREF _Toc208996040 \h </w:instrText>
        </w:r>
        <w:r>
          <w:rPr>
            <w:noProof/>
            <w:webHidden/>
          </w:rPr>
        </w:r>
        <w:r>
          <w:rPr>
            <w:noProof/>
            <w:webHidden/>
          </w:rPr>
          <w:fldChar w:fldCharType="separate"/>
        </w:r>
        <w:r w:rsidR="00610384">
          <w:rPr>
            <w:noProof/>
            <w:webHidden/>
          </w:rPr>
          <w:t>13</w:t>
        </w:r>
        <w:r>
          <w:rPr>
            <w:noProof/>
            <w:webHidden/>
          </w:rPr>
          <w:fldChar w:fldCharType="end"/>
        </w:r>
      </w:hyperlink>
    </w:p>
    <w:p w14:paraId="13093D1F" w14:textId="45C2B3E2"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1" w:history="1">
        <w:r w:rsidRPr="00D607D3">
          <w:rPr>
            <w:rStyle w:val="Hyperlink"/>
            <w:noProof/>
          </w:rPr>
          <w:t>3.1.2</w:t>
        </w:r>
        <w:r>
          <w:rPr>
            <w:rFonts w:asciiTheme="minorHAnsi" w:eastAsiaTheme="minorEastAsia" w:hAnsiTheme="minorHAnsi"/>
            <w:b w:val="0"/>
            <w:noProof/>
            <w:kern w:val="2"/>
            <w:szCs w:val="24"/>
            <w:lang w:eastAsia="pt-BR"/>
            <w14:ligatures w14:val="standardContextual"/>
          </w:rPr>
          <w:tab/>
        </w:r>
        <w:r w:rsidRPr="00D607D3">
          <w:rPr>
            <w:rStyle w:val="Hyperlink"/>
            <w:noProof/>
          </w:rPr>
          <w:t>Contexto Histórico e Tecnológico do CIATA</w:t>
        </w:r>
        <w:r>
          <w:rPr>
            <w:noProof/>
            <w:webHidden/>
          </w:rPr>
          <w:tab/>
        </w:r>
        <w:r>
          <w:rPr>
            <w:noProof/>
            <w:webHidden/>
          </w:rPr>
          <w:fldChar w:fldCharType="begin"/>
        </w:r>
        <w:r>
          <w:rPr>
            <w:noProof/>
            <w:webHidden/>
          </w:rPr>
          <w:instrText xml:space="preserve"> PAGEREF _Toc208996041 \h </w:instrText>
        </w:r>
        <w:r>
          <w:rPr>
            <w:noProof/>
            <w:webHidden/>
          </w:rPr>
        </w:r>
        <w:r>
          <w:rPr>
            <w:noProof/>
            <w:webHidden/>
          </w:rPr>
          <w:fldChar w:fldCharType="separate"/>
        </w:r>
        <w:r w:rsidR="00610384">
          <w:rPr>
            <w:noProof/>
            <w:webHidden/>
          </w:rPr>
          <w:t>14</w:t>
        </w:r>
        <w:r>
          <w:rPr>
            <w:noProof/>
            <w:webHidden/>
          </w:rPr>
          <w:fldChar w:fldCharType="end"/>
        </w:r>
      </w:hyperlink>
    </w:p>
    <w:p w14:paraId="647A7F1D" w14:textId="7D361FC0"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2" w:history="1">
        <w:r w:rsidRPr="00D607D3">
          <w:rPr>
            <w:rStyle w:val="Hyperlink"/>
            <w:noProof/>
          </w:rPr>
          <w:t>3.1.2.1</w:t>
        </w:r>
        <w:r>
          <w:rPr>
            <w:rFonts w:asciiTheme="minorHAnsi" w:eastAsiaTheme="minorEastAsia" w:hAnsiTheme="minorHAnsi"/>
            <w:i w:val="0"/>
            <w:noProof/>
            <w:kern w:val="2"/>
            <w:szCs w:val="24"/>
            <w:lang w:eastAsia="pt-BR"/>
            <w14:ligatures w14:val="standardContextual"/>
          </w:rPr>
          <w:tab/>
        </w:r>
        <w:r w:rsidRPr="00D607D3">
          <w:rPr>
            <w:rStyle w:val="Hyperlink"/>
            <w:noProof/>
          </w:rPr>
          <w:t>Custo dos equipamentos</w:t>
        </w:r>
        <w:r>
          <w:rPr>
            <w:noProof/>
            <w:webHidden/>
          </w:rPr>
          <w:tab/>
        </w:r>
        <w:r>
          <w:rPr>
            <w:noProof/>
            <w:webHidden/>
          </w:rPr>
          <w:fldChar w:fldCharType="begin"/>
        </w:r>
        <w:r>
          <w:rPr>
            <w:noProof/>
            <w:webHidden/>
          </w:rPr>
          <w:instrText xml:space="preserve"> PAGEREF _Toc208996042 \h </w:instrText>
        </w:r>
        <w:r>
          <w:rPr>
            <w:noProof/>
            <w:webHidden/>
          </w:rPr>
        </w:r>
        <w:r>
          <w:rPr>
            <w:noProof/>
            <w:webHidden/>
          </w:rPr>
          <w:fldChar w:fldCharType="separate"/>
        </w:r>
        <w:r w:rsidR="00610384">
          <w:rPr>
            <w:noProof/>
            <w:webHidden/>
          </w:rPr>
          <w:t>14</w:t>
        </w:r>
        <w:r>
          <w:rPr>
            <w:noProof/>
            <w:webHidden/>
          </w:rPr>
          <w:fldChar w:fldCharType="end"/>
        </w:r>
      </w:hyperlink>
    </w:p>
    <w:p w14:paraId="4A6B65DC" w14:textId="12E3400B"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3" w:history="1">
        <w:r w:rsidRPr="00D607D3">
          <w:rPr>
            <w:rStyle w:val="Hyperlink"/>
            <w:noProof/>
          </w:rPr>
          <w:t>3.1.2.2</w:t>
        </w:r>
        <w:r>
          <w:rPr>
            <w:rFonts w:asciiTheme="minorHAnsi" w:eastAsiaTheme="minorEastAsia" w:hAnsiTheme="minorHAnsi"/>
            <w:i w:val="0"/>
            <w:noProof/>
            <w:kern w:val="2"/>
            <w:szCs w:val="24"/>
            <w:lang w:eastAsia="pt-BR"/>
            <w14:ligatures w14:val="standardContextual"/>
          </w:rPr>
          <w:tab/>
        </w:r>
        <w:r w:rsidRPr="00D607D3">
          <w:rPr>
            <w:rStyle w:val="Hyperlink"/>
            <w:noProof/>
          </w:rPr>
          <w:t>Memória secundária LIMITADA</w:t>
        </w:r>
        <w:r>
          <w:rPr>
            <w:noProof/>
            <w:webHidden/>
          </w:rPr>
          <w:tab/>
        </w:r>
        <w:r>
          <w:rPr>
            <w:noProof/>
            <w:webHidden/>
          </w:rPr>
          <w:fldChar w:fldCharType="begin"/>
        </w:r>
        <w:r>
          <w:rPr>
            <w:noProof/>
            <w:webHidden/>
          </w:rPr>
          <w:instrText xml:space="preserve"> PAGEREF _Toc208996043 \h </w:instrText>
        </w:r>
        <w:r>
          <w:rPr>
            <w:noProof/>
            <w:webHidden/>
          </w:rPr>
        </w:r>
        <w:r>
          <w:rPr>
            <w:noProof/>
            <w:webHidden/>
          </w:rPr>
          <w:fldChar w:fldCharType="separate"/>
        </w:r>
        <w:r w:rsidR="00610384">
          <w:rPr>
            <w:noProof/>
            <w:webHidden/>
          </w:rPr>
          <w:t>15</w:t>
        </w:r>
        <w:r>
          <w:rPr>
            <w:noProof/>
            <w:webHidden/>
          </w:rPr>
          <w:fldChar w:fldCharType="end"/>
        </w:r>
      </w:hyperlink>
    </w:p>
    <w:p w14:paraId="152F7919" w14:textId="6E88827A"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4" w:history="1">
        <w:r w:rsidRPr="00D607D3">
          <w:rPr>
            <w:rStyle w:val="Hyperlink"/>
            <w:noProof/>
          </w:rPr>
          <w:t>3.1.2.3</w:t>
        </w:r>
        <w:r>
          <w:rPr>
            <w:rFonts w:asciiTheme="minorHAnsi" w:eastAsiaTheme="minorEastAsia" w:hAnsiTheme="minorHAnsi"/>
            <w:i w:val="0"/>
            <w:noProof/>
            <w:kern w:val="2"/>
            <w:szCs w:val="24"/>
            <w:lang w:eastAsia="pt-BR"/>
            <w14:ligatures w14:val="standardContextual"/>
          </w:rPr>
          <w:tab/>
        </w:r>
        <w:r w:rsidRPr="00D607D3">
          <w:rPr>
            <w:rStyle w:val="Hyperlink"/>
            <w:noProof/>
          </w:rPr>
          <w:t>Linguagens de programação Pré-SGBDs</w:t>
        </w:r>
        <w:r>
          <w:rPr>
            <w:noProof/>
            <w:webHidden/>
          </w:rPr>
          <w:tab/>
        </w:r>
        <w:r>
          <w:rPr>
            <w:noProof/>
            <w:webHidden/>
          </w:rPr>
          <w:fldChar w:fldCharType="begin"/>
        </w:r>
        <w:r>
          <w:rPr>
            <w:noProof/>
            <w:webHidden/>
          </w:rPr>
          <w:instrText xml:space="preserve"> PAGEREF _Toc208996044 \h </w:instrText>
        </w:r>
        <w:r>
          <w:rPr>
            <w:noProof/>
            <w:webHidden/>
          </w:rPr>
        </w:r>
        <w:r>
          <w:rPr>
            <w:noProof/>
            <w:webHidden/>
          </w:rPr>
          <w:fldChar w:fldCharType="separate"/>
        </w:r>
        <w:r w:rsidR="00610384">
          <w:rPr>
            <w:noProof/>
            <w:webHidden/>
          </w:rPr>
          <w:t>16</w:t>
        </w:r>
        <w:r>
          <w:rPr>
            <w:noProof/>
            <w:webHidden/>
          </w:rPr>
          <w:fldChar w:fldCharType="end"/>
        </w:r>
      </w:hyperlink>
    </w:p>
    <w:p w14:paraId="59457532" w14:textId="254E2EC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5" w:history="1">
        <w:r w:rsidRPr="00D607D3">
          <w:rPr>
            <w:rStyle w:val="Hyperlink"/>
            <w:noProof/>
          </w:rPr>
          <w:t>3.1.3</w:t>
        </w:r>
        <w:r>
          <w:rPr>
            <w:rFonts w:asciiTheme="minorHAnsi" w:eastAsiaTheme="minorEastAsia" w:hAnsiTheme="minorHAnsi"/>
            <w:b w:val="0"/>
            <w:noProof/>
            <w:kern w:val="2"/>
            <w:szCs w:val="24"/>
            <w:lang w:eastAsia="pt-BR"/>
            <w14:ligatures w14:val="standardContextual"/>
          </w:rPr>
          <w:tab/>
        </w:r>
        <w:r w:rsidRPr="00D607D3">
          <w:rPr>
            <w:rStyle w:val="Hyperlink"/>
            <w:noProof/>
          </w:rPr>
          <w:t xml:space="preserve">O CIATA e o </w:t>
        </w:r>
        <w:r w:rsidRPr="00D607D3">
          <w:rPr>
            <w:rStyle w:val="Hyperlink"/>
            <w:i/>
            <w:noProof/>
          </w:rPr>
          <w:t>Fit-For-Purpose</w:t>
        </w:r>
        <w:r>
          <w:rPr>
            <w:noProof/>
            <w:webHidden/>
          </w:rPr>
          <w:tab/>
        </w:r>
        <w:r>
          <w:rPr>
            <w:noProof/>
            <w:webHidden/>
          </w:rPr>
          <w:fldChar w:fldCharType="begin"/>
        </w:r>
        <w:r>
          <w:rPr>
            <w:noProof/>
            <w:webHidden/>
          </w:rPr>
          <w:instrText xml:space="preserve"> PAGEREF _Toc208996045 \h </w:instrText>
        </w:r>
        <w:r>
          <w:rPr>
            <w:noProof/>
            <w:webHidden/>
          </w:rPr>
        </w:r>
        <w:r>
          <w:rPr>
            <w:noProof/>
            <w:webHidden/>
          </w:rPr>
          <w:fldChar w:fldCharType="separate"/>
        </w:r>
        <w:r w:rsidR="00610384">
          <w:rPr>
            <w:noProof/>
            <w:webHidden/>
          </w:rPr>
          <w:t>17</w:t>
        </w:r>
        <w:r>
          <w:rPr>
            <w:noProof/>
            <w:webHidden/>
          </w:rPr>
          <w:fldChar w:fldCharType="end"/>
        </w:r>
      </w:hyperlink>
    </w:p>
    <w:p w14:paraId="58ADD315" w14:textId="269FFF6D"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6" w:history="1">
        <w:r w:rsidRPr="00D607D3">
          <w:rPr>
            <w:rStyle w:val="Hyperlink"/>
            <w:noProof/>
          </w:rPr>
          <w:t>3.1.4</w:t>
        </w:r>
        <w:r>
          <w:rPr>
            <w:rFonts w:asciiTheme="minorHAnsi" w:eastAsiaTheme="minorEastAsia" w:hAnsiTheme="minorHAnsi"/>
            <w:b w:val="0"/>
            <w:noProof/>
            <w:kern w:val="2"/>
            <w:szCs w:val="24"/>
            <w:lang w:eastAsia="pt-BR"/>
            <w14:ligatures w14:val="standardContextual"/>
          </w:rPr>
          <w:tab/>
        </w:r>
        <w:r w:rsidRPr="00D607D3">
          <w:rPr>
            <w:rStyle w:val="Hyperlink"/>
            <w:noProof/>
          </w:rPr>
          <w:t>O CIATA e o LADM</w:t>
        </w:r>
        <w:r>
          <w:rPr>
            <w:noProof/>
            <w:webHidden/>
          </w:rPr>
          <w:tab/>
        </w:r>
        <w:r>
          <w:rPr>
            <w:noProof/>
            <w:webHidden/>
          </w:rPr>
          <w:fldChar w:fldCharType="begin"/>
        </w:r>
        <w:r>
          <w:rPr>
            <w:noProof/>
            <w:webHidden/>
          </w:rPr>
          <w:instrText xml:space="preserve"> PAGEREF _Toc208996046 \h </w:instrText>
        </w:r>
        <w:r>
          <w:rPr>
            <w:noProof/>
            <w:webHidden/>
          </w:rPr>
        </w:r>
        <w:r>
          <w:rPr>
            <w:noProof/>
            <w:webHidden/>
          </w:rPr>
          <w:fldChar w:fldCharType="separate"/>
        </w:r>
        <w:r w:rsidR="00610384">
          <w:rPr>
            <w:noProof/>
            <w:webHidden/>
          </w:rPr>
          <w:t>18</w:t>
        </w:r>
        <w:r>
          <w:rPr>
            <w:noProof/>
            <w:webHidden/>
          </w:rPr>
          <w:fldChar w:fldCharType="end"/>
        </w:r>
      </w:hyperlink>
    </w:p>
    <w:p w14:paraId="1F87B741" w14:textId="7B355FA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7" w:history="1">
        <w:r w:rsidRPr="00D607D3">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D607D3">
          <w:rPr>
            <w:rStyle w:val="Hyperlink"/>
            <w:rFonts w:eastAsia="Times New Roman"/>
            <w:noProof/>
            <w:lang w:eastAsia="pt-BR"/>
          </w:rPr>
          <w:t>O CIATA e o CTM</w:t>
        </w:r>
        <w:r>
          <w:rPr>
            <w:noProof/>
            <w:webHidden/>
          </w:rPr>
          <w:tab/>
        </w:r>
        <w:r>
          <w:rPr>
            <w:noProof/>
            <w:webHidden/>
          </w:rPr>
          <w:fldChar w:fldCharType="begin"/>
        </w:r>
        <w:r>
          <w:rPr>
            <w:noProof/>
            <w:webHidden/>
          </w:rPr>
          <w:instrText xml:space="preserve"> PAGEREF _Toc208996047 \h </w:instrText>
        </w:r>
        <w:r>
          <w:rPr>
            <w:noProof/>
            <w:webHidden/>
          </w:rPr>
        </w:r>
        <w:r>
          <w:rPr>
            <w:noProof/>
            <w:webHidden/>
          </w:rPr>
          <w:fldChar w:fldCharType="separate"/>
        </w:r>
        <w:r w:rsidR="00610384">
          <w:rPr>
            <w:noProof/>
            <w:webHidden/>
          </w:rPr>
          <w:t>23</w:t>
        </w:r>
        <w:r>
          <w:rPr>
            <w:noProof/>
            <w:webHidden/>
          </w:rPr>
          <w:fldChar w:fldCharType="end"/>
        </w:r>
      </w:hyperlink>
    </w:p>
    <w:p w14:paraId="348DFE4C" w14:textId="1470BD2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8" w:history="1">
        <w:r w:rsidRPr="00D607D3">
          <w:rPr>
            <w:rStyle w:val="Hyperlink"/>
            <w:noProof/>
          </w:rPr>
          <w:t>3.1.6</w:t>
        </w:r>
        <w:r>
          <w:rPr>
            <w:rFonts w:asciiTheme="minorHAnsi" w:eastAsiaTheme="minorEastAsia" w:hAnsiTheme="minorHAnsi"/>
            <w:b w:val="0"/>
            <w:noProof/>
            <w:kern w:val="2"/>
            <w:szCs w:val="24"/>
            <w:lang w:eastAsia="pt-BR"/>
            <w14:ligatures w14:val="standardContextual"/>
          </w:rPr>
          <w:tab/>
        </w:r>
        <w:r w:rsidRPr="00D607D3">
          <w:rPr>
            <w:rStyle w:val="Hyperlink"/>
            <w:noProof/>
          </w:rPr>
          <w:t>Presença do CIATA nos cadastros imobiliários</w:t>
        </w:r>
        <w:r>
          <w:rPr>
            <w:noProof/>
            <w:webHidden/>
          </w:rPr>
          <w:tab/>
        </w:r>
        <w:r>
          <w:rPr>
            <w:noProof/>
            <w:webHidden/>
          </w:rPr>
          <w:fldChar w:fldCharType="begin"/>
        </w:r>
        <w:r>
          <w:rPr>
            <w:noProof/>
            <w:webHidden/>
          </w:rPr>
          <w:instrText xml:space="preserve"> PAGEREF _Toc208996048 \h </w:instrText>
        </w:r>
        <w:r>
          <w:rPr>
            <w:noProof/>
            <w:webHidden/>
          </w:rPr>
        </w:r>
        <w:r>
          <w:rPr>
            <w:noProof/>
            <w:webHidden/>
          </w:rPr>
          <w:fldChar w:fldCharType="separate"/>
        </w:r>
        <w:r w:rsidR="00610384">
          <w:rPr>
            <w:noProof/>
            <w:webHidden/>
          </w:rPr>
          <w:t>26</w:t>
        </w:r>
        <w:r>
          <w:rPr>
            <w:noProof/>
            <w:webHidden/>
          </w:rPr>
          <w:fldChar w:fldCharType="end"/>
        </w:r>
      </w:hyperlink>
    </w:p>
    <w:p w14:paraId="4661809A" w14:textId="046AB53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9" w:history="1">
        <w:r w:rsidRPr="00D607D3">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D607D3">
          <w:rPr>
            <w:rStyle w:val="Hyperlink"/>
            <w:noProof/>
            <w:lang w:eastAsia="pt-BR"/>
          </w:rPr>
          <w:t>O CIATA e o imageamento</w:t>
        </w:r>
        <w:r>
          <w:rPr>
            <w:noProof/>
            <w:webHidden/>
          </w:rPr>
          <w:tab/>
        </w:r>
        <w:r>
          <w:rPr>
            <w:noProof/>
            <w:webHidden/>
          </w:rPr>
          <w:fldChar w:fldCharType="begin"/>
        </w:r>
        <w:r>
          <w:rPr>
            <w:noProof/>
            <w:webHidden/>
          </w:rPr>
          <w:instrText xml:space="preserve"> PAGEREF _Toc208996049 \h </w:instrText>
        </w:r>
        <w:r>
          <w:rPr>
            <w:noProof/>
            <w:webHidden/>
          </w:rPr>
        </w:r>
        <w:r>
          <w:rPr>
            <w:noProof/>
            <w:webHidden/>
          </w:rPr>
          <w:fldChar w:fldCharType="separate"/>
        </w:r>
        <w:r w:rsidR="00610384">
          <w:rPr>
            <w:noProof/>
            <w:webHidden/>
          </w:rPr>
          <w:t>27</w:t>
        </w:r>
        <w:r>
          <w:rPr>
            <w:noProof/>
            <w:webHidden/>
          </w:rPr>
          <w:fldChar w:fldCharType="end"/>
        </w:r>
      </w:hyperlink>
    </w:p>
    <w:p w14:paraId="258F695E" w14:textId="5D16288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0" w:history="1">
        <w:r w:rsidRPr="00D607D3">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D607D3">
          <w:rPr>
            <w:rStyle w:val="Hyperlink"/>
            <w:noProof/>
            <w:lang w:eastAsia="pt-BR"/>
          </w:rPr>
          <w:t>O CIATA e a Lei Geral de Proteção de Dados (LGPD)</w:t>
        </w:r>
        <w:r>
          <w:rPr>
            <w:noProof/>
            <w:webHidden/>
          </w:rPr>
          <w:tab/>
        </w:r>
        <w:r>
          <w:rPr>
            <w:noProof/>
            <w:webHidden/>
          </w:rPr>
          <w:fldChar w:fldCharType="begin"/>
        </w:r>
        <w:r>
          <w:rPr>
            <w:noProof/>
            <w:webHidden/>
          </w:rPr>
          <w:instrText xml:space="preserve"> PAGEREF _Toc208996050 \h </w:instrText>
        </w:r>
        <w:r>
          <w:rPr>
            <w:noProof/>
            <w:webHidden/>
          </w:rPr>
        </w:r>
        <w:r>
          <w:rPr>
            <w:noProof/>
            <w:webHidden/>
          </w:rPr>
          <w:fldChar w:fldCharType="separate"/>
        </w:r>
        <w:r w:rsidR="00610384">
          <w:rPr>
            <w:noProof/>
            <w:webHidden/>
          </w:rPr>
          <w:t>28</w:t>
        </w:r>
        <w:r>
          <w:rPr>
            <w:noProof/>
            <w:webHidden/>
          </w:rPr>
          <w:fldChar w:fldCharType="end"/>
        </w:r>
      </w:hyperlink>
    </w:p>
    <w:p w14:paraId="09C9F153" w14:textId="54058D5C"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1" w:history="1">
        <w:r w:rsidRPr="00D607D3">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D607D3">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_Toc208996051 \h </w:instrText>
        </w:r>
        <w:r>
          <w:rPr>
            <w:noProof/>
            <w:webHidden/>
          </w:rPr>
        </w:r>
        <w:r>
          <w:rPr>
            <w:noProof/>
            <w:webHidden/>
          </w:rPr>
          <w:fldChar w:fldCharType="separate"/>
        </w:r>
        <w:r w:rsidR="00610384">
          <w:rPr>
            <w:noProof/>
            <w:webHidden/>
          </w:rPr>
          <w:t>29</w:t>
        </w:r>
        <w:r>
          <w:rPr>
            <w:noProof/>
            <w:webHidden/>
          </w:rPr>
          <w:fldChar w:fldCharType="end"/>
        </w:r>
      </w:hyperlink>
    </w:p>
    <w:p w14:paraId="233BBD25" w14:textId="2E399331"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2" w:history="1">
        <w:r w:rsidRPr="00D607D3">
          <w:rPr>
            <w:rStyle w:val="Hyperlink"/>
            <w:noProof/>
          </w:rPr>
          <w:t>3.2.1</w:t>
        </w:r>
        <w:r>
          <w:rPr>
            <w:rFonts w:asciiTheme="minorHAnsi" w:eastAsiaTheme="minorEastAsia" w:hAnsiTheme="minorHAnsi"/>
            <w:b w:val="0"/>
            <w:noProof/>
            <w:kern w:val="2"/>
            <w:szCs w:val="24"/>
            <w:lang w:eastAsia="pt-BR"/>
            <w14:ligatures w14:val="standardContextual"/>
          </w:rPr>
          <w:tab/>
        </w:r>
        <w:r w:rsidRPr="00D607D3">
          <w:rPr>
            <w:rStyle w:val="Hyperlink"/>
            <w:noProof/>
          </w:rPr>
          <w:t>O CNEFE e o LADM</w:t>
        </w:r>
        <w:r>
          <w:rPr>
            <w:noProof/>
            <w:webHidden/>
          </w:rPr>
          <w:tab/>
        </w:r>
        <w:r>
          <w:rPr>
            <w:noProof/>
            <w:webHidden/>
          </w:rPr>
          <w:fldChar w:fldCharType="begin"/>
        </w:r>
        <w:r>
          <w:rPr>
            <w:noProof/>
            <w:webHidden/>
          </w:rPr>
          <w:instrText xml:space="preserve"> PAGEREF _Toc208996052 \h </w:instrText>
        </w:r>
        <w:r>
          <w:rPr>
            <w:noProof/>
            <w:webHidden/>
          </w:rPr>
        </w:r>
        <w:r>
          <w:rPr>
            <w:noProof/>
            <w:webHidden/>
          </w:rPr>
          <w:fldChar w:fldCharType="separate"/>
        </w:r>
        <w:r w:rsidR="00610384">
          <w:rPr>
            <w:noProof/>
            <w:webHidden/>
          </w:rPr>
          <w:t>31</w:t>
        </w:r>
        <w:r>
          <w:rPr>
            <w:noProof/>
            <w:webHidden/>
          </w:rPr>
          <w:fldChar w:fldCharType="end"/>
        </w:r>
      </w:hyperlink>
    </w:p>
    <w:p w14:paraId="45D3EC90" w14:textId="68BC316C"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3" w:history="1">
        <w:r w:rsidRPr="00D607D3">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D607D3">
          <w:rPr>
            <w:rStyle w:val="Hyperlink"/>
            <w:noProof/>
          </w:rPr>
          <w:t>OPENSTREETMAP – OSM</w:t>
        </w:r>
        <w:r>
          <w:rPr>
            <w:noProof/>
            <w:webHidden/>
          </w:rPr>
          <w:tab/>
        </w:r>
        <w:r>
          <w:rPr>
            <w:noProof/>
            <w:webHidden/>
          </w:rPr>
          <w:fldChar w:fldCharType="begin"/>
        </w:r>
        <w:r>
          <w:rPr>
            <w:noProof/>
            <w:webHidden/>
          </w:rPr>
          <w:instrText xml:space="preserve"> PAGEREF _Toc208996053 \h </w:instrText>
        </w:r>
        <w:r>
          <w:rPr>
            <w:noProof/>
            <w:webHidden/>
          </w:rPr>
        </w:r>
        <w:r>
          <w:rPr>
            <w:noProof/>
            <w:webHidden/>
          </w:rPr>
          <w:fldChar w:fldCharType="separate"/>
        </w:r>
        <w:r w:rsidR="00610384">
          <w:rPr>
            <w:noProof/>
            <w:webHidden/>
          </w:rPr>
          <w:t>33</w:t>
        </w:r>
        <w:r>
          <w:rPr>
            <w:noProof/>
            <w:webHidden/>
          </w:rPr>
          <w:fldChar w:fldCharType="end"/>
        </w:r>
      </w:hyperlink>
    </w:p>
    <w:p w14:paraId="6E272C06" w14:textId="033136EB"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4" w:history="1">
        <w:r w:rsidRPr="00D607D3">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D607D3">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_Toc208996054 \h </w:instrText>
        </w:r>
        <w:r>
          <w:rPr>
            <w:noProof/>
            <w:webHidden/>
          </w:rPr>
        </w:r>
        <w:r>
          <w:rPr>
            <w:noProof/>
            <w:webHidden/>
          </w:rPr>
          <w:fldChar w:fldCharType="separate"/>
        </w:r>
        <w:r w:rsidR="00610384">
          <w:rPr>
            <w:noProof/>
            <w:webHidden/>
          </w:rPr>
          <w:t>33</w:t>
        </w:r>
        <w:r>
          <w:rPr>
            <w:noProof/>
            <w:webHidden/>
          </w:rPr>
          <w:fldChar w:fldCharType="end"/>
        </w:r>
      </w:hyperlink>
    </w:p>
    <w:p w14:paraId="6FD0C89B" w14:textId="37518FD6"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5" w:history="1">
        <w:r w:rsidRPr="00D607D3">
          <w:rPr>
            <w:rStyle w:val="Hyperlink"/>
            <w:noProof/>
          </w:rPr>
          <w:t>3.4.1</w:t>
        </w:r>
        <w:r>
          <w:rPr>
            <w:rFonts w:asciiTheme="minorHAnsi" w:eastAsiaTheme="minorEastAsia" w:hAnsiTheme="minorHAnsi"/>
            <w:b w:val="0"/>
            <w:noProof/>
            <w:kern w:val="2"/>
            <w:szCs w:val="24"/>
            <w:lang w:eastAsia="pt-BR"/>
            <w14:ligatures w14:val="standardContextual"/>
          </w:rPr>
          <w:tab/>
        </w:r>
        <w:r w:rsidRPr="00D607D3">
          <w:rPr>
            <w:rStyle w:val="Hyperlink"/>
            <w:noProof/>
          </w:rPr>
          <w:t>Modelos de Bancos de Dados</w:t>
        </w:r>
        <w:r>
          <w:rPr>
            <w:noProof/>
            <w:webHidden/>
          </w:rPr>
          <w:tab/>
        </w:r>
        <w:r>
          <w:rPr>
            <w:noProof/>
            <w:webHidden/>
          </w:rPr>
          <w:fldChar w:fldCharType="begin"/>
        </w:r>
        <w:r>
          <w:rPr>
            <w:noProof/>
            <w:webHidden/>
          </w:rPr>
          <w:instrText xml:space="preserve"> PAGEREF _Toc208996055 \h </w:instrText>
        </w:r>
        <w:r>
          <w:rPr>
            <w:noProof/>
            <w:webHidden/>
          </w:rPr>
        </w:r>
        <w:r>
          <w:rPr>
            <w:noProof/>
            <w:webHidden/>
          </w:rPr>
          <w:fldChar w:fldCharType="separate"/>
        </w:r>
        <w:r w:rsidR="00610384">
          <w:rPr>
            <w:noProof/>
            <w:webHidden/>
          </w:rPr>
          <w:t>34</w:t>
        </w:r>
        <w:r>
          <w:rPr>
            <w:noProof/>
            <w:webHidden/>
          </w:rPr>
          <w:fldChar w:fldCharType="end"/>
        </w:r>
      </w:hyperlink>
    </w:p>
    <w:p w14:paraId="37ACC7D6" w14:textId="7BD8ECF6"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6" w:history="1">
        <w:r w:rsidRPr="00D607D3">
          <w:rPr>
            <w:rStyle w:val="Hyperlink"/>
            <w:noProof/>
          </w:rPr>
          <w:t>3.4.1.1</w:t>
        </w:r>
        <w:r>
          <w:rPr>
            <w:rFonts w:asciiTheme="minorHAnsi" w:eastAsiaTheme="minorEastAsia" w:hAnsiTheme="minorHAnsi"/>
            <w:i w:val="0"/>
            <w:noProof/>
            <w:kern w:val="2"/>
            <w:szCs w:val="24"/>
            <w:lang w:eastAsia="pt-BR"/>
            <w14:ligatures w14:val="standardContextual"/>
          </w:rPr>
          <w:tab/>
        </w:r>
        <w:r w:rsidRPr="00D607D3">
          <w:rPr>
            <w:rStyle w:val="Hyperlink"/>
            <w:noProof/>
          </w:rPr>
          <w:t>Modelo SGBD-Relacional</w:t>
        </w:r>
        <w:r>
          <w:rPr>
            <w:noProof/>
            <w:webHidden/>
          </w:rPr>
          <w:tab/>
        </w:r>
        <w:r>
          <w:rPr>
            <w:noProof/>
            <w:webHidden/>
          </w:rPr>
          <w:fldChar w:fldCharType="begin"/>
        </w:r>
        <w:r>
          <w:rPr>
            <w:noProof/>
            <w:webHidden/>
          </w:rPr>
          <w:instrText xml:space="preserve"> PAGEREF _Toc208996056 \h </w:instrText>
        </w:r>
        <w:r>
          <w:rPr>
            <w:noProof/>
            <w:webHidden/>
          </w:rPr>
        </w:r>
        <w:r>
          <w:rPr>
            <w:noProof/>
            <w:webHidden/>
          </w:rPr>
          <w:fldChar w:fldCharType="separate"/>
        </w:r>
        <w:r w:rsidR="00610384">
          <w:rPr>
            <w:noProof/>
            <w:webHidden/>
          </w:rPr>
          <w:t>34</w:t>
        </w:r>
        <w:r>
          <w:rPr>
            <w:noProof/>
            <w:webHidden/>
          </w:rPr>
          <w:fldChar w:fldCharType="end"/>
        </w:r>
      </w:hyperlink>
    </w:p>
    <w:p w14:paraId="7A7B3B60" w14:textId="5A592AAF"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7" w:history="1">
        <w:r w:rsidRPr="00D607D3">
          <w:rPr>
            <w:rStyle w:val="Hyperlink"/>
            <w:noProof/>
          </w:rPr>
          <w:t>3.4.1.2</w:t>
        </w:r>
        <w:r>
          <w:rPr>
            <w:rFonts w:asciiTheme="minorHAnsi" w:eastAsiaTheme="minorEastAsia" w:hAnsiTheme="minorHAnsi"/>
            <w:i w:val="0"/>
            <w:noProof/>
            <w:kern w:val="2"/>
            <w:szCs w:val="24"/>
            <w:lang w:eastAsia="pt-BR"/>
            <w14:ligatures w14:val="standardContextual"/>
          </w:rPr>
          <w:tab/>
        </w:r>
        <w:r w:rsidRPr="00D607D3">
          <w:rPr>
            <w:rStyle w:val="Hyperlink"/>
            <w:noProof/>
          </w:rPr>
          <w:t>Regras de integridade do SGBD-Relacional</w:t>
        </w:r>
        <w:r>
          <w:rPr>
            <w:noProof/>
            <w:webHidden/>
          </w:rPr>
          <w:tab/>
        </w:r>
        <w:r>
          <w:rPr>
            <w:noProof/>
            <w:webHidden/>
          </w:rPr>
          <w:fldChar w:fldCharType="begin"/>
        </w:r>
        <w:r>
          <w:rPr>
            <w:noProof/>
            <w:webHidden/>
          </w:rPr>
          <w:instrText xml:space="preserve"> PAGEREF _Toc208996057 \h </w:instrText>
        </w:r>
        <w:r>
          <w:rPr>
            <w:noProof/>
            <w:webHidden/>
          </w:rPr>
        </w:r>
        <w:r>
          <w:rPr>
            <w:noProof/>
            <w:webHidden/>
          </w:rPr>
          <w:fldChar w:fldCharType="separate"/>
        </w:r>
        <w:r w:rsidR="00610384">
          <w:rPr>
            <w:noProof/>
            <w:webHidden/>
          </w:rPr>
          <w:t>35</w:t>
        </w:r>
        <w:r>
          <w:rPr>
            <w:noProof/>
            <w:webHidden/>
          </w:rPr>
          <w:fldChar w:fldCharType="end"/>
        </w:r>
      </w:hyperlink>
    </w:p>
    <w:p w14:paraId="64A1BB86" w14:textId="61C816C9"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8" w:history="1">
        <w:r w:rsidRPr="00D607D3">
          <w:rPr>
            <w:rStyle w:val="Hyperlink"/>
            <w:noProof/>
          </w:rPr>
          <w:t>3.4.2</w:t>
        </w:r>
        <w:r>
          <w:rPr>
            <w:rFonts w:asciiTheme="minorHAnsi" w:eastAsiaTheme="minorEastAsia" w:hAnsiTheme="minorHAnsi"/>
            <w:b w:val="0"/>
            <w:noProof/>
            <w:kern w:val="2"/>
            <w:szCs w:val="24"/>
            <w:lang w:eastAsia="pt-BR"/>
            <w14:ligatures w14:val="standardContextual"/>
          </w:rPr>
          <w:tab/>
        </w:r>
        <w:r w:rsidRPr="00D607D3">
          <w:rPr>
            <w:rStyle w:val="Hyperlink"/>
            <w:noProof/>
          </w:rPr>
          <w:t>Banco de dados geográficos</w:t>
        </w:r>
        <w:r>
          <w:rPr>
            <w:noProof/>
            <w:webHidden/>
          </w:rPr>
          <w:tab/>
        </w:r>
        <w:r>
          <w:rPr>
            <w:noProof/>
            <w:webHidden/>
          </w:rPr>
          <w:fldChar w:fldCharType="begin"/>
        </w:r>
        <w:r>
          <w:rPr>
            <w:noProof/>
            <w:webHidden/>
          </w:rPr>
          <w:instrText xml:space="preserve"> PAGEREF _Toc208996058 \h </w:instrText>
        </w:r>
        <w:r>
          <w:rPr>
            <w:noProof/>
            <w:webHidden/>
          </w:rPr>
        </w:r>
        <w:r>
          <w:rPr>
            <w:noProof/>
            <w:webHidden/>
          </w:rPr>
          <w:fldChar w:fldCharType="separate"/>
        </w:r>
        <w:r w:rsidR="00610384">
          <w:rPr>
            <w:noProof/>
            <w:webHidden/>
          </w:rPr>
          <w:t>36</w:t>
        </w:r>
        <w:r>
          <w:rPr>
            <w:noProof/>
            <w:webHidden/>
          </w:rPr>
          <w:fldChar w:fldCharType="end"/>
        </w:r>
      </w:hyperlink>
    </w:p>
    <w:p w14:paraId="2BA3E204" w14:textId="47385652"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9" w:history="1">
        <w:r w:rsidRPr="00D607D3">
          <w:rPr>
            <w:rStyle w:val="Hyperlink"/>
            <w:noProof/>
          </w:rPr>
          <w:t>3.4.2.1</w:t>
        </w:r>
        <w:r>
          <w:rPr>
            <w:rFonts w:asciiTheme="minorHAnsi" w:eastAsiaTheme="minorEastAsia" w:hAnsiTheme="minorHAnsi"/>
            <w:i w:val="0"/>
            <w:noProof/>
            <w:kern w:val="2"/>
            <w:szCs w:val="24"/>
            <w:lang w:eastAsia="pt-BR"/>
            <w14:ligatures w14:val="standardContextual"/>
          </w:rPr>
          <w:tab/>
        </w:r>
        <w:r w:rsidRPr="00D607D3">
          <w:rPr>
            <w:rStyle w:val="Hyperlink"/>
            <w:noProof/>
          </w:rPr>
          <w:t>Operações geográficas</w:t>
        </w:r>
        <w:r>
          <w:rPr>
            <w:noProof/>
            <w:webHidden/>
          </w:rPr>
          <w:tab/>
        </w:r>
        <w:r>
          <w:rPr>
            <w:noProof/>
            <w:webHidden/>
          </w:rPr>
          <w:fldChar w:fldCharType="begin"/>
        </w:r>
        <w:r>
          <w:rPr>
            <w:noProof/>
            <w:webHidden/>
          </w:rPr>
          <w:instrText xml:space="preserve"> PAGEREF _Toc208996059 \h </w:instrText>
        </w:r>
        <w:r>
          <w:rPr>
            <w:noProof/>
            <w:webHidden/>
          </w:rPr>
        </w:r>
        <w:r>
          <w:rPr>
            <w:noProof/>
            <w:webHidden/>
          </w:rPr>
          <w:fldChar w:fldCharType="separate"/>
        </w:r>
        <w:r w:rsidR="00610384">
          <w:rPr>
            <w:noProof/>
            <w:webHidden/>
          </w:rPr>
          <w:t>36</w:t>
        </w:r>
        <w:r>
          <w:rPr>
            <w:noProof/>
            <w:webHidden/>
          </w:rPr>
          <w:fldChar w:fldCharType="end"/>
        </w:r>
      </w:hyperlink>
    </w:p>
    <w:p w14:paraId="4922813A" w14:textId="5B8B4B26"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60" w:history="1">
        <w:r w:rsidRPr="00D607D3">
          <w:rPr>
            <w:rStyle w:val="Hyperlink"/>
            <w:noProof/>
          </w:rPr>
          <w:t>3.4.3</w:t>
        </w:r>
        <w:r>
          <w:rPr>
            <w:rFonts w:asciiTheme="minorHAnsi" w:eastAsiaTheme="minorEastAsia" w:hAnsiTheme="minorHAnsi"/>
            <w:b w:val="0"/>
            <w:noProof/>
            <w:kern w:val="2"/>
            <w:szCs w:val="24"/>
            <w:lang w:eastAsia="pt-BR"/>
            <w14:ligatures w14:val="standardContextual"/>
          </w:rPr>
          <w:tab/>
        </w:r>
        <w:r w:rsidRPr="00D607D3">
          <w:rPr>
            <w:rStyle w:val="Hyperlink"/>
            <w:noProof/>
          </w:rPr>
          <w:t>Chaves primárias de classes georreferenciadas</w:t>
        </w:r>
        <w:r>
          <w:rPr>
            <w:noProof/>
            <w:webHidden/>
          </w:rPr>
          <w:tab/>
        </w:r>
        <w:r>
          <w:rPr>
            <w:noProof/>
            <w:webHidden/>
          </w:rPr>
          <w:fldChar w:fldCharType="begin"/>
        </w:r>
        <w:r>
          <w:rPr>
            <w:noProof/>
            <w:webHidden/>
          </w:rPr>
          <w:instrText xml:space="preserve"> PAGEREF _Toc208996060 \h </w:instrText>
        </w:r>
        <w:r>
          <w:rPr>
            <w:noProof/>
            <w:webHidden/>
          </w:rPr>
        </w:r>
        <w:r>
          <w:rPr>
            <w:noProof/>
            <w:webHidden/>
          </w:rPr>
          <w:fldChar w:fldCharType="separate"/>
        </w:r>
        <w:r w:rsidR="00610384">
          <w:rPr>
            <w:noProof/>
            <w:webHidden/>
          </w:rPr>
          <w:t>36</w:t>
        </w:r>
        <w:r>
          <w:rPr>
            <w:noProof/>
            <w:webHidden/>
          </w:rPr>
          <w:fldChar w:fldCharType="end"/>
        </w:r>
      </w:hyperlink>
    </w:p>
    <w:p w14:paraId="4BC47CBD" w14:textId="6109A207"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1" w:history="1">
        <w:r w:rsidRPr="00D607D3">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D607D3">
          <w:rPr>
            <w:rStyle w:val="Hyperlink"/>
            <w:noProof/>
          </w:rPr>
          <w:t>Cadastro Imobiliário e Georreferenciamento.</w:t>
        </w:r>
        <w:r>
          <w:rPr>
            <w:noProof/>
            <w:webHidden/>
          </w:rPr>
          <w:tab/>
        </w:r>
        <w:r>
          <w:rPr>
            <w:noProof/>
            <w:webHidden/>
          </w:rPr>
          <w:fldChar w:fldCharType="begin"/>
        </w:r>
        <w:r>
          <w:rPr>
            <w:noProof/>
            <w:webHidden/>
          </w:rPr>
          <w:instrText xml:space="preserve"> PAGEREF _Toc208996061 \h </w:instrText>
        </w:r>
        <w:r>
          <w:rPr>
            <w:noProof/>
            <w:webHidden/>
          </w:rPr>
        </w:r>
        <w:r>
          <w:rPr>
            <w:noProof/>
            <w:webHidden/>
          </w:rPr>
          <w:fldChar w:fldCharType="separate"/>
        </w:r>
        <w:r w:rsidR="00610384">
          <w:rPr>
            <w:noProof/>
            <w:webHidden/>
          </w:rPr>
          <w:t>36</w:t>
        </w:r>
        <w:r>
          <w:rPr>
            <w:noProof/>
            <w:webHidden/>
          </w:rPr>
          <w:fldChar w:fldCharType="end"/>
        </w:r>
      </w:hyperlink>
    </w:p>
    <w:p w14:paraId="4BF2435D" w14:textId="2EFCAD28"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62" w:history="1">
        <w:r w:rsidRPr="00D607D3">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Metodologia da pesquisa</w:t>
        </w:r>
        <w:r>
          <w:rPr>
            <w:noProof/>
            <w:webHidden/>
          </w:rPr>
          <w:tab/>
        </w:r>
        <w:r>
          <w:rPr>
            <w:noProof/>
            <w:webHidden/>
          </w:rPr>
          <w:fldChar w:fldCharType="begin"/>
        </w:r>
        <w:r>
          <w:rPr>
            <w:noProof/>
            <w:webHidden/>
          </w:rPr>
          <w:instrText xml:space="preserve"> PAGEREF _Toc208996062 \h </w:instrText>
        </w:r>
        <w:r>
          <w:rPr>
            <w:noProof/>
            <w:webHidden/>
          </w:rPr>
        </w:r>
        <w:r>
          <w:rPr>
            <w:noProof/>
            <w:webHidden/>
          </w:rPr>
          <w:fldChar w:fldCharType="separate"/>
        </w:r>
        <w:r w:rsidR="00610384">
          <w:rPr>
            <w:noProof/>
            <w:webHidden/>
          </w:rPr>
          <w:t>37</w:t>
        </w:r>
        <w:r>
          <w:rPr>
            <w:noProof/>
            <w:webHidden/>
          </w:rPr>
          <w:fldChar w:fldCharType="end"/>
        </w:r>
      </w:hyperlink>
    </w:p>
    <w:p w14:paraId="280F256C" w14:textId="3E62CF3B"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3" w:history="1">
        <w:r w:rsidRPr="00D607D3">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D607D3">
          <w:rPr>
            <w:rStyle w:val="Hyperlink"/>
            <w:noProof/>
          </w:rPr>
          <w:t>Ferramentas</w:t>
        </w:r>
        <w:r>
          <w:rPr>
            <w:noProof/>
            <w:webHidden/>
          </w:rPr>
          <w:tab/>
        </w:r>
        <w:r>
          <w:rPr>
            <w:noProof/>
            <w:webHidden/>
          </w:rPr>
          <w:fldChar w:fldCharType="begin"/>
        </w:r>
        <w:r>
          <w:rPr>
            <w:noProof/>
            <w:webHidden/>
          </w:rPr>
          <w:instrText xml:space="preserve"> PAGEREF _Toc208996063 \h </w:instrText>
        </w:r>
        <w:r>
          <w:rPr>
            <w:noProof/>
            <w:webHidden/>
          </w:rPr>
        </w:r>
        <w:r>
          <w:rPr>
            <w:noProof/>
            <w:webHidden/>
          </w:rPr>
          <w:fldChar w:fldCharType="separate"/>
        </w:r>
        <w:r w:rsidR="00610384">
          <w:rPr>
            <w:noProof/>
            <w:webHidden/>
          </w:rPr>
          <w:t>37</w:t>
        </w:r>
        <w:r>
          <w:rPr>
            <w:noProof/>
            <w:webHidden/>
          </w:rPr>
          <w:fldChar w:fldCharType="end"/>
        </w:r>
      </w:hyperlink>
    </w:p>
    <w:p w14:paraId="681B6385" w14:textId="07925B0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64" w:history="1">
        <w:r w:rsidRPr="00D607D3">
          <w:rPr>
            <w:rStyle w:val="Hyperlink"/>
            <w:noProof/>
          </w:rPr>
          <w:t>4.1.1</w:t>
        </w:r>
        <w:r>
          <w:rPr>
            <w:rFonts w:asciiTheme="minorHAnsi" w:eastAsiaTheme="minorEastAsia" w:hAnsiTheme="minorHAnsi"/>
            <w:b w:val="0"/>
            <w:noProof/>
            <w:kern w:val="2"/>
            <w:szCs w:val="24"/>
            <w:lang w:eastAsia="pt-BR"/>
            <w14:ligatures w14:val="standardContextual"/>
          </w:rPr>
          <w:tab/>
        </w:r>
        <w:r w:rsidRPr="00D607D3">
          <w:rPr>
            <w:rStyle w:val="Hyperlink"/>
            <w:noProof/>
          </w:rPr>
          <w:t>Arquitetura do sistema.</w:t>
        </w:r>
        <w:r>
          <w:rPr>
            <w:noProof/>
            <w:webHidden/>
          </w:rPr>
          <w:tab/>
        </w:r>
        <w:r>
          <w:rPr>
            <w:noProof/>
            <w:webHidden/>
          </w:rPr>
          <w:fldChar w:fldCharType="begin"/>
        </w:r>
        <w:r>
          <w:rPr>
            <w:noProof/>
            <w:webHidden/>
          </w:rPr>
          <w:instrText xml:space="preserve"> PAGEREF _Toc208996064 \h </w:instrText>
        </w:r>
        <w:r>
          <w:rPr>
            <w:noProof/>
            <w:webHidden/>
          </w:rPr>
        </w:r>
        <w:r>
          <w:rPr>
            <w:noProof/>
            <w:webHidden/>
          </w:rPr>
          <w:fldChar w:fldCharType="separate"/>
        </w:r>
        <w:r w:rsidR="00610384">
          <w:rPr>
            <w:noProof/>
            <w:webHidden/>
          </w:rPr>
          <w:t>37</w:t>
        </w:r>
        <w:r>
          <w:rPr>
            <w:noProof/>
            <w:webHidden/>
          </w:rPr>
          <w:fldChar w:fldCharType="end"/>
        </w:r>
      </w:hyperlink>
    </w:p>
    <w:p w14:paraId="7DC5C37F" w14:textId="629B4B53"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5" w:history="1">
        <w:r w:rsidRPr="00D607D3">
          <w:rPr>
            <w:rStyle w:val="Hyperlink"/>
            <w:noProof/>
          </w:rPr>
          <w:t>4.1.1.1</w:t>
        </w:r>
        <w:r>
          <w:rPr>
            <w:rFonts w:asciiTheme="minorHAnsi" w:eastAsiaTheme="minorEastAsia" w:hAnsiTheme="minorHAnsi"/>
            <w:i w:val="0"/>
            <w:noProof/>
            <w:kern w:val="2"/>
            <w:szCs w:val="24"/>
            <w:lang w:eastAsia="pt-BR"/>
            <w14:ligatures w14:val="standardContextual"/>
          </w:rPr>
          <w:tab/>
        </w:r>
        <w:r w:rsidRPr="00D607D3">
          <w:rPr>
            <w:rStyle w:val="Hyperlink"/>
            <w:noProof/>
          </w:rPr>
          <w:t>Banco de dados</w:t>
        </w:r>
        <w:r>
          <w:rPr>
            <w:noProof/>
            <w:webHidden/>
          </w:rPr>
          <w:tab/>
        </w:r>
        <w:r>
          <w:rPr>
            <w:noProof/>
            <w:webHidden/>
          </w:rPr>
          <w:fldChar w:fldCharType="begin"/>
        </w:r>
        <w:r>
          <w:rPr>
            <w:noProof/>
            <w:webHidden/>
          </w:rPr>
          <w:instrText xml:space="preserve"> PAGEREF _Toc208996065 \h </w:instrText>
        </w:r>
        <w:r>
          <w:rPr>
            <w:noProof/>
            <w:webHidden/>
          </w:rPr>
        </w:r>
        <w:r>
          <w:rPr>
            <w:noProof/>
            <w:webHidden/>
          </w:rPr>
          <w:fldChar w:fldCharType="separate"/>
        </w:r>
        <w:r w:rsidR="00610384">
          <w:rPr>
            <w:noProof/>
            <w:webHidden/>
          </w:rPr>
          <w:t>38</w:t>
        </w:r>
        <w:r>
          <w:rPr>
            <w:noProof/>
            <w:webHidden/>
          </w:rPr>
          <w:fldChar w:fldCharType="end"/>
        </w:r>
      </w:hyperlink>
    </w:p>
    <w:p w14:paraId="26E9EBB4" w14:textId="3E70A852"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6" w:history="1">
        <w:r w:rsidRPr="00D607D3">
          <w:rPr>
            <w:rStyle w:val="Hyperlink"/>
            <w:noProof/>
          </w:rPr>
          <w:t>4.1.1.2</w:t>
        </w:r>
        <w:r>
          <w:rPr>
            <w:rFonts w:asciiTheme="minorHAnsi" w:eastAsiaTheme="minorEastAsia" w:hAnsiTheme="minorHAnsi"/>
            <w:i w:val="0"/>
            <w:noProof/>
            <w:kern w:val="2"/>
            <w:szCs w:val="24"/>
            <w:lang w:eastAsia="pt-BR"/>
            <w14:ligatures w14:val="standardContextual"/>
          </w:rPr>
          <w:tab/>
        </w:r>
        <w:r w:rsidRPr="00D607D3">
          <w:rPr>
            <w:rStyle w:val="Hyperlink"/>
            <w:noProof/>
          </w:rPr>
          <w:t>Linguagem de programação</w:t>
        </w:r>
        <w:r>
          <w:rPr>
            <w:noProof/>
            <w:webHidden/>
          </w:rPr>
          <w:tab/>
        </w:r>
        <w:r>
          <w:rPr>
            <w:noProof/>
            <w:webHidden/>
          </w:rPr>
          <w:fldChar w:fldCharType="begin"/>
        </w:r>
        <w:r>
          <w:rPr>
            <w:noProof/>
            <w:webHidden/>
          </w:rPr>
          <w:instrText xml:space="preserve"> PAGEREF _Toc208996066 \h </w:instrText>
        </w:r>
        <w:r>
          <w:rPr>
            <w:noProof/>
            <w:webHidden/>
          </w:rPr>
        </w:r>
        <w:r>
          <w:rPr>
            <w:noProof/>
            <w:webHidden/>
          </w:rPr>
          <w:fldChar w:fldCharType="separate"/>
        </w:r>
        <w:r w:rsidR="00610384">
          <w:rPr>
            <w:noProof/>
            <w:webHidden/>
          </w:rPr>
          <w:t>38</w:t>
        </w:r>
        <w:r>
          <w:rPr>
            <w:noProof/>
            <w:webHidden/>
          </w:rPr>
          <w:fldChar w:fldCharType="end"/>
        </w:r>
      </w:hyperlink>
    </w:p>
    <w:p w14:paraId="770428EF" w14:textId="39508D06"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7" w:history="1">
        <w:r w:rsidRPr="00D607D3">
          <w:rPr>
            <w:rStyle w:val="Hyperlink"/>
            <w:noProof/>
          </w:rPr>
          <w:t>4.1.1.3</w:t>
        </w:r>
        <w:r>
          <w:rPr>
            <w:rFonts w:asciiTheme="minorHAnsi" w:eastAsiaTheme="minorEastAsia" w:hAnsiTheme="minorHAnsi"/>
            <w:i w:val="0"/>
            <w:noProof/>
            <w:kern w:val="2"/>
            <w:szCs w:val="24"/>
            <w:lang w:eastAsia="pt-BR"/>
            <w14:ligatures w14:val="standardContextual"/>
          </w:rPr>
          <w:tab/>
        </w:r>
        <w:r w:rsidRPr="00D607D3">
          <w:rPr>
            <w:rStyle w:val="Hyperlink"/>
            <w:noProof/>
          </w:rPr>
          <w:t>Biblioteca de visualização geográfica</w:t>
        </w:r>
        <w:r>
          <w:rPr>
            <w:noProof/>
            <w:webHidden/>
          </w:rPr>
          <w:tab/>
        </w:r>
        <w:r>
          <w:rPr>
            <w:noProof/>
            <w:webHidden/>
          </w:rPr>
          <w:fldChar w:fldCharType="begin"/>
        </w:r>
        <w:r>
          <w:rPr>
            <w:noProof/>
            <w:webHidden/>
          </w:rPr>
          <w:instrText xml:space="preserve"> PAGEREF _Toc208996067 \h </w:instrText>
        </w:r>
        <w:r>
          <w:rPr>
            <w:noProof/>
            <w:webHidden/>
          </w:rPr>
        </w:r>
        <w:r>
          <w:rPr>
            <w:noProof/>
            <w:webHidden/>
          </w:rPr>
          <w:fldChar w:fldCharType="separate"/>
        </w:r>
        <w:r w:rsidR="00610384">
          <w:rPr>
            <w:noProof/>
            <w:webHidden/>
          </w:rPr>
          <w:t>38</w:t>
        </w:r>
        <w:r>
          <w:rPr>
            <w:noProof/>
            <w:webHidden/>
          </w:rPr>
          <w:fldChar w:fldCharType="end"/>
        </w:r>
      </w:hyperlink>
    </w:p>
    <w:p w14:paraId="75A36324" w14:textId="224EFB3D"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8" w:history="1">
        <w:r w:rsidRPr="00D607D3">
          <w:rPr>
            <w:rStyle w:val="Hyperlink"/>
            <w:noProof/>
          </w:rPr>
          <w:t>4.1.1.4</w:t>
        </w:r>
        <w:r>
          <w:rPr>
            <w:rFonts w:asciiTheme="minorHAnsi" w:eastAsiaTheme="minorEastAsia" w:hAnsiTheme="minorHAnsi"/>
            <w:i w:val="0"/>
            <w:noProof/>
            <w:kern w:val="2"/>
            <w:szCs w:val="24"/>
            <w:lang w:eastAsia="pt-BR"/>
            <w14:ligatures w14:val="standardContextual"/>
          </w:rPr>
          <w:tab/>
        </w:r>
        <w:r w:rsidRPr="00D607D3">
          <w:rPr>
            <w:rStyle w:val="Hyperlink"/>
            <w:noProof/>
          </w:rPr>
          <w:t>Sistema de Informação Geográfica – SIG</w:t>
        </w:r>
        <w:r>
          <w:rPr>
            <w:noProof/>
            <w:webHidden/>
          </w:rPr>
          <w:tab/>
        </w:r>
        <w:r>
          <w:rPr>
            <w:noProof/>
            <w:webHidden/>
          </w:rPr>
          <w:fldChar w:fldCharType="begin"/>
        </w:r>
        <w:r>
          <w:rPr>
            <w:noProof/>
            <w:webHidden/>
          </w:rPr>
          <w:instrText xml:space="preserve"> PAGEREF _Toc208996068 \h </w:instrText>
        </w:r>
        <w:r>
          <w:rPr>
            <w:noProof/>
            <w:webHidden/>
          </w:rPr>
        </w:r>
        <w:r>
          <w:rPr>
            <w:noProof/>
            <w:webHidden/>
          </w:rPr>
          <w:fldChar w:fldCharType="separate"/>
        </w:r>
        <w:r w:rsidR="00610384">
          <w:rPr>
            <w:noProof/>
            <w:webHidden/>
          </w:rPr>
          <w:t>38</w:t>
        </w:r>
        <w:r>
          <w:rPr>
            <w:noProof/>
            <w:webHidden/>
          </w:rPr>
          <w:fldChar w:fldCharType="end"/>
        </w:r>
      </w:hyperlink>
    </w:p>
    <w:p w14:paraId="181F41E9" w14:textId="36F3EE7F"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9" w:history="1">
        <w:r w:rsidRPr="00D607D3">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D607D3">
          <w:rPr>
            <w:rStyle w:val="Hyperlink"/>
            <w:noProof/>
          </w:rPr>
          <w:t>METODOLOGIA</w:t>
        </w:r>
        <w:r>
          <w:rPr>
            <w:noProof/>
            <w:webHidden/>
          </w:rPr>
          <w:tab/>
        </w:r>
        <w:r>
          <w:rPr>
            <w:noProof/>
            <w:webHidden/>
          </w:rPr>
          <w:fldChar w:fldCharType="begin"/>
        </w:r>
        <w:r>
          <w:rPr>
            <w:noProof/>
            <w:webHidden/>
          </w:rPr>
          <w:instrText xml:space="preserve"> PAGEREF _Toc208996069 \h </w:instrText>
        </w:r>
        <w:r>
          <w:rPr>
            <w:noProof/>
            <w:webHidden/>
          </w:rPr>
        </w:r>
        <w:r>
          <w:rPr>
            <w:noProof/>
            <w:webHidden/>
          </w:rPr>
          <w:fldChar w:fldCharType="separate"/>
        </w:r>
        <w:r w:rsidR="00610384">
          <w:rPr>
            <w:noProof/>
            <w:webHidden/>
          </w:rPr>
          <w:t>38</w:t>
        </w:r>
        <w:r>
          <w:rPr>
            <w:noProof/>
            <w:webHidden/>
          </w:rPr>
          <w:fldChar w:fldCharType="end"/>
        </w:r>
      </w:hyperlink>
    </w:p>
    <w:p w14:paraId="0230356E" w14:textId="7DF0546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0" w:history="1">
        <w:r w:rsidRPr="00D607D3">
          <w:rPr>
            <w:rStyle w:val="Hyperlink"/>
            <w:noProof/>
          </w:rPr>
          <w:t>4.2.1</w:t>
        </w:r>
        <w:r>
          <w:rPr>
            <w:rFonts w:asciiTheme="minorHAnsi" w:eastAsiaTheme="minorEastAsia" w:hAnsiTheme="minorHAnsi"/>
            <w:b w:val="0"/>
            <w:noProof/>
            <w:kern w:val="2"/>
            <w:szCs w:val="24"/>
            <w:lang w:eastAsia="pt-BR"/>
            <w14:ligatures w14:val="standardContextual"/>
          </w:rPr>
          <w:tab/>
        </w:r>
        <w:r w:rsidRPr="00D607D3">
          <w:rPr>
            <w:rStyle w:val="Hyperlink"/>
            <w:noProof/>
          </w:rPr>
          <w:t>Integração das Bases</w:t>
        </w:r>
        <w:r>
          <w:rPr>
            <w:noProof/>
            <w:webHidden/>
          </w:rPr>
          <w:tab/>
        </w:r>
        <w:r>
          <w:rPr>
            <w:noProof/>
            <w:webHidden/>
          </w:rPr>
          <w:fldChar w:fldCharType="begin"/>
        </w:r>
        <w:r>
          <w:rPr>
            <w:noProof/>
            <w:webHidden/>
          </w:rPr>
          <w:instrText xml:space="preserve"> PAGEREF _Toc208996070 \h </w:instrText>
        </w:r>
        <w:r>
          <w:rPr>
            <w:noProof/>
            <w:webHidden/>
          </w:rPr>
        </w:r>
        <w:r>
          <w:rPr>
            <w:noProof/>
            <w:webHidden/>
          </w:rPr>
          <w:fldChar w:fldCharType="separate"/>
        </w:r>
        <w:r w:rsidR="00610384">
          <w:rPr>
            <w:noProof/>
            <w:webHidden/>
          </w:rPr>
          <w:t>38</w:t>
        </w:r>
        <w:r>
          <w:rPr>
            <w:noProof/>
            <w:webHidden/>
          </w:rPr>
          <w:fldChar w:fldCharType="end"/>
        </w:r>
      </w:hyperlink>
    </w:p>
    <w:p w14:paraId="0E7E6FC4" w14:textId="51403912"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71" w:history="1">
        <w:r w:rsidRPr="00D607D3">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D607D3">
          <w:rPr>
            <w:rStyle w:val="Hyperlink"/>
            <w:noProof/>
          </w:rPr>
          <w:t>Etapas</w:t>
        </w:r>
        <w:r>
          <w:rPr>
            <w:noProof/>
            <w:webHidden/>
          </w:rPr>
          <w:tab/>
        </w:r>
        <w:r>
          <w:rPr>
            <w:noProof/>
            <w:webHidden/>
          </w:rPr>
          <w:fldChar w:fldCharType="begin"/>
        </w:r>
        <w:r>
          <w:rPr>
            <w:noProof/>
            <w:webHidden/>
          </w:rPr>
          <w:instrText xml:space="preserve"> PAGEREF _Toc208996071 \h </w:instrText>
        </w:r>
        <w:r>
          <w:rPr>
            <w:noProof/>
            <w:webHidden/>
          </w:rPr>
        </w:r>
        <w:r>
          <w:rPr>
            <w:noProof/>
            <w:webHidden/>
          </w:rPr>
          <w:fldChar w:fldCharType="separate"/>
        </w:r>
        <w:r w:rsidR="00610384">
          <w:rPr>
            <w:noProof/>
            <w:webHidden/>
          </w:rPr>
          <w:t>43</w:t>
        </w:r>
        <w:r>
          <w:rPr>
            <w:noProof/>
            <w:webHidden/>
          </w:rPr>
          <w:fldChar w:fldCharType="end"/>
        </w:r>
      </w:hyperlink>
    </w:p>
    <w:p w14:paraId="23926B87" w14:textId="7B2A967C"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2" w:history="1">
        <w:r w:rsidRPr="00D607D3">
          <w:rPr>
            <w:rStyle w:val="Hyperlink"/>
            <w:noProof/>
          </w:rPr>
          <w:t>4.3.1</w:t>
        </w:r>
        <w:r>
          <w:rPr>
            <w:rFonts w:asciiTheme="minorHAnsi" w:eastAsiaTheme="minorEastAsia" w:hAnsiTheme="minorHAnsi"/>
            <w:b w:val="0"/>
            <w:noProof/>
            <w:kern w:val="2"/>
            <w:szCs w:val="24"/>
            <w:lang w:eastAsia="pt-BR"/>
            <w14:ligatures w14:val="standardContextual"/>
          </w:rPr>
          <w:tab/>
        </w:r>
        <w:r w:rsidRPr="00D607D3">
          <w:rPr>
            <w:rStyle w:val="Hyperlink"/>
            <w:noProof/>
          </w:rPr>
          <w:t>Obter dados dos lotes de municípios parceiros</w:t>
        </w:r>
        <w:r>
          <w:rPr>
            <w:noProof/>
            <w:webHidden/>
          </w:rPr>
          <w:tab/>
        </w:r>
        <w:r>
          <w:rPr>
            <w:noProof/>
            <w:webHidden/>
          </w:rPr>
          <w:fldChar w:fldCharType="begin"/>
        </w:r>
        <w:r>
          <w:rPr>
            <w:noProof/>
            <w:webHidden/>
          </w:rPr>
          <w:instrText xml:space="preserve"> PAGEREF _Toc208996072 \h </w:instrText>
        </w:r>
        <w:r>
          <w:rPr>
            <w:noProof/>
            <w:webHidden/>
          </w:rPr>
        </w:r>
        <w:r>
          <w:rPr>
            <w:noProof/>
            <w:webHidden/>
          </w:rPr>
          <w:fldChar w:fldCharType="separate"/>
        </w:r>
        <w:r w:rsidR="00610384">
          <w:rPr>
            <w:noProof/>
            <w:webHidden/>
          </w:rPr>
          <w:t>44</w:t>
        </w:r>
        <w:r>
          <w:rPr>
            <w:noProof/>
            <w:webHidden/>
          </w:rPr>
          <w:fldChar w:fldCharType="end"/>
        </w:r>
      </w:hyperlink>
    </w:p>
    <w:p w14:paraId="4333E2CC" w14:textId="33BEBCBA"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3" w:history="1">
        <w:r w:rsidRPr="00D607D3">
          <w:rPr>
            <w:rStyle w:val="Hyperlink"/>
            <w:noProof/>
          </w:rPr>
          <w:t>4.3.2</w:t>
        </w:r>
        <w:r>
          <w:rPr>
            <w:rFonts w:asciiTheme="minorHAnsi" w:eastAsiaTheme="minorEastAsia" w:hAnsiTheme="minorHAnsi"/>
            <w:b w:val="0"/>
            <w:noProof/>
            <w:kern w:val="2"/>
            <w:szCs w:val="24"/>
            <w:lang w:eastAsia="pt-BR"/>
            <w14:ligatures w14:val="standardContextual"/>
          </w:rPr>
          <w:tab/>
        </w:r>
        <w:r w:rsidRPr="00D607D3">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_Toc208996073 \h </w:instrText>
        </w:r>
        <w:r>
          <w:rPr>
            <w:noProof/>
            <w:webHidden/>
          </w:rPr>
        </w:r>
        <w:r>
          <w:rPr>
            <w:noProof/>
            <w:webHidden/>
          </w:rPr>
          <w:fldChar w:fldCharType="separate"/>
        </w:r>
        <w:r w:rsidR="00610384">
          <w:rPr>
            <w:noProof/>
            <w:webHidden/>
          </w:rPr>
          <w:t>44</w:t>
        </w:r>
        <w:r>
          <w:rPr>
            <w:noProof/>
            <w:webHidden/>
          </w:rPr>
          <w:fldChar w:fldCharType="end"/>
        </w:r>
      </w:hyperlink>
    </w:p>
    <w:p w14:paraId="38909443" w14:textId="37C097C7"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4" w:history="1">
        <w:r w:rsidRPr="00D607D3">
          <w:rPr>
            <w:rStyle w:val="Hyperlink"/>
            <w:noProof/>
          </w:rPr>
          <w:t>4.3.3</w:t>
        </w:r>
        <w:r>
          <w:rPr>
            <w:rFonts w:asciiTheme="minorHAnsi" w:eastAsiaTheme="minorEastAsia" w:hAnsiTheme="minorHAnsi"/>
            <w:b w:val="0"/>
            <w:noProof/>
            <w:kern w:val="2"/>
            <w:szCs w:val="24"/>
            <w:lang w:eastAsia="pt-BR"/>
            <w14:ligatures w14:val="standardContextual"/>
          </w:rPr>
          <w:tab/>
        </w:r>
        <w:r w:rsidRPr="00D607D3">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_Toc208996074 \h </w:instrText>
        </w:r>
        <w:r>
          <w:rPr>
            <w:noProof/>
            <w:webHidden/>
          </w:rPr>
        </w:r>
        <w:r>
          <w:rPr>
            <w:noProof/>
            <w:webHidden/>
          </w:rPr>
          <w:fldChar w:fldCharType="separate"/>
        </w:r>
        <w:r w:rsidR="00610384">
          <w:rPr>
            <w:noProof/>
            <w:webHidden/>
          </w:rPr>
          <w:t>46</w:t>
        </w:r>
        <w:r>
          <w:rPr>
            <w:noProof/>
            <w:webHidden/>
          </w:rPr>
          <w:fldChar w:fldCharType="end"/>
        </w:r>
      </w:hyperlink>
    </w:p>
    <w:p w14:paraId="1D949440" w14:textId="6C30E784"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5" w:history="1">
        <w:r w:rsidRPr="00D607D3">
          <w:rPr>
            <w:rStyle w:val="Hyperlink"/>
            <w:noProof/>
          </w:rPr>
          <w:t>4.3.4</w:t>
        </w:r>
        <w:r>
          <w:rPr>
            <w:rFonts w:asciiTheme="minorHAnsi" w:eastAsiaTheme="minorEastAsia" w:hAnsiTheme="minorHAnsi"/>
            <w:b w:val="0"/>
            <w:noProof/>
            <w:kern w:val="2"/>
            <w:szCs w:val="24"/>
            <w:lang w:eastAsia="pt-BR"/>
            <w14:ligatures w14:val="standardContextual"/>
          </w:rPr>
          <w:tab/>
        </w:r>
        <w:r w:rsidRPr="00D607D3">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_Toc208996075 \h </w:instrText>
        </w:r>
        <w:r>
          <w:rPr>
            <w:noProof/>
            <w:webHidden/>
          </w:rPr>
        </w:r>
        <w:r>
          <w:rPr>
            <w:noProof/>
            <w:webHidden/>
          </w:rPr>
          <w:fldChar w:fldCharType="separate"/>
        </w:r>
        <w:r w:rsidR="00610384">
          <w:rPr>
            <w:noProof/>
            <w:webHidden/>
          </w:rPr>
          <w:t>46</w:t>
        </w:r>
        <w:r>
          <w:rPr>
            <w:noProof/>
            <w:webHidden/>
          </w:rPr>
          <w:fldChar w:fldCharType="end"/>
        </w:r>
      </w:hyperlink>
    </w:p>
    <w:p w14:paraId="680820C8" w14:textId="35E18237"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6" w:history="1">
        <w:r w:rsidRPr="00D607D3">
          <w:rPr>
            <w:rStyle w:val="Hyperlink"/>
            <w:noProof/>
          </w:rPr>
          <w:t>4.3.5</w:t>
        </w:r>
        <w:r>
          <w:rPr>
            <w:rFonts w:asciiTheme="minorHAnsi" w:eastAsiaTheme="minorEastAsia" w:hAnsiTheme="minorHAnsi"/>
            <w:b w:val="0"/>
            <w:noProof/>
            <w:kern w:val="2"/>
            <w:szCs w:val="24"/>
            <w:lang w:eastAsia="pt-BR"/>
            <w14:ligatures w14:val="standardContextual"/>
          </w:rPr>
          <w:tab/>
        </w:r>
        <w:r w:rsidRPr="00D607D3">
          <w:rPr>
            <w:rStyle w:val="Hyperlink"/>
            <w:noProof/>
          </w:rPr>
          <w:t>Criar classes para os endereços agrupados.</w:t>
        </w:r>
        <w:r>
          <w:rPr>
            <w:noProof/>
            <w:webHidden/>
          </w:rPr>
          <w:tab/>
        </w:r>
        <w:r>
          <w:rPr>
            <w:noProof/>
            <w:webHidden/>
          </w:rPr>
          <w:fldChar w:fldCharType="begin"/>
        </w:r>
        <w:r>
          <w:rPr>
            <w:noProof/>
            <w:webHidden/>
          </w:rPr>
          <w:instrText xml:space="preserve"> PAGEREF _Toc208996076 \h </w:instrText>
        </w:r>
        <w:r>
          <w:rPr>
            <w:noProof/>
            <w:webHidden/>
          </w:rPr>
        </w:r>
        <w:r>
          <w:rPr>
            <w:noProof/>
            <w:webHidden/>
          </w:rPr>
          <w:fldChar w:fldCharType="separate"/>
        </w:r>
        <w:r w:rsidR="00610384">
          <w:rPr>
            <w:noProof/>
            <w:webHidden/>
          </w:rPr>
          <w:t>46</w:t>
        </w:r>
        <w:r>
          <w:rPr>
            <w:noProof/>
            <w:webHidden/>
          </w:rPr>
          <w:fldChar w:fldCharType="end"/>
        </w:r>
      </w:hyperlink>
    </w:p>
    <w:p w14:paraId="1ADE8814" w14:textId="5B5461F4"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7" w:history="1">
        <w:r w:rsidRPr="00D607D3">
          <w:rPr>
            <w:rStyle w:val="Hyperlink"/>
            <w:noProof/>
          </w:rPr>
          <w:t>4.3.6</w:t>
        </w:r>
        <w:r>
          <w:rPr>
            <w:rFonts w:asciiTheme="minorHAnsi" w:eastAsiaTheme="minorEastAsia" w:hAnsiTheme="minorHAnsi"/>
            <w:b w:val="0"/>
            <w:noProof/>
            <w:kern w:val="2"/>
            <w:szCs w:val="24"/>
            <w:lang w:eastAsia="pt-BR"/>
            <w14:ligatures w14:val="standardContextual"/>
          </w:rPr>
          <w:tab/>
        </w:r>
        <w:r w:rsidRPr="00D607D3">
          <w:rPr>
            <w:rStyle w:val="Hyperlink"/>
            <w:noProof/>
          </w:rPr>
          <w:t>Desenvolver um protótipo para testes.</w:t>
        </w:r>
        <w:r>
          <w:rPr>
            <w:noProof/>
            <w:webHidden/>
          </w:rPr>
          <w:tab/>
        </w:r>
        <w:r>
          <w:rPr>
            <w:noProof/>
            <w:webHidden/>
          </w:rPr>
          <w:fldChar w:fldCharType="begin"/>
        </w:r>
        <w:r>
          <w:rPr>
            <w:noProof/>
            <w:webHidden/>
          </w:rPr>
          <w:instrText xml:space="preserve"> PAGEREF _Toc208996077 \h </w:instrText>
        </w:r>
        <w:r>
          <w:rPr>
            <w:noProof/>
            <w:webHidden/>
          </w:rPr>
        </w:r>
        <w:r>
          <w:rPr>
            <w:noProof/>
            <w:webHidden/>
          </w:rPr>
          <w:fldChar w:fldCharType="separate"/>
        </w:r>
        <w:r w:rsidR="00610384">
          <w:rPr>
            <w:noProof/>
            <w:webHidden/>
          </w:rPr>
          <w:t>46</w:t>
        </w:r>
        <w:r>
          <w:rPr>
            <w:noProof/>
            <w:webHidden/>
          </w:rPr>
          <w:fldChar w:fldCharType="end"/>
        </w:r>
      </w:hyperlink>
    </w:p>
    <w:p w14:paraId="66171E90" w14:textId="325B437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8" w:history="1">
        <w:r w:rsidRPr="00D607D3">
          <w:rPr>
            <w:rStyle w:val="Hyperlink"/>
            <w:noProof/>
          </w:rPr>
          <w:t>4.3.7</w:t>
        </w:r>
        <w:r>
          <w:rPr>
            <w:rFonts w:asciiTheme="minorHAnsi" w:eastAsiaTheme="minorEastAsia" w:hAnsiTheme="minorHAnsi"/>
            <w:b w:val="0"/>
            <w:noProof/>
            <w:kern w:val="2"/>
            <w:szCs w:val="24"/>
            <w:lang w:eastAsia="pt-BR"/>
            <w14:ligatures w14:val="standardContextual"/>
          </w:rPr>
          <w:tab/>
        </w:r>
        <w:r w:rsidRPr="00D607D3">
          <w:rPr>
            <w:rStyle w:val="Hyperlink"/>
            <w:noProof/>
          </w:rPr>
          <w:t>Testar protótipo com dados selecionados.</w:t>
        </w:r>
        <w:r>
          <w:rPr>
            <w:noProof/>
            <w:webHidden/>
          </w:rPr>
          <w:tab/>
        </w:r>
        <w:r>
          <w:rPr>
            <w:noProof/>
            <w:webHidden/>
          </w:rPr>
          <w:fldChar w:fldCharType="begin"/>
        </w:r>
        <w:r>
          <w:rPr>
            <w:noProof/>
            <w:webHidden/>
          </w:rPr>
          <w:instrText xml:space="preserve"> PAGEREF _Toc208996078 \h </w:instrText>
        </w:r>
        <w:r>
          <w:rPr>
            <w:noProof/>
            <w:webHidden/>
          </w:rPr>
        </w:r>
        <w:r>
          <w:rPr>
            <w:noProof/>
            <w:webHidden/>
          </w:rPr>
          <w:fldChar w:fldCharType="separate"/>
        </w:r>
        <w:r w:rsidR="00610384">
          <w:rPr>
            <w:noProof/>
            <w:webHidden/>
          </w:rPr>
          <w:t>46</w:t>
        </w:r>
        <w:r>
          <w:rPr>
            <w:noProof/>
            <w:webHidden/>
          </w:rPr>
          <w:fldChar w:fldCharType="end"/>
        </w:r>
      </w:hyperlink>
    </w:p>
    <w:p w14:paraId="1FFC561A" w14:textId="6CCEB55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9" w:history="1">
        <w:r w:rsidRPr="00D607D3">
          <w:rPr>
            <w:rStyle w:val="Hyperlink"/>
            <w:noProof/>
          </w:rPr>
          <w:t>4.3.8</w:t>
        </w:r>
        <w:r>
          <w:rPr>
            <w:rFonts w:asciiTheme="minorHAnsi" w:eastAsiaTheme="minorEastAsia" w:hAnsiTheme="minorHAnsi"/>
            <w:b w:val="0"/>
            <w:noProof/>
            <w:kern w:val="2"/>
            <w:szCs w:val="24"/>
            <w:lang w:eastAsia="pt-BR"/>
            <w14:ligatures w14:val="standardContextual"/>
          </w:rPr>
          <w:tab/>
        </w:r>
        <w:r w:rsidRPr="00D607D3">
          <w:rPr>
            <w:rStyle w:val="Hyperlink"/>
            <w:noProof/>
          </w:rPr>
          <w:t>Gerar imagem das quadras.</w:t>
        </w:r>
        <w:r>
          <w:rPr>
            <w:noProof/>
            <w:webHidden/>
          </w:rPr>
          <w:tab/>
        </w:r>
        <w:r>
          <w:rPr>
            <w:noProof/>
            <w:webHidden/>
          </w:rPr>
          <w:fldChar w:fldCharType="begin"/>
        </w:r>
        <w:r>
          <w:rPr>
            <w:noProof/>
            <w:webHidden/>
          </w:rPr>
          <w:instrText xml:space="preserve"> PAGEREF _Toc208996079 \h </w:instrText>
        </w:r>
        <w:r>
          <w:rPr>
            <w:noProof/>
            <w:webHidden/>
          </w:rPr>
        </w:r>
        <w:r>
          <w:rPr>
            <w:noProof/>
            <w:webHidden/>
          </w:rPr>
          <w:fldChar w:fldCharType="separate"/>
        </w:r>
        <w:r w:rsidR="00610384">
          <w:rPr>
            <w:noProof/>
            <w:webHidden/>
          </w:rPr>
          <w:t>46</w:t>
        </w:r>
        <w:r>
          <w:rPr>
            <w:noProof/>
            <w:webHidden/>
          </w:rPr>
          <w:fldChar w:fldCharType="end"/>
        </w:r>
      </w:hyperlink>
    </w:p>
    <w:p w14:paraId="2E7FEA7B" w14:textId="0E56271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0" w:history="1">
        <w:r w:rsidRPr="00D607D3">
          <w:rPr>
            <w:rStyle w:val="Hyperlink"/>
            <w:noProof/>
          </w:rPr>
          <w:t>4.3.9</w:t>
        </w:r>
        <w:r>
          <w:rPr>
            <w:rFonts w:asciiTheme="minorHAnsi" w:eastAsiaTheme="minorEastAsia" w:hAnsiTheme="minorHAnsi"/>
            <w:b w:val="0"/>
            <w:noProof/>
            <w:kern w:val="2"/>
            <w:szCs w:val="24"/>
            <w:lang w:eastAsia="pt-BR"/>
            <w14:ligatures w14:val="standardContextual"/>
          </w:rPr>
          <w:tab/>
        </w:r>
        <w:r w:rsidRPr="00D607D3">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_Toc208996080 \h </w:instrText>
        </w:r>
        <w:r>
          <w:rPr>
            <w:noProof/>
            <w:webHidden/>
          </w:rPr>
        </w:r>
        <w:r>
          <w:rPr>
            <w:noProof/>
            <w:webHidden/>
          </w:rPr>
          <w:fldChar w:fldCharType="separate"/>
        </w:r>
        <w:r w:rsidR="00610384">
          <w:rPr>
            <w:noProof/>
            <w:webHidden/>
          </w:rPr>
          <w:t>46</w:t>
        </w:r>
        <w:r>
          <w:rPr>
            <w:noProof/>
            <w:webHidden/>
          </w:rPr>
          <w:fldChar w:fldCharType="end"/>
        </w:r>
      </w:hyperlink>
    </w:p>
    <w:p w14:paraId="7C532BA6" w14:textId="7491CDE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1" w:history="1">
        <w:r w:rsidRPr="00D607D3">
          <w:rPr>
            <w:rStyle w:val="Hyperlink"/>
            <w:noProof/>
          </w:rPr>
          <w:t>4.3.10</w:t>
        </w:r>
        <w:r>
          <w:rPr>
            <w:rFonts w:asciiTheme="minorHAnsi" w:eastAsiaTheme="minorEastAsia" w:hAnsiTheme="minorHAnsi"/>
            <w:b w:val="0"/>
            <w:noProof/>
            <w:kern w:val="2"/>
            <w:szCs w:val="24"/>
            <w:lang w:eastAsia="pt-BR"/>
            <w14:ligatures w14:val="standardContextual"/>
          </w:rPr>
          <w:tab/>
        </w:r>
        <w:r w:rsidRPr="00D607D3">
          <w:rPr>
            <w:rStyle w:val="Hyperlink"/>
            <w:noProof/>
          </w:rPr>
          <w:t>Associar as quadras remanescentes manualmente.</w:t>
        </w:r>
        <w:r>
          <w:rPr>
            <w:noProof/>
            <w:webHidden/>
          </w:rPr>
          <w:tab/>
        </w:r>
        <w:r>
          <w:rPr>
            <w:noProof/>
            <w:webHidden/>
          </w:rPr>
          <w:fldChar w:fldCharType="begin"/>
        </w:r>
        <w:r>
          <w:rPr>
            <w:noProof/>
            <w:webHidden/>
          </w:rPr>
          <w:instrText xml:space="preserve"> PAGEREF _Toc208996081 \h </w:instrText>
        </w:r>
        <w:r>
          <w:rPr>
            <w:noProof/>
            <w:webHidden/>
          </w:rPr>
        </w:r>
        <w:r>
          <w:rPr>
            <w:noProof/>
            <w:webHidden/>
          </w:rPr>
          <w:fldChar w:fldCharType="separate"/>
        </w:r>
        <w:r w:rsidR="00610384">
          <w:rPr>
            <w:noProof/>
            <w:webHidden/>
          </w:rPr>
          <w:t>46</w:t>
        </w:r>
        <w:r>
          <w:rPr>
            <w:noProof/>
            <w:webHidden/>
          </w:rPr>
          <w:fldChar w:fldCharType="end"/>
        </w:r>
      </w:hyperlink>
    </w:p>
    <w:p w14:paraId="1DBE7DA3" w14:textId="1F16F729"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2" w:history="1">
        <w:r w:rsidRPr="00D607D3">
          <w:rPr>
            <w:rStyle w:val="Hyperlink"/>
            <w:noProof/>
          </w:rPr>
          <w:t>4.3.11</w:t>
        </w:r>
        <w:r>
          <w:rPr>
            <w:rFonts w:asciiTheme="minorHAnsi" w:eastAsiaTheme="minorEastAsia" w:hAnsiTheme="minorHAnsi"/>
            <w:b w:val="0"/>
            <w:noProof/>
            <w:kern w:val="2"/>
            <w:szCs w:val="24"/>
            <w:lang w:eastAsia="pt-BR"/>
            <w14:ligatures w14:val="standardContextual"/>
          </w:rPr>
          <w:tab/>
        </w:r>
        <w:r w:rsidRPr="00D607D3">
          <w:rPr>
            <w:rStyle w:val="Hyperlink"/>
            <w:noProof/>
          </w:rPr>
          <w:t>Disponibilizar o aplicativo na Internet para testes.</w:t>
        </w:r>
        <w:r>
          <w:rPr>
            <w:noProof/>
            <w:webHidden/>
          </w:rPr>
          <w:tab/>
        </w:r>
        <w:r>
          <w:rPr>
            <w:noProof/>
            <w:webHidden/>
          </w:rPr>
          <w:fldChar w:fldCharType="begin"/>
        </w:r>
        <w:r>
          <w:rPr>
            <w:noProof/>
            <w:webHidden/>
          </w:rPr>
          <w:instrText xml:space="preserve"> PAGEREF _Toc208996082 \h </w:instrText>
        </w:r>
        <w:r>
          <w:rPr>
            <w:noProof/>
            <w:webHidden/>
          </w:rPr>
        </w:r>
        <w:r>
          <w:rPr>
            <w:noProof/>
            <w:webHidden/>
          </w:rPr>
          <w:fldChar w:fldCharType="separate"/>
        </w:r>
        <w:r w:rsidR="00610384">
          <w:rPr>
            <w:noProof/>
            <w:webHidden/>
          </w:rPr>
          <w:t>47</w:t>
        </w:r>
        <w:r>
          <w:rPr>
            <w:noProof/>
            <w:webHidden/>
          </w:rPr>
          <w:fldChar w:fldCharType="end"/>
        </w:r>
      </w:hyperlink>
    </w:p>
    <w:p w14:paraId="2FE69348" w14:textId="68825A57"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83" w:history="1">
        <w:r w:rsidRPr="00D607D3">
          <w:rPr>
            <w:rStyle w:val="Hyperlink"/>
            <w:noProof/>
            <w14:scene3d>
              <w14:camera w14:prst="orthographicFront"/>
              <w14:lightRig w14:rig="threePt" w14:dir="t">
                <w14:rot w14:lat="0" w14:lon="0" w14:rev="0"/>
              </w14:lightRig>
            </w14:scene3d>
          </w:rPr>
          <w:t>4.4</w:t>
        </w:r>
        <w:r>
          <w:rPr>
            <w:rFonts w:asciiTheme="minorHAnsi" w:eastAsiaTheme="minorEastAsia" w:hAnsiTheme="minorHAnsi"/>
            <w:caps w:val="0"/>
            <w:noProof/>
            <w:kern w:val="2"/>
            <w:szCs w:val="24"/>
            <w:lang w:eastAsia="pt-BR"/>
            <w14:ligatures w14:val="standardContextual"/>
          </w:rPr>
          <w:tab/>
        </w:r>
        <w:r w:rsidRPr="00D607D3">
          <w:rPr>
            <w:rStyle w:val="Hyperlink"/>
            <w:noProof/>
          </w:rPr>
          <w:t>cronograma</w:t>
        </w:r>
        <w:r>
          <w:rPr>
            <w:noProof/>
            <w:webHidden/>
          </w:rPr>
          <w:tab/>
        </w:r>
        <w:r>
          <w:rPr>
            <w:noProof/>
            <w:webHidden/>
          </w:rPr>
          <w:fldChar w:fldCharType="begin"/>
        </w:r>
        <w:r>
          <w:rPr>
            <w:noProof/>
            <w:webHidden/>
          </w:rPr>
          <w:instrText xml:space="preserve"> PAGEREF _Toc208996083 \h </w:instrText>
        </w:r>
        <w:r>
          <w:rPr>
            <w:noProof/>
            <w:webHidden/>
          </w:rPr>
        </w:r>
        <w:r>
          <w:rPr>
            <w:noProof/>
            <w:webHidden/>
          </w:rPr>
          <w:fldChar w:fldCharType="separate"/>
        </w:r>
        <w:r w:rsidR="00610384">
          <w:rPr>
            <w:noProof/>
            <w:webHidden/>
          </w:rPr>
          <w:t>47</w:t>
        </w:r>
        <w:r>
          <w:rPr>
            <w:noProof/>
            <w:webHidden/>
          </w:rPr>
          <w:fldChar w:fldCharType="end"/>
        </w:r>
      </w:hyperlink>
    </w:p>
    <w:p w14:paraId="3BAD0C6B" w14:textId="3CA5E0B7"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84" w:history="1">
        <w:r w:rsidRPr="00D607D3">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Resultados e Discussão:</w:t>
        </w:r>
        <w:r>
          <w:rPr>
            <w:noProof/>
            <w:webHidden/>
          </w:rPr>
          <w:tab/>
        </w:r>
        <w:r>
          <w:rPr>
            <w:noProof/>
            <w:webHidden/>
          </w:rPr>
          <w:fldChar w:fldCharType="begin"/>
        </w:r>
        <w:r>
          <w:rPr>
            <w:noProof/>
            <w:webHidden/>
          </w:rPr>
          <w:instrText xml:space="preserve"> PAGEREF _Toc208996084 \h </w:instrText>
        </w:r>
        <w:r>
          <w:rPr>
            <w:noProof/>
            <w:webHidden/>
          </w:rPr>
        </w:r>
        <w:r>
          <w:rPr>
            <w:noProof/>
            <w:webHidden/>
          </w:rPr>
          <w:fldChar w:fldCharType="separate"/>
        </w:r>
        <w:r w:rsidR="00610384">
          <w:rPr>
            <w:noProof/>
            <w:webHidden/>
          </w:rPr>
          <w:t>48</w:t>
        </w:r>
        <w:r>
          <w:rPr>
            <w:noProof/>
            <w:webHidden/>
          </w:rPr>
          <w:fldChar w:fldCharType="end"/>
        </w:r>
      </w:hyperlink>
    </w:p>
    <w:p w14:paraId="78C247D9" w14:textId="26F7F242"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85" w:history="1">
        <w:r w:rsidRPr="00D607D3">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bibliografia</w:t>
        </w:r>
        <w:r>
          <w:rPr>
            <w:noProof/>
            <w:webHidden/>
          </w:rPr>
          <w:tab/>
        </w:r>
        <w:r>
          <w:rPr>
            <w:noProof/>
            <w:webHidden/>
          </w:rPr>
          <w:fldChar w:fldCharType="begin"/>
        </w:r>
        <w:r>
          <w:rPr>
            <w:noProof/>
            <w:webHidden/>
          </w:rPr>
          <w:instrText xml:space="preserve"> PAGEREF _Toc208996085 \h </w:instrText>
        </w:r>
        <w:r>
          <w:rPr>
            <w:noProof/>
            <w:webHidden/>
          </w:rPr>
        </w:r>
        <w:r>
          <w:rPr>
            <w:noProof/>
            <w:webHidden/>
          </w:rPr>
          <w:fldChar w:fldCharType="separate"/>
        </w:r>
        <w:r w:rsidR="00610384">
          <w:rPr>
            <w:noProof/>
            <w:webHidden/>
          </w:rPr>
          <w:t>49</w:t>
        </w:r>
        <w:r>
          <w:rPr>
            <w:noProof/>
            <w:webHidden/>
          </w:rPr>
          <w:fldChar w:fldCharType="end"/>
        </w:r>
      </w:hyperlink>
    </w:p>
    <w:p w14:paraId="11F060D3" w14:textId="504B4E03" w:rsidR="000752AD" w:rsidRPr="00693DE7" w:rsidRDefault="000752AD" w:rsidP="000752AD">
      <w:pPr>
        <w:rPr>
          <w:rFonts w:cs="Arial"/>
          <w:szCs w:val="24"/>
        </w:rPr>
      </w:pPr>
      <w:r w:rsidRPr="00693DE7">
        <w:rPr>
          <w:rFonts w:cs="Arial"/>
          <w:szCs w:val="24"/>
        </w:rPr>
        <w:fldChar w:fldCharType="end"/>
      </w:r>
    </w:p>
    <w:p w14:paraId="4DBF483B" w14:textId="77777777" w:rsidR="000752AD" w:rsidRPr="00693DE7" w:rsidRDefault="000752AD" w:rsidP="000752AD">
      <w:pPr>
        <w:pStyle w:val="Ttulo1"/>
      </w:pPr>
      <w:r w:rsidRPr="00693DE7">
        <w:br w:type="page"/>
      </w:r>
      <w:bookmarkStart w:id="0" w:name="_Toc208996035"/>
      <w:r w:rsidRPr="00693DE7">
        <w:lastRenderedPageBreak/>
        <w:t>Introdução</w:t>
      </w:r>
      <w:bookmarkEnd w:id="0"/>
    </w:p>
    <w:p w14:paraId="2D2CF48D" w14:textId="3FAF481E" w:rsidR="000C7AED" w:rsidRPr="007246D8" w:rsidRDefault="00856A63" w:rsidP="00EE0A2E">
      <w:ins w:id="1" w:author="Marco Aurélio Barbiero" w:date="2025-09-19T09:26:00Z" w16du:dateUtc="2025-09-19T12:26:00Z">
        <w:r>
          <w:t xml:space="preserve">A </w:t>
        </w:r>
      </w:ins>
      <w:ins w:id="2" w:author="Marco Aurélio Barbiero" w:date="2025-09-19T09:28:00Z" w16du:dateUtc="2025-09-19T12:28:00Z">
        <w:r w:rsidR="00B62902">
          <w:t>promulgaçã</w:t>
        </w:r>
      </w:ins>
      <w:ins w:id="3" w:author="Marco Aurélio Barbiero" w:date="2025-09-19T09:29:00Z" w16du:dateUtc="2025-09-19T12:29:00Z">
        <w:r w:rsidR="00B62902">
          <w:t xml:space="preserve">o da </w:t>
        </w:r>
      </w:ins>
      <w:ins w:id="4" w:author="Marco Aurélio Barbiero" w:date="2025-09-19T09:25:00Z">
        <w:r w:rsidR="00C16332" w:rsidRPr="00C16332">
          <w:t>Lei nº 10.257/2001</w:t>
        </w:r>
      </w:ins>
      <w:ins w:id="5" w:author="Marco Aurélio Barbiero" w:date="2025-09-19T09:25:00Z" w16du:dateUtc="2025-09-19T12:25:00Z">
        <w:r w:rsidR="00C16332">
          <w:t xml:space="preserve">, </w:t>
        </w:r>
      </w:ins>
      <w:ins w:id="6" w:author="Marco Aurélio Barbiero" w:date="2025-09-19T09:30:00Z" w16du:dateUtc="2025-09-19T12:30:00Z">
        <w:r w:rsidR="00AF08F9">
          <w:t>auto</w:t>
        </w:r>
      </w:ins>
      <w:ins w:id="7" w:author="Marco Aurélio Barbiero" w:date="2025-09-19T09:29:00Z" w16du:dateUtc="2025-09-19T12:29:00Z">
        <w:r w:rsidR="000C7E7F">
          <w:t>denominada de “</w:t>
        </w:r>
      </w:ins>
      <w:ins w:id="8" w:author="Marco Aurélio Barbiero" w:date="2025-09-19T09:26:00Z" w16du:dateUtc="2025-09-19T12:26:00Z">
        <w:r w:rsidR="00C16332">
          <w:t>Estatuto da Cidade</w:t>
        </w:r>
      </w:ins>
      <w:ins w:id="9" w:author="Marco Aurélio Barbiero" w:date="2025-09-19T09:29:00Z" w16du:dateUtc="2025-09-19T12:29:00Z">
        <w:r w:rsidR="000C7E7F">
          <w:t xml:space="preserve">” no parágrafo único </w:t>
        </w:r>
      </w:ins>
      <w:ins w:id="10" w:author="Marco Aurélio Barbiero" w:date="2025-09-19T09:30:00Z" w16du:dateUtc="2025-09-19T12:30:00Z">
        <w:r w:rsidR="00AF08F9">
          <w:t xml:space="preserve">do </w:t>
        </w:r>
        <w:r w:rsidR="00983BBF">
          <w:t>A</w:t>
        </w:r>
        <w:r w:rsidR="00AF08F9">
          <w:t xml:space="preserve">rtigo </w:t>
        </w:r>
        <w:r w:rsidR="00983BBF">
          <w:t>1º,</w:t>
        </w:r>
      </w:ins>
      <w:ins w:id="11" w:author="Marco Aurélio Barbiero" w:date="2025-09-19T09:26:00Z" w16du:dateUtc="2025-09-19T12:26:00Z">
        <w:r w:rsidR="00C16332">
          <w:t xml:space="preserve"> </w:t>
        </w:r>
        <w:r w:rsidR="008B5E94">
          <w:t>inaugur</w:t>
        </w:r>
      </w:ins>
      <w:ins w:id="12" w:author="Marco Aurélio Barbiero" w:date="2025-09-19T09:27:00Z" w16du:dateUtc="2025-09-19T12:27:00Z">
        <w:r w:rsidR="00824CD5">
          <w:t>ou</w:t>
        </w:r>
      </w:ins>
      <w:ins w:id="13" w:author="Marco Aurélio Barbiero" w:date="2025-09-19T09:26:00Z" w16du:dateUtc="2025-09-19T12:26:00Z">
        <w:r w:rsidR="008B5E94">
          <w:t xml:space="preserve"> uma nova fase na política </w:t>
        </w:r>
      </w:ins>
      <w:ins w:id="14" w:author="Marco Aurélio Barbiero" w:date="2025-09-19T09:31:00Z" w16du:dateUtc="2025-09-19T12:31:00Z">
        <w:r w:rsidR="00644D13">
          <w:t>urbana</w:t>
        </w:r>
      </w:ins>
      <w:ins w:id="15" w:author="Marco Aurélio Barbiero" w:date="2025-09-19T09:26:00Z" w16du:dateUtc="2025-09-19T12:26:00Z">
        <w:r w:rsidR="008B5E94">
          <w:t xml:space="preserve"> </w:t>
        </w:r>
      </w:ins>
      <w:ins w:id="16" w:author="Marco Aurélio Barbiero" w:date="2025-09-19T09:31:00Z" w16du:dateUtc="2025-09-19T12:31:00Z">
        <w:r w:rsidR="00983BBF">
          <w:t xml:space="preserve">brasileira </w:t>
        </w:r>
      </w:ins>
      <w:ins w:id="17" w:author="Marco Aurélio Barbiero" w:date="2025-09-19T09:32:00Z" w16du:dateUtc="2025-09-19T12:32:00Z">
        <w:r w:rsidR="00A32E0E">
          <w:t xml:space="preserve">ao </w:t>
        </w:r>
        <w:r w:rsidR="00EA3331">
          <w:t xml:space="preserve">estabelecer </w:t>
        </w:r>
        <w:r w:rsidR="00EA3331" w:rsidRPr="00717727">
          <w:t>“normas de ordem pública e interesse social que regulam o uso da propriedade urbana em prol do bem coletivo, da segurança e do bem-estar dos cidadãos, bem como do equilíbrio ambiental</w:t>
        </w:r>
      </w:ins>
      <w:ins w:id="18" w:author="Marco Aurélio Barbiero" w:date="2025-09-19T09:33:00Z" w16du:dateUtc="2025-09-19T12:33:00Z">
        <w:r w:rsidR="00EA3331" w:rsidRPr="00717727">
          <w:t>”</w:t>
        </w:r>
        <w:r w:rsidR="007246D8">
          <w:t xml:space="preserve"> </w:t>
        </w:r>
      </w:ins>
      <w:ins w:id="19" w:author="Marco Aurélio Barbiero" w:date="2025-09-19T09:38:00Z" w16du:dateUtc="2025-09-19T12:38:00Z">
        <w:r w:rsidR="00E154B2">
          <w:fldChar w:fldCharType="begin"/>
        </w:r>
        <w:r w:rsidR="00E154B2">
          <w:instrText xml:space="preserve"> ADDIN ZOTERO_ITEM CSL_CITATION {"citationID":"4aBEfqMR","properties":{"formattedCitation":"(Brasil, 2001)","plainCitation":"(Brasil, 2001)","noteIndex":0},"citationItems":[{"id":258,"uris":["http://zotero.org/users/15531986/items/XZK6SVCS"],"itemData":{"id":258,"type":"bill","note":"publisher-place: Brasília\npublisher: Presidência da República","number":"10.257","title":"Lei nº 10.257, de 10 de julho de 2001. Estatuto da Cidade.","title-short":"Estatuto da Cidade","URL":"http://www.planalto.gov.br/ccivil_03/leis/leis_2001/l10257.htm","author":[{"literal":"Brasil"}],"issued":{"date-parts":[["2001",7,10]]}}}],"schema":"https://github.com/citation-style-language/schema/raw/master/csl-citation.json"} </w:instrText>
        </w:r>
      </w:ins>
      <w:r w:rsidR="00E154B2">
        <w:fldChar w:fldCharType="separate"/>
      </w:r>
      <w:ins w:id="20" w:author="Marco Aurélio Barbiero" w:date="2025-09-19T09:38:00Z" w16du:dateUtc="2025-09-19T12:38:00Z">
        <w:r w:rsidR="00E154B2" w:rsidRPr="00E154B2">
          <w:rPr>
            <w:rFonts w:cs="Arial"/>
          </w:rPr>
          <w:t>(Brasil, 2001)</w:t>
        </w:r>
        <w:r w:rsidR="00E154B2">
          <w:fldChar w:fldCharType="end"/>
        </w:r>
      </w:ins>
      <w:ins w:id="21" w:author="Marco Aurélio Barbiero" w:date="2025-09-19T09:42:00Z" w16du:dateUtc="2025-09-19T12:42:00Z">
        <w:r w:rsidR="00463B01">
          <w:t>.</w:t>
        </w:r>
      </w:ins>
    </w:p>
    <w:p w14:paraId="56E5E78E" w14:textId="2C6155FF" w:rsidR="00EE0A2E" w:rsidRPr="00B84B57" w:rsidRDefault="00EE0A2E" w:rsidP="00EE0A2E">
      <w:pPr>
        <w:rPr>
          <w:ins w:id="22" w:author="Marco Aurélio Barbiero" w:date="2025-09-16T14:25:00Z" w16du:dateUtc="2025-09-16T17:25:00Z"/>
        </w:rPr>
      </w:pPr>
      <w:ins w:id="23" w:author="Marco Aurélio Barbiero" w:date="2025-09-16T14:25:00Z" w16du:dateUtc="2025-09-16T17:25:00Z">
        <w:r w:rsidRPr="00B84B57">
          <w:t xml:space="preserve">Existem muitas razões para um município fazer o georreferenciamento das parcelas territoriais. Essa prática contribui diretamente para o planejamento urbano, ao permitir a identificação precisa do uso e ocupação do solo, e pode melhorar a eficiência da arrecadação tributária. Também favorece a regularização fundiária, oferece suporte à gestão integrada dos serviços públicos e fortalece a segurança jurídica nas transações imobiliárias. Do ponto de vista institucional, o georreferenciamento viabiliza uma gestão pública moderna, alinhada a sistemas de informação geográfica, e assegura conformidade com legislações federais, como o Estatuto da Cidade e o Sistema Nacional de Gestão de Informações Territoriais (SINTER). Além disso, é um instrumento fundamental para redução de riscos urbanos, formulação de políticas sociais territoriais e promoção da transparência e participação social. </w:t>
        </w:r>
      </w:ins>
    </w:p>
    <w:p w14:paraId="4CF10E39" w14:textId="77777777" w:rsidR="00EE0A2E" w:rsidRPr="00B84B57" w:rsidRDefault="00EE0A2E" w:rsidP="00EE0A2E">
      <w:pPr>
        <w:rPr>
          <w:ins w:id="24" w:author="Marco Aurélio Barbiero" w:date="2025-09-16T14:25:00Z" w16du:dateUtc="2025-09-16T17:25:00Z"/>
        </w:rPr>
      </w:pPr>
      <w:ins w:id="25" w:author="Marco Aurélio Barbiero" w:date="2025-09-16T14:25:00Z" w16du:dateUtc="2025-09-16T17:25:00Z">
        <w:r w:rsidRPr="00B84B57">
          <w:t>Apesar das evidentes contribuições oferecidas pela presença de dados georreferenciados no cadastro urbano, em 2019 apenas um quinto dos municípios brasileiros (21% ou 1.159 municípios) possuíam uma base cadastral georreferenciada, segundo a Pesquisa de Informações Básicas Municipais – 2019 (IBGE, 2019a).</w:t>
        </w:r>
        <w:r>
          <w:t xml:space="preserve"> </w:t>
        </w:r>
        <w:r w:rsidRPr="00B84B57">
          <w:t xml:space="preserve">Essa mesma pesquisa mostrou que 59% dos municípios se limitavam a coletar informações descritivas necessárias ao cumprimento da legislação e à cobrança de tributos, sem </w:t>
        </w:r>
        <w:r>
          <w:t>preocupação de realizar uma espacialização da malha de lotes</w:t>
        </w:r>
        <w:r w:rsidRPr="00B84B57">
          <w:t>. Havia, ainda, municípios que não utilizavam nenhum tipo de automatização</w:t>
        </w:r>
        <w:r>
          <w:t xml:space="preserve"> ou </w:t>
        </w:r>
        <w:r w:rsidRPr="00B84B57">
          <w:t xml:space="preserve">georreferenciamento. </w:t>
        </w:r>
      </w:ins>
    </w:p>
    <w:p w14:paraId="56BB802A" w14:textId="77777777" w:rsidR="00EE0A2E" w:rsidRPr="00B84B57" w:rsidRDefault="00EE0A2E" w:rsidP="00EE0A2E">
      <w:pPr>
        <w:rPr>
          <w:ins w:id="26" w:author="Marco Aurélio Barbiero" w:date="2025-09-16T14:25:00Z" w16du:dateUtc="2025-09-16T17:25:00Z"/>
        </w:rPr>
      </w:pPr>
      <w:ins w:id="27" w:author="Marco Aurélio Barbiero" w:date="2025-09-16T14:25:00Z" w16du:dateUtc="2025-09-16T17:25:00Z">
        <w:r w:rsidRPr="00B84B57">
          <w:t xml:space="preserve">Diante de índices tão reduzidos de georreferenciamento, independentemente das razões que expliquem essa lacuna nos cadastros municipais, urge buscar alternativas que viabilizem a espacialização em larga escala da malha fundiária urbana, bem como a produção e atualização do mapeamento cadastral municipal. </w:t>
        </w:r>
      </w:ins>
    </w:p>
    <w:p w14:paraId="7230B4D4" w14:textId="77777777" w:rsidR="00EE0A2E" w:rsidRPr="00B84B57" w:rsidRDefault="00EE0A2E" w:rsidP="00EE0A2E">
      <w:pPr>
        <w:rPr>
          <w:ins w:id="28" w:author="Marco Aurélio Barbiero" w:date="2025-09-16T14:25:00Z" w16du:dateUtc="2025-09-16T17:25:00Z"/>
        </w:rPr>
      </w:pPr>
      <w:ins w:id="29" w:author="Marco Aurélio Barbiero" w:date="2025-09-16T14:25:00Z" w16du:dateUtc="2025-09-16T17:25:00Z">
        <w:r w:rsidRPr="00B84B57">
          <w:t xml:space="preserve">Uma das estratégias mais eficazes para acelerar esse processo de espacialização consiste no aproveitamento de bases de dados já georreferenciadas e </w:t>
        </w:r>
        <w:r w:rsidRPr="00B84B57">
          <w:lastRenderedPageBreak/>
          <w:t>na busca por métodos de integração com os cadastros urbanos municipais, ainda que a precisão obtida inicialmente não seja a ideal.</w:t>
        </w:r>
      </w:ins>
    </w:p>
    <w:p w14:paraId="51962698" w14:textId="77777777" w:rsidR="00EE0A2E" w:rsidRPr="00B84B57" w:rsidRDefault="00EE0A2E" w:rsidP="00EE0A2E">
      <w:pPr>
        <w:rPr>
          <w:ins w:id="30" w:author="Marco Aurélio Barbiero" w:date="2025-09-16T14:25:00Z" w16du:dateUtc="2025-09-16T17:25:00Z"/>
        </w:rPr>
      </w:pPr>
      <w:ins w:id="31" w:author="Marco Aurélio Barbiero" w:date="2025-09-16T14:25:00Z" w16du:dateUtc="2025-09-16T17:25:00Z">
        <w:r w:rsidRPr="00B84B57">
          <w:t xml:space="preserve">No Brasil, por exemplo, o Cadastro Nacional de Endereços para Fins Estatísticos (CNEFE), iniciativa do IBGE voltada à coleta e organização de informações de endereços para fins censitários do IBGE (Instituto Brasileiro de Geografia e Estatística) </w:t>
        </w:r>
        <w:r w:rsidRPr="00B84B57">
          <w:fldChar w:fldCharType="begin"/>
        </w:r>
        <w:r w:rsidRPr="00B84B57">
          <w:instrText xml:space="preserve"> ADDIN ZOTERO_ITEM CSL_CITATION {"citationID":"OXntigZu","properties":{"formattedCitation":"(IBGE,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Pr="00B84B57">
          <w:fldChar w:fldCharType="separate"/>
        </w:r>
        <w:r w:rsidRPr="00B84B57">
          <w:t>(IBGE, 2025)</w:t>
        </w:r>
        <w:r w:rsidRPr="00B84B57">
          <w:fldChar w:fldCharType="end"/>
        </w:r>
        <w:r w:rsidRPr="00B84B57">
          <w:t xml:space="preserve">, apresenta-se como uma alternativa relevante para ser utilizada em conjunto com o mapeamento cadastral e outras geotecnologias na gestão urbana dos municípios brasileiros. </w:t>
        </w:r>
      </w:ins>
    </w:p>
    <w:p w14:paraId="08537F8C" w14:textId="77777777" w:rsidR="00EE0A2E" w:rsidRDefault="00EE0A2E" w:rsidP="00E811CE">
      <w:ins w:id="32" w:author="Marco Aurélio Barbiero" w:date="2025-09-16T14:25:00Z" w16du:dateUtc="2025-09-16T17:25:00Z">
        <w:r w:rsidRPr="00B84B57">
          <w:t xml:space="preserve">Este trabalho propõe uma metodologia </w:t>
        </w:r>
        <w:r>
          <w:rPr>
            <w:i/>
            <w:iCs/>
          </w:rPr>
          <w:t>F</w:t>
        </w:r>
        <w:r w:rsidRPr="00B84B57">
          <w:rPr>
            <w:i/>
            <w:iCs/>
          </w:rPr>
          <w:t>it-</w:t>
        </w:r>
        <w:r>
          <w:rPr>
            <w:i/>
            <w:iCs/>
          </w:rPr>
          <w:t>F</w:t>
        </w:r>
        <w:r w:rsidRPr="00B84B57">
          <w:rPr>
            <w:i/>
            <w:iCs/>
          </w:rPr>
          <w:t>or-</w:t>
        </w:r>
        <w:r>
          <w:rPr>
            <w:i/>
            <w:iCs/>
          </w:rPr>
          <w:t>P</w:t>
        </w:r>
        <w:r w:rsidRPr="00B84B57">
          <w:rPr>
            <w:i/>
            <w:iCs/>
          </w:rPr>
          <w:t>urpose</w:t>
        </w:r>
        <w:r>
          <w:rPr>
            <w:i/>
            <w:iCs/>
          </w:rPr>
          <w:t xml:space="preserve"> Land Administration</w:t>
        </w:r>
        <w:r w:rsidRPr="00B84B57">
          <w:t xml:space="preserve"> </w:t>
        </w:r>
        <w:r w:rsidRPr="00B84B57">
          <w:fldChar w:fldCharType="begin"/>
        </w:r>
        <w:r w:rsidRPr="00B84B57">
          <w:instrText xml:space="preserve"> ADDIN ZOTERO_ITEM CSL_CITATION {"citationID":"Boc5aUf2","properties":{"formattedCitation":"(Enemark;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B84B57">
          <w:fldChar w:fldCharType="separate"/>
        </w:r>
        <w:r w:rsidRPr="00B84B57">
          <w:t>(Enemark; McLaren; Lemmen, 2021)</w:t>
        </w:r>
        <w:r w:rsidRPr="00B84B57">
          <w:fldChar w:fldCharType="end"/>
        </w:r>
        <w:r w:rsidRPr="00B84B57">
          <w:t xml:space="preserve"> para a espacialização em larga escala de parcelas da malha urbana, fundamentada em duas bases de dados públicas e gratuitas: o CNEFE/IBGE e o cadastro territorial urbano municipal.</w:t>
        </w:r>
      </w:ins>
    </w:p>
    <w:p w14:paraId="0C2CA2CE" w14:textId="095363D5" w:rsidR="000752AD" w:rsidRPr="00693DE7" w:rsidRDefault="00885E6A" w:rsidP="000752AD">
      <w:pPr>
        <w:rPr>
          <w:rFonts w:cs="Arial"/>
          <w:szCs w:val="24"/>
        </w:rPr>
      </w:pPr>
      <w:r w:rsidRPr="00885E6A">
        <w:t xml:space="preserve">A pesquisa insere-se na área de concentração </w:t>
      </w:r>
      <w:r w:rsidRPr="00885E6A">
        <w:rPr>
          <w:b/>
          <w:bCs/>
        </w:rPr>
        <w:t>Gestão Territorial</w:t>
      </w:r>
      <w:r w:rsidRPr="00885E6A">
        <w:t xml:space="preserve"> e na linha de pesquisa </w:t>
      </w:r>
      <w:r w:rsidRPr="00885E6A">
        <w:rPr>
          <w:b/>
          <w:bCs/>
        </w:rPr>
        <w:t>Cadastro Territorial Multifinalitário</w:t>
      </w:r>
      <w:r w:rsidRPr="00885E6A">
        <w:t>, tendo como foco o georreferenciamento de cadastros descritivos urbanos com base no Cadastro Nacional de Endereços para Fins Estatísticos (CNEFE).</w:t>
      </w:r>
      <w:r w:rsidR="000752AD" w:rsidRPr="00693DE7">
        <w:rPr>
          <w:rFonts w:cs="Arial"/>
          <w:szCs w:val="24"/>
        </w:rPr>
        <w:br w:type="page"/>
      </w:r>
    </w:p>
    <w:p w14:paraId="276E7322" w14:textId="77777777" w:rsidR="000752AD" w:rsidRPr="00693DE7" w:rsidRDefault="000752AD" w:rsidP="000752AD">
      <w:pPr>
        <w:rPr>
          <w:rFonts w:cs="Arial"/>
          <w:szCs w:val="24"/>
        </w:rPr>
      </w:pPr>
    </w:p>
    <w:p w14:paraId="53439EF7" w14:textId="77777777" w:rsidR="000752AD" w:rsidRDefault="000752AD" w:rsidP="000752AD">
      <w:pPr>
        <w:pStyle w:val="Ttulo1"/>
      </w:pPr>
      <w:bookmarkStart w:id="33" w:name="_Toc208996036"/>
      <w:r w:rsidRPr="00693DE7">
        <w:t>Justificativa da pesquisa</w:t>
      </w:r>
      <w:bookmarkEnd w:id="33"/>
    </w:p>
    <w:p w14:paraId="46664A62" w14:textId="77777777" w:rsidR="00697418" w:rsidRDefault="00B3095F" w:rsidP="00697418">
      <w:r w:rsidRPr="00693DE7">
        <w:t>De acordo com</w:t>
      </w:r>
      <w:r w:rsidRPr="00693DE7">
        <w:fldChar w:fldCharType="begin"/>
      </w:r>
      <w: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t xml:space="preserve"> Cunha </w:t>
      </w:r>
      <w:r w:rsidRPr="00693DE7">
        <w:rPr>
          <w:i/>
          <w:iCs/>
        </w:rPr>
        <w:t>et al.</w:t>
      </w:r>
      <w:r w:rsidRPr="00693DE7">
        <w:t xml:space="preserve"> (2019)</w:t>
      </w:r>
      <w:r w:rsidRPr="00693DE7">
        <w:fldChar w:fldCharType="end"/>
      </w:r>
      <w:r w:rsidRPr="00693DE7">
        <w:t xml:space="preserve">,  a organização dos primeiros cadastros fiscais imobiliários nos municípios brasileiros teve início com a Constituição de 1946, que concedeu maior autonomia aos municípios na arrecadação de tributos, especialmente o IPTU. Posteriormente, a Constituição da República Federativa do Brasil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w:t>
      </w:r>
      <w:r w:rsidR="00633079">
        <w:t>não atualizou</w:t>
      </w:r>
      <w:r w:rsidRPr="00693DE7">
        <w:t xml:space="preserve"> seus cadastros fiscais</w:t>
      </w:r>
      <w:r w:rsidR="004222CC">
        <w:t>,</w:t>
      </w:r>
      <w:r w:rsidR="004541DF">
        <w:t xml:space="preserve"> permanecendo </w:t>
      </w:r>
      <w:r w:rsidR="00F22861">
        <w:t xml:space="preserve">somente </w:t>
      </w:r>
      <w:r w:rsidR="004541DF">
        <w:t xml:space="preserve">com </w:t>
      </w:r>
      <w:r w:rsidR="001866E6" w:rsidRPr="00693DE7">
        <w:t>cadastros urbanos alfanuméricos convencionais</w:t>
      </w:r>
      <w:r w:rsidR="004222CC">
        <w:t xml:space="preserve"> </w:t>
      </w:r>
      <w:r w:rsidR="00AD1223">
        <w:fldChar w:fldCharType="begin"/>
      </w:r>
      <w:r w:rsidR="00AD1223">
        <w:instrText xml:space="preserve"> ADDIN ZOTERO_ITEM CSL_CITATION {"citationID":"dOGKkhLn","properties":{"formattedCitation":"(IBGE, 2019)","plainCitation":"(IBGE, 2019)","noteIndex":0},"citationItems":[{"id":223,"uris":["http://zotero.org/users/15531986/items/J334I7ZG"],"itemData":{"id":223,"type":"webpage","title":"MUNIC 2019","title-short":"MUNIC","URL":"https://ftp.ibge.gov.br/Perfil_Municipios/2019/Base_de_Dados/","author":[{"family":"IBGE","given":""}],"accessed":{"date-parts":[["2025",7,19]]},"issued":{"date-parts":[["2019"]]}}}],"schema":"https://github.com/citation-style-language/schema/raw/master/csl-citation.json"} </w:instrText>
      </w:r>
      <w:r w:rsidR="00AD1223">
        <w:fldChar w:fldCharType="separate"/>
      </w:r>
      <w:r w:rsidR="00AD1223" w:rsidRPr="00AD1223">
        <w:rPr>
          <w:rFonts w:cs="Arial"/>
        </w:rPr>
        <w:t>(IBGE, 2019)</w:t>
      </w:r>
      <w:r w:rsidR="00AD1223">
        <w:fldChar w:fldCharType="end"/>
      </w:r>
      <w:r w:rsidR="001866E6" w:rsidRPr="00693DE7">
        <w:t>.</w:t>
      </w:r>
    </w:p>
    <w:p w14:paraId="1DE2BC91" w14:textId="1E68B895" w:rsidR="00FE31FC" w:rsidRDefault="00FE31FC" w:rsidP="00B3095F">
      <w:pPr>
        <w:rPr>
          <w:rFonts w:cs="Arial"/>
          <w:color w:val="000000"/>
        </w:rPr>
      </w:pPr>
      <w:r w:rsidRPr="00FE31FC">
        <w:rPr>
          <w:rFonts w:cs="Arial"/>
          <w:color w:val="000000"/>
        </w:rPr>
        <w:t>Embora o georreferenciamento nos cadastros urbanos seja uma decisão das prefeituras, sua ausência pode impactar a gestão tributária e o desenvolvimento de políticas públicas voltadas ao planejamento urbano, habitação, mobilidade e saneamento</w:t>
      </w:r>
      <w:r>
        <w:rPr>
          <w:rFonts w:cs="Arial"/>
          <w:color w:val="000000"/>
        </w:rPr>
        <w:t>.</w:t>
      </w:r>
    </w:p>
    <w:p w14:paraId="3B270ABB" w14:textId="316F8233" w:rsidR="00FE31FC" w:rsidRDefault="00FF3226" w:rsidP="00B3095F">
      <w:r>
        <w:t xml:space="preserve">Em muitos casos </w:t>
      </w:r>
      <w:r w:rsidR="00F3469A">
        <w:t xml:space="preserve">a opção </w:t>
      </w:r>
      <w:r w:rsidR="00FC2CF1">
        <w:t>por</w:t>
      </w:r>
      <w:r w:rsidR="00F3469A">
        <w:t xml:space="preserve"> ignorar o georreferenciamento decorre</w:t>
      </w:r>
      <w:r w:rsidR="00B3095F" w:rsidRPr="00693DE7">
        <w:t xml:space="preserve"> </w:t>
      </w:r>
      <w:r w:rsidR="00B3095F">
        <w:t xml:space="preserve">da crença </w:t>
      </w:r>
      <w:r w:rsidR="00B3095F" w:rsidRPr="00D7330B">
        <w:t xml:space="preserve">de que a </w:t>
      </w:r>
      <w:r w:rsidR="00B3095F" w:rsidRPr="00C67E5C">
        <w:t>administração municipal</w:t>
      </w:r>
      <w:r w:rsidR="00B3095F">
        <w:t xml:space="preserve"> </w:t>
      </w:r>
      <w:r w:rsidR="00B3095F" w:rsidRPr="00D7330B">
        <w:t>deve</w:t>
      </w:r>
      <w:r w:rsidR="00B3095F">
        <w:t xml:space="preserve">, obrigatoriamente, </w:t>
      </w:r>
      <w:r w:rsidR="00B3095F" w:rsidRPr="00D7330B">
        <w:t>cumprir padrões de precisão excessivamente exigentes</w:t>
      </w:r>
      <w:r w:rsidR="00B3095F">
        <w:t xml:space="preserve"> na confecção de seu cadastro urbano</w:t>
      </w:r>
      <w:r w:rsidR="00B3095F" w:rsidRPr="00D7330B">
        <w:t>.</w:t>
      </w:r>
      <w:r w:rsidR="00B3095F">
        <w:t xml:space="preserve"> Por exemplo, se a prefeitura resolver seguir a Norma Técnica NBR 17047:2022 da ABNT, que exige uma precisão posicional planimétrica de 8 cm do vértice da parcela ou imóvel, </w:t>
      </w:r>
      <w:r w:rsidR="008C11E0">
        <w:t>o</w:t>
      </w:r>
      <w:r w:rsidR="00B3095F">
        <w:t xml:space="preserve"> custo do processo de </w:t>
      </w:r>
      <w:r w:rsidR="00B3095F" w:rsidRPr="00693DE7">
        <w:t>levantamento georreferenciado,  elaboração do memorial descritivo, preparação dos dados, análise e conferência</w:t>
      </w:r>
      <w:r w:rsidR="00B3095F">
        <w:t>,</w:t>
      </w:r>
      <w:r w:rsidR="00B3095F" w:rsidRPr="00693DE7">
        <w:t xml:space="preserve"> e conexão com o Cadastro Territorial pode facilmente alcançar valores na casa de um milhão de reais para um município de pequeno porte </w:t>
      </w:r>
      <w:r w:rsidR="00B3095F" w:rsidRPr="00693DE7">
        <w:fldChar w:fldCharType="begin"/>
      </w:r>
      <w:r w:rsidR="00B3095F"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B3095F" w:rsidRPr="00693DE7">
        <w:fldChar w:fldCharType="separate"/>
      </w:r>
      <w:r w:rsidR="00B3095F" w:rsidRPr="00693DE7">
        <w:rPr>
          <w:rFonts w:cs="Arial"/>
        </w:rPr>
        <w:t>(PNCP, 2025)</w:t>
      </w:r>
      <w:r w:rsidR="00B3095F" w:rsidRPr="00693DE7">
        <w:fldChar w:fldCharType="end"/>
      </w:r>
      <w:r w:rsidR="00B3095F" w:rsidRPr="00693DE7">
        <w:t xml:space="preserve">. </w:t>
      </w:r>
    </w:p>
    <w:p w14:paraId="5AE09EB4" w14:textId="2A22B30C" w:rsidR="00B3095F" w:rsidRPr="00693DE7" w:rsidRDefault="00B3095F" w:rsidP="00B3095F">
      <w:r w:rsidRPr="00693DE7">
        <w:t>Esse custo é significativo já que, segundo estudo técnico da Confederação Nacional do Municípios - CNM, 48% dos municípios de pequeno porte</w:t>
      </w:r>
      <w:bookmarkStart w:id="34" w:name="_Ref196312841"/>
      <w:r w:rsidRPr="00FC3420">
        <w:rPr>
          <w:rStyle w:val="Refdenotaderodap"/>
        </w:rPr>
        <w:footnoteReference w:id="1"/>
      </w:r>
      <w:bookmarkEnd w:id="34"/>
      <w:r w:rsidRPr="00693DE7">
        <w:t xml:space="preserve"> apresentaram déficit no resultado primário de 2023 </w:t>
      </w:r>
      <w:r w:rsidRPr="00693DE7">
        <w:fldChar w:fldCharType="begin"/>
      </w:r>
      <w:r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Pr="00693DE7">
        <w:fldChar w:fldCharType="separate"/>
      </w:r>
      <w:r w:rsidRPr="00693DE7">
        <w:rPr>
          <w:rFonts w:cs="Arial"/>
        </w:rPr>
        <w:t>(CNM, 2024)</w:t>
      </w:r>
      <w:r w:rsidRPr="00693DE7">
        <w:fldChar w:fldCharType="end"/>
      </w:r>
      <w:r w:rsidRPr="00693DE7">
        <w:t xml:space="preserve">. </w:t>
      </w:r>
      <w:r>
        <w:t>Além disso, a</w:t>
      </w:r>
      <w:r w:rsidRPr="00693DE7">
        <w:t>s Receitas Brutas desses municípios também são baixas</w:t>
      </w:r>
      <w:r w:rsidR="00C301C4">
        <w:t>,</w:t>
      </w:r>
      <w:r>
        <w:t xml:space="preserve"> o que dificulta a alocação de recursos em despesas não obrigatórias </w:t>
      </w:r>
      <w:r>
        <w:fldChar w:fldCharType="begin"/>
      </w:r>
      <w:r>
        <w:instrText xml:space="preserve"> ADDIN ZOTERO_ITEM CSL_CITATION {"citationID":"en0ec6sQ","properties":{"formattedCitation":"(CNM,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fldChar w:fldCharType="separate"/>
      </w:r>
      <w:r w:rsidRPr="003D53B6">
        <w:rPr>
          <w:rFonts w:cs="Arial"/>
        </w:rPr>
        <w:t>(CNM, 2024)</w:t>
      </w:r>
      <w:r>
        <w:fldChar w:fldCharType="end"/>
      </w:r>
      <w:r w:rsidRPr="00693DE7">
        <w:t xml:space="preserve">. A </w:t>
      </w:r>
      <w:r w:rsidRPr="00693DE7">
        <w:fldChar w:fldCharType="begin"/>
      </w:r>
      <w:r w:rsidRPr="00693DE7">
        <w:instrText xml:space="preserve"> REF _Ref191649667 \h </w:instrText>
      </w:r>
      <w:r w:rsidRPr="00693DE7">
        <w:fldChar w:fldCharType="separate"/>
      </w:r>
      <w:r w:rsidR="00610384" w:rsidRPr="00693DE7">
        <w:t xml:space="preserve">Tabela </w:t>
      </w:r>
      <w:r w:rsidR="00610384">
        <w:rPr>
          <w:noProof/>
        </w:rPr>
        <w:t>1</w:t>
      </w:r>
      <w:r w:rsidRPr="00693DE7">
        <w:fldChar w:fldCharType="end"/>
      </w:r>
      <w:r w:rsidRPr="00693DE7">
        <w:t xml:space="preserve"> mostra uma estatística básica dos valores das Receitas Correntes dos municípios de pequeno porte no Brasil. </w:t>
      </w:r>
      <w:r w:rsidRPr="00693DE7">
        <w:lastRenderedPageBreak/>
        <w:t xml:space="preserve">Apesar das discrepâncias indicadas pelo </w:t>
      </w:r>
      <w:r w:rsidRPr="00693DE7">
        <w:rPr>
          <w:b/>
          <w:bCs/>
        </w:rPr>
        <w:t>desvio padrão</w:t>
      </w:r>
      <w:r w:rsidRPr="00693DE7">
        <w:t xml:space="preserve">, nota-se que a </w:t>
      </w:r>
      <w:r w:rsidRPr="00693DE7">
        <w:rPr>
          <w:b/>
          <w:bCs/>
        </w:rPr>
        <w:t>média</w:t>
      </w:r>
      <w:r w:rsidRPr="00693DE7">
        <w:t xml:space="preserve"> dos orçamentos desses municípios está abaixo de 80 milhões.</w:t>
      </w:r>
    </w:p>
    <w:p w14:paraId="76354BCF" w14:textId="4FB4E31E" w:rsidR="00B3095F" w:rsidRPr="00693DE7" w:rsidRDefault="00B3095F" w:rsidP="00B3095F">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00610384" w:rsidRPr="00693DE7">
        <w:t xml:space="preserve">Tabela </w:t>
      </w:r>
      <w:r w:rsidR="00610384">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00610384" w:rsidRPr="00693DE7">
        <w:t xml:space="preserve">Tabela </w:t>
      </w:r>
      <w:r w:rsidR="00610384">
        <w:rPr>
          <w:noProof/>
        </w:rPr>
        <w:t>1</w:t>
      </w:r>
      <w:r w:rsidRPr="00693DE7">
        <w:fldChar w:fldCharType="end"/>
      </w:r>
      <w:r w:rsidRPr="00693DE7">
        <w:t>), sendo possível que muitos desses ainda estejam isentos do pagamento do imposto.</w:t>
      </w:r>
    </w:p>
    <w:p w14:paraId="75AA3E08" w14:textId="65817F6D" w:rsidR="00B3095F" w:rsidRPr="00693DE7" w:rsidRDefault="00B3095F" w:rsidP="00B3095F">
      <w:pPr>
        <w:pStyle w:val="Legenda"/>
      </w:pPr>
      <w:bookmarkStart w:id="35" w:name="_Ref191649667"/>
      <w:bookmarkStart w:id="36" w:name="_Ref191818641"/>
      <w:r w:rsidRPr="00693DE7">
        <w:t xml:space="preserve">Tabela </w:t>
      </w:r>
      <w:fldSimple w:instr=" SEQ Tabela \* ARABIC ">
        <w:r w:rsidR="00610384">
          <w:rPr>
            <w:noProof/>
          </w:rPr>
          <w:t>1</w:t>
        </w:r>
      </w:fldSimple>
      <w:bookmarkEnd w:id="35"/>
      <w:r w:rsidRPr="00693DE7">
        <w:t>:Estatística básica dos valores de Receitas Correntes, arrecadação do IPTU e quantidade de domicílios de municípios</w:t>
      </w:r>
      <w:r>
        <w:t xml:space="preserve"> de pequeno porte</w:t>
      </w:r>
      <w:r w:rsidRPr="0071581E">
        <w:rPr>
          <w:vertAlign w:val="superscript"/>
        </w:rPr>
        <w:fldChar w:fldCharType="begin"/>
      </w:r>
      <w:r w:rsidRPr="003668A6">
        <w:rPr>
          <w:vertAlign w:val="superscript"/>
          <w:rPrChange w:id="37" w:author="Marco Aurélio Barbiero" w:date="2025-04-23T15:00:00Z" w16du:dateUtc="2025-04-23T18:00:00Z">
            <w:rPr/>
          </w:rPrChange>
        </w:rPr>
        <w:instrText xml:space="preserve"> NOTEREF _Ref196312841 \h </w:instrText>
      </w:r>
      <w:r>
        <w:rPr>
          <w:vertAlign w:val="superscript"/>
        </w:rPr>
        <w:instrText xml:space="preserve"> \* MERGEFORMAT </w:instrText>
      </w:r>
      <w:r w:rsidRPr="0071581E">
        <w:rPr>
          <w:vertAlign w:val="superscript"/>
        </w:rPr>
      </w:r>
      <w:r w:rsidRPr="0071581E">
        <w:rPr>
          <w:vertAlign w:val="superscript"/>
        </w:rPr>
        <w:fldChar w:fldCharType="separate"/>
      </w:r>
      <w:r w:rsidR="00610384">
        <w:rPr>
          <w:vertAlign w:val="superscript"/>
        </w:rPr>
        <w:t>1</w:t>
      </w:r>
      <w:r w:rsidRPr="0071581E">
        <w:rPr>
          <w:vertAlign w:val="superscript"/>
        </w:rPr>
        <w:fldChar w:fldCharType="end"/>
      </w:r>
      <w:r w:rsidRPr="00693DE7">
        <w:t xml:space="preserve"> em 2023</w:t>
      </w:r>
      <w:bookmarkEnd w:id="36"/>
    </w:p>
    <w:tbl>
      <w:tblPr>
        <w:tblStyle w:val="TabeladeGrade4-nfase11"/>
        <w:tblW w:w="0" w:type="auto"/>
        <w:jc w:val="center"/>
        <w:tblLook w:val="04A0" w:firstRow="1" w:lastRow="0" w:firstColumn="1" w:lastColumn="0" w:noHBand="0" w:noVBand="1"/>
      </w:tblPr>
      <w:tblGrid>
        <w:gridCol w:w="2263"/>
        <w:gridCol w:w="2792"/>
        <w:gridCol w:w="2311"/>
        <w:gridCol w:w="1695"/>
      </w:tblGrid>
      <w:tr w:rsidR="00B3095F" w:rsidRPr="00693DE7" w14:paraId="01D4B442" w14:textId="77777777" w:rsidTr="007E60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F1AA03C" w14:textId="77777777" w:rsidR="00B3095F" w:rsidRPr="00693DE7" w:rsidRDefault="00B3095F" w:rsidP="007E60B5">
            <w:pPr>
              <w:keepLines/>
              <w:ind w:firstLine="0"/>
              <w:jc w:val="center"/>
            </w:pPr>
            <w:r w:rsidRPr="00693DE7">
              <w:t>Função</w:t>
            </w:r>
          </w:p>
        </w:tc>
        <w:tc>
          <w:tcPr>
            <w:tcW w:w="2792" w:type="dxa"/>
          </w:tcPr>
          <w:p w14:paraId="5B81E3DA"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Receitas Correntes</w:t>
            </w:r>
          </w:p>
        </w:tc>
        <w:tc>
          <w:tcPr>
            <w:tcW w:w="2311" w:type="dxa"/>
          </w:tcPr>
          <w:p w14:paraId="210F1C0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Pr="00FC3420">
              <w:rPr>
                <w:rStyle w:val="Refdenotaderodap"/>
              </w:rPr>
              <w:footnoteReference w:id="2"/>
            </w:r>
          </w:p>
        </w:tc>
        <w:tc>
          <w:tcPr>
            <w:tcW w:w="1695" w:type="dxa"/>
          </w:tcPr>
          <w:p w14:paraId="5BB31FB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Qtd Domicílios</w:t>
            </w:r>
          </w:p>
        </w:tc>
      </w:tr>
      <w:tr w:rsidR="00B3095F" w:rsidRPr="00693DE7" w14:paraId="17080BBF"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813F65B" w14:textId="77777777" w:rsidR="00B3095F" w:rsidRPr="00693DE7" w:rsidRDefault="00B3095F" w:rsidP="007E60B5">
            <w:pPr>
              <w:keepLines/>
              <w:ind w:firstLine="0"/>
            </w:pPr>
            <w:r w:rsidRPr="00693DE7">
              <w:t>Média</w:t>
            </w:r>
          </w:p>
        </w:tc>
        <w:tc>
          <w:tcPr>
            <w:tcW w:w="2792" w:type="dxa"/>
          </w:tcPr>
          <w:p w14:paraId="10DEEB9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5301956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ECCEF5F"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B3095F" w:rsidRPr="00693DE7" w14:paraId="50D4BA1E"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2AB75828" w14:textId="77777777" w:rsidR="00B3095F" w:rsidRPr="00693DE7" w:rsidRDefault="00B3095F" w:rsidP="007E60B5">
            <w:pPr>
              <w:keepLines/>
              <w:ind w:firstLine="0"/>
            </w:pPr>
            <w:r w:rsidRPr="00693DE7">
              <w:t>Desvio padrão</w:t>
            </w:r>
          </w:p>
        </w:tc>
        <w:tc>
          <w:tcPr>
            <w:tcW w:w="2792" w:type="dxa"/>
          </w:tcPr>
          <w:p w14:paraId="56BDD21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4B31BB35"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4DE7CDF3"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B3095F" w:rsidRPr="00693DE7" w14:paraId="459A9D85"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BF4FEBF" w14:textId="77777777" w:rsidR="00B3095F" w:rsidRPr="00693DE7" w:rsidRDefault="00B3095F" w:rsidP="007E60B5">
            <w:pPr>
              <w:keepLines/>
              <w:ind w:firstLine="0"/>
            </w:pPr>
            <w:r w:rsidRPr="00693DE7">
              <w:t>Mediana</w:t>
            </w:r>
          </w:p>
        </w:tc>
        <w:tc>
          <w:tcPr>
            <w:tcW w:w="2792" w:type="dxa"/>
          </w:tcPr>
          <w:p w14:paraId="50DDA3C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61E1D513"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2FB81F6E"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B3095F" w:rsidRPr="00693DE7" w14:paraId="0F326DE6"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799D9FF" w14:textId="77777777" w:rsidR="00B3095F" w:rsidRPr="00693DE7" w:rsidRDefault="00B3095F" w:rsidP="007E60B5">
            <w:pPr>
              <w:keepLines/>
              <w:ind w:firstLine="0"/>
            </w:pPr>
            <w:r w:rsidRPr="00693DE7">
              <w:t>Mínimo</w:t>
            </w:r>
          </w:p>
        </w:tc>
        <w:tc>
          <w:tcPr>
            <w:tcW w:w="2792" w:type="dxa"/>
          </w:tcPr>
          <w:p w14:paraId="444CEDF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Pr="00FC3420">
              <w:rPr>
                <w:rStyle w:val="Refdenotaderodap"/>
              </w:rPr>
              <w:footnoteReference w:id="3"/>
            </w:r>
          </w:p>
        </w:tc>
        <w:tc>
          <w:tcPr>
            <w:tcW w:w="2311" w:type="dxa"/>
          </w:tcPr>
          <w:p w14:paraId="56511C6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Pr="00FC3420">
              <w:rPr>
                <w:rStyle w:val="Refdenotaderodap"/>
              </w:rPr>
              <w:footnoteReference w:id="4"/>
            </w:r>
            <w:r w:rsidRPr="00693DE7">
              <w:t xml:space="preserve"> </w:t>
            </w:r>
          </w:p>
        </w:tc>
        <w:tc>
          <w:tcPr>
            <w:tcW w:w="1695" w:type="dxa"/>
          </w:tcPr>
          <w:p w14:paraId="00BA8950"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FC3420">
              <w:rPr>
                <w:rStyle w:val="Refdenotaderodap"/>
              </w:rPr>
              <w:footnoteReference w:id="5"/>
            </w:r>
          </w:p>
        </w:tc>
      </w:tr>
      <w:tr w:rsidR="00B3095F" w:rsidRPr="00693DE7" w14:paraId="4CB4FC5D"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CAECE00" w14:textId="77777777" w:rsidR="00B3095F" w:rsidRPr="00693DE7" w:rsidRDefault="00B3095F" w:rsidP="007E60B5">
            <w:pPr>
              <w:keepLines/>
              <w:ind w:firstLine="0"/>
            </w:pPr>
            <w:r w:rsidRPr="00693DE7">
              <w:t>Máximo</w:t>
            </w:r>
          </w:p>
        </w:tc>
        <w:tc>
          <w:tcPr>
            <w:tcW w:w="2792" w:type="dxa"/>
          </w:tcPr>
          <w:p w14:paraId="792192E0"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Pr="00FC3420">
              <w:rPr>
                <w:rStyle w:val="Refdenotaderodap"/>
              </w:rPr>
              <w:footnoteReference w:id="6"/>
            </w:r>
          </w:p>
        </w:tc>
        <w:tc>
          <w:tcPr>
            <w:tcW w:w="2311" w:type="dxa"/>
          </w:tcPr>
          <w:p w14:paraId="180C9EC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Pr="00FC3420">
              <w:rPr>
                <w:rStyle w:val="Refdenotaderodap"/>
              </w:rPr>
              <w:footnoteReference w:id="7"/>
            </w:r>
            <w:r w:rsidRPr="00693DE7">
              <w:t xml:space="preserve"> </w:t>
            </w:r>
          </w:p>
        </w:tc>
        <w:tc>
          <w:tcPr>
            <w:tcW w:w="1695" w:type="dxa"/>
          </w:tcPr>
          <w:p w14:paraId="373378FB"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25.193</w:t>
            </w:r>
            <w:r w:rsidRPr="00FC3420">
              <w:rPr>
                <w:rStyle w:val="Refdenotaderodap"/>
              </w:rPr>
              <w:footnoteReference w:id="8"/>
            </w:r>
          </w:p>
        </w:tc>
      </w:tr>
      <w:tr w:rsidR="00B3095F" w:rsidRPr="00693DE7" w14:paraId="28A031DB"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56426B0D" w14:textId="77777777" w:rsidR="00B3095F" w:rsidRPr="00693DE7" w:rsidRDefault="00B3095F" w:rsidP="007E60B5">
            <w:pPr>
              <w:keepLines/>
              <w:ind w:firstLine="0"/>
            </w:pPr>
            <w:r w:rsidRPr="00693DE7">
              <w:t>Contagem</w:t>
            </w:r>
          </w:p>
        </w:tc>
        <w:tc>
          <w:tcPr>
            <w:tcW w:w="2792" w:type="dxa"/>
            <w:shd w:val="clear" w:color="auto" w:fill="FFFFFF" w:themeFill="background1"/>
          </w:tcPr>
          <w:p w14:paraId="4D11C7CF"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3E2B343B"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1A7F81B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r>
    </w:tbl>
    <w:p w14:paraId="24A57960" w14:textId="77777777" w:rsidR="00B3095F" w:rsidRPr="00693DE7" w:rsidRDefault="00B3095F" w:rsidP="00B3095F">
      <w:pPr>
        <w:pStyle w:val="Legenda"/>
      </w:pPr>
      <w:r w:rsidRPr="00693DE7">
        <w:t>Fontes:</w:t>
      </w:r>
      <w:r w:rsidRPr="00693DE7">
        <w:fldChar w:fldCharType="begin"/>
      </w:r>
      <w:r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Pr="00693DE7">
        <w:fldChar w:fldCharType="separate"/>
      </w:r>
      <w:r w:rsidRPr="00693DE7">
        <w:rPr>
          <w:rFonts w:cs="Arial"/>
        </w:rPr>
        <w:t>(SISCONFI/STN, 2023)</w:t>
      </w:r>
      <w:r w:rsidRPr="00693DE7">
        <w:fldChar w:fldCharType="end"/>
      </w:r>
      <w:r w:rsidRPr="00693DE7">
        <w:fldChar w:fldCharType="begin"/>
      </w:r>
      <w:r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Pr="00693DE7">
        <w:fldChar w:fldCharType="separate"/>
      </w:r>
      <w:r w:rsidRPr="00693DE7">
        <w:rPr>
          <w:rFonts w:cs="Arial"/>
        </w:rPr>
        <w:t>(IBGE, 2022)</w:t>
      </w:r>
      <w:r w:rsidRPr="00693DE7">
        <w:fldChar w:fldCharType="end"/>
      </w:r>
      <w:r w:rsidRPr="00693DE7">
        <w:t>. Elaboração: Autores</w:t>
      </w:r>
    </w:p>
    <w:p w14:paraId="7B2E110B" w14:textId="40536DFD" w:rsidR="00B3095F" w:rsidRPr="00693DE7" w:rsidRDefault="00B3095F" w:rsidP="00B3095F">
      <w:pPr>
        <w:spacing w:before="240"/>
      </w:pPr>
      <w:r w:rsidRPr="00693DE7">
        <w:t xml:space="preserve">Outro </w:t>
      </w:r>
      <w:r>
        <w:t>entrave</w:t>
      </w:r>
      <w:r w:rsidRPr="00693DE7">
        <w:t xml:space="preserve"> relevante na criação de um Cadastro Territorial Multifinalitário (CTM) é a necessidade de mão de obra qualificada</w:t>
      </w:r>
      <w:r w:rsidR="00751CF7">
        <w:t xml:space="preserve"> </w:t>
      </w:r>
      <w:r w:rsidR="00B722BA">
        <w:fldChar w:fldCharType="begin"/>
      </w:r>
      <w:r w:rsidR="00B722BA">
        <w:instrText xml:space="preserve"> ADDIN ZOTERO_ITEM CSL_CITATION {"citationID":"drpg3BOb","properties":{"formattedCitation":"(ARA\\uc0\\u218{}JO; SILVA, 2014)","plainCitation":"(ARAÚJO; SILVA, 2014)","noteIndex":0},"citationItems":[{"id":254,"uris":["http://zotero.org/users/15531986/items/CTE95U7I"],"itemData":{"id":254,"type":"article-journal","container-title":"Revista Formação","issue":"21","page":"23-48","title":"O CADASTRO TERRITORIAL MULTIFINALITÁRIO(CTM): (MULTI)FINALIDADES E PERSPECTIVAS PARAO ORDENAMENTO TERRITORIAL URBANO","volume":"2","author":[{"family":"ARAÚJO","given":"Fernando Alves","dropping-particle":"de"},{"family":"SILVA","given":"Christian Nunes","dropping-particle":"da"}],"issued":{"date-parts":[["2014"]]}}}],"schema":"https://github.com/citation-style-language/schema/raw/master/csl-citation.json"} </w:instrText>
      </w:r>
      <w:r w:rsidR="00B722BA">
        <w:fldChar w:fldCharType="separate"/>
      </w:r>
      <w:r w:rsidR="00B722BA" w:rsidRPr="00B722BA">
        <w:rPr>
          <w:rFonts w:cs="Arial"/>
        </w:rPr>
        <w:t>(ARAÚJO; SILVA, 2014)</w:t>
      </w:r>
      <w:r w:rsidR="00B722BA">
        <w:fldChar w:fldCharType="end"/>
      </w:r>
      <w:r w:rsidRPr="00693DE7">
        <w:t xml:space="preserve">. Embora </w:t>
      </w:r>
      <w:r>
        <w:t>muitas</w:t>
      </w:r>
      <w:r w:rsidRPr="00693DE7">
        <w:t xml:space="preserve"> prefeituras </w:t>
      </w:r>
      <w:r>
        <w:t>tenham</w:t>
      </w:r>
      <w:r w:rsidRPr="00693DE7">
        <w:t xml:space="preserve"> engenheiros em seus quadros, nem todos os profissionais possuem os conhecimentos necessários para a implementação do cadastro.</w:t>
      </w:r>
    </w:p>
    <w:p w14:paraId="3150C38A" w14:textId="63E8E424" w:rsidR="00B3095F" w:rsidRDefault="00B3095F" w:rsidP="00B3095F">
      <w:pPr>
        <w:rPr>
          <w:ins w:id="38" w:author="Marco Aurélio Barbiero" w:date="2025-09-18T09:27:00Z" w16du:dateUtc="2025-09-18T12:27:00Z"/>
        </w:rPr>
      </w:pPr>
      <w:r w:rsidRPr="00693DE7">
        <w:t>A contratação de empresas especializadas em georreferenciamento</w:t>
      </w:r>
      <w:r w:rsidR="0074759C">
        <w:t xml:space="preserve"> </w:t>
      </w:r>
      <w:r w:rsidR="00C10B82">
        <w:t>e</w:t>
      </w:r>
      <w:r w:rsidR="00AE4B34">
        <w:t xml:space="preserve"> </w:t>
      </w:r>
      <w:r w:rsidR="007A080C">
        <w:t>os convênios</w:t>
      </w:r>
      <w:r w:rsidR="00C10B82">
        <w:t xml:space="preserve"> com instituições de ensino </w:t>
      </w:r>
      <w:r w:rsidRPr="00693DE7">
        <w:t>pode</w:t>
      </w:r>
      <w:r w:rsidR="00C10B82">
        <w:t>m</w:t>
      </w:r>
      <w:r w:rsidRPr="00693DE7">
        <w:t xml:space="preserve"> ser </w:t>
      </w:r>
      <w:r w:rsidR="007468EF">
        <w:t>opções viáve</w:t>
      </w:r>
      <w:r w:rsidR="00AE4B34">
        <w:t>i</w:t>
      </w:r>
      <w:r w:rsidR="007468EF">
        <w:t>s</w:t>
      </w:r>
      <w:r w:rsidR="00847B58">
        <w:t xml:space="preserve"> </w:t>
      </w:r>
      <w:r w:rsidR="00FA2291">
        <w:fldChar w:fldCharType="begin"/>
      </w:r>
      <w:r w:rsidR="00FA2291">
        <w:instrText xml:space="preserve"> ADDIN ZOTERO_ITEM CSL_CITATION {"citationID":"0Gr6kVeh","properties":{"formattedCitation":"(Silva,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aplicado","editor":[{"family":"Silva","given":"Everton","dropping-particle":"da"}],"contributor":[{"family":"Carneiro","given":"Andrea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00FA2291">
        <w:fldChar w:fldCharType="separate"/>
      </w:r>
      <w:r w:rsidR="00FA2291" w:rsidRPr="00FA2291">
        <w:rPr>
          <w:rFonts w:cs="Arial"/>
        </w:rPr>
        <w:t>(Silva, 2023)</w:t>
      </w:r>
      <w:r w:rsidR="00FA2291">
        <w:fldChar w:fldCharType="end"/>
      </w:r>
      <w:r w:rsidRPr="00693DE7">
        <w:t>. Contudo, essa</w:t>
      </w:r>
      <w:r w:rsidR="007A080C">
        <w:t>s</w:t>
      </w:r>
      <w:r w:rsidRPr="00693DE7">
        <w:t xml:space="preserve"> medida</w:t>
      </w:r>
      <w:r w:rsidR="007A080C">
        <w:t>s</w:t>
      </w:r>
      <w:r w:rsidRPr="00693DE7">
        <w:t xml:space="preserve"> não resolve</w:t>
      </w:r>
      <w:r w:rsidR="007A080C">
        <w:t>m</w:t>
      </w:r>
      <w:r w:rsidRPr="00693DE7">
        <w:t xml:space="preserve"> a questão da integração dos dados ao cadastro, tarefa que deve ser executada por profissionais </w:t>
      </w:r>
      <w:r w:rsidR="007A080C">
        <w:t xml:space="preserve">com </w:t>
      </w:r>
      <w:r w:rsidR="007960A0">
        <w:t>conhecimento da realidade local</w:t>
      </w:r>
      <w:r w:rsidRPr="00693DE7">
        <w:t>. Adicionalmente, é fundamental considerar o custo associado à adaptação dos sistemas informatizados, garantindo que possam armazenar, processar e exibir as informações geográficas de forma adequada.</w:t>
      </w:r>
    </w:p>
    <w:p w14:paraId="3033EB97" w14:textId="6924AC48" w:rsidR="00EF63D5" w:rsidRPr="00EF63D5" w:rsidRDefault="00EF63D5" w:rsidP="00EF63D5">
      <w:pPr>
        <w:rPr>
          <w:ins w:id="39" w:author="Marco Aurélio Barbiero" w:date="2025-09-18T09:27:00Z"/>
        </w:rPr>
      </w:pPr>
      <w:ins w:id="40" w:author="Marco Aurélio Barbiero" w:date="2025-09-18T09:27:00Z">
        <w:r w:rsidRPr="00EF63D5">
          <w:t>Adicionalmente, a pressão normativa tem crescido. O Sistema Nacional de Gestão de Informações Territoriais (SINTER)</w:t>
        </w:r>
      </w:ins>
      <w:ins w:id="41" w:author="Marco Aurélio Barbiero" w:date="2025-09-18T09:40:00Z" w16du:dateUtc="2025-09-18T12:40:00Z">
        <w:r w:rsidR="00B06931">
          <w:t xml:space="preserve"> e seu projeto de </w:t>
        </w:r>
        <w:r w:rsidR="00B06931" w:rsidRPr="00EF63D5">
          <w:t xml:space="preserve">Cadastro Urbano </w:t>
        </w:r>
        <w:r w:rsidR="00B06931" w:rsidRPr="00EF63D5">
          <w:lastRenderedPageBreak/>
          <w:t>(CADURB)</w:t>
        </w:r>
      </w:ins>
      <w:ins w:id="42" w:author="Marco Aurélio Barbiero" w:date="2025-09-18T09:27:00Z">
        <w:r w:rsidRPr="00EF63D5">
          <w:t>, coordenado</w:t>
        </w:r>
      </w:ins>
      <w:ins w:id="43" w:author="Marco Aurélio Barbiero" w:date="2025-09-18T09:40:00Z" w16du:dateUtc="2025-09-18T12:40:00Z">
        <w:r w:rsidR="001450ED">
          <w:t>s</w:t>
        </w:r>
      </w:ins>
      <w:ins w:id="44" w:author="Marco Aurélio Barbiero" w:date="2025-09-18T09:27:00Z">
        <w:r w:rsidRPr="00EF63D5">
          <w:t xml:space="preserve"> pela Receita Federal, estabelece</w:t>
        </w:r>
      </w:ins>
      <w:ins w:id="45" w:author="Marco Aurélio Barbiero" w:date="2025-09-18T09:40:00Z" w16du:dateUtc="2025-09-18T12:40:00Z">
        <w:r w:rsidR="001450ED">
          <w:t>m</w:t>
        </w:r>
      </w:ins>
      <w:ins w:id="46" w:author="Marco Aurélio Barbiero" w:date="2025-09-18T09:27:00Z">
        <w:r w:rsidRPr="00EF63D5">
          <w:t xml:space="preserve"> padrões </w:t>
        </w:r>
      </w:ins>
      <w:ins w:id="47" w:author="Marco Aurélio Barbiero" w:date="2025-09-18T21:24:00Z" w16du:dateUtc="2025-09-19T00:24:00Z">
        <w:r w:rsidR="00732399">
          <w:t>para</w:t>
        </w:r>
      </w:ins>
      <w:ins w:id="48" w:author="Marco Aurélio Barbiero" w:date="2025-09-18T09:27:00Z">
        <w:r w:rsidRPr="00EF63D5">
          <w:t xml:space="preserve"> interoperabilidade entre cadastros urbanos e rurais em uma plataforma nacional. Ambos os instrumentos </w:t>
        </w:r>
      </w:ins>
      <w:ins w:id="49" w:author="Marco Aurélio Barbiero" w:date="2025-09-18T21:24:00Z" w16du:dateUtc="2025-09-19T00:24:00Z">
        <w:r w:rsidR="00FA2358">
          <w:t>exigem</w:t>
        </w:r>
      </w:ins>
      <w:ins w:id="50" w:author="Marco Aurélio Barbiero" w:date="2025-09-18T09:27:00Z">
        <w:r w:rsidRPr="00EF63D5">
          <w:t xml:space="preserve"> que os municípios se adaptem a padrões mínimos de qualidade cadastral e incorporem informações geoespaciais.</w:t>
        </w:r>
      </w:ins>
    </w:p>
    <w:p w14:paraId="52E1BB59" w14:textId="25D98169" w:rsidR="00EF63D5" w:rsidRPr="00EF63D5" w:rsidRDefault="00EF63D5" w:rsidP="002041AA">
      <w:pPr>
        <w:rPr>
          <w:ins w:id="51" w:author="Marco Aurélio Barbiero" w:date="2025-09-18T09:27:00Z"/>
        </w:rPr>
      </w:pPr>
      <w:ins w:id="52" w:author="Marco Aurélio Barbiero" w:date="2025-09-18T09:27:00Z">
        <w:r w:rsidRPr="00EF63D5">
          <w:t xml:space="preserve">A reforma tributária acrescenta ainda mais urgência ao tema. </w:t>
        </w:r>
      </w:ins>
      <w:ins w:id="53" w:author="Marco Aurélio Barbiero" w:date="2025-09-18T18:36:00Z" w16du:dateUtc="2025-09-18T21:36:00Z">
        <w:r w:rsidR="00B14B3F">
          <w:t>A Lei Complementar</w:t>
        </w:r>
      </w:ins>
      <w:ins w:id="54" w:author="Marco Aurélio Barbiero" w:date="2025-09-18T18:37:00Z" w16du:dateUtc="2025-09-18T21:37:00Z">
        <w:r w:rsidR="002C7235">
          <w:t xml:space="preserve"> n° 214 de 16 de janeiro de 2025</w:t>
        </w:r>
      </w:ins>
      <w:ins w:id="55" w:author="Marco Aurélio Barbiero" w:date="2025-09-18T18:36:00Z" w16du:dateUtc="2025-09-18T21:36:00Z">
        <w:r w:rsidR="00B8459A">
          <w:t xml:space="preserve"> </w:t>
        </w:r>
      </w:ins>
      <w:ins w:id="56" w:author="Marco Aurélio Barbiero" w:date="2025-09-18T18:37:00Z" w16du:dateUtc="2025-09-18T21:37:00Z">
        <w:r w:rsidR="00B8459A">
          <w:fldChar w:fldCharType="begin"/>
        </w:r>
        <w:r w:rsidR="00B8459A">
          <w:instrText xml:space="preserve"> ADDIN ZOTERO_ITEM CSL_CITATION {"citationID":"QnmzBhSP","properties":{"formattedCitation":"(Brasil, 2025)","plainCitation":"(Brasil, 2025)","noteIndex":0},"citationItems":[{"id":255,"uris":["http://zotero.org/users/15531986/items/K2MGANQ8"],"itemData":{"id":255,"type":"legislation","abstract":"Dispõe sobre o Imposto sobre Bens e Serviços (IBS), a Contribuição Social sobre Bens e Serviços (CBS) e o Imposto Seletivo.","container-title":"Diário Oficial da União","language":"pt-BR","note":"call-number: 214\npublisher: Diário Oficial da União","title":"Lei Complementar nº 214, de 16 de janeiro de 2025","URL":"https://www.planalto.gov.br/ccivil_03/leis/lcp/lcp214.htm","author":[{"literal":"Brasil"}],"issued":{"date-parts":[["2025",1,16]]}}}],"schema":"https://github.com/citation-style-language/schema/raw/master/csl-citation.json"} </w:instrText>
        </w:r>
      </w:ins>
      <w:r w:rsidR="00B8459A">
        <w:fldChar w:fldCharType="separate"/>
      </w:r>
      <w:ins w:id="57" w:author="Marco Aurélio Barbiero" w:date="2025-09-18T18:37:00Z" w16du:dateUtc="2025-09-18T21:37:00Z">
        <w:r w:rsidR="00B8459A" w:rsidRPr="00B8459A">
          <w:rPr>
            <w:rFonts w:cs="Arial"/>
          </w:rPr>
          <w:t>(Brasil, 2025)</w:t>
        </w:r>
        <w:r w:rsidR="00B8459A">
          <w:fldChar w:fldCharType="end"/>
        </w:r>
      </w:ins>
      <w:ins w:id="58" w:author="Marco Aurélio Barbiero" w:date="2025-09-18T21:15:00Z" w16du:dateUtc="2025-09-19T00:15:00Z">
        <w:r w:rsidR="00F936B2">
          <w:t xml:space="preserve">, que </w:t>
        </w:r>
      </w:ins>
      <w:ins w:id="59" w:author="Marco Aurélio Barbiero" w:date="2025-09-18T21:15:00Z">
        <w:r w:rsidR="00F936B2" w:rsidRPr="00F936B2">
          <w:t>Institui o Imposto sobre Bens e Serviços (IBS), a Contribuição Social sobre Bens e Serviços (CBS) e o Imposto Seletivo (IS)</w:t>
        </w:r>
      </w:ins>
      <w:ins w:id="60" w:author="Marco Aurélio Barbiero" w:date="2025-09-18T21:15:00Z" w16du:dateUtc="2025-09-19T00:15:00Z">
        <w:r w:rsidR="00BD212F">
          <w:t>,</w:t>
        </w:r>
      </w:ins>
      <w:ins w:id="61" w:author="Marco Aurélio Barbiero" w:date="2025-09-18T18:38:00Z" w16du:dateUtc="2025-09-18T21:38:00Z">
        <w:r w:rsidR="002C7235">
          <w:t xml:space="preserve"> definiu </w:t>
        </w:r>
      </w:ins>
      <w:ins w:id="62" w:author="Marco Aurélio Barbiero" w:date="2025-09-18T18:54:00Z" w16du:dateUtc="2025-09-18T21:54:00Z">
        <w:r w:rsidR="00430CA4">
          <w:t xml:space="preserve">17 de janeiro de 2027 como </w:t>
        </w:r>
      </w:ins>
      <w:ins w:id="63" w:author="Marco Aurélio Barbiero" w:date="2025-09-18T18:38:00Z" w16du:dateUtc="2025-09-18T21:38:00Z">
        <w:r w:rsidR="00862261">
          <w:t xml:space="preserve">prazo para que as prefeituras </w:t>
        </w:r>
      </w:ins>
      <w:ins w:id="64" w:author="Marco Aurélio Barbiero" w:date="2025-09-18T18:39:00Z" w16du:dateUtc="2025-09-18T21:39:00Z">
        <w:r w:rsidR="003D08D7">
          <w:t xml:space="preserve">de </w:t>
        </w:r>
        <w:r w:rsidR="00527757">
          <w:t>municípios</w:t>
        </w:r>
      </w:ins>
      <w:ins w:id="65" w:author="Marco Aurélio Barbiero" w:date="2025-09-18T20:34:00Z" w16du:dateUtc="2025-09-18T23:34:00Z">
        <w:r w:rsidR="009343C3">
          <w:t xml:space="preserve"> </w:t>
        </w:r>
      </w:ins>
      <w:ins w:id="66" w:author="Marco Aurélio Barbiero" w:date="2025-09-18T18:40:00Z" w16du:dateUtc="2025-09-18T21:40:00Z">
        <w:r w:rsidR="00F86192" w:rsidRPr="00F86192">
          <w:t>incluam</w:t>
        </w:r>
      </w:ins>
      <w:ins w:id="67" w:author="Marco Aurélio Barbiero" w:date="2025-09-18T18:42:00Z" w16du:dateUtc="2025-09-18T21:42:00Z">
        <w:r w:rsidR="0089065B">
          <w:t xml:space="preserve"> o </w:t>
        </w:r>
      </w:ins>
      <w:ins w:id="68" w:author="Marco Aurélio Barbiero" w:date="2025-09-18T18:41:00Z" w16du:dateUtc="2025-09-18T21:41:00Z">
        <w:r w:rsidR="00E90538" w:rsidRPr="00E90538">
          <w:t>Cadastro Imobiliário Brasileiro</w:t>
        </w:r>
      </w:ins>
      <w:ins w:id="69" w:author="Marco Aurélio Barbiero" w:date="2025-09-18T18:42:00Z" w16du:dateUtc="2025-09-18T21:42:00Z">
        <w:r w:rsidR="00E90538">
          <w:t xml:space="preserve"> </w:t>
        </w:r>
        <w:r w:rsidR="0089065B">
          <w:t>(</w:t>
        </w:r>
      </w:ins>
      <w:ins w:id="70" w:author="Marco Aurélio Barbiero" w:date="2025-09-18T18:40:00Z" w16du:dateUtc="2025-09-18T21:40:00Z">
        <w:r w:rsidR="00F86192" w:rsidRPr="00F86192">
          <w:t>CIB</w:t>
        </w:r>
      </w:ins>
      <w:ins w:id="71" w:author="Marco Aurélio Barbiero" w:date="2025-09-18T18:42:00Z" w16du:dateUtc="2025-09-18T21:42:00Z">
        <w:r w:rsidR="0089065B">
          <w:t>)</w:t>
        </w:r>
      </w:ins>
      <w:ins w:id="72" w:author="Marco Aurélio Barbiero" w:date="2025-09-18T18:40:00Z" w16du:dateUtc="2025-09-18T21:40:00Z">
        <w:r w:rsidR="00F86192" w:rsidRPr="00F86192">
          <w:t xml:space="preserve"> em seus sistemas</w:t>
        </w:r>
        <w:r w:rsidR="00C01FAE">
          <w:t xml:space="preserve">. </w:t>
        </w:r>
      </w:ins>
      <w:ins w:id="73" w:author="Marco Aurélio Barbiero" w:date="2025-09-18T21:59:00Z" w16du:dateUtc="2025-09-19T00:59:00Z">
        <w:r w:rsidR="0029669B">
          <w:t>Obter o</w:t>
        </w:r>
      </w:ins>
      <w:ins w:id="74" w:author="Marco Aurélio Barbiero" w:date="2025-09-18T21:20:00Z">
        <w:r w:rsidR="008D727C" w:rsidRPr="008D727C">
          <w:t xml:space="preserve"> CIB, no entanto, </w:t>
        </w:r>
      </w:ins>
      <w:ins w:id="75" w:author="Marco Aurélio Barbiero" w:date="2025-09-18T21:59:00Z" w16du:dateUtc="2025-09-19T00:59:00Z">
        <w:r w:rsidR="0029669B">
          <w:t>exige</w:t>
        </w:r>
      </w:ins>
      <w:ins w:id="76" w:author="Marco Aurélio Barbiero" w:date="2025-09-18T21:20:00Z">
        <w:r w:rsidR="008D727C" w:rsidRPr="008D727C">
          <w:t xml:space="preserve"> o georreferenciamento das parcelas, sendo a responsabilidade por esse cadastramento atribuída à própria prefeitura</w:t>
        </w:r>
      </w:ins>
      <w:ins w:id="77" w:author="Marco Aurélio Barbiero" w:date="2025-09-18T21:20:00Z" w16du:dateUtc="2025-09-19T00:20:00Z">
        <w:r w:rsidR="008D727C">
          <w:t xml:space="preserve"> </w:t>
        </w:r>
      </w:ins>
      <w:ins w:id="78" w:author="Marco Aurélio Barbiero" w:date="2025-09-18T19:01:00Z" w16du:dateUtc="2025-09-18T22:01:00Z">
        <w:r w:rsidR="00056B98">
          <w:fldChar w:fldCharType="begin"/>
        </w:r>
        <w:r w:rsidR="00056B98">
          <w:instrText xml:space="preserve"> ADDIN ZOTERO_ITEM CSL_CITATION {"citationID":"HMHxFGJX","properties":{"formattedCitation":"(Brasil, 2022)","plainCitation":"(Brasil, 2022)","noteIndex":0},"citationItems":[{"id":257,"uris":["http://zotero.org/users/15531986/items/8PXSWFFN"],"itemData":{"id":257,"type":"legislation","abstract":"Altera o Decreto nº 8.764, de 10 de maio de 2016, que institui o Sistema Nacional de Gestão de Informações Territoriais – Sinter.","container-title":"Diário Oficial da União","language":"pt-BR","note":"publisher: Diário Oficial da União","title":"Decreto nº 11.208, de 28 de setembro de 2022","URL":"https://www.planalto.gov.br/ccivil_03/_ato2019-2022/2022/decreto/D11208.htm","author":[{"literal":"Brasil"}],"issued":{"date-parts":[["2022",9,28]]}}}],"schema":"https://github.com/citation-style-language/schema/raw/master/csl-citation.json"} </w:instrText>
        </w:r>
      </w:ins>
      <w:r w:rsidR="00056B98">
        <w:fldChar w:fldCharType="separate"/>
      </w:r>
      <w:ins w:id="79" w:author="Marco Aurélio Barbiero" w:date="2025-09-18T19:01:00Z" w16du:dateUtc="2025-09-18T22:01:00Z">
        <w:r w:rsidR="00056B98" w:rsidRPr="00056B98">
          <w:rPr>
            <w:rFonts w:cs="Arial"/>
          </w:rPr>
          <w:t>(Brasil, 2022)</w:t>
        </w:r>
        <w:r w:rsidR="00056B98">
          <w:fldChar w:fldCharType="end"/>
        </w:r>
      </w:ins>
      <w:ins w:id="80" w:author="Marco Aurélio Barbiero" w:date="2025-09-18T20:18:00Z" w16du:dateUtc="2025-09-18T23:18:00Z">
        <w:r w:rsidR="003D518D">
          <w:t>. A</w:t>
        </w:r>
      </w:ins>
      <w:ins w:id="81" w:author="Marco Aurélio Barbiero" w:date="2025-09-18T18:54:00Z" w16du:dateUtc="2025-09-18T21:54:00Z">
        <w:r w:rsidR="005B5A76" w:rsidRPr="00EF63D5">
          <w:t>ssim</w:t>
        </w:r>
      </w:ins>
      <w:ins w:id="82" w:author="Marco Aurélio Barbiero" w:date="2025-09-18T09:27:00Z">
        <w:r w:rsidRPr="00EF63D5">
          <w:t>, a modernização dos cadastros</w:t>
        </w:r>
      </w:ins>
      <w:ins w:id="83" w:author="Marco Aurélio Barbiero" w:date="2025-09-18T21:29:00Z" w16du:dateUtc="2025-09-19T00:29:00Z">
        <w:r w:rsidR="005D5747">
          <w:t xml:space="preserve"> </w:t>
        </w:r>
        <w:r w:rsidR="005D5747" w:rsidRPr="00EF63D5">
          <w:t xml:space="preserve">passa a ser requisito para garantir </w:t>
        </w:r>
      </w:ins>
      <w:ins w:id="84" w:author="Marco Aurélio Barbiero" w:date="2025-09-18T21:30:00Z" w16du:dateUtc="2025-09-19T00:30:00Z">
        <w:r w:rsidR="00816DBC">
          <w:t xml:space="preserve">o cumprimento da legislação tributária </w:t>
        </w:r>
      </w:ins>
      <w:ins w:id="85" w:author="Marco Aurélio Barbiero" w:date="2025-09-18T21:31:00Z" w16du:dateUtc="2025-09-19T00:31:00Z">
        <w:r w:rsidR="009C67B2">
          <w:t xml:space="preserve">e os direitos dos </w:t>
        </w:r>
        <w:r w:rsidR="00993912">
          <w:t>munícipes</w:t>
        </w:r>
      </w:ins>
      <w:ins w:id="86" w:author="Marco Aurélio Barbiero" w:date="2025-09-18T09:27:00Z">
        <w:r w:rsidRPr="00EF63D5">
          <w:t xml:space="preserve">, </w:t>
        </w:r>
      </w:ins>
    </w:p>
    <w:p w14:paraId="01712FE1" w14:textId="77777777" w:rsidR="00906024" w:rsidRPr="00EF63D5" w:rsidRDefault="00906024" w:rsidP="00906024">
      <w:pPr>
        <w:rPr>
          <w:ins w:id="87" w:author="Marco Aurélio Barbiero" w:date="2025-09-18T09:32:00Z" w16du:dateUtc="2025-09-18T12:32:00Z"/>
        </w:rPr>
      </w:pPr>
      <w:ins w:id="88" w:author="Marco Aurélio Barbiero" w:date="2025-09-18T09:32:00Z" w16du:dateUtc="2025-09-18T12:32:00Z">
        <w:r>
          <w:t>Pelo exposto, vislumbra-se a necessidade de criação de</w:t>
        </w:r>
        <w:r w:rsidRPr="00EF63D5">
          <w:t xml:space="preserve"> soluções mais simples, rápidas e de baixo custo, baseadas no uso de dados já disponíveis em bases públicas, como o Cadastro Nacional de Endereços para Fins Estatísticos (CNEFE),</w:t>
        </w:r>
        <w:r>
          <w:t xml:space="preserve"> o próprio cadastro municipal</w:t>
        </w:r>
        <w:r w:rsidRPr="00EF63D5">
          <w:t xml:space="preserve">, dados do OpenStreetMap (OSM) e imagens de satélite de livre acesso. Essas fontes permitem </w:t>
        </w:r>
        <w:r w:rsidRPr="008A7913">
          <w:t>correlacionar e conectar</w:t>
        </w:r>
        <w:r w:rsidRPr="00EF63D5">
          <w:t xml:space="preserve"> as descrições textuais dos cadastros a representações espaciais aproximadas da malha urbana, sem a necessidade de levantamentos de campo extensos, garantindo uma relação custo-benefício muito mais adequada às condições financeiras das prefeituras.</w:t>
        </w:r>
      </w:ins>
    </w:p>
    <w:p w14:paraId="38DD27B7" w14:textId="77777777" w:rsidR="00EF63D5" w:rsidRPr="00EF63D5" w:rsidRDefault="00EF63D5" w:rsidP="00EF63D5">
      <w:pPr>
        <w:rPr>
          <w:ins w:id="89" w:author="Marco Aurélio Barbiero" w:date="2025-09-18T09:27:00Z"/>
        </w:rPr>
      </w:pPr>
      <w:ins w:id="90" w:author="Marco Aurélio Barbiero" w:date="2025-09-18T09:27:00Z">
        <w:r w:rsidRPr="00EF63D5">
          <w:t xml:space="preserve">Diante disso, a pesquisa propõe desenvolver uma metodologia que combine simplicidade operacional, baixo custo e rapidez de implementação. Essa metodologia terá como base a utilização de dados já existentes, garantindo que os municípios de pequeno porte possam atualizar seus cadastros de forma factível, verificável e constantemente atualizável. Ao </w:t>
        </w:r>
        <w:r w:rsidRPr="005B3746">
          <w:rPr>
            <w:rPrChange w:id="91" w:author="Marco Aurélio Barbiero" w:date="2025-09-18T09:43:00Z" w16du:dateUtc="2025-09-18T12:43:00Z">
              <w:rPr>
                <w:b/>
                <w:bCs/>
              </w:rPr>
            </w:rPrChange>
          </w:rPr>
          <w:t>conectar</w:t>
        </w:r>
        <w:r w:rsidRPr="00EF63D5">
          <w:t xml:space="preserve"> as descrições alfanuméricas a representações gráficas, será possível identificar erros cadastrais, melhorar a confiabilidade das informações e adequar os municípios às exigências de padronização nacionais e às novas condições tributárias.</w:t>
        </w:r>
      </w:ins>
    </w:p>
    <w:p w14:paraId="0038BEF1" w14:textId="31EEA76F" w:rsidR="00D56D89" w:rsidRPr="00D56D89" w:rsidRDefault="00D56D89">
      <w:pPr>
        <w:pStyle w:val="Ttulo2"/>
        <w:rPr>
          <w:ins w:id="92" w:author="Marco Aurélio Barbiero" w:date="2025-09-18T09:35:00Z"/>
        </w:rPr>
        <w:pPrChange w:id="93" w:author="Marco Aurélio Barbiero" w:date="2025-09-18T09:35:00Z" w16du:dateUtc="2025-09-18T12:35:00Z">
          <w:pPr>
            <w:numPr>
              <w:numId w:val="4"/>
            </w:numPr>
            <w:tabs>
              <w:tab w:val="num" w:pos="360"/>
            </w:tabs>
            <w:ind w:left="170" w:hanging="170"/>
          </w:pPr>
        </w:pPrChange>
      </w:pPr>
      <w:ins w:id="94" w:author="Marco Aurélio Barbiero" w:date="2025-09-18T09:35:00Z">
        <w:r w:rsidRPr="00D56D89">
          <w:t>OBJETIVOS</w:t>
        </w:r>
      </w:ins>
    </w:p>
    <w:p w14:paraId="1C01C798" w14:textId="77777777" w:rsidR="00D56D89" w:rsidRPr="00D56D89" w:rsidRDefault="00D56D89">
      <w:pPr>
        <w:pStyle w:val="Ttulo3"/>
        <w:rPr>
          <w:ins w:id="95" w:author="Marco Aurélio Barbiero" w:date="2025-09-18T09:35:00Z"/>
        </w:rPr>
        <w:pPrChange w:id="96" w:author="Marco Aurélio Barbiero" w:date="2025-09-18T09:35:00Z" w16du:dateUtc="2025-09-18T12:35:00Z">
          <w:pPr>
            <w:numPr>
              <w:numId w:val="4"/>
            </w:numPr>
            <w:tabs>
              <w:tab w:val="num" w:pos="360"/>
            </w:tabs>
            <w:ind w:left="170" w:hanging="170"/>
          </w:pPr>
        </w:pPrChange>
      </w:pPr>
      <w:ins w:id="97" w:author="Marco Aurélio Barbiero" w:date="2025-09-18T09:35:00Z">
        <w:r w:rsidRPr="00D56D89">
          <w:t>Objetivo Geral</w:t>
        </w:r>
      </w:ins>
    </w:p>
    <w:p w14:paraId="0B52D3DC" w14:textId="143F7DB4" w:rsidR="00D56D89" w:rsidRPr="00D56D89" w:rsidRDefault="00D56D89" w:rsidP="00D56D89">
      <w:pPr>
        <w:rPr>
          <w:ins w:id="98" w:author="Marco Aurélio Barbiero" w:date="2025-09-18T09:35:00Z"/>
        </w:rPr>
      </w:pPr>
      <w:ins w:id="99" w:author="Marco Aurélio Barbiero" w:date="2025-09-18T09:35:00Z">
        <w:r w:rsidRPr="00D56D89">
          <w:t xml:space="preserve">Desenvolver uma metodologia simples, rápida e de baixo custo para </w:t>
        </w:r>
        <w:r w:rsidRPr="00CD1094">
          <w:t>correlacionar e conectar</w:t>
        </w:r>
        <w:r w:rsidRPr="00D56D89">
          <w:t xml:space="preserve"> descrições alfanuméricas de cadastros urbanos a objetos geográficos georreferenciados, utilizando bases de dados já existentes, </w:t>
        </w:r>
      </w:ins>
      <w:ins w:id="100" w:author="Marco Aurélio Barbiero" w:date="2025-09-18T15:48:00Z" w16du:dateUtc="2025-09-18T18:48:00Z">
        <w:r w:rsidR="00A41343">
          <w:t>facilitando</w:t>
        </w:r>
      </w:ins>
      <w:ins w:id="101" w:author="Marco Aurélio Barbiero" w:date="2025-09-18T09:35:00Z">
        <w:r w:rsidRPr="00D56D89">
          <w:t xml:space="preserve"> </w:t>
        </w:r>
      </w:ins>
      <w:ins w:id="102" w:author="Marco Aurélio Barbiero" w:date="2025-09-18T15:46:00Z" w16du:dateUtc="2025-09-18T18:46:00Z">
        <w:r w:rsidR="008C11AA">
          <w:t xml:space="preserve">a </w:t>
        </w:r>
        <w:r w:rsidR="008C11AA">
          <w:lastRenderedPageBreak/>
          <w:t xml:space="preserve">adaptação </w:t>
        </w:r>
      </w:ins>
      <w:ins w:id="103" w:author="Marco Aurélio Barbiero" w:date="2025-09-18T09:35:00Z">
        <w:r w:rsidRPr="00D56D89">
          <w:t xml:space="preserve">aos padrões nacionais como o CADURB e </w:t>
        </w:r>
      </w:ins>
      <w:ins w:id="104" w:author="Marco Aurélio Barbiero" w:date="2025-09-18T15:48:00Z" w16du:dateUtc="2025-09-18T18:48:00Z">
        <w:r w:rsidR="002554A2">
          <w:t>o atendimento</w:t>
        </w:r>
      </w:ins>
      <w:ins w:id="105" w:author="Marco Aurélio Barbiero" w:date="2025-09-18T09:35:00Z">
        <w:r w:rsidRPr="00D56D89">
          <w:t xml:space="preserve"> às demandas </w:t>
        </w:r>
      </w:ins>
      <w:ins w:id="106" w:author="Marco Aurélio Barbiero" w:date="2025-09-18T15:47:00Z" w16du:dateUtc="2025-09-18T18:47:00Z">
        <w:r w:rsidR="00DA618B">
          <w:t>do</w:t>
        </w:r>
      </w:ins>
      <w:ins w:id="107" w:author="Marco Aurélio Barbiero" w:date="2025-09-18T09:35:00Z">
        <w:r w:rsidRPr="00D56D89">
          <w:t xml:space="preserve"> CIB no contexto da reforma tributária.</w:t>
        </w:r>
      </w:ins>
    </w:p>
    <w:p w14:paraId="03966549" w14:textId="77777777" w:rsidR="00D56D89" w:rsidRPr="00D56D89" w:rsidRDefault="00D56D89">
      <w:pPr>
        <w:pStyle w:val="Ttulo3"/>
        <w:rPr>
          <w:ins w:id="108" w:author="Marco Aurélio Barbiero" w:date="2025-09-18T09:35:00Z"/>
        </w:rPr>
        <w:pPrChange w:id="109" w:author="Marco Aurélio Barbiero" w:date="2025-09-18T09:36:00Z" w16du:dateUtc="2025-09-18T12:36:00Z">
          <w:pPr>
            <w:numPr>
              <w:numId w:val="4"/>
            </w:numPr>
            <w:tabs>
              <w:tab w:val="num" w:pos="360"/>
            </w:tabs>
            <w:ind w:left="170" w:hanging="170"/>
          </w:pPr>
        </w:pPrChange>
      </w:pPr>
      <w:ins w:id="110" w:author="Marco Aurélio Barbiero" w:date="2025-09-18T09:35:00Z">
        <w:r w:rsidRPr="00D56D89">
          <w:t>Objetivos Específicos</w:t>
        </w:r>
      </w:ins>
    </w:p>
    <w:p w14:paraId="3BB84423" w14:textId="77777777" w:rsidR="00D56D89" w:rsidRPr="00D56D89" w:rsidRDefault="00D56D89" w:rsidP="00D56D89">
      <w:pPr>
        <w:numPr>
          <w:ilvl w:val="0"/>
          <w:numId w:val="8"/>
        </w:numPr>
        <w:rPr>
          <w:ins w:id="111" w:author="Marco Aurélio Barbiero" w:date="2025-09-18T09:35:00Z"/>
        </w:rPr>
      </w:pPr>
      <w:ins w:id="112" w:author="Marco Aurélio Barbiero" w:date="2025-09-18T09:35:00Z">
        <w:r w:rsidRPr="00D56D89">
          <w:t>Definir o conjunto mínimo de atributos textuais necessários para a criação de representações espaciais da malha de lotes urbanos;</w:t>
        </w:r>
      </w:ins>
    </w:p>
    <w:p w14:paraId="271AC969" w14:textId="77777777" w:rsidR="00D56D89" w:rsidRPr="00D56D89" w:rsidRDefault="00D56D89" w:rsidP="00D56D89">
      <w:pPr>
        <w:numPr>
          <w:ilvl w:val="0"/>
          <w:numId w:val="8"/>
        </w:numPr>
        <w:rPr>
          <w:ins w:id="113" w:author="Marco Aurélio Barbiero" w:date="2025-09-18T09:35:00Z"/>
        </w:rPr>
      </w:pPr>
      <w:ins w:id="114" w:author="Marco Aurélio Barbiero" w:date="2025-09-18T09:35:00Z">
        <w:r w:rsidRPr="00D56D89">
          <w:t>Identificar métodos de validação e complementação de dados das bases alfanuméricas municipais, garantindo consistência, simplicidade e interoperabilidade;</w:t>
        </w:r>
      </w:ins>
    </w:p>
    <w:p w14:paraId="49AD7AB0" w14:textId="77777777" w:rsidR="00D56D89" w:rsidRPr="00D56D89" w:rsidRDefault="00D56D89" w:rsidP="00D56D89">
      <w:pPr>
        <w:numPr>
          <w:ilvl w:val="0"/>
          <w:numId w:val="8"/>
        </w:numPr>
        <w:rPr>
          <w:ins w:id="115" w:author="Marco Aurélio Barbiero" w:date="2025-09-18T09:35:00Z"/>
        </w:rPr>
      </w:pPr>
      <w:ins w:id="116" w:author="Marco Aurélio Barbiero" w:date="2025-09-18T09:35:00Z">
        <w:r w:rsidRPr="00D56D89">
          <w:t>Propor soluções práticas que assegurem a implementação rápida e economicamente viável de cadastros georreferenciados em municípios de pequeno porte, a partir de informações já disponíveis em bases públicas.</w:t>
        </w:r>
      </w:ins>
    </w:p>
    <w:p w14:paraId="43710B7D" w14:textId="77777777" w:rsidR="00EF63D5" w:rsidRDefault="00EF63D5" w:rsidP="00B3095F"/>
    <w:p w14:paraId="7EE48596" w14:textId="77777777" w:rsidR="000752AD" w:rsidRPr="00693DE7" w:rsidRDefault="000752AD" w:rsidP="000752AD">
      <w:pPr>
        <w:rPr>
          <w:rFonts w:eastAsiaTheme="majorEastAsia" w:cstheme="majorBidi"/>
          <w:b/>
          <w:caps/>
          <w:szCs w:val="32"/>
        </w:rPr>
      </w:pPr>
      <w:r w:rsidRPr="00693DE7">
        <w:br w:type="page"/>
      </w:r>
    </w:p>
    <w:p w14:paraId="1FE5CB19" w14:textId="77777777" w:rsidR="000752AD" w:rsidRPr="00693DE7" w:rsidRDefault="000752AD" w:rsidP="000752AD">
      <w:pPr>
        <w:pStyle w:val="Ttulo1"/>
      </w:pPr>
      <w:bookmarkStart w:id="117" w:name="_Toc208996038"/>
      <w:r w:rsidRPr="00693DE7">
        <w:lastRenderedPageBreak/>
        <w:t>fundamentação teórica</w:t>
      </w:r>
      <w:bookmarkEnd w:id="117"/>
    </w:p>
    <w:p w14:paraId="4DAD3E72" w14:textId="43B5DDD5" w:rsidR="000752AD" w:rsidRPr="00693DE7" w:rsidRDefault="000752AD" w:rsidP="000752AD">
      <w:r w:rsidRPr="002D7149">
        <w:t>Nas pesquisas bibliográfica e documental, foram analisados trabalhos acadêmicos, livros e documentos que tratam do Cadastro Territorial Urbano, do Projeto CIATA, do CNEFE (Cadastro Nacional de Endereços para Fins Estatísticos)</w:t>
      </w:r>
      <w:r w:rsidR="00F426B0">
        <w:t xml:space="preserve">, </w:t>
      </w:r>
      <w:r w:rsidR="00F426B0" w:rsidRPr="00F426B0">
        <w:rPr>
          <w:i/>
          <w:iCs/>
        </w:rPr>
        <w:t>OpenStreetMaps</w:t>
      </w:r>
      <w:r w:rsidRPr="002D7149">
        <w:t xml:space="preserve">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0A417661" w14:textId="77777777" w:rsidR="000752AD" w:rsidRPr="00693DE7" w:rsidRDefault="000752AD" w:rsidP="000752AD">
      <w:pPr>
        <w:pStyle w:val="Ttulo2"/>
      </w:pPr>
      <w:bookmarkStart w:id="118" w:name="_Toc208996039"/>
      <w:r w:rsidRPr="00693DE7">
        <w:t>O CIATA</w:t>
      </w:r>
      <w:bookmarkEnd w:id="118"/>
    </w:p>
    <w:p w14:paraId="0C672E59" w14:textId="1BBD0860" w:rsidR="000752AD" w:rsidRPr="00693DE7" w:rsidRDefault="000752AD" w:rsidP="000752AD">
      <w:r w:rsidRPr="00693DE7">
        <w:t xml:space="preserve">O Projeto CIATA (Convênio de Incentivo ao Aperfeiçoamento Técnico) </w:t>
      </w:r>
      <w:r w:rsidRPr="00693DE7">
        <w:fldChar w:fldCharType="begin"/>
      </w:r>
      <w:r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fldChar w:fldCharType="separate"/>
      </w:r>
      <w:r w:rsidRPr="00693DE7">
        <w:rPr>
          <w:rFonts w:cs="Arial"/>
        </w:rPr>
        <w:t>(MF-CIATA, 1979)</w:t>
      </w:r>
      <w:r w:rsidRPr="00693DE7">
        <w:fldChar w:fldCharType="end"/>
      </w:r>
      <w:r w:rsidRPr="00693DE7">
        <w:t xml:space="preserve"> é considerado a primeira iniciativa de criação de uma metodologia de organização de cadastros urbanos do Brasil. Mais do que uma simples modelagem dos dados, o projeto lançou as bases para o desenvolvimento de quase todos os cadastros automatizados atuais. </w:t>
      </w:r>
      <w:r w:rsidR="00FC3420">
        <w:t xml:space="preserve">Apesar das </w:t>
      </w:r>
      <w:r w:rsidR="00D64E3E">
        <w:t xml:space="preserve">diferenças de tecnologia e </w:t>
      </w:r>
      <w:r w:rsidR="00BB2369">
        <w:t>objetivos o</w:t>
      </w:r>
      <w:r w:rsidRPr="00693DE7">
        <w:t xml:space="preserve"> CIATA </w:t>
      </w:r>
      <w:r w:rsidR="00BB2369">
        <w:t xml:space="preserve">guarda semelhanças </w:t>
      </w:r>
      <w:r w:rsidR="00202BF3">
        <w:t xml:space="preserve">com modelos mais modernos como o </w:t>
      </w:r>
      <w:r w:rsidRPr="00693DE7">
        <w:t xml:space="preserve">LADM - </w:t>
      </w:r>
      <w:r w:rsidRPr="00693DE7">
        <w:rPr>
          <w:i/>
        </w:rPr>
        <w:t>Land Administration Domain Model</w:t>
      </w:r>
      <w:r w:rsidR="007F15E9">
        <w:t xml:space="preserve"> </w:t>
      </w:r>
      <w:r w:rsidR="00F9290C">
        <w:fldChar w:fldCharType="begin"/>
      </w:r>
      <w:r w:rsidR="00F9290C">
        <w:instrText xml:space="preserve"> ADDIN ZOTERO_ITEM CSL_CITATION {"citationID":"ayxC6F0A","properties":{"formattedCitation":"(Silva,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aplicado","editor":[{"family":"Silva","given":"Everton","dropping-particle":"da"}],"contributor":[{"family":"Carneiro","given":"Andrea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00F9290C">
        <w:fldChar w:fldCharType="separate"/>
      </w:r>
      <w:r w:rsidR="00F9290C" w:rsidRPr="00F9290C">
        <w:rPr>
          <w:rFonts w:cs="Arial"/>
        </w:rPr>
        <w:t>(Silva, 2023)</w:t>
      </w:r>
      <w:r w:rsidR="00F9290C">
        <w:fldChar w:fldCharType="end"/>
      </w:r>
      <w:r w:rsidRPr="00693DE7">
        <w:t xml:space="preserve">. </w:t>
      </w:r>
    </w:p>
    <w:p w14:paraId="6D69CE44" w14:textId="0507EAD8" w:rsidR="000752AD" w:rsidRPr="00693DE7" w:rsidRDefault="000752AD" w:rsidP="000752AD">
      <w:r w:rsidRPr="00693DE7">
        <w:t xml:space="preserve">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 </w:t>
      </w:r>
      <w:r w:rsidRPr="00693DE7">
        <w:fldChar w:fldCharType="begin"/>
      </w:r>
      <w:r w:rsidR="00571581">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aplicado","editor":[{"family":"Silva","given":"Everton","dropping-particle":"da"}],"contributor":[{"family":"Carneiro","given":"Andrea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Pr="00693DE7">
        <w:t>.</w:t>
      </w:r>
    </w:p>
    <w:p w14:paraId="0F1B00EA" w14:textId="77777777" w:rsidR="000752AD" w:rsidRPr="00693DE7" w:rsidRDefault="000752AD" w:rsidP="000752AD">
      <w:r w:rsidRPr="00693DE7">
        <w:t xml:space="preserve">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 </w:t>
      </w:r>
      <w:r w:rsidRPr="00693DE7">
        <w:fldChar w:fldCharType="begin"/>
      </w:r>
      <w:r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t>.</w:t>
      </w:r>
    </w:p>
    <w:p w14:paraId="19FECE60" w14:textId="77777777" w:rsidR="000752AD" w:rsidRPr="00693DE7" w:rsidRDefault="000752AD" w:rsidP="000752AD">
      <w:pPr>
        <w:pStyle w:val="Ttulo3"/>
        <w:rPr>
          <w:rFonts w:eastAsiaTheme="minorHAnsi"/>
        </w:rPr>
      </w:pPr>
      <w:bookmarkStart w:id="119" w:name="_Toc183090298"/>
      <w:bookmarkStart w:id="120" w:name="_Toc208996040"/>
      <w:r w:rsidRPr="00693DE7">
        <w:t>Modelo conceitual</w:t>
      </w:r>
      <w:bookmarkEnd w:id="119"/>
      <w:r w:rsidRPr="00693DE7">
        <w:t xml:space="preserve"> do CIATA</w:t>
      </w:r>
      <w:bookmarkEnd w:id="120"/>
    </w:p>
    <w:p w14:paraId="5F4009A5" w14:textId="77777777" w:rsidR="000752AD" w:rsidRPr="00693DE7" w:rsidRDefault="000752AD" w:rsidP="000752AD">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w:t>
      </w:r>
      <w:r w:rsidRPr="00693DE7">
        <w:lastRenderedPageBreak/>
        <w:t xml:space="preserve">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xml:space="preserve">, o projeto repassava rotinas para a prefeitura, incluindo atualização cadastral, tratamento e lançamento </w:t>
      </w:r>
      <w:r w:rsidRPr="00693DE7">
        <w:fldChar w:fldCharType="begin"/>
      </w:r>
      <w:r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rPr>
          <w:rFonts w:cs="Arial"/>
        </w:rPr>
        <w:t>.</w:t>
      </w:r>
    </w:p>
    <w:p w14:paraId="36BEF7CD" w14:textId="77777777" w:rsidR="000752AD" w:rsidRPr="00693DE7" w:rsidRDefault="000752AD" w:rsidP="000752AD">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7354CC9" w14:textId="77777777" w:rsidR="000752AD" w:rsidRPr="00693DE7" w:rsidRDefault="000752AD" w:rsidP="000752AD">
      <w:r w:rsidRPr="00693DE7">
        <w:t>Mesmo quando havia possibilidade de processamento eletrônico, as fichas eram preenchidas manualmente e depois enviadas a centros onde os dados eram digitados em equipamentos off-line para depois serem processados.</w:t>
      </w:r>
    </w:p>
    <w:p w14:paraId="32CFA8A4" w14:textId="77777777" w:rsidR="000752AD" w:rsidRPr="00693DE7" w:rsidRDefault="000752AD" w:rsidP="000752AD">
      <w:pPr>
        <w:pStyle w:val="Ttulo3"/>
      </w:pPr>
      <w:bookmarkStart w:id="121" w:name="_Toc183090299"/>
      <w:bookmarkStart w:id="122" w:name="_Ref191671060"/>
      <w:bookmarkStart w:id="123" w:name="_Toc208996041"/>
      <w:r w:rsidRPr="00693DE7">
        <w:t>Contexto Histórico e T</w:t>
      </w:r>
      <w:bookmarkEnd w:id="121"/>
      <w:r w:rsidRPr="00693DE7">
        <w:t>ecnológico do CIATA</w:t>
      </w:r>
      <w:bookmarkEnd w:id="122"/>
      <w:bookmarkEnd w:id="123"/>
    </w:p>
    <w:p w14:paraId="63856B73" w14:textId="77777777" w:rsidR="000752AD" w:rsidRPr="00693DE7" w:rsidRDefault="000752AD" w:rsidP="000752AD">
      <w:r w:rsidRPr="00693DE7">
        <w:t xml:space="preserve">Os altos custos dos equipamentos e a escassez de mão de obra especializada nos anos 1970 e 1980, quando a computação eletrônica ainda estava em seus primórdios, influenciaram as características do Projeto CIATA. </w:t>
      </w:r>
    </w:p>
    <w:p w14:paraId="10780CBF" w14:textId="77777777" w:rsidR="000752AD" w:rsidRPr="00693DE7" w:rsidRDefault="000752AD" w:rsidP="000752AD">
      <w:pPr>
        <w:pStyle w:val="Ttulo4"/>
      </w:pPr>
      <w:bookmarkStart w:id="124" w:name="_Toc183090300"/>
      <w:bookmarkStart w:id="125" w:name="_Toc208996042"/>
      <w:r w:rsidRPr="00693DE7">
        <w:t>Custo dos equipamentos</w:t>
      </w:r>
      <w:bookmarkEnd w:id="124"/>
      <w:bookmarkEnd w:id="125"/>
    </w:p>
    <w:p w14:paraId="688DB96D" w14:textId="77777777" w:rsidR="000752AD" w:rsidRPr="00693DE7" w:rsidRDefault="000752AD" w:rsidP="000752AD">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 </w:t>
      </w:r>
      <w:r w:rsidRPr="00693DE7">
        <w:fldChar w:fldCharType="begin"/>
      </w:r>
      <w:r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Pr="00693DE7">
        <w:t>.</w:t>
      </w:r>
    </w:p>
    <w:p w14:paraId="200F73B9" w14:textId="77777777" w:rsidR="000752AD" w:rsidRPr="00693DE7" w:rsidRDefault="000752AD" w:rsidP="000752AD">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0BD753FB" w14:textId="1A878173" w:rsidR="000752AD" w:rsidRPr="00693DE7" w:rsidRDefault="000752AD" w:rsidP="000752AD">
      <w:pPr>
        <w:rPr>
          <w:rFonts w:cs="Arial"/>
          <w:szCs w:val="24"/>
        </w:rPr>
      </w:pPr>
      <w:r w:rsidRPr="00693DE7">
        <w:t>Devido aos custos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5EBD7A81" w14:textId="77777777" w:rsidR="000752AD" w:rsidRPr="00693DE7" w:rsidRDefault="000752AD" w:rsidP="000752AD">
      <w:pPr>
        <w:pStyle w:val="Ttulo4"/>
      </w:pPr>
      <w:bookmarkStart w:id="126" w:name="_Toc183090301"/>
      <w:bookmarkStart w:id="127" w:name="_Toc208996043"/>
      <w:r w:rsidRPr="00693DE7">
        <w:lastRenderedPageBreak/>
        <w:t>Memória secundária LIMITADA</w:t>
      </w:r>
      <w:bookmarkEnd w:id="126"/>
      <w:bookmarkEnd w:id="127"/>
    </w:p>
    <w:p w14:paraId="26119B27" w14:textId="77777777" w:rsidR="000752AD" w:rsidRPr="00693DE7" w:rsidRDefault="000752AD" w:rsidP="000752AD">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0C79FD6A" w14:textId="77777777" w:rsidR="000752AD" w:rsidRPr="00693DE7" w:rsidRDefault="000752AD" w:rsidP="000752AD">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EFB819B" w14:textId="77777777" w:rsidR="000752AD" w:rsidRPr="00693DE7" w:rsidRDefault="000752AD" w:rsidP="000752AD">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51A7F6B1" w14:textId="77777777" w:rsidR="000752AD" w:rsidRPr="00693DE7" w:rsidRDefault="000752AD" w:rsidP="000752AD">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33AFC6E8" w14:textId="33D0C37F" w:rsidR="000752AD" w:rsidRPr="00693DE7" w:rsidRDefault="000752AD" w:rsidP="000752AD">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Pr="00693DE7">
        <w:fldChar w:fldCharType="begin"/>
      </w:r>
      <w:r w:rsidRPr="00693DE7">
        <w:instrText xml:space="preserve"> REF _Ref192485580 \h </w:instrText>
      </w:r>
      <w:r w:rsidRPr="00693DE7">
        <w:fldChar w:fldCharType="separate"/>
      </w:r>
      <w:r w:rsidR="00610384">
        <w:rPr>
          <w:b/>
          <w:bCs/>
        </w:rPr>
        <w:t>Erro! Fonte de referência não encontrada.</w:t>
      </w:r>
      <w:r w:rsidRPr="00693DE7">
        <w:fldChar w:fldCharType="end"/>
      </w:r>
      <w:r w:rsidRPr="00693DE7">
        <w:t xml:space="preserve"> e</w:t>
      </w:r>
      <w:r>
        <w:t xml:space="preserve"> </w:t>
      </w:r>
      <w:r>
        <w:fldChar w:fldCharType="begin"/>
      </w:r>
      <w:r>
        <w:instrText xml:space="preserve"> REF _Ref192830144 \h </w:instrText>
      </w:r>
      <w:r>
        <w:fldChar w:fldCharType="separate"/>
      </w:r>
      <w:ins w:id="128" w:author="Marco Aurélio Barbiero" w:date="2025-09-18T10:19:00Z" w16du:dateUtc="2025-09-18T13:19:00Z">
        <w:r w:rsidR="00610384" w:rsidRPr="00693DE7">
          <w:t xml:space="preserve">Figura </w:t>
        </w:r>
        <w:r w:rsidR="00610384">
          <w:rPr>
            <w:noProof/>
          </w:rPr>
          <w:t>1</w:t>
        </w:r>
      </w:ins>
      <w:del w:id="129" w:author="Marco Aurélio Barbiero" w:date="2025-09-18T10:17:00Z" w16du:dateUtc="2025-09-18T13:17:00Z">
        <w:r w:rsidR="00610384" w:rsidRPr="00693DE7" w:rsidDel="00610384">
          <w:delText xml:space="preserve">Figura </w:delText>
        </w:r>
        <w:r w:rsidR="00610384" w:rsidDel="00610384">
          <w:rPr>
            <w:noProof/>
          </w:rPr>
          <w:delText>1</w:delText>
        </w:r>
      </w:del>
      <w:r>
        <w:fldChar w:fldCharType="end"/>
      </w:r>
      <w:r w:rsidRPr="00693DE7">
        <w:t>).</w:t>
      </w:r>
    </w:p>
    <w:p w14:paraId="796E8D9E" w14:textId="2FFFEA31" w:rsidR="000752AD" w:rsidRPr="00693DE7" w:rsidRDefault="000752AD" w:rsidP="000752AD">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r w:rsidR="00186C9C" w:rsidRPr="00693DE7">
        <w:t>atualmente</w:t>
      </w:r>
      <w:r w:rsidRPr="00693DE7">
        <w:t>, ela era comum na época da implementação do CIATA.</w:t>
      </w:r>
    </w:p>
    <w:p w14:paraId="4FDA85B7" w14:textId="4A7FFEEF" w:rsidR="00B829B2" w:rsidRDefault="00B829B2" w:rsidP="00B829B2">
      <w:pPr>
        <w:pStyle w:val="Legenda"/>
      </w:pPr>
      <w:r>
        <w:t xml:space="preserve">Quadro </w:t>
      </w:r>
      <w:fldSimple w:instr=" SEQ Quadro \* ARABIC ">
        <w:r w:rsidR="00610384">
          <w:rPr>
            <w:noProof/>
          </w:rPr>
          <w:t>1</w:t>
        </w:r>
      </w:fldSimple>
      <w:r>
        <w:t xml:space="preserve">: </w:t>
      </w:r>
      <w:r w:rsidRPr="000D10C6">
        <w:t>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0752AD" w:rsidRPr="00693DE7" w14:paraId="0473991B"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573401"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1A72D42C"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42424C3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Descrição</w:t>
            </w:r>
          </w:p>
        </w:tc>
      </w:tr>
      <w:tr w:rsidR="000752AD" w:rsidRPr="00693DE7" w14:paraId="3620F045"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1C54539"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7FD802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032B7B2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0752AD" w:rsidRPr="00693DE7" w14:paraId="68C4D548"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AE6422"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4544276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62A82CA0"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0752AD" w:rsidRPr="00693DE7" w14:paraId="51AA339F"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371F3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77B58F0B"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B3D81D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0752AD" w:rsidRPr="00693DE7" w14:paraId="5F8D89C7"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8B4EE7"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405EBC3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D67BB6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0752AD" w:rsidRPr="00693DE7" w14:paraId="79151C0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53EB80F1"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CBE7BB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029DC181"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39E1DC51" w14:textId="77777777" w:rsidR="000752AD" w:rsidRPr="00693DE7" w:rsidRDefault="000752AD" w:rsidP="000752AD">
      <w:pPr>
        <w:pStyle w:val="Legenda"/>
      </w:pPr>
    </w:p>
    <w:p w14:paraId="28CDE5D2" w14:textId="3313BC4C" w:rsidR="000752AD" w:rsidRPr="00693DE7" w:rsidRDefault="000752AD" w:rsidP="000752AD">
      <w:pPr>
        <w:pStyle w:val="Legenda"/>
      </w:pPr>
      <w:bookmarkStart w:id="130" w:name="_Ref192830144"/>
      <w:bookmarkStart w:id="131" w:name="_Ref182853822"/>
      <w:r w:rsidRPr="00693DE7">
        <w:t xml:space="preserve">Figura </w:t>
      </w:r>
      <w:fldSimple w:instr=" SEQ Figura \* ARABIC ">
        <w:r w:rsidR="00610384">
          <w:rPr>
            <w:noProof/>
          </w:rPr>
          <w:t>1</w:t>
        </w:r>
      </w:fldSimple>
      <w:bookmarkEnd w:id="130"/>
      <w:r w:rsidRPr="00693DE7">
        <w:t>:Trecho do manual do CIATA</w:t>
      </w:r>
      <w:bookmarkEnd w:id="131"/>
    </w:p>
    <w:tbl>
      <w:tblPr>
        <w:tblStyle w:val="Tabelacomgrade"/>
        <w:tblW w:w="0" w:type="auto"/>
        <w:tblLook w:val="04A0" w:firstRow="1" w:lastRow="0" w:firstColumn="1" w:lastColumn="0" w:noHBand="0" w:noVBand="1"/>
      </w:tblPr>
      <w:tblGrid>
        <w:gridCol w:w="9061"/>
      </w:tblGrid>
      <w:tr w:rsidR="000752AD" w:rsidRPr="00693DE7" w14:paraId="71CCE04B" w14:textId="77777777" w:rsidTr="000643CA">
        <w:tc>
          <w:tcPr>
            <w:tcW w:w="9061" w:type="dxa"/>
          </w:tcPr>
          <w:p w14:paraId="7DF66D52" w14:textId="77777777" w:rsidR="000752AD" w:rsidRPr="00693DE7" w:rsidRDefault="000752AD" w:rsidP="000643CA">
            <w:pPr>
              <w:ind w:firstLine="0"/>
              <w:rPr>
                <w:rFonts w:cs="Arial"/>
                <w:szCs w:val="24"/>
              </w:rPr>
            </w:pPr>
            <w:r w:rsidRPr="00693DE7">
              <w:rPr>
                <w:rFonts w:cs="Arial"/>
                <w:noProof/>
                <w:szCs w:val="24"/>
                <w:lang w:eastAsia="pt-BR"/>
              </w:rPr>
              <w:drawing>
                <wp:inline distT="0" distB="0" distL="0" distR="0" wp14:anchorId="387F105E" wp14:editId="7DA3B98A">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9"/>
                          <a:stretch>
                            <a:fillRect/>
                          </a:stretch>
                        </pic:blipFill>
                        <pic:spPr>
                          <a:xfrm>
                            <a:off x="0" y="0"/>
                            <a:ext cx="5760085" cy="1942465"/>
                          </a:xfrm>
                          <a:prstGeom prst="rect">
                            <a:avLst/>
                          </a:prstGeom>
                        </pic:spPr>
                      </pic:pic>
                    </a:graphicData>
                  </a:graphic>
                </wp:inline>
              </w:drawing>
            </w:r>
          </w:p>
        </w:tc>
      </w:tr>
    </w:tbl>
    <w:p w14:paraId="5BC580AD" w14:textId="77777777" w:rsidR="000752AD" w:rsidRPr="00693DE7" w:rsidRDefault="000752AD" w:rsidP="000752AD">
      <w:pPr>
        <w:rPr>
          <w:rFonts w:cs="Arial"/>
          <w:szCs w:val="24"/>
        </w:rPr>
      </w:pPr>
      <w:r w:rsidRPr="00693DE7">
        <w:rPr>
          <w:rFonts w:cs="Arial"/>
          <w:szCs w:val="24"/>
        </w:rPr>
        <w:t>A escassez de memória secundária também definiu outros aspectos dos campos:</w:t>
      </w:r>
    </w:p>
    <w:p w14:paraId="42E6482F" w14:textId="77777777" w:rsidR="000752AD" w:rsidRPr="00693DE7" w:rsidRDefault="000752AD" w:rsidP="000752AD">
      <w:pPr>
        <w:rPr>
          <w:rFonts w:cs="Arial"/>
          <w:szCs w:val="24"/>
        </w:rPr>
      </w:pPr>
      <w:r w:rsidRPr="00693DE7">
        <w:rPr>
          <w:rFonts w:cs="Arial"/>
          <w:szCs w:val="24"/>
        </w:rPr>
        <w:t>Uso de campos de tamanho fixo;</w:t>
      </w:r>
    </w:p>
    <w:p w14:paraId="176C1D07" w14:textId="77777777" w:rsidR="000752AD" w:rsidRPr="00693DE7" w:rsidRDefault="000752AD" w:rsidP="000752AD">
      <w:pPr>
        <w:rPr>
          <w:rFonts w:cs="Arial"/>
          <w:szCs w:val="24"/>
        </w:rPr>
      </w:pPr>
      <w:r w:rsidRPr="00693DE7">
        <w:rPr>
          <w:rFonts w:cs="Arial"/>
          <w:szCs w:val="24"/>
        </w:rPr>
        <w:t>Uso de códigos em vez de descrições;</w:t>
      </w:r>
    </w:p>
    <w:p w14:paraId="29A242E0" w14:textId="77777777" w:rsidR="000752AD" w:rsidRPr="00693DE7" w:rsidRDefault="000752AD" w:rsidP="000752AD">
      <w:pPr>
        <w:rPr>
          <w:rFonts w:cs="Arial"/>
          <w:szCs w:val="24"/>
        </w:rPr>
      </w:pPr>
      <w:r w:rsidRPr="00693DE7">
        <w:rPr>
          <w:rFonts w:cs="Arial"/>
          <w:szCs w:val="24"/>
        </w:rPr>
        <w:t>Ausência de formatação.</w:t>
      </w:r>
    </w:p>
    <w:p w14:paraId="50EC6118" w14:textId="77777777" w:rsidR="000752AD" w:rsidRPr="00693DE7" w:rsidRDefault="000752AD" w:rsidP="000752AD">
      <w:pPr>
        <w:pStyle w:val="Ttulo4"/>
      </w:pPr>
      <w:bookmarkStart w:id="132" w:name="_Toc183090302"/>
      <w:bookmarkStart w:id="133" w:name="_Toc208996044"/>
      <w:r w:rsidRPr="00693DE7">
        <w:t>Linguagens de programação Pré-SGBDs</w:t>
      </w:r>
      <w:bookmarkEnd w:id="132"/>
      <w:bookmarkEnd w:id="133"/>
    </w:p>
    <w:p w14:paraId="1755A7C5" w14:textId="77777777" w:rsidR="000752AD" w:rsidRPr="00693DE7" w:rsidRDefault="000752AD" w:rsidP="000752AD">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4C11E012" w14:textId="77777777" w:rsidR="000752AD" w:rsidRPr="00693DE7" w:rsidRDefault="000752AD" w:rsidP="000752AD">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64CDF285" w14:textId="77777777" w:rsidR="000752AD" w:rsidRPr="00693DE7" w:rsidRDefault="000752AD" w:rsidP="000752AD">
      <w:r w:rsidRPr="00693DE7">
        <w:t>Por ser um projeto anterior à popularização dos SGBDs, a modelagem de dados do CIATA foi feita considerando que toda a informação deveria ser guardada em um registro de tamanho fixo. É provável que as primeiras versões do projeto utilizassem um único arquivo para armazenar todas as informações sobre os imóveis.</w:t>
      </w:r>
    </w:p>
    <w:p w14:paraId="4BDDCC4E" w14:textId="77777777" w:rsidR="000752AD" w:rsidRPr="00693DE7" w:rsidRDefault="000752AD" w:rsidP="000752AD">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16F3AD12" w14:textId="77777777" w:rsidR="000752AD" w:rsidRPr="00693DE7" w:rsidRDefault="000752AD" w:rsidP="000752AD">
      <w:pPr>
        <w:pStyle w:val="Ttulo3"/>
      </w:pPr>
      <w:bookmarkStart w:id="134" w:name="_Toc208996045"/>
      <w:r w:rsidRPr="00693DE7">
        <w:t xml:space="preserve">O CIATA e o </w:t>
      </w:r>
      <w:r w:rsidRPr="00693DE7">
        <w:rPr>
          <w:i/>
        </w:rPr>
        <w:t>Fit-For-Purpose</w:t>
      </w:r>
      <w:bookmarkEnd w:id="134"/>
      <w:r w:rsidRPr="00693DE7">
        <w:t xml:space="preserve"> </w:t>
      </w:r>
    </w:p>
    <w:p w14:paraId="1D435220" w14:textId="77777777" w:rsidR="000752AD" w:rsidRPr="00693DE7" w:rsidRDefault="000752AD" w:rsidP="000752AD">
      <w:r w:rsidRPr="00693DE7">
        <w:t xml:space="preserve">O conceito de </w:t>
      </w:r>
      <w:r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AB24D26" w14:textId="77777777" w:rsidR="000752AD" w:rsidRPr="00693DE7" w:rsidRDefault="000752AD" w:rsidP="000752AD">
      <w:r w:rsidRPr="00693DE7">
        <w:t xml:space="preserve">Diferentemente das abordagens tradicionais, que frequentemente impõem padrões técnicos rígidos e dispendiosos, o </w:t>
      </w:r>
      <w:r w:rsidRPr="00693DE7">
        <w:rPr>
          <w:i/>
          <w:iCs/>
        </w:rPr>
        <w:t>Fit-For-Purpose</w:t>
      </w:r>
      <w:r w:rsidRPr="00693DE7">
        <w:t xml:space="preserve"> prioriza a eficiência, acessibilidade e celeridade. Isso significa adotar métodos e tecnologias que sejam adequados ao propósito, em vez de seguir modelos predefinidos que muitas vezes são incompatíveis com a realidade local.</w:t>
      </w:r>
    </w:p>
    <w:p w14:paraId="65467522" w14:textId="77777777" w:rsidR="000752AD" w:rsidRPr="00693DE7" w:rsidRDefault="000752AD" w:rsidP="000752AD">
      <w:r w:rsidRPr="00693DE7">
        <w:t xml:space="preserve">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 </w:t>
      </w:r>
      <w:commentRangeStart w:id="135"/>
      <w:r w:rsidRPr="00693DE7">
        <w:t>(Enemark; McLaren; Lemmen, 2021).</w:t>
      </w:r>
      <w:commentRangeEnd w:id="135"/>
      <w:r w:rsidR="006F0615">
        <w:rPr>
          <w:rStyle w:val="Refdecomentrio"/>
        </w:rPr>
        <w:commentReference w:id="135"/>
      </w:r>
    </w:p>
    <w:p w14:paraId="5B087A62" w14:textId="77777777" w:rsidR="000752AD" w:rsidRPr="00693DE7" w:rsidRDefault="000752AD" w:rsidP="000752AD">
      <w:r w:rsidRPr="00693DE7">
        <w:t xml:space="preserve">Ao relacionar o CIATA com o conceito de </w:t>
      </w:r>
      <w:r w:rsidRPr="00693DE7">
        <w:rPr>
          <w:i/>
        </w:rPr>
        <w:t>Fit-For-Purpose</w:t>
      </w:r>
      <w:r w:rsidRPr="00693DE7">
        <w:t>, é possível identificar algumas características em comum:</w:t>
      </w:r>
    </w:p>
    <w:p w14:paraId="6F4BE40E" w14:textId="77777777" w:rsidR="000752AD" w:rsidRPr="00693DE7" w:rsidRDefault="000752AD" w:rsidP="000752AD">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4D78E0DA" w14:textId="77777777" w:rsidR="000752AD" w:rsidRPr="00693DE7" w:rsidRDefault="000752AD" w:rsidP="000752AD">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3156D719" w14:textId="77777777" w:rsidR="000752AD" w:rsidRPr="00693DE7" w:rsidRDefault="000752AD" w:rsidP="000752AD">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w:t>
      </w:r>
      <w:r w:rsidRPr="00693DE7">
        <w:lastRenderedPageBreak/>
        <w:t>funcionalidades, incluindo sua integração como uma camada dentro de um Cadastro Territorial Multifinalitário (CTM).</w:t>
      </w:r>
    </w:p>
    <w:p w14:paraId="6B86B3FE" w14:textId="77777777" w:rsidR="000752AD" w:rsidRPr="00693DE7" w:rsidRDefault="000752AD" w:rsidP="000752AD">
      <w:pPr>
        <w:pStyle w:val="Ttulo3"/>
      </w:pPr>
      <w:bookmarkStart w:id="136" w:name="_Toc183090305"/>
      <w:bookmarkStart w:id="137" w:name="_Toc208996046"/>
      <w:r w:rsidRPr="00693DE7">
        <w:t xml:space="preserve">O CIATA e o </w:t>
      </w:r>
      <w:commentRangeStart w:id="138"/>
      <w:r w:rsidRPr="00693DE7">
        <w:t>LADM</w:t>
      </w:r>
      <w:bookmarkEnd w:id="136"/>
      <w:commentRangeEnd w:id="138"/>
      <w:r w:rsidR="009E2117">
        <w:rPr>
          <w:rStyle w:val="Refdecomentrio"/>
          <w:rFonts w:eastAsiaTheme="minorHAnsi" w:cstheme="minorBidi"/>
          <w:b w:val="0"/>
        </w:rPr>
        <w:commentReference w:id="138"/>
      </w:r>
      <w:bookmarkEnd w:id="137"/>
    </w:p>
    <w:p w14:paraId="29B41647" w14:textId="77777777" w:rsidR="000752AD" w:rsidRPr="00693DE7" w:rsidRDefault="000752AD" w:rsidP="000752AD">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7CC77722" w14:textId="77777777" w:rsidR="000752AD" w:rsidRPr="00693DE7" w:rsidRDefault="000752AD" w:rsidP="000752AD">
      <w:pPr>
        <w:rPr>
          <w:lang w:eastAsia="pt-BR"/>
        </w:rPr>
      </w:pPr>
      <w:r w:rsidRPr="00693DE7">
        <w:rPr>
          <w:lang w:eastAsia="pt-BR"/>
        </w:rPr>
        <w:t>A contribuição mais visível do LADM é o conjunto de diagramas UML (</w:t>
      </w:r>
      <w:r w:rsidRPr="00693DE7">
        <w:rPr>
          <w:i/>
          <w:lang w:eastAsia="pt-BR"/>
        </w:rPr>
        <w:t>Unified Modeling Language</w:t>
      </w:r>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0B324F49" w14:textId="77777777" w:rsidR="000752AD" w:rsidRPr="00693DE7" w:rsidRDefault="000752AD" w:rsidP="000752AD">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241867C8" w14:textId="77777777" w:rsidR="000752AD" w:rsidRPr="00693DE7" w:rsidRDefault="000752AD" w:rsidP="000752AD">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57522957" w14:textId="17994491"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ins w:id="139" w:author="Marco Aurélio Barbiero" w:date="2025-09-18T10:19:00Z" w16du:dateUtc="2025-09-18T13:19:00Z">
        <w:r w:rsidR="00610384" w:rsidRPr="00693DE7">
          <w:t xml:space="preserve">Figura </w:t>
        </w:r>
        <w:r w:rsidR="00610384">
          <w:rPr>
            <w:noProof/>
          </w:rPr>
          <w:t>2</w:t>
        </w:r>
      </w:ins>
      <w:del w:id="140" w:author="Marco Aurélio Barbiero" w:date="2025-09-18T10:17:00Z" w16du:dateUtc="2025-09-18T13:17:00Z">
        <w:r w:rsidR="00610384" w:rsidRPr="00693DE7" w:rsidDel="00610384">
          <w:delText xml:space="preserve">Figura </w:delText>
        </w:r>
        <w:r w:rsidR="00610384" w:rsidDel="00610384">
          <w:rPr>
            <w:noProof/>
          </w:rPr>
          <w:delText>2</w:delText>
        </w:r>
      </w:del>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‘0..*’. Essa notação indica que um logradouro pode estar associado a vários lotes, enquanto um lote estará associado a apenas um logradouro </w:t>
      </w:r>
      <w:r w:rsidRPr="00693DE7">
        <w:rPr>
          <w:lang w:eastAsia="pt-BR"/>
        </w:rPr>
        <w:fldChar w:fldCharType="begin"/>
      </w:r>
      <w:r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Pr="00693DE7">
        <w:rPr>
          <w:lang w:eastAsia="pt-BR"/>
        </w:rPr>
        <w:fldChar w:fldCharType="separate"/>
      </w:r>
      <w:r w:rsidRPr="00693DE7">
        <w:rPr>
          <w:rFonts w:cs="Arial"/>
        </w:rPr>
        <w:t>(IBM RS Architect Std 7.5.5, 2021)</w:t>
      </w:r>
      <w:r w:rsidRPr="00693DE7">
        <w:rPr>
          <w:lang w:eastAsia="pt-BR"/>
        </w:rPr>
        <w:fldChar w:fldCharType="end"/>
      </w:r>
      <w:r w:rsidRPr="00693DE7">
        <w:rPr>
          <w:lang w:eastAsia="pt-BR"/>
        </w:rPr>
        <w:t>.</w:t>
      </w:r>
    </w:p>
    <w:p w14:paraId="0608C59A" w14:textId="10C51C9C" w:rsidR="000752AD" w:rsidRPr="00693DE7" w:rsidRDefault="000752AD" w:rsidP="000752AD">
      <w:pPr>
        <w:pStyle w:val="Legenda"/>
      </w:pPr>
      <w:bookmarkStart w:id="141" w:name="_Ref184328056"/>
      <w:r w:rsidRPr="00693DE7">
        <w:lastRenderedPageBreak/>
        <w:t xml:space="preserve">Figura </w:t>
      </w:r>
      <w:fldSimple w:instr=" SEQ Figura \* ARABIC ">
        <w:r w:rsidR="00610384">
          <w:rPr>
            <w:noProof/>
          </w:rPr>
          <w:t>2</w:t>
        </w:r>
      </w:fldSimple>
      <w:bookmarkEnd w:id="141"/>
      <w:r w:rsidRPr="00693DE7">
        <w:t>: Exemplo de diagrama UML</w:t>
      </w:r>
    </w:p>
    <w:tbl>
      <w:tblPr>
        <w:tblStyle w:val="Tabelacomgrade"/>
        <w:tblW w:w="0" w:type="auto"/>
        <w:tblLook w:val="04A0" w:firstRow="1" w:lastRow="0" w:firstColumn="1" w:lastColumn="0" w:noHBand="0" w:noVBand="1"/>
      </w:tblPr>
      <w:tblGrid>
        <w:gridCol w:w="9061"/>
      </w:tblGrid>
      <w:tr w:rsidR="000752AD" w:rsidRPr="00693DE7" w14:paraId="77506089" w14:textId="77777777" w:rsidTr="000643CA">
        <w:tc>
          <w:tcPr>
            <w:tcW w:w="9061" w:type="dxa"/>
          </w:tcPr>
          <w:p w14:paraId="19915401" w14:textId="77777777" w:rsidR="000752AD" w:rsidRPr="00693DE7" w:rsidRDefault="000752AD" w:rsidP="000643CA">
            <w:pPr>
              <w:ind w:firstLine="0"/>
              <w:rPr>
                <w:lang w:eastAsia="pt-BR"/>
              </w:rPr>
            </w:pPr>
            <w:r w:rsidRPr="00693DE7">
              <w:rPr>
                <w:noProof/>
                <w:lang w:eastAsia="pt-BR"/>
              </w:rPr>
              <w:drawing>
                <wp:inline distT="0" distB="0" distL="0" distR="0" wp14:anchorId="0D11E9B5" wp14:editId="033F80ED">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61944E1F" w14:textId="77777777" w:rsidR="000752AD" w:rsidRPr="00693DE7" w:rsidRDefault="000752AD" w:rsidP="000752AD">
      <w:pPr>
        <w:rPr>
          <w:lang w:eastAsia="pt-BR"/>
        </w:rPr>
      </w:pPr>
    </w:p>
    <w:p w14:paraId="1185D9E6" w14:textId="77777777" w:rsidR="000752AD" w:rsidRPr="00693DE7" w:rsidRDefault="000752AD" w:rsidP="000752AD">
      <w:pPr>
        <w:rPr>
          <w:lang w:eastAsia="pt-BR"/>
        </w:rPr>
      </w:pPr>
      <w:r w:rsidRPr="00693DE7">
        <w:rPr>
          <w:lang w:eastAsia="pt-BR"/>
        </w:rPr>
        <w:t xml:space="preserve">Em termos gerais, o LADM separa as classes em três pacotes e um subpacote </w:t>
      </w:r>
      <w:r w:rsidRPr="00693DE7">
        <w:rPr>
          <w:lang w:eastAsia="pt-BR"/>
        </w:rPr>
        <w:fldChar w:fldCharType="begin"/>
      </w:r>
      <w:r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Pr="00693DE7">
        <w:rPr>
          <w:lang w:eastAsia="pt-BR"/>
        </w:rPr>
        <w:fldChar w:fldCharType="separate"/>
      </w:r>
      <w:r w:rsidRPr="00693DE7">
        <w:rPr>
          <w:rFonts w:cs="Arial"/>
        </w:rPr>
        <w:t>(Panchiniak, 2017)</w:t>
      </w:r>
      <w:r w:rsidRPr="00693DE7">
        <w:rPr>
          <w:lang w:eastAsia="pt-BR"/>
        </w:rPr>
        <w:fldChar w:fldCharType="end"/>
      </w:r>
      <w:r w:rsidRPr="00693DE7">
        <w:rPr>
          <w:lang w:eastAsia="pt-BR"/>
        </w:rPr>
        <w:t>:</w:t>
      </w:r>
    </w:p>
    <w:p w14:paraId="57050FD7" w14:textId="77777777" w:rsidR="000752AD" w:rsidRPr="00693DE7" w:rsidRDefault="000752AD" w:rsidP="000752AD">
      <w:pPr>
        <w:rPr>
          <w:lang w:eastAsia="pt-BR"/>
        </w:rPr>
      </w:pPr>
      <w:r w:rsidRPr="00693DE7">
        <w:rPr>
          <w:b/>
          <w:bCs/>
          <w:lang w:eastAsia="pt-BR"/>
        </w:rPr>
        <w:t>Party Packet</w:t>
      </w:r>
      <w:r w:rsidRPr="00693DE7">
        <w:rPr>
          <w:lang w:eastAsia="pt-BR"/>
        </w:rPr>
        <w:t>: Este pacote representa as pessoas, grupos e/ou organizações relacionadas às unidades espaciais. As classes neste pacote incluem LA_Party, LA_GroupParty e LA_PartyMember;</w:t>
      </w:r>
    </w:p>
    <w:p w14:paraId="783D894A" w14:textId="77777777" w:rsidR="000752AD" w:rsidRPr="00693DE7" w:rsidRDefault="000752AD" w:rsidP="000752AD">
      <w:pPr>
        <w:rPr>
          <w:lang w:eastAsia="pt-BR"/>
        </w:rPr>
      </w:pPr>
      <w:r w:rsidRPr="00693DE7">
        <w:rPr>
          <w:b/>
          <w:bCs/>
          <w:lang w:eastAsia="pt-BR"/>
        </w:rPr>
        <w:t>Administrative Packet</w:t>
      </w:r>
      <w:r w:rsidRPr="00693DE7">
        <w:rPr>
          <w:lang w:eastAsia="pt-BR"/>
        </w:rPr>
        <w:t>: pacote que lida com os direitos, deveres e restrições aos quais cada unidade está sujeita. Ele inclui classes como LA_RRR (com suas especializações LA_</w:t>
      </w:r>
      <w:r w:rsidRPr="00693DE7">
        <w:rPr>
          <w:b/>
          <w:bCs/>
          <w:lang w:eastAsia="pt-BR"/>
        </w:rPr>
        <w:t>R</w:t>
      </w:r>
      <w:r w:rsidRPr="00693DE7">
        <w:rPr>
          <w:lang w:eastAsia="pt-BR"/>
        </w:rPr>
        <w:t>ight, LA_</w:t>
      </w:r>
      <w:r w:rsidRPr="00693DE7">
        <w:rPr>
          <w:b/>
          <w:bCs/>
          <w:lang w:eastAsia="pt-BR"/>
        </w:rPr>
        <w:t>R</w:t>
      </w:r>
      <w:r w:rsidRPr="00693DE7">
        <w:rPr>
          <w:lang w:eastAsia="pt-BR"/>
        </w:rPr>
        <w:t>estriction e LA_</w:t>
      </w:r>
      <w:r w:rsidRPr="00693DE7">
        <w:rPr>
          <w:b/>
          <w:bCs/>
          <w:lang w:eastAsia="pt-BR"/>
        </w:rPr>
        <w:t>R</w:t>
      </w:r>
      <w:r w:rsidRPr="00693DE7">
        <w:rPr>
          <w:lang w:eastAsia="pt-BR"/>
        </w:rPr>
        <w:t>esponsability), LA_BAUnit e LA_AdministrativeSource;</w:t>
      </w:r>
    </w:p>
    <w:p w14:paraId="6BC8C215" w14:textId="77777777" w:rsidR="000752AD" w:rsidRPr="00693DE7" w:rsidRDefault="000752AD" w:rsidP="000752AD">
      <w:pPr>
        <w:rPr>
          <w:lang w:eastAsia="pt-BR"/>
        </w:rPr>
      </w:pPr>
      <w:r w:rsidRPr="00693DE7">
        <w:rPr>
          <w:b/>
          <w:bCs/>
          <w:lang w:eastAsia="pt-BR"/>
        </w:rPr>
        <w:t>Spatial Unit Packet</w:t>
      </w:r>
      <w:r w:rsidRPr="00693DE7">
        <w:rPr>
          <w:lang w:eastAsia="pt-BR"/>
        </w:rPr>
        <w:t>: Este pacote representa as unidades espaciais, como parcelas, edifícios e redes de infraestrutura. Aqui aparecem as classes LA_SpatialUnit, LA_SpatialUnitGroup, LA_Level e outras.</w:t>
      </w:r>
    </w:p>
    <w:p w14:paraId="0FCA968B" w14:textId="77777777" w:rsidR="000752AD" w:rsidRPr="00693DE7" w:rsidRDefault="000752AD" w:rsidP="000752AD">
      <w:pPr>
        <w:rPr>
          <w:lang w:eastAsia="pt-BR"/>
        </w:rPr>
      </w:pPr>
      <w:r w:rsidRPr="00693DE7">
        <w:rPr>
          <w:b/>
          <w:bCs/>
          <w:lang w:eastAsia="pt-BR"/>
        </w:rPr>
        <w:t>Surveying and Representation SubPacket</w:t>
      </w:r>
      <w:r w:rsidRPr="00693DE7">
        <w:rPr>
          <w:lang w:eastAsia="pt-BR"/>
        </w:rPr>
        <w:t>: Este subpacote, dentro do Spatial Unit Packet, é responsável pelas representações geométricas das unidades espaciais e correções topológicas por meio de sistemas de informação geográfica associados a bancos de dados. Ele inclui classes como LA_Point, LA_SpatialSource, LA_BoundaryFaceString e LA_BoundaryFace.</w:t>
      </w:r>
    </w:p>
    <w:p w14:paraId="69FE1029" w14:textId="292FEE22"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ins w:id="142" w:author="Marco Aurélio Barbiero" w:date="2025-09-18T10:19:00Z" w16du:dateUtc="2025-09-18T13:19:00Z">
        <w:r w:rsidR="00610384" w:rsidRPr="00693DE7">
          <w:t xml:space="preserve">Figura </w:t>
        </w:r>
        <w:r w:rsidR="00610384">
          <w:rPr>
            <w:noProof/>
          </w:rPr>
          <w:t>3</w:t>
        </w:r>
      </w:ins>
      <w:del w:id="143" w:author="Marco Aurélio Barbiero" w:date="2025-09-18T10:17:00Z" w16du:dateUtc="2025-09-18T13:17:00Z">
        <w:r w:rsidR="00610384" w:rsidRPr="00693DE7" w:rsidDel="00610384">
          <w:delText xml:space="preserve">Figura </w:delText>
        </w:r>
        <w:r w:rsidR="00610384" w:rsidDel="00610384">
          <w:rPr>
            <w:noProof/>
          </w:rPr>
          <w:delText>3</w:delText>
        </w:r>
      </w:del>
      <w:r w:rsidRPr="00693DE7">
        <w:rPr>
          <w:lang w:eastAsia="pt-BR"/>
        </w:rPr>
        <w:fldChar w:fldCharType="end"/>
      </w:r>
      <w:r w:rsidRPr="00693DE7">
        <w:rPr>
          <w:lang w:eastAsia="pt-BR"/>
        </w:rPr>
        <w:t xml:space="preserve"> mostra a associação entre as classes básicas da LADM. O prefixo LA_ indica que a classe é padronizada </w:t>
      </w:r>
      <w:r w:rsidRPr="00693DE7">
        <w:rPr>
          <w:lang w:eastAsia="pt-BR"/>
        </w:rPr>
        <w:fldChar w:fldCharType="begin"/>
      </w:r>
      <w:r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Pr="00693DE7">
        <w:rPr>
          <w:lang w:eastAsia="pt-BR"/>
        </w:rPr>
        <w:fldChar w:fldCharType="separate"/>
      </w:r>
      <w:r w:rsidRPr="00693DE7">
        <w:rPr>
          <w:rFonts w:cs="Arial"/>
        </w:rPr>
        <w:t xml:space="preserve">(Kalogianni </w:t>
      </w:r>
      <w:r w:rsidRPr="00693DE7">
        <w:rPr>
          <w:rFonts w:cs="Arial"/>
          <w:i/>
          <w:iCs/>
        </w:rPr>
        <w:t>et al.</w:t>
      </w:r>
      <w:r w:rsidRPr="00693DE7">
        <w:rPr>
          <w:rFonts w:cs="Arial"/>
        </w:rPr>
        <w:t>, 2024)</w:t>
      </w:r>
      <w:r w:rsidRPr="00693DE7">
        <w:rPr>
          <w:lang w:eastAsia="pt-BR"/>
        </w:rPr>
        <w:fldChar w:fldCharType="end"/>
      </w:r>
      <w:r w:rsidRPr="00693DE7">
        <w:rPr>
          <w:lang w:eastAsia="pt-BR"/>
        </w:rPr>
        <w:t>.</w:t>
      </w:r>
    </w:p>
    <w:p w14:paraId="52BEE18A" w14:textId="400EDB94" w:rsidR="000752AD" w:rsidRPr="00693DE7" w:rsidRDefault="000752AD" w:rsidP="000752AD">
      <w:pPr>
        <w:pStyle w:val="Legenda"/>
      </w:pPr>
      <w:bookmarkStart w:id="144" w:name="_Ref184370336"/>
      <w:r w:rsidRPr="00693DE7">
        <w:lastRenderedPageBreak/>
        <w:t xml:space="preserve">Figura </w:t>
      </w:r>
      <w:fldSimple w:instr=" SEQ Figura \* ARABIC ">
        <w:r w:rsidR="00610384">
          <w:rPr>
            <w:noProof/>
          </w:rPr>
          <w:t>3</w:t>
        </w:r>
      </w:fldSimple>
      <w:bookmarkEnd w:id="144"/>
      <w:r w:rsidRPr="00693DE7">
        <w:t>: Classes básicas (pacotes) do LADM</w:t>
      </w:r>
    </w:p>
    <w:tbl>
      <w:tblPr>
        <w:tblStyle w:val="Tabelacomgrade"/>
        <w:tblW w:w="0" w:type="auto"/>
        <w:tblLook w:val="04A0" w:firstRow="1" w:lastRow="0" w:firstColumn="1" w:lastColumn="0" w:noHBand="0" w:noVBand="1"/>
      </w:tblPr>
      <w:tblGrid>
        <w:gridCol w:w="9061"/>
      </w:tblGrid>
      <w:tr w:rsidR="000752AD" w:rsidRPr="00693DE7" w14:paraId="35937D0A" w14:textId="77777777" w:rsidTr="000643CA">
        <w:tc>
          <w:tcPr>
            <w:tcW w:w="9061" w:type="dxa"/>
          </w:tcPr>
          <w:p w14:paraId="7FDF5381" w14:textId="77777777" w:rsidR="000752AD" w:rsidRPr="00693DE7" w:rsidRDefault="000752AD" w:rsidP="000643CA">
            <w:pPr>
              <w:ind w:firstLine="0"/>
              <w:rPr>
                <w:lang w:eastAsia="pt-BR"/>
              </w:rPr>
            </w:pPr>
            <w:r w:rsidRPr="00693DE7">
              <w:rPr>
                <w:noProof/>
                <w:lang w:eastAsia="pt-BR"/>
              </w:rPr>
              <w:drawing>
                <wp:inline distT="0" distB="0" distL="0" distR="0" wp14:anchorId="3641B21B" wp14:editId="115A7D85">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630C82A" w14:textId="77777777" w:rsidR="000752AD" w:rsidRPr="00693DE7" w:rsidRDefault="000752AD" w:rsidP="000752AD">
      <w:pPr>
        <w:rPr>
          <w:lang w:eastAsia="pt-BR"/>
        </w:rPr>
      </w:pPr>
    </w:p>
    <w:p w14:paraId="487BE3CD" w14:textId="5706CD1C" w:rsidR="000752AD" w:rsidRPr="00693DE7" w:rsidRDefault="000752AD" w:rsidP="000752AD">
      <w:pPr>
        <w:rPr>
          <w:lang w:eastAsia="pt-BR"/>
        </w:rPr>
      </w:pPr>
      <w:r w:rsidRPr="00693DE7">
        <w:rPr>
          <w:lang w:eastAsia="pt-BR"/>
        </w:rPr>
        <w:t xml:space="preserve">O LADM apresenta fortes influências do modelo relacional proposto por Edgar Codd </w:t>
      </w:r>
      <w:r w:rsidRPr="00693DE7">
        <w:rPr>
          <w:lang w:eastAsia="pt-BR"/>
        </w:rPr>
        <w:fldChar w:fldCharType="begin"/>
      </w:r>
      <w:r w:rsidR="00571581">
        <w:rPr>
          <w:lang w:eastAsia="pt-BR"/>
        </w:rPr>
        <w:instrText xml:space="preserve"> ADDIN ZOTERO_ITEM CSL_CITATION {"citationID":"EpDBx06d","properties":{"formattedCitation":"(Date, 2004)","plainCitation":"(Date, 2004)","dontUpdate":true,"noteIndex":0},"citationItems":[{"id":"QKfrEU1F/AbbwRPZc","uris":["http://zotero.org/users/local/P1GuXq80/items/LMQ2HAQT"],"itemData":{"id":"HOHTBVxn/QK8MKYDP","type":"book","edition":"8.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Pr="00693DE7">
        <w:rPr>
          <w:lang w:eastAsia="pt-BR"/>
        </w:rPr>
        <w:fldChar w:fldCharType="separate"/>
      </w:r>
      <w:r w:rsidRPr="00693DE7">
        <w:rPr>
          <w:rFonts w:cs="Arial"/>
        </w:rPr>
        <w:t>(</w:t>
      </w:r>
      <w:r>
        <w:rPr>
          <w:rFonts w:cs="Arial"/>
        </w:rPr>
        <w:t>apud Date, 2004</w:t>
      </w:r>
      <w:r w:rsidRPr="00693DE7">
        <w:rPr>
          <w:rFonts w:cs="Arial"/>
        </w:rPr>
        <w:t>)</w:t>
      </w:r>
      <w:r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foi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53DF02B8" w14:textId="37A48B3C"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ins w:id="145" w:author="Marco Aurélio Barbiero" w:date="2025-09-18T10:19:00Z" w16du:dateUtc="2025-09-18T13:19:00Z">
        <w:r w:rsidR="00610384" w:rsidRPr="00693DE7">
          <w:t xml:space="preserve">Figura </w:t>
        </w:r>
        <w:r w:rsidR="00610384">
          <w:rPr>
            <w:noProof/>
          </w:rPr>
          <w:t>4</w:t>
        </w:r>
      </w:ins>
      <w:del w:id="146" w:author="Marco Aurélio Barbiero" w:date="2025-09-18T10:17:00Z" w16du:dateUtc="2025-09-18T13:17:00Z">
        <w:r w:rsidR="00610384" w:rsidRPr="00693DE7" w:rsidDel="00610384">
          <w:delText xml:space="preserve">Figura </w:delText>
        </w:r>
        <w:r w:rsidR="00610384" w:rsidDel="00610384">
          <w:rPr>
            <w:noProof/>
          </w:rPr>
          <w:delText>4</w:delText>
        </w:r>
      </w:del>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2D781F1E" w14:textId="5D2EDA7F" w:rsidR="000752AD" w:rsidRPr="00693DE7" w:rsidRDefault="000752AD" w:rsidP="000752AD">
      <w:pPr>
        <w:pStyle w:val="Legenda"/>
      </w:pPr>
      <w:bookmarkStart w:id="147" w:name="_Ref184571121"/>
      <w:r w:rsidRPr="00693DE7">
        <w:lastRenderedPageBreak/>
        <w:t xml:space="preserve">Figura </w:t>
      </w:r>
      <w:fldSimple w:instr=" SEQ Figura \* ARABIC ">
        <w:r w:rsidR="00610384">
          <w:rPr>
            <w:noProof/>
          </w:rPr>
          <w:t>4</w:t>
        </w:r>
      </w:fldSimple>
      <w:bookmarkEnd w:id="147"/>
      <w:r w:rsidRPr="00693DE7">
        <w:t>:Diagrama de classes Simplificado do CIATA</w:t>
      </w:r>
    </w:p>
    <w:tbl>
      <w:tblPr>
        <w:tblStyle w:val="Tabelacomgrade"/>
        <w:tblW w:w="0" w:type="auto"/>
        <w:tblLook w:val="04A0" w:firstRow="1" w:lastRow="0" w:firstColumn="1" w:lastColumn="0" w:noHBand="0" w:noVBand="1"/>
      </w:tblPr>
      <w:tblGrid>
        <w:gridCol w:w="9061"/>
      </w:tblGrid>
      <w:tr w:rsidR="000752AD" w:rsidRPr="00693DE7" w14:paraId="03835853" w14:textId="77777777" w:rsidTr="000643CA">
        <w:tc>
          <w:tcPr>
            <w:tcW w:w="9061" w:type="dxa"/>
          </w:tcPr>
          <w:p w14:paraId="744E864E" w14:textId="77777777" w:rsidR="000752AD" w:rsidRPr="00693DE7" w:rsidRDefault="000752AD" w:rsidP="000643CA">
            <w:pPr>
              <w:ind w:firstLine="0"/>
              <w:rPr>
                <w:lang w:eastAsia="pt-BR"/>
              </w:rPr>
            </w:pPr>
            <w:r w:rsidRPr="00693DE7">
              <w:rPr>
                <w:noProof/>
                <w:lang w:eastAsia="pt-BR"/>
              </w:rPr>
              <w:drawing>
                <wp:inline distT="0" distB="0" distL="0" distR="0" wp14:anchorId="578E1B46" wp14:editId="01B942F8">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60E01089" w14:textId="683E253E" w:rsidR="000752AD" w:rsidRPr="00693DE7" w:rsidRDefault="000752AD" w:rsidP="000752AD">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ins w:id="148" w:author="Marco Aurélio Barbiero" w:date="2025-09-18T10:19:00Z" w16du:dateUtc="2025-09-18T13:19:00Z">
        <w:r w:rsidR="00610384" w:rsidRPr="00693DE7">
          <w:t xml:space="preserve">Figura </w:t>
        </w:r>
        <w:r w:rsidR="00610384">
          <w:rPr>
            <w:noProof/>
          </w:rPr>
          <w:t>5</w:t>
        </w:r>
      </w:ins>
      <w:del w:id="149" w:author="Marco Aurélio Barbiero" w:date="2025-09-18T10:17:00Z" w16du:dateUtc="2025-09-18T13:17:00Z">
        <w:r w:rsidR="00610384" w:rsidRPr="00693DE7" w:rsidDel="00610384">
          <w:delText xml:space="preserve">Figura </w:delText>
        </w:r>
        <w:r w:rsidR="00610384" w:rsidDel="00610384">
          <w:rPr>
            <w:noProof/>
          </w:rPr>
          <w:delText>5</w:delText>
        </w:r>
      </w:del>
      <w:r w:rsidRPr="00693DE7">
        <w:rPr>
          <w:lang w:eastAsia="pt-BR"/>
        </w:rPr>
        <w:fldChar w:fldCharType="end"/>
      </w:r>
      <w:r w:rsidRPr="00693DE7">
        <w:rPr>
          <w:lang w:eastAsia="pt-BR"/>
        </w:rPr>
        <w:t xml:space="preserve">. A associação entre as classes é realizada pelos atributos </w:t>
      </w:r>
      <w:r w:rsidRPr="00693DE7">
        <w:rPr>
          <w:i/>
          <w:iCs/>
          <w:lang w:eastAsia="pt-BR"/>
        </w:rPr>
        <w:t>LA_SpatialUnit.extAdressID</w:t>
      </w:r>
      <w:r w:rsidRPr="00693DE7">
        <w:rPr>
          <w:lang w:eastAsia="pt-BR"/>
        </w:rPr>
        <w:t xml:space="preserve"> e CIATA_BOLETIM_CADASTRO_IMOBILIÁRIO.ID_BCI, que é formado pela concatenação dos seis primeiros campos da classe CIATA_BOLETIM_CADASTRO_-IMOBILIÁRIO. O modelo ISO 19152 permite a criação de novas classes como forma de adaptação às normas locais.</w:t>
      </w:r>
    </w:p>
    <w:p w14:paraId="0EE7544E" w14:textId="6E3EA77E" w:rsidR="000752AD" w:rsidRPr="00693DE7" w:rsidRDefault="000752AD" w:rsidP="000752AD">
      <w:pPr>
        <w:rPr>
          <w:lang w:eastAsia="pt-BR"/>
        </w:rPr>
      </w:pPr>
      <w:r w:rsidRPr="00693DE7">
        <w:t xml:space="preserve">A </w:t>
      </w:r>
      <w:r w:rsidR="00D07B64">
        <w:fldChar w:fldCharType="begin"/>
      </w:r>
      <w:r w:rsidR="00D07B64">
        <w:instrText xml:space="preserve"> REF _Ref208990324 \h </w:instrText>
      </w:r>
      <w:r w:rsidR="00D07B64">
        <w:fldChar w:fldCharType="separate"/>
      </w:r>
      <w:r w:rsidR="00610384">
        <w:t xml:space="preserve">Quadro </w:t>
      </w:r>
      <w:r w:rsidR="00610384">
        <w:rPr>
          <w:noProof/>
        </w:rPr>
        <w:t>2</w:t>
      </w:r>
      <w:r w:rsidR="00D07B64">
        <w:fldChar w:fldCharType="end"/>
      </w:r>
      <w:r w:rsidR="00D07B64">
        <w:t xml:space="preserve"> </w:t>
      </w:r>
      <w:r w:rsidRPr="00693DE7">
        <w:t>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Pr="00693DE7">
        <w:rPr>
          <w:lang w:eastAsia="pt-BR"/>
        </w:rPr>
        <w:t xml:space="preserve">  </w:t>
      </w:r>
    </w:p>
    <w:p w14:paraId="5B99E377" w14:textId="4C128CA9" w:rsidR="000752AD" w:rsidRPr="00693DE7" w:rsidRDefault="000752AD" w:rsidP="000752AD">
      <w:pPr>
        <w:pStyle w:val="Legenda"/>
      </w:pPr>
      <w:bookmarkStart w:id="150" w:name="_Ref184572123"/>
      <w:r w:rsidRPr="00693DE7">
        <w:lastRenderedPageBreak/>
        <w:t xml:space="preserve">Figura </w:t>
      </w:r>
      <w:fldSimple w:instr=" SEQ Figura \* ARABIC ">
        <w:r w:rsidR="00610384">
          <w:rPr>
            <w:noProof/>
          </w:rPr>
          <w:t>5</w:t>
        </w:r>
      </w:fldSimple>
      <w:bookmarkEnd w:id="150"/>
      <w:r w:rsidRPr="00693DE7">
        <w:t xml:space="preserve">: Associação </w:t>
      </w:r>
      <w:r w:rsidRPr="00594A90">
        <w:rPr>
          <w:i/>
          <w:iCs w:val="0"/>
        </w:rPr>
        <w:t>LA_SpatialUnit</w:t>
      </w:r>
      <w:r w:rsidRPr="00693DE7">
        <w:t xml:space="preserve"> e CIATA</w:t>
      </w:r>
    </w:p>
    <w:tbl>
      <w:tblPr>
        <w:tblStyle w:val="Tabelacomgrade"/>
        <w:tblW w:w="0" w:type="auto"/>
        <w:tblLook w:val="04A0" w:firstRow="1" w:lastRow="0" w:firstColumn="1" w:lastColumn="0" w:noHBand="0" w:noVBand="1"/>
      </w:tblPr>
      <w:tblGrid>
        <w:gridCol w:w="9061"/>
      </w:tblGrid>
      <w:tr w:rsidR="000752AD" w:rsidRPr="00693DE7" w14:paraId="6A0C2187" w14:textId="77777777" w:rsidTr="000643CA">
        <w:tc>
          <w:tcPr>
            <w:tcW w:w="9061" w:type="dxa"/>
          </w:tcPr>
          <w:p w14:paraId="39B82FBC" w14:textId="77777777" w:rsidR="000752AD" w:rsidRPr="00693DE7" w:rsidRDefault="000752AD" w:rsidP="000643CA">
            <w:pPr>
              <w:ind w:firstLine="0"/>
              <w:rPr>
                <w:lang w:eastAsia="pt-BR"/>
              </w:rPr>
            </w:pPr>
            <w:r w:rsidRPr="00693DE7">
              <w:rPr>
                <w:noProof/>
                <w:lang w:eastAsia="pt-BR"/>
              </w:rPr>
              <w:drawing>
                <wp:inline distT="0" distB="0" distL="0" distR="0" wp14:anchorId="3B4AE535" wp14:editId="4347F62D">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6E6F16E6" w14:textId="77777777" w:rsidR="000752AD" w:rsidRPr="00693DE7" w:rsidRDefault="000752AD" w:rsidP="000752AD">
      <w:pPr>
        <w:rPr>
          <w:lang w:eastAsia="pt-BR"/>
        </w:rPr>
      </w:pPr>
    </w:p>
    <w:p w14:paraId="36CE741C" w14:textId="63F8BB19" w:rsidR="000752AD" w:rsidRPr="00693DE7" w:rsidRDefault="000752AD" w:rsidP="000752AD">
      <w:pPr>
        <w:pStyle w:val="Legenda"/>
      </w:pPr>
    </w:p>
    <w:p w14:paraId="0494B705" w14:textId="651294B5" w:rsidR="00D07B64" w:rsidRDefault="00D07B64" w:rsidP="00D07B64">
      <w:pPr>
        <w:pStyle w:val="Legenda"/>
      </w:pPr>
      <w:bookmarkStart w:id="151" w:name="_Ref208990324"/>
      <w:r>
        <w:t xml:space="preserve">Quadro </w:t>
      </w:r>
      <w:fldSimple w:instr=" SEQ Quadro \* ARABIC ">
        <w:r w:rsidR="00610384">
          <w:rPr>
            <w:noProof/>
          </w:rPr>
          <w:t>2</w:t>
        </w:r>
      </w:fldSimple>
      <w:bookmarkEnd w:id="151"/>
      <w:r>
        <w:t xml:space="preserve">: </w:t>
      </w:r>
      <w:r w:rsidRPr="00AD3C50">
        <w:t>Comparando CIATA e LADM</w:t>
      </w:r>
    </w:p>
    <w:tbl>
      <w:tblPr>
        <w:tblStyle w:val="TabeladeGrade5Escura-nfase11"/>
        <w:tblW w:w="0" w:type="auto"/>
        <w:tblLook w:val="04A0" w:firstRow="1" w:lastRow="0" w:firstColumn="1" w:lastColumn="0" w:noHBand="0" w:noVBand="1"/>
      </w:tblPr>
      <w:tblGrid>
        <w:gridCol w:w="2442"/>
        <w:gridCol w:w="3169"/>
        <w:gridCol w:w="3450"/>
      </w:tblGrid>
      <w:tr w:rsidR="000752AD" w:rsidRPr="00693DE7" w14:paraId="2AFD4E3E"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9281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76930278"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00D29DD3"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0752AD" w:rsidRPr="00693DE7" w14:paraId="609F3653"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F68E8"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Origem</w:t>
            </w:r>
          </w:p>
        </w:tc>
        <w:tc>
          <w:tcPr>
            <w:tcW w:w="0" w:type="auto"/>
            <w:hideMark/>
          </w:tcPr>
          <w:p w14:paraId="2E585D1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0EF8248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0752AD" w:rsidRPr="00693DE7" w14:paraId="7C77E01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56F3E6B7"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Âmbito</w:t>
            </w:r>
          </w:p>
        </w:tc>
        <w:tc>
          <w:tcPr>
            <w:tcW w:w="0" w:type="auto"/>
            <w:hideMark/>
          </w:tcPr>
          <w:p w14:paraId="65E6EF24"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6771312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0752AD" w:rsidRPr="00693DE7" w14:paraId="4E0BEF5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D99CB"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Objetivo</w:t>
            </w:r>
          </w:p>
        </w:tc>
        <w:tc>
          <w:tcPr>
            <w:tcW w:w="0" w:type="auto"/>
            <w:hideMark/>
          </w:tcPr>
          <w:p w14:paraId="5961D1E4"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18BE0D2B" w14:textId="2F3DE033" w:rsidR="000752AD" w:rsidRPr="00693DE7" w:rsidRDefault="004878A2"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w:t>
            </w:r>
            <w:r w:rsidR="000752AD" w:rsidRPr="00693DE7">
              <w:rPr>
                <w:rFonts w:eastAsia="Times New Roman" w:cs="Arial"/>
                <w:szCs w:val="24"/>
                <w:lang w:eastAsia="pt-BR"/>
              </w:rPr>
              <w:t xml:space="preserve"> um modelo padrão para a administração de terras, promovendo interoperabilidade.</w:t>
            </w:r>
          </w:p>
        </w:tc>
      </w:tr>
      <w:tr w:rsidR="000752AD" w:rsidRPr="00693DE7" w14:paraId="3A822EFA"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AE9590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Metodologia</w:t>
            </w:r>
          </w:p>
        </w:tc>
        <w:tc>
          <w:tcPr>
            <w:tcW w:w="0" w:type="auto"/>
            <w:hideMark/>
          </w:tcPr>
          <w:p w14:paraId="2508865B"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531728B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0752AD" w:rsidRPr="00693DE7" w14:paraId="280DFFA6"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10AA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Tecnologia</w:t>
            </w:r>
          </w:p>
        </w:tc>
        <w:tc>
          <w:tcPr>
            <w:tcW w:w="0" w:type="auto"/>
            <w:hideMark/>
          </w:tcPr>
          <w:p w14:paraId="5311AC36"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680878C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0752AD" w:rsidRPr="00693DE7" w14:paraId="2C62AD3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C15543A"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Implementação</w:t>
            </w:r>
          </w:p>
        </w:tc>
        <w:tc>
          <w:tcPr>
            <w:tcW w:w="0" w:type="auto"/>
            <w:hideMark/>
          </w:tcPr>
          <w:p w14:paraId="194D1581"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3D3EC6F0"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r w:rsidR="00D514A5" w:rsidRPr="00384778" w14:paraId="045EC32B"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85A39" w14:textId="1D3C5247" w:rsidR="00D514A5" w:rsidRPr="00D85594" w:rsidRDefault="00846C26" w:rsidP="000643CA">
            <w:pPr>
              <w:ind w:firstLine="0"/>
              <w:jc w:val="left"/>
              <w:rPr>
                <w:rFonts w:eastAsia="Times New Roman" w:cs="Arial"/>
                <w:sz w:val="22"/>
                <w:lang w:eastAsia="pt-BR"/>
              </w:rPr>
            </w:pPr>
            <w:r w:rsidRPr="00D85594">
              <w:rPr>
                <w:rFonts w:eastAsia="Times New Roman" w:cs="Arial"/>
                <w:sz w:val="22"/>
                <w:lang w:eastAsia="pt-BR"/>
              </w:rPr>
              <w:t>Georreferenciamento</w:t>
            </w:r>
          </w:p>
        </w:tc>
        <w:tc>
          <w:tcPr>
            <w:tcW w:w="0" w:type="auto"/>
          </w:tcPr>
          <w:p w14:paraId="02BA2144" w14:textId="78087D5E" w:rsidR="00D514A5" w:rsidRPr="00693DE7" w:rsidRDefault="003E674C"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Pr>
                <w:rFonts w:eastAsia="Times New Roman" w:cs="Arial"/>
                <w:szCs w:val="24"/>
                <w:lang w:eastAsia="pt-BR"/>
              </w:rPr>
              <w:t>Não havia previsão</w:t>
            </w:r>
          </w:p>
        </w:tc>
        <w:tc>
          <w:tcPr>
            <w:tcW w:w="0" w:type="auto"/>
          </w:tcPr>
          <w:p w14:paraId="399AD80A" w14:textId="26942606" w:rsidR="00D514A5" w:rsidRPr="00454465" w:rsidRDefault="00872804"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val="en-US" w:eastAsia="pt-BR"/>
              </w:rPr>
            </w:pPr>
            <w:r w:rsidRPr="00454465">
              <w:rPr>
                <w:rFonts w:eastAsia="Times New Roman" w:cs="Arial"/>
                <w:szCs w:val="24"/>
                <w:lang w:val="en-US" w:eastAsia="pt-BR"/>
              </w:rPr>
              <w:t>Prevista no sub</w:t>
            </w:r>
            <w:r w:rsidR="00454465" w:rsidRPr="00454465">
              <w:rPr>
                <w:rFonts w:eastAsia="Times New Roman" w:cs="Arial"/>
                <w:szCs w:val="24"/>
                <w:lang w:val="en-US" w:eastAsia="pt-BR"/>
              </w:rPr>
              <w:t>-</w:t>
            </w:r>
            <w:r w:rsidRPr="00454465">
              <w:rPr>
                <w:rFonts w:eastAsia="Times New Roman" w:cs="Arial"/>
                <w:szCs w:val="24"/>
                <w:lang w:val="en-US" w:eastAsia="pt-BR"/>
              </w:rPr>
              <w:t xml:space="preserve">pacote </w:t>
            </w:r>
            <w:r w:rsidR="00454465" w:rsidRPr="00454465">
              <w:rPr>
                <w:rFonts w:eastAsia="Times New Roman" w:cs="Arial"/>
                <w:i/>
                <w:iCs/>
                <w:szCs w:val="24"/>
                <w:lang w:val="en-US" w:eastAsia="pt-BR"/>
              </w:rPr>
              <w:t>Surveying and Representation</w:t>
            </w:r>
          </w:p>
        </w:tc>
      </w:tr>
    </w:tbl>
    <w:p w14:paraId="609B1FFE" w14:textId="7C828E78" w:rsidR="000752AD" w:rsidRPr="00693DE7" w:rsidRDefault="001715B6" w:rsidP="000752AD">
      <w:pPr>
        <w:pStyle w:val="Ttulo3"/>
        <w:rPr>
          <w:rFonts w:eastAsia="Times New Roman"/>
          <w:lang w:eastAsia="pt-BR"/>
        </w:rPr>
      </w:pPr>
      <w:bookmarkStart w:id="152" w:name="_Toc183090307"/>
      <w:bookmarkStart w:id="153" w:name="_Toc208996047"/>
      <w:r>
        <w:rPr>
          <w:rFonts w:eastAsia="Times New Roman"/>
          <w:lang w:eastAsia="pt-BR"/>
        </w:rPr>
        <w:lastRenderedPageBreak/>
        <w:t xml:space="preserve">O </w:t>
      </w:r>
      <w:r w:rsidR="00451BDB">
        <w:rPr>
          <w:rFonts w:eastAsia="Times New Roman"/>
          <w:lang w:eastAsia="pt-BR"/>
        </w:rPr>
        <w:t>CIATA</w:t>
      </w:r>
      <w:r w:rsidR="000752AD" w:rsidRPr="00693DE7">
        <w:rPr>
          <w:rFonts w:eastAsia="Times New Roman"/>
          <w:lang w:eastAsia="pt-BR"/>
        </w:rPr>
        <w:t xml:space="preserve"> e o CTM</w:t>
      </w:r>
      <w:bookmarkEnd w:id="152"/>
      <w:bookmarkEnd w:id="153"/>
    </w:p>
    <w:p w14:paraId="3A274265" w14:textId="715C1D95" w:rsidR="000752AD" w:rsidRPr="00693DE7" w:rsidRDefault="000752AD" w:rsidP="000752AD">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cadastro. A </w:t>
      </w:r>
      <w:r w:rsidR="00765F88">
        <w:rPr>
          <w:lang w:eastAsia="pt-BR"/>
        </w:rPr>
        <w:fldChar w:fldCharType="begin"/>
      </w:r>
      <w:r w:rsidR="00765F88">
        <w:rPr>
          <w:lang w:eastAsia="pt-BR"/>
        </w:rPr>
        <w:instrText xml:space="preserve"> REF _Ref208990423 \h </w:instrText>
      </w:r>
      <w:r w:rsidR="00765F88">
        <w:rPr>
          <w:lang w:eastAsia="pt-BR"/>
        </w:rPr>
      </w:r>
      <w:r w:rsidR="00765F88">
        <w:rPr>
          <w:lang w:eastAsia="pt-BR"/>
        </w:rPr>
        <w:fldChar w:fldCharType="separate"/>
      </w:r>
      <w:r w:rsidR="00610384">
        <w:t xml:space="preserve">Quadro </w:t>
      </w:r>
      <w:r w:rsidR="00610384">
        <w:rPr>
          <w:noProof/>
        </w:rPr>
        <w:t>3</w:t>
      </w:r>
      <w:r w:rsidR="00765F88">
        <w:rPr>
          <w:lang w:eastAsia="pt-BR"/>
        </w:rPr>
        <w:fldChar w:fldCharType="end"/>
      </w:r>
      <w:r w:rsidRPr="00693DE7">
        <w:rPr>
          <w:lang w:eastAsia="pt-BR"/>
        </w:rPr>
        <w:t xml:space="preserve"> apresenta um comparativo entre as características dos dois modelos.</w:t>
      </w:r>
    </w:p>
    <w:p w14:paraId="5D20E019" w14:textId="626829B5" w:rsidR="00C77A4D" w:rsidRDefault="00C77A4D" w:rsidP="00C77A4D">
      <w:pPr>
        <w:pStyle w:val="Legenda"/>
      </w:pPr>
      <w:bookmarkStart w:id="154" w:name="_Ref208990423"/>
      <w:r>
        <w:t xml:space="preserve">Quadro </w:t>
      </w:r>
      <w:fldSimple w:instr=" SEQ Quadro \* ARABIC ">
        <w:r w:rsidR="00610384">
          <w:rPr>
            <w:noProof/>
          </w:rPr>
          <w:t>3</w:t>
        </w:r>
      </w:fldSimple>
      <w:bookmarkEnd w:id="154"/>
      <w:r>
        <w:t xml:space="preserve">: </w:t>
      </w:r>
      <w:r w:rsidRPr="00E44601">
        <w:t>Comparação entre o CIATA e o CTM</w:t>
      </w:r>
    </w:p>
    <w:tbl>
      <w:tblPr>
        <w:tblStyle w:val="TabeladeGrade5Escura-nfase11"/>
        <w:tblW w:w="0" w:type="auto"/>
        <w:tblLook w:val="04A0" w:firstRow="1" w:lastRow="0" w:firstColumn="1" w:lastColumn="0" w:noHBand="0" w:noVBand="1"/>
      </w:tblPr>
      <w:tblGrid>
        <w:gridCol w:w="1964"/>
        <w:gridCol w:w="3376"/>
        <w:gridCol w:w="3721"/>
      </w:tblGrid>
      <w:tr w:rsidR="000752AD" w:rsidRPr="00693DE7" w14:paraId="50EA3E48"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5DA97"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Característica</w:t>
            </w:r>
          </w:p>
        </w:tc>
        <w:tc>
          <w:tcPr>
            <w:tcW w:w="0" w:type="auto"/>
            <w:hideMark/>
          </w:tcPr>
          <w:p w14:paraId="47BFBEC1" w14:textId="77777777" w:rsidR="000752AD" w:rsidRPr="006449C3"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CIATA</w:t>
            </w:r>
          </w:p>
        </w:tc>
        <w:tc>
          <w:tcPr>
            <w:tcW w:w="0" w:type="auto"/>
            <w:hideMark/>
          </w:tcPr>
          <w:p w14:paraId="2205BB2C" w14:textId="77777777" w:rsidR="000752AD" w:rsidRPr="006449C3"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CTM</w:t>
            </w:r>
          </w:p>
        </w:tc>
      </w:tr>
      <w:tr w:rsidR="000752AD" w:rsidRPr="00693DE7" w14:paraId="58DE6AD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42BF2"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Objetivo</w:t>
            </w:r>
          </w:p>
        </w:tc>
        <w:tc>
          <w:tcPr>
            <w:tcW w:w="0" w:type="auto"/>
            <w:hideMark/>
          </w:tcPr>
          <w:p w14:paraId="2EF6A9F3"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Implementação do Cadastro Técnico Municipal, com foco em municípios pequenos.</w:t>
            </w:r>
          </w:p>
        </w:tc>
        <w:tc>
          <w:tcPr>
            <w:tcW w:w="0" w:type="auto"/>
            <w:hideMark/>
          </w:tcPr>
          <w:p w14:paraId="47E28A3F"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Criar um sistema de informações territoriais integrado e multifinalitário para atender às necessidades da administração pública e da sociedade.</w:t>
            </w:r>
          </w:p>
        </w:tc>
      </w:tr>
      <w:tr w:rsidR="000752AD" w:rsidRPr="00693DE7" w14:paraId="6A34E05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67B61079"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Abrangência</w:t>
            </w:r>
          </w:p>
        </w:tc>
        <w:tc>
          <w:tcPr>
            <w:tcW w:w="0" w:type="auto"/>
            <w:hideMark/>
          </w:tcPr>
          <w:p w14:paraId="4EA2E5A5"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Assistência jurídica, administrativa, cadastro imobiliário urbano, cadastro fiscal mobiliário e receita.</w:t>
            </w:r>
          </w:p>
        </w:tc>
        <w:tc>
          <w:tcPr>
            <w:tcW w:w="0" w:type="auto"/>
            <w:hideMark/>
          </w:tcPr>
          <w:p w14:paraId="5A50D62A"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Integra dados do cadastro territorial com dados de cadastros temáticos, abrangendo aspectos sociais, ambientais, econômicos e jurídicos.</w:t>
            </w:r>
          </w:p>
        </w:tc>
      </w:tr>
      <w:tr w:rsidR="000752AD" w:rsidRPr="00693DE7" w14:paraId="6F41A47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EAC8B"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Metodologia</w:t>
            </w:r>
          </w:p>
        </w:tc>
        <w:tc>
          <w:tcPr>
            <w:tcW w:w="0" w:type="auto"/>
            <w:hideMark/>
          </w:tcPr>
          <w:p w14:paraId="417E028C"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Primeira iniciativa formal de estruturação metodológica do cadastro urbano pelo governo federal.</w:t>
            </w:r>
          </w:p>
        </w:tc>
        <w:tc>
          <w:tcPr>
            <w:tcW w:w="0" w:type="auto"/>
            <w:hideMark/>
          </w:tcPr>
          <w:p w14:paraId="1A349B97"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Orientado por diretrizes nacionais, como a Portaria Ministerial nº 511/2009 e a Portaria/MDR nº 3.242, de 2022.</w:t>
            </w:r>
          </w:p>
        </w:tc>
      </w:tr>
      <w:tr w:rsidR="000752AD" w:rsidRPr="00693DE7" w14:paraId="3C74E285"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444EE39C"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Implementação</w:t>
            </w:r>
          </w:p>
        </w:tc>
        <w:tc>
          <w:tcPr>
            <w:tcW w:w="0" w:type="auto"/>
            <w:hideMark/>
          </w:tcPr>
          <w:p w14:paraId="217EC00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Executado por meio de convênios entre os governos federal, estadual e municipal.</w:t>
            </w:r>
          </w:p>
        </w:tc>
        <w:tc>
          <w:tcPr>
            <w:tcW w:w="0" w:type="auto"/>
            <w:hideMark/>
          </w:tcPr>
          <w:p w14:paraId="169A672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Depende da adesão dos municípios e da colaboração entre diferentes órgãos e instituições.</w:t>
            </w:r>
          </w:p>
        </w:tc>
      </w:tr>
      <w:tr w:rsidR="000752AD" w:rsidRPr="00693DE7" w14:paraId="44384BE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2D27E"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Padronização</w:t>
            </w:r>
          </w:p>
        </w:tc>
        <w:tc>
          <w:tcPr>
            <w:tcW w:w="0" w:type="auto"/>
            <w:hideMark/>
          </w:tcPr>
          <w:p w14:paraId="31F2253C"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Permitia flexibilidade aos municípios na definição das informações a serem coletadas.</w:t>
            </w:r>
          </w:p>
        </w:tc>
        <w:tc>
          <w:tcPr>
            <w:tcW w:w="0" w:type="auto"/>
            <w:hideMark/>
          </w:tcPr>
          <w:p w14:paraId="318B3335"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Busca padronizar o cadastro em nível nacional, utilizando modelos como o LADM.</w:t>
            </w:r>
          </w:p>
        </w:tc>
      </w:tr>
      <w:tr w:rsidR="000752AD" w:rsidRPr="00693DE7" w14:paraId="643128BD"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EC39F20"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Tecnologia</w:t>
            </w:r>
          </w:p>
        </w:tc>
        <w:tc>
          <w:tcPr>
            <w:tcW w:w="0" w:type="auto"/>
            <w:hideMark/>
          </w:tcPr>
          <w:p w14:paraId="71BC64CA"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Utilizava tecnologias da época, como o processamento de dados por meio do SERPRO.</w:t>
            </w:r>
          </w:p>
        </w:tc>
        <w:tc>
          <w:tcPr>
            <w:tcW w:w="0" w:type="auto"/>
            <w:hideMark/>
          </w:tcPr>
          <w:p w14:paraId="6373953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Utiliza tecnologias modernas, como SIG e Geotecnologias.</w:t>
            </w:r>
          </w:p>
        </w:tc>
      </w:tr>
      <w:tr w:rsidR="000752AD" w:rsidRPr="00693DE7" w14:paraId="6D94FBA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4C3DC"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Foco</w:t>
            </w:r>
          </w:p>
        </w:tc>
        <w:tc>
          <w:tcPr>
            <w:tcW w:w="0" w:type="auto"/>
            <w:hideMark/>
          </w:tcPr>
          <w:p w14:paraId="650AA9A8"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Forte ênfase no aspecto fiscal e na arrecadação do IPTU.</w:t>
            </w:r>
          </w:p>
        </w:tc>
        <w:tc>
          <w:tcPr>
            <w:tcW w:w="0" w:type="auto"/>
            <w:hideMark/>
          </w:tcPr>
          <w:p w14:paraId="651B90F5"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Abordagem multifinalitária, com foco na gestão territorial e no desenvolvimento urbano sustentável.</w:t>
            </w:r>
          </w:p>
        </w:tc>
      </w:tr>
      <w:tr w:rsidR="000752AD" w:rsidRPr="00693DE7" w14:paraId="0943F54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0787A1D8"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Legado</w:t>
            </w:r>
          </w:p>
        </w:tc>
        <w:tc>
          <w:tcPr>
            <w:tcW w:w="0" w:type="auto"/>
            <w:hideMark/>
          </w:tcPr>
          <w:p w14:paraId="7958A352"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Influenciou a evolução do cadastro urbano no Brasil e serviu como base para a estruturação do cadastro em muitos municípios.</w:t>
            </w:r>
          </w:p>
        </w:tc>
        <w:tc>
          <w:tcPr>
            <w:tcW w:w="0" w:type="auto"/>
            <w:hideMark/>
          </w:tcPr>
          <w:p w14:paraId="587E8868"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Representa um avanço em relação ao CIATA, com potencial para transformar a gestão das cidades.</w:t>
            </w:r>
          </w:p>
        </w:tc>
      </w:tr>
      <w:tr w:rsidR="000752AD" w:rsidRPr="00693DE7" w14:paraId="68A576A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60D39"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Desafios</w:t>
            </w:r>
          </w:p>
        </w:tc>
        <w:tc>
          <w:tcPr>
            <w:tcW w:w="0" w:type="auto"/>
            <w:hideMark/>
          </w:tcPr>
          <w:p w14:paraId="41D6086B"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 xml:space="preserve">Falta de um marco normativo nacional e de recursos para </w:t>
            </w:r>
            <w:r w:rsidRPr="006449C3">
              <w:rPr>
                <w:rFonts w:eastAsia="Times New Roman" w:cs="Arial"/>
                <w:szCs w:val="24"/>
                <w:lang w:eastAsia="pt-BR"/>
              </w:rPr>
              <w:lastRenderedPageBreak/>
              <w:t>garantir uma implementação mais eficaz.</w:t>
            </w:r>
          </w:p>
        </w:tc>
        <w:tc>
          <w:tcPr>
            <w:tcW w:w="0" w:type="auto"/>
            <w:hideMark/>
          </w:tcPr>
          <w:p w14:paraId="4B0DBA00"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lastRenderedPageBreak/>
              <w:t>Baixa adesão dos municípios, necessidade de investimentos em tecnologia e capacitação.</w:t>
            </w:r>
          </w:p>
        </w:tc>
      </w:tr>
    </w:tbl>
    <w:p w14:paraId="2EC4D628" w14:textId="77777777" w:rsidR="000752AD" w:rsidRPr="00693DE7" w:rsidRDefault="000752AD" w:rsidP="000752AD">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73BFC8A6" w14:textId="77777777" w:rsidR="00504FCA" w:rsidRDefault="000752AD" w:rsidP="000752AD">
      <w:pPr>
        <w:rPr>
          <w:rFonts w:cs="Arial"/>
          <w:lang w:eastAsia="pt-BR"/>
        </w:rPr>
      </w:pPr>
      <w:r w:rsidRPr="00693DE7">
        <w:rPr>
          <w:lang w:eastAsia="pt-BR"/>
        </w:rPr>
        <w:t>Segundo Silva (2023)</w:t>
      </w:r>
      <w:r w:rsidRPr="00693DE7">
        <w:rPr>
          <w:rFonts w:cs="Arial"/>
          <w:vanish/>
          <w:lang w:eastAsia="pt-BR"/>
        </w:rPr>
        <w:t>(Silva, 2023)</w:t>
      </w:r>
      <w:r w:rsidR="00504FCA">
        <w:rPr>
          <w:rFonts w:cs="Arial"/>
          <w:vanish/>
          <w:lang w:eastAsia="pt-BR"/>
        </w:rPr>
        <w:t>:</w:t>
      </w:r>
      <w:r w:rsidRPr="00693DE7">
        <w:rPr>
          <w:rFonts w:cs="Arial"/>
          <w:lang w:eastAsia="pt-BR"/>
        </w:rPr>
        <w:t xml:space="preserve"> </w:t>
      </w:r>
    </w:p>
    <w:p w14:paraId="505883F0" w14:textId="1F8173D4" w:rsidR="000752AD" w:rsidRPr="00504FCA" w:rsidRDefault="000752AD" w:rsidP="00504FCA">
      <w:pPr>
        <w:pStyle w:val="Citao"/>
      </w:pPr>
      <w:r w:rsidRPr="00504FCA">
        <w:t>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atributos alfanuméricos - relacionados às parcelas sobre aspectos estruturais, tais como: sociais, ambientais, habitacionais e não habitacionais, redes de infraestrutura, equipamentos, tributários, entre outros.</w:t>
      </w:r>
    </w:p>
    <w:p w14:paraId="6ECA6BFF" w14:textId="77777777" w:rsidR="000752AD" w:rsidRPr="00693DE7" w:rsidRDefault="000752AD" w:rsidP="000752AD">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669DFF5C" w14:textId="77777777" w:rsidR="000752AD" w:rsidRPr="00693DE7" w:rsidRDefault="000752AD" w:rsidP="000752AD">
      <w:pPr>
        <w:rPr>
          <w:lang w:eastAsia="pt-BR"/>
        </w:rPr>
      </w:pPr>
      <w:r w:rsidRPr="00693DE7">
        <w:rPr>
          <w:lang w:eastAsia="pt-BR"/>
        </w:rPr>
        <w:t xml:space="preserve">O CIATA, no entanto, não previu o armazenamento das coordenadas geográficas dos lotes e, assim, a conexão com as camadas temáticas só pode ser feita através da inclusão do atributo “Inscrição Cadastral” no CTM. </w:t>
      </w:r>
    </w:p>
    <w:p w14:paraId="565A51A6" w14:textId="0506F8FB" w:rsidR="000752AD" w:rsidRPr="00693DE7" w:rsidRDefault="000752AD" w:rsidP="000752AD">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ins w:id="155" w:author="Marco Aurélio Barbiero" w:date="2025-09-18T10:19:00Z" w16du:dateUtc="2025-09-18T13:19:00Z">
        <w:r w:rsidR="00610384" w:rsidRPr="00693DE7">
          <w:t xml:space="preserve">Figura </w:t>
        </w:r>
        <w:r w:rsidR="00610384">
          <w:rPr>
            <w:noProof/>
          </w:rPr>
          <w:t>7</w:t>
        </w:r>
      </w:ins>
      <w:del w:id="156" w:author="Marco Aurélio Barbiero" w:date="2025-09-18T10:17:00Z" w16du:dateUtc="2025-09-18T13:17:00Z">
        <w:r w:rsidR="00610384" w:rsidRPr="00693DE7" w:rsidDel="00610384">
          <w:delText xml:space="preserve">Figura </w:delText>
        </w:r>
        <w:r w:rsidR="00610384" w:rsidDel="00610384">
          <w:rPr>
            <w:noProof/>
          </w:rPr>
          <w:delText>7</w:delText>
        </w:r>
      </w:del>
      <w:r w:rsidRPr="00693DE7">
        <w:rPr>
          <w:lang w:eastAsia="pt-BR"/>
        </w:rPr>
        <w:fldChar w:fldCharType="end"/>
      </w:r>
      <w:r w:rsidRPr="00693DE7">
        <w:rPr>
          <w:lang w:eastAsia="pt-BR"/>
        </w:rPr>
        <w:t xml:space="preserve"> é apresentada uma possível modelagem original do CIATA desenhada segundo as definições do </w:t>
      </w:r>
      <w:r w:rsidRPr="00693DE7">
        <w:rPr>
          <w:i/>
          <w:iCs/>
          <w:lang w:eastAsia="pt-BR"/>
        </w:rPr>
        <w:t>Object Modeling Technique for Geographic Applications</w:t>
      </w:r>
      <w:r w:rsidRPr="00693DE7">
        <w:rPr>
          <w:lang w:eastAsia="pt-BR"/>
        </w:rPr>
        <w:t xml:space="preserve"> - OMT-G, um modelo de dados para o projeto de sistemas e aplicações de bancos de dados geográficos. O que se nota 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ins w:id="157" w:author="Marco Aurélio Barbiero" w:date="2025-09-18T10:19:00Z" w16du:dateUtc="2025-09-18T13:19:00Z">
        <w:r w:rsidR="00610384" w:rsidRPr="00693DE7">
          <w:t xml:space="preserve">Figura </w:t>
        </w:r>
        <w:r w:rsidR="00610384">
          <w:rPr>
            <w:noProof/>
          </w:rPr>
          <w:t>7</w:t>
        </w:r>
      </w:ins>
      <w:del w:id="158" w:author="Marco Aurélio Barbiero" w:date="2025-09-18T10:17:00Z" w16du:dateUtc="2025-09-18T13:17:00Z">
        <w:r w:rsidR="00610384" w:rsidRPr="00693DE7" w:rsidDel="00610384">
          <w:delText xml:space="preserve">Figura </w:delText>
        </w:r>
        <w:r w:rsidR="00610384" w:rsidDel="00610384">
          <w:rPr>
            <w:noProof/>
          </w:rPr>
          <w:delText>7</w:delText>
        </w:r>
      </w:del>
      <w:r w:rsidRPr="00693DE7">
        <w:rPr>
          <w:lang w:eastAsia="pt-BR"/>
        </w:rPr>
        <w:fldChar w:fldCharType="end"/>
      </w:r>
      <w:r w:rsidRPr="00693DE7">
        <w:rPr>
          <w:lang w:eastAsia="pt-BR"/>
        </w:rPr>
        <w:t xml:space="preserve"> é a ausência de classes georreferenciadas (ver legenda na </w:t>
      </w:r>
      <w:r w:rsidRPr="00693DE7">
        <w:rPr>
          <w:lang w:eastAsia="pt-BR"/>
        </w:rPr>
        <w:fldChar w:fldCharType="begin"/>
      </w:r>
      <w:r w:rsidRPr="00693DE7">
        <w:rPr>
          <w:lang w:eastAsia="pt-BR"/>
        </w:rPr>
        <w:instrText xml:space="preserve"> REF _Ref191478284 \h </w:instrText>
      </w:r>
      <w:r w:rsidRPr="00693DE7">
        <w:rPr>
          <w:lang w:eastAsia="pt-BR"/>
        </w:rPr>
      </w:r>
      <w:r w:rsidRPr="00693DE7">
        <w:rPr>
          <w:lang w:eastAsia="pt-BR"/>
        </w:rPr>
        <w:fldChar w:fldCharType="separate"/>
      </w:r>
      <w:ins w:id="159" w:author="Marco Aurélio Barbiero" w:date="2025-09-18T10:19:00Z" w16du:dateUtc="2025-09-18T13:19:00Z">
        <w:r w:rsidR="00610384" w:rsidRPr="00693DE7">
          <w:t xml:space="preserve">Figura </w:t>
        </w:r>
        <w:r w:rsidR="00610384">
          <w:rPr>
            <w:noProof/>
          </w:rPr>
          <w:t>6</w:t>
        </w:r>
      </w:ins>
      <w:del w:id="160" w:author="Marco Aurélio Barbiero" w:date="2025-09-18T10:17:00Z" w16du:dateUtc="2025-09-18T13:17:00Z">
        <w:r w:rsidR="00610384" w:rsidRPr="00693DE7" w:rsidDel="00610384">
          <w:delText xml:space="preserve">Figura </w:delText>
        </w:r>
        <w:r w:rsidR="00610384" w:rsidDel="00610384">
          <w:rPr>
            <w:noProof/>
          </w:rPr>
          <w:delText>6</w:delText>
        </w:r>
      </w:del>
      <w:r w:rsidRPr="00693DE7">
        <w:rPr>
          <w:lang w:eastAsia="pt-BR"/>
        </w:rPr>
        <w:fldChar w:fldCharType="end"/>
      </w:r>
      <w:r w:rsidRPr="00693DE7">
        <w:rPr>
          <w:lang w:eastAsia="pt-BR"/>
        </w:rPr>
        <w:t>).</w:t>
      </w:r>
    </w:p>
    <w:p w14:paraId="61FB365A" w14:textId="36E8381F" w:rsidR="000752AD" w:rsidRPr="00693DE7" w:rsidRDefault="000752AD" w:rsidP="000752AD">
      <w:pPr>
        <w:pStyle w:val="Legenda"/>
      </w:pPr>
      <w:bookmarkStart w:id="161" w:name="_Ref191478284"/>
      <w:r w:rsidRPr="00693DE7">
        <w:t xml:space="preserve">Figura </w:t>
      </w:r>
      <w:fldSimple w:instr=" SEQ Figura \* ARABIC ">
        <w:r w:rsidR="00610384">
          <w:rPr>
            <w:noProof/>
          </w:rPr>
          <w:t>6</w:t>
        </w:r>
      </w:fldSimple>
      <w:bookmarkEnd w:id="161"/>
      <w:r w:rsidRPr="00693DE7">
        <w:t>: Legenda de classes do OMT-G</w:t>
      </w:r>
    </w:p>
    <w:tbl>
      <w:tblPr>
        <w:tblStyle w:val="Tabelacomgrade"/>
        <w:tblW w:w="0" w:type="auto"/>
        <w:tblLook w:val="04A0" w:firstRow="1" w:lastRow="0" w:firstColumn="1" w:lastColumn="0" w:noHBand="0" w:noVBand="1"/>
      </w:tblPr>
      <w:tblGrid>
        <w:gridCol w:w="9061"/>
      </w:tblGrid>
      <w:tr w:rsidR="000752AD" w:rsidRPr="00693DE7" w14:paraId="0F5D91BC" w14:textId="77777777" w:rsidTr="000643CA">
        <w:tc>
          <w:tcPr>
            <w:tcW w:w="9061" w:type="dxa"/>
          </w:tcPr>
          <w:p w14:paraId="7D610DDB" w14:textId="77777777" w:rsidR="000752AD" w:rsidRPr="00693DE7" w:rsidRDefault="000752AD" w:rsidP="000643CA">
            <w:pPr>
              <w:ind w:firstLine="0"/>
              <w:jc w:val="center"/>
              <w:rPr>
                <w:lang w:eastAsia="pt-BR"/>
              </w:rPr>
            </w:pPr>
            <w:r w:rsidRPr="00693DE7">
              <w:rPr>
                <w:noProof/>
                <w:lang w:eastAsia="pt-BR"/>
              </w:rPr>
              <w:drawing>
                <wp:inline distT="0" distB="0" distL="0" distR="0" wp14:anchorId="3ABBF79C" wp14:editId="7A226C3C">
                  <wp:extent cx="5086350" cy="1417517"/>
                  <wp:effectExtent l="0" t="0" r="0" b="0"/>
                  <wp:docPr id="175254447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Imagem 1" descr="Uma imagem contendo Interface gráfica do usuário&#10;&#10;O conteúdo gerado por IA pode estar incorreto."/>
                          <pic:cNvPicPr/>
                        </pic:nvPicPr>
                        <pic:blipFill>
                          <a:blip r:embed="rId18"/>
                          <a:stretch>
                            <a:fillRect/>
                          </a:stretch>
                        </pic:blipFill>
                        <pic:spPr>
                          <a:xfrm>
                            <a:off x="0" y="0"/>
                            <a:ext cx="5125614" cy="1428460"/>
                          </a:xfrm>
                          <a:prstGeom prst="rect">
                            <a:avLst/>
                          </a:prstGeom>
                        </pic:spPr>
                      </pic:pic>
                    </a:graphicData>
                  </a:graphic>
                </wp:inline>
              </w:drawing>
            </w:r>
          </w:p>
        </w:tc>
      </w:tr>
    </w:tbl>
    <w:p w14:paraId="13AC807D" w14:textId="77777777" w:rsidR="000752AD" w:rsidRPr="00693DE7" w:rsidRDefault="000752AD" w:rsidP="000752AD">
      <w:pPr>
        <w:rPr>
          <w:lang w:eastAsia="pt-BR"/>
        </w:rPr>
      </w:pPr>
    </w:p>
    <w:p w14:paraId="5BC9EECF" w14:textId="7709CAA9" w:rsidR="000752AD" w:rsidRPr="00693DE7" w:rsidRDefault="000752AD" w:rsidP="000752AD">
      <w:pPr>
        <w:pStyle w:val="Legenda"/>
      </w:pPr>
      <w:bookmarkStart w:id="162" w:name="_Ref191477230"/>
      <w:r w:rsidRPr="00693DE7">
        <w:lastRenderedPageBreak/>
        <w:t xml:space="preserve">Figura </w:t>
      </w:r>
      <w:fldSimple w:instr=" SEQ Figura \* ARABIC ">
        <w:r w:rsidR="00610384">
          <w:rPr>
            <w:noProof/>
          </w:rPr>
          <w:t>7</w:t>
        </w:r>
      </w:fldSimple>
      <w:bookmarkEnd w:id="162"/>
      <w:r w:rsidRPr="00693DE7">
        <w:t>: Modelagem de dados original do CIATA</w:t>
      </w:r>
    </w:p>
    <w:tbl>
      <w:tblPr>
        <w:tblStyle w:val="Tabelacomgrade"/>
        <w:tblW w:w="0" w:type="auto"/>
        <w:tblLook w:val="04A0" w:firstRow="1" w:lastRow="0" w:firstColumn="1" w:lastColumn="0" w:noHBand="0" w:noVBand="1"/>
      </w:tblPr>
      <w:tblGrid>
        <w:gridCol w:w="9061"/>
      </w:tblGrid>
      <w:tr w:rsidR="000752AD" w:rsidRPr="00693DE7" w14:paraId="38D54A37" w14:textId="77777777" w:rsidTr="000643CA">
        <w:tc>
          <w:tcPr>
            <w:tcW w:w="9061" w:type="dxa"/>
          </w:tcPr>
          <w:p w14:paraId="6CDB6C43" w14:textId="77777777" w:rsidR="000752AD" w:rsidRPr="00693DE7" w:rsidRDefault="000752AD" w:rsidP="000643CA">
            <w:pPr>
              <w:ind w:firstLine="0"/>
              <w:rPr>
                <w:lang w:eastAsia="pt-BR"/>
              </w:rPr>
            </w:pPr>
            <w:r w:rsidRPr="00693DE7">
              <w:rPr>
                <w:noProof/>
                <w:lang w:eastAsia="pt-BR"/>
              </w:rPr>
              <w:drawing>
                <wp:inline distT="0" distB="0" distL="0" distR="0" wp14:anchorId="0534247D" wp14:editId="159F3AD4">
                  <wp:extent cx="5760085" cy="3032760"/>
                  <wp:effectExtent l="0" t="0" r="0" b="0"/>
                  <wp:docPr id="19785485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Imagem 1" descr="Diagrama&#10;&#10;O conteúdo gerado por IA pode estar incorreto."/>
                          <pic:cNvPicPr/>
                        </pic:nvPicPr>
                        <pic:blipFill>
                          <a:blip r:embed="rId19"/>
                          <a:stretch>
                            <a:fillRect/>
                          </a:stretch>
                        </pic:blipFill>
                        <pic:spPr>
                          <a:xfrm>
                            <a:off x="0" y="0"/>
                            <a:ext cx="5760085" cy="3032760"/>
                          </a:xfrm>
                          <a:prstGeom prst="rect">
                            <a:avLst/>
                          </a:prstGeom>
                        </pic:spPr>
                      </pic:pic>
                    </a:graphicData>
                  </a:graphic>
                </wp:inline>
              </w:drawing>
            </w:r>
          </w:p>
        </w:tc>
      </w:tr>
    </w:tbl>
    <w:p w14:paraId="698CEDD4" w14:textId="77777777" w:rsidR="000752AD" w:rsidRPr="00693DE7" w:rsidRDefault="000752AD" w:rsidP="000752AD">
      <w:pPr>
        <w:rPr>
          <w:lang w:eastAsia="pt-BR"/>
        </w:rPr>
      </w:pPr>
    </w:p>
    <w:p w14:paraId="5E8CD3A7" w14:textId="7F953AA8" w:rsidR="000752AD" w:rsidRPr="00693DE7" w:rsidRDefault="000752AD" w:rsidP="000752AD">
      <w:pPr>
        <w:rPr>
          <w:lang w:eastAsia="pt-BR"/>
        </w:rPr>
      </w:pPr>
      <w:r w:rsidRPr="00693DE7">
        <w:rPr>
          <w:lang w:eastAsia="pt-BR"/>
        </w:rPr>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ins w:id="163" w:author="Marco Aurélio Barbiero" w:date="2025-09-18T10:19:00Z" w16du:dateUtc="2025-09-18T13:19:00Z">
        <w:r w:rsidR="00610384" w:rsidRPr="00693DE7">
          <w:t xml:space="preserve">Figura </w:t>
        </w:r>
        <w:r w:rsidR="00610384">
          <w:rPr>
            <w:noProof/>
          </w:rPr>
          <w:t>8</w:t>
        </w:r>
      </w:ins>
      <w:del w:id="164" w:author="Marco Aurélio Barbiero" w:date="2025-09-18T10:17:00Z" w16du:dateUtc="2025-09-18T13:17:00Z">
        <w:r w:rsidR="00610384" w:rsidRPr="00693DE7" w:rsidDel="00610384">
          <w:delText xml:space="preserve">Figura </w:delText>
        </w:r>
        <w:r w:rsidR="00610384" w:rsidDel="00610384">
          <w:rPr>
            <w:noProof/>
          </w:rPr>
          <w:delText>8</w:delText>
        </w:r>
      </w:del>
      <w:r w:rsidRPr="00693DE7">
        <w:rPr>
          <w:lang w:eastAsia="pt-BR"/>
        </w:rPr>
        <w:fldChar w:fldCharType="end"/>
      </w:r>
      <w:r w:rsidRPr="00693DE7">
        <w:rPr>
          <w:lang w:eastAsia="pt-BR"/>
        </w:rPr>
        <w:t xml:space="preserve"> apresenta uma das possíveis formas de conexão entre o CT/CIATA e o CTM. Nessa proposta, as classes do CIATA continuam sendo do tipo convencional, e a chave “InscriçãoCadastral” do “BoletimCadastroImobiliario” é adicionada à classe “CTM”, que é uma classe georreferenciada. A partir dessa classe, é possível incluir novos temas georreferenciados, que se conectarão ao restante do CTM exclusivamente por meio de suas coordenadas geográficas.</w:t>
      </w:r>
    </w:p>
    <w:p w14:paraId="5BA08E40" w14:textId="35626EDB" w:rsidR="000752AD" w:rsidRPr="00693DE7" w:rsidRDefault="000752AD" w:rsidP="000752AD">
      <w:pPr>
        <w:pStyle w:val="Legenda"/>
      </w:pPr>
      <w:bookmarkStart w:id="165" w:name="_Ref191478455"/>
      <w:r w:rsidRPr="00693DE7">
        <w:lastRenderedPageBreak/>
        <w:t xml:space="preserve">Figura </w:t>
      </w:r>
      <w:fldSimple w:instr=" SEQ Figura \* ARABIC ">
        <w:r w:rsidR="00610384">
          <w:rPr>
            <w:noProof/>
          </w:rPr>
          <w:t>8</w:t>
        </w:r>
      </w:fldSimple>
      <w:bookmarkEnd w:id="165"/>
      <w:r w:rsidRPr="00693DE7">
        <w:t>:: Modelagem de dados CIATA x CTM</w:t>
      </w:r>
    </w:p>
    <w:tbl>
      <w:tblPr>
        <w:tblStyle w:val="Tabelacomgrade"/>
        <w:tblW w:w="9287" w:type="dxa"/>
        <w:tblLook w:val="04A0" w:firstRow="1" w:lastRow="0" w:firstColumn="1" w:lastColumn="0" w:noHBand="0" w:noVBand="1"/>
      </w:tblPr>
      <w:tblGrid>
        <w:gridCol w:w="9287"/>
      </w:tblGrid>
      <w:tr w:rsidR="000752AD" w:rsidRPr="00693DE7" w14:paraId="33A9261B" w14:textId="77777777" w:rsidTr="000643CA">
        <w:trPr>
          <w:trHeight w:val="6132"/>
        </w:trPr>
        <w:tc>
          <w:tcPr>
            <w:tcW w:w="9287" w:type="dxa"/>
          </w:tcPr>
          <w:p w14:paraId="397E0C43" w14:textId="77777777" w:rsidR="000752AD" w:rsidRPr="00693DE7" w:rsidRDefault="000752AD" w:rsidP="000643CA">
            <w:pPr>
              <w:ind w:firstLine="0"/>
              <w:rPr>
                <w:lang w:eastAsia="pt-BR"/>
              </w:rPr>
            </w:pPr>
            <w:r w:rsidRPr="00693DE7">
              <w:rPr>
                <w:noProof/>
                <w:lang w:eastAsia="pt-BR"/>
              </w:rPr>
              <w:drawing>
                <wp:inline distT="0" distB="0" distL="0" distR="0" wp14:anchorId="0FC597E6" wp14:editId="18A08267">
                  <wp:extent cx="5760085" cy="5506720"/>
                  <wp:effectExtent l="0" t="0" r="0" b="0"/>
                  <wp:docPr id="15005349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Imagem 1" descr="Diagrama&#10;&#10;O conteúdo gerado por IA pode estar incorreto."/>
                          <pic:cNvPicPr/>
                        </pic:nvPicPr>
                        <pic:blipFill>
                          <a:blip r:embed="rId20"/>
                          <a:stretch>
                            <a:fillRect/>
                          </a:stretch>
                        </pic:blipFill>
                        <pic:spPr>
                          <a:xfrm>
                            <a:off x="0" y="0"/>
                            <a:ext cx="5760085" cy="5506720"/>
                          </a:xfrm>
                          <a:prstGeom prst="rect">
                            <a:avLst/>
                          </a:prstGeom>
                        </pic:spPr>
                      </pic:pic>
                    </a:graphicData>
                  </a:graphic>
                </wp:inline>
              </w:drawing>
            </w:r>
          </w:p>
        </w:tc>
      </w:tr>
    </w:tbl>
    <w:p w14:paraId="7B27A363" w14:textId="77777777" w:rsidR="000752AD" w:rsidRPr="00693DE7" w:rsidRDefault="000752AD" w:rsidP="000752AD">
      <w:pPr>
        <w:pStyle w:val="Ttulo3"/>
      </w:pPr>
      <w:bookmarkStart w:id="166" w:name="_Toc208996048"/>
      <w:r w:rsidRPr="00693DE7">
        <w:t>Presença do CIATA nos cadastros imobiliários</w:t>
      </w:r>
      <w:bookmarkEnd w:id="166"/>
    </w:p>
    <w:p w14:paraId="3AB3F50A" w14:textId="77777777" w:rsidR="000752AD" w:rsidRPr="00693DE7" w:rsidRDefault="000752AD" w:rsidP="000752AD">
      <w:r w:rsidRPr="00693DE7">
        <w:t xml:space="preserve">Foi preciso verificar se as prefeituras ainda usam aplicações de cadastro baseadas no padrão CIATA. </w:t>
      </w:r>
    </w:p>
    <w:p w14:paraId="24CC6603" w14:textId="77777777" w:rsidR="000752AD" w:rsidRPr="00693DE7" w:rsidRDefault="000752AD" w:rsidP="000752AD">
      <w:r w:rsidRPr="00693DE7">
        <w:t xml:space="preserve">Para isso foram feitas quatro pesquisas diferentes: </w:t>
      </w:r>
    </w:p>
    <w:p w14:paraId="507251B6" w14:textId="77777777" w:rsidR="000752AD" w:rsidRPr="00693DE7" w:rsidRDefault="000752AD" w:rsidP="000752AD">
      <w:r w:rsidRPr="00693DE7">
        <w:t xml:space="preserve">- </w:t>
      </w:r>
      <w:commentRangeStart w:id="167"/>
      <w:r w:rsidRPr="00693DE7">
        <w:t>Visita à treze prefeituras</w:t>
      </w:r>
      <w:commentRangeEnd w:id="167"/>
      <w:r w:rsidR="00B55D75">
        <w:rPr>
          <w:rStyle w:val="Refdecomentrio"/>
        </w:rPr>
        <w:commentReference w:id="167"/>
      </w:r>
      <w:r w:rsidRPr="00693DE7">
        <w:t>;</w:t>
      </w:r>
    </w:p>
    <w:p w14:paraId="4CB59E0A" w14:textId="77777777" w:rsidR="000752AD" w:rsidRPr="00693DE7" w:rsidRDefault="000752AD" w:rsidP="000752AD">
      <w:r w:rsidRPr="00693DE7">
        <w:t>- Análise visual de cinquenta e sete imagens de carnês de IPTU disponíveis na Internet;</w:t>
      </w:r>
    </w:p>
    <w:p w14:paraId="6E7CC730" w14:textId="77777777" w:rsidR="000752AD" w:rsidRPr="00693DE7" w:rsidRDefault="000752AD" w:rsidP="000752AD">
      <w:r w:rsidRPr="00693DE7">
        <w:t xml:space="preserve">- Consulta às bases de dados do </w:t>
      </w:r>
      <w:r w:rsidRPr="00693DE7">
        <w:rPr>
          <w:i/>
        </w:rPr>
        <w:t>CadUrb</w:t>
      </w:r>
      <w:r w:rsidRPr="00693DE7">
        <w:t>;</w:t>
      </w:r>
    </w:p>
    <w:p w14:paraId="43F2694F" w14:textId="77777777" w:rsidR="000752AD" w:rsidRPr="00693DE7" w:rsidRDefault="000752AD" w:rsidP="000752AD">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45BED2B1" w14:textId="77777777" w:rsidR="000752AD" w:rsidRPr="00693DE7" w:rsidRDefault="000752AD" w:rsidP="000752AD">
      <w:r w:rsidRPr="00693DE7">
        <w:t xml:space="preserve">As três primeiras pesquisas visavam obter informações para validar a pesquisa com o </w:t>
      </w:r>
      <w:r w:rsidRPr="00693DE7">
        <w:rPr>
          <w:i/>
        </w:rPr>
        <w:t>Google Custon Search</w:t>
      </w:r>
      <w:r w:rsidRPr="00693DE7">
        <w:t>.</w:t>
      </w:r>
    </w:p>
    <w:p w14:paraId="44A5A5B8" w14:textId="77777777" w:rsidR="000752AD" w:rsidRPr="00693DE7" w:rsidRDefault="000752AD" w:rsidP="000752AD">
      <w:r w:rsidRPr="00693DE7">
        <w:lastRenderedPageBreak/>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21D36062" w14:textId="77777777" w:rsidR="000752AD" w:rsidRPr="00693DE7" w:rsidRDefault="000752AD" w:rsidP="000752AD">
      <w:r w:rsidRPr="00693DE7">
        <w:t>No caso da pesquisa do GCS deve-se destacar que municípios que não possuem página na Internet ou não disponibilizam carnês do IPTU nesse canal resultaram negativo para ‘Padrão Ciata’. Assim, é muito provável que os resultados positivos estejam subdimensionados.</w:t>
      </w:r>
    </w:p>
    <w:p w14:paraId="45254F97" w14:textId="38B64DFB" w:rsidR="000752AD" w:rsidRPr="00693DE7" w:rsidRDefault="000752AD" w:rsidP="000752AD">
      <w:pPr>
        <w:pStyle w:val="Legenda"/>
      </w:pPr>
      <w:r w:rsidRPr="00693DE7">
        <w:t xml:space="preserve">Tabela </w:t>
      </w:r>
      <w:fldSimple w:instr=" SEQ Tabela \* ARABIC ">
        <w:r w:rsidR="00610384">
          <w:rPr>
            <w:noProof/>
          </w:rPr>
          <w:t>2</w:t>
        </w:r>
      </w:fldSimple>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0752AD" w:rsidRPr="00693DE7" w14:paraId="246B7AE7"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36B3257" w14:textId="77777777" w:rsidR="000752AD" w:rsidRPr="00693DE7" w:rsidRDefault="000752AD" w:rsidP="000643CA">
            <w:pPr>
              <w:ind w:firstLine="0"/>
              <w:jc w:val="left"/>
              <w:rPr>
                <w:rFonts w:ascii="Times New Roman" w:eastAsia="Times New Roman" w:hAnsi="Times New Roman" w:cs="Times New Roman"/>
                <w:sz w:val="20"/>
                <w:szCs w:val="24"/>
                <w:lang w:eastAsia="pt-BR"/>
              </w:rPr>
            </w:pPr>
          </w:p>
        </w:tc>
        <w:tc>
          <w:tcPr>
            <w:tcW w:w="763" w:type="dxa"/>
            <w:noWrap/>
            <w:hideMark/>
          </w:tcPr>
          <w:p w14:paraId="02770F52"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2C937CDB"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Com Geo</w:t>
            </w:r>
          </w:p>
        </w:tc>
        <w:tc>
          <w:tcPr>
            <w:tcW w:w="2320" w:type="dxa"/>
            <w:gridSpan w:val="2"/>
            <w:noWrap/>
            <w:hideMark/>
          </w:tcPr>
          <w:p w14:paraId="31299CA7"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0752AD" w:rsidRPr="00693DE7" w14:paraId="244DCF3C"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74A"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795CA4A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224EA7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D449F32"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1C9BF64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64446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5675BB36"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8140743"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36786B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05A7A0C7"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0ACFAFA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5C92B72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0389BF1F"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6D4E537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D9BF43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CadUrb</w:t>
            </w:r>
          </w:p>
        </w:tc>
        <w:tc>
          <w:tcPr>
            <w:tcW w:w="763" w:type="dxa"/>
            <w:noWrap/>
            <w:hideMark/>
          </w:tcPr>
          <w:p w14:paraId="62F598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02D65D0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74BB7B2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57708E6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141464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0752AD" w:rsidRPr="00693DE7" w14:paraId="60E998F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E587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309D4F4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1DF6C36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1EB2851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1A8417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6EE4F721"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7C9DE576" w14:textId="77777777" w:rsidR="000752AD" w:rsidRPr="00693DE7" w:rsidRDefault="000752AD" w:rsidP="000752AD">
      <w:pPr>
        <w:rPr>
          <w:lang w:eastAsia="pt-BR"/>
        </w:rPr>
      </w:pPr>
    </w:p>
    <w:p w14:paraId="5078E6BD" w14:textId="12C6168B" w:rsidR="000752AD" w:rsidRPr="00693DE7" w:rsidRDefault="005F0709" w:rsidP="000752AD">
      <w:pPr>
        <w:pStyle w:val="Ttulo3"/>
        <w:rPr>
          <w:lang w:eastAsia="pt-BR"/>
        </w:rPr>
      </w:pPr>
      <w:bookmarkStart w:id="168" w:name="_Toc183090308"/>
      <w:bookmarkStart w:id="169" w:name="_Toc208996049"/>
      <w:r>
        <w:rPr>
          <w:lang w:eastAsia="pt-BR"/>
        </w:rPr>
        <w:t xml:space="preserve">O </w:t>
      </w:r>
      <w:r w:rsidR="000752AD" w:rsidRPr="00693DE7">
        <w:rPr>
          <w:lang w:eastAsia="pt-BR"/>
        </w:rPr>
        <w:t xml:space="preserve">CIATA e </w:t>
      </w:r>
      <w:r>
        <w:rPr>
          <w:lang w:eastAsia="pt-BR"/>
        </w:rPr>
        <w:t xml:space="preserve">o </w:t>
      </w:r>
      <w:r w:rsidR="000752AD" w:rsidRPr="00693DE7">
        <w:rPr>
          <w:lang w:eastAsia="pt-BR"/>
        </w:rPr>
        <w:t>imageamento</w:t>
      </w:r>
      <w:bookmarkEnd w:id="168"/>
      <w:bookmarkEnd w:id="169"/>
      <w:r w:rsidR="000752AD" w:rsidRPr="00693DE7">
        <w:rPr>
          <w:lang w:eastAsia="pt-BR"/>
        </w:rPr>
        <w:t xml:space="preserve"> </w:t>
      </w:r>
    </w:p>
    <w:p w14:paraId="4938B8B3" w14:textId="6C3BE54E" w:rsidR="000752AD" w:rsidRPr="00693DE7" w:rsidRDefault="000752AD" w:rsidP="000752AD">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p>
    <w:p w14:paraId="20129547" w14:textId="32681EBA" w:rsidR="000752AD" w:rsidRPr="00693DE7" w:rsidRDefault="000752AD" w:rsidP="00170E8F">
      <w:pPr>
        <w:pStyle w:val="Citao"/>
      </w:pPr>
      <w:r w:rsidRPr="00693DE7">
        <w:t>Coletar, primeiramente, todas as plantas da área urbana do Município. Analisar todas as plantas encontradas e selecioná-las para as finalidades de: elaboração da PRC (planta de referência cadastral), PSU (planta de serviços urbanos) e PQ (planta quadra).</w:t>
      </w:r>
      <w:r w:rsidR="00170E8F">
        <w:t xml:space="preserve"> </w:t>
      </w:r>
      <w:r w:rsidR="00AF0086">
        <w:fldChar w:fldCharType="begin"/>
      </w:r>
      <w:r w:rsidR="00AF0086">
        <w:instrText xml:space="preserve"> ADDIN ZOTERO_ITEM CSL_CITATION {"citationID":"eUE5g5v2","properties":{"formattedCitation":"(SERPRO, 2025)","plainCitation":"(SERPRO, 2025)","noteIndex":0},"citationItems":[{"id":224,"uris":["http://zotero.org/users/15531986/items/83N3DMZL"],"itemData":{"id":224,"type":"webpage","abstract":"Documentos dos projetos CIATA e Superciata. Contribute to mbarbiero/Superciata development by creating an account on GitHub.","container-title":"GitHub","language":"pt-BR","title":"Superciata/PROJETO CIATA - MANUAL DO CADASTRO IMOBILIÁRIO.pdf at main · mbarbiero/Superciata","title-short":"MCI","URL":"https://github.com/mbarbiero/Superciata/blob/main/PROJETO%20CIATA%20-%20MANUAL%20DO%20CADASTRO%20IMOBILI%C3%81RIO.pdf","author":[{"family":"SERPRO","given":""}],"contributor":[{"family":"Barbiero","given":"Marco"},{"family":"Carneiro","given":"Andrea"},{"family":"Cunha","given":"Eglaisa"}],"accessed":{"date-parts":[["2025",7,20]]},"issued":{"date-parts":[["2025"]]}}}],"schema":"https://github.com/citation-style-language/schema/raw/master/csl-citation.json"} </w:instrText>
      </w:r>
      <w:r w:rsidR="00AF0086">
        <w:fldChar w:fldCharType="separate"/>
      </w:r>
      <w:r w:rsidR="00AF0086" w:rsidRPr="00AF0086">
        <w:rPr>
          <w:rFonts w:cs="Arial"/>
        </w:rPr>
        <w:t>(SERPRO, 2025)</w:t>
      </w:r>
      <w:r w:rsidR="00AF0086">
        <w:fldChar w:fldCharType="end"/>
      </w:r>
      <w:r w:rsidR="00AF0086">
        <w:t>.</w:t>
      </w:r>
    </w:p>
    <w:p w14:paraId="03F58E00" w14:textId="77777777" w:rsidR="000752AD" w:rsidRPr="00693DE7" w:rsidRDefault="000752AD" w:rsidP="000752AD">
      <w:pPr>
        <w:ind w:left="851" w:firstLine="0"/>
      </w:pPr>
      <w:r w:rsidRPr="00693DE7">
        <w:t>E que:</w:t>
      </w:r>
    </w:p>
    <w:p w14:paraId="7E555B3B" w14:textId="26F62D3E" w:rsidR="000752AD" w:rsidRPr="00AF0086" w:rsidRDefault="000752AD" w:rsidP="00504FCA">
      <w:pPr>
        <w:pStyle w:val="Citao"/>
        <w:rPr>
          <w:u w:val="single"/>
        </w:rPr>
      </w:pPr>
      <w:r w:rsidRPr="00693DE7">
        <w:t>Caso não exista nenhuma planta da área urbana que sirva de base será necessário executar, a partir de um croqui à mão livre em campo, a planta da área urbana do Município.</w:t>
      </w:r>
      <w:r w:rsidR="00170E8F">
        <w:t xml:space="preserve"> </w:t>
      </w:r>
      <w:r w:rsidR="00AF0086">
        <w:fldChar w:fldCharType="begin"/>
      </w:r>
      <w:r w:rsidR="00AF0086">
        <w:instrText xml:space="preserve"> ADDIN ZOTERO_ITEM CSL_CITATION {"citationID":"TdNZxADw","properties":{"formattedCitation":"(SERPRO, 2025)","plainCitation":"(SERPRO, 2025)","noteIndex":0},"citationItems":[{"id":224,"uris":["http://zotero.org/users/15531986/items/83N3DMZL"],"itemData":{"id":224,"type":"webpage","abstract":"Documentos dos projetos CIATA e Superciata. Contribute to mbarbiero/Superciata development by creating an account on GitHub.","container-title":"GitHub","language":"pt-BR","title":"Superciata/PROJETO CIATA - MANUAL DO CADASTRO IMOBILIÁRIO.pdf at main · mbarbiero/Superciata","title-short":"MCI","URL":"https://github.com/mbarbiero/Superciata/blob/main/PROJETO%20CIATA%20-%20MANUAL%20DO%20CADASTRO%20IMOBILI%C3%81RIO.pdf","author":[{"family":"SERPRO","given":""}],"contributor":[{"family":"Barbiero","given":"Marco"},{"family":"Carneiro","given":"Andrea"},{"family":"Cunha","given":"Eglaisa"}],"accessed":{"date-parts":[["2025",7,20]]},"issued":{"date-parts":[["2025"]]}}}],"schema":"https://github.com/citation-style-language/schema/raw/master/csl-citation.json"} </w:instrText>
      </w:r>
      <w:r w:rsidR="00AF0086">
        <w:fldChar w:fldCharType="separate"/>
      </w:r>
      <w:r w:rsidR="00AF0086" w:rsidRPr="00AF0086">
        <w:rPr>
          <w:rFonts w:cs="Arial"/>
        </w:rPr>
        <w:t>(SERPRO, 2025)</w:t>
      </w:r>
      <w:r w:rsidR="00AF0086">
        <w:fldChar w:fldCharType="end"/>
      </w:r>
    </w:p>
    <w:p w14:paraId="2B99E058" w14:textId="77777777" w:rsidR="000752AD" w:rsidRPr="00693DE7" w:rsidRDefault="000752AD" w:rsidP="000752AD">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494057D3" w14:textId="77777777" w:rsidR="000752AD" w:rsidRPr="00693DE7" w:rsidRDefault="000752AD" w:rsidP="000752AD">
      <w:pPr>
        <w:rPr>
          <w:lang w:eastAsia="pt-BR"/>
        </w:rPr>
      </w:pPr>
      <w:r w:rsidRPr="00693DE7">
        <w:rPr>
          <w:lang w:eastAsia="pt-BR"/>
        </w:rPr>
        <w:t xml:space="preserve">Como a quadra geralmente é delimitada por logradouros que formam áreas fechadas, ela é uma das estruturas urbanas mais facilmente identificáveis em imagens </w:t>
      </w:r>
      <w:r w:rsidRPr="00693DE7">
        <w:rPr>
          <w:lang w:eastAsia="pt-BR"/>
        </w:rPr>
        <w:lastRenderedPageBreak/>
        <w:t>de satélite, o que torna natural sua escolha como a primeira opção para estabelecer uma interconexão entre os dados descritivos e as imagens de satélite ou de aerofotogrametria.</w:t>
      </w:r>
    </w:p>
    <w:p w14:paraId="44761AE9" w14:textId="77777777" w:rsidR="000752AD" w:rsidRPr="00693DE7" w:rsidRDefault="000752AD" w:rsidP="000752AD">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01F32DA5" w14:textId="1C6B2096" w:rsidR="000752AD" w:rsidRPr="00693DE7" w:rsidRDefault="005F0709" w:rsidP="000752AD">
      <w:pPr>
        <w:pStyle w:val="Ttulo3"/>
        <w:rPr>
          <w:lang w:eastAsia="pt-BR"/>
        </w:rPr>
      </w:pPr>
      <w:bookmarkStart w:id="170" w:name="_Ref191278478"/>
      <w:bookmarkStart w:id="171" w:name="_Ref191278485"/>
      <w:bookmarkStart w:id="172" w:name="_Toc208996050"/>
      <w:r>
        <w:rPr>
          <w:lang w:eastAsia="pt-BR"/>
        </w:rPr>
        <w:t xml:space="preserve">O </w:t>
      </w:r>
      <w:r w:rsidR="000752AD" w:rsidRPr="00693DE7">
        <w:rPr>
          <w:lang w:eastAsia="pt-BR"/>
        </w:rPr>
        <w:t>CIATA e a Lei Geral de Proteção de Dados (LGPD)</w:t>
      </w:r>
      <w:bookmarkEnd w:id="170"/>
      <w:bookmarkEnd w:id="171"/>
      <w:bookmarkEnd w:id="172"/>
    </w:p>
    <w:p w14:paraId="692AD3FA" w14:textId="77777777" w:rsidR="000752AD" w:rsidRPr="00693DE7" w:rsidRDefault="000752AD" w:rsidP="000752AD">
      <w:pPr>
        <w:rPr>
          <w:lang w:eastAsia="pt-BR"/>
        </w:rPr>
      </w:pPr>
      <w:r w:rsidRPr="00693DE7">
        <w:rPr>
          <w:lang w:eastAsia="pt-BR"/>
        </w:rPr>
        <w:t xml:space="preserve">É muito provável que as informações do cadastro textual estejam em um formato específico para o aplicativo de cadastro, o que não permite uma manipulação eficaz. Assim, será necessário importar os dados para um gerenciador de banco de dados que possua ferramentas de consulta como SQL ou um visualizador gráfico. </w:t>
      </w:r>
    </w:p>
    <w:p w14:paraId="2B131124" w14:textId="77777777" w:rsidR="000752AD" w:rsidRPr="00693DE7" w:rsidRDefault="000752AD" w:rsidP="000752AD">
      <w:pPr>
        <w:rPr>
          <w:lang w:eastAsia="pt-BR"/>
        </w:rPr>
      </w:pPr>
      <w:r w:rsidRPr="00693DE7">
        <w:rPr>
          <w:lang w:eastAsia="pt-BR"/>
        </w:rPr>
        <w:t>Nesse caso, a primeira pergunta a ser respondida é: “Quem é o proprietário dos dados do cadastro imobiliário?”.</w:t>
      </w:r>
    </w:p>
    <w:p w14:paraId="15854B1A" w14:textId="77777777" w:rsidR="000752AD" w:rsidRPr="00693DE7" w:rsidRDefault="000752AD" w:rsidP="000752AD">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359EE0B0" w14:textId="77777777" w:rsidR="000752AD" w:rsidRPr="00693DE7" w:rsidRDefault="000752AD" w:rsidP="000752AD">
      <w:pPr>
        <w:rPr>
          <w:lang w:eastAsia="pt-BR"/>
        </w:rPr>
      </w:pPr>
      <w:r w:rsidRPr="00693DE7">
        <w:rPr>
          <w:lang w:eastAsia="pt-BR"/>
        </w:rPr>
        <w:t xml:space="preserve">É o que diz o </w:t>
      </w:r>
      <w:r w:rsidRPr="00443685">
        <w:rPr>
          <w:iCs/>
          <w:lang w:eastAsia="pt-BR"/>
        </w:rPr>
        <w:t>Código Tributário Brasileiro</w:t>
      </w:r>
      <w:r w:rsidRPr="00693DE7">
        <w:rPr>
          <w:lang w:eastAsia="pt-BR"/>
        </w:rPr>
        <w:t xml:space="preserve"> </w:t>
      </w:r>
      <w:r w:rsidRPr="00693DE7">
        <w:rPr>
          <w:lang w:eastAsia="pt-BR"/>
        </w:rPr>
        <w:fldChar w:fldCharType="begin"/>
      </w:r>
      <w:r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Pr="00693DE7">
        <w:rPr>
          <w:lang w:eastAsia="pt-BR"/>
        </w:rPr>
        <w:fldChar w:fldCharType="separate"/>
      </w:r>
      <w:r w:rsidRPr="00693DE7">
        <w:rPr>
          <w:rFonts w:cs="Arial"/>
        </w:rPr>
        <w:t>(CTN, 1966)</w:t>
      </w:r>
      <w:r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B1E9B47" w14:textId="77777777" w:rsidR="000752AD" w:rsidRPr="00693DE7" w:rsidRDefault="000752AD" w:rsidP="000752AD">
      <w:pPr>
        <w:rPr>
          <w:lang w:eastAsia="pt-BR"/>
        </w:rPr>
      </w:pPr>
      <w:r w:rsidRPr="00693DE7">
        <w:rPr>
          <w:lang w:eastAsia="pt-BR"/>
        </w:rPr>
        <w:t>O Artigo 113, §2º do CTN,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 do CTN).</w:t>
      </w:r>
    </w:p>
    <w:p w14:paraId="5037B661" w14:textId="77777777" w:rsidR="000752AD" w:rsidRPr="00693DE7" w:rsidRDefault="000752AD" w:rsidP="000752AD">
      <w:pPr>
        <w:rPr>
          <w:lang w:eastAsia="pt-BR"/>
        </w:rPr>
      </w:pPr>
      <w:r w:rsidRPr="00693DE7">
        <w:rPr>
          <w:lang w:eastAsia="pt-BR"/>
        </w:rPr>
        <w:lastRenderedPageBreak/>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5C7AF0" w14:textId="77777777" w:rsidR="000752AD" w:rsidRPr="00693DE7" w:rsidRDefault="000752AD" w:rsidP="000752AD">
      <w:pPr>
        <w:rPr>
          <w:lang w:eastAsia="pt-BR"/>
        </w:rPr>
      </w:pPr>
      <w:r w:rsidRPr="00693DE7">
        <w:rPr>
          <w:lang w:eastAsia="pt-BR"/>
        </w:rPr>
        <w:t xml:space="preserve">A Lei Geral de Proteção de Dados </w:t>
      </w:r>
      <w:r w:rsidRPr="00693DE7">
        <w:rPr>
          <w:lang w:eastAsia="pt-BR"/>
        </w:rPr>
        <w:fldChar w:fldCharType="begin"/>
      </w:r>
      <w:r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Pr="00693DE7">
        <w:rPr>
          <w:lang w:eastAsia="pt-BR"/>
        </w:rPr>
        <w:fldChar w:fldCharType="separate"/>
      </w:r>
      <w:r w:rsidRPr="00693DE7">
        <w:rPr>
          <w:rFonts w:cs="Arial"/>
        </w:rPr>
        <w:t>(LGPD, 2018)</w:t>
      </w:r>
      <w:r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6AE4F88A" w14:textId="77777777" w:rsidR="000752AD" w:rsidRPr="00693DE7" w:rsidRDefault="000752AD" w:rsidP="000752AD">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6D1FBE8A" w14:textId="77777777" w:rsidR="000752AD" w:rsidRPr="00693DE7" w:rsidRDefault="000752AD" w:rsidP="000752AD">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75DDB070" w14:textId="77777777" w:rsidR="000752AD" w:rsidRPr="00693DE7" w:rsidRDefault="000752AD" w:rsidP="000752AD">
      <w:pPr>
        <w:rPr>
          <w:lang w:eastAsia="pt-BR"/>
        </w:rPr>
      </w:pPr>
      <w:r w:rsidRPr="00693DE7">
        <w:rPr>
          <w:lang w:eastAsia="pt-BR"/>
        </w:rPr>
        <w:t>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formato solicitado pela prefeitura, sendo devida apenas a justa indenização pelo trabalho necessário à conversão para o formato exigido.</w:t>
      </w:r>
    </w:p>
    <w:p w14:paraId="54C69FB7" w14:textId="77777777" w:rsidR="000752AD" w:rsidRDefault="000752AD" w:rsidP="0098778D">
      <w:pPr>
        <w:pStyle w:val="Ttulo2"/>
      </w:pPr>
      <w:bookmarkStart w:id="173" w:name="_Toc208996051"/>
      <w:r w:rsidRPr="00693DE7">
        <w:t xml:space="preserve">CNEFE - Cadastro </w:t>
      </w:r>
      <w:r w:rsidRPr="0098778D">
        <w:t>Nacional</w:t>
      </w:r>
      <w:r w:rsidRPr="00693DE7">
        <w:t xml:space="preserve"> de Endereços para Fins Estatísticos</w:t>
      </w:r>
      <w:bookmarkEnd w:id="173"/>
      <w:r w:rsidRPr="00693DE7">
        <w:t xml:space="preserve"> </w:t>
      </w:r>
    </w:p>
    <w:p w14:paraId="67E9B366" w14:textId="2C4CD097" w:rsidR="0098778D" w:rsidRDefault="0098778D" w:rsidP="0098778D">
      <w:r>
        <w:t>Segundo</w:t>
      </w:r>
      <w:r w:rsidR="00826499">
        <w:t xml:space="preserve"> IBGE</w:t>
      </w:r>
      <w:r>
        <w:t xml:space="preserve"> </w:t>
      </w:r>
      <w:r w:rsidR="00502F38">
        <w:fldChar w:fldCharType="begin"/>
      </w:r>
      <w:r w:rsidR="00D062D4">
        <w:instrText xml:space="preserve"> ADDIN ZOTERO_ITEM CSL_CITATION {"citationID":"2Yd7Srqd","properties":{"formattedCitation":"(IBGE, 2025)","plainCitation":"(IBGE, 2025)","dontUpdate":true,"noteIndex":0},"citationItems":[{"id":213,"uris":["http://zotero.org/users/15531986/items/JJKDRNNA"],"itemData":{"id":213,"type":"webpage","container-title":"IBGE","title":"Cadastro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00502F38">
        <w:fldChar w:fldCharType="separate"/>
      </w:r>
      <w:r w:rsidR="00502F38" w:rsidRPr="00502F38">
        <w:rPr>
          <w:rFonts w:cs="Arial"/>
        </w:rPr>
        <w:t>(2025)</w:t>
      </w:r>
      <w:r w:rsidR="00502F38">
        <w:fldChar w:fldCharType="end"/>
      </w:r>
      <w:r>
        <w:t>, “</w:t>
      </w:r>
      <w:r w:rsidRPr="00826499">
        <w:rPr>
          <w:i/>
          <w:iCs/>
        </w:rPr>
        <w:t>O Cadastro Nacional de Endereços para Fins Estatísticos - CNEFE é uma base de dados de abrangência nacional criada em 2005. Esse cadastro contempla endereços georreferenciados de domicílios e estabelecimentos de todo o país</w:t>
      </w:r>
      <w:r>
        <w:t>”.</w:t>
      </w:r>
    </w:p>
    <w:p w14:paraId="0B944DA3" w14:textId="37F78114" w:rsidR="0098778D" w:rsidRDefault="0098778D" w:rsidP="0098778D">
      <w:r>
        <w:t xml:space="preserve">O CNEFE é administrado pelo IBGE e é atualizado de forma integral nos censos demográficos e pontualmente em outras pesquisas. Os dados são submetidos </w:t>
      </w:r>
      <w:r>
        <w:lastRenderedPageBreak/>
        <w:t>a um rigoroso processo de validação e padronização, garantindo sua confiabilidade</w:t>
      </w:r>
      <w:r w:rsidR="00482273">
        <w:t xml:space="preserve"> </w:t>
      </w:r>
      <w:r w:rsidR="00DD6766">
        <w:fldChar w:fldCharType="begin"/>
      </w:r>
      <w:r w:rsidR="00DD6766">
        <w:instrText xml:space="preserve"> ADDIN ZOTERO_ITEM CSL_CITATION {"citationID":"dxQFa8MC","properties":{"formattedCitation":"(IBGE,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DD6766">
        <w:fldChar w:fldCharType="separate"/>
      </w:r>
      <w:r w:rsidR="00DD6766" w:rsidRPr="00DD6766">
        <w:rPr>
          <w:rFonts w:cs="Arial"/>
        </w:rPr>
        <w:t>(IBGE, 2024)</w:t>
      </w:r>
      <w:r w:rsidR="00DD6766">
        <w:fldChar w:fldCharType="end"/>
      </w:r>
      <w:r>
        <w:t>.  Ademais, a abrangência da coleta, que resultou em mais de 103 milhões de endereços validados em 2022, torna sua base de dados georreferenciados uma das mais completas do país.</w:t>
      </w:r>
    </w:p>
    <w:p w14:paraId="53732A2D" w14:textId="203DEFBB" w:rsidR="0098778D" w:rsidRDefault="0098778D" w:rsidP="0098778D">
      <w:r>
        <w:t xml:space="preserve">Em suma, a partir do censo de 2022, para cada endereço encontrado nos municípios, os recenseadores coletaram as coordenadas de um ponto localizado no logradouro à frente de unidades construídas ou em construção </w:t>
      </w:r>
      <w:r w:rsidR="004778C9">
        <w:fldChar w:fldCharType="begin"/>
      </w:r>
      <w:r w:rsidR="004778C9">
        <w:instrText xml:space="preserve"> ADDIN ZOTERO_ITEM CSL_CITATION {"citationID":"IUcBaMIL","properties":{"formattedCitation":"(IBGE,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4778C9">
        <w:fldChar w:fldCharType="separate"/>
      </w:r>
      <w:r w:rsidR="004778C9" w:rsidRPr="004778C9">
        <w:rPr>
          <w:rFonts w:cs="Arial"/>
        </w:rPr>
        <w:t>(IBGE, 2024)</w:t>
      </w:r>
      <w:r w:rsidR="004778C9">
        <w:fldChar w:fldCharType="end"/>
      </w:r>
      <w:r w:rsidR="004778C9">
        <w:t>.</w:t>
      </w:r>
      <w:r>
        <w:t xml:space="preserve"> </w:t>
      </w:r>
    </w:p>
    <w:p w14:paraId="0425D086" w14:textId="3F1ECDE2" w:rsidR="0098778D" w:rsidRDefault="0098778D" w:rsidP="0098778D">
      <w:r>
        <w:t>Importante destacar o conceito de endereço definido no documento Padrão de Registro de Endereços</w:t>
      </w:r>
      <w:r w:rsidR="00383B41">
        <w:t xml:space="preserve"> </w:t>
      </w:r>
      <w:r w:rsidR="0047797F">
        <w:fldChar w:fldCharType="begin"/>
      </w:r>
      <w:r w:rsidR="00D062D4">
        <w:instrText xml:space="preserve"> ADDIN ZOTERO_ITEM CSL_CITATION {"citationID":"qvBG42Sd","properties":{"formattedCitation":"(IBGE,  liv101639, 2019)","plainCitation":"(IBGE,  liv101639, 2019)","dontUpdate":true,"noteIndex":0},"citationItems":[{"id":214,"uris":["http://zotero.org/users/15531986/items/4A5XUDCP"],"itemData":{"id":214,"type":"book","collection-title":"liv101639","event-place":"Rio de Janeiro, RJ","publisher-place":"Rio de Janeiro, RJ","title":"Padrão de  Registro de Endereços","title-short":"liv101639","URL":"https://biblioteca.ibge.gov.br/visualizacao/livros/liv101639.pdf","author":[{"family":"IBGE","given":"liv101639"}],"issued":{"date-parts":[["2019"]]}}}],"schema":"https://github.com/citation-style-language/schema/raw/master/csl-citation.json"} </w:instrText>
      </w:r>
      <w:r w:rsidR="0047797F">
        <w:fldChar w:fldCharType="separate"/>
      </w:r>
      <w:r w:rsidR="0047797F" w:rsidRPr="0047797F">
        <w:rPr>
          <w:rFonts w:cs="Arial"/>
        </w:rPr>
        <w:t>(IBGE,</w:t>
      </w:r>
      <w:r w:rsidR="006E2457">
        <w:rPr>
          <w:rFonts w:cs="Arial"/>
        </w:rPr>
        <w:t xml:space="preserve"> </w:t>
      </w:r>
      <w:r w:rsidR="0047797F" w:rsidRPr="0047797F">
        <w:rPr>
          <w:rFonts w:cs="Arial"/>
        </w:rPr>
        <w:t>2019)</w:t>
      </w:r>
      <w:r w:rsidR="0047797F">
        <w:fldChar w:fldCharType="end"/>
      </w:r>
      <w:r>
        <w:t>: “</w:t>
      </w:r>
      <w:r w:rsidRPr="001121FA">
        <w:rPr>
          <w:i/>
          <w:iCs/>
        </w:rPr>
        <w:t>um texto que permite identificar uma unidade construída de forma adequada dentro de um município, isto é, a partir desse texto, deve ser possível individualizar e localizar um ponto de interesse dentro de um dado município</w:t>
      </w:r>
      <w:r>
        <w:t xml:space="preserve">.”.  </w:t>
      </w:r>
    </w:p>
    <w:p w14:paraId="39BD65CB" w14:textId="0021F31E" w:rsidR="0098778D" w:rsidRDefault="0098778D" w:rsidP="0098778D">
      <w:r>
        <w:t>Da análise da definição de endereço apresentada, infere-se que nem todos os objetos de interesse cadastral municipal estão contemplados no CNEFE, uma vez que terrenos baldios e áreas sem destinação não são coletados. Por outro lado, a base inclui</w:t>
      </w:r>
      <w:r w:rsidR="00516FAA">
        <w:t xml:space="preserve"> </w:t>
      </w:r>
      <w:r>
        <w:t xml:space="preserve">endereços em áreas rurais, apresenta repetições de pontos georreferenciados e contém atributos considerados desnecessários, os quais precisam ser filtrados para o processamento eficaz da metodologia </w:t>
      </w:r>
      <w:r w:rsidRPr="00B007D4">
        <w:rPr>
          <w:i/>
          <w:iCs/>
        </w:rPr>
        <w:t>SuperCIATA</w:t>
      </w:r>
      <w:r>
        <w:t>.</w:t>
      </w:r>
    </w:p>
    <w:p w14:paraId="31F6F0AB" w14:textId="4C8785BD" w:rsidR="0098778D" w:rsidRDefault="0098778D" w:rsidP="0098778D">
      <w:r>
        <w:t xml:space="preserve">No que se refere ao georreferenciamento, de acordo com o documento Nota </w:t>
      </w:r>
      <w:r w:rsidR="00AE5F98">
        <w:t>M</w:t>
      </w:r>
      <w:r>
        <w:t>etodológica n. 01 do IBGE</w:t>
      </w:r>
      <w:r w:rsidR="00305023">
        <w:t xml:space="preserve"> </w:t>
      </w:r>
      <w:r w:rsidR="00644BFA">
        <w:fldChar w:fldCharType="begin"/>
      </w:r>
      <w:r w:rsidR="00644BFA">
        <w:instrText xml:space="preserve"> ADDIN ZOTERO_ITEM CSL_CITATION {"citationID":"SVViMJpc","properties":{"formattedCitation":"(IBGE,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644BFA">
        <w:fldChar w:fldCharType="separate"/>
      </w:r>
      <w:r w:rsidR="00644BFA" w:rsidRPr="00644BFA">
        <w:rPr>
          <w:rFonts w:cs="Arial"/>
        </w:rPr>
        <w:t>(IBGE, 2024)</w:t>
      </w:r>
      <w:r w:rsidR="00644BFA">
        <w:fldChar w:fldCharType="end"/>
      </w:r>
      <w:r>
        <w:t xml:space="preserve">, as coordenadas dos endereços são apresentadas na projeção SIRGAS 2000, no formato de graus decimais com sinal e até cinco casas decimais. A obtenção dessas coordenadas foi realizada </w:t>
      </w:r>
      <w:r w:rsidR="00AE5F98">
        <w:t>com dispositivos</w:t>
      </w:r>
      <w:r>
        <w:t xml:space="preserve"> GNSS (</w:t>
      </w:r>
      <w:r w:rsidRPr="00AE5F98">
        <w:rPr>
          <w:i/>
          <w:iCs/>
        </w:rPr>
        <w:t>Global Navigation Satellite System</w:t>
      </w:r>
      <w:r>
        <w:t>) embarcados nos aparelhos de coleta. Em condições normais de coleta (edificações horizontais, prédios baixos, áreas rurais), o erro máximo atinge 11,71 metros.</w:t>
      </w:r>
    </w:p>
    <w:p w14:paraId="45113A10" w14:textId="189888AE" w:rsidR="00947FDB" w:rsidRPr="00693DE7" w:rsidRDefault="00947FDB" w:rsidP="00947FDB">
      <w:pPr>
        <w:rPr>
          <w:lang w:eastAsia="pt-BR"/>
        </w:rPr>
      </w:pPr>
      <w:r w:rsidRPr="00693DE7">
        <w:t xml:space="preserve">Embora a precisão dos pontos seja </w:t>
      </w:r>
      <w:r>
        <w:t>baixa</w:t>
      </w:r>
      <w:r w:rsidRPr="00693DE7">
        <w:t xml:space="preserve">, ela é </w:t>
      </w:r>
      <w:r>
        <w:t>suficiente</w:t>
      </w:r>
      <w:r w:rsidRPr="00693DE7">
        <w:t xml:space="preserve"> para a localização de estabelecimentos e residências. A </w:t>
      </w:r>
      <w:r w:rsidRPr="00693DE7">
        <w:fldChar w:fldCharType="begin"/>
      </w:r>
      <w:r w:rsidRPr="00693DE7">
        <w:instrText xml:space="preserve"> REF _Ref192059238 \h </w:instrText>
      </w:r>
      <w:r w:rsidRPr="00693DE7">
        <w:fldChar w:fldCharType="separate"/>
      </w:r>
      <w:ins w:id="174" w:author="Marco Aurélio Barbiero" w:date="2025-09-18T10:19:00Z" w16du:dateUtc="2025-09-18T13:19:00Z">
        <w:r w:rsidR="00610384" w:rsidRPr="00693DE7">
          <w:t xml:space="preserve">Figura </w:t>
        </w:r>
        <w:r w:rsidR="00610384">
          <w:rPr>
            <w:noProof/>
          </w:rPr>
          <w:t>9</w:t>
        </w:r>
      </w:ins>
      <w:del w:id="175" w:author="Marco Aurélio Barbiero" w:date="2025-09-18T10:17:00Z" w16du:dateUtc="2025-09-18T13:17:00Z">
        <w:r w:rsidR="00610384" w:rsidRPr="00693DE7" w:rsidDel="00610384">
          <w:delText xml:space="preserve">Figura </w:delText>
        </w:r>
        <w:r w:rsidR="00610384" w:rsidDel="00610384">
          <w:rPr>
            <w:noProof/>
          </w:rPr>
          <w:delText>9</w:delText>
        </w:r>
      </w:del>
      <w:r w:rsidRPr="00693DE7">
        <w:fldChar w:fldCharType="end"/>
      </w:r>
      <w:r w:rsidRPr="00693DE7">
        <w:t xml:space="preserve"> ilustra a distribuição dos pontos coletados sobre uma imagem de satélite. Pode-se observar que as coordenadas fornecem a localização aproximada do acesso ao imóvel, no logradouro correspondente à testada do imóvel.</w:t>
      </w:r>
    </w:p>
    <w:p w14:paraId="40ED491C" w14:textId="06B1FCF0" w:rsidR="00947FDB" w:rsidRPr="00693DE7" w:rsidRDefault="00947FDB" w:rsidP="00947FDB">
      <w:pPr>
        <w:pStyle w:val="Legenda"/>
      </w:pPr>
      <w:bookmarkStart w:id="176" w:name="_Ref192059238"/>
      <w:r w:rsidRPr="00693DE7">
        <w:lastRenderedPageBreak/>
        <w:t xml:space="preserve">Figura </w:t>
      </w:r>
      <w:fldSimple w:instr=" SEQ Figura \* ARABIC ">
        <w:r w:rsidR="00610384">
          <w:rPr>
            <w:noProof/>
          </w:rPr>
          <w:t>9</w:t>
        </w:r>
      </w:fldSimple>
      <w:bookmarkEnd w:id="176"/>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947FDB" w:rsidRPr="00693DE7" w14:paraId="18AFCC76" w14:textId="77777777" w:rsidTr="007B4CA4">
        <w:tc>
          <w:tcPr>
            <w:tcW w:w="8210" w:type="dxa"/>
          </w:tcPr>
          <w:p w14:paraId="6A1A9415" w14:textId="77777777" w:rsidR="00947FDB" w:rsidRPr="00693DE7" w:rsidRDefault="00947FDB" w:rsidP="00504FCA">
            <w:pPr>
              <w:pStyle w:val="Citao"/>
            </w:pPr>
            <w:r w:rsidRPr="00693DE7">
              <w:rPr>
                <w:noProof/>
              </w:rPr>
              <w:drawing>
                <wp:inline distT="0" distB="0" distL="0" distR="0" wp14:anchorId="2B4394C0" wp14:editId="5AAE40F9">
                  <wp:extent cx="5105973" cy="5316220"/>
                  <wp:effectExtent l="0" t="0" r="0" b="0"/>
                  <wp:docPr id="1144952947" name="Imagem 1"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Imagem 1" descr="Tela de jogo de vídeo game&#10;&#10;O conteúdo gerado por IA pode estar incorreto."/>
                          <pic:cNvPicPr/>
                        </pic:nvPicPr>
                        <pic:blipFill>
                          <a:blip r:embed="rId21"/>
                          <a:stretch>
                            <a:fillRect/>
                          </a:stretch>
                        </pic:blipFill>
                        <pic:spPr>
                          <a:xfrm>
                            <a:off x="0" y="0"/>
                            <a:ext cx="5121722" cy="5332617"/>
                          </a:xfrm>
                          <a:prstGeom prst="rect">
                            <a:avLst/>
                          </a:prstGeom>
                        </pic:spPr>
                      </pic:pic>
                    </a:graphicData>
                  </a:graphic>
                </wp:inline>
              </w:drawing>
            </w:r>
          </w:p>
        </w:tc>
      </w:tr>
    </w:tbl>
    <w:p w14:paraId="5A8896E2" w14:textId="77777777" w:rsidR="00947FDB" w:rsidRDefault="00947FDB" w:rsidP="0098778D"/>
    <w:p w14:paraId="5B9AF5EC" w14:textId="397324AD" w:rsidR="0098778D" w:rsidRDefault="0098778D" w:rsidP="0098778D">
      <w:r>
        <w:t>Os arquivos do CNEFE referentes a cada município brasileiro são disponibilizados no portal oficial do IBGE</w:t>
      </w:r>
      <w:r w:rsidR="00CD31F4">
        <w:t xml:space="preserve"> </w:t>
      </w:r>
      <w:r w:rsidR="00CD31F4">
        <w:fldChar w:fldCharType="begin"/>
      </w:r>
      <w:r w:rsidR="00CD31F4">
        <w:instrText xml:space="preserve"> ADDIN ZOTERO_ITEM CSL_CITATION {"citationID":"6F4hceq6","properties":{"formattedCitation":"(IBGE,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00CD31F4">
        <w:fldChar w:fldCharType="separate"/>
      </w:r>
      <w:r w:rsidR="00CD31F4" w:rsidRPr="00CD31F4">
        <w:rPr>
          <w:rFonts w:cs="Arial"/>
        </w:rPr>
        <w:t>(IBGE, 2025)</w:t>
      </w:r>
      <w:r w:rsidR="00CD31F4">
        <w:fldChar w:fldCharType="end"/>
      </w:r>
      <w:r>
        <w:t>, nos formatos CSV (separado por ponto e vírgula) e GeoJSON. Cada registro possui 35 atributos, cobrindo diferentes dimensões de interesse censitário.</w:t>
      </w:r>
    </w:p>
    <w:p w14:paraId="079ED37C" w14:textId="70967907" w:rsidR="00266319" w:rsidRDefault="00B115E8" w:rsidP="00B115E8">
      <w:pPr>
        <w:pStyle w:val="Ttulo3"/>
      </w:pPr>
      <w:bookmarkStart w:id="177" w:name="_Toc208996052"/>
      <w:r w:rsidRPr="00B115E8">
        <w:t>O CNEFE e o LADM</w:t>
      </w:r>
      <w:bookmarkEnd w:id="177"/>
    </w:p>
    <w:p w14:paraId="6A4E1909" w14:textId="574EC455" w:rsidR="00BB145C" w:rsidRDefault="00BB145C" w:rsidP="00BB145C">
      <w:r>
        <w:t>O</w:t>
      </w:r>
      <w:r w:rsidR="004027BE">
        <w:t xml:space="preserve"> </w:t>
      </w:r>
      <w:r w:rsidR="004027BE">
        <w:fldChar w:fldCharType="begin"/>
      </w:r>
      <w:r w:rsidR="004027BE">
        <w:instrText xml:space="preserve"> REF _Ref208989693 \h </w:instrText>
      </w:r>
      <w:r w:rsidR="004027BE">
        <w:fldChar w:fldCharType="separate"/>
      </w:r>
      <w:r w:rsidR="00610384">
        <w:t xml:space="preserve">Quadro </w:t>
      </w:r>
      <w:r w:rsidR="00610384">
        <w:rPr>
          <w:noProof/>
        </w:rPr>
        <w:t>4</w:t>
      </w:r>
      <w:r w:rsidR="004027BE">
        <w:fldChar w:fldCharType="end"/>
      </w:r>
      <w:r w:rsidR="004027BE">
        <w:t xml:space="preserve"> </w:t>
      </w:r>
      <w:r w:rsidRPr="0036575B">
        <w:t xml:space="preserve">apresenta uma comparação entre o CNEFE e o modelo conceitual </w:t>
      </w:r>
      <w:r w:rsidRPr="006D6807">
        <w:t>internacional</w:t>
      </w:r>
      <w:r w:rsidRPr="0036575B">
        <w:t xml:space="preserve"> LADM com foco nas diferenças estruturais e funcionais entre ambos. Destaca-se, nesse contexto, que o CNEFE não contempla informações relativas aos atores envolvidos (entidades </w:t>
      </w:r>
      <w:r w:rsidRPr="004027BE">
        <w:rPr>
          <w:i/>
          <w:iCs/>
        </w:rPr>
        <w:t>LA_Party</w:t>
      </w:r>
      <w:r w:rsidRPr="0036575B">
        <w:t xml:space="preserve"> no LADM), tampouco representa as relações jurídicas, técnicas ou administrativas entre essas partes e os endereços cadastrados (LA_RRR — </w:t>
      </w:r>
      <w:r w:rsidRPr="0036575B">
        <w:rPr>
          <w:i/>
          <w:iCs/>
        </w:rPr>
        <w:t>Rights, Restrictions and Responsibilities</w:t>
      </w:r>
      <w:r w:rsidRPr="0036575B">
        <w:t xml:space="preserve">). Além disso, a representação espacial se limita à indicação de pontos georreferenciados, não sendo incluídas </w:t>
      </w:r>
      <w:r w:rsidRPr="0036575B">
        <w:lastRenderedPageBreak/>
        <w:t>informações sobre a extensão ou delimitação das unidades espaciais, como áreas ou polígonos</w:t>
      </w:r>
      <w:r>
        <w:t>.</w:t>
      </w:r>
    </w:p>
    <w:p w14:paraId="5123622F" w14:textId="3E2F3A4D" w:rsidR="00BB145C" w:rsidRDefault="00BB145C" w:rsidP="00BB145C">
      <w:r w:rsidRPr="004F55F2">
        <w:t>Em síntese, os dados públicos disponibilizados pelo IBGE por meio do CNEFE podem ser interpretados, à luz do LADM, como uma representação parcial centrada nas unidades administrativas básicas (</w:t>
      </w:r>
      <w:r w:rsidRPr="003B7E41">
        <w:rPr>
          <w:i/>
          <w:iCs/>
        </w:rPr>
        <w:t>LA_BAUnit</w:t>
      </w:r>
      <w:r w:rsidRPr="004F55F2">
        <w:t>), desprovidas dos vínculos jurídicos</w:t>
      </w:r>
      <w:r>
        <w:t xml:space="preserve"> </w:t>
      </w:r>
      <w:r w:rsidRPr="004F55F2">
        <w:t>e relacionais que caracterizam um sistema cadastral completo segundo os padrões internacionais</w:t>
      </w:r>
      <w:r w:rsidR="000569C6">
        <w:t xml:space="preserve"> </w:t>
      </w:r>
      <w:r w:rsidR="00EC6E25">
        <w:fldChar w:fldCharType="begin"/>
      </w:r>
      <w:r w:rsidR="00EC6E25">
        <w:instrText xml:space="preserve"> ADDIN ZOTERO_ITEM CSL_CITATION {"citationID":"MZKtZe6j","properties":{"formattedCitation":"(ISO, 2012)","plainCitation":"(ISO, 2012)","noteIndex":0},"citationItems":[{"id":45,"uris":["http://zotero.org/users/15531986/items/LFYH5HFJ"],"itemData":{"id":45,"type":"webpage","title":"ISO 19152:2012(en), Geographic information — Land Administration Domain Model (LADM)","title-short":"ISO 19152(LADM)","URL":"https://www.iso.org/obp/ui/en/#iso:std:iso:19152:ed-1:v1:en","author":[{"family":"ISO","given":""}],"accessed":{"date-parts":[["2024",12,6]]},"issued":{"date-parts":[["2012"]]}}}],"schema":"https://github.com/citation-style-language/schema/raw/master/csl-citation.json"} </w:instrText>
      </w:r>
      <w:r w:rsidR="00EC6E25">
        <w:fldChar w:fldCharType="separate"/>
      </w:r>
      <w:r w:rsidR="00EC6E25" w:rsidRPr="00EC6E25">
        <w:rPr>
          <w:rFonts w:cs="Arial"/>
        </w:rPr>
        <w:t>(ISO, 2012)</w:t>
      </w:r>
      <w:r w:rsidR="00EC6E25">
        <w:fldChar w:fldCharType="end"/>
      </w:r>
      <w:r w:rsidRPr="004F55F2">
        <w:t>.</w:t>
      </w:r>
      <w:r>
        <w:t xml:space="preserve"> </w:t>
      </w:r>
    </w:p>
    <w:p w14:paraId="7175EF9F" w14:textId="20FFE3D6" w:rsidR="008A21D7" w:rsidRDefault="008A21D7" w:rsidP="008A21D7">
      <w:pPr>
        <w:pStyle w:val="Legenda"/>
      </w:pPr>
      <w:bookmarkStart w:id="178" w:name="_Ref208989693"/>
      <w:r>
        <w:t xml:space="preserve">Quadro </w:t>
      </w:r>
      <w:fldSimple w:instr=" SEQ Quadro \* ARABIC ">
        <w:r w:rsidR="00610384">
          <w:rPr>
            <w:noProof/>
          </w:rPr>
          <w:t>4</w:t>
        </w:r>
      </w:fldSimple>
      <w:bookmarkEnd w:id="178"/>
      <w:r>
        <w:t xml:space="preserve">: </w:t>
      </w:r>
      <w:r w:rsidRPr="00BA2ACE">
        <w:t>Comparando CNEFE e LADM</w:t>
      </w:r>
    </w:p>
    <w:tbl>
      <w:tblPr>
        <w:tblStyle w:val="TabeladeGrade5Escura-nfase11"/>
        <w:tblW w:w="0" w:type="auto"/>
        <w:tblLook w:val="04A0" w:firstRow="1" w:lastRow="0" w:firstColumn="1" w:lastColumn="0" w:noHBand="0" w:noVBand="1"/>
      </w:tblPr>
      <w:tblGrid>
        <w:gridCol w:w="2644"/>
        <w:gridCol w:w="3519"/>
        <w:gridCol w:w="2898"/>
      </w:tblGrid>
      <w:tr w:rsidR="00BB145C" w:rsidRPr="00B322C5" w14:paraId="566D89AE" w14:textId="77777777" w:rsidTr="00B2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hideMark/>
          </w:tcPr>
          <w:p w14:paraId="599D08BB" w14:textId="77777777" w:rsidR="00BB145C" w:rsidRPr="00B322C5" w:rsidRDefault="00BB145C" w:rsidP="00B26D35">
            <w:pPr>
              <w:ind w:firstLine="0"/>
              <w:jc w:val="left"/>
              <w:rPr>
                <w:lang w:eastAsia="pt-BR"/>
              </w:rPr>
            </w:pPr>
            <w:r w:rsidRPr="00B322C5">
              <w:rPr>
                <w:lang w:eastAsia="pt-BR"/>
              </w:rPr>
              <w:t>Característica</w:t>
            </w:r>
          </w:p>
        </w:tc>
        <w:tc>
          <w:tcPr>
            <w:tcW w:w="3519" w:type="dxa"/>
            <w:hideMark/>
          </w:tcPr>
          <w:p w14:paraId="7864CD04" w14:textId="77777777" w:rsidR="00BB145C" w:rsidRPr="00B322C5" w:rsidRDefault="00BB145C" w:rsidP="00B26D35">
            <w:pPr>
              <w:ind w:firstLine="0"/>
              <w:jc w:val="left"/>
              <w:cnfStyle w:val="100000000000" w:firstRow="1" w:lastRow="0" w:firstColumn="0" w:lastColumn="0" w:oddVBand="0" w:evenVBand="0" w:oddHBand="0" w:evenHBand="0" w:firstRowFirstColumn="0" w:firstRowLastColumn="0" w:lastRowFirstColumn="0" w:lastRowLastColumn="0"/>
              <w:rPr>
                <w:lang w:eastAsia="pt-BR"/>
              </w:rPr>
            </w:pPr>
            <w:r>
              <w:rPr>
                <w:lang w:eastAsia="pt-BR"/>
              </w:rPr>
              <w:t>CNEFE</w:t>
            </w:r>
          </w:p>
        </w:tc>
        <w:tc>
          <w:tcPr>
            <w:tcW w:w="0" w:type="auto"/>
            <w:hideMark/>
          </w:tcPr>
          <w:p w14:paraId="4E19FF8C" w14:textId="77777777" w:rsidR="00BB145C" w:rsidRPr="00B322C5" w:rsidRDefault="00BB145C" w:rsidP="00B26D35">
            <w:pPr>
              <w:ind w:firstLine="0"/>
              <w:jc w:val="left"/>
              <w:cnfStyle w:val="100000000000" w:firstRow="1" w:lastRow="0" w:firstColumn="0" w:lastColumn="0" w:oddVBand="0" w:evenVBand="0" w:oddHBand="0" w:evenHBand="0" w:firstRowFirstColumn="0" w:firstRowLastColumn="0" w:lastRowFirstColumn="0" w:lastRowLastColumn="0"/>
              <w:rPr>
                <w:lang w:eastAsia="pt-BR"/>
              </w:rPr>
            </w:pPr>
            <w:r w:rsidRPr="00B322C5">
              <w:rPr>
                <w:lang w:eastAsia="pt-BR"/>
              </w:rPr>
              <w:t>LADM</w:t>
            </w:r>
          </w:p>
        </w:tc>
      </w:tr>
      <w:tr w:rsidR="00BB145C" w:rsidRPr="00DF6E9E" w14:paraId="0985F566"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4347C0A9" w14:textId="77777777" w:rsidR="00BB145C" w:rsidRPr="00DA3E07" w:rsidRDefault="00BB145C" w:rsidP="00B26D35">
            <w:pPr>
              <w:ind w:firstLine="0"/>
              <w:jc w:val="left"/>
              <w:rPr>
                <w:rFonts w:eastAsia="Times New Roman"/>
                <w:b w:val="0"/>
                <w:bCs w:val="0"/>
                <w:szCs w:val="24"/>
                <w:lang w:eastAsia="pt-BR"/>
              </w:rPr>
            </w:pPr>
            <w:r w:rsidRPr="00DA3E07">
              <w:rPr>
                <w:rStyle w:val="Forte"/>
                <w:b/>
              </w:rPr>
              <w:t>Origem</w:t>
            </w:r>
          </w:p>
        </w:tc>
        <w:tc>
          <w:tcPr>
            <w:tcW w:w="3519" w:type="dxa"/>
            <w:vAlign w:val="center"/>
            <w:hideMark/>
          </w:tcPr>
          <w:p w14:paraId="32B6F52D"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Desenvolvido pelo IBGE a partir de 2005, como base de endereços para operações censitárias.</w:t>
            </w:r>
          </w:p>
        </w:tc>
        <w:tc>
          <w:tcPr>
            <w:tcW w:w="0" w:type="auto"/>
            <w:vAlign w:val="center"/>
            <w:hideMark/>
          </w:tcPr>
          <w:p w14:paraId="2FE89AC3"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Modelo conceitual internacional elaborado pela FIG e padronizado pela ISO 19152.</w:t>
            </w:r>
          </w:p>
        </w:tc>
      </w:tr>
      <w:tr w:rsidR="00BB145C" w:rsidRPr="00B322C5" w14:paraId="47376359"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7323F343" w14:textId="77777777" w:rsidR="00BB145C" w:rsidRPr="00DA3E07" w:rsidRDefault="00BB145C" w:rsidP="00B26D35">
            <w:pPr>
              <w:ind w:firstLine="0"/>
              <w:jc w:val="left"/>
              <w:rPr>
                <w:rFonts w:eastAsia="Times New Roman"/>
                <w:b w:val="0"/>
                <w:bCs w:val="0"/>
                <w:szCs w:val="24"/>
                <w:lang w:eastAsia="pt-BR"/>
              </w:rPr>
            </w:pPr>
            <w:r w:rsidRPr="00DA3E07">
              <w:rPr>
                <w:rStyle w:val="Forte"/>
                <w:b/>
              </w:rPr>
              <w:t>Âmbito</w:t>
            </w:r>
          </w:p>
        </w:tc>
        <w:tc>
          <w:tcPr>
            <w:tcW w:w="3519" w:type="dxa"/>
            <w:vAlign w:val="center"/>
            <w:hideMark/>
          </w:tcPr>
          <w:p w14:paraId="45384DC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Cadastro de endereços para fins estatísticos e logísticos em todo o território brasileiro.</w:t>
            </w:r>
          </w:p>
        </w:tc>
        <w:tc>
          <w:tcPr>
            <w:tcW w:w="0" w:type="auto"/>
            <w:vAlign w:val="center"/>
            <w:hideMark/>
          </w:tcPr>
          <w:p w14:paraId="1C0D59B6"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Modelo global para administração de terras, aplicável a diferentes legislações e contextos.</w:t>
            </w:r>
          </w:p>
        </w:tc>
      </w:tr>
      <w:tr w:rsidR="00BB145C" w:rsidRPr="00B322C5" w14:paraId="1023AA02"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32EB2B12" w14:textId="77777777" w:rsidR="00BB145C" w:rsidRPr="00DA3E07" w:rsidRDefault="00BB145C" w:rsidP="00B26D35">
            <w:pPr>
              <w:ind w:firstLine="0"/>
              <w:jc w:val="left"/>
              <w:rPr>
                <w:rFonts w:eastAsia="Times New Roman"/>
                <w:b w:val="0"/>
                <w:bCs w:val="0"/>
                <w:szCs w:val="24"/>
                <w:lang w:eastAsia="pt-BR"/>
              </w:rPr>
            </w:pPr>
            <w:r w:rsidRPr="00DA3E07">
              <w:rPr>
                <w:rStyle w:val="Forte"/>
                <w:b/>
              </w:rPr>
              <w:t>Objetivo</w:t>
            </w:r>
          </w:p>
        </w:tc>
        <w:tc>
          <w:tcPr>
            <w:tcW w:w="3519" w:type="dxa"/>
            <w:vAlign w:val="center"/>
            <w:hideMark/>
          </w:tcPr>
          <w:p w14:paraId="02E00DEF"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Fornecer uma base nacional de endereços com cobertura ampla para apoiar censos e pesquisas domiciliares.</w:t>
            </w:r>
          </w:p>
        </w:tc>
        <w:tc>
          <w:tcPr>
            <w:tcW w:w="0" w:type="auto"/>
            <w:vAlign w:val="center"/>
            <w:hideMark/>
          </w:tcPr>
          <w:p w14:paraId="68834CBC"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Estabelecer um padrão para representação de direitos, restrições e responsabilidades sobre a terra.</w:t>
            </w:r>
          </w:p>
        </w:tc>
      </w:tr>
      <w:tr w:rsidR="00BB145C" w:rsidRPr="00B322C5" w14:paraId="6E044643"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433DD3D0" w14:textId="77777777" w:rsidR="00BB145C" w:rsidRPr="00DA3E07" w:rsidRDefault="00BB145C" w:rsidP="00B26D35">
            <w:pPr>
              <w:ind w:firstLine="0"/>
              <w:jc w:val="left"/>
              <w:rPr>
                <w:rFonts w:eastAsia="Times New Roman"/>
                <w:b w:val="0"/>
                <w:bCs w:val="0"/>
                <w:szCs w:val="24"/>
                <w:lang w:eastAsia="pt-BR"/>
              </w:rPr>
            </w:pPr>
            <w:r w:rsidRPr="00DA3E07">
              <w:rPr>
                <w:rStyle w:val="Forte"/>
                <w:b/>
              </w:rPr>
              <w:t>Metodologia</w:t>
            </w:r>
          </w:p>
        </w:tc>
        <w:tc>
          <w:tcPr>
            <w:tcW w:w="3519" w:type="dxa"/>
            <w:vAlign w:val="center"/>
            <w:hideMark/>
          </w:tcPr>
          <w:p w14:paraId="35F3982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Coleta de dados em campo com GPS e questionários, com estrutura orientada a unidades domiciliares e logradouros.</w:t>
            </w:r>
          </w:p>
        </w:tc>
        <w:tc>
          <w:tcPr>
            <w:tcW w:w="0" w:type="auto"/>
            <w:vAlign w:val="center"/>
            <w:hideMark/>
          </w:tcPr>
          <w:p w14:paraId="5D21A002"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Baseado em conceitos abstratos como “partes interessadas”, “fontes”, “unidades espaciais” e “unidades legais”.</w:t>
            </w:r>
          </w:p>
        </w:tc>
      </w:tr>
      <w:tr w:rsidR="00BB145C" w:rsidRPr="00B322C5" w14:paraId="1EDFB862"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35087ADE" w14:textId="77777777" w:rsidR="00BB145C" w:rsidRPr="00DA3E07" w:rsidRDefault="00BB145C" w:rsidP="00B26D35">
            <w:pPr>
              <w:ind w:firstLine="0"/>
              <w:jc w:val="left"/>
              <w:rPr>
                <w:rFonts w:eastAsia="Times New Roman"/>
                <w:b w:val="0"/>
                <w:bCs w:val="0"/>
                <w:szCs w:val="24"/>
                <w:lang w:eastAsia="pt-BR"/>
              </w:rPr>
            </w:pPr>
            <w:r w:rsidRPr="00DA3E07">
              <w:rPr>
                <w:rStyle w:val="Forte"/>
                <w:b/>
              </w:rPr>
              <w:t>Tecnologia</w:t>
            </w:r>
          </w:p>
        </w:tc>
        <w:tc>
          <w:tcPr>
            <w:tcW w:w="3519" w:type="dxa"/>
            <w:vAlign w:val="center"/>
            <w:hideMark/>
          </w:tcPr>
          <w:p w14:paraId="215E5A50"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Utiliza GPS, banco de dados e sistemas internos do IBGE; informações com atributos espaciais simples (ponto).</w:t>
            </w:r>
          </w:p>
        </w:tc>
        <w:tc>
          <w:tcPr>
            <w:tcW w:w="0" w:type="auto"/>
            <w:vAlign w:val="center"/>
            <w:hideMark/>
          </w:tcPr>
          <w:p w14:paraId="3BBB635D"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Independente, mas voltada à integração com SIG, bancos espaciais e infraestruturas de dados espaciais (IDE).</w:t>
            </w:r>
          </w:p>
        </w:tc>
      </w:tr>
      <w:tr w:rsidR="00BB145C" w:rsidRPr="00B322C5" w14:paraId="1E000CFE"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tcPr>
          <w:p w14:paraId="07B15A07" w14:textId="77777777" w:rsidR="00BB145C" w:rsidRPr="00C81269" w:rsidRDefault="00BB145C" w:rsidP="00B26D35">
            <w:pPr>
              <w:ind w:firstLine="0"/>
              <w:jc w:val="left"/>
              <w:rPr>
                <w:lang w:eastAsia="pt-BR"/>
              </w:rPr>
            </w:pPr>
            <w:r w:rsidRPr="00C81269">
              <w:rPr>
                <w:lang w:eastAsia="pt-BR"/>
              </w:rPr>
              <w:t>Georreferenciamento</w:t>
            </w:r>
          </w:p>
        </w:tc>
        <w:tc>
          <w:tcPr>
            <w:tcW w:w="3519" w:type="dxa"/>
            <w:vAlign w:val="center"/>
          </w:tcPr>
          <w:p w14:paraId="39D76A87" w14:textId="77777777" w:rsidR="00BB145C" w:rsidRPr="00EB5DD1"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r w:rsidRPr="00483380">
              <w:rPr>
                <w:lang w:eastAsia="pt-BR"/>
              </w:rPr>
              <w:t>Possui dados com coordenadas geográficas (pontos) coletadas em campo, mas com foco em localização de domicílios e logradouros, não em limites de parcelas ou unidades espaciais completas.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145C" w:rsidRPr="00EB5DD1" w14:paraId="666466BB" w14:textId="77777777" w:rsidTr="00B26D35">
              <w:trPr>
                <w:tblCellSpacing w:w="15" w:type="dxa"/>
              </w:trPr>
              <w:tc>
                <w:tcPr>
                  <w:tcW w:w="0" w:type="auto"/>
                  <w:vAlign w:val="center"/>
                  <w:hideMark/>
                </w:tcPr>
                <w:p w14:paraId="181E886C" w14:textId="77777777" w:rsidR="00BB145C" w:rsidRPr="00EB5DD1" w:rsidRDefault="00BB145C" w:rsidP="00B26D35">
                  <w:pPr>
                    <w:jc w:val="left"/>
                    <w:rPr>
                      <w:lang w:eastAsia="pt-BR"/>
                    </w:rPr>
                  </w:pPr>
                </w:p>
              </w:tc>
            </w:tr>
          </w:tbl>
          <w:p w14:paraId="34C6096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p>
        </w:tc>
        <w:tc>
          <w:tcPr>
            <w:tcW w:w="0" w:type="auto"/>
            <w:vAlign w:val="center"/>
          </w:tcPr>
          <w:p w14:paraId="2C6446E2"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r w:rsidRPr="007D38ED">
              <w:rPr>
                <w:lang w:eastAsia="pt-BR"/>
              </w:rPr>
              <w:t>Georreferenciamento é central ao modelo, permitindo múltiplos tipos de geometrias (ponto, linha, polígono) vinculadas a unidades legais e administrativas.</w:t>
            </w:r>
          </w:p>
        </w:tc>
      </w:tr>
      <w:tr w:rsidR="00BB145C" w:rsidRPr="00B322C5" w14:paraId="5D1F3094"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02FF2B4B" w14:textId="77777777" w:rsidR="00BB145C" w:rsidRPr="00DA3E07" w:rsidRDefault="00BB145C" w:rsidP="00B26D35">
            <w:pPr>
              <w:ind w:firstLine="0"/>
              <w:jc w:val="left"/>
              <w:rPr>
                <w:rFonts w:eastAsia="Times New Roman"/>
                <w:b w:val="0"/>
                <w:bCs w:val="0"/>
                <w:szCs w:val="24"/>
                <w:lang w:eastAsia="pt-BR"/>
              </w:rPr>
            </w:pPr>
            <w:r w:rsidRPr="00DA3E07">
              <w:rPr>
                <w:rStyle w:val="Forte"/>
                <w:b/>
              </w:rPr>
              <w:t>Implementação</w:t>
            </w:r>
          </w:p>
        </w:tc>
        <w:tc>
          <w:tcPr>
            <w:tcW w:w="3519" w:type="dxa"/>
            <w:vAlign w:val="center"/>
            <w:hideMark/>
          </w:tcPr>
          <w:p w14:paraId="122C8682"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Em uso contínuo pelo IBGE, com atualizações periódicas durante operações censitárias e por meio de parcerias locais.</w:t>
            </w:r>
          </w:p>
        </w:tc>
        <w:tc>
          <w:tcPr>
            <w:tcW w:w="0" w:type="auto"/>
            <w:vAlign w:val="center"/>
            <w:hideMark/>
          </w:tcPr>
          <w:p w14:paraId="5130EDCA"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Em expansão global, sendo adaptado por diversos países e integrado a legislações nacionais de cadastro e registro.</w:t>
            </w:r>
          </w:p>
        </w:tc>
      </w:tr>
    </w:tbl>
    <w:p w14:paraId="6DB3E757" w14:textId="77777777" w:rsidR="00B115E8" w:rsidRPr="00B115E8" w:rsidRDefault="00B115E8" w:rsidP="00B115E8"/>
    <w:p w14:paraId="7B0314A5" w14:textId="6F8876BA" w:rsidR="00D14871" w:rsidRDefault="00D14871" w:rsidP="00B23434">
      <w:pPr>
        <w:pStyle w:val="Ttulo2"/>
      </w:pPr>
      <w:bookmarkStart w:id="179" w:name="_Toc208996053"/>
      <w:r>
        <w:lastRenderedPageBreak/>
        <w:t>OPENSTREETMAP – OSM</w:t>
      </w:r>
      <w:bookmarkEnd w:id="179"/>
    </w:p>
    <w:p w14:paraId="403BEF29" w14:textId="1BC5F0C2" w:rsidR="00D14871" w:rsidRDefault="00D14871" w:rsidP="00D14871">
      <w:r>
        <w:t xml:space="preserve">O </w:t>
      </w:r>
      <w:r w:rsidRPr="00AB1868">
        <w:rPr>
          <w:i/>
          <w:iCs/>
        </w:rPr>
        <w:t>OpenStreetMap</w:t>
      </w:r>
      <w:r>
        <w:t xml:space="preserve"> (OSM) é um projeto colaborativo que oferece dados geográficos abertos e gratuitos, mantidos por uma comunidade global de contribuidores. Ele contém representações vetoriais detalhadas de elementos urbanos como logradouros (vias públicas), edificações, praças, entre outros</w:t>
      </w:r>
      <w:r w:rsidR="00D062D4">
        <w:t xml:space="preserve"> </w:t>
      </w:r>
      <w:r w:rsidR="00D062D4">
        <w:fldChar w:fldCharType="begin"/>
      </w:r>
      <w:r w:rsidR="00D062D4">
        <w:instrText xml:space="preserve"> ADDIN ZOTERO_ITEM CSL_CITATION {"citationID":"skN4SAUR","properties":{"formattedCitation":"(Haklay, 2010)","plainCitation":"(Haklay, 2010)","noteIndex":0},"citationItems":[{"id":218,"uris":["http://zotero.org/users/15531986/items/G88VAM2Y"],"itemData":{"id":218,"type":"article-journal","abstract":"Within the framework of Web 2.0 mapping applications, the most striking example of a geographical application is the OpenStreetMap (OSM) project. OSM aims to create a free digital map of the world and is implemented through the engagement of participants in a mode similar to software development in Open Source projects. The information is collected by many participants, collated on a central database, and distributed in multiple digital formats through the World Wide Web. This type of information was termed ‘Volunteered Geographical Information’ (VGI) by Goodchild, 2007. However, to date there has been no systematic analysis of the quality of VGI. This study aims to fill this gap by analysing OSM information. The examination focuses on analysis of its quality through a comparison with Ordnance Survey (OS) datasets. The analysis focuses on London and England, since OSM started in London in August 2004 and therefore the study of these geographies provides the best understanding of the achievements and difficulties of VGI. The analysis shows that OSM information can be fairly accurate: on average within about 6 m of the position recorded by the OS, and with approximately 80% overlap of motorway objects between the two datasets. In the space of four years, OSM has captured about 29% of the area of England, of which approximately 24% are digitised lines without a complete set of attributes. The paper concludes with a discussion of the implications of the findings to the study of VGI as well as suggesting future research directions.","container-title":"Environment and Planning B: Planning and Design","DOI":"10.1068/b35097","ISSN":"0265-8135, 1472-3417","issue":"4","journalAbbreviation":"Environ Plann B Plann Des","language":"en","license":"https://journals.sagepub.com/page/policies/text-and-data-mining-license","page":"682-703","source":"DOI.org (Crossref)","title":"How Good is Volunteered Geographical Information? A Comparative Study of OpenStreetMap and Ordnance Survey Datasets","title-short":"How Good is Volunteered Geographical Information?","volume":"37","author":[{"family":"Haklay","given":"Mordechai"}],"issued":{"date-parts":[["2010",8]]}}}],"schema":"https://github.com/citation-style-language/schema/raw/master/csl-citation.json"} </w:instrText>
      </w:r>
      <w:r w:rsidR="00D062D4">
        <w:fldChar w:fldCharType="separate"/>
      </w:r>
      <w:r w:rsidR="00D062D4" w:rsidRPr="00D062D4">
        <w:rPr>
          <w:rFonts w:cs="Arial"/>
        </w:rPr>
        <w:t>(Haklay, 2010)</w:t>
      </w:r>
      <w:r w:rsidR="00D062D4">
        <w:fldChar w:fldCharType="end"/>
      </w:r>
      <w:r>
        <w:t>.</w:t>
      </w:r>
    </w:p>
    <w:p w14:paraId="5652BD0D" w14:textId="1D8BDDDF" w:rsidR="00D14871" w:rsidRDefault="00D14871" w:rsidP="00D14871">
      <w:r>
        <w:t>O OSM foi criado em 2004 por Steve Coast, no Reino Unido, como resposta à restrição de acesso e aos altos custos de dados geográficos proprietários</w:t>
      </w:r>
      <w:r w:rsidR="00142117">
        <w:t xml:space="preserve"> </w:t>
      </w:r>
      <w:r w:rsidR="00142117">
        <w:fldChar w:fldCharType="begin"/>
      </w:r>
      <w:r w:rsidR="00142117">
        <w:instrText xml:space="preserve"> ADDIN ZOTERO_ITEM CSL_CITATION {"citationID":"3ReBti2Z","properties":{"formattedCitation":"(Haklay; Weber, 2008)","plainCitation":"(Haklay; Weber, 2008)","noteIndex":0},"citationItems":[{"id":229,"uris":["http://zotero.org/users/15531986/items/PF6L96XB"],"itemData":{"id":229,"type":"article-journal","container-title":"IEEE Pervasive Computing","DOI":"10.1109/mprv.2008.80","ISSN":"1536-1268","issue":"4","journalAbbreviation":"IEEE Pervasive Comput.","license":"https://ieeexplore.ieee.org/Xplorehelp/downloads/license-information/IEEE.html","note":"publisher: Institute of Electrical and Electronics Engineers (IEEE)","page":"12-18","source":"Crossref","title":"OpenStreetMap: User-Generated Street Maps","title-short":"OpenStreetMap","volume":"7","author":[{"family":"Haklay","given":"M."},{"family":"Weber","given":"P."}],"issued":{"date-parts":[["2008",10]]}}}],"schema":"https://github.com/citation-style-language/schema/raw/master/csl-citation.json"} </w:instrText>
      </w:r>
      <w:r w:rsidR="00142117">
        <w:fldChar w:fldCharType="separate"/>
      </w:r>
      <w:r w:rsidR="00142117" w:rsidRPr="00142117">
        <w:rPr>
          <w:rFonts w:cs="Arial"/>
        </w:rPr>
        <w:t>(Haklay; Weber, 2008)</w:t>
      </w:r>
      <w:r w:rsidR="00142117">
        <w:fldChar w:fldCharType="end"/>
      </w:r>
      <w:r>
        <w:t xml:space="preserve">. Inspirado no modelo colaborativo da Wikipedia, o projeto consolidou-se como a principal iniciativa de mapeamento livre e aberto do mundo, sustentado por uma comunidade global de voluntários </w:t>
      </w:r>
      <w:r w:rsidR="00FD4CDF">
        <w:fldChar w:fldCharType="begin"/>
      </w:r>
      <w:r w:rsidR="00FD4CDF">
        <w:instrText xml:space="preserve"> ADDIN ZOTERO_ITEM CSL_CITATION {"citationID":"bosqDuAk","properties":{"formattedCitation":"(Goodchild, 2007)","plainCitation":"(Goodchild, 2007)","noteIndex":0},"citationItems":[{"id":231,"uris":["http://zotero.org/users/15531986/items/JJBRBBWL"],"itemData":{"id":231,"type":"article-journal","container-title":"GeoJournal","DOI":"10.1007/s10708-007-9111-y","ISSN":"0343-2521, 1572-9893","issue":"4","language":"en","license":"http://www.springer.com/tdm","note":"publisher: Springer Science and Business Media LLC","page":"211-221","source":"Crossref","title":"Citizens as sensors: the world of volunteered geography","title-short":"Citizens as sensors","volume":"69","author":[{"family":"Goodchild","given":"Michael F."}],"issued":{"date-parts":[["2007",11,30]]}}}],"schema":"https://github.com/citation-style-language/schema/raw/master/csl-citation.json"} </w:instrText>
      </w:r>
      <w:r w:rsidR="00FD4CDF">
        <w:fldChar w:fldCharType="separate"/>
      </w:r>
      <w:r w:rsidR="00FD4CDF" w:rsidRPr="00FD4CDF">
        <w:rPr>
          <w:rFonts w:cs="Arial"/>
        </w:rPr>
        <w:t>(Goodchild, 2007)</w:t>
      </w:r>
      <w:r w:rsidR="00FD4CDF">
        <w:fldChar w:fldCharType="end"/>
      </w:r>
      <w:r>
        <w:t>.</w:t>
      </w:r>
    </w:p>
    <w:p w14:paraId="15F8F3F9" w14:textId="2F0341C0" w:rsidR="00D14871" w:rsidRPr="0098778D" w:rsidRDefault="00D14871" w:rsidP="00D14871">
      <w:r>
        <w:t>O banco de dados do OSM é organizado em nodes, ways e relations que representam, respectivamente, pontos discretos, linhas (logradouros e rios) e estruturas complexas. Nesse trabalho, para a espacialização das quadras do cadastro municipal, são usadas as coordenadas de trechos dos logradouros (</w:t>
      </w:r>
      <w:r w:rsidRPr="00FD4CDF">
        <w:rPr>
          <w:i/>
          <w:iCs/>
        </w:rPr>
        <w:t>ways</w:t>
      </w:r>
      <w:r>
        <w:t xml:space="preserve">), acessadas através do serviço </w:t>
      </w:r>
      <w:r w:rsidRPr="00FD4CDF">
        <w:rPr>
          <w:i/>
          <w:iCs/>
        </w:rPr>
        <w:t>API Overpass</w:t>
      </w:r>
      <w:r>
        <w:t xml:space="preserve">. A </w:t>
      </w:r>
      <w:r w:rsidRPr="00FD4CDF">
        <w:rPr>
          <w:i/>
          <w:iCs/>
        </w:rPr>
        <w:t>API Overpass</w:t>
      </w:r>
      <w:r>
        <w:t xml:space="preserve"> é um serviço de consulta especializado para extração de dados do OSM usando uma linguagem semelhante ao SQL</w:t>
      </w:r>
      <w:r w:rsidR="00FD4CDF">
        <w:t xml:space="preserve"> </w:t>
      </w:r>
      <w:r w:rsidR="00FD4CDF">
        <w:fldChar w:fldCharType="begin"/>
      </w:r>
      <w:r w:rsidR="00FD4CDF">
        <w:instrText xml:space="preserve"> ADDIN ZOTERO_ITEM CSL_CITATION {"citationID":"lapwVx5n","properties":{"formattedCitation":"(Olbricht; Paulmann, 2015)","plainCitation":"(Olbricht; Paulmann, 2015)","noteIndex":0},"citationItems":[{"id":251,"uris":["http://zotero.org/users/15531986/items/TINCCK5C"],"itemData":{"id":251,"type":"article","DOI":"10.5446/17720","language":"de","publisher":"FOSS@HFT","source":"DOI.org (Datacite)","title":"Overpass API","URL":"https://av.tib.eu/media/17720","author":[{"family":"Olbricht","given":"Roland"},{"family":"Paulmann","given":"Michael"}],"contributor":[{"family":"Olbricht","given":"Roland"}],"accessed":{"date-parts":[["2025",8,28]]},"issued":{"date-parts":[["2015"]]}}}],"schema":"https://github.com/citation-style-language/schema/raw/master/csl-citation.json"} </w:instrText>
      </w:r>
      <w:r w:rsidR="00FD4CDF">
        <w:fldChar w:fldCharType="separate"/>
      </w:r>
      <w:r w:rsidR="00FD4CDF" w:rsidRPr="00FD4CDF">
        <w:rPr>
          <w:rFonts w:cs="Arial"/>
        </w:rPr>
        <w:t>(Olbricht; Paulmann, 2015)</w:t>
      </w:r>
      <w:r w:rsidR="00FD4CDF">
        <w:fldChar w:fldCharType="end"/>
      </w:r>
      <w:r>
        <w:t>.</w:t>
      </w:r>
    </w:p>
    <w:p w14:paraId="1E89408E" w14:textId="77777777" w:rsidR="000752AD" w:rsidRPr="005650AF" w:rsidRDefault="000752AD" w:rsidP="000752AD">
      <w:pPr>
        <w:pStyle w:val="Ttulo2"/>
      </w:pPr>
      <w:bookmarkStart w:id="180" w:name="_Toc208996054"/>
      <w:r w:rsidRPr="005650AF">
        <w:t>Bancos de Dados Convencionais e Bancos de Dados Geográficos</w:t>
      </w:r>
      <w:bookmarkEnd w:id="180"/>
    </w:p>
    <w:p w14:paraId="127E4149" w14:textId="265C95D7" w:rsidR="000752AD" w:rsidRPr="001C25FF" w:rsidRDefault="001F601B" w:rsidP="001F601B">
      <w:r w:rsidRPr="001F601B">
        <w:t>Um Banco de Dados, ou Sistema Gerenciador de Banco de Dados (SGBD), é um software dedicado ao gerenciamento, armazenamento e recuperação de informações. Sua principal função é separar as aplicações automatizadas dos detalhes do gerenciamento de dados. Quando um programa precisa armazenar dados, ele os envia para o SGBD, que realiza as operações necessárias, eliminando a necessidade de o desenvolvedor se preocupar com a forma como serão gravados.</w:t>
      </w:r>
    </w:p>
    <w:p w14:paraId="109B3BC1" w14:textId="3EAFD3C8" w:rsidR="000752AD" w:rsidRDefault="000752AD" w:rsidP="000752AD">
      <w:r w:rsidRPr="001C25FF">
        <w:t>De modo similar, quando um programa precisa de um dado para executar suas tarefas, ele simplesmente faz uma solicitação ao SGBD, fornecendo alguns parâmetros. Geralmente, essas consultas são realizadas utilizando critérios textuais, como o nome ou CPF do cliente</w:t>
      </w:r>
      <w:r w:rsidR="00852FBC">
        <w:t>;</w:t>
      </w:r>
      <w:r w:rsidRPr="001C25FF">
        <w:t xml:space="preserve"> ou numéricos, clientes com dívidas superiores a cinco mil reais, por exemplo.</w:t>
      </w:r>
    </w:p>
    <w:p w14:paraId="1ADD592E" w14:textId="77777777" w:rsidR="00F5140D" w:rsidRPr="00693DE7" w:rsidRDefault="00F5140D" w:rsidP="00F5140D">
      <w:pPr>
        <w:rPr>
          <w:lang w:eastAsia="pt-BR"/>
        </w:rPr>
      </w:pPr>
      <w:r w:rsidRPr="00693DE7">
        <w:rPr>
          <w:lang w:eastAsia="pt-BR"/>
        </w:rPr>
        <w:t xml:space="preserve">A rigor, todas as informações, sejam texto, imagens, sons ou dados geográficos são armazenadas nos SGBDs de uma forma única: uma sequência de </w:t>
      </w:r>
      <w:r w:rsidRPr="00693DE7">
        <w:rPr>
          <w:lang w:eastAsia="pt-BR"/>
        </w:rPr>
        <w:lastRenderedPageBreak/>
        <w:t>bits. O que muda é a capacidade que a ferramenta possui de realizar operações sobre os dados armazenados e converter para um formato legível.</w:t>
      </w:r>
    </w:p>
    <w:p w14:paraId="2E50115D" w14:textId="77777777" w:rsidR="000752AD" w:rsidRPr="001C25FF" w:rsidRDefault="000752AD" w:rsidP="000752AD">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134BCA64" w14:textId="77777777" w:rsidR="000752AD" w:rsidRDefault="000752AD" w:rsidP="000752AD">
      <w:r w:rsidRPr="00693DE7">
        <w:t>É viável armazenar dados geográficos em qualquer Sistema de Gerenciamento de Banco de Dados (SGBD) textual, desde que esses dados sejam 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7D57FED9" w14:textId="1F3CF60B" w:rsidR="00C400A5" w:rsidRDefault="00C256A3" w:rsidP="00F3740D">
      <w:pPr>
        <w:pStyle w:val="Ttulo3"/>
      </w:pPr>
      <w:bookmarkStart w:id="181" w:name="_Toc208996055"/>
      <w:r>
        <w:t xml:space="preserve">Modelos de </w:t>
      </w:r>
      <w:r w:rsidR="00F3740D">
        <w:t>Bancos de Dados</w:t>
      </w:r>
      <w:bookmarkEnd w:id="181"/>
    </w:p>
    <w:p w14:paraId="26B01AF6" w14:textId="52A9F0EC" w:rsidR="008A44EF" w:rsidRDefault="006A768C" w:rsidP="008A44EF">
      <w:r>
        <w:t xml:space="preserve">Atualmente </w:t>
      </w:r>
      <w:r w:rsidR="00FF01F1">
        <w:t xml:space="preserve">os modelos de SGBD que dominam o mercado são </w:t>
      </w:r>
      <w:r w:rsidR="00C55185">
        <w:t xml:space="preserve">o modelo </w:t>
      </w:r>
      <w:r w:rsidR="00C55185" w:rsidRPr="0095203C">
        <w:rPr>
          <w:b/>
          <w:bCs/>
        </w:rPr>
        <w:t>Relacional</w:t>
      </w:r>
      <w:r w:rsidR="00163C99">
        <w:rPr>
          <w:b/>
          <w:bCs/>
        </w:rPr>
        <w:t xml:space="preserve"> </w:t>
      </w:r>
      <w:r w:rsidR="00163C99" w:rsidRPr="00163C99">
        <w:t>e</w:t>
      </w:r>
      <w:r w:rsidR="000E3379">
        <w:t xml:space="preserve"> </w:t>
      </w:r>
      <w:r w:rsidR="00C55185">
        <w:t xml:space="preserve">o </w:t>
      </w:r>
      <w:r w:rsidR="00C55185" w:rsidRPr="0095203C">
        <w:rPr>
          <w:b/>
          <w:bCs/>
        </w:rPr>
        <w:t>NoSQL</w:t>
      </w:r>
      <w:r w:rsidR="008345A3">
        <w:rPr>
          <w:b/>
          <w:bCs/>
        </w:rPr>
        <w:t xml:space="preserve"> </w:t>
      </w:r>
      <w:r w:rsidR="008E3B7D">
        <w:fldChar w:fldCharType="begin"/>
      </w:r>
      <w:r w:rsidR="008E3B7D">
        <w:instrText xml:space="preserve"> ADDIN ZOTERO_ITEM CSL_CITATION {"citationID":"aTfoWopL","properties":{"formattedCitation":"(DB-Engines Ranking, [{\\i{}s. d.}])","plainCitation":"(DB-Engines Ranking, [s. d.])","noteIndex":0},"citationItems":[{"id":206,"uris":["http://zotero.org/users/15531986/items/46UC55ZI"],"itemData":{"id":206,"type":"webpage","abstract":"Popularity ranking of database management systems.","container-title":"DB-Engines","language":"en","title":"DB-Engines Ranking","URL":"https://db-engines.com/en/ranking","accessed":{"date-parts":[["2025",4,27]]}}}],"schema":"https://github.com/citation-style-language/schema/raw/master/csl-citation.json"} </w:instrText>
      </w:r>
      <w:r w:rsidR="008E3B7D">
        <w:fldChar w:fldCharType="separate"/>
      </w:r>
      <w:r w:rsidR="008E3B7D" w:rsidRPr="008E3B7D">
        <w:rPr>
          <w:rFonts w:cs="Arial"/>
        </w:rPr>
        <w:t>(DB-Engines Ranking, [</w:t>
      </w:r>
      <w:r w:rsidR="008E3B7D" w:rsidRPr="008E3B7D">
        <w:rPr>
          <w:rFonts w:cs="Arial"/>
          <w:i/>
          <w:iCs/>
        </w:rPr>
        <w:t>s. d.</w:t>
      </w:r>
      <w:r w:rsidR="008E3B7D" w:rsidRPr="008E3B7D">
        <w:rPr>
          <w:rFonts w:cs="Arial"/>
        </w:rPr>
        <w:t>])</w:t>
      </w:r>
      <w:r w:rsidR="008E3B7D">
        <w:fldChar w:fldCharType="end"/>
      </w:r>
      <w:r w:rsidR="000E3379">
        <w:t>,</w:t>
      </w:r>
      <w:r w:rsidR="006C0FA0">
        <w:t xml:space="preserve"> </w:t>
      </w:r>
      <w:r w:rsidR="00344627">
        <w:t xml:space="preserve">com predominância do primeiro por conta </w:t>
      </w:r>
      <w:r w:rsidR="00C83DF1">
        <w:t xml:space="preserve">da sua maturidade </w:t>
      </w:r>
      <w:r w:rsidR="00772A33">
        <w:t xml:space="preserve">e </w:t>
      </w:r>
      <w:r w:rsidR="00344627">
        <w:t>d</w:t>
      </w:r>
      <w:r w:rsidR="0095203C">
        <w:t xml:space="preserve">a </w:t>
      </w:r>
      <w:r w:rsidR="005802D5">
        <w:t>presença massiva de</w:t>
      </w:r>
      <w:r w:rsidR="00344627">
        <w:t xml:space="preserve"> sistemas legados </w:t>
      </w:r>
      <w:r w:rsidR="005802D5">
        <w:t>empresariais</w:t>
      </w:r>
      <w:r w:rsidR="00C55185">
        <w:t xml:space="preserve">. </w:t>
      </w:r>
    </w:p>
    <w:p w14:paraId="1FDBF590" w14:textId="0D9C4C12" w:rsidR="00710FF2" w:rsidRDefault="00710FF2" w:rsidP="008A44EF">
      <w:r>
        <w:t>O modelo NoSQL</w:t>
      </w:r>
      <w:r w:rsidR="00631CF2">
        <w:t xml:space="preserve">, por sua vez, encontra aplicação em </w:t>
      </w:r>
      <w:r w:rsidR="002A20AD">
        <w:t xml:space="preserve">sistemas mais modernos </w:t>
      </w:r>
      <w:r w:rsidR="00091176">
        <w:t xml:space="preserve">na web </w:t>
      </w:r>
      <w:r w:rsidR="00B936D1">
        <w:t>que exigem grande escalabilidade.</w:t>
      </w:r>
    </w:p>
    <w:p w14:paraId="38850250" w14:textId="629A512C" w:rsidR="00414A50" w:rsidRDefault="00B33FA3" w:rsidP="00522462">
      <w:pPr>
        <w:pStyle w:val="Ttulo4"/>
      </w:pPr>
      <w:bookmarkStart w:id="182" w:name="_Toc208996056"/>
      <w:r>
        <w:t xml:space="preserve">Modelo </w:t>
      </w:r>
      <w:r w:rsidR="000247D9">
        <w:t>SGBD-Relacional</w:t>
      </w:r>
      <w:bookmarkEnd w:id="182"/>
    </w:p>
    <w:p w14:paraId="4D93ACFF" w14:textId="49CCA23C" w:rsidR="003B4A1B" w:rsidRPr="003B4A1B" w:rsidRDefault="003B4A1B" w:rsidP="003B4A1B">
      <w:r w:rsidRPr="003B4A1B">
        <w:t xml:space="preserve">A definição de </w:t>
      </w:r>
      <w:r w:rsidR="004F417B">
        <w:t xml:space="preserve">Banco de Dados </w:t>
      </w:r>
      <w:r w:rsidRPr="003B4A1B">
        <w:t xml:space="preserve">Relacional mais usada é a de C. J. Date: </w:t>
      </w:r>
      <w:r w:rsidR="0073200C">
        <w:t>“</w:t>
      </w:r>
      <w:r w:rsidR="0073200C" w:rsidRPr="0073200C">
        <w:t xml:space="preserve">Um </w:t>
      </w:r>
      <w:r w:rsidR="0073200C" w:rsidRPr="0073200C">
        <w:rPr>
          <w:b/>
          <w:bCs/>
        </w:rPr>
        <w:t>banco de dados relacional</w:t>
      </w:r>
      <w:r w:rsidR="0073200C" w:rsidRPr="0073200C">
        <w:t xml:space="preserve"> é um conjunto de </w:t>
      </w:r>
      <w:r w:rsidR="0073200C" w:rsidRPr="0073200C">
        <w:rPr>
          <w:b/>
          <w:bCs/>
        </w:rPr>
        <w:t>relações</w:t>
      </w:r>
      <w:r w:rsidR="0073200C" w:rsidRPr="0073200C">
        <w:t xml:space="preserve"> (ou tabelas), onde cada relação é um conjunto de </w:t>
      </w:r>
      <w:r w:rsidR="0073200C" w:rsidRPr="0073200C">
        <w:rPr>
          <w:b/>
          <w:bCs/>
        </w:rPr>
        <w:t>tuplas</w:t>
      </w:r>
      <w:r w:rsidR="0073200C" w:rsidRPr="0073200C">
        <w:t xml:space="preserve"> (linhas) que compartilham o mesmo conjunto de </w:t>
      </w:r>
      <w:r w:rsidR="0073200C" w:rsidRPr="0073200C">
        <w:rPr>
          <w:b/>
          <w:bCs/>
        </w:rPr>
        <w:t>atributos</w:t>
      </w:r>
      <w:r w:rsidR="0073200C" w:rsidRPr="0073200C">
        <w:t xml:space="preserve"> (colunas), obedecendo a princípios matemáticos da </w:t>
      </w:r>
      <w:r w:rsidR="0073200C" w:rsidRPr="0073200C">
        <w:rPr>
          <w:b/>
          <w:bCs/>
        </w:rPr>
        <w:t>teoria de conjuntos</w:t>
      </w:r>
      <w:r w:rsidR="0073200C" w:rsidRPr="0073200C">
        <w:t xml:space="preserve"> e da </w:t>
      </w:r>
      <w:r w:rsidR="0073200C" w:rsidRPr="0073200C">
        <w:rPr>
          <w:b/>
          <w:bCs/>
        </w:rPr>
        <w:t>lógica de predicados</w:t>
      </w:r>
      <w:r w:rsidR="0073200C" w:rsidRPr="0073200C">
        <w:t>.</w:t>
      </w:r>
      <w:r w:rsidR="0073200C">
        <w:t>”</w:t>
      </w:r>
      <w:r w:rsidRPr="003B4A1B">
        <w:t xml:space="preserve"> </w:t>
      </w:r>
      <w:r w:rsidR="008243CF">
        <w:fldChar w:fldCharType="begin"/>
      </w:r>
      <w:r w:rsidR="00571581">
        <w:instrText xml:space="preserve"> ADDIN ZOTERO_ITEM CSL_CITATION {"citationID":"QajF9QBs","properties":{"formattedCitation":"(Date, 2004)","plainCitation":"(Date, 2004)","noteIndex":0},"citationItems":[{"id":"QKfrEU1F/AbbwRPZc","uris":["http://zotero.org/users/local/P1GuXq80/items/LMQ2HAQT"],"itemData":{"id":"ougqC8s5/T4315Z8b","type":"book","edition":"8.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8243CF">
        <w:fldChar w:fldCharType="separate"/>
      </w:r>
      <w:r w:rsidR="008243CF" w:rsidRPr="008243CF">
        <w:rPr>
          <w:rFonts w:cs="Arial"/>
        </w:rPr>
        <w:t>(Date, 2004)</w:t>
      </w:r>
      <w:r w:rsidR="008243CF">
        <w:fldChar w:fldCharType="end"/>
      </w:r>
    </w:p>
    <w:p w14:paraId="2F7382C8" w14:textId="5BD4CD5A" w:rsidR="00DA0B24" w:rsidRDefault="00CA7B8E" w:rsidP="00DA0B24">
      <w:r>
        <w:t xml:space="preserve">O termo “relacional” na teoria dos bancos de dados se refere à forma como os dados são </w:t>
      </w:r>
      <w:r w:rsidR="007956AA">
        <w:t>organizados e recuperados</w:t>
      </w:r>
      <w:r w:rsidR="002C38A5">
        <w:t xml:space="preserve">: como uma </w:t>
      </w:r>
      <w:r w:rsidR="009F3CDC">
        <w:t>lista (relação)</w:t>
      </w:r>
      <w:r w:rsidR="002C38A5">
        <w:t xml:space="preserve"> de </w:t>
      </w:r>
      <w:r w:rsidR="00781376">
        <w:t>itens</w:t>
      </w:r>
      <w:r w:rsidR="008709EF">
        <w:t xml:space="preserve"> </w:t>
      </w:r>
      <w:r w:rsidR="005A11AC">
        <w:t>estrutu</w:t>
      </w:r>
      <w:r w:rsidR="00E95AFD">
        <w:t>rados de acordo com</w:t>
      </w:r>
      <w:r w:rsidR="008709EF">
        <w:t xml:space="preserve"> suas respectivas</w:t>
      </w:r>
      <w:r w:rsidR="0092329E">
        <w:t xml:space="preserve"> </w:t>
      </w:r>
      <w:r w:rsidR="005A11AC">
        <w:t>propriedade</w:t>
      </w:r>
      <w:r w:rsidR="00E95AFD">
        <w:t>s</w:t>
      </w:r>
      <w:r w:rsidR="001C7EFF">
        <w:t>.</w:t>
      </w:r>
      <w:r w:rsidR="00E95AFD">
        <w:t xml:space="preserve"> </w:t>
      </w:r>
    </w:p>
    <w:p w14:paraId="792F9BE6" w14:textId="406D0E84" w:rsidR="0092329E" w:rsidRDefault="00CF6B47" w:rsidP="00DA0B24">
      <w:r>
        <w:t xml:space="preserve">Conceitualmente, </w:t>
      </w:r>
      <w:r w:rsidR="00731C80">
        <w:t xml:space="preserve">uma </w:t>
      </w:r>
      <w:r w:rsidR="00731C80" w:rsidRPr="00731C80">
        <w:rPr>
          <w:b/>
          <w:bCs/>
        </w:rPr>
        <w:t>relação</w:t>
      </w:r>
      <w:r w:rsidR="00731C80">
        <w:t xml:space="preserve"> </w:t>
      </w:r>
      <w:r w:rsidR="008A0F6A">
        <w:t>é</w:t>
      </w:r>
      <w:r w:rsidR="0092329E">
        <w:t xml:space="preserve"> </w:t>
      </w:r>
      <w:r w:rsidR="009005FD">
        <w:t xml:space="preserve">muito semelhante a </w:t>
      </w:r>
      <w:r w:rsidR="008A0F6A">
        <w:t xml:space="preserve">uma </w:t>
      </w:r>
      <w:r w:rsidR="009005FD">
        <w:t xml:space="preserve">planilha em que </w:t>
      </w:r>
      <w:r w:rsidR="002B245B">
        <w:t xml:space="preserve">as colunas </w:t>
      </w:r>
      <w:r w:rsidR="00350250">
        <w:t>servem para identificar</w:t>
      </w:r>
      <w:r w:rsidR="00A4293F">
        <w:t xml:space="preserve"> as </w:t>
      </w:r>
      <w:r w:rsidR="0054228E">
        <w:t>características</w:t>
      </w:r>
      <w:r w:rsidR="00350250">
        <w:t xml:space="preserve"> inerentes </w:t>
      </w:r>
      <w:r w:rsidR="001D5CBA">
        <w:t>ao tipo de item</w:t>
      </w:r>
      <w:r w:rsidR="00A4293F">
        <w:t xml:space="preserve"> </w:t>
      </w:r>
      <w:r w:rsidR="00343B9D">
        <w:lastRenderedPageBreak/>
        <w:t xml:space="preserve">armazenado </w:t>
      </w:r>
      <w:r w:rsidR="00A4293F">
        <w:t xml:space="preserve">e </w:t>
      </w:r>
      <w:r w:rsidR="0054228E">
        <w:t>n</w:t>
      </w:r>
      <w:r w:rsidR="00A4293F">
        <w:t xml:space="preserve">as linhas </w:t>
      </w:r>
      <w:r w:rsidR="00914A2A">
        <w:t xml:space="preserve">são inseridas informações que identificam e </w:t>
      </w:r>
      <w:r w:rsidR="00411C95">
        <w:t xml:space="preserve">descrevem </w:t>
      </w:r>
      <w:r w:rsidR="001D5CBA">
        <w:t>cada uma das</w:t>
      </w:r>
      <w:r w:rsidR="00F20BC0">
        <w:t xml:space="preserve"> instâ</w:t>
      </w:r>
      <w:r w:rsidR="00A66358">
        <w:t>n</w:t>
      </w:r>
      <w:r w:rsidR="00F20BC0">
        <w:t>cia</w:t>
      </w:r>
      <w:r w:rsidR="00AC2F19">
        <w:t>s</w:t>
      </w:r>
      <w:r w:rsidR="00F20BC0">
        <w:t xml:space="preserve"> </w:t>
      </w:r>
      <w:r w:rsidR="00AC2F19">
        <w:t xml:space="preserve">do </w:t>
      </w:r>
      <w:r w:rsidR="00411C95">
        <w:t xml:space="preserve">item. </w:t>
      </w:r>
      <w:r w:rsidR="006B38D3">
        <w:t>Contudo</w:t>
      </w:r>
      <w:r w:rsidR="00174141">
        <w:t xml:space="preserve">, </w:t>
      </w:r>
      <w:r w:rsidR="000107B9">
        <w:t>no contexto dos</w:t>
      </w:r>
      <w:r w:rsidR="00BD3304">
        <w:t xml:space="preserve"> SGBDs</w:t>
      </w:r>
      <w:r w:rsidR="000107B9">
        <w:t xml:space="preserve"> </w:t>
      </w:r>
      <w:r w:rsidR="000107B9" w:rsidRPr="000107B9">
        <w:t>(Sistemas de Gerenciamento de Banco de Dados)</w:t>
      </w:r>
      <w:r w:rsidR="00BD3304">
        <w:t>, a</w:t>
      </w:r>
      <w:r w:rsidR="003F4651">
        <w:t>s planilhas</w:t>
      </w:r>
      <w:r w:rsidR="005A7C14">
        <w:t xml:space="preserve"> recebem </w:t>
      </w:r>
      <w:r w:rsidR="00605EC8">
        <w:t>são denominadas</w:t>
      </w:r>
      <w:r w:rsidR="005A7C14">
        <w:t xml:space="preserve"> de </w:t>
      </w:r>
      <w:r w:rsidR="00AC2F19" w:rsidRPr="00511DE0">
        <w:rPr>
          <w:b/>
          <w:bCs/>
        </w:rPr>
        <w:t>tabela</w:t>
      </w:r>
      <w:r w:rsidR="00AB2762">
        <w:t xml:space="preserve">, </w:t>
      </w:r>
      <w:r w:rsidR="00AC2F19" w:rsidRPr="00511DE0">
        <w:rPr>
          <w:b/>
          <w:bCs/>
        </w:rPr>
        <w:t>r</w:t>
      </w:r>
      <w:r w:rsidR="00AB2762" w:rsidRPr="00511DE0">
        <w:rPr>
          <w:b/>
          <w:bCs/>
        </w:rPr>
        <w:t>elação</w:t>
      </w:r>
      <w:r w:rsidR="00AB2762">
        <w:t xml:space="preserve"> ou </w:t>
      </w:r>
      <w:r w:rsidR="00AC2F19" w:rsidRPr="00511DE0">
        <w:rPr>
          <w:b/>
          <w:bCs/>
        </w:rPr>
        <w:t>c</w:t>
      </w:r>
      <w:r w:rsidR="007400E7" w:rsidRPr="00511DE0">
        <w:rPr>
          <w:b/>
          <w:bCs/>
        </w:rPr>
        <w:t>lasse</w:t>
      </w:r>
      <w:r w:rsidR="000759F5" w:rsidRPr="00FC3420">
        <w:rPr>
          <w:rStyle w:val="Refdenotaderodap"/>
        </w:rPr>
        <w:footnoteReference w:id="9"/>
      </w:r>
      <w:r w:rsidR="007400E7">
        <w:t xml:space="preserve">, de acordo com as diferentes correntes da engenharia de dados. </w:t>
      </w:r>
      <w:r w:rsidR="00BD3304">
        <w:t>Já a</w:t>
      </w:r>
      <w:r w:rsidR="004722AD">
        <w:t xml:space="preserve">s colunas são conhecidas como </w:t>
      </w:r>
      <w:r w:rsidR="004722AD" w:rsidRPr="00511DE0">
        <w:rPr>
          <w:b/>
          <w:bCs/>
        </w:rPr>
        <w:t>atributos</w:t>
      </w:r>
      <w:r>
        <w:rPr>
          <w:b/>
          <w:bCs/>
        </w:rPr>
        <w:t>,</w:t>
      </w:r>
      <w:r w:rsidR="004722AD">
        <w:t xml:space="preserve"> </w:t>
      </w:r>
      <w:r w:rsidR="00E96985">
        <w:t xml:space="preserve">e cada linha </w:t>
      </w:r>
      <w:r w:rsidR="00D44F1B">
        <w:t>corresponde a</w:t>
      </w:r>
      <w:r w:rsidR="000160DE">
        <w:t xml:space="preserve"> um </w:t>
      </w:r>
      <w:r w:rsidR="00403E17" w:rsidRPr="00511DE0">
        <w:rPr>
          <w:b/>
          <w:bCs/>
        </w:rPr>
        <w:t>registro</w:t>
      </w:r>
      <w:r w:rsidR="00403E17">
        <w:t xml:space="preserve"> </w:t>
      </w:r>
      <w:r w:rsidR="000160DE">
        <w:t xml:space="preserve">ou </w:t>
      </w:r>
      <w:r w:rsidR="00403E17" w:rsidRPr="00511DE0">
        <w:rPr>
          <w:b/>
          <w:bCs/>
        </w:rPr>
        <w:t>t</w:t>
      </w:r>
      <w:r w:rsidR="000160DE" w:rsidRPr="00511DE0">
        <w:rPr>
          <w:b/>
          <w:bCs/>
        </w:rPr>
        <w:t>upla</w:t>
      </w:r>
      <w:r w:rsidR="00210190">
        <w:rPr>
          <w:b/>
          <w:bCs/>
        </w:rPr>
        <w:t xml:space="preserve"> </w:t>
      </w:r>
      <w:r w:rsidR="000067F4">
        <w:rPr>
          <w:b/>
          <w:bCs/>
        </w:rPr>
        <w:fldChar w:fldCharType="begin"/>
      </w:r>
      <w:r w:rsidR="00571581">
        <w:rPr>
          <w:b/>
          <w:bCs/>
        </w:rPr>
        <w:instrText xml:space="preserve"> ADDIN ZOTERO_ITEM CSL_CITATION {"citationID":"toffBHyC","properties":{"formattedCitation":"(Date, 2004)","plainCitation":"(Date, 2004)","noteIndex":0},"citationItems":[{"id":"QKfrEU1F/AbbwRPZc","uris":["http://zotero.org/users/local/P1GuXq80/items/LMQ2HAQT"],"itemData":{"id":"ougqC8s5/T4315Z8b","type":"book","edition":"8.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0067F4">
        <w:rPr>
          <w:b/>
          <w:bCs/>
        </w:rPr>
        <w:fldChar w:fldCharType="separate"/>
      </w:r>
      <w:r w:rsidR="000067F4" w:rsidRPr="000067F4">
        <w:rPr>
          <w:rFonts w:cs="Arial"/>
        </w:rPr>
        <w:t>(Date, 2004)</w:t>
      </w:r>
      <w:r w:rsidR="000067F4">
        <w:rPr>
          <w:b/>
          <w:bCs/>
        </w:rPr>
        <w:fldChar w:fldCharType="end"/>
      </w:r>
      <w:r w:rsidR="000160DE">
        <w:t>.</w:t>
      </w:r>
      <w:r w:rsidR="004722AD">
        <w:t xml:space="preserve"> </w:t>
      </w:r>
    </w:p>
    <w:p w14:paraId="6A03A7BD" w14:textId="43A06053" w:rsidR="00A076D2" w:rsidRDefault="006E37D7" w:rsidP="00A076D2">
      <w:r>
        <w:t>No entanto, d</w:t>
      </w:r>
      <w:r w:rsidR="00553686">
        <w:t xml:space="preserve">iferentemente das </w:t>
      </w:r>
      <w:r>
        <w:t xml:space="preserve">planilhas, </w:t>
      </w:r>
      <w:r w:rsidR="004D5489">
        <w:t xml:space="preserve">as tabelas de um banco de dados </w:t>
      </w:r>
      <w:r w:rsidR="004B03D7">
        <w:t xml:space="preserve">relacional </w:t>
      </w:r>
      <w:r w:rsidR="004D5489">
        <w:t>têm</w:t>
      </w:r>
      <w:r>
        <w:t xml:space="preserve"> que obedecer </w:t>
      </w:r>
      <w:r w:rsidR="00721085">
        <w:t xml:space="preserve">a regras rígidas </w:t>
      </w:r>
      <w:r w:rsidR="00240B2D">
        <w:t>destinadas a</w:t>
      </w:r>
      <w:r w:rsidR="00721085">
        <w:t xml:space="preserve"> evitar a </w:t>
      </w:r>
      <w:r w:rsidR="00153CD9">
        <w:t xml:space="preserve">presença </w:t>
      </w:r>
      <w:r w:rsidR="002F7FE0">
        <w:t xml:space="preserve">de informações incorretas que possam comprometer </w:t>
      </w:r>
      <w:r w:rsidR="00A076D2" w:rsidRPr="00A076D2">
        <w:t>tanto a integridade da própria tabela quanto a do conjunto de tabelas inter-relacionadas</w:t>
      </w:r>
      <w:r w:rsidR="00BC44AA">
        <w:t xml:space="preserve"> </w:t>
      </w:r>
      <w:r w:rsidR="00BC44AA">
        <w:fldChar w:fldCharType="begin"/>
      </w:r>
      <w:r w:rsidR="00571581">
        <w:instrText xml:space="preserve"> ADDIN ZOTERO_ITEM CSL_CITATION {"citationID":"BoYIzUbg","properties":{"formattedCitation":"(Date, 2004)","plainCitation":"(Date, 2004)","noteIndex":0},"citationItems":[{"id":"QKfrEU1F/AbbwRPZc","uris":["http://zotero.org/users/local/P1GuXq80/items/LMQ2HAQT"],"itemData":{"id":"ougqC8s5/T4315Z8b","type":"book","edition":"8.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BC44AA">
        <w:fldChar w:fldCharType="separate"/>
      </w:r>
      <w:r w:rsidR="00BC44AA" w:rsidRPr="00BC44AA">
        <w:rPr>
          <w:rFonts w:cs="Arial"/>
        </w:rPr>
        <w:t>(Date, 2004)</w:t>
      </w:r>
      <w:r w:rsidR="00BC44AA">
        <w:fldChar w:fldCharType="end"/>
      </w:r>
      <w:r w:rsidR="00A076D2" w:rsidRPr="00A076D2">
        <w:t>.</w:t>
      </w:r>
    </w:p>
    <w:p w14:paraId="7CB27948" w14:textId="57115B26" w:rsidR="00A451C4" w:rsidRDefault="00280216" w:rsidP="009A3BBD">
      <w:pPr>
        <w:pStyle w:val="Ttulo4"/>
      </w:pPr>
      <w:bookmarkStart w:id="183" w:name="_Toc208996057"/>
      <w:r>
        <w:t>Regras de integridade do SGBD-R</w:t>
      </w:r>
      <w:r w:rsidR="009A3BBD">
        <w:t>elacional</w:t>
      </w:r>
      <w:bookmarkEnd w:id="183"/>
    </w:p>
    <w:p w14:paraId="080DA09F" w14:textId="40100B98" w:rsidR="00CD71B0" w:rsidRDefault="00CD71B0" w:rsidP="00CD71B0">
      <w:r>
        <w:t xml:space="preserve">A primeira </w:t>
      </w:r>
      <w:r w:rsidR="001C559F">
        <w:t xml:space="preserve">exigência para o bom funcionamento de um BD </w:t>
      </w:r>
      <w:r w:rsidR="00C60F35">
        <w:t>R</w:t>
      </w:r>
      <w:r w:rsidR="001C559F">
        <w:t>elacional</w:t>
      </w:r>
      <w:r w:rsidR="00C60F35">
        <w:t xml:space="preserve"> </w:t>
      </w:r>
      <w:r w:rsidR="00290D10">
        <w:t xml:space="preserve">é </w:t>
      </w:r>
      <w:r w:rsidR="00A16A5D">
        <w:t>que cada relação represente uma única entidade ou conceito lógico</w:t>
      </w:r>
      <w:r w:rsidR="003C7D46">
        <w:t xml:space="preserve"> ou, em termos mais simples</w:t>
      </w:r>
      <w:r w:rsidR="005F134E">
        <w:t>,</w:t>
      </w:r>
      <w:r w:rsidR="003C7D46">
        <w:t xml:space="preserve"> que cada </w:t>
      </w:r>
      <w:r w:rsidR="005F134E">
        <w:t>assunto</w:t>
      </w:r>
      <w:r w:rsidR="00A95DE8">
        <w:t>, objeto ou pessoa</w:t>
      </w:r>
      <w:r w:rsidR="005F134E">
        <w:t xml:space="preserve"> seja armazenado </w:t>
      </w:r>
      <w:r w:rsidR="00A95DE8">
        <w:t>em uma tabela diferente</w:t>
      </w:r>
      <w:r w:rsidR="002E1B2F">
        <w:t xml:space="preserve">. </w:t>
      </w:r>
      <w:r w:rsidR="00230424">
        <w:t xml:space="preserve">Para </w:t>
      </w:r>
      <w:r w:rsidR="007356BD">
        <w:t xml:space="preserve">garantir isso é realizado um processo chamado </w:t>
      </w:r>
      <w:r w:rsidR="007356BD" w:rsidRPr="00FA78C8">
        <w:rPr>
          <w:b/>
          <w:bCs/>
        </w:rPr>
        <w:t>Normalização</w:t>
      </w:r>
      <w:r w:rsidR="00FA78C8">
        <w:t>.</w:t>
      </w:r>
    </w:p>
    <w:p w14:paraId="75896857" w14:textId="22816A23" w:rsidR="00BF0A04" w:rsidRDefault="0076414F" w:rsidP="00BF0A04">
      <w:r>
        <w:t>Normalização é o processo sistemático de decompor relações complexas em conjuntos de relações mais simples, minimizando redundâncias e eliminando anomalias de atualização, inserção e exclusão, por meio da aplicação controlada de dependências funcionais e formas normais.</w:t>
      </w:r>
      <w:r w:rsidR="00290D10">
        <w:t xml:space="preserve"> </w:t>
      </w:r>
      <w:r w:rsidR="00290D10">
        <w:fldChar w:fldCharType="begin"/>
      </w:r>
      <w:r w:rsidR="00571581">
        <w:instrText xml:space="preserve"> ADDIN ZOTERO_ITEM CSL_CITATION {"citationID":"Kg8r5w7c","properties":{"formattedCitation":"(Date, 2004)","plainCitation":"(Date, 2004)","noteIndex":0},"citationItems":[{"id":"QKfrEU1F/AbbwRPZc","uris":["http://zotero.org/users/local/P1GuXq80/items/LMQ2HAQT"],"itemData":{"id":"ougqC8s5/T4315Z8b","type":"book","edition":"8.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290D10">
        <w:fldChar w:fldCharType="separate"/>
      </w:r>
      <w:r w:rsidR="00290D10" w:rsidRPr="00290D10">
        <w:rPr>
          <w:rFonts w:cs="Arial"/>
        </w:rPr>
        <w:t>(Date, 2004)</w:t>
      </w:r>
      <w:r w:rsidR="00290D10">
        <w:fldChar w:fldCharType="end"/>
      </w:r>
      <w:r w:rsidR="00290D10">
        <w:t>.</w:t>
      </w:r>
      <w:r w:rsidR="00BF0A04">
        <w:t xml:space="preserve"> Importante destacar que a normalização é obrigatória. </w:t>
      </w:r>
    </w:p>
    <w:p w14:paraId="3CE08FD8" w14:textId="51DCE525" w:rsidR="00CD7ED6" w:rsidRDefault="004B2B88" w:rsidP="004B2B88">
      <w:r w:rsidRPr="004B2B88">
        <w:t>De acordo com C. J. Date</w:t>
      </w:r>
      <w:r>
        <w:t xml:space="preserve"> </w:t>
      </w:r>
      <w:r>
        <w:fldChar w:fldCharType="begin"/>
      </w:r>
      <w:r w:rsidR="00571581">
        <w:instrText xml:space="preserve"> ADDIN ZOTERO_ITEM CSL_CITATION {"citationID":"KCAeWNgg","properties":{"formattedCitation":"(Date, 2004)","plainCitation":"(Date, 2004)","noteIndex":0},"citationItems":[{"id":"QKfrEU1F/AbbwRPZc","uris":["http://zotero.org/users/local/P1GuXq80/items/LMQ2HAQT"],"itemData":{"id":"ougqC8s5/T4315Z8b","type":"book","edition":"8.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fldChar w:fldCharType="separate"/>
      </w:r>
      <w:r w:rsidRPr="004B2B88">
        <w:rPr>
          <w:rFonts w:cs="Arial"/>
        </w:rPr>
        <w:t>(Date, 2004)</w:t>
      </w:r>
      <w:r>
        <w:fldChar w:fldCharType="end"/>
      </w:r>
      <w:r w:rsidRPr="004B2B88">
        <w:t xml:space="preserve">, existem pelo menos quatro formas normais, sendo essencial que todas as relações </w:t>
      </w:r>
      <w:r w:rsidR="0093073A">
        <w:t xml:space="preserve">de um BD </w:t>
      </w:r>
      <w:r w:rsidRPr="004B2B88">
        <w:t>estejam, no mínimo, na Terceira Forma Normal (3NF).</w:t>
      </w:r>
    </w:p>
    <w:p w14:paraId="2DFCEEAD" w14:textId="77453509" w:rsidR="00797965" w:rsidRPr="000B6704" w:rsidRDefault="00204483" w:rsidP="00204483">
      <w:r w:rsidRPr="00204483">
        <w:t xml:space="preserve">O resultado de um processo de normalização é a obtenção de um conjunto de tabelas. Cada tabela possui um atributo exclusivo </w:t>
      </w:r>
      <w:r w:rsidR="00FC1021" w:rsidRPr="00204483">
        <w:t>denominad</w:t>
      </w:r>
      <w:r w:rsidR="00FC1021">
        <w:t>o</w:t>
      </w:r>
      <w:r w:rsidR="00FC1021" w:rsidRPr="00204483">
        <w:t xml:space="preserve"> chave</w:t>
      </w:r>
      <w:r w:rsidRPr="00204483">
        <w:t xml:space="preserve"> primária (</w:t>
      </w:r>
      <w:r w:rsidRPr="00317EA9">
        <w:rPr>
          <w:i/>
          <w:iCs/>
        </w:rPr>
        <w:t>primary key</w:t>
      </w:r>
      <w:r w:rsidRPr="00204483">
        <w:t xml:space="preserve">), que identifica univocamente cada registro. Além disso, as tabelas contêm uma série de atributos que se relacionam de forma exclusiva com </w:t>
      </w:r>
      <w:r w:rsidR="00D85D97">
        <w:t xml:space="preserve">toda a </w:t>
      </w:r>
      <w:r w:rsidRPr="00204483">
        <w:t>chave primária.</w:t>
      </w:r>
    </w:p>
    <w:p w14:paraId="4107DB84" w14:textId="77777777" w:rsidR="007074A9" w:rsidRDefault="007074A9" w:rsidP="007074A9">
      <w:pPr>
        <w:pStyle w:val="Ttulo3"/>
      </w:pPr>
      <w:bookmarkStart w:id="184" w:name="_Toc208996058"/>
      <w:r>
        <w:lastRenderedPageBreak/>
        <w:t>Banco de dados geográficos</w:t>
      </w:r>
      <w:bookmarkEnd w:id="184"/>
    </w:p>
    <w:p w14:paraId="41A8C4FC" w14:textId="167D1A54" w:rsidR="00A506C9" w:rsidRPr="00A506C9" w:rsidRDefault="005E276F" w:rsidP="00947FD1">
      <w:pPr>
        <w:pStyle w:val="Ttulo4"/>
      </w:pPr>
      <w:bookmarkStart w:id="185" w:name="_Toc208996059"/>
      <w:r>
        <w:t xml:space="preserve">Operações </w:t>
      </w:r>
      <w:r w:rsidR="00101140">
        <w:t>geográficas</w:t>
      </w:r>
      <w:bookmarkEnd w:id="185"/>
      <w:r w:rsidR="00424F1D">
        <w:t xml:space="preserve"> </w:t>
      </w:r>
    </w:p>
    <w:p w14:paraId="48C2E763" w14:textId="2E16B75C" w:rsidR="002170E3" w:rsidRDefault="002170E3" w:rsidP="0072516F">
      <w:pPr>
        <w:pStyle w:val="Ttulo3"/>
      </w:pPr>
      <w:bookmarkStart w:id="186" w:name="_Toc208996060"/>
      <w:r>
        <w:t>Chaves primárias de classes georreferenciadas</w:t>
      </w:r>
      <w:bookmarkEnd w:id="186"/>
    </w:p>
    <w:p w14:paraId="1DF3845F" w14:textId="15549D38" w:rsidR="00384778" w:rsidRDefault="00BE5DC0" w:rsidP="00384778">
      <w:r>
        <w:t>Uma coordenada leva a uma parcela</w:t>
      </w:r>
      <w:r w:rsidR="002C7453">
        <w:t xml:space="preserve">, </w:t>
      </w:r>
      <w:r w:rsidR="00681F7D" w:rsidRPr="00681F7D">
        <w:t xml:space="preserve">mas cada parcela abrange um contínuo </w:t>
      </w:r>
      <w:r w:rsidR="0059136F">
        <w:t>incontável</w:t>
      </w:r>
      <w:r w:rsidR="00681F7D" w:rsidRPr="00681F7D">
        <w:t xml:space="preserve"> de coordenadas correspondentes aos pontos do espaço que a delimitam e preenchem</w:t>
      </w:r>
      <w:r w:rsidR="00D86BBA">
        <w:t>.</w:t>
      </w:r>
      <w:r w:rsidR="00D82995">
        <w:t xml:space="preserve"> </w:t>
      </w:r>
      <w:r w:rsidR="00074EEB">
        <w:t>Assim</w:t>
      </w:r>
      <w:r w:rsidR="008313E9">
        <w:t>,</w:t>
      </w:r>
      <w:r w:rsidR="00074EEB">
        <w:t xml:space="preserve"> </w:t>
      </w:r>
      <w:r w:rsidR="007E7729">
        <w:t>a</w:t>
      </w:r>
      <w:r w:rsidR="00074EEB">
        <w:t xml:space="preserve"> coordenada </w:t>
      </w:r>
      <w:r w:rsidR="00AB662A">
        <w:t>funciona</w:t>
      </w:r>
      <w:r w:rsidR="001826FC">
        <w:t xml:space="preserve"> </w:t>
      </w:r>
      <w:r w:rsidR="00AB662A">
        <w:t xml:space="preserve">como </w:t>
      </w:r>
      <w:r w:rsidR="001826FC">
        <w:t>uma forma de localizar a parcela porque em</w:t>
      </w:r>
      <w:r w:rsidR="0082417C">
        <w:t xml:space="preserve"> algum momento a sequência de classes </w:t>
      </w:r>
      <w:r w:rsidR="00F52E55">
        <w:t xml:space="preserve">modelada </w:t>
      </w:r>
      <w:r w:rsidR="0082417C">
        <w:t>culminará em uma materialidade do bem ou do direito</w:t>
      </w:r>
      <w:r w:rsidR="003B69EC">
        <w:t xml:space="preserve"> correspondente</w:t>
      </w:r>
      <w:r w:rsidR="002218CA">
        <w:t>.</w:t>
      </w:r>
    </w:p>
    <w:p w14:paraId="3578D281" w14:textId="496C20C4" w:rsidR="003B69EC" w:rsidRDefault="003B69EC" w:rsidP="00384778">
      <w:r>
        <w:t xml:space="preserve">No entanto </w:t>
      </w:r>
      <w:r w:rsidR="009755A3">
        <w:t xml:space="preserve">não é prático </w:t>
      </w:r>
      <w:r w:rsidR="00D16357">
        <w:t>utilizar</w:t>
      </w:r>
      <w:r w:rsidR="009755A3">
        <w:t xml:space="preserve"> coordenadas como chave primária</w:t>
      </w:r>
      <w:r w:rsidR="008C5412">
        <w:t xml:space="preserve"> </w:t>
      </w:r>
      <w:r w:rsidR="001C7254" w:rsidRPr="001C7254">
        <w:t xml:space="preserve">já que isso </w:t>
      </w:r>
      <w:r w:rsidR="006A2E2B">
        <w:t xml:space="preserve">causa </w:t>
      </w:r>
      <w:r w:rsidR="004845EC" w:rsidRPr="004845EC">
        <w:t>sobrecarga de processamento, aumento da complexidade e ineficiência nas consultas espaciais.</w:t>
      </w:r>
      <w:r w:rsidR="001C7254" w:rsidRPr="001C7254">
        <w:t xml:space="preserve"> Uma solução mais eficaz é a adoção de uma chave primária artificial — análoga ao CPF — para identificar a parcela, enquanto os vértices do polígono que a representa devem ser armazenados em um atributo do tipo espacial (</w:t>
      </w:r>
      <w:r w:rsidR="001C7254" w:rsidRPr="00D723D6">
        <w:rPr>
          <w:i/>
          <w:iCs/>
        </w:rPr>
        <w:t>GEO/Polygon</w:t>
      </w:r>
      <w:r w:rsidR="001C7254" w:rsidRPr="001C7254">
        <w:t>) oferecido pelo SGBD adotado.</w:t>
      </w:r>
      <w:r w:rsidR="00621B48">
        <w:t xml:space="preserve"> Essa também é uma recomendação presente n</w:t>
      </w:r>
      <w:r w:rsidR="00621B48" w:rsidRPr="00621B48">
        <w:t>o modelo conceitual estabelecido pela ISO 19152:2012 (</w:t>
      </w:r>
      <w:r w:rsidR="00621B48" w:rsidRPr="001E646D">
        <w:rPr>
          <w:i/>
          <w:iCs/>
        </w:rPr>
        <w:t>Land Administration Domain Model — LADM</w:t>
      </w:r>
      <w:r w:rsidR="00621B48" w:rsidRPr="00621B48">
        <w:t>) para as parcelas (</w:t>
      </w:r>
      <w:r w:rsidR="00621B48" w:rsidRPr="001E646D">
        <w:rPr>
          <w:i/>
          <w:iCs/>
        </w:rPr>
        <w:t>BAUnit</w:t>
      </w:r>
      <w:r w:rsidR="00621B48" w:rsidRPr="00621B48">
        <w:t xml:space="preserve"> e </w:t>
      </w:r>
      <w:r w:rsidR="00621B48" w:rsidRPr="001E646D">
        <w:rPr>
          <w:i/>
          <w:iCs/>
        </w:rPr>
        <w:t>SpatialUnit</w:t>
      </w:r>
      <w:r w:rsidR="00621B48" w:rsidRPr="00621B48">
        <w:t>)</w:t>
      </w:r>
      <w:r w:rsidR="00263D41">
        <w:t xml:space="preserve"> para</w:t>
      </w:r>
      <w:r w:rsidR="00621B48" w:rsidRPr="00621B48">
        <w:t xml:space="preserve"> garanti</w:t>
      </w:r>
      <w:r w:rsidR="00263D41">
        <w:t>r</w:t>
      </w:r>
      <w:r w:rsidR="00621B48" w:rsidRPr="00621B48">
        <w:t xml:space="preserve"> interoperabilidade e eficiência nos sistemas cadastrais.</w:t>
      </w:r>
      <w:r w:rsidR="00B05F85">
        <w:t xml:space="preserve"> </w:t>
      </w:r>
    </w:p>
    <w:p w14:paraId="44F5FF79" w14:textId="41874174" w:rsidR="006E7EC5" w:rsidRPr="00EA17C5" w:rsidRDefault="006E7EC5" w:rsidP="00384778">
      <w:r>
        <w:t>No Brasil</w:t>
      </w:r>
      <w:r w:rsidR="004A6101">
        <w:t>, a partir da promulgação da Lei</w:t>
      </w:r>
      <w:r>
        <w:t xml:space="preserve"> </w:t>
      </w:r>
      <w:r w:rsidR="00035EB7">
        <w:t xml:space="preserve">Complementar 214/2025, </w:t>
      </w:r>
      <w:r>
        <w:t xml:space="preserve">o papel de identificador único de uma parcela </w:t>
      </w:r>
      <w:r w:rsidR="0071773B">
        <w:t xml:space="preserve">é </w:t>
      </w:r>
      <w:r w:rsidR="006059D3">
        <w:t>exercido</w:t>
      </w:r>
      <w:r w:rsidR="0071773B">
        <w:t xml:space="preserve"> pelo CIB (Cadastro Imobiliário Brasileiro)</w:t>
      </w:r>
      <w:r w:rsidR="00571581">
        <w:t xml:space="preserve"> </w:t>
      </w:r>
      <w:r w:rsidR="00EA17C5">
        <w:fldChar w:fldCharType="begin"/>
      </w:r>
      <w:r w:rsidR="00EA17C5">
        <w:instrText xml:space="preserve"> ADDIN ZOTERO_ITEM CSL_CITATION {"citationID":"yALBeQF5","properties":{"formattedCitation":"(Lacerda {\\i{}et al.}, 2025)","plainCitation":"(Lacerda et al., 2025)","noteIndex":0},"citationItems":[{"id":260,"uris":["http://zotero.org/users/15531986/items/Z57WSZUD"],"itemData":{"id":260,"type":"article-journal","abstract":"A Lei Complementar (LC) nº 214, de 16 de janeiro de 2025, ao regulamentar a Reforma Tributária sobre o Consumo (RTC), estabeleceu que todos os imóveis rurais e urbanos deverão ser inscritos, sob identificação única, no Cadastro Imobiliário Brasileiro (CIB), constituído com dados enviados pelos cadastros de origem ao ambiente do Sistema Nacional de Gestão de Informações Territoriais (Sinter). Dado a enorme distinção entre os modelos e o nível de desenvolvimento dos sistemas cadastrais existentes no Brasil, a geração do identificador cadastral único para cada imóvel exigirá um esforço de integração e interoperabilidade para recepção e tratamento dos dados dos imóveis que estarão aptos a receber um CIB. Neste cenário, o objetivo deste artigo é, diante dos desafios a serem enfrentados, propor soluções para a tarefa de integrar diversos sistemas cadastrais do país. Os resultados demonstram que a emissão do CIB para todos os imóveis rurais e urbanos do país demandará a estruturação do ambiente de interoperabilidade do Sinter mediante a adoção de uma arquitetura robusta e com soluções tecnológicas de ponta, de forma a transformar o Sinter em uma plataforma nacional que fomente uma gestão territorial eficaz, transparente e baseada em dados, beneficiando toda a sociedade.","DOI":"10.5281/ZENODO.15882412","ISSN":"3085-7589","license":"Creative Commons Attribution 4.0 International","note":"publisher: Zenodo","source":"DOI.org (Datacite)","title":"Desafios para Geração do Identificador Único de Imóveis  Rurais e Urbanos no Cadastro Imobiliário Brasileiro (CIB)","URL":"https://zenodo.org/doi/10.5281/zenodo.15882412","author":[{"family":"Lacerda","given":"Stênio M."},{"family":"Meire","given":"Marina R."},{"family":"Goursand","given":"Katia V. G."},{"family":"Barbiero","given":"Marco A."}],"accessed":{"date-parts":[["2025",9,21]]},"issued":{"date-parts":[["2025",7,14]]}}}],"schema":"https://github.com/citation-style-language/schema/raw/master/csl-citation.json"} </w:instrText>
      </w:r>
      <w:r w:rsidR="00EA17C5">
        <w:fldChar w:fldCharType="separate"/>
      </w:r>
      <w:r w:rsidR="00EA17C5" w:rsidRPr="00EA17C5">
        <w:rPr>
          <w:rFonts w:cs="Arial"/>
        </w:rPr>
        <w:t xml:space="preserve">(Lacerda </w:t>
      </w:r>
      <w:r w:rsidR="00EA17C5" w:rsidRPr="00EA17C5">
        <w:rPr>
          <w:rFonts w:cs="Arial"/>
          <w:i/>
          <w:iCs/>
        </w:rPr>
        <w:t>et al.</w:t>
      </w:r>
      <w:r w:rsidR="00EA17C5" w:rsidRPr="00EA17C5">
        <w:rPr>
          <w:rFonts w:cs="Arial"/>
        </w:rPr>
        <w:t>, 2025)</w:t>
      </w:r>
      <w:r w:rsidR="00EA17C5">
        <w:fldChar w:fldCharType="end"/>
      </w:r>
      <w:r w:rsidR="00EA17C5">
        <w:t>.</w:t>
      </w:r>
    </w:p>
    <w:p w14:paraId="5DA0140D" w14:textId="13DA6AE8" w:rsidR="000752AD" w:rsidRPr="00693DE7" w:rsidRDefault="000752AD" w:rsidP="000752AD">
      <w:pPr>
        <w:pStyle w:val="Ttulo2"/>
      </w:pPr>
      <w:bookmarkStart w:id="187" w:name="_Toc208996061"/>
      <w:r w:rsidRPr="00693DE7">
        <w:t>Cadastro Imobiliário e Georreferenciamento.</w:t>
      </w:r>
      <w:bookmarkEnd w:id="187"/>
      <w:r w:rsidRPr="00693DE7">
        <w:t xml:space="preserve"> </w:t>
      </w:r>
    </w:p>
    <w:p w14:paraId="612E19A0" w14:textId="77777777" w:rsidR="000752AD" w:rsidRDefault="000752AD" w:rsidP="000752AD">
      <w:r>
        <w:t>Duas</w:t>
      </w:r>
      <w:r w:rsidRPr="00693DE7">
        <w:t xml:space="preserve"> operações </w:t>
      </w:r>
      <w:r>
        <w:t xml:space="preserve">serão muito </w:t>
      </w:r>
      <w:r w:rsidRPr="00693DE7">
        <w:t>importantes nesse trabalho</w:t>
      </w:r>
      <w:r>
        <w:t>:</w:t>
      </w:r>
      <w:r w:rsidRPr="00693DE7">
        <w:t xml:space="preserve"> </w:t>
      </w:r>
      <w:r>
        <w:t>georreferenciamento e</w:t>
      </w:r>
      <w:r w:rsidRPr="00693DE7">
        <w:t xml:space="preserve"> registro das imagens geradas a partir dos dados textuais do CIATA.</w:t>
      </w:r>
    </w:p>
    <w:p w14:paraId="0BEB8BAC" w14:textId="38F515F8" w:rsidR="00D257E5" w:rsidRPr="00693DE7" w:rsidRDefault="00D257E5" w:rsidP="000752AD">
      <w:r>
        <w:t>Bancos de dados geográficos</w:t>
      </w:r>
    </w:p>
    <w:p w14:paraId="409A0656" w14:textId="77777777" w:rsidR="000752AD" w:rsidRPr="005812DD" w:rsidRDefault="000752AD" w:rsidP="000752AD">
      <w:r>
        <w:t xml:space="preserve">Georreferenciamento </w:t>
      </w:r>
      <w:r w:rsidRPr="005812DD">
        <w:t>de imagem 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p>
    <w:p w14:paraId="6FF1EAB4" w14:textId="77777777" w:rsidR="000752AD" w:rsidRPr="00693DE7" w:rsidRDefault="000752AD" w:rsidP="000752AD">
      <w:r>
        <w:t xml:space="preserve">Já o registro </w:t>
      </w:r>
      <w:r w:rsidRPr="00563A28">
        <w:t>de imagens é o processo de alinhar duas ou mais imagens da mesma cena, capturadas em momentos diferentes, por sensores diferentes ou sob condições distintas (como ângulos ou resoluções variadas).</w:t>
      </w:r>
      <w:r w:rsidRPr="00563A28">
        <w:br/>
      </w:r>
      <w:r w:rsidRPr="00563A28">
        <w:lastRenderedPageBreak/>
        <w:t>O objetivo é sobrepor as imagens de forma que os pixels correspondentes representem o mesmo local na realidade.</w:t>
      </w:r>
      <w:r>
        <w:t xml:space="preserve"> O resultado do registro nem sempre está associado a um sistema de coordenadas geográfica.</w:t>
      </w:r>
    </w:p>
    <w:p w14:paraId="2EC5F6F3" w14:textId="77777777" w:rsidR="000752AD" w:rsidRPr="00693DE7" w:rsidRDefault="000752AD" w:rsidP="000752AD">
      <w:commentRangeStart w:id="188"/>
      <w:r w:rsidRPr="00693DE7">
        <w:t xml:space="preserve">No presente projeto se busca a automatização do </w:t>
      </w:r>
      <w:r>
        <w:t>georreferenciamento</w:t>
      </w:r>
      <w:r w:rsidRPr="00693DE7">
        <w:t xml:space="preserve"> usando as coordenadas oferecidas pelo CNEFE. </w:t>
      </w:r>
      <w:r>
        <w:t>No entanto, é provável que algumas quadras do cadastro urbano não possam ser associadas automaticamente. Nesses casos será necessário registrar a imagem manualmente</w:t>
      </w:r>
      <w:commentRangeEnd w:id="188"/>
      <w:r w:rsidR="00B61624">
        <w:rPr>
          <w:rStyle w:val="Refdecomentrio"/>
        </w:rPr>
        <w:commentReference w:id="188"/>
      </w:r>
    </w:p>
    <w:p w14:paraId="7B9F8FFB" w14:textId="77777777" w:rsidR="000752AD" w:rsidRPr="00693DE7" w:rsidRDefault="000752AD" w:rsidP="000752AD">
      <w:r w:rsidRPr="00693DE7">
        <w:br w:type="page"/>
      </w:r>
    </w:p>
    <w:p w14:paraId="336389DE" w14:textId="77777777" w:rsidR="000752AD" w:rsidRDefault="000752AD" w:rsidP="000752AD">
      <w:pPr>
        <w:pStyle w:val="Ttulo1"/>
      </w:pPr>
      <w:bookmarkStart w:id="189" w:name="_Toc208996062"/>
      <w:r w:rsidRPr="00693DE7">
        <w:lastRenderedPageBreak/>
        <w:t>Metodologia da pesquisa</w:t>
      </w:r>
      <w:bookmarkEnd w:id="189"/>
    </w:p>
    <w:p w14:paraId="0CACE2E4" w14:textId="134C1F26" w:rsidR="000752AD" w:rsidRPr="00F74C1C" w:rsidRDefault="000752AD" w:rsidP="000752AD">
      <w:r w:rsidRPr="00F74C1C">
        <w:t>Segundo Gil (2008)</w:t>
      </w:r>
      <w:r w:rsidRPr="00C03989">
        <w:rPr>
          <w:vanish/>
        </w:rPr>
        <w:fldChar w:fldCharType="begin"/>
      </w:r>
      <w:r w:rsidR="003D53B6">
        <w:rPr>
          <w:vanish/>
        </w:rPr>
        <w:instrText xml:space="preserve"> ADDIN ZOTERO_ITEM CSL_CITATION {"citationID":"d5yI3cuS","properties":{"formattedCitation":"(M\\uc0\\u233{}todos e t\\uc0\\u233{}cnicas de pesquisa social, 2019)","plainCitation":"(Métodos e técnicas de pesquisa social, 2019)","dontUpdate":true,"noteIndex":0},"citationItems":[{"id":181,"uris":["http://zotero.org/users/15531986/items/9ZP2SR9J"],"itemData":{"id":181,"type":"book","ISBN":"978-85-97-02057-1","language":"pt-BR","publisher":"Editora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Pr="00C03989">
        <w:rPr>
          <w:vanish/>
        </w:rPr>
        <w:fldChar w:fldCharType="separate"/>
      </w:r>
      <w:r w:rsidRPr="00C03989">
        <w:rPr>
          <w:rFonts w:cs="Arial"/>
          <w:vanish/>
        </w:rPr>
        <w:t>(Métodos e técnicas de pesquisa social, 2019)</w:t>
      </w:r>
      <w:r w:rsidRPr="00C03989">
        <w:rPr>
          <w:vanish/>
        </w:rPr>
        <w:fldChar w:fldCharType="end"/>
      </w:r>
      <w:r w:rsidRPr="00F74C1C">
        <w:t xml:space="preserve"> e Prodanov e Freitas (2013)</w:t>
      </w:r>
      <w:r w:rsidRPr="00C03989">
        <w:rPr>
          <w:vanish/>
        </w:rPr>
        <w:fldChar w:fldCharType="begin"/>
      </w:r>
      <w:r w:rsidR="003D53B6">
        <w:rPr>
          <w:vanish/>
        </w:rPr>
        <w:instrText xml:space="preserve"> ADDIN ZOTERO_ITEM CSL_CITATION {"citationID":"sky7yJbC","properties":{"formattedCitation":"(Prodanov, 2012)","plainCitation":"(Prodanov, 2012)","dontUpdate":true,"noteIndex":0},"citationItems":[{"id":180,"uris":["http://zotero.org/users/15531986/items/3NGU2K3R"],"itemData":{"id":180,"type":"book","ISBN":"978-85-7717-158-3","language":"pt-BR","publisher":"Universidade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Pr="00C03989">
        <w:rPr>
          <w:vanish/>
        </w:rPr>
        <w:fldChar w:fldCharType="separate"/>
      </w:r>
      <w:r w:rsidRPr="00C03989">
        <w:rPr>
          <w:rFonts w:cs="Arial"/>
          <w:vanish/>
        </w:rPr>
        <w:t>(Prodanov, 2012)</w:t>
      </w:r>
      <w:r w:rsidRPr="00C03989">
        <w:rPr>
          <w:vanish/>
        </w:rPr>
        <w:fldChar w:fldCharType="end"/>
      </w:r>
      <w:r w:rsidRPr="00F74C1C">
        <w:t>, o projeto é aplicado, exploratório e descritivo, com pesquisa bibliográfica, documental e em campo, mesclando características qualitativas e quantitativas para atingir os objetivos.</w:t>
      </w:r>
    </w:p>
    <w:p w14:paraId="5F89051D" w14:textId="77777777" w:rsidR="000752AD" w:rsidRPr="00F74C1C" w:rsidRDefault="000752AD" w:rsidP="000752AD">
      <w:r w:rsidRPr="00F74C1C">
        <w:t xml:space="preserve">Com o objetivo de embasar teoricamente o estudo, foram consultadas bases de dados acadêmicas na Biblioteca Universitária da UFSC, bem como em plataformas como </w:t>
      </w:r>
      <w:r w:rsidRPr="00A61C47">
        <w:rPr>
          <w:i/>
          <w:iCs/>
        </w:rPr>
        <w:t>SciELO</w:t>
      </w:r>
      <w:r w:rsidRPr="00F74C1C">
        <w:t xml:space="preserve">, </w:t>
      </w:r>
      <w:r w:rsidRPr="00A61C47">
        <w:rPr>
          <w:i/>
          <w:iCs/>
        </w:rPr>
        <w:t>Google Scholar</w:t>
      </w:r>
      <w:r w:rsidRPr="00F74C1C">
        <w:t xml:space="preserve"> e CAPES, utilizando palavras-chave relacionadas ao Cadastro Territorial Multifinalitário, georreferenciamento e bancos de dados geográficos. Além disso, foram empregados recursos de inteligência artificial, com destaque para o serviço </w:t>
      </w:r>
      <w:r w:rsidRPr="008179FA">
        <w:rPr>
          <w:i/>
          <w:iCs/>
        </w:rPr>
        <w:t>Research Rabbit</w:t>
      </w:r>
      <w:r w:rsidRPr="00F74C1C">
        <w:t>. A análise dos textos permitiu identificar conceitos, teorias e abordagens que fundamentam a discussão proposta.</w:t>
      </w:r>
    </w:p>
    <w:p w14:paraId="269623E5" w14:textId="77777777" w:rsidR="000752AD" w:rsidRPr="00F74C1C" w:rsidRDefault="000752AD" w:rsidP="000752AD">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68EBD36B" w14:textId="77777777" w:rsidR="000752AD" w:rsidRPr="00F74C1C" w:rsidRDefault="000752AD" w:rsidP="000752AD">
      <w:r w:rsidRPr="00F74C1C">
        <w:t xml:space="preserve">Por fim, foram feitas visitas à treze prefeituras para estudar, </w:t>
      </w:r>
      <w:r w:rsidRPr="00F74C1C">
        <w:rPr>
          <w:i/>
          <w:iCs/>
        </w:rPr>
        <w:t>in loco</w:t>
      </w:r>
      <w:r w:rsidRPr="00F74C1C">
        <w:t xml:space="preserve">, o funcionamento dos sistemas de cadastro em operação. </w:t>
      </w:r>
    </w:p>
    <w:p w14:paraId="3A1A97CC" w14:textId="77777777" w:rsidR="000752AD" w:rsidRPr="00F74C1C" w:rsidRDefault="000752AD" w:rsidP="000752AD">
      <w:pPr>
        <w:pStyle w:val="Ttulo2"/>
      </w:pPr>
      <w:bookmarkStart w:id="190" w:name="_Toc208996063"/>
      <w:r w:rsidRPr="00F74C1C">
        <w:t>Ferramentas</w:t>
      </w:r>
      <w:bookmarkEnd w:id="190"/>
    </w:p>
    <w:p w14:paraId="293E447A" w14:textId="77777777" w:rsidR="000752AD" w:rsidRPr="00F74C1C" w:rsidRDefault="000752AD" w:rsidP="000752AD">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54D5CE37" w14:textId="77777777" w:rsidR="000752AD" w:rsidRPr="00F74C1C" w:rsidRDefault="000752AD" w:rsidP="000752AD">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29550247" w14:textId="77777777" w:rsidR="000752AD" w:rsidRPr="00F74C1C" w:rsidRDefault="000752AD" w:rsidP="000752AD">
      <w:pPr>
        <w:pStyle w:val="Ttulo3"/>
      </w:pPr>
      <w:bookmarkStart w:id="191" w:name="_Toc208996064"/>
      <w:r w:rsidRPr="00F74C1C">
        <w:t>Arquitetura do sistema.</w:t>
      </w:r>
      <w:bookmarkEnd w:id="191"/>
    </w:p>
    <w:p w14:paraId="3D451FA8" w14:textId="77777777" w:rsidR="000752AD" w:rsidRPr="00F74C1C" w:rsidRDefault="000752AD" w:rsidP="000752AD">
      <w:r w:rsidRPr="00F74C1C">
        <w:t>As funções básicas necessárias ao projeto são armazenamento, linguagem de programação, ferramenta de visualização geográfica e um sistema SIG para validação dos resultados.</w:t>
      </w:r>
    </w:p>
    <w:p w14:paraId="1FDC3CE9" w14:textId="77777777" w:rsidR="000752AD" w:rsidRPr="00F74C1C" w:rsidRDefault="000752AD" w:rsidP="000752AD">
      <w:pPr>
        <w:pStyle w:val="Ttulo4"/>
      </w:pPr>
      <w:bookmarkStart w:id="192" w:name="_Toc208996065"/>
      <w:r w:rsidRPr="00F74C1C">
        <w:lastRenderedPageBreak/>
        <w:t>Banco de dados</w:t>
      </w:r>
      <w:bookmarkEnd w:id="192"/>
    </w:p>
    <w:p w14:paraId="5F19780E" w14:textId="77777777" w:rsidR="000752AD" w:rsidRPr="00F74C1C" w:rsidRDefault="000752AD" w:rsidP="000752AD">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 e é oferecido como serviço em muitas hospedagens.</w:t>
      </w:r>
    </w:p>
    <w:p w14:paraId="6F1FA0E0" w14:textId="77777777" w:rsidR="000752AD" w:rsidRPr="00F74C1C" w:rsidRDefault="000752AD" w:rsidP="000752AD">
      <w:pPr>
        <w:pStyle w:val="Ttulo4"/>
      </w:pPr>
      <w:bookmarkStart w:id="193" w:name="_Toc208996066"/>
      <w:r w:rsidRPr="00F74C1C">
        <w:t>Linguagem de programação</w:t>
      </w:r>
      <w:bookmarkEnd w:id="193"/>
    </w:p>
    <w:p w14:paraId="2B6BB1E1" w14:textId="77777777" w:rsidR="000752AD" w:rsidRPr="00F74C1C" w:rsidRDefault="000752AD" w:rsidP="000752AD">
      <w:r w:rsidRPr="00F74C1C">
        <w:t xml:space="preserve">A escolha pelo </w:t>
      </w:r>
      <w:r w:rsidRPr="00F74C1C">
        <w:rPr>
          <w:i/>
          <w:iCs/>
        </w:rPr>
        <w:t xml:space="preserve">JavaScript </w:t>
      </w:r>
      <w:r w:rsidRPr="00F74C1C">
        <w:t xml:space="preserve">foi motivada pela sua versatilidade e disponibilidade, tendo suporte nativo em vários sites de hospedagem. </w:t>
      </w:r>
    </w:p>
    <w:p w14:paraId="5D93CBFE" w14:textId="77777777" w:rsidR="000752AD" w:rsidRPr="00F74C1C" w:rsidRDefault="000752AD" w:rsidP="000752AD">
      <w:r w:rsidRPr="00F74C1C">
        <w:t>Além disso, ela pode ser executada em todos os navegadores modernos, possui sintaxe simples, boa documentação e a ampla oferta de bibliotecas abertas facilita a prototipagem.</w:t>
      </w:r>
    </w:p>
    <w:p w14:paraId="0A05C584" w14:textId="77777777" w:rsidR="000752AD" w:rsidRPr="00F74C1C" w:rsidRDefault="000752AD" w:rsidP="000752AD">
      <w:pPr>
        <w:pStyle w:val="Ttulo4"/>
      </w:pPr>
      <w:bookmarkStart w:id="194" w:name="_Toc208996067"/>
      <w:r w:rsidRPr="00F74C1C">
        <w:t>Biblioteca de visualização geográfica</w:t>
      </w:r>
      <w:bookmarkEnd w:id="194"/>
    </w:p>
    <w:p w14:paraId="1A76FE32" w14:textId="77777777" w:rsidR="000752AD" w:rsidRPr="00F74C1C" w:rsidRDefault="000752AD" w:rsidP="000752AD">
      <w:r w:rsidRPr="00F74C1C">
        <w:t xml:space="preserve">O </w:t>
      </w:r>
      <w:r w:rsidRPr="00F74C1C">
        <w:rPr>
          <w:i/>
          <w:iCs/>
        </w:rPr>
        <w:t>Leaflet</w:t>
      </w:r>
      <w:r w:rsidRPr="00F74C1C">
        <w:t xml:space="preserve"> é uma biblioteca </w:t>
      </w:r>
      <w:r w:rsidRPr="00F74C1C">
        <w:rPr>
          <w:i/>
          <w:iCs/>
        </w:rPr>
        <w:t>JavaScript open-source</w:t>
      </w:r>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62028234" w14:textId="77777777" w:rsidR="000752AD" w:rsidRPr="00F74C1C" w:rsidRDefault="000752AD" w:rsidP="000752AD">
      <w:r w:rsidRPr="00F74C1C">
        <w:t>Foi escolhida, também, por suportar vários formatos, como GeoJSON, KML, GPXe WMS.</w:t>
      </w:r>
    </w:p>
    <w:p w14:paraId="1549EE05" w14:textId="77777777" w:rsidR="000752AD" w:rsidRPr="00F74C1C" w:rsidRDefault="000752AD" w:rsidP="000752AD">
      <w:pPr>
        <w:pStyle w:val="Ttulo4"/>
      </w:pPr>
      <w:bookmarkStart w:id="195" w:name="_Toc208996068"/>
      <w:r w:rsidRPr="00F74C1C">
        <w:t>Sistema de Informação Geográfica – SIG</w:t>
      </w:r>
      <w:bookmarkEnd w:id="195"/>
    </w:p>
    <w:p w14:paraId="503CE339" w14:textId="77777777" w:rsidR="000752AD" w:rsidRDefault="000752AD" w:rsidP="000752AD">
      <w:r w:rsidRPr="00F74C1C">
        <w:t>O uso de uma ferramenta SIG será essencial para a visualização e validação dos resultados apresentados pelo aplicativo de conversão. A opção pelo QGIS decorre da sua gratuidade, versatilidade e facilidade de uso.</w:t>
      </w:r>
    </w:p>
    <w:p w14:paraId="72BAC4BE" w14:textId="50B653AB" w:rsidR="006C6828" w:rsidRDefault="006C6828" w:rsidP="006C6828">
      <w:pPr>
        <w:pStyle w:val="Ttulo2"/>
      </w:pPr>
      <w:bookmarkStart w:id="196" w:name="_Toc208996069"/>
      <w:r>
        <w:t>METODOLOGIA</w:t>
      </w:r>
      <w:bookmarkEnd w:id="196"/>
    </w:p>
    <w:p w14:paraId="09D2DF3F" w14:textId="6F78CFDB" w:rsidR="0015089D" w:rsidRDefault="0015089D" w:rsidP="0015089D">
      <w:pPr>
        <w:pStyle w:val="Ttulo3"/>
      </w:pPr>
      <w:bookmarkStart w:id="197" w:name="_Toc208996070"/>
      <w:r>
        <w:t>Integração das Bases</w:t>
      </w:r>
      <w:bookmarkEnd w:id="197"/>
    </w:p>
    <w:p w14:paraId="79CB1779" w14:textId="77777777" w:rsidR="0015089D" w:rsidRDefault="0015089D" w:rsidP="0015089D">
      <w:r>
        <w:t>A metodologia estabelece uma chave de identificação única (SC_ID_QUADRA) a partir da combinação dos logradouros que delimitam as quadras em ambas as bases. Essa identidade permite correlacionar e alinhar automaticamente as informações do cadastro municipal e do CNEFE. O processo de correspondência dos nomes de logradouros utiliza técnicas hierárquicas: comparação exata, métodos fonéticos e algoritmos de similaridade, podendo demandar intervenção manual em casos residuais.</w:t>
      </w:r>
    </w:p>
    <w:p w14:paraId="11EDB701" w14:textId="77777777" w:rsidR="00525D05" w:rsidRPr="00693DE7" w:rsidRDefault="00525D05" w:rsidP="00525D05">
      <w:pPr>
        <w:rPr>
          <w:lang w:eastAsia="pt-BR"/>
        </w:rPr>
      </w:pPr>
      <w:commentRangeStart w:id="198"/>
      <w:r w:rsidRPr="00693DE7">
        <w:rPr>
          <w:lang w:eastAsia="pt-BR"/>
        </w:rPr>
        <w:lastRenderedPageBreak/>
        <w:t>CIATA</w:t>
      </w:r>
      <w:commentRangeEnd w:id="198"/>
      <w:r>
        <w:rPr>
          <w:rStyle w:val="Refdecomentrio"/>
        </w:rPr>
        <w:commentReference w:id="198"/>
      </w:r>
      <w:r w:rsidRPr="00693DE7">
        <w:rPr>
          <w:lang w:eastAsia="pt-BR"/>
        </w:rPr>
        <w:t xml:space="preserve"> e CNEFE apresentam atributos com funções semelhantes que, embora não sejam coincidentes em seu conteúdo, formam uma estrutura bastante harmônica. Em tese, a concatenação dos atributos [NOM_TIPO_SEGLOGR] + [NOM_TITULO_SEGLOGR] + [NOM_SEGLOGR] + [NUM_ENDERECO] da base de dados CNEFE pode ser conectada à concatenação dos atributos [NUM_ENDERECO] + [nrEndereco] + [complementoEndereco] do CIATA para permitir uma geolocalização aproximada e o tamanho do terreno. </w:t>
      </w:r>
    </w:p>
    <w:p w14:paraId="67926F10" w14:textId="5B080DB3" w:rsidR="00525D05" w:rsidRPr="00693DE7" w:rsidRDefault="00525D05" w:rsidP="00525D05">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ins w:id="199" w:author="Marco Aurélio Barbiero" w:date="2025-09-18T10:19:00Z" w16du:dateUtc="2025-09-18T13:19:00Z">
        <w:r w:rsidR="00610384" w:rsidRPr="00693DE7">
          <w:t xml:space="preserve">Tabela </w:t>
        </w:r>
        <w:r w:rsidR="00610384">
          <w:rPr>
            <w:noProof/>
          </w:rPr>
          <w:t>3</w:t>
        </w:r>
      </w:ins>
      <w:del w:id="200" w:author="Marco Aurélio Barbiero" w:date="2025-09-18T10:17:00Z" w16du:dateUtc="2025-09-18T13:17:00Z">
        <w:r w:rsidR="00610384" w:rsidRPr="00693DE7" w:rsidDel="00610384">
          <w:delText xml:space="preserve">Tabela </w:delText>
        </w:r>
        <w:r w:rsidR="00610384" w:rsidDel="00610384">
          <w:rPr>
            <w:noProof/>
          </w:rPr>
          <w:delText>3</w:delText>
        </w:r>
      </w:del>
      <w:r w:rsidRPr="00693DE7">
        <w:rPr>
          <w:lang w:eastAsia="pt-BR"/>
        </w:rPr>
        <w:fldChar w:fldCharType="end"/>
      </w:r>
      <w:r w:rsidRPr="00693DE7">
        <w:rPr>
          <w:lang w:eastAsia="pt-BR"/>
        </w:rPr>
        <w:t xml:space="preserve"> apresenta atributos do CNEFE importantes para o presente trabalho e a </w:t>
      </w:r>
      <w:r w:rsidRPr="00693DE7">
        <w:rPr>
          <w:lang w:eastAsia="pt-BR"/>
        </w:rPr>
        <w:fldChar w:fldCharType="begin"/>
      </w:r>
      <w:r w:rsidRPr="00693DE7">
        <w:rPr>
          <w:lang w:eastAsia="pt-BR"/>
        </w:rPr>
        <w:instrText xml:space="preserve"> REF _Ref191994451 \h </w:instrText>
      </w:r>
      <w:r w:rsidRPr="00693DE7">
        <w:rPr>
          <w:lang w:eastAsia="pt-BR"/>
        </w:rPr>
      </w:r>
      <w:r w:rsidRPr="00693DE7">
        <w:rPr>
          <w:lang w:eastAsia="pt-BR"/>
        </w:rPr>
        <w:fldChar w:fldCharType="separate"/>
      </w:r>
      <w:ins w:id="201" w:author="Marco Aurélio Barbiero" w:date="2025-09-18T10:19:00Z" w16du:dateUtc="2025-09-18T13:19:00Z">
        <w:r w:rsidR="00610384" w:rsidRPr="00693DE7">
          <w:t xml:space="preserve">Tabela </w:t>
        </w:r>
        <w:r w:rsidR="00610384">
          <w:rPr>
            <w:noProof/>
          </w:rPr>
          <w:t>4</w:t>
        </w:r>
      </w:ins>
      <w:del w:id="202" w:author="Marco Aurélio Barbiero" w:date="2025-09-18T10:17:00Z" w16du:dateUtc="2025-09-18T13:17:00Z">
        <w:r w:rsidR="00610384" w:rsidRPr="00693DE7" w:rsidDel="00610384">
          <w:delText xml:space="preserve">Tabela </w:delText>
        </w:r>
        <w:r w:rsidR="00610384" w:rsidDel="00610384">
          <w:rPr>
            <w:noProof/>
          </w:rPr>
          <w:delText>4</w:delText>
        </w:r>
      </w:del>
      <w:r w:rsidRPr="00693DE7">
        <w:rPr>
          <w:lang w:eastAsia="pt-BR"/>
        </w:rPr>
        <w:fldChar w:fldCharType="end"/>
      </w:r>
      <w:r w:rsidRPr="00693DE7">
        <w:rPr>
          <w:lang w:eastAsia="pt-BR"/>
        </w:rPr>
        <w:t xml:space="preserve">, os atributos do CIATA. </w:t>
      </w:r>
    </w:p>
    <w:p w14:paraId="77BBA083" w14:textId="1FC5576B" w:rsidR="00525D05" w:rsidRPr="00693DE7" w:rsidRDefault="00525D05" w:rsidP="00525D05">
      <w:pPr>
        <w:pStyle w:val="Legenda"/>
        <w:keepLines w:val="0"/>
      </w:pPr>
      <w:bookmarkStart w:id="203" w:name="_Ref191973167"/>
      <w:r w:rsidRPr="00693DE7">
        <w:t xml:space="preserve">Tabela </w:t>
      </w:r>
      <w:fldSimple w:instr=" SEQ Tabela \* ARABIC ">
        <w:r w:rsidR="00610384">
          <w:rPr>
            <w:noProof/>
          </w:rPr>
          <w:t>3</w:t>
        </w:r>
      </w:fldSimple>
      <w:bookmarkEnd w:id="203"/>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525D05" w:rsidRPr="00693DE7" w14:paraId="4DB07165" w14:textId="77777777" w:rsidTr="00B26D3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409AA69" w14:textId="77777777" w:rsidR="00525D05" w:rsidRDefault="00525D05" w:rsidP="00B26D35">
            <w:pPr>
              <w:keepNext/>
              <w:ind w:firstLine="0"/>
              <w:jc w:val="left"/>
              <w:rPr>
                <w:b w:val="0"/>
                <w:bCs w:val="0"/>
              </w:rPr>
            </w:pPr>
          </w:p>
          <w:p w14:paraId="31DB82D8" w14:textId="77777777" w:rsidR="00525D05" w:rsidRPr="00693DE7" w:rsidRDefault="00525D05" w:rsidP="00B26D35">
            <w:pPr>
              <w:keepNext/>
              <w:ind w:firstLine="0"/>
              <w:jc w:val="left"/>
              <w:rPr>
                <w:rFonts w:ascii="Times New Roman" w:eastAsia="Times New Roman" w:hAnsi="Times New Roman" w:cs="Times New Roman"/>
                <w:sz w:val="20"/>
                <w:szCs w:val="24"/>
                <w:lang w:eastAsia="pt-BR"/>
              </w:rPr>
            </w:pPr>
          </w:p>
        </w:tc>
        <w:tc>
          <w:tcPr>
            <w:tcW w:w="1770" w:type="dxa"/>
            <w:noWrap/>
            <w:hideMark/>
          </w:tcPr>
          <w:p w14:paraId="4D376652" w14:textId="77777777" w:rsidR="00525D05" w:rsidRPr="00693DE7" w:rsidRDefault="00525D05" w:rsidP="00B26D35">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615D2710" w14:textId="77777777" w:rsidR="00525D05" w:rsidRPr="00693DE7" w:rsidRDefault="00525D05" w:rsidP="00B26D35">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525D05" w:rsidRPr="00693DE7" w14:paraId="2D304940"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4FB0EB4" w14:textId="77777777" w:rsidR="00525D05" w:rsidRPr="00693DE7" w:rsidRDefault="00525D05" w:rsidP="00B26D35">
            <w:pPr>
              <w:keepNext/>
              <w:ind w:firstLine="0"/>
              <w:jc w:val="left"/>
              <w:rPr>
                <w:sz w:val="22"/>
                <w:szCs w:val="20"/>
              </w:rPr>
            </w:pPr>
            <w:r w:rsidRPr="00693DE7">
              <w:rPr>
                <w:sz w:val="22"/>
                <w:szCs w:val="20"/>
              </w:rPr>
              <w:t>COD_UNICO_ENDERECO</w:t>
            </w:r>
          </w:p>
        </w:tc>
        <w:tc>
          <w:tcPr>
            <w:tcW w:w="1770" w:type="dxa"/>
            <w:noWrap/>
          </w:tcPr>
          <w:p w14:paraId="2E6FCF28"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126AFB1D"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525D05" w:rsidRPr="00693DE7" w14:paraId="01B28943"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076DB31" w14:textId="77777777" w:rsidR="00525D05" w:rsidRPr="00693DE7" w:rsidRDefault="00525D05" w:rsidP="00B26D35">
            <w:pPr>
              <w:keepNext/>
              <w:ind w:firstLine="0"/>
              <w:jc w:val="left"/>
              <w:rPr>
                <w:sz w:val="22"/>
                <w:szCs w:val="20"/>
              </w:rPr>
            </w:pPr>
            <w:r w:rsidRPr="00693DE7">
              <w:rPr>
                <w:sz w:val="22"/>
                <w:szCs w:val="20"/>
              </w:rPr>
              <w:t>COD_SETOR</w:t>
            </w:r>
          </w:p>
        </w:tc>
        <w:tc>
          <w:tcPr>
            <w:tcW w:w="1770" w:type="dxa"/>
            <w:noWrap/>
          </w:tcPr>
          <w:p w14:paraId="5AC3B074"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20554130"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525D05" w:rsidRPr="00693DE7" w14:paraId="049A6F33"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9487302" w14:textId="77777777" w:rsidR="00525D05" w:rsidRPr="00693DE7" w:rsidRDefault="00525D05" w:rsidP="00B26D35">
            <w:pPr>
              <w:keepNext/>
              <w:ind w:firstLine="0"/>
              <w:jc w:val="left"/>
              <w:rPr>
                <w:sz w:val="22"/>
                <w:szCs w:val="20"/>
              </w:rPr>
            </w:pPr>
            <w:r w:rsidRPr="00693DE7">
              <w:rPr>
                <w:sz w:val="22"/>
                <w:szCs w:val="20"/>
              </w:rPr>
              <w:t>NUM_QUADRA</w:t>
            </w:r>
          </w:p>
        </w:tc>
        <w:tc>
          <w:tcPr>
            <w:tcW w:w="1770" w:type="dxa"/>
            <w:noWrap/>
          </w:tcPr>
          <w:p w14:paraId="2B70D8E4"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233D600C" w14:textId="77777777" w:rsidR="00525D05" w:rsidRPr="00693DE7" w:rsidRDefault="00525D05" w:rsidP="00B26D35">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r>
      <w:tr w:rsidR="00525D05" w:rsidRPr="00693DE7" w14:paraId="71FF69F0"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A8ABE7"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68D7957B"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318E8459"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avenida, igarapé, etc.</w:t>
            </w:r>
          </w:p>
          <w:p w14:paraId="43781D0E"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525D05" w:rsidRPr="00693DE7" w14:paraId="4EAAA147"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E9023CE"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 xml:space="preserve">NOM_TITULO_SEGLOGR </w:t>
            </w:r>
          </w:p>
        </w:tc>
        <w:tc>
          <w:tcPr>
            <w:tcW w:w="1770" w:type="dxa"/>
            <w:noWrap/>
            <w:hideMark/>
          </w:tcPr>
          <w:p w14:paraId="2ABA8D59"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51CD5E61"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general, santa, professor, etc</w:t>
            </w:r>
          </w:p>
        </w:tc>
      </w:tr>
      <w:tr w:rsidR="00525D05" w:rsidRPr="00693DE7" w14:paraId="09F86F9A"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2FA0C2B"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4DB18C43"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2F5EBA7D"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60251736"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Pena", etc.</w:t>
            </w:r>
          </w:p>
        </w:tc>
      </w:tr>
      <w:tr w:rsidR="00525D05" w:rsidRPr="00693DE7" w14:paraId="10985D48"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ADE1986"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5585F475"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0F0010FC"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525D05" w:rsidRPr="00693DE7" w14:paraId="5935BCC5"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03F3C71"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54FE981C"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461E5AF0"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15939131"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do, etc.</w:t>
            </w:r>
          </w:p>
        </w:tc>
      </w:tr>
      <w:tr w:rsidR="00525D05" w:rsidRPr="00693DE7" w14:paraId="7469ABAC"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7D97C5B4"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bookmarkStart w:id="204" w:name="_Hlk191972604"/>
            <w:r w:rsidRPr="00693DE7">
              <w:rPr>
                <w:sz w:val="22"/>
                <w:szCs w:val="20"/>
              </w:rPr>
              <w:t>VAL_COMP_ELEM1</w:t>
            </w:r>
          </w:p>
        </w:tc>
        <w:tc>
          <w:tcPr>
            <w:tcW w:w="1770" w:type="dxa"/>
            <w:noWrap/>
          </w:tcPr>
          <w:p w14:paraId="4288790F"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0899193B"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525D05" w:rsidRPr="00693DE7" w14:paraId="727119BE"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4EBCB04"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34D810BA"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600672DB" w14:textId="77777777" w:rsidR="00525D05" w:rsidRPr="00693DE7" w:rsidRDefault="00525D05" w:rsidP="00B26D35">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525D05" w:rsidRPr="00693DE7" w14:paraId="7E767C3D"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77F57439"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1E78A59F"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1576826E"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525D05" w:rsidRPr="00693DE7" w14:paraId="576606A5"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2893EE7"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063ED872"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34024D8E"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525D05" w:rsidRPr="00693DE7" w14:paraId="7593B10E"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019BB6A" w14:textId="77777777" w:rsidR="00525D05" w:rsidRPr="00693DE7" w:rsidRDefault="00525D05" w:rsidP="00B26D35">
            <w:pPr>
              <w:ind w:firstLine="0"/>
              <w:jc w:val="left"/>
              <w:rPr>
                <w:sz w:val="22"/>
                <w:szCs w:val="20"/>
              </w:rPr>
            </w:pPr>
            <w:r w:rsidRPr="00693DE7">
              <w:rPr>
                <w:sz w:val="22"/>
                <w:szCs w:val="20"/>
              </w:rPr>
              <w:t>NUM_FACE</w:t>
            </w:r>
          </w:p>
        </w:tc>
        <w:tc>
          <w:tcPr>
            <w:tcW w:w="1770" w:type="dxa"/>
            <w:noWrap/>
          </w:tcPr>
          <w:p w14:paraId="76379251"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4CF5323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204"/>
    <w:p w14:paraId="3DFC60D2" w14:textId="77777777" w:rsidR="00525D05" w:rsidRPr="00693DE7" w:rsidRDefault="00525D05" w:rsidP="00525D05">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Autores</w:t>
      </w:r>
    </w:p>
    <w:p w14:paraId="161B2026" w14:textId="77777777" w:rsidR="00525D05" w:rsidRPr="00693DE7" w:rsidRDefault="00525D05" w:rsidP="00525D05">
      <w:pPr>
        <w:rPr>
          <w:lang w:eastAsia="pt-BR"/>
        </w:rPr>
      </w:pPr>
    </w:p>
    <w:p w14:paraId="29AD0CB3" w14:textId="36264614" w:rsidR="00525D05" w:rsidRPr="00693DE7" w:rsidRDefault="00525D05" w:rsidP="00525D05">
      <w:pPr>
        <w:pStyle w:val="Legenda"/>
      </w:pPr>
      <w:bookmarkStart w:id="205" w:name="_Ref191994451"/>
      <w:bookmarkStart w:id="206" w:name="_Ref192511452"/>
      <w:r w:rsidRPr="00693DE7">
        <w:t xml:space="preserve">Tabela </w:t>
      </w:r>
      <w:fldSimple w:instr=" SEQ Tabela \* ARABIC ">
        <w:r w:rsidR="00610384">
          <w:rPr>
            <w:noProof/>
          </w:rPr>
          <w:t>4</w:t>
        </w:r>
      </w:fldSimple>
      <w:bookmarkEnd w:id="205"/>
      <w:r w:rsidRPr="00693DE7">
        <w:t>:Principais atributos do CIATA utilizados no projeto</w:t>
      </w:r>
      <w:bookmarkEnd w:id="206"/>
    </w:p>
    <w:tbl>
      <w:tblPr>
        <w:tblStyle w:val="TabeladeGrade5Escura-nfase11"/>
        <w:tblW w:w="7650" w:type="dxa"/>
        <w:jc w:val="center"/>
        <w:tblLook w:val="04A0" w:firstRow="1" w:lastRow="0" w:firstColumn="1" w:lastColumn="0" w:noHBand="0" w:noVBand="1"/>
      </w:tblPr>
      <w:tblGrid>
        <w:gridCol w:w="3110"/>
        <w:gridCol w:w="1770"/>
        <w:gridCol w:w="2770"/>
      </w:tblGrid>
      <w:tr w:rsidR="00525D05" w:rsidRPr="00693DE7" w14:paraId="60E8E002" w14:textId="77777777" w:rsidTr="00B26D3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ECD0006" w14:textId="77777777" w:rsidR="00525D05" w:rsidRPr="00693DE7" w:rsidRDefault="00525D05" w:rsidP="00B26D3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4986CD95" w14:textId="77777777" w:rsidR="00525D05" w:rsidRPr="00693DE7" w:rsidRDefault="00525D05" w:rsidP="00B26D3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53899A14" w14:textId="77777777" w:rsidR="00525D05" w:rsidRPr="00693DE7" w:rsidRDefault="00525D05" w:rsidP="00B26D3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525D05" w:rsidRPr="00693DE7" w14:paraId="1A44B4B1"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0E69866" w14:textId="77777777" w:rsidR="00525D05" w:rsidRPr="00693DE7" w:rsidRDefault="00525D05" w:rsidP="00B26D35">
            <w:pPr>
              <w:ind w:firstLine="0"/>
              <w:jc w:val="left"/>
              <w:rPr>
                <w:sz w:val="22"/>
                <w:szCs w:val="20"/>
              </w:rPr>
            </w:pPr>
            <w:r w:rsidRPr="00693DE7">
              <w:rPr>
                <w:sz w:val="22"/>
                <w:szCs w:val="20"/>
              </w:rPr>
              <w:t>InscricaoCadastral</w:t>
            </w:r>
          </w:p>
        </w:tc>
        <w:tc>
          <w:tcPr>
            <w:tcW w:w="1770" w:type="dxa"/>
            <w:noWrap/>
          </w:tcPr>
          <w:p w14:paraId="09715B92"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5CD2B3B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13.25.001.012.0054</w:t>
            </w:r>
          </w:p>
        </w:tc>
      </w:tr>
      <w:tr w:rsidR="00525D05" w:rsidRPr="00693DE7" w14:paraId="3A72BA13"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8D4BBE6" w14:textId="77777777" w:rsidR="00525D05" w:rsidRPr="00693DE7" w:rsidRDefault="00525D05" w:rsidP="00B26D35">
            <w:pPr>
              <w:ind w:firstLine="0"/>
              <w:jc w:val="left"/>
              <w:rPr>
                <w:sz w:val="22"/>
                <w:szCs w:val="20"/>
              </w:rPr>
            </w:pPr>
            <w:r w:rsidRPr="00693DE7">
              <w:rPr>
                <w:sz w:val="22"/>
                <w:szCs w:val="20"/>
              </w:rPr>
              <w:t>nmLogradouro</w:t>
            </w:r>
          </w:p>
        </w:tc>
        <w:tc>
          <w:tcPr>
            <w:tcW w:w="1770" w:type="dxa"/>
            <w:noWrap/>
          </w:tcPr>
          <w:p w14:paraId="743938F9"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524BA12A"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525D05" w:rsidRPr="00693DE7" w14:paraId="67CFEA2F"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E59415E" w14:textId="77777777" w:rsidR="00525D05" w:rsidRPr="00693DE7" w:rsidRDefault="00525D05" w:rsidP="00B26D35">
            <w:pPr>
              <w:ind w:firstLine="0"/>
              <w:jc w:val="left"/>
              <w:rPr>
                <w:sz w:val="22"/>
                <w:szCs w:val="20"/>
              </w:rPr>
            </w:pPr>
            <w:r w:rsidRPr="00693DE7">
              <w:rPr>
                <w:sz w:val="22"/>
                <w:szCs w:val="20"/>
              </w:rPr>
              <w:t>nrEndereco</w:t>
            </w:r>
          </w:p>
        </w:tc>
        <w:tc>
          <w:tcPr>
            <w:tcW w:w="1770" w:type="dxa"/>
            <w:noWrap/>
          </w:tcPr>
          <w:p w14:paraId="212DA484"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6F0D2EF9" w14:textId="77777777" w:rsidR="00525D05" w:rsidRPr="00693DE7" w:rsidRDefault="00525D05" w:rsidP="00B26D3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525D05" w:rsidRPr="00693DE7" w14:paraId="42045DA8"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E580449" w14:textId="77777777" w:rsidR="00525D05" w:rsidRPr="00693DE7" w:rsidRDefault="00525D05" w:rsidP="00B26D35">
            <w:pPr>
              <w:ind w:firstLine="0"/>
              <w:jc w:val="left"/>
              <w:rPr>
                <w:rFonts w:ascii="Times New Roman" w:eastAsia="Times New Roman" w:hAnsi="Times New Roman" w:cs="Times New Roman"/>
                <w:sz w:val="22"/>
                <w:szCs w:val="20"/>
                <w:lang w:eastAsia="pt-BR"/>
              </w:rPr>
            </w:pPr>
            <w:r w:rsidRPr="00693DE7">
              <w:rPr>
                <w:sz w:val="22"/>
                <w:szCs w:val="20"/>
              </w:rPr>
              <w:lastRenderedPageBreak/>
              <w:t>complementoEndereco</w:t>
            </w:r>
          </w:p>
        </w:tc>
        <w:tc>
          <w:tcPr>
            <w:tcW w:w="1770" w:type="dxa"/>
            <w:noWrap/>
            <w:hideMark/>
          </w:tcPr>
          <w:p w14:paraId="01A93DFD"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Complemento do endereço</w:t>
            </w:r>
          </w:p>
        </w:tc>
        <w:tc>
          <w:tcPr>
            <w:tcW w:w="2770" w:type="dxa"/>
          </w:tcPr>
          <w:p w14:paraId="54BBC1BD"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 102</w:t>
            </w:r>
          </w:p>
        </w:tc>
      </w:tr>
      <w:tr w:rsidR="00525D05" w:rsidRPr="00693DE7" w14:paraId="1F050D7C"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C89CDD9" w14:textId="77777777" w:rsidR="00525D05" w:rsidRPr="00693DE7" w:rsidRDefault="00525D05" w:rsidP="00B26D35">
            <w:pPr>
              <w:ind w:firstLine="0"/>
              <w:jc w:val="left"/>
              <w:rPr>
                <w:rFonts w:ascii="Times New Roman" w:eastAsia="Times New Roman" w:hAnsi="Times New Roman" w:cs="Times New Roman"/>
                <w:sz w:val="22"/>
                <w:szCs w:val="20"/>
                <w:lang w:eastAsia="pt-BR"/>
              </w:rPr>
            </w:pPr>
            <w:r w:rsidRPr="00693DE7">
              <w:rPr>
                <w:sz w:val="22"/>
                <w:szCs w:val="20"/>
              </w:rPr>
              <w:t>idQuadra</w:t>
            </w:r>
          </w:p>
        </w:tc>
        <w:tc>
          <w:tcPr>
            <w:tcW w:w="1770" w:type="dxa"/>
            <w:noWrap/>
            <w:hideMark/>
          </w:tcPr>
          <w:p w14:paraId="0DAAD32E"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Número da quadra no setor</w:t>
            </w:r>
          </w:p>
        </w:tc>
        <w:tc>
          <w:tcPr>
            <w:tcW w:w="2770" w:type="dxa"/>
          </w:tcPr>
          <w:p w14:paraId="6D743AEA"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525D05" w:rsidRPr="00693DE7" w14:paraId="17891EFB"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FE305DF" w14:textId="77777777" w:rsidR="00525D05" w:rsidRPr="00693DE7" w:rsidRDefault="00525D05" w:rsidP="00B26D35">
            <w:pPr>
              <w:ind w:firstLine="0"/>
              <w:jc w:val="left"/>
              <w:rPr>
                <w:rFonts w:ascii="Times New Roman" w:eastAsia="Times New Roman" w:hAnsi="Times New Roman" w:cs="Times New Roman"/>
                <w:sz w:val="22"/>
                <w:szCs w:val="20"/>
                <w:lang w:eastAsia="pt-BR"/>
              </w:rPr>
            </w:pPr>
            <w:r w:rsidRPr="00693DE7">
              <w:rPr>
                <w:sz w:val="22"/>
                <w:szCs w:val="20"/>
              </w:rPr>
              <w:t>dimTestada</w:t>
            </w:r>
          </w:p>
        </w:tc>
        <w:tc>
          <w:tcPr>
            <w:tcW w:w="1770" w:type="dxa"/>
            <w:noWrap/>
            <w:hideMark/>
          </w:tcPr>
          <w:p w14:paraId="6364FBD9"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Largura do terreno</w:t>
            </w:r>
          </w:p>
        </w:tc>
        <w:tc>
          <w:tcPr>
            <w:tcW w:w="2770" w:type="dxa"/>
          </w:tcPr>
          <w:p w14:paraId="341EAABF"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525D05" w:rsidRPr="00693DE7" w14:paraId="3F94EBF1"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2764281" w14:textId="77777777" w:rsidR="00525D05" w:rsidRPr="00693DE7" w:rsidRDefault="00525D05" w:rsidP="00B26D35">
            <w:pPr>
              <w:ind w:firstLine="0"/>
              <w:jc w:val="left"/>
              <w:rPr>
                <w:rFonts w:ascii="Times New Roman" w:eastAsia="Times New Roman" w:hAnsi="Times New Roman" w:cs="Times New Roman"/>
                <w:sz w:val="22"/>
                <w:szCs w:val="20"/>
                <w:lang w:eastAsia="pt-BR"/>
              </w:rPr>
            </w:pPr>
            <w:r w:rsidRPr="00693DE7">
              <w:rPr>
                <w:sz w:val="22"/>
                <w:szCs w:val="20"/>
              </w:rPr>
              <w:t>dimProfundidade</w:t>
            </w:r>
          </w:p>
        </w:tc>
        <w:tc>
          <w:tcPr>
            <w:tcW w:w="1770" w:type="dxa"/>
            <w:noWrap/>
            <w:hideMark/>
          </w:tcPr>
          <w:p w14:paraId="0DE1EEA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2F8C974B"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4F2C5245" w14:textId="77777777" w:rsidR="00525D05" w:rsidRPr="00693DE7" w:rsidRDefault="00525D05" w:rsidP="00525D05">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Pr="00693DE7">
        <w:rPr>
          <w:lang w:eastAsia="pt-BR"/>
        </w:rPr>
        <w:t>. Elaboração: Autores</w:t>
      </w:r>
    </w:p>
    <w:p w14:paraId="725CF31C" w14:textId="77777777" w:rsidR="00525D05" w:rsidRPr="00693DE7" w:rsidRDefault="00525D05" w:rsidP="00525D05">
      <w:pPr>
        <w:spacing w:before="240"/>
        <w:rPr>
          <w:rFonts w:cs="Arial"/>
          <w:lang w:eastAsia="pt-BR"/>
        </w:rPr>
      </w:pPr>
      <w:ins w:id="207" w:author="Marco Aurélio Barbiero" w:date="2025-04-24T21:38:00Z" w16du:dateUtc="2025-04-25T00:38:00Z">
        <w:r>
          <w:rPr>
            <w:lang w:eastAsia="pt-BR"/>
          </w:rPr>
          <w:t>É natural</w:t>
        </w:r>
        <w:r w:rsidRPr="00693DE7">
          <w:rPr>
            <w:lang w:eastAsia="pt-BR"/>
          </w:rPr>
          <w:t xml:space="preserve"> </w:t>
        </w:r>
      </w:ins>
      <w:r w:rsidRPr="00693DE7">
        <w:rPr>
          <w:lang w:eastAsia="pt-BR"/>
        </w:rPr>
        <w:t xml:space="preserve">que, sendo produtores de dados sem hierarquia ou coordenação entre si, prefeituras e IBGE não produziriam valores completamente coincidentes, como explica </w:t>
      </w:r>
      <w:commentRangeStart w:id="208"/>
      <w:r w:rsidRPr="00693DE7">
        <w:rPr>
          <w:lang w:eastAsia="pt-BR"/>
        </w:rPr>
        <w:t xml:space="preserve">Macedo (2023) </w:t>
      </w:r>
      <w:commentRangeEnd w:id="208"/>
      <w:r>
        <w:rPr>
          <w:rStyle w:val="Refdecomentrio"/>
        </w:rPr>
        <w:commentReference w:id="208"/>
      </w:r>
      <w:r w:rsidRPr="00693DE7">
        <w:rPr>
          <w:rFonts w:cs="Arial"/>
          <w:vanish/>
          <w:lang w:eastAsia="pt-BR"/>
        </w:rPr>
        <w:t>(Macedo, 2023)</w:t>
      </w:r>
      <w:r w:rsidRPr="00693DE7">
        <w:rPr>
          <w:rFonts w:cs="Arial"/>
          <w:lang w:eastAsia="pt-BR"/>
        </w:rPr>
        <w:t>:</w:t>
      </w:r>
    </w:p>
    <w:p w14:paraId="72E77566" w14:textId="77777777" w:rsidR="00525D05" w:rsidRPr="00693DE7" w:rsidRDefault="00525D05" w:rsidP="00504FCA">
      <w:pPr>
        <w:pStyle w:val="Citao"/>
      </w:pPr>
      <w:r w:rsidRPr="00693DE7">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348FD08D" w14:textId="77777777" w:rsidR="00525D05" w:rsidRPr="00693DE7" w:rsidRDefault="00525D05" w:rsidP="00504FCA">
      <w:pPr>
        <w:pStyle w:val="Citao"/>
      </w:pPr>
      <w:r w:rsidRPr="00693DE7">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contra-domínio não necessariamente igual </w:t>
      </w:r>
      <w:r w:rsidRPr="00693DE7">
        <w:fldChar w:fldCharType="begin"/>
      </w:r>
      <w:r w:rsidRPr="00693DE7">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fldChar w:fldCharType="separate"/>
      </w:r>
      <w:r w:rsidRPr="00693DE7">
        <w:t>(Coelho, 2010)</w:t>
      </w:r>
      <w:r w:rsidRPr="00693DE7">
        <w:fldChar w:fldCharType="end"/>
      </w:r>
      <w:r w:rsidRPr="00693DE7">
        <w:t>.</w:t>
      </w:r>
    </w:p>
    <w:p w14:paraId="0C408CDD" w14:textId="77777777" w:rsidR="00525D05" w:rsidRPr="00693DE7" w:rsidRDefault="00525D05" w:rsidP="00504FCA">
      <w:pPr>
        <w:pStyle w:val="Citao"/>
      </w:pPr>
      <w:r w:rsidRPr="00693DE7">
        <w:t xml:space="preserve">Dentre as representações no BDG, cada instância compreende os aspectos espaciais - relacionados à descrição dos atributos geométricos - e os aspectos semânticos, estabelecidos usualmente por meio de strings (cadeia de caracteres) que nomeiam/identificam a feição. </w:t>
      </w:r>
    </w:p>
    <w:p w14:paraId="2368B362" w14:textId="77777777" w:rsidR="00525D05" w:rsidRPr="00693DE7" w:rsidRDefault="00525D05" w:rsidP="00504FCA">
      <w:pPr>
        <w:pStyle w:val="Citao"/>
      </w:pPr>
      <w:r w:rsidRPr="00693DE7">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2B679D1" w14:textId="77777777" w:rsidR="00525D05" w:rsidRPr="00693DE7" w:rsidRDefault="00525D05" w:rsidP="00504FCA">
      <w:pPr>
        <w:pStyle w:val="Citao"/>
      </w:pPr>
      <w:r w:rsidRPr="00693DE7">
        <w:t xml:space="preserve">Por esse motivo, ao analisar BDG diferentes, a fim de integrá-los, deve-se levar em consideração relações de semelhança entre seus elementos, de modo a avaliar e quantificar o quanto uma string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w:t>
      </w:r>
      <w:r w:rsidRPr="00693DE7">
        <w:lastRenderedPageBreak/>
        <w:t xml:space="preserve">um conjunto unívoco das representações a partir dos diversos conjuntos construídos por diferentes produtores de dados. </w:t>
      </w:r>
    </w:p>
    <w:p w14:paraId="2D6BF7C8" w14:textId="77777777" w:rsidR="00525D05" w:rsidRPr="00693DE7" w:rsidRDefault="00525D05" w:rsidP="00504FCA">
      <w:pPr>
        <w:pStyle w:val="Citao"/>
      </w:pPr>
      <w:r w:rsidRPr="00693DE7">
        <w:t>A existência de produtores de dados distintos no Brasil produz bancos de dados com instâncias diferentes, o que dificulta a correspondência ou pareamento entre strings que representam a mesma feição. Essas dificuldades poderiam ser mais bem geridas se existisse uma norma governamental que estabelecesse diretrizes e protocolos para a utilização de uma dada informação gerada por um único produtor de dado.</w:t>
      </w:r>
    </w:p>
    <w:p w14:paraId="220D779F" w14:textId="77777777" w:rsidR="00525D05" w:rsidRPr="00693DE7" w:rsidRDefault="00525D05" w:rsidP="00504FCA">
      <w:pPr>
        <w:pStyle w:val="Citao"/>
      </w:pPr>
      <w:r w:rsidRPr="00693DE7">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(CadÚnico) criado para atender Programas Sociais do Governo Federal.</w:t>
      </w:r>
    </w:p>
    <w:p w14:paraId="79B2CF92" w14:textId="77777777" w:rsidR="00525D05" w:rsidRPr="00693DE7" w:rsidRDefault="00525D05" w:rsidP="00504FCA">
      <w:pPr>
        <w:pStyle w:val="Citao"/>
      </w:pPr>
      <w:r w:rsidRPr="00693DE7">
        <w:t>O BDG do CadÚnico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strings.</w:t>
      </w:r>
    </w:p>
    <w:p w14:paraId="5BD218D0" w14:textId="77777777" w:rsidR="00525D05" w:rsidRPr="00693DE7" w:rsidRDefault="00525D05" w:rsidP="00504FCA">
      <w:pPr>
        <w:pStyle w:val="Citao"/>
      </w:pPr>
      <w:r w:rsidRPr="00693DE7">
        <w:t>No caso particular do endereço, este possui uma série de atributos que precisam ser considerados para a criação de uma string. Assim, informações quanto ao tipo de logradouro, nome, número, bairro, dentre outras, tornam-se essenciais para que haja condições técnicas para se identificar endereços semelhantes como representativos da mesma entidade física (feição).”</w:t>
      </w:r>
    </w:p>
    <w:p w14:paraId="260EB84F" w14:textId="77777777" w:rsidR="00525D05" w:rsidRPr="00693DE7" w:rsidRDefault="00525D05" w:rsidP="00525D05">
      <w:pPr>
        <w:rPr>
          <w:lang w:eastAsia="pt-BR"/>
        </w:rPr>
      </w:pPr>
      <w:r w:rsidRPr="00693DE7">
        <w:rPr>
          <w:lang w:eastAsia="pt-BR"/>
        </w:rPr>
        <w:t xml:space="preserve">Já existem iniciativas para integrar endereços textuais com os dados georreferenciados do CNEFE. O documento já citado, “Integração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xml:space="preserve">, por exemplo, oferece um arcabouço técnico bastante completo sobre como conectar as informações de diferentes bancos de dados. </w:t>
      </w:r>
    </w:p>
    <w:p w14:paraId="1DC172E3" w14:textId="77777777" w:rsidR="00525D05" w:rsidRPr="00693DE7" w:rsidRDefault="00525D05" w:rsidP="00525D05">
      <w:pPr>
        <w:rPr>
          <w:lang w:eastAsia="pt-BR"/>
        </w:rPr>
      </w:pPr>
      <w:r w:rsidRPr="00693DE7">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21612D2F" w14:textId="77777777" w:rsidR="00525D05" w:rsidRPr="00693DE7" w:rsidRDefault="00525D05" w:rsidP="00525D05">
      <w:pPr>
        <w:rPr>
          <w:lang w:eastAsia="pt-BR"/>
        </w:rPr>
      </w:pPr>
      <w:r w:rsidRPr="00693DE7">
        <w:rPr>
          <w:lang w:eastAsia="pt-BR"/>
        </w:rPr>
        <w:lastRenderedPageBreak/>
        <w:t>Como a conexão entre endereços das duas bases pode ser excessivamente complexa, deve-se explorar outras possibilidades. Há pelo menos mais duas abordagens que podem ser utilizadas no projeto: correlação entre as quadras e correlação entre os nomes de logradouros.</w:t>
      </w:r>
    </w:p>
    <w:p w14:paraId="280F18D3" w14:textId="56C54C91" w:rsidR="00525D05" w:rsidRPr="00693DE7" w:rsidRDefault="00525D05" w:rsidP="00525D05">
      <w:r w:rsidRPr="00693DE7">
        <w:t xml:space="preserve">Na </w:t>
      </w:r>
      <w:r w:rsidRPr="00693DE7">
        <w:fldChar w:fldCharType="begin"/>
      </w:r>
      <w:r w:rsidRPr="00693DE7">
        <w:instrText xml:space="preserve"> REF _Ref192056355 \h </w:instrText>
      </w:r>
      <w:r w:rsidRPr="00693DE7">
        <w:fldChar w:fldCharType="separate"/>
      </w:r>
      <w:ins w:id="209" w:author="Marco Aurélio Barbiero" w:date="2025-09-18T10:19:00Z" w16du:dateUtc="2025-09-18T13:19:00Z">
        <w:r w:rsidR="00610384" w:rsidRPr="00693DE7">
          <w:t xml:space="preserve">Figura </w:t>
        </w:r>
        <w:r w:rsidR="00610384">
          <w:rPr>
            <w:noProof/>
          </w:rPr>
          <w:t>10</w:t>
        </w:r>
      </w:ins>
      <w:del w:id="210" w:author="Marco Aurélio Barbiero" w:date="2025-09-18T10:17:00Z" w16du:dateUtc="2025-09-18T13:17:00Z">
        <w:r w:rsidR="00610384" w:rsidRPr="00693DE7" w:rsidDel="00610384">
          <w:delText xml:space="preserve">Figura </w:delText>
        </w:r>
        <w:r w:rsidR="00610384" w:rsidDel="00610384">
          <w:rPr>
            <w:noProof/>
          </w:rPr>
          <w:delText>10</w:delText>
        </w:r>
      </w:del>
      <w:r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66382BB2" w14:textId="2F8F14DA" w:rsidR="00525D05" w:rsidRPr="00693DE7" w:rsidRDefault="00525D05" w:rsidP="00525D05">
      <w:pPr>
        <w:pStyle w:val="Legenda"/>
      </w:pPr>
      <w:bookmarkStart w:id="211" w:name="_Ref192056355"/>
      <w:r w:rsidRPr="00693DE7">
        <w:t xml:space="preserve">Figura </w:t>
      </w:r>
      <w:fldSimple w:instr=" SEQ Figura \* ARABIC ">
        <w:r w:rsidR="00610384">
          <w:rPr>
            <w:noProof/>
          </w:rPr>
          <w:t>10</w:t>
        </w:r>
      </w:fldSimple>
      <w:bookmarkEnd w:id="211"/>
      <w:r w:rsidRPr="00693DE7">
        <w:t>:Agrupamento de endereços por logradouro</w:t>
      </w:r>
    </w:p>
    <w:tbl>
      <w:tblPr>
        <w:tblStyle w:val="Tabelacomgrade"/>
        <w:tblW w:w="0" w:type="auto"/>
        <w:tblLook w:val="04A0" w:firstRow="1" w:lastRow="0" w:firstColumn="1" w:lastColumn="0" w:noHBand="0" w:noVBand="1"/>
      </w:tblPr>
      <w:tblGrid>
        <w:gridCol w:w="9061"/>
      </w:tblGrid>
      <w:tr w:rsidR="00525D05" w:rsidRPr="00693DE7" w14:paraId="26272CCE" w14:textId="77777777" w:rsidTr="00B26D35">
        <w:tc>
          <w:tcPr>
            <w:tcW w:w="9061" w:type="dxa"/>
          </w:tcPr>
          <w:p w14:paraId="13F12BBA" w14:textId="77777777" w:rsidR="00525D05" w:rsidRPr="00693DE7" w:rsidRDefault="00525D05" w:rsidP="00B26D35">
            <w:pPr>
              <w:ind w:firstLine="0"/>
              <w:jc w:val="center"/>
              <w:rPr>
                <w:lang w:eastAsia="pt-BR"/>
              </w:rPr>
            </w:pPr>
            <w:r w:rsidRPr="00693DE7">
              <w:rPr>
                <w:noProof/>
                <w:lang w:eastAsia="pt-BR"/>
              </w:rPr>
              <w:drawing>
                <wp:inline distT="0" distB="0" distL="0" distR="0" wp14:anchorId="26E0209B" wp14:editId="7F4FB3C5">
                  <wp:extent cx="4887007" cy="4353533"/>
                  <wp:effectExtent l="0" t="0" r="0" b="9525"/>
                  <wp:docPr id="1303665194" name="Imagem 1" descr="Desenho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Imagem 1" descr="Desenho preto e branco&#10;&#10;O conteúdo gerado por IA pode estar incorreto."/>
                          <pic:cNvPicPr/>
                        </pic:nvPicPr>
                        <pic:blipFill>
                          <a:blip r:embed="rId22"/>
                          <a:stretch>
                            <a:fillRect/>
                          </a:stretch>
                        </pic:blipFill>
                        <pic:spPr>
                          <a:xfrm>
                            <a:off x="0" y="0"/>
                            <a:ext cx="4887007" cy="4353533"/>
                          </a:xfrm>
                          <a:prstGeom prst="rect">
                            <a:avLst/>
                          </a:prstGeom>
                        </pic:spPr>
                      </pic:pic>
                    </a:graphicData>
                  </a:graphic>
                </wp:inline>
              </w:drawing>
            </w:r>
          </w:p>
        </w:tc>
      </w:tr>
    </w:tbl>
    <w:p w14:paraId="47EE9115" w14:textId="77777777" w:rsidR="00525D05" w:rsidRPr="00693DE7" w:rsidRDefault="00525D05" w:rsidP="00525D05">
      <w:pPr>
        <w:rPr>
          <w:lang w:eastAsia="pt-BR"/>
        </w:rPr>
      </w:pPr>
    </w:p>
    <w:p w14:paraId="2640BFF4" w14:textId="7D529E34" w:rsidR="00525D05" w:rsidRPr="00693DE7" w:rsidRDefault="00525D05" w:rsidP="00525D05">
      <w:r w:rsidRPr="00693DE7">
        <w:t xml:space="preserve">A imagem mostrada na </w:t>
      </w:r>
      <w:r w:rsidRPr="00693DE7">
        <w:fldChar w:fldCharType="begin"/>
      </w:r>
      <w:r w:rsidRPr="00693DE7">
        <w:instrText xml:space="preserve"> REF _Ref192056800 \h </w:instrText>
      </w:r>
      <w:r w:rsidRPr="00693DE7">
        <w:fldChar w:fldCharType="separate"/>
      </w:r>
      <w:ins w:id="212" w:author="Marco Aurélio Barbiero" w:date="2025-09-18T10:19:00Z" w16du:dateUtc="2025-09-18T13:19:00Z">
        <w:r w:rsidR="00610384" w:rsidRPr="00693DE7">
          <w:t xml:space="preserve">Figura </w:t>
        </w:r>
        <w:r w:rsidR="00610384">
          <w:rPr>
            <w:noProof/>
          </w:rPr>
          <w:t>11</w:t>
        </w:r>
      </w:ins>
      <w:del w:id="213" w:author="Marco Aurélio Barbiero" w:date="2025-09-18T10:17:00Z" w16du:dateUtc="2025-09-18T13:17:00Z">
        <w:r w:rsidR="00610384" w:rsidRPr="00693DE7" w:rsidDel="00610384">
          <w:delText xml:space="preserve">Figura </w:delText>
        </w:r>
        <w:r w:rsidR="00610384" w:rsidDel="00610384">
          <w:rPr>
            <w:noProof/>
          </w:rPr>
          <w:delText>11</w:delText>
        </w:r>
      </w:del>
      <w:r w:rsidRPr="00693DE7">
        <w:fldChar w:fldCharType="end"/>
      </w:r>
      <w:r w:rsidRPr="00693DE7">
        <w:t xml:space="preserve"> baseia-se na correlação entre a identificação de quadra nas duas bases de dados. Esta abordagem proporciona a melhor correspondência entre os atributos das referidas bases.</w:t>
      </w:r>
    </w:p>
    <w:p w14:paraId="1D10A7A5" w14:textId="6415B172" w:rsidR="00525D05" w:rsidRPr="00693DE7" w:rsidRDefault="00525D05" w:rsidP="00525D05">
      <w:pPr>
        <w:pStyle w:val="Legenda"/>
      </w:pPr>
      <w:bookmarkStart w:id="214" w:name="_Ref192056800"/>
      <w:r w:rsidRPr="00693DE7">
        <w:lastRenderedPageBreak/>
        <w:t xml:space="preserve">Figura </w:t>
      </w:r>
      <w:fldSimple w:instr=" SEQ Figura \* ARABIC ">
        <w:r w:rsidR="00610384">
          <w:rPr>
            <w:noProof/>
          </w:rPr>
          <w:t>11</w:t>
        </w:r>
      </w:fldSimple>
      <w:bookmarkEnd w:id="214"/>
      <w:r w:rsidRPr="00693DE7">
        <w:t>:Agrupamento de endereços por quadras</w:t>
      </w:r>
    </w:p>
    <w:tbl>
      <w:tblPr>
        <w:tblStyle w:val="Tabelacomgrade"/>
        <w:tblW w:w="0" w:type="auto"/>
        <w:tblLook w:val="04A0" w:firstRow="1" w:lastRow="0" w:firstColumn="1" w:lastColumn="0" w:noHBand="0" w:noVBand="1"/>
      </w:tblPr>
      <w:tblGrid>
        <w:gridCol w:w="9061"/>
      </w:tblGrid>
      <w:tr w:rsidR="00525D05" w:rsidRPr="00693DE7" w14:paraId="3C97CEAA" w14:textId="77777777" w:rsidTr="00B26D35">
        <w:tc>
          <w:tcPr>
            <w:tcW w:w="9061" w:type="dxa"/>
          </w:tcPr>
          <w:p w14:paraId="22FC1AAB" w14:textId="77777777" w:rsidR="00525D05" w:rsidRPr="00693DE7" w:rsidRDefault="00525D05" w:rsidP="00B26D35">
            <w:pPr>
              <w:ind w:firstLine="0"/>
              <w:jc w:val="center"/>
              <w:rPr>
                <w:lang w:eastAsia="pt-BR"/>
              </w:rPr>
            </w:pPr>
            <w:r w:rsidRPr="00693DE7">
              <w:rPr>
                <w:noProof/>
                <w:lang w:eastAsia="pt-BR"/>
              </w:rPr>
              <w:drawing>
                <wp:inline distT="0" distB="0" distL="0" distR="0" wp14:anchorId="2FB08820" wp14:editId="2262FB55">
                  <wp:extent cx="4791744" cy="4410691"/>
                  <wp:effectExtent l="0" t="0" r="8890" b="9525"/>
                  <wp:docPr id="138904699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Imagem 1" descr="Diagrama&#10;&#10;O conteúdo gerado por IA pode estar incorreto."/>
                          <pic:cNvPicPr/>
                        </pic:nvPicPr>
                        <pic:blipFill>
                          <a:blip r:embed="rId23"/>
                          <a:stretch>
                            <a:fillRect/>
                          </a:stretch>
                        </pic:blipFill>
                        <pic:spPr>
                          <a:xfrm>
                            <a:off x="0" y="0"/>
                            <a:ext cx="4791744" cy="4410691"/>
                          </a:xfrm>
                          <a:prstGeom prst="rect">
                            <a:avLst/>
                          </a:prstGeom>
                        </pic:spPr>
                      </pic:pic>
                    </a:graphicData>
                  </a:graphic>
                </wp:inline>
              </w:drawing>
            </w:r>
          </w:p>
        </w:tc>
      </w:tr>
    </w:tbl>
    <w:p w14:paraId="793218C8" w14:textId="77777777" w:rsidR="00525D05" w:rsidRDefault="00525D05" w:rsidP="0015089D"/>
    <w:p w14:paraId="7F5087DF" w14:textId="77777777" w:rsidR="0015089D" w:rsidRDefault="0015089D" w:rsidP="0015089D">
      <w:r>
        <w:t>6.4.5</w:t>
      </w:r>
      <w:r>
        <w:tab/>
        <w:t>Representação Gráfica</w:t>
      </w:r>
    </w:p>
    <w:p w14:paraId="709E8CDE" w14:textId="4F796D39" w:rsidR="006919DF" w:rsidRPr="006919DF" w:rsidRDefault="0015089D" w:rsidP="0015089D">
      <w:r>
        <w:t>O desenho da quadra é realizado alinhando o centro de uma face do polígono CIATA ao centroide da face mais povoada do CNEFE, com dimensões ajustadas conforme o cadastro municipal. O ângulo do polígono pode ser refinado com os dados do OSM. A acurácia é validada pela métrica Raiz do Erro Médio Quadrático (REMQ).</w:t>
      </w:r>
    </w:p>
    <w:p w14:paraId="4AE5DE65" w14:textId="77777777" w:rsidR="000752AD" w:rsidRPr="00F74C1C" w:rsidRDefault="000752AD" w:rsidP="000752AD">
      <w:pPr>
        <w:pStyle w:val="Ttulo2"/>
      </w:pPr>
      <w:bookmarkStart w:id="215" w:name="_Toc208996071"/>
      <w:r w:rsidRPr="00F74C1C">
        <w:t>Etapas</w:t>
      </w:r>
      <w:bookmarkEnd w:id="215"/>
      <w:r w:rsidRPr="00F74C1C">
        <w:t xml:space="preserve"> </w:t>
      </w:r>
    </w:p>
    <w:p w14:paraId="6F91969D" w14:textId="77777777" w:rsidR="000752AD" w:rsidRPr="00F74C1C" w:rsidRDefault="000752AD" w:rsidP="000752AD">
      <w:pPr>
        <w:rPr>
          <w:lang w:eastAsia="pt-BR"/>
        </w:rPr>
      </w:pPr>
      <w:r w:rsidRPr="00F74C1C">
        <w:rPr>
          <w:lang w:eastAsia="pt-BR"/>
        </w:rPr>
        <w:t>Para que o georreferenciamento simplificado proposto neste projeto chegue a bom termo é necessário que o cadastro descritivo tenha algumas características:</w:t>
      </w:r>
    </w:p>
    <w:p w14:paraId="3F4C01A4" w14:textId="77777777" w:rsidR="000752AD" w:rsidRPr="00F74C1C" w:rsidRDefault="000752AD" w:rsidP="000752AD">
      <w:pPr>
        <w:rPr>
          <w:lang w:eastAsia="pt-BR"/>
        </w:rPr>
      </w:pPr>
      <w:r w:rsidRPr="00F74C1C">
        <w:rPr>
          <w:lang w:eastAsia="pt-BR"/>
        </w:rPr>
        <w:t>- Exista um atributo que permita identificar a quadra em que o endereço está alocado;</w:t>
      </w:r>
    </w:p>
    <w:p w14:paraId="61E7CD1D" w14:textId="77777777" w:rsidR="000752AD" w:rsidRPr="00F74C1C" w:rsidRDefault="000752AD" w:rsidP="000752AD">
      <w:pPr>
        <w:rPr>
          <w:lang w:eastAsia="pt-BR"/>
        </w:rPr>
      </w:pPr>
      <w:r w:rsidRPr="00F74C1C">
        <w:rPr>
          <w:lang w:eastAsia="pt-BR"/>
        </w:rPr>
        <w:t>- Exista um atributo contendo a dimensão da testada do lote (largura do lote voltada para a rua).</w:t>
      </w:r>
    </w:p>
    <w:p w14:paraId="14B4B7E4" w14:textId="77777777" w:rsidR="000752AD" w:rsidRPr="00F74C1C" w:rsidRDefault="000752AD" w:rsidP="000752AD">
      <w:pPr>
        <w:rPr>
          <w:lang w:eastAsia="pt-BR"/>
        </w:rPr>
      </w:pPr>
      <w:r w:rsidRPr="00F74C1C">
        <w:rPr>
          <w:lang w:eastAsia="pt-BR"/>
        </w:rPr>
        <w:t>- A profundidade do lote é opcional, mas melhora consideravelmente a precisão do polígono gerado.</w:t>
      </w:r>
    </w:p>
    <w:p w14:paraId="73FF5DF2" w14:textId="77777777" w:rsidR="000752AD" w:rsidRPr="00F74C1C" w:rsidRDefault="000752AD" w:rsidP="000752AD">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 (Amorim, 2018), revela-se extremamente conveniente para a conversão de alguns cadastros textuais incompletos em cadastros georreferenciados.</w:t>
      </w:r>
    </w:p>
    <w:p w14:paraId="26C40EFE" w14:textId="77777777" w:rsidR="000752AD" w:rsidRPr="00F74C1C" w:rsidRDefault="000752AD" w:rsidP="000752AD">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4A7FE656" w14:textId="77777777" w:rsidR="000752AD" w:rsidRPr="00693DE7" w:rsidRDefault="000752AD" w:rsidP="000752AD">
      <w:pPr>
        <w:pStyle w:val="Ttulo3"/>
      </w:pPr>
      <w:bookmarkStart w:id="216" w:name="_Ref192830623"/>
      <w:bookmarkStart w:id="217" w:name="_Toc208996072"/>
      <w:r w:rsidRPr="00693DE7">
        <w:t>Obter dados dos lotes de municípios parceiros</w:t>
      </w:r>
      <w:bookmarkEnd w:id="216"/>
      <w:bookmarkEnd w:id="217"/>
    </w:p>
    <w:p w14:paraId="27B456B2" w14:textId="78ACFD7C" w:rsidR="000752AD" w:rsidRPr="00F74C1C" w:rsidRDefault="000752AD" w:rsidP="000752AD">
      <w:r w:rsidRPr="00F74C1C">
        <w:t xml:space="preserve">Os dados necessários para a para a geração de imagens de quadras devem ser tão reais quanto possível. Assim, será preciso obter a identificação do lote e da quadra, logradouro, número, largura do lote (testada) e outras dimensões disponíveis diretamente das prefeituras. A lista completa dos atributos necessários para a geração de imagens de quadras está na </w:t>
      </w:r>
      <w:commentRangeStart w:id="218"/>
      <w:r w:rsidRPr="00F74C1C">
        <w:fldChar w:fldCharType="begin"/>
      </w:r>
      <w:r w:rsidRPr="00F74C1C">
        <w:instrText xml:space="preserve"> REF _Ref191994451 \h </w:instrText>
      </w:r>
      <w:r w:rsidRPr="00F74C1C">
        <w:fldChar w:fldCharType="separate"/>
      </w:r>
      <w:ins w:id="219" w:author="Marco Aurélio Barbiero" w:date="2025-09-18T10:19:00Z" w16du:dateUtc="2025-09-18T13:19:00Z">
        <w:r w:rsidR="00610384" w:rsidRPr="00693DE7">
          <w:t xml:space="preserve">Tabela </w:t>
        </w:r>
        <w:r w:rsidR="00610384">
          <w:rPr>
            <w:noProof/>
          </w:rPr>
          <w:t>4</w:t>
        </w:r>
      </w:ins>
      <w:del w:id="220" w:author="Marco Aurélio Barbiero" w:date="2025-09-18T10:17:00Z" w16du:dateUtc="2025-09-18T13:17:00Z">
        <w:r w:rsidR="00610384" w:rsidRPr="00693DE7" w:rsidDel="00610384">
          <w:delText xml:space="preserve">Tabela </w:delText>
        </w:r>
        <w:r w:rsidR="00610384" w:rsidDel="00610384">
          <w:rPr>
            <w:noProof/>
          </w:rPr>
          <w:delText>4</w:delText>
        </w:r>
      </w:del>
      <w:r w:rsidRPr="00F74C1C">
        <w:fldChar w:fldCharType="end"/>
      </w:r>
      <w:r w:rsidRPr="00F74C1C">
        <w:t>.</w:t>
      </w:r>
      <w:commentRangeEnd w:id="218"/>
      <w:r w:rsidR="008B0D55">
        <w:rPr>
          <w:rStyle w:val="Refdecomentrio"/>
        </w:rPr>
        <w:commentReference w:id="218"/>
      </w:r>
    </w:p>
    <w:p w14:paraId="4C6EC241" w14:textId="185C94BA" w:rsidR="000752AD" w:rsidRPr="00693DE7" w:rsidRDefault="000752AD" w:rsidP="000752AD">
      <w:r w:rsidRPr="00693DE7">
        <w:t xml:space="preserve">Atualmente, os aplicativos de cadastro costumam utilizar uma estrutura de dados composta por múltiplas classes ou tabelas. Para este estudo, entretanto, a estrutura ideal para importação consiste em uma única tabela que contenha exclusivamente os dados necessários para a criação dos objetos geométricos, conforme o esquema apresentado na </w:t>
      </w:r>
      <w:r w:rsidRPr="00693DE7">
        <w:fldChar w:fldCharType="begin"/>
      </w:r>
      <w:r w:rsidRPr="00693DE7">
        <w:instrText xml:space="preserve"> REF _Ref191994451 \h </w:instrText>
      </w:r>
      <w:r w:rsidRPr="00693DE7">
        <w:fldChar w:fldCharType="separate"/>
      </w:r>
      <w:ins w:id="221" w:author="Marco Aurélio Barbiero" w:date="2025-09-18T10:19:00Z" w16du:dateUtc="2025-09-18T13:19:00Z">
        <w:r w:rsidR="00610384" w:rsidRPr="00693DE7">
          <w:t xml:space="preserve">Tabela </w:t>
        </w:r>
        <w:r w:rsidR="00610384">
          <w:rPr>
            <w:noProof/>
          </w:rPr>
          <w:t>4</w:t>
        </w:r>
      </w:ins>
      <w:del w:id="222" w:author="Marco Aurélio Barbiero" w:date="2025-09-18T10:17:00Z" w16du:dateUtc="2025-09-18T13:17:00Z">
        <w:r w:rsidR="00610384" w:rsidRPr="00693DE7" w:rsidDel="00610384">
          <w:delText xml:space="preserve">Tabela </w:delText>
        </w:r>
        <w:r w:rsidR="00610384" w:rsidDel="00610384">
          <w:rPr>
            <w:noProof/>
          </w:rPr>
          <w:delText>4</w:delText>
        </w:r>
      </w:del>
      <w:r w:rsidRPr="00693DE7">
        <w:fldChar w:fldCharType="end"/>
      </w:r>
      <w:r w:rsidRPr="00693DE7">
        <w:t>.</w:t>
      </w:r>
    </w:p>
    <w:p w14:paraId="501F1E6A" w14:textId="302C6EC2" w:rsidR="000752AD" w:rsidRPr="00693DE7" w:rsidRDefault="000752AD" w:rsidP="000752AD">
      <w:r w:rsidRPr="00693DE7">
        <w:t xml:space="preserve">Considerando o que foi discutido no item </w:t>
      </w:r>
      <w:r w:rsidRPr="00693DE7">
        <w:fldChar w:fldCharType="begin"/>
      </w:r>
      <w:r w:rsidRPr="00693DE7">
        <w:instrText xml:space="preserve"> REF _Ref191278478 \r \h </w:instrText>
      </w:r>
      <w:r w:rsidRPr="00693DE7">
        <w:fldChar w:fldCharType="separate"/>
      </w:r>
      <w:r w:rsidR="00610384">
        <w:t>3.1.8</w:t>
      </w:r>
      <w:r w:rsidRPr="00693DE7">
        <w:fldChar w:fldCharType="end"/>
      </w:r>
      <w:r w:rsidRPr="00693DE7">
        <w:t xml:space="preserve"> </w:t>
      </w:r>
      <w:r w:rsidRPr="00693DE7">
        <w:fldChar w:fldCharType="begin"/>
      </w:r>
      <w:r w:rsidRPr="00693DE7">
        <w:instrText xml:space="preserve"> REF _Ref191278485 \h </w:instrText>
      </w:r>
      <w:r w:rsidRPr="00693DE7">
        <w:fldChar w:fldCharType="separate"/>
      </w:r>
      <w:ins w:id="223" w:author="Marco Aurélio Barbiero" w:date="2025-09-18T10:19:00Z" w16du:dateUtc="2025-09-18T13:19:00Z">
        <w:r w:rsidR="00610384">
          <w:rPr>
            <w:lang w:eastAsia="pt-BR"/>
          </w:rPr>
          <w:t xml:space="preserve">O </w:t>
        </w:r>
        <w:r w:rsidR="00610384" w:rsidRPr="00693DE7">
          <w:rPr>
            <w:lang w:eastAsia="pt-BR"/>
          </w:rPr>
          <w:t>CIATA e a Lei Geral de Proteção de Dados (LGPD)</w:t>
        </w:r>
      </w:ins>
      <w:del w:id="224" w:author="Marco Aurélio Barbiero" w:date="2025-09-18T10:17:00Z" w16du:dateUtc="2025-09-18T13:17:00Z">
        <w:r w:rsidR="00610384" w:rsidDel="00610384">
          <w:rPr>
            <w:lang w:eastAsia="pt-BR"/>
          </w:rPr>
          <w:delText xml:space="preserve">O </w:delText>
        </w:r>
        <w:r w:rsidR="00610384" w:rsidRPr="00693DE7" w:rsidDel="00610384">
          <w:rPr>
            <w:lang w:eastAsia="pt-BR"/>
          </w:rPr>
          <w:delText>CIATA e a Lei Geral de Proteção de Dados (LGPD)</w:delText>
        </w:r>
      </w:del>
      <w:r w:rsidRPr="00693DE7">
        <w:fldChar w:fldCharType="end"/>
      </w:r>
      <w:r w:rsidRPr="00693DE7">
        <w:t>, a prefeitura pode obter os dados do sistema de cadastro em um formato de arquivo não-proprietário, como XML, JSON ou CSV</w:t>
      </w:r>
      <w:r w:rsidRPr="00FC3420">
        <w:rPr>
          <w:rStyle w:val="Refdenotaderodap"/>
        </w:rPr>
        <w:footnoteReference w:id="10"/>
      </w:r>
      <w:r w:rsidRPr="00693DE7">
        <w:t>. Para importação em um banco de dados a preferência é por arquivos CSV.</w:t>
      </w:r>
    </w:p>
    <w:p w14:paraId="54DEAA70" w14:textId="77777777" w:rsidR="000752AD" w:rsidRPr="00693DE7" w:rsidRDefault="000752AD" w:rsidP="000752AD">
      <w:pPr>
        <w:pStyle w:val="Ttulo3"/>
      </w:pPr>
      <w:bookmarkStart w:id="225" w:name="_Toc208996073"/>
      <w:r w:rsidRPr="00693DE7">
        <w:t>Definir e povoar um banco de dados relacional com os dados dos imóveis.</w:t>
      </w:r>
      <w:bookmarkEnd w:id="225"/>
    </w:p>
    <w:p w14:paraId="7D3D7409" w14:textId="6129D4FD" w:rsidR="000752AD" w:rsidRPr="00F74C1C" w:rsidRDefault="000752AD" w:rsidP="000752AD">
      <w:r w:rsidRPr="00F74C1C">
        <w:t>Por segurança, durante o desenvolvimento do projeto, todo o processamento dos dados será realizado sobre uma cópia do cadastro, evitando assim qualquer interferência nos registros originais. Para tal, será criada uma base de dados específica, sendo efetuada a importação a partir dos arquivos gerados na</w:t>
      </w:r>
      <w:r>
        <w:t xml:space="preserve"> etapa </w:t>
      </w:r>
      <w:r>
        <w:fldChar w:fldCharType="begin"/>
      </w:r>
      <w:r>
        <w:instrText xml:space="preserve"> REF _Ref192830623 \r \h </w:instrText>
      </w:r>
      <w:r>
        <w:fldChar w:fldCharType="separate"/>
      </w:r>
      <w:r w:rsidR="00610384">
        <w:t>4.3.1</w:t>
      </w:r>
      <w:r>
        <w:fldChar w:fldCharType="end"/>
      </w:r>
      <w:r w:rsidRPr="00F74C1C">
        <w:t>.</w:t>
      </w:r>
    </w:p>
    <w:p w14:paraId="399965F2" w14:textId="6FF99647" w:rsidR="000752AD" w:rsidRPr="00F74C1C" w:rsidRDefault="000752AD" w:rsidP="000752AD">
      <w:r w:rsidRPr="00F74C1C">
        <w:lastRenderedPageBreak/>
        <w:t xml:space="preserve">A primeira classe a ser criada é ‘Lotes’, que armazenará os dados dos lotes ou parcelas recuperados dos arquivos da prefeitura. O código para criação da tabela ‘Lotes’ com os atributos essenciais é mostrado na </w:t>
      </w:r>
      <w:r w:rsidRPr="00F74C1C">
        <w:fldChar w:fldCharType="begin"/>
      </w:r>
      <w:r w:rsidRPr="00F74C1C">
        <w:instrText xml:space="preserve"> REF _Ref192516006 \h </w:instrText>
      </w:r>
      <w:r w:rsidRPr="00F74C1C">
        <w:fldChar w:fldCharType="separate"/>
      </w:r>
      <w:ins w:id="226" w:author="Marco Aurélio Barbiero" w:date="2025-09-18T10:19:00Z" w16du:dateUtc="2025-09-18T13:19:00Z">
        <w:r w:rsidR="00610384" w:rsidRPr="00693DE7">
          <w:t xml:space="preserve">Figura </w:t>
        </w:r>
        <w:r w:rsidR="00610384">
          <w:rPr>
            <w:noProof/>
          </w:rPr>
          <w:t>12</w:t>
        </w:r>
      </w:ins>
      <w:del w:id="227" w:author="Marco Aurélio Barbiero" w:date="2025-09-18T10:17:00Z" w16du:dateUtc="2025-09-18T13:17:00Z">
        <w:r w:rsidR="00610384" w:rsidRPr="00693DE7" w:rsidDel="00610384">
          <w:delText xml:space="preserve">Figura </w:delText>
        </w:r>
        <w:r w:rsidR="00610384" w:rsidDel="00610384">
          <w:rPr>
            <w:noProof/>
          </w:rPr>
          <w:delText>12</w:delText>
        </w:r>
      </w:del>
      <w:r w:rsidRPr="00F74C1C">
        <w:fldChar w:fldCharType="end"/>
      </w:r>
      <w:r w:rsidRPr="00F74C1C">
        <w:t xml:space="preserve">. </w:t>
      </w:r>
    </w:p>
    <w:p w14:paraId="4CE8C550" w14:textId="13716269" w:rsidR="000752AD" w:rsidRPr="00693DE7" w:rsidRDefault="000752AD" w:rsidP="000752AD">
      <w:pPr>
        <w:pStyle w:val="Legenda"/>
      </w:pPr>
      <w:bookmarkStart w:id="228" w:name="_Ref192516006"/>
      <w:r w:rsidRPr="00693DE7">
        <w:t xml:space="preserve">Figura </w:t>
      </w:r>
      <w:fldSimple w:instr=" SEQ Figura \* ARABIC ">
        <w:r w:rsidR="00610384">
          <w:rPr>
            <w:noProof/>
          </w:rPr>
          <w:t>12</w:t>
        </w:r>
      </w:fldSimple>
      <w:bookmarkEnd w:id="228"/>
      <w:r w:rsidRPr="00693DE7">
        <w:t>: Código SQL de criação da classe Lotes</w:t>
      </w:r>
    </w:p>
    <w:tbl>
      <w:tblPr>
        <w:tblStyle w:val="Tabelacomgrade"/>
        <w:tblW w:w="0" w:type="auto"/>
        <w:tblLook w:val="04A0" w:firstRow="1" w:lastRow="0" w:firstColumn="1" w:lastColumn="0" w:noHBand="0" w:noVBand="1"/>
      </w:tblPr>
      <w:tblGrid>
        <w:gridCol w:w="9061"/>
      </w:tblGrid>
      <w:tr w:rsidR="000752AD" w:rsidRPr="00693DE7" w14:paraId="44463677" w14:textId="77777777" w:rsidTr="000643CA">
        <w:tc>
          <w:tcPr>
            <w:tcW w:w="9061" w:type="dxa"/>
          </w:tcPr>
          <w:p w14:paraId="18E66415" w14:textId="77777777" w:rsidR="000752AD" w:rsidRPr="008D4478" w:rsidRDefault="000752AD" w:rsidP="000643CA">
            <w:pPr>
              <w:pStyle w:val="Codigo"/>
              <w:rPr>
                <w:lang w:val="en-US"/>
              </w:rPr>
            </w:pPr>
            <w:r w:rsidRPr="008D4478">
              <w:rPr>
                <w:lang w:val="en-US"/>
              </w:rPr>
              <w:t>Create table Lotes (</w:t>
            </w:r>
          </w:p>
          <w:p w14:paraId="599A412F" w14:textId="77777777" w:rsidR="000752AD" w:rsidRPr="008D4478" w:rsidRDefault="000752AD" w:rsidP="000643CA">
            <w:pPr>
              <w:pStyle w:val="Codigo"/>
              <w:rPr>
                <w:lang w:val="en-US"/>
              </w:rPr>
            </w:pPr>
            <w:r w:rsidRPr="008D4478">
              <w:rPr>
                <w:lang w:val="en-US"/>
              </w:rPr>
              <w:tab/>
              <w:t xml:space="preserve">InscricaoCadastral </w:t>
            </w:r>
            <w:r w:rsidRPr="008D4478">
              <w:rPr>
                <w:lang w:val="en-US"/>
              </w:rPr>
              <w:tab/>
              <w:t>VARCHAR(20) PRIMARY KEY,</w:t>
            </w:r>
          </w:p>
          <w:p w14:paraId="0DC393D3" w14:textId="77777777" w:rsidR="000752AD" w:rsidRPr="00693DE7" w:rsidRDefault="000752AD" w:rsidP="000643CA">
            <w:pPr>
              <w:pStyle w:val="Codigo"/>
            </w:pPr>
            <w:r w:rsidRPr="008D4478">
              <w:rPr>
                <w:lang w:val="en-US"/>
              </w:rPr>
              <w:tab/>
            </w:r>
            <w:r w:rsidRPr="00693DE7">
              <w:t xml:space="preserve">nmLogradouro </w:t>
            </w:r>
            <w:r w:rsidRPr="00693DE7">
              <w:tab/>
              <w:t>VARCHAR(100),</w:t>
            </w:r>
          </w:p>
          <w:p w14:paraId="230AC0C6" w14:textId="77777777" w:rsidR="000752AD" w:rsidRPr="00693DE7" w:rsidRDefault="000752AD" w:rsidP="000643CA">
            <w:pPr>
              <w:pStyle w:val="Codigo"/>
            </w:pPr>
            <w:r w:rsidRPr="00693DE7">
              <w:tab/>
              <w:t xml:space="preserve">nrEndereco  </w:t>
            </w:r>
            <w:r w:rsidRPr="00693DE7">
              <w:tab/>
              <w:t>VARCHAR(10),</w:t>
            </w:r>
          </w:p>
          <w:p w14:paraId="6E922B77" w14:textId="77777777" w:rsidR="000752AD" w:rsidRPr="00693DE7" w:rsidRDefault="000752AD" w:rsidP="000643CA">
            <w:pPr>
              <w:pStyle w:val="Codigo"/>
            </w:pPr>
            <w:r w:rsidRPr="00693DE7">
              <w:tab/>
              <w:t xml:space="preserve">complementoEndereco </w:t>
            </w:r>
            <w:r w:rsidRPr="00693DE7">
              <w:tab/>
              <w:t>VARCHAR(100),</w:t>
            </w:r>
          </w:p>
          <w:p w14:paraId="789A75A1" w14:textId="77777777" w:rsidR="000752AD" w:rsidRPr="00693DE7" w:rsidRDefault="000752AD" w:rsidP="000643CA">
            <w:pPr>
              <w:pStyle w:val="Codigo"/>
            </w:pPr>
            <w:r w:rsidRPr="00693DE7">
              <w:tab/>
              <w:t xml:space="preserve">idQuadra  </w:t>
            </w:r>
            <w:r w:rsidRPr="00693DE7">
              <w:tab/>
              <w:t>VARCHAR(10),</w:t>
            </w:r>
          </w:p>
          <w:p w14:paraId="589F9600" w14:textId="77777777" w:rsidR="000752AD" w:rsidRPr="00693DE7" w:rsidRDefault="000752AD" w:rsidP="000643CA">
            <w:pPr>
              <w:pStyle w:val="Codigo"/>
            </w:pPr>
            <w:r w:rsidRPr="00693DE7">
              <w:tab/>
              <w:t xml:space="preserve">dimTestada </w:t>
            </w:r>
            <w:r w:rsidRPr="00693DE7">
              <w:tab/>
              <w:t>FLOAT,</w:t>
            </w:r>
          </w:p>
          <w:p w14:paraId="7D4A6938" w14:textId="77777777" w:rsidR="000752AD" w:rsidRPr="00693DE7" w:rsidRDefault="000752AD" w:rsidP="000643CA">
            <w:pPr>
              <w:pStyle w:val="Codigo"/>
            </w:pPr>
            <w:r w:rsidRPr="00693DE7">
              <w:tab/>
              <w:t xml:space="preserve">dimProfundidade </w:t>
            </w:r>
            <w:r w:rsidRPr="00693DE7">
              <w:tab/>
              <w:t>FLOAT</w:t>
            </w:r>
          </w:p>
          <w:p w14:paraId="2AB386C6" w14:textId="77777777" w:rsidR="000752AD" w:rsidRPr="00693DE7" w:rsidRDefault="000752AD" w:rsidP="000643CA">
            <w:pPr>
              <w:pStyle w:val="Codigo"/>
            </w:pPr>
            <w:r w:rsidRPr="00693DE7">
              <w:t>);</w:t>
            </w:r>
          </w:p>
        </w:tc>
      </w:tr>
    </w:tbl>
    <w:p w14:paraId="54A45995" w14:textId="77777777" w:rsidR="000752AD" w:rsidRPr="00693DE7" w:rsidRDefault="000752AD" w:rsidP="000752AD"/>
    <w:p w14:paraId="400D879D" w14:textId="5ACB256C" w:rsidR="000752AD" w:rsidRPr="00693DE7" w:rsidRDefault="000752AD" w:rsidP="000752AD">
      <w:r w:rsidRPr="00693DE7">
        <w:t>Além da classe ‘Lotes’ será preciso criar uma estrutura para os dados do CNEFE. Esses dados são fornecidos pelo IBGE em seu sítio</w:t>
      </w:r>
      <w:r w:rsidRPr="00FC3420">
        <w:rPr>
          <w:rStyle w:val="Refdenotaderodap"/>
        </w:rPr>
        <w:footnoteReference w:id="11"/>
      </w:r>
      <w:r w:rsidRPr="00693DE7">
        <w:t xml:space="preserve"> nos formatos CSV e GeoJSON, em arquivos agrupados por município.</w:t>
      </w:r>
      <w:r>
        <w:t xml:space="preserve"> A </w:t>
      </w:r>
      <w:r>
        <w:fldChar w:fldCharType="begin"/>
      </w:r>
      <w:r>
        <w:instrText xml:space="preserve"> REF _Ref192535314 \h </w:instrText>
      </w:r>
      <w:r>
        <w:fldChar w:fldCharType="separate"/>
      </w:r>
      <w:r w:rsidR="00610384">
        <w:t xml:space="preserve">Figura </w:t>
      </w:r>
      <w:r w:rsidR="00610384">
        <w:rPr>
          <w:noProof/>
        </w:rPr>
        <w:t>13</w:t>
      </w:r>
      <w:r>
        <w:fldChar w:fldCharType="end"/>
      </w:r>
      <w:r>
        <w:t xml:space="preserve"> apresenta o código SQL para criação da classe CNEFE.</w:t>
      </w:r>
    </w:p>
    <w:p w14:paraId="62186DBF" w14:textId="0837D8D7" w:rsidR="000752AD" w:rsidRDefault="000752AD" w:rsidP="000752AD">
      <w:pPr>
        <w:pStyle w:val="Legenda"/>
      </w:pPr>
      <w:bookmarkStart w:id="229" w:name="_Ref192535314"/>
      <w:r>
        <w:t xml:space="preserve">Figura </w:t>
      </w:r>
      <w:fldSimple w:instr=" SEQ Figura \* ARABIC ">
        <w:r w:rsidR="00610384">
          <w:rPr>
            <w:noProof/>
          </w:rPr>
          <w:t>13</w:t>
        </w:r>
      </w:fldSimple>
      <w:bookmarkEnd w:id="229"/>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0752AD" w:rsidRPr="00384778" w14:paraId="01E4C342" w14:textId="77777777" w:rsidTr="000643CA">
        <w:tc>
          <w:tcPr>
            <w:tcW w:w="9061" w:type="dxa"/>
          </w:tcPr>
          <w:p w14:paraId="2BB6B4A5" w14:textId="77777777" w:rsidR="00DC119F" w:rsidRPr="00DC119F" w:rsidRDefault="00DC119F" w:rsidP="00DC119F">
            <w:pPr>
              <w:pStyle w:val="Codigo"/>
              <w:rPr>
                <w:lang w:val="es-ES_tradnl"/>
              </w:rPr>
            </w:pPr>
            <w:r w:rsidRPr="00DC119F">
              <w:rPr>
                <w:lang w:val="es-ES_tradnl"/>
              </w:rPr>
              <w:t>-- Cria tabela CNEFE</w:t>
            </w:r>
          </w:p>
          <w:p w14:paraId="1B3CD757" w14:textId="77777777" w:rsidR="00DC119F" w:rsidRPr="00DC119F" w:rsidRDefault="00DC119F" w:rsidP="00DC119F">
            <w:pPr>
              <w:pStyle w:val="Codigo"/>
              <w:rPr>
                <w:lang w:val="es-ES_tradnl"/>
              </w:rPr>
            </w:pPr>
            <w:r w:rsidRPr="00DC119F">
              <w:rPr>
                <w:lang w:val="es-ES_tradnl"/>
              </w:rPr>
              <w:t>CREATE TABLE CNEFE (</w:t>
            </w:r>
          </w:p>
          <w:p w14:paraId="081DDD54" w14:textId="77777777" w:rsidR="00DC119F" w:rsidRPr="00DC119F" w:rsidRDefault="00DC119F" w:rsidP="00DC119F">
            <w:pPr>
              <w:pStyle w:val="Codigo"/>
              <w:rPr>
                <w:lang w:val="es-ES_tradnl"/>
              </w:rPr>
            </w:pPr>
            <w:r w:rsidRPr="00DC119F">
              <w:rPr>
                <w:lang w:val="es-ES_tradnl"/>
              </w:rPr>
              <w:t xml:space="preserve">  COD_UNICO_ENDERECO </w:t>
            </w:r>
            <w:r w:rsidRPr="00DC119F">
              <w:rPr>
                <w:lang w:val="es-ES_tradnl"/>
              </w:rPr>
              <w:tab/>
              <w:t>VARCHAR(10),</w:t>
            </w:r>
          </w:p>
          <w:p w14:paraId="7CC0A63F" w14:textId="77777777" w:rsidR="00DC119F" w:rsidRPr="00DC119F" w:rsidRDefault="00DC119F" w:rsidP="00DC119F">
            <w:pPr>
              <w:pStyle w:val="Codigo"/>
              <w:rPr>
                <w:lang w:val="es-ES_tradnl"/>
              </w:rPr>
            </w:pPr>
            <w:r w:rsidRPr="00DC119F">
              <w:rPr>
                <w:lang w:val="es-ES_tradnl"/>
              </w:rPr>
              <w:t xml:space="preserve">  COD_MUNICIPIO </w:t>
            </w:r>
            <w:r w:rsidRPr="00DC119F">
              <w:rPr>
                <w:lang w:val="es-ES_tradnl"/>
              </w:rPr>
              <w:tab/>
            </w:r>
            <w:r w:rsidRPr="00DC119F">
              <w:rPr>
                <w:lang w:val="es-ES_tradnl"/>
              </w:rPr>
              <w:tab/>
              <w:t>VARCHAR(7),</w:t>
            </w:r>
          </w:p>
          <w:p w14:paraId="05B6AAB6" w14:textId="2EEFFA3F" w:rsidR="00DC119F" w:rsidRPr="00384778" w:rsidRDefault="00DC119F" w:rsidP="00DC119F">
            <w:pPr>
              <w:pStyle w:val="Codigo"/>
              <w:rPr>
                <w:lang w:val="es-ES_tradnl"/>
              </w:rPr>
            </w:pPr>
            <w:r w:rsidRPr="00DC119F">
              <w:rPr>
                <w:lang w:val="es-ES_tradnl"/>
              </w:rPr>
              <w:t xml:space="preserve">  </w:t>
            </w:r>
            <w:r w:rsidRPr="00384778">
              <w:rPr>
                <w:lang w:val="es-ES_tradnl"/>
              </w:rPr>
              <w:t xml:space="preserve">COD_DISTRITO </w:t>
            </w:r>
            <w:r w:rsidRPr="00384778">
              <w:rPr>
                <w:lang w:val="es-ES_tradnl"/>
              </w:rPr>
              <w:tab/>
            </w:r>
            <w:r w:rsidRPr="00384778">
              <w:rPr>
                <w:lang w:val="es-ES_tradnl"/>
              </w:rPr>
              <w:tab/>
              <w:t>VARCHAR(9),</w:t>
            </w:r>
          </w:p>
          <w:p w14:paraId="4BBFCA47" w14:textId="77777777" w:rsidR="00DC119F" w:rsidRDefault="00DC119F" w:rsidP="00DC119F">
            <w:pPr>
              <w:pStyle w:val="Codigo"/>
            </w:pPr>
            <w:r w:rsidRPr="00384778">
              <w:rPr>
                <w:lang w:val="es-ES_tradnl"/>
              </w:rPr>
              <w:t xml:space="preserve">  </w:t>
            </w:r>
            <w:r>
              <w:t xml:space="preserve">COD_SUBDISTRITO </w:t>
            </w:r>
            <w:r>
              <w:tab/>
            </w:r>
            <w:r>
              <w:tab/>
              <w:t>VARCHAR(11),</w:t>
            </w:r>
          </w:p>
          <w:p w14:paraId="17BFEE8C" w14:textId="77777777" w:rsidR="00DC119F" w:rsidRDefault="00DC119F" w:rsidP="00DC119F">
            <w:pPr>
              <w:pStyle w:val="Codigo"/>
            </w:pPr>
            <w:r>
              <w:t xml:space="preserve">  COD_SETOR </w:t>
            </w:r>
            <w:r>
              <w:tab/>
            </w:r>
            <w:r>
              <w:tab/>
            </w:r>
            <w:r>
              <w:tab/>
              <w:t>VARCHAR(16),</w:t>
            </w:r>
          </w:p>
          <w:p w14:paraId="392F21CA" w14:textId="77777777" w:rsidR="00DC119F" w:rsidRDefault="00DC119F" w:rsidP="00DC119F">
            <w:pPr>
              <w:pStyle w:val="Codigo"/>
            </w:pPr>
            <w:r>
              <w:t xml:space="preserve">  NUM_QUADRA </w:t>
            </w:r>
            <w:r>
              <w:tab/>
            </w:r>
            <w:r>
              <w:tab/>
            </w:r>
            <w:r>
              <w:tab/>
              <w:t>VARCHAR(18),</w:t>
            </w:r>
          </w:p>
          <w:p w14:paraId="60300D4F" w14:textId="47600D11" w:rsidR="00DC119F" w:rsidRDefault="00DC119F" w:rsidP="00DC119F">
            <w:pPr>
              <w:pStyle w:val="Codigo"/>
            </w:pPr>
            <w:r>
              <w:t xml:space="preserve">  NUM_FACE </w:t>
            </w:r>
            <w:r>
              <w:tab/>
            </w:r>
            <w:r>
              <w:tab/>
            </w:r>
            <w:r>
              <w:tab/>
              <w:t>VARCHAR(2),</w:t>
            </w:r>
          </w:p>
          <w:p w14:paraId="2E7B821E" w14:textId="77777777" w:rsidR="00DC119F" w:rsidRDefault="00DC119F" w:rsidP="00DC119F">
            <w:pPr>
              <w:pStyle w:val="Codigo"/>
            </w:pPr>
            <w:r>
              <w:t xml:space="preserve">  TIPO_LOGRADOURO </w:t>
            </w:r>
            <w:r>
              <w:tab/>
            </w:r>
            <w:r>
              <w:tab/>
              <w:t>VARCHAR(20),</w:t>
            </w:r>
          </w:p>
          <w:p w14:paraId="533B7A63" w14:textId="77777777" w:rsidR="00DC119F" w:rsidRDefault="00DC119F" w:rsidP="00DC119F">
            <w:pPr>
              <w:pStyle w:val="Codigo"/>
            </w:pPr>
            <w:r>
              <w:t xml:space="preserve">  NOM_LOGRADOURO </w:t>
            </w:r>
            <w:r>
              <w:tab/>
            </w:r>
            <w:r>
              <w:tab/>
              <w:t>VARCHAR(100),</w:t>
            </w:r>
          </w:p>
          <w:p w14:paraId="2BD2F85D" w14:textId="4AE21845" w:rsidR="00DC119F" w:rsidRDefault="00DC119F" w:rsidP="00DC119F">
            <w:pPr>
              <w:pStyle w:val="Codigo"/>
            </w:pPr>
            <w:r>
              <w:t xml:space="preserve">  NUM_ENDERECO </w:t>
            </w:r>
            <w:r>
              <w:tab/>
            </w:r>
            <w:r>
              <w:tab/>
              <w:t>VARCHAR(10),</w:t>
            </w:r>
          </w:p>
          <w:p w14:paraId="578EDDCD" w14:textId="77777777" w:rsidR="00DC119F" w:rsidRPr="00384778" w:rsidRDefault="00DC119F" w:rsidP="00DC119F">
            <w:pPr>
              <w:pStyle w:val="Codigo"/>
              <w:rPr>
                <w:lang w:val="en-US"/>
              </w:rPr>
            </w:pPr>
            <w:r>
              <w:t xml:space="preserve">  </w:t>
            </w:r>
            <w:r w:rsidRPr="00384778">
              <w:rPr>
                <w:lang w:val="en-US"/>
              </w:rPr>
              <w:t xml:space="preserve">NOM_COMPLEMENTO </w:t>
            </w:r>
            <w:r w:rsidRPr="00384778">
              <w:rPr>
                <w:lang w:val="en-US"/>
              </w:rPr>
              <w:tab/>
            </w:r>
            <w:r w:rsidRPr="00384778">
              <w:rPr>
                <w:lang w:val="en-US"/>
              </w:rPr>
              <w:tab/>
              <w:t>VARCHAR(20),</w:t>
            </w:r>
          </w:p>
          <w:p w14:paraId="1EDFEF65" w14:textId="5EC9F9C3" w:rsidR="00DC119F" w:rsidRPr="00384778" w:rsidRDefault="00DC119F" w:rsidP="00DC119F">
            <w:pPr>
              <w:pStyle w:val="Codigo"/>
              <w:rPr>
                <w:lang w:val="en-US"/>
              </w:rPr>
            </w:pPr>
            <w:r w:rsidRPr="00384778">
              <w:rPr>
                <w:lang w:val="en-US"/>
              </w:rPr>
              <w:t xml:space="preserve">  CEP </w:t>
            </w:r>
            <w:r w:rsidRPr="00384778">
              <w:rPr>
                <w:lang w:val="en-US"/>
              </w:rPr>
              <w:tab/>
            </w:r>
            <w:r w:rsidRPr="00384778">
              <w:rPr>
                <w:lang w:val="en-US"/>
              </w:rPr>
              <w:tab/>
            </w:r>
            <w:r w:rsidRPr="00384778">
              <w:rPr>
                <w:lang w:val="en-US"/>
              </w:rPr>
              <w:tab/>
            </w:r>
            <w:r w:rsidRPr="00384778">
              <w:rPr>
                <w:lang w:val="en-US"/>
              </w:rPr>
              <w:tab/>
              <w:t>VARCHAR(9),</w:t>
            </w:r>
          </w:p>
          <w:p w14:paraId="0FEFBB14" w14:textId="057FA0DC" w:rsidR="00DC119F" w:rsidRPr="00384778" w:rsidRDefault="00DC119F" w:rsidP="00DC119F">
            <w:pPr>
              <w:pStyle w:val="Codigo"/>
              <w:rPr>
                <w:lang w:val="en-US"/>
              </w:rPr>
            </w:pPr>
            <w:r w:rsidRPr="00384778">
              <w:rPr>
                <w:lang w:val="en-US"/>
              </w:rPr>
              <w:t xml:space="preserve">  LATITUDE </w:t>
            </w:r>
            <w:r w:rsidRPr="00384778">
              <w:rPr>
                <w:lang w:val="en-US"/>
              </w:rPr>
              <w:tab/>
            </w:r>
            <w:r w:rsidRPr="00384778">
              <w:rPr>
                <w:lang w:val="en-US"/>
              </w:rPr>
              <w:tab/>
            </w:r>
            <w:r w:rsidRPr="00384778">
              <w:rPr>
                <w:lang w:val="en-US"/>
              </w:rPr>
              <w:tab/>
              <w:t>REAL,</w:t>
            </w:r>
          </w:p>
          <w:p w14:paraId="7AE8A961" w14:textId="77777777" w:rsidR="00DC119F" w:rsidRPr="00384778" w:rsidRDefault="00DC119F" w:rsidP="00DC119F">
            <w:pPr>
              <w:pStyle w:val="Codigo"/>
              <w:rPr>
                <w:lang w:val="en-US"/>
              </w:rPr>
            </w:pPr>
            <w:r w:rsidRPr="00384778">
              <w:rPr>
                <w:lang w:val="en-US"/>
              </w:rPr>
              <w:t xml:space="preserve">  LONGITUDE </w:t>
            </w:r>
            <w:r w:rsidRPr="00384778">
              <w:rPr>
                <w:lang w:val="en-US"/>
              </w:rPr>
              <w:tab/>
            </w:r>
            <w:r w:rsidRPr="00384778">
              <w:rPr>
                <w:lang w:val="en-US"/>
              </w:rPr>
              <w:tab/>
            </w:r>
            <w:r w:rsidRPr="00384778">
              <w:rPr>
                <w:lang w:val="en-US"/>
              </w:rPr>
              <w:tab/>
              <w:t>REAL,</w:t>
            </w:r>
          </w:p>
          <w:p w14:paraId="4AB6FA81" w14:textId="77777777" w:rsidR="00DC119F" w:rsidRPr="00384778" w:rsidRDefault="00DC119F" w:rsidP="00DC119F">
            <w:pPr>
              <w:pStyle w:val="Codigo"/>
              <w:rPr>
                <w:lang w:val="en-US"/>
              </w:rPr>
            </w:pPr>
            <w:r w:rsidRPr="00384778">
              <w:rPr>
                <w:lang w:val="en-US"/>
              </w:rPr>
              <w:t xml:space="preserve">  COORD </w:t>
            </w:r>
            <w:r w:rsidRPr="00384778">
              <w:rPr>
                <w:lang w:val="en-US"/>
              </w:rPr>
              <w:tab/>
            </w:r>
            <w:r w:rsidRPr="00384778">
              <w:rPr>
                <w:lang w:val="en-US"/>
              </w:rPr>
              <w:tab/>
            </w:r>
            <w:r w:rsidRPr="00384778">
              <w:rPr>
                <w:lang w:val="en-US"/>
              </w:rPr>
              <w:tab/>
            </w:r>
            <w:r w:rsidRPr="00384778">
              <w:rPr>
                <w:lang w:val="en-US"/>
              </w:rPr>
              <w:tab/>
              <w:t>POINT NOT NULL SRID 4326,</w:t>
            </w:r>
          </w:p>
          <w:p w14:paraId="68B501E6" w14:textId="77777777" w:rsidR="00DC119F" w:rsidRPr="00DC119F" w:rsidRDefault="00DC119F" w:rsidP="00DC119F">
            <w:pPr>
              <w:pStyle w:val="Codigo"/>
              <w:rPr>
                <w:lang w:val="en-US"/>
              </w:rPr>
            </w:pPr>
            <w:r w:rsidRPr="00384778">
              <w:rPr>
                <w:lang w:val="en-US"/>
              </w:rPr>
              <w:t xml:space="preserve">  </w:t>
            </w:r>
            <w:r w:rsidRPr="00DC119F">
              <w:rPr>
                <w:lang w:val="en-US"/>
              </w:rPr>
              <w:t>CONSTRAINT pk_CNEFE PRIMARY KEY (COD_UNICO_ENDERECO)</w:t>
            </w:r>
          </w:p>
          <w:p w14:paraId="0316C8FF" w14:textId="77777777" w:rsidR="00DC119F" w:rsidRDefault="00DC119F" w:rsidP="00DC119F">
            <w:pPr>
              <w:pStyle w:val="Codigo"/>
            </w:pPr>
            <w:r>
              <w:t>);</w:t>
            </w:r>
          </w:p>
          <w:p w14:paraId="1C299C74" w14:textId="77777777" w:rsidR="00DC119F" w:rsidRDefault="00DC119F" w:rsidP="00DC119F">
            <w:pPr>
              <w:pStyle w:val="Codigo"/>
            </w:pPr>
            <w:r>
              <w:t>-- Cria índice espacial para o campo COORD da tabela CNEFE</w:t>
            </w:r>
          </w:p>
          <w:p w14:paraId="2C9F9A07" w14:textId="0363E25E" w:rsidR="000752AD" w:rsidRPr="00DC119F" w:rsidRDefault="00DC119F" w:rsidP="00DC119F">
            <w:pPr>
              <w:pStyle w:val="Codigo"/>
              <w:rPr>
                <w:lang w:val="en-US"/>
              </w:rPr>
            </w:pPr>
            <w:r w:rsidRPr="00DC119F">
              <w:rPr>
                <w:lang w:val="en-US"/>
              </w:rPr>
              <w:t>ALTER TABLE CNEFE ADD SPATIAL INDEX(COORD);</w:t>
            </w:r>
          </w:p>
        </w:tc>
      </w:tr>
    </w:tbl>
    <w:p w14:paraId="40235DBE" w14:textId="77777777" w:rsidR="000752AD" w:rsidRPr="00F74C1C" w:rsidRDefault="000752AD" w:rsidP="000752AD">
      <w:r w:rsidRPr="00F74C1C">
        <w:t>As demais classes serão geradas a partir dessas duas iniciais por meio da execução de consultas SQL, e armazenarão os registros resultantes do processamento.</w:t>
      </w:r>
    </w:p>
    <w:p w14:paraId="27D026A8" w14:textId="77777777" w:rsidR="000752AD" w:rsidRPr="00F74C1C" w:rsidRDefault="000752AD" w:rsidP="000752AD">
      <w:r w:rsidRPr="00F74C1C">
        <w:t xml:space="preserve">Por fim, a maneira de povoar as bases criadas varia conforme o SGBD utilizado e do formato do arquivo de migração. Todos os SGBDs oferecem </w:t>
      </w:r>
      <w:r w:rsidRPr="00F74C1C">
        <w:lastRenderedPageBreak/>
        <w:t>ferramentas para fazer a importação a partir dos formatos mais comuns e, se necessário, pode-se criar scripts para essa tarefa.</w:t>
      </w:r>
    </w:p>
    <w:p w14:paraId="7767C356" w14:textId="77777777" w:rsidR="000752AD" w:rsidRDefault="000752AD" w:rsidP="000752AD">
      <w:pPr>
        <w:pStyle w:val="Ttulo3"/>
      </w:pPr>
      <w:bookmarkStart w:id="230" w:name="_Toc208996074"/>
      <w:r w:rsidRPr="00693DE7">
        <w:t>Selecionar um conjunto ótimo de informações cadastrais.</w:t>
      </w:r>
      <w:bookmarkEnd w:id="230"/>
    </w:p>
    <w:p w14:paraId="62BD9EF2" w14:textId="77777777" w:rsidR="000752AD" w:rsidRPr="00693DE7" w:rsidRDefault="000752AD" w:rsidP="000752AD">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"Retangópolis</w:t>
      </w:r>
      <w:r w:rsidRPr="00390F3C">
        <w:t>".</w:t>
      </w:r>
    </w:p>
    <w:p w14:paraId="1F87888D" w14:textId="77777777" w:rsidR="000752AD" w:rsidRDefault="000752AD" w:rsidP="000752AD">
      <w:pPr>
        <w:pStyle w:val="Ttulo3"/>
      </w:pPr>
      <w:bookmarkStart w:id="231" w:name="_Toc208996075"/>
      <w:r w:rsidRPr="00693DE7">
        <w:t>Identificar e corrigir falhas dos dados textuais no banco de dados.</w:t>
      </w:r>
      <w:bookmarkEnd w:id="231"/>
    </w:p>
    <w:p w14:paraId="2D8E4C82" w14:textId="77777777" w:rsidR="000752AD" w:rsidRPr="00F74C1C" w:rsidRDefault="000752AD" w:rsidP="000752AD">
      <w:r w:rsidRPr="00F74C1C">
        <w:t>Nesta etapa, os erros presentes na base de dados são corrigidos para evitar interferências durante os testes do protótipo. Além disso, os dados ausentes são preenchidos e os nomes dos logradouros são devidamente ajustados.</w:t>
      </w:r>
    </w:p>
    <w:p w14:paraId="4719F569" w14:textId="77777777" w:rsidR="000752AD" w:rsidRDefault="000752AD" w:rsidP="000752AD">
      <w:pPr>
        <w:pStyle w:val="Ttulo3"/>
      </w:pPr>
      <w:bookmarkStart w:id="232" w:name="_Toc208996076"/>
      <w:r>
        <w:t>Criar classes para os endereços agrupados.</w:t>
      </w:r>
      <w:bookmarkEnd w:id="232"/>
    </w:p>
    <w:p w14:paraId="49E8A359" w14:textId="77777777" w:rsidR="000752AD" w:rsidRPr="00F74C1C" w:rsidRDefault="000752AD" w:rsidP="000752AD">
      <w:r w:rsidRPr="00F74C1C">
        <w:t xml:space="preserve">As principais alternativas para a integração dos dados das bases do CIATA e CNEFE são utilizar as definições de quadras das unidades imobiliárias ou empregar os logradouros. Assim, torna-se essencial agrupar as UIs por quadras e por logradouros, visando simplificar o processamento. </w:t>
      </w:r>
    </w:p>
    <w:p w14:paraId="7CCF5DE0" w14:textId="77777777" w:rsidR="000752AD" w:rsidRDefault="000752AD" w:rsidP="000752AD">
      <w:pPr>
        <w:pStyle w:val="Ttulo3"/>
      </w:pPr>
      <w:bookmarkStart w:id="233" w:name="_Toc208996077"/>
      <w:r w:rsidRPr="00693DE7">
        <w:t>Desenvolver um protótipo para testes.</w:t>
      </w:r>
      <w:bookmarkEnd w:id="233"/>
    </w:p>
    <w:p w14:paraId="3A5164B1" w14:textId="77777777" w:rsidR="000752AD" w:rsidRPr="001801E4" w:rsidRDefault="000752AD" w:rsidP="000752AD">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r w:rsidRPr="00F74C1C">
        <w:rPr>
          <w:i/>
          <w:iCs/>
        </w:rPr>
        <w:t>Leaflet</w:t>
      </w:r>
      <w:r w:rsidRPr="00F74C1C">
        <w:t xml:space="preserve"> será empregada para a visualização do projeto</w:t>
      </w:r>
      <w:r w:rsidRPr="00DD32F5">
        <w:t>.</w:t>
      </w:r>
    </w:p>
    <w:p w14:paraId="5F90C020" w14:textId="77777777" w:rsidR="000752AD" w:rsidRDefault="000752AD" w:rsidP="000752AD">
      <w:pPr>
        <w:pStyle w:val="Ttulo3"/>
      </w:pPr>
      <w:bookmarkStart w:id="234" w:name="_Toc208996078"/>
      <w:r w:rsidRPr="00693DE7">
        <w:t>Testar protótipo com dados selecionados.</w:t>
      </w:r>
      <w:bookmarkEnd w:id="234"/>
    </w:p>
    <w:p w14:paraId="4F27860F" w14:textId="77777777" w:rsidR="000752AD" w:rsidRPr="00B00EBB" w:rsidRDefault="000752AD" w:rsidP="000752AD">
      <w:r w:rsidRPr="00F74C1C">
        <w:t>Com dados selecionados e prognósticos definidos, começa o ciclo de teste e correção até que o protótipo apresente resultados coerentes</w:t>
      </w:r>
      <w:r w:rsidRPr="00C347B6">
        <w:t>.</w:t>
      </w:r>
    </w:p>
    <w:p w14:paraId="3A4EBFA5" w14:textId="77777777" w:rsidR="000752AD" w:rsidRDefault="000752AD" w:rsidP="000752AD">
      <w:pPr>
        <w:pStyle w:val="Ttulo3"/>
      </w:pPr>
      <w:bookmarkStart w:id="235" w:name="_Toc208996079"/>
      <w:r w:rsidRPr="00693DE7">
        <w:t>Gerar imagem das quadras</w:t>
      </w:r>
      <w:r>
        <w:t>.</w:t>
      </w:r>
      <w:bookmarkEnd w:id="235"/>
      <w:r w:rsidRPr="00693DE7">
        <w:t xml:space="preserve"> </w:t>
      </w:r>
    </w:p>
    <w:p w14:paraId="7A1B00BE" w14:textId="77777777" w:rsidR="000752AD" w:rsidRPr="00DF327C" w:rsidRDefault="000752AD" w:rsidP="000752AD">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78F87720" w14:textId="77777777" w:rsidR="000752AD" w:rsidRDefault="000752AD" w:rsidP="000752AD">
      <w:pPr>
        <w:pStyle w:val="Ttulo3"/>
        <w:keepNext w:val="0"/>
      </w:pPr>
      <w:bookmarkStart w:id="236" w:name="_Toc208996080"/>
      <w:r w:rsidRPr="00693DE7">
        <w:t>Testar o protótipo com</w:t>
      </w:r>
      <w:r>
        <w:t xml:space="preserve"> a totalidade dos dados do cadastro.</w:t>
      </w:r>
      <w:bookmarkEnd w:id="236"/>
      <w:r w:rsidRPr="00693DE7">
        <w:t xml:space="preserve"> </w:t>
      </w:r>
    </w:p>
    <w:p w14:paraId="6EFEFB70" w14:textId="77777777" w:rsidR="000752AD" w:rsidRPr="00F74C1C" w:rsidRDefault="000752AD" w:rsidP="000752AD">
      <w:r w:rsidRPr="00F74C1C">
        <w:t xml:space="preserve">Novo ciclo de testes e ajustes, dessa vez com dados originais do cadastro da prefeitura, sem ajustes ou correções manuais. O objetivo é ajustar um nível de tolerância nas associações entre as bases que permita conexões não exatas sem perdas significativas de precisão </w:t>
      </w:r>
      <w:r w:rsidRPr="00F74C1C">
        <w:fldChar w:fldCharType="begin"/>
      </w:r>
      <w:r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F74C1C">
        <w:fldChar w:fldCharType="separate"/>
      </w:r>
      <w:r w:rsidRPr="00F74C1C">
        <w:rPr>
          <w:rFonts w:cs="Arial"/>
        </w:rPr>
        <w:t>(Macedo, 2023)</w:t>
      </w:r>
      <w:r w:rsidRPr="00F74C1C">
        <w:fldChar w:fldCharType="end"/>
      </w:r>
      <w:r w:rsidRPr="00F74C1C">
        <w:t>.</w:t>
      </w:r>
    </w:p>
    <w:p w14:paraId="4700D86B" w14:textId="77777777" w:rsidR="000752AD" w:rsidRDefault="000752AD" w:rsidP="000752AD">
      <w:pPr>
        <w:pStyle w:val="Ttulo3"/>
        <w:keepNext w:val="0"/>
      </w:pPr>
      <w:bookmarkStart w:id="237" w:name="_Toc208996081"/>
      <w:r w:rsidRPr="00693DE7">
        <w:t>Associar as quadras</w:t>
      </w:r>
      <w:r>
        <w:t xml:space="preserve"> remanescentes</w:t>
      </w:r>
      <w:r w:rsidRPr="00693DE7">
        <w:t xml:space="preserve"> </w:t>
      </w:r>
      <w:r>
        <w:t>manualmente</w:t>
      </w:r>
      <w:r w:rsidRPr="00693DE7">
        <w:t>.</w:t>
      </w:r>
      <w:bookmarkEnd w:id="237"/>
    </w:p>
    <w:p w14:paraId="067B6DE5" w14:textId="77777777" w:rsidR="000752AD" w:rsidRPr="00F74C1C" w:rsidRDefault="000752AD" w:rsidP="000752AD">
      <w:r w:rsidRPr="00F74C1C">
        <w:lastRenderedPageBreak/>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4833A8AE" w14:textId="77777777" w:rsidR="000752AD" w:rsidRDefault="000752AD" w:rsidP="000752AD">
      <w:pPr>
        <w:pStyle w:val="Ttulo3"/>
        <w:keepNext w:val="0"/>
      </w:pPr>
      <w:r w:rsidRPr="00693DE7">
        <w:t xml:space="preserve"> </w:t>
      </w:r>
      <w:bookmarkStart w:id="238" w:name="_Toc208996082"/>
      <w:r w:rsidRPr="00693DE7">
        <w:t>Disponibilizar o aplicativo na Internet para testes.</w:t>
      </w:r>
      <w:bookmarkEnd w:id="238"/>
    </w:p>
    <w:p w14:paraId="00DB07C9" w14:textId="77777777" w:rsidR="000752AD" w:rsidRPr="00F74C1C" w:rsidRDefault="000752AD" w:rsidP="000752AD">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6DC66510" w14:textId="77777777" w:rsidR="000752AD" w:rsidRPr="00693DE7" w:rsidRDefault="000752AD" w:rsidP="000752AD">
      <w:pPr>
        <w:pStyle w:val="Ttulo2"/>
      </w:pPr>
      <w:bookmarkStart w:id="239" w:name="_Toc208996083"/>
      <w:r w:rsidRPr="00693DE7">
        <w:t>cronograma</w:t>
      </w:r>
      <w:bookmarkEnd w:id="239"/>
      <w:r w:rsidRPr="00693DE7">
        <w:t xml:space="preserve"> </w:t>
      </w:r>
    </w:p>
    <w:tbl>
      <w:tblPr>
        <w:tblStyle w:val="Tabelacomgrade"/>
        <w:tblW w:w="0" w:type="auto"/>
        <w:tblLook w:val="04A0" w:firstRow="1" w:lastRow="0" w:firstColumn="1" w:lastColumn="0" w:noHBand="0" w:noVBand="1"/>
      </w:tblPr>
      <w:tblGrid>
        <w:gridCol w:w="2405"/>
        <w:gridCol w:w="6656"/>
      </w:tblGrid>
      <w:tr w:rsidR="000752AD" w:rsidRPr="00693DE7" w14:paraId="485EB193" w14:textId="77777777" w:rsidTr="000643CA">
        <w:tc>
          <w:tcPr>
            <w:tcW w:w="2405" w:type="dxa"/>
          </w:tcPr>
          <w:p w14:paraId="6F1FF5BF" w14:textId="77777777" w:rsidR="000752AD" w:rsidRPr="00693DE7" w:rsidRDefault="000752AD" w:rsidP="000643CA">
            <w:pPr>
              <w:ind w:firstLine="0"/>
            </w:pPr>
            <w:r w:rsidRPr="00693DE7">
              <w:t>Abril/2025</w:t>
            </w:r>
          </w:p>
        </w:tc>
        <w:tc>
          <w:tcPr>
            <w:tcW w:w="6656" w:type="dxa"/>
          </w:tcPr>
          <w:p w14:paraId="38238B29" w14:textId="77777777" w:rsidR="000752AD" w:rsidRPr="00693DE7" w:rsidRDefault="000752AD" w:rsidP="000643CA">
            <w:pPr>
              <w:ind w:firstLine="0"/>
            </w:pPr>
            <w:r w:rsidRPr="00693DE7">
              <w:t xml:space="preserve">Apresentação do projeto de pesquisa com resultados do estudo sobre a influência do CIATA nos cadastros urbanos municipais atuais. </w:t>
            </w:r>
          </w:p>
          <w:p w14:paraId="469E7797" w14:textId="77777777" w:rsidR="000752AD" w:rsidRPr="00693DE7" w:rsidRDefault="000752AD" w:rsidP="000643CA">
            <w:pPr>
              <w:ind w:firstLine="0"/>
            </w:pPr>
            <w:r w:rsidRPr="00693DE7">
              <w:t>Textualização dos manuais do CIATA.</w:t>
            </w:r>
          </w:p>
        </w:tc>
      </w:tr>
      <w:tr w:rsidR="000752AD" w:rsidRPr="00693DE7" w14:paraId="2378BD8B" w14:textId="77777777" w:rsidTr="000643CA">
        <w:tc>
          <w:tcPr>
            <w:tcW w:w="2405" w:type="dxa"/>
          </w:tcPr>
          <w:p w14:paraId="73CF2672" w14:textId="77777777" w:rsidR="000752AD" w:rsidRPr="00693DE7" w:rsidRDefault="000752AD" w:rsidP="000643CA">
            <w:pPr>
              <w:ind w:firstLine="0"/>
            </w:pPr>
            <w:r w:rsidRPr="00693DE7">
              <w:t>Maio/2025</w:t>
            </w:r>
          </w:p>
        </w:tc>
        <w:tc>
          <w:tcPr>
            <w:tcW w:w="6656" w:type="dxa"/>
          </w:tcPr>
          <w:p w14:paraId="6D02DFA5" w14:textId="77777777" w:rsidR="000752AD" w:rsidRPr="00693DE7" w:rsidRDefault="000752AD" w:rsidP="000643CA">
            <w:pPr>
              <w:ind w:firstLine="0"/>
            </w:pPr>
            <w:r w:rsidRPr="00693DE7">
              <w:t>Obtenção de uma amostra de um cadastro municipal.</w:t>
            </w:r>
          </w:p>
          <w:p w14:paraId="224A9D14" w14:textId="77777777" w:rsidR="000752AD" w:rsidRPr="00693DE7" w:rsidRDefault="000752AD" w:rsidP="000643CA">
            <w:pPr>
              <w:ind w:firstLine="0"/>
            </w:pPr>
            <w:r w:rsidRPr="00693DE7">
              <w:t>Desenvolvimento e teste do protótipo.</w:t>
            </w:r>
          </w:p>
        </w:tc>
      </w:tr>
      <w:tr w:rsidR="000752AD" w:rsidRPr="00693DE7" w14:paraId="00BB91A9" w14:textId="77777777" w:rsidTr="000643CA">
        <w:tc>
          <w:tcPr>
            <w:tcW w:w="2405" w:type="dxa"/>
          </w:tcPr>
          <w:p w14:paraId="6A0C3697" w14:textId="77777777" w:rsidR="000752AD" w:rsidRPr="00693DE7" w:rsidRDefault="000752AD" w:rsidP="000643CA">
            <w:pPr>
              <w:ind w:firstLine="0"/>
            </w:pPr>
            <w:r w:rsidRPr="00693DE7">
              <w:t>Junho/2025</w:t>
            </w:r>
          </w:p>
          <w:p w14:paraId="7197286D" w14:textId="77777777" w:rsidR="000752AD" w:rsidRPr="00693DE7" w:rsidRDefault="000752AD" w:rsidP="000643CA">
            <w:pPr>
              <w:ind w:firstLine="0"/>
            </w:pPr>
            <w:r w:rsidRPr="00693DE7">
              <w:t>Julho/2025</w:t>
            </w:r>
          </w:p>
        </w:tc>
        <w:tc>
          <w:tcPr>
            <w:tcW w:w="6656" w:type="dxa"/>
          </w:tcPr>
          <w:p w14:paraId="4EF6DB2D" w14:textId="77777777" w:rsidR="000752AD" w:rsidRPr="00693DE7" w:rsidRDefault="000752AD" w:rsidP="000643CA">
            <w:pPr>
              <w:ind w:firstLine="0"/>
            </w:pPr>
            <w:r w:rsidRPr="00693DE7">
              <w:t>Obtenção de dados de cadastro de pelo menos dois municípios pequenos.</w:t>
            </w:r>
          </w:p>
          <w:p w14:paraId="6F4337AB" w14:textId="77777777" w:rsidR="000752AD" w:rsidRPr="00693DE7" w:rsidRDefault="000752AD" w:rsidP="000643CA">
            <w:pPr>
              <w:ind w:firstLine="0"/>
            </w:pPr>
            <w:r w:rsidRPr="00693DE7">
              <w:t>Teste com dados reais de cadastro.</w:t>
            </w:r>
          </w:p>
        </w:tc>
      </w:tr>
      <w:tr w:rsidR="000752AD" w:rsidRPr="00693DE7" w14:paraId="5C269CF9" w14:textId="77777777" w:rsidTr="000643CA">
        <w:tc>
          <w:tcPr>
            <w:tcW w:w="2405" w:type="dxa"/>
          </w:tcPr>
          <w:p w14:paraId="36CFC1A8" w14:textId="77777777" w:rsidR="000752AD" w:rsidRPr="00693DE7" w:rsidRDefault="000752AD" w:rsidP="000643CA">
            <w:pPr>
              <w:ind w:firstLine="0"/>
            </w:pPr>
            <w:r w:rsidRPr="00693DE7">
              <w:t>Agosto/2025</w:t>
            </w:r>
          </w:p>
          <w:p w14:paraId="5B452BE3" w14:textId="77777777" w:rsidR="000752AD" w:rsidRPr="00693DE7" w:rsidRDefault="000752AD" w:rsidP="000643CA">
            <w:pPr>
              <w:ind w:firstLine="0"/>
            </w:pPr>
            <w:r w:rsidRPr="00693DE7">
              <w:t>Setembro/2025</w:t>
            </w:r>
          </w:p>
          <w:p w14:paraId="07B19150" w14:textId="77777777" w:rsidR="000752AD" w:rsidRPr="00693DE7" w:rsidRDefault="000752AD" w:rsidP="000643CA">
            <w:pPr>
              <w:ind w:firstLine="0"/>
            </w:pPr>
            <w:r w:rsidRPr="00693DE7">
              <w:t>Outubro/2025</w:t>
            </w:r>
          </w:p>
        </w:tc>
        <w:tc>
          <w:tcPr>
            <w:tcW w:w="6656" w:type="dxa"/>
          </w:tcPr>
          <w:p w14:paraId="4220687A" w14:textId="77777777" w:rsidR="000752AD" w:rsidRPr="00693DE7" w:rsidRDefault="000752AD" w:rsidP="000643CA">
            <w:pPr>
              <w:ind w:firstLine="0"/>
            </w:pPr>
            <w:r w:rsidRPr="00693DE7">
              <w:t>Melhorias e adaptações no aplicativo.</w:t>
            </w:r>
          </w:p>
          <w:p w14:paraId="7054F5EC" w14:textId="77777777" w:rsidR="000752AD" w:rsidRPr="00693DE7" w:rsidRDefault="000752AD" w:rsidP="000643CA">
            <w:pPr>
              <w:ind w:firstLine="0"/>
            </w:pPr>
            <w:r w:rsidRPr="00693DE7">
              <w:t>Desenvolvimento de uma versão do aplicativo com acesso aberto na Internet.</w:t>
            </w:r>
          </w:p>
          <w:p w14:paraId="066B4444" w14:textId="77777777" w:rsidR="000752AD" w:rsidRPr="00693DE7" w:rsidRDefault="000752AD" w:rsidP="000643CA">
            <w:pPr>
              <w:ind w:firstLine="0"/>
            </w:pPr>
            <w:r w:rsidRPr="00693DE7">
              <w:t>Redação e revisão da dissertação.</w:t>
            </w:r>
          </w:p>
        </w:tc>
      </w:tr>
      <w:tr w:rsidR="000752AD" w:rsidRPr="00693DE7" w14:paraId="32D0317A" w14:textId="77777777" w:rsidTr="000643CA">
        <w:tc>
          <w:tcPr>
            <w:tcW w:w="2405" w:type="dxa"/>
          </w:tcPr>
          <w:p w14:paraId="5060E61B" w14:textId="77777777" w:rsidR="000752AD" w:rsidRPr="00693DE7" w:rsidRDefault="000752AD" w:rsidP="000643CA">
            <w:pPr>
              <w:ind w:firstLine="0"/>
            </w:pPr>
            <w:r w:rsidRPr="00693DE7">
              <w:t>Novembro/2025</w:t>
            </w:r>
          </w:p>
        </w:tc>
        <w:tc>
          <w:tcPr>
            <w:tcW w:w="6656" w:type="dxa"/>
          </w:tcPr>
          <w:p w14:paraId="306877FF" w14:textId="77777777" w:rsidR="000752AD" w:rsidRPr="00693DE7" w:rsidRDefault="000752AD" w:rsidP="000643CA">
            <w:pPr>
              <w:ind w:firstLine="0"/>
            </w:pPr>
            <w:r w:rsidRPr="00693DE7">
              <w:t>Entrega da dissertação.</w:t>
            </w:r>
          </w:p>
        </w:tc>
      </w:tr>
    </w:tbl>
    <w:p w14:paraId="7806E5DD" w14:textId="77777777" w:rsidR="000752AD" w:rsidRPr="00693DE7" w:rsidRDefault="000752AD" w:rsidP="000752AD"/>
    <w:p w14:paraId="3BAD599A" w14:textId="77777777" w:rsidR="000752AD" w:rsidRPr="00693DE7" w:rsidRDefault="000752AD" w:rsidP="000752AD">
      <w:r w:rsidRPr="00693DE7">
        <w:br w:type="page"/>
      </w:r>
    </w:p>
    <w:p w14:paraId="04534EC7" w14:textId="77777777" w:rsidR="000752AD" w:rsidRPr="00693DE7" w:rsidRDefault="000752AD" w:rsidP="000752AD">
      <w:pPr>
        <w:pStyle w:val="Ttulo1"/>
      </w:pPr>
      <w:bookmarkStart w:id="240" w:name="_Toc208996084"/>
      <w:r w:rsidRPr="00693DE7">
        <w:lastRenderedPageBreak/>
        <w:t>Resultados e Discussão:</w:t>
      </w:r>
      <w:bookmarkEnd w:id="240"/>
    </w:p>
    <w:p w14:paraId="0B01D601" w14:textId="77777777" w:rsidR="000752AD" w:rsidRDefault="000752AD" w:rsidP="000752AD">
      <w:r w:rsidRPr="003D1D77">
        <w:t>Ao término do projeto, espera-se desenvolver um protótipo de aplicativo funcional capaz de realizar um georreferenciamento mínimo das parcelas descritas nos cadastros alfanuméricos dos municípios.</w:t>
      </w:r>
    </w:p>
    <w:p w14:paraId="607B9032" w14:textId="77777777" w:rsidR="000752AD" w:rsidRDefault="000752AD" w:rsidP="000752AD">
      <w:r w:rsidRPr="003D1D77">
        <w:t xml:space="preserve">Para comprovar a eficácia do aplicativo, será </w:t>
      </w:r>
      <w:r>
        <w:t xml:space="preserve">aplicada a metodologia desenvolvida em </w:t>
      </w:r>
      <w:r w:rsidRPr="003D1D77">
        <w:t xml:space="preserve">um município parceiro, com posterior cotejamento </w:t>
      </w:r>
      <w:r>
        <w:t>dos polígonos</w:t>
      </w:r>
      <w:r w:rsidRPr="003D1D77">
        <w:t xml:space="preserve"> das quadras sobre uma imagem de satélite</w:t>
      </w:r>
      <w:r>
        <w:t>. Também será feita uma</w:t>
      </w:r>
      <w:r w:rsidRPr="003D1D77">
        <w:t xml:space="preserve"> pesquisa de campo para validação dos resultados obtidos.</w:t>
      </w:r>
    </w:p>
    <w:p w14:paraId="7F57B1F7" w14:textId="77777777" w:rsidR="000752AD" w:rsidRPr="003D1D77" w:rsidRDefault="000752AD" w:rsidP="000752AD">
      <w:r w:rsidRPr="003D1D77">
        <w:t>Finalmente, serão apresentados os documentos do CIATA textualizados, juntamente com os algoritmos e códigos desenvolvidos, além de uma análise conclusiva do método em comparação com outros já consagrados.</w:t>
      </w:r>
    </w:p>
    <w:p w14:paraId="62534ED5" w14:textId="77777777" w:rsidR="000752AD" w:rsidRPr="00693DE7" w:rsidRDefault="000752AD" w:rsidP="000752AD">
      <w:pPr>
        <w:ind w:left="1440" w:firstLine="0"/>
        <w:rPr>
          <w:rFonts w:cs="Arial"/>
          <w:szCs w:val="24"/>
        </w:rPr>
      </w:pPr>
    </w:p>
    <w:p w14:paraId="31043631" w14:textId="77777777" w:rsidR="000752AD" w:rsidRPr="00693DE7" w:rsidRDefault="000752AD" w:rsidP="000752AD">
      <w:pPr>
        <w:pStyle w:val="Ttulo1"/>
        <w:pageBreakBefore/>
      </w:pPr>
      <w:bookmarkStart w:id="241" w:name="_Toc208996085"/>
      <w:r w:rsidRPr="00693DE7">
        <w:lastRenderedPageBreak/>
        <w:t>bibliografia</w:t>
      </w:r>
      <w:bookmarkEnd w:id="241"/>
    </w:p>
    <w:p w14:paraId="6FE38972" w14:textId="77777777" w:rsidR="00EA17C5" w:rsidRPr="00EA17C5" w:rsidRDefault="000752AD" w:rsidP="00EA17C5">
      <w:pPr>
        <w:pStyle w:val="Bibliografia"/>
        <w:rPr>
          <w:rFonts w:cs="Arial"/>
        </w:rPr>
      </w:pPr>
      <w:r w:rsidRPr="00693DE7">
        <w:fldChar w:fldCharType="begin"/>
      </w:r>
      <w:r w:rsidRPr="00B722BA">
        <w:instrText xml:space="preserve"> ADDIN ZOTERO_BIBL {"uncited":[],"omitted":[],"custom":[]} CSL_BIBLIOGRAPHY </w:instrText>
      </w:r>
      <w:r w:rsidRPr="00693DE7">
        <w:fldChar w:fldCharType="separate"/>
      </w:r>
      <w:r w:rsidR="00EA17C5" w:rsidRPr="00EA17C5">
        <w:rPr>
          <w:rFonts w:cs="Arial"/>
        </w:rPr>
        <w:t xml:space="preserve">ARAÚJO, F. A. de; SILVA, C. N. da. O CADASTRO TERRITORIAL MULTIFINALITÁRIO(CTM): (MULTI)FINALIDADES E PERSPECTIVAS PARAO ORDENAMENTO TERRITORIAL URBANO. </w:t>
      </w:r>
      <w:r w:rsidR="00EA17C5" w:rsidRPr="00EA17C5">
        <w:rPr>
          <w:rFonts w:cs="Arial"/>
          <w:b/>
          <w:bCs/>
        </w:rPr>
        <w:t>Revista Formação</w:t>
      </w:r>
      <w:r w:rsidR="00EA17C5" w:rsidRPr="00EA17C5">
        <w:rPr>
          <w:rFonts w:cs="Arial"/>
        </w:rPr>
        <w:t>, [</w:t>
      </w:r>
      <w:r w:rsidR="00EA17C5" w:rsidRPr="00EA17C5">
        <w:rPr>
          <w:rFonts w:cs="Arial"/>
          <w:i/>
          <w:iCs/>
        </w:rPr>
        <w:t>s. l.</w:t>
      </w:r>
      <w:r w:rsidR="00EA17C5" w:rsidRPr="00EA17C5">
        <w:rPr>
          <w:rFonts w:cs="Arial"/>
        </w:rPr>
        <w:t xml:space="preserve">], v. 2, n. 21, p. 23–48, 2014. </w:t>
      </w:r>
    </w:p>
    <w:p w14:paraId="071CD467" w14:textId="77777777" w:rsidR="00EA17C5" w:rsidRPr="00EA17C5" w:rsidRDefault="00EA17C5" w:rsidP="00EA17C5">
      <w:pPr>
        <w:pStyle w:val="Bibliografia"/>
        <w:rPr>
          <w:rFonts w:cs="Arial"/>
        </w:rPr>
      </w:pPr>
      <w:r w:rsidRPr="00EA17C5">
        <w:rPr>
          <w:rFonts w:cs="Arial"/>
        </w:rPr>
        <w:t>BRASIL. Decreto n</w:t>
      </w:r>
      <w:r w:rsidRPr="00EA17C5">
        <w:rPr>
          <w:rFonts w:cs="Arial"/>
          <w:vertAlign w:val="superscript"/>
        </w:rPr>
        <w:t>o</w:t>
      </w:r>
      <w:r w:rsidRPr="00EA17C5">
        <w:rPr>
          <w:rFonts w:cs="Arial"/>
        </w:rPr>
        <w:t xml:space="preserve"> 11.208, de 28 de setembro de 2022. Altera o Decreto n</w:t>
      </w:r>
      <w:r w:rsidRPr="00EA17C5">
        <w:rPr>
          <w:rFonts w:cs="Arial"/>
          <w:vertAlign w:val="superscript"/>
        </w:rPr>
        <w:t>o</w:t>
      </w:r>
      <w:r w:rsidRPr="00EA17C5">
        <w:rPr>
          <w:rFonts w:cs="Arial"/>
        </w:rPr>
        <w:t xml:space="preserve"> 8.764, de 10 de maio de 2016, que institui o Sistema Nacional de Gestão de Informações Territoriais – Sinter. </w:t>
      </w:r>
      <w:r w:rsidRPr="00EA17C5">
        <w:rPr>
          <w:rFonts w:cs="Arial"/>
          <w:b/>
          <w:bCs/>
        </w:rPr>
        <w:t>Diário Oficial da União</w:t>
      </w:r>
      <w:r w:rsidRPr="00EA17C5">
        <w:rPr>
          <w:rFonts w:cs="Arial"/>
        </w:rPr>
        <w:t xml:space="preserve">: 28 set. 2022. Disponível em: https://www.planalto.gov.br/ccivil_03/_ato2019-2022/2022/decreto/D11208.htm. </w:t>
      </w:r>
    </w:p>
    <w:p w14:paraId="780D1BCD" w14:textId="77777777" w:rsidR="00EA17C5" w:rsidRPr="00EA17C5" w:rsidRDefault="00EA17C5" w:rsidP="00EA17C5">
      <w:pPr>
        <w:pStyle w:val="Bibliografia"/>
        <w:rPr>
          <w:rFonts w:cs="Arial"/>
        </w:rPr>
      </w:pPr>
      <w:r w:rsidRPr="00EA17C5">
        <w:rPr>
          <w:rFonts w:cs="Arial"/>
        </w:rPr>
        <w:t>BRASIL. Lei Complementar n</w:t>
      </w:r>
      <w:r w:rsidRPr="00EA17C5">
        <w:rPr>
          <w:rFonts w:cs="Arial"/>
          <w:vertAlign w:val="superscript"/>
        </w:rPr>
        <w:t>o</w:t>
      </w:r>
      <w:r w:rsidRPr="00EA17C5">
        <w:rPr>
          <w:rFonts w:cs="Arial"/>
        </w:rPr>
        <w:t xml:space="preserve"> 214, de 16 de janeiro de 2025. Dispõe sobre o Imposto sobre Bens e Serviços (IBS), a Contribuição Social sobre Bens e Serviços (CBS) e o Imposto Seletivo. </w:t>
      </w:r>
      <w:r w:rsidRPr="00EA17C5">
        <w:rPr>
          <w:rFonts w:cs="Arial"/>
          <w:b/>
          <w:bCs/>
        </w:rPr>
        <w:t>Diário Oficial da União</w:t>
      </w:r>
      <w:r w:rsidRPr="00EA17C5">
        <w:rPr>
          <w:rFonts w:cs="Arial"/>
        </w:rPr>
        <w:t xml:space="preserve">: 16 jan. 2025. Disponível em: https://www.planalto.gov.br/ccivil_03/leis/lcp/lcp214.htm. </w:t>
      </w:r>
    </w:p>
    <w:p w14:paraId="29F08401" w14:textId="77777777" w:rsidR="00EA17C5" w:rsidRPr="00EA17C5" w:rsidRDefault="00EA17C5" w:rsidP="00EA17C5">
      <w:pPr>
        <w:pStyle w:val="Bibliografia"/>
        <w:rPr>
          <w:rFonts w:cs="Arial"/>
        </w:rPr>
      </w:pPr>
      <w:r w:rsidRPr="00EA17C5">
        <w:rPr>
          <w:rFonts w:cs="Arial"/>
        </w:rPr>
        <w:t xml:space="preserve">BRASIL. </w:t>
      </w:r>
      <w:r w:rsidRPr="00EA17C5">
        <w:rPr>
          <w:rFonts w:cs="Arial"/>
          <w:b/>
          <w:bCs/>
        </w:rPr>
        <w:t>Lei n</w:t>
      </w:r>
      <w:r w:rsidRPr="00EA17C5">
        <w:rPr>
          <w:rFonts w:cs="Arial"/>
          <w:b/>
          <w:bCs/>
          <w:vertAlign w:val="superscript"/>
        </w:rPr>
        <w:t>o</w:t>
      </w:r>
      <w:r w:rsidRPr="00EA17C5">
        <w:rPr>
          <w:rFonts w:cs="Arial"/>
          <w:b/>
          <w:bCs/>
        </w:rPr>
        <w:t xml:space="preserve"> 10.257, de 10 de julho de 2001. Estatuto da Cidade.</w:t>
      </w:r>
      <w:r w:rsidRPr="00EA17C5">
        <w:rPr>
          <w:rFonts w:cs="Arial"/>
        </w:rPr>
        <w:t xml:space="preserve"> Brasília, 10 jul. 2001. Disponível em: http://www.planalto.gov.br/ccivil_03/leis/leis_2001/l10257.htm. </w:t>
      </w:r>
    </w:p>
    <w:p w14:paraId="0B04F003" w14:textId="77777777" w:rsidR="00EA17C5" w:rsidRPr="00EA17C5" w:rsidRDefault="00EA17C5" w:rsidP="00EA17C5">
      <w:pPr>
        <w:pStyle w:val="Bibliografia"/>
        <w:rPr>
          <w:rFonts w:cs="Arial"/>
          <w:lang w:val="en-US"/>
        </w:rPr>
      </w:pPr>
      <w:r w:rsidRPr="00EA17C5">
        <w:rPr>
          <w:rFonts w:cs="Arial"/>
          <w:lang w:val="en-US"/>
        </w:rPr>
        <w:t xml:space="preserve">CERUZZI, P. E. </w:t>
      </w:r>
      <w:r w:rsidRPr="00EA17C5">
        <w:rPr>
          <w:rFonts w:cs="Arial"/>
          <w:b/>
          <w:bCs/>
          <w:lang w:val="en-US"/>
        </w:rPr>
        <w:t>A history of modern computing</w:t>
      </w:r>
      <w:r w:rsidRPr="00EA17C5">
        <w:rPr>
          <w:rFonts w:cs="Arial"/>
          <w:lang w:val="en-US"/>
        </w:rPr>
        <w:t xml:space="preserve">. 2nd eded. London, Eng. ; Cambridge, Mass: MIT Press, 2003. </w:t>
      </w:r>
    </w:p>
    <w:p w14:paraId="577847CE" w14:textId="77777777" w:rsidR="00EA17C5" w:rsidRPr="00EA17C5" w:rsidRDefault="00EA17C5" w:rsidP="00EA17C5">
      <w:pPr>
        <w:pStyle w:val="Bibliografia"/>
        <w:rPr>
          <w:rFonts w:cs="Arial"/>
        </w:rPr>
      </w:pPr>
      <w:r w:rsidRPr="00EA17C5">
        <w:rPr>
          <w:rFonts w:cs="Arial"/>
        </w:rPr>
        <w:t xml:space="preserve">CNM. </w:t>
      </w:r>
      <w:r w:rsidRPr="00EA17C5">
        <w:rPr>
          <w:rFonts w:cs="Arial"/>
          <w:b/>
          <w:bCs/>
        </w:rPr>
        <w:t>Crise fiscal nos Municípios brasileiros</w:t>
      </w:r>
      <w:r w:rsidRPr="00EA17C5">
        <w:rPr>
          <w:rFonts w:cs="Arial"/>
        </w:rPr>
        <w:t>. [</w:t>
      </w:r>
      <w:r w:rsidRPr="00EA17C5">
        <w:rPr>
          <w:rFonts w:cs="Arial"/>
          <w:i/>
          <w:iCs/>
        </w:rPr>
        <w:t>S. l.</w:t>
      </w:r>
      <w:r w:rsidRPr="00EA17C5">
        <w:rPr>
          <w:rFonts w:cs="Arial"/>
        </w:rPr>
        <w:t>]: CNM, 2024. Estudo Técnico. Disponível em: https://cnm.org.br/storage/biblioteca/2024/Estudos_tecnicos/202405_ET_CrisenosMunicipios_2023.pdf. Acesso em: 28 fev. 2025.</w:t>
      </w:r>
    </w:p>
    <w:p w14:paraId="3C6783D3" w14:textId="77777777" w:rsidR="00EA17C5" w:rsidRPr="00EA17C5" w:rsidRDefault="00EA17C5" w:rsidP="00EA17C5">
      <w:pPr>
        <w:pStyle w:val="Bibliografia"/>
        <w:rPr>
          <w:rFonts w:cs="Arial"/>
        </w:rPr>
      </w:pPr>
      <w:r w:rsidRPr="00EA17C5">
        <w:rPr>
          <w:rFonts w:cs="Arial"/>
        </w:rPr>
        <w:t>COELHO, V. B. N. Processamento de consultas em bancos de dados geográficos ambíguos. [</w:t>
      </w:r>
      <w:r w:rsidRPr="00EA17C5">
        <w:rPr>
          <w:rFonts w:cs="Arial"/>
          <w:i/>
          <w:iCs/>
        </w:rPr>
        <w:t>s. l.</w:t>
      </w:r>
      <w:r w:rsidRPr="00EA17C5">
        <w:rPr>
          <w:rFonts w:cs="Arial"/>
        </w:rPr>
        <w:t xml:space="preserve">], 2010. </w:t>
      </w:r>
    </w:p>
    <w:p w14:paraId="6A391542" w14:textId="77777777" w:rsidR="00EA17C5" w:rsidRPr="00EA17C5" w:rsidRDefault="00EA17C5" w:rsidP="00EA17C5">
      <w:pPr>
        <w:pStyle w:val="Bibliografia"/>
        <w:rPr>
          <w:rFonts w:cs="Arial"/>
        </w:rPr>
      </w:pPr>
      <w:r w:rsidRPr="00EA17C5">
        <w:rPr>
          <w:rFonts w:cs="Arial"/>
        </w:rPr>
        <w:t xml:space="preserve">CTN - LEI 5.172/1966. 25 out. 1966. Disponível em: https://www.camara.leg.br/proposicoesWeb/prop_mostrarintegra?codteor=290270. </w:t>
      </w:r>
    </w:p>
    <w:p w14:paraId="2AF17C7D" w14:textId="77777777" w:rsidR="00EA17C5" w:rsidRPr="00EA17C5" w:rsidRDefault="00EA17C5" w:rsidP="00EA17C5">
      <w:pPr>
        <w:pStyle w:val="Bibliografia"/>
        <w:rPr>
          <w:rFonts w:cs="Arial"/>
        </w:rPr>
      </w:pPr>
      <w:r w:rsidRPr="00EA17C5">
        <w:rPr>
          <w:rFonts w:cs="Arial"/>
        </w:rPr>
        <w:t xml:space="preserve">CUNHA, E. </w:t>
      </w:r>
      <w:r w:rsidRPr="00EA17C5">
        <w:rPr>
          <w:rFonts w:cs="Arial"/>
          <w:i/>
          <w:iCs/>
        </w:rPr>
        <w:t>et al.</w:t>
      </w:r>
      <w:r w:rsidRPr="00EA17C5">
        <w:rPr>
          <w:rFonts w:cs="Arial"/>
        </w:rPr>
        <w:t xml:space="preserve"> O cadastro urbano no Brasil: histórico e evolução. </w:t>
      </w:r>
      <w:r w:rsidRPr="00EA17C5">
        <w:rPr>
          <w:rFonts w:cs="Arial"/>
          <w:b/>
          <w:bCs/>
        </w:rPr>
        <w:t>Revista de Geografia e Ordenamento do Território</w:t>
      </w:r>
      <w:r w:rsidRPr="00EA17C5">
        <w:rPr>
          <w:rFonts w:cs="Arial"/>
        </w:rPr>
        <w:t>, [</w:t>
      </w:r>
      <w:r w:rsidRPr="00EA17C5">
        <w:rPr>
          <w:rFonts w:cs="Arial"/>
          <w:i/>
          <w:iCs/>
        </w:rPr>
        <w:t>s. l.</w:t>
      </w:r>
      <w:r w:rsidRPr="00EA17C5">
        <w:rPr>
          <w:rFonts w:cs="Arial"/>
        </w:rPr>
        <w:t xml:space="preserve">], v. 0, n. 17, p. 55–74, 2019. </w:t>
      </w:r>
    </w:p>
    <w:p w14:paraId="0D419663" w14:textId="77777777" w:rsidR="00EA17C5" w:rsidRPr="00EA17C5" w:rsidRDefault="00EA17C5" w:rsidP="00EA17C5">
      <w:pPr>
        <w:pStyle w:val="Bibliografia"/>
        <w:rPr>
          <w:rFonts w:cs="Arial"/>
        </w:rPr>
      </w:pPr>
      <w:r w:rsidRPr="00EA17C5">
        <w:rPr>
          <w:rFonts w:cs="Arial"/>
        </w:rPr>
        <w:t xml:space="preserve">DATE, C. J. </w:t>
      </w:r>
      <w:r w:rsidRPr="00EA17C5">
        <w:rPr>
          <w:rFonts w:cs="Arial"/>
          <w:b/>
          <w:bCs/>
        </w:rPr>
        <w:t>Introdução a sistemas de bancos de dados</w:t>
      </w:r>
      <w:r w:rsidRPr="00EA17C5">
        <w:rPr>
          <w:rFonts w:cs="Arial"/>
        </w:rPr>
        <w:t xml:space="preserve">. 8. eded. Rio de Janeiro: Campus, 2004. </w:t>
      </w:r>
    </w:p>
    <w:p w14:paraId="283318AD" w14:textId="77777777" w:rsidR="00EA17C5" w:rsidRPr="00EA17C5" w:rsidRDefault="00EA17C5" w:rsidP="00EA17C5">
      <w:pPr>
        <w:pStyle w:val="Bibliografia"/>
        <w:rPr>
          <w:rFonts w:cs="Arial"/>
          <w:lang w:val="en-US"/>
        </w:rPr>
      </w:pPr>
      <w:r w:rsidRPr="00EA17C5">
        <w:rPr>
          <w:rFonts w:cs="Arial"/>
          <w:lang w:val="en-US"/>
        </w:rPr>
        <w:t>DB-ENGINES RANKING. [</w:t>
      </w:r>
      <w:r w:rsidRPr="00EA17C5">
        <w:rPr>
          <w:rFonts w:cs="Arial"/>
          <w:i/>
          <w:iCs/>
          <w:lang w:val="en-US"/>
        </w:rPr>
        <w:t>S. l.</w:t>
      </w:r>
      <w:r w:rsidRPr="00EA17C5">
        <w:rPr>
          <w:rFonts w:cs="Arial"/>
          <w:lang w:val="en-US"/>
        </w:rPr>
        <w:t>], [</w:t>
      </w:r>
      <w:r w:rsidRPr="00EA17C5">
        <w:rPr>
          <w:rFonts w:cs="Arial"/>
          <w:i/>
          <w:iCs/>
          <w:lang w:val="en-US"/>
        </w:rPr>
        <w:t>s. d.</w:t>
      </w:r>
      <w:r w:rsidRPr="00EA17C5">
        <w:rPr>
          <w:rFonts w:cs="Arial"/>
          <w:lang w:val="en-US"/>
        </w:rPr>
        <w:t xml:space="preserve">]. </w:t>
      </w:r>
      <w:r w:rsidRPr="00EA17C5">
        <w:rPr>
          <w:rFonts w:cs="Arial"/>
        </w:rPr>
        <w:t xml:space="preserve">Disponível em: https://db-engines.com/en/ranking. </w:t>
      </w:r>
      <w:r w:rsidRPr="00EA17C5">
        <w:rPr>
          <w:rFonts w:cs="Arial"/>
          <w:lang w:val="en-US"/>
        </w:rPr>
        <w:t xml:space="preserve">Acesso em: 27 abr. 2025. </w:t>
      </w:r>
    </w:p>
    <w:p w14:paraId="4B466DFA" w14:textId="77777777" w:rsidR="00EA17C5" w:rsidRPr="00EA17C5" w:rsidRDefault="00EA17C5" w:rsidP="00EA17C5">
      <w:pPr>
        <w:pStyle w:val="Bibliografia"/>
        <w:rPr>
          <w:rFonts w:cs="Arial"/>
          <w:lang w:val="en-US"/>
        </w:rPr>
      </w:pPr>
      <w:r w:rsidRPr="00EA17C5">
        <w:rPr>
          <w:rFonts w:cs="Arial"/>
          <w:lang w:val="en-US"/>
        </w:rPr>
        <w:t xml:space="preserve">ENEMARK, S.; MCLAREN, R.; LEMMEN, C. Fit-for-Purpose Land Administration—Providing Secure Land Rights at Scale. </w:t>
      </w:r>
      <w:r w:rsidRPr="00EA17C5">
        <w:rPr>
          <w:rFonts w:cs="Arial"/>
          <w:b/>
          <w:bCs/>
          <w:lang w:val="en-US"/>
        </w:rPr>
        <w:t>Land</w:t>
      </w:r>
      <w:r w:rsidRPr="00EA17C5">
        <w:rPr>
          <w:rFonts w:cs="Arial"/>
          <w:lang w:val="en-US"/>
        </w:rPr>
        <w:t>, [</w:t>
      </w:r>
      <w:r w:rsidRPr="00EA17C5">
        <w:rPr>
          <w:rFonts w:cs="Arial"/>
          <w:i/>
          <w:iCs/>
          <w:lang w:val="en-US"/>
        </w:rPr>
        <w:t>s. l.</w:t>
      </w:r>
      <w:r w:rsidRPr="00EA17C5">
        <w:rPr>
          <w:rFonts w:cs="Arial"/>
          <w:lang w:val="en-US"/>
        </w:rPr>
        <w:t xml:space="preserve">], v. 10, n. 9, p. 972, 2021. </w:t>
      </w:r>
    </w:p>
    <w:p w14:paraId="67F5F472" w14:textId="77777777" w:rsidR="00EA17C5" w:rsidRPr="00EA17C5" w:rsidRDefault="00EA17C5" w:rsidP="00EA17C5">
      <w:pPr>
        <w:pStyle w:val="Bibliografia"/>
        <w:rPr>
          <w:rFonts w:cs="Arial"/>
          <w:lang w:val="en-US"/>
        </w:rPr>
      </w:pPr>
      <w:r w:rsidRPr="00EA17C5">
        <w:rPr>
          <w:rFonts w:cs="Arial"/>
          <w:lang w:val="en-US"/>
        </w:rPr>
        <w:t xml:space="preserve">GOODCHILD, M. F. Citizens as sensors: the world of volunteered geography. </w:t>
      </w:r>
      <w:r w:rsidRPr="00EA17C5">
        <w:rPr>
          <w:rFonts w:cs="Arial"/>
          <w:b/>
          <w:bCs/>
          <w:lang w:val="en-US"/>
        </w:rPr>
        <w:t>GeoJournal</w:t>
      </w:r>
      <w:r w:rsidRPr="00EA17C5">
        <w:rPr>
          <w:rFonts w:cs="Arial"/>
          <w:lang w:val="en-US"/>
        </w:rPr>
        <w:t>, [</w:t>
      </w:r>
      <w:r w:rsidRPr="00EA17C5">
        <w:rPr>
          <w:rFonts w:cs="Arial"/>
          <w:i/>
          <w:iCs/>
          <w:lang w:val="en-US"/>
        </w:rPr>
        <w:t>s. l.</w:t>
      </w:r>
      <w:r w:rsidRPr="00EA17C5">
        <w:rPr>
          <w:rFonts w:cs="Arial"/>
          <w:lang w:val="en-US"/>
        </w:rPr>
        <w:t xml:space="preserve">], v. 69, n. 4, p. 211–221, 2007. </w:t>
      </w:r>
    </w:p>
    <w:p w14:paraId="61AFB771" w14:textId="77777777" w:rsidR="00EA17C5" w:rsidRPr="00EA17C5" w:rsidRDefault="00EA17C5" w:rsidP="00EA17C5">
      <w:pPr>
        <w:pStyle w:val="Bibliografia"/>
        <w:rPr>
          <w:rFonts w:cs="Arial"/>
          <w:lang w:val="en-US"/>
        </w:rPr>
      </w:pPr>
      <w:r w:rsidRPr="00EA17C5">
        <w:rPr>
          <w:rFonts w:cs="Arial"/>
          <w:lang w:val="en-US"/>
        </w:rPr>
        <w:t xml:space="preserve">HAKLAY, M. How Good is Volunteered Geographical Information? A Comparative Study of OpenStreetMap and Ordnance Survey Datasets. </w:t>
      </w:r>
      <w:r w:rsidRPr="00EA17C5">
        <w:rPr>
          <w:rFonts w:cs="Arial"/>
          <w:b/>
          <w:bCs/>
          <w:lang w:val="en-US"/>
        </w:rPr>
        <w:t>Environment and Planning B: Planning and Design</w:t>
      </w:r>
      <w:r w:rsidRPr="00EA17C5">
        <w:rPr>
          <w:rFonts w:cs="Arial"/>
          <w:lang w:val="en-US"/>
        </w:rPr>
        <w:t>, [</w:t>
      </w:r>
      <w:r w:rsidRPr="00EA17C5">
        <w:rPr>
          <w:rFonts w:cs="Arial"/>
          <w:i/>
          <w:iCs/>
          <w:lang w:val="en-US"/>
        </w:rPr>
        <w:t>s. l.</w:t>
      </w:r>
      <w:r w:rsidRPr="00EA17C5">
        <w:rPr>
          <w:rFonts w:cs="Arial"/>
          <w:lang w:val="en-US"/>
        </w:rPr>
        <w:t xml:space="preserve">], v. 37, n. 4, p. 682–703, 2010. </w:t>
      </w:r>
    </w:p>
    <w:p w14:paraId="2D1D57D2" w14:textId="77777777" w:rsidR="00EA17C5" w:rsidRPr="00EA17C5" w:rsidRDefault="00EA17C5" w:rsidP="00EA17C5">
      <w:pPr>
        <w:pStyle w:val="Bibliografia"/>
        <w:rPr>
          <w:rFonts w:cs="Arial"/>
        </w:rPr>
      </w:pPr>
      <w:r w:rsidRPr="00EA17C5">
        <w:rPr>
          <w:rFonts w:cs="Arial"/>
          <w:lang w:val="en-US"/>
        </w:rPr>
        <w:lastRenderedPageBreak/>
        <w:t xml:space="preserve">HAKLAY, M.; WEBER, P. OpenStreetMap: User-Generated Street Maps. </w:t>
      </w:r>
      <w:r w:rsidRPr="00EA17C5">
        <w:rPr>
          <w:rFonts w:cs="Arial"/>
          <w:b/>
          <w:bCs/>
        </w:rPr>
        <w:t>IEEE Pervasive Computing</w:t>
      </w:r>
      <w:r w:rsidRPr="00EA17C5">
        <w:rPr>
          <w:rFonts w:cs="Arial"/>
        </w:rPr>
        <w:t>, [</w:t>
      </w:r>
      <w:r w:rsidRPr="00EA17C5">
        <w:rPr>
          <w:rFonts w:cs="Arial"/>
          <w:i/>
          <w:iCs/>
        </w:rPr>
        <w:t>s. l.</w:t>
      </w:r>
      <w:r w:rsidRPr="00EA17C5">
        <w:rPr>
          <w:rFonts w:cs="Arial"/>
        </w:rPr>
        <w:t xml:space="preserve">], v. 7, n. 4, p. 12–18, 2008. </w:t>
      </w:r>
    </w:p>
    <w:p w14:paraId="59BEF119" w14:textId="77777777" w:rsidR="00EA17C5" w:rsidRPr="00EA17C5" w:rsidRDefault="00EA17C5" w:rsidP="00EA17C5">
      <w:pPr>
        <w:pStyle w:val="Bibliografia"/>
        <w:rPr>
          <w:rFonts w:cs="Arial"/>
        </w:rPr>
      </w:pPr>
      <w:r w:rsidRPr="00EA17C5">
        <w:rPr>
          <w:rFonts w:cs="Arial"/>
        </w:rPr>
        <w:t xml:space="preserve">IBGE. </w:t>
      </w:r>
      <w:r w:rsidRPr="00EA17C5">
        <w:rPr>
          <w:rFonts w:cs="Arial"/>
          <w:b/>
          <w:bCs/>
        </w:rPr>
        <w:t>Cadastro Nacional de Endereços para Fins Estatísticos | IBGE</w:t>
      </w:r>
      <w:r w:rsidRPr="00EA17C5">
        <w:rPr>
          <w:rFonts w:cs="Arial"/>
        </w:rPr>
        <w:t>. [</w:t>
      </w:r>
      <w:r w:rsidRPr="00EA17C5">
        <w:rPr>
          <w:rFonts w:cs="Arial"/>
          <w:i/>
          <w:iCs/>
        </w:rPr>
        <w:t>S. l.</w:t>
      </w:r>
      <w:r w:rsidRPr="00EA17C5">
        <w:rPr>
          <w:rFonts w:cs="Arial"/>
        </w:rPr>
        <w:t xml:space="preserve">], 2025. Disponível em: https://www.ibge.gov.br/estatisticas/sociais/habitacao/38734-cadastro-nacional-de-enderecos-para-fins-estatisticos.html?=&amp;t=o-que-e. Acesso em: 4 jun. 2025. </w:t>
      </w:r>
    </w:p>
    <w:p w14:paraId="0D3435CF" w14:textId="77777777" w:rsidR="00EA17C5" w:rsidRPr="00EA17C5" w:rsidRDefault="00EA17C5" w:rsidP="00EA17C5">
      <w:pPr>
        <w:pStyle w:val="Bibliografia"/>
        <w:rPr>
          <w:rFonts w:cs="Arial"/>
        </w:rPr>
      </w:pPr>
      <w:r w:rsidRPr="00EA17C5">
        <w:rPr>
          <w:rFonts w:cs="Arial"/>
        </w:rPr>
        <w:t>IBGE. Censo 2022. , 2022. Disponível em: https://www.ibge.gov.br/estatisticas/downloads-estatisticas.html?caminho=Censos/Censo_Demografico_2022/. Acesso em: 2 mar. 2025.</w:t>
      </w:r>
    </w:p>
    <w:p w14:paraId="270104FE" w14:textId="77777777" w:rsidR="00EA17C5" w:rsidRPr="00EA17C5" w:rsidRDefault="00EA17C5" w:rsidP="00EA17C5">
      <w:pPr>
        <w:pStyle w:val="Bibliografia"/>
        <w:rPr>
          <w:rFonts w:cs="Arial"/>
        </w:rPr>
      </w:pPr>
      <w:r w:rsidRPr="00EA17C5">
        <w:rPr>
          <w:rFonts w:cs="Arial"/>
        </w:rPr>
        <w:t xml:space="preserve">IBGE. </w:t>
      </w:r>
      <w:r w:rsidRPr="00EA17C5">
        <w:rPr>
          <w:rFonts w:cs="Arial"/>
          <w:b/>
          <w:bCs/>
        </w:rPr>
        <w:t>Censo Demográfico 2022. Coordenadas Geográficas dos Endereços. Nota metodológica n. 01</w:t>
      </w:r>
      <w:r w:rsidRPr="00EA17C5">
        <w:rPr>
          <w:rFonts w:cs="Arial"/>
        </w:rPr>
        <w:t>. [</w:t>
      </w:r>
      <w:r w:rsidRPr="00EA17C5">
        <w:rPr>
          <w:rFonts w:cs="Arial"/>
          <w:i/>
          <w:iCs/>
        </w:rPr>
        <w:t>S. l.: s. n.</w:t>
      </w:r>
      <w:r w:rsidRPr="00EA17C5">
        <w:rPr>
          <w:rFonts w:cs="Arial"/>
        </w:rPr>
        <w:t xml:space="preserve">], 2024. Disponível em: https://biblioteca.ibge.gov.br/visualizacao/livros/liv102063.pdf. </w:t>
      </w:r>
    </w:p>
    <w:p w14:paraId="6D293FFD" w14:textId="77777777" w:rsidR="00EA17C5" w:rsidRPr="00EA17C5" w:rsidRDefault="00EA17C5" w:rsidP="00EA17C5">
      <w:pPr>
        <w:pStyle w:val="Bibliografia"/>
        <w:rPr>
          <w:rFonts w:cs="Arial"/>
        </w:rPr>
      </w:pPr>
      <w:r w:rsidRPr="00EA17C5">
        <w:rPr>
          <w:rFonts w:cs="Arial"/>
        </w:rPr>
        <w:t xml:space="preserve">IBGE. </w:t>
      </w:r>
      <w:r w:rsidRPr="00EA17C5">
        <w:rPr>
          <w:rFonts w:cs="Arial"/>
          <w:b/>
          <w:bCs/>
        </w:rPr>
        <w:t>MUNIC 2019</w:t>
      </w:r>
      <w:r w:rsidRPr="00EA17C5">
        <w:rPr>
          <w:rFonts w:cs="Arial"/>
        </w:rPr>
        <w:t>. [</w:t>
      </w:r>
      <w:r w:rsidRPr="00EA17C5">
        <w:rPr>
          <w:rFonts w:cs="Arial"/>
          <w:i/>
          <w:iCs/>
        </w:rPr>
        <w:t>S. l.</w:t>
      </w:r>
      <w:r w:rsidRPr="00EA17C5">
        <w:rPr>
          <w:rFonts w:cs="Arial"/>
        </w:rPr>
        <w:t xml:space="preserve">], 2019. Disponível em: https://ftp.ibge.gov.br/Perfil_Municipios/2019/Base_de_Dados/. Acesso em: 19 jul. 2025. </w:t>
      </w:r>
    </w:p>
    <w:p w14:paraId="6288C432" w14:textId="77777777" w:rsidR="00EA17C5" w:rsidRPr="00EA17C5" w:rsidRDefault="00EA17C5" w:rsidP="00EA17C5">
      <w:pPr>
        <w:pStyle w:val="Bibliografia"/>
        <w:rPr>
          <w:rFonts w:cs="Arial"/>
        </w:rPr>
      </w:pPr>
      <w:r w:rsidRPr="00EA17C5">
        <w:rPr>
          <w:rFonts w:cs="Arial"/>
        </w:rPr>
        <w:t xml:space="preserve">IBGE,  liv101639. </w:t>
      </w:r>
      <w:r w:rsidRPr="00EA17C5">
        <w:rPr>
          <w:rFonts w:cs="Arial"/>
          <w:b/>
          <w:bCs/>
        </w:rPr>
        <w:t>Padrão de  Registro de Endereços</w:t>
      </w:r>
      <w:r w:rsidRPr="00EA17C5">
        <w:rPr>
          <w:rFonts w:cs="Arial"/>
        </w:rPr>
        <w:t>. Rio de Janeiro, RJ: [</w:t>
      </w:r>
      <w:r w:rsidRPr="00EA17C5">
        <w:rPr>
          <w:rFonts w:cs="Arial"/>
          <w:i/>
          <w:iCs/>
        </w:rPr>
        <w:t>s. n.</w:t>
      </w:r>
      <w:r w:rsidRPr="00EA17C5">
        <w:rPr>
          <w:rFonts w:cs="Arial"/>
        </w:rPr>
        <w:t xml:space="preserve">], 2019. (liv101639). Disponível em: https://biblioteca.ibge.gov.br/visualizacao/livros/liv101639.pdf. </w:t>
      </w:r>
    </w:p>
    <w:p w14:paraId="33DB9299" w14:textId="77777777" w:rsidR="00EA17C5" w:rsidRPr="00EA17C5" w:rsidRDefault="00EA17C5" w:rsidP="00EA17C5">
      <w:pPr>
        <w:pStyle w:val="Bibliografia"/>
        <w:rPr>
          <w:rFonts w:cs="Arial"/>
        </w:rPr>
      </w:pPr>
      <w:r w:rsidRPr="00EA17C5">
        <w:rPr>
          <w:rFonts w:cs="Arial"/>
          <w:lang w:val="en-US"/>
        </w:rPr>
        <w:t xml:space="preserve">RATIONAL SOFTWARE ARCHITECT STANDARD EDITION 7.5.5. </w:t>
      </w:r>
      <w:r w:rsidRPr="00EA17C5">
        <w:rPr>
          <w:rFonts w:cs="Arial"/>
        </w:rPr>
        <w:t>[</w:t>
      </w:r>
      <w:r w:rsidRPr="00EA17C5">
        <w:rPr>
          <w:rFonts w:cs="Arial"/>
          <w:i/>
          <w:iCs/>
        </w:rPr>
        <w:t>S. l.</w:t>
      </w:r>
      <w:r w:rsidRPr="00EA17C5">
        <w:rPr>
          <w:rFonts w:cs="Arial"/>
        </w:rPr>
        <w:t xml:space="preserve">], 2021. Disponível em: https://www.ibm.com/docs/pt-br/rsas/7.5.0?topic=diagrams-relationships-in-class. Acesso em: 6 dez. 2024. </w:t>
      </w:r>
    </w:p>
    <w:p w14:paraId="0993C8A8" w14:textId="77777777" w:rsidR="00EA17C5" w:rsidRPr="00EA17C5" w:rsidRDefault="00EA17C5" w:rsidP="00EA17C5">
      <w:pPr>
        <w:pStyle w:val="Bibliografia"/>
        <w:rPr>
          <w:rFonts w:cs="Arial"/>
          <w:lang w:val="en-US"/>
        </w:rPr>
      </w:pPr>
      <w:r w:rsidRPr="00EA17C5">
        <w:rPr>
          <w:rFonts w:cs="Arial"/>
        </w:rPr>
        <w:t xml:space="preserve">ISO. </w:t>
      </w:r>
      <w:r w:rsidRPr="00EA17C5">
        <w:rPr>
          <w:rFonts w:cs="Arial"/>
          <w:b/>
          <w:bCs/>
        </w:rPr>
        <w:t>ISO 19152:2012(en), Geographic information — Land Administration Domain Model (LADM)</w:t>
      </w:r>
      <w:r w:rsidRPr="00EA17C5">
        <w:rPr>
          <w:rFonts w:cs="Arial"/>
        </w:rPr>
        <w:t>. [</w:t>
      </w:r>
      <w:r w:rsidRPr="00EA17C5">
        <w:rPr>
          <w:rFonts w:cs="Arial"/>
          <w:i/>
          <w:iCs/>
        </w:rPr>
        <w:t>S. l.</w:t>
      </w:r>
      <w:r w:rsidRPr="00EA17C5">
        <w:rPr>
          <w:rFonts w:cs="Arial"/>
        </w:rPr>
        <w:t xml:space="preserve">], 2012. Disponível em: https://www.iso.org/obp/ui/en/#iso:std:iso:19152:ed-1:v1:en. </w:t>
      </w:r>
      <w:r w:rsidRPr="00EA17C5">
        <w:rPr>
          <w:rFonts w:cs="Arial"/>
          <w:lang w:val="en-US"/>
        </w:rPr>
        <w:t xml:space="preserve">Acesso em: 6 dez. 2024. </w:t>
      </w:r>
    </w:p>
    <w:p w14:paraId="05859D0B" w14:textId="77777777" w:rsidR="00EA17C5" w:rsidRPr="00EA17C5" w:rsidRDefault="00EA17C5" w:rsidP="00EA17C5">
      <w:pPr>
        <w:pStyle w:val="Bibliografia"/>
        <w:rPr>
          <w:rFonts w:cs="Arial"/>
          <w:lang w:val="en-US"/>
        </w:rPr>
      </w:pPr>
      <w:r w:rsidRPr="00EA17C5">
        <w:rPr>
          <w:rFonts w:cs="Arial"/>
          <w:lang w:val="en-US"/>
        </w:rPr>
        <w:t xml:space="preserve">KALOGIANNI, E. </w:t>
      </w:r>
      <w:r w:rsidRPr="00EA17C5">
        <w:rPr>
          <w:rFonts w:cs="Arial"/>
          <w:i/>
          <w:iCs/>
          <w:lang w:val="en-US"/>
        </w:rPr>
        <w:t>et al.</w:t>
      </w:r>
      <w:r w:rsidRPr="00EA17C5">
        <w:rPr>
          <w:rFonts w:cs="Arial"/>
          <w:lang w:val="en-US"/>
        </w:rPr>
        <w:t xml:space="preserve"> Refining the survey model of the LADM ISO 19152–2: Land registration. </w:t>
      </w:r>
      <w:r w:rsidRPr="00EA17C5">
        <w:rPr>
          <w:rFonts w:cs="Arial"/>
          <w:b/>
          <w:bCs/>
          <w:lang w:val="en-US"/>
        </w:rPr>
        <w:t>Land Use Policy</w:t>
      </w:r>
      <w:r w:rsidRPr="00EA17C5">
        <w:rPr>
          <w:rFonts w:cs="Arial"/>
          <w:lang w:val="en-US"/>
        </w:rPr>
        <w:t>, [</w:t>
      </w:r>
      <w:r w:rsidRPr="00EA17C5">
        <w:rPr>
          <w:rFonts w:cs="Arial"/>
          <w:i/>
          <w:iCs/>
          <w:lang w:val="en-US"/>
        </w:rPr>
        <w:t>s. l.</w:t>
      </w:r>
      <w:r w:rsidRPr="00EA17C5">
        <w:rPr>
          <w:rFonts w:cs="Arial"/>
          <w:lang w:val="en-US"/>
        </w:rPr>
        <w:t xml:space="preserve">], v. 141, p. 107125, 2024. </w:t>
      </w:r>
    </w:p>
    <w:p w14:paraId="71E65176" w14:textId="77777777" w:rsidR="00EA17C5" w:rsidRPr="00EA17C5" w:rsidRDefault="00EA17C5" w:rsidP="00EA17C5">
      <w:pPr>
        <w:pStyle w:val="Bibliografia"/>
        <w:rPr>
          <w:rFonts w:cs="Arial"/>
        </w:rPr>
      </w:pPr>
      <w:r w:rsidRPr="00EA17C5">
        <w:rPr>
          <w:rFonts w:cs="Arial"/>
          <w:lang w:val="en-US"/>
        </w:rPr>
        <w:t xml:space="preserve">LACERDA, S. M. </w:t>
      </w:r>
      <w:r w:rsidRPr="00EA17C5">
        <w:rPr>
          <w:rFonts w:cs="Arial"/>
          <w:i/>
          <w:iCs/>
          <w:lang w:val="en-US"/>
        </w:rPr>
        <w:t>et al.</w:t>
      </w:r>
      <w:r w:rsidRPr="00EA17C5">
        <w:rPr>
          <w:rFonts w:cs="Arial"/>
          <w:lang w:val="en-US"/>
        </w:rPr>
        <w:t xml:space="preserve"> </w:t>
      </w:r>
      <w:r w:rsidRPr="00EA17C5">
        <w:rPr>
          <w:rFonts w:cs="Arial"/>
        </w:rPr>
        <w:t>Desafios para Geração do Identificador Único de Imóveis  Rurais e Urbanos no Cadastro Imobiliário Brasileiro (CIB). [</w:t>
      </w:r>
      <w:r w:rsidRPr="00EA17C5">
        <w:rPr>
          <w:rFonts w:cs="Arial"/>
          <w:i/>
          <w:iCs/>
        </w:rPr>
        <w:t>s. l.</w:t>
      </w:r>
      <w:r w:rsidRPr="00EA17C5">
        <w:rPr>
          <w:rFonts w:cs="Arial"/>
        </w:rPr>
        <w:t>], 2025. Disponível em: https://zenodo.org/doi/10.5281/zenodo.15882412. Acesso em: 21 set. 2025.</w:t>
      </w:r>
    </w:p>
    <w:p w14:paraId="2BD00AFD" w14:textId="77777777" w:rsidR="00EA17C5" w:rsidRPr="00EA17C5" w:rsidRDefault="00EA17C5" w:rsidP="00EA17C5">
      <w:pPr>
        <w:pStyle w:val="Bibliografia"/>
        <w:rPr>
          <w:rFonts w:cs="Arial"/>
        </w:rPr>
      </w:pPr>
      <w:r w:rsidRPr="00EA17C5">
        <w:rPr>
          <w:rFonts w:cs="Arial"/>
        </w:rPr>
        <w:t>LGPD - LEI N</w:t>
      </w:r>
      <w:r w:rsidRPr="00EA17C5">
        <w:rPr>
          <w:rFonts w:cs="Arial"/>
          <w:vertAlign w:val="superscript"/>
        </w:rPr>
        <w:t>o</w:t>
      </w:r>
      <w:r w:rsidRPr="00EA17C5">
        <w:rPr>
          <w:rFonts w:cs="Arial"/>
        </w:rPr>
        <w:t xml:space="preserve"> 13.709/2018. Congresso Nacional - Brasil. 14 ago. 2018. Disponível em: https://www2.camara.leg.br/legin/fed/lei/2018/lei-13709-14-agosto-2018-787077-publicacaooriginal-156212-pl.html. </w:t>
      </w:r>
    </w:p>
    <w:p w14:paraId="67424DC5" w14:textId="77777777" w:rsidR="00EA17C5" w:rsidRPr="00EA17C5" w:rsidRDefault="00EA17C5" w:rsidP="00EA17C5">
      <w:pPr>
        <w:pStyle w:val="Bibliografia"/>
        <w:rPr>
          <w:rFonts w:cs="Arial"/>
        </w:rPr>
      </w:pPr>
      <w:r w:rsidRPr="00EA17C5">
        <w:rPr>
          <w:rFonts w:cs="Arial"/>
        </w:rPr>
        <w:t xml:space="preserve">MACEDO, D. </w:t>
      </w:r>
      <w:r w:rsidRPr="00EA17C5">
        <w:rPr>
          <w:rFonts w:cs="Arial"/>
          <w:b/>
          <w:bCs/>
        </w:rPr>
        <w:t>Integração do Cadastro Único com Cadastro Nacional de Endereços para Fins Estatístico através da modelagem de um banco de dados espacial</w:t>
      </w:r>
      <w:r w:rsidRPr="00EA17C5">
        <w:rPr>
          <w:rFonts w:cs="Arial"/>
        </w:rPr>
        <w:t>. [</w:t>
      </w:r>
      <w:r w:rsidRPr="00EA17C5">
        <w:rPr>
          <w:rFonts w:cs="Arial"/>
          <w:i/>
          <w:iCs/>
        </w:rPr>
        <w:t>S. l.</w:t>
      </w:r>
      <w:r w:rsidRPr="00EA17C5">
        <w:rPr>
          <w:rFonts w:cs="Arial"/>
        </w:rPr>
        <w:t>]: mds.gov.br, 2023. Disponível em: https://aplicacoes.mds.gov.br/sagi/pesquisas/documentos/relatorio/relatorio_270.pdf. Acesso em: 3 mar. 2025.</w:t>
      </w:r>
    </w:p>
    <w:p w14:paraId="75AE71CE" w14:textId="77777777" w:rsidR="00EA17C5" w:rsidRPr="00EA17C5" w:rsidRDefault="00EA17C5" w:rsidP="00EA17C5">
      <w:pPr>
        <w:pStyle w:val="Bibliografia"/>
        <w:rPr>
          <w:rFonts w:cs="Arial"/>
        </w:rPr>
      </w:pPr>
      <w:r w:rsidRPr="00EA17C5">
        <w:rPr>
          <w:rFonts w:cs="Arial"/>
        </w:rPr>
        <w:t>MÉTODOS E TÉCNICAS DE PESQUISA SOCIAL. [</w:t>
      </w:r>
      <w:r w:rsidRPr="00EA17C5">
        <w:rPr>
          <w:rFonts w:cs="Arial"/>
          <w:i/>
          <w:iCs/>
        </w:rPr>
        <w:t>S. l.</w:t>
      </w:r>
      <w:r w:rsidRPr="00EA17C5">
        <w:rPr>
          <w:rFonts w:cs="Arial"/>
        </w:rPr>
        <w:t xml:space="preserve">]: Editora Atlas Ltda, 2019. </w:t>
      </w:r>
    </w:p>
    <w:p w14:paraId="4050D39D" w14:textId="77777777" w:rsidR="00EA17C5" w:rsidRPr="00EA17C5" w:rsidRDefault="00EA17C5" w:rsidP="00EA17C5">
      <w:pPr>
        <w:pStyle w:val="Bibliografia"/>
        <w:rPr>
          <w:rFonts w:cs="Arial"/>
          <w:lang w:val="en-US"/>
        </w:rPr>
      </w:pPr>
      <w:r w:rsidRPr="00EA17C5">
        <w:rPr>
          <w:rFonts w:cs="Arial"/>
        </w:rPr>
        <w:lastRenderedPageBreak/>
        <w:t xml:space="preserve">MF-CIATA. </w:t>
      </w:r>
      <w:r w:rsidRPr="00EA17C5">
        <w:rPr>
          <w:rFonts w:cs="Arial"/>
          <w:b/>
          <w:bCs/>
        </w:rPr>
        <w:t>Manual do Cadastro Imobiliário - CIATA</w:t>
      </w:r>
      <w:r w:rsidRPr="00EA17C5">
        <w:rPr>
          <w:rFonts w:cs="Arial"/>
        </w:rPr>
        <w:t xml:space="preserve">. </w:t>
      </w:r>
      <w:r w:rsidRPr="00EA17C5">
        <w:rPr>
          <w:rFonts w:cs="Arial"/>
          <w:lang w:val="en-US"/>
        </w:rPr>
        <w:t>[</w:t>
      </w:r>
      <w:r w:rsidRPr="00EA17C5">
        <w:rPr>
          <w:rFonts w:cs="Arial"/>
          <w:i/>
          <w:iCs/>
          <w:lang w:val="en-US"/>
        </w:rPr>
        <w:t>S. l.: s. n.</w:t>
      </w:r>
      <w:r w:rsidRPr="00EA17C5">
        <w:rPr>
          <w:rFonts w:cs="Arial"/>
          <w:lang w:val="en-US"/>
        </w:rPr>
        <w:t xml:space="preserve">], 1979. </w:t>
      </w:r>
    </w:p>
    <w:p w14:paraId="77D2F789" w14:textId="77777777" w:rsidR="00EA17C5" w:rsidRPr="00EA17C5" w:rsidRDefault="00EA17C5" w:rsidP="00EA17C5">
      <w:pPr>
        <w:pStyle w:val="Bibliografia"/>
        <w:rPr>
          <w:rFonts w:cs="Arial"/>
        </w:rPr>
      </w:pPr>
      <w:r w:rsidRPr="00EA17C5">
        <w:rPr>
          <w:rFonts w:cs="Arial"/>
          <w:lang w:val="en-US"/>
        </w:rPr>
        <w:t xml:space="preserve">OLBRICHT, R.; PAULMANN, M. </w:t>
      </w:r>
      <w:r w:rsidRPr="00EA17C5">
        <w:rPr>
          <w:rFonts w:cs="Arial"/>
          <w:b/>
          <w:bCs/>
          <w:lang w:val="en-US"/>
        </w:rPr>
        <w:t>Overpass API</w:t>
      </w:r>
      <w:r w:rsidRPr="00EA17C5">
        <w:rPr>
          <w:rFonts w:cs="Arial"/>
          <w:lang w:val="en-US"/>
        </w:rPr>
        <w:t xml:space="preserve">. </w:t>
      </w:r>
      <w:r w:rsidRPr="00EA17C5">
        <w:rPr>
          <w:rFonts w:cs="Arial"/>
        </w:rPr>
        <w:t>[</w:t>
      </w:r>
      <w:r w:rsidRPr="00EA17C5">
        <w:rPr>
          <w:rFonts w:cs="Arial"/>
          <w:i/>
          <w:iCs/>
        </w:rPr>
        <w:t>S. l.</w:t>
      </w:r>
      <w:r w:rsidRPr="00EA17C5">
        <w:rPr>
          <w:rFonts w:cs="Arial"/>
        </w:rPr>
        <w:t>]: FOSS@HFT, 2015. Disponível em: https://av.tib.eu/media/17720. Acesso em: 28 ago. 2025.</w:t>
      </w:r>
    </w:p>
    <w:p w14:paraId="736F4A3D" w14:textId="77777777" w:rsidR="00EA17C5" w:rsidRPr="00EA17C5" w:rsidRDefault="00EA17C5" w:rsidP="00EA17C5">
      <w:pPr>
        <w:pStyle w:val="Bibliografia"/>
        <w:rPr>
          <w:rFonts w:cs="Arial"/>
        </w:rPr>
      </w:pPr>
      <w:r w:rsidRPr="00EA17C5">
        <w:rPr>
          <w:rFonts w:cs="Arial"/>
        </w:rPr>
        <w:t xml:space="preserve">PANCHINIAK, T. </w:t>
      </w:r>
      <w:r w:rsidRPr="00EA17C5">
        <w:rPr>
          <w:rFonts w:cs="Arial"/>
          <w:b/>
          <w:bCs/>
        </w:rPr>
        <w:t>Discussão sobre modelos conceituais relacionados ao cadastro territorial: estudo de caso de Joinville</w:t>
      </w:r>
      <w:r w:rsidRPr="00EA17C5">
        <w:rPr>
          <w:rFonts w:cs="Arial"/>
        </w:rPr>
        <w:t>. [</w:t>
      </w:r>
      <w:r w:rsidRPr="00EA17C5">
        <w:rPr>
          <w:rFonts w:cs="Arial"/>
          <w:i/>
          <w:iCs/>
        </w:rPr>
        <w:t>S. l.</w:t>
      </w:r>
      <w:r w:rsidRPr="00EA17C5">
        <w:rPr>
          <w:rFonts w:cs="Arial"/>
        </w:rPr>
        <w:t xml:space="preserve">], 2017. Disponível em: https://repositorio.ufsc.br/handle/123456789/189319. Acesso em: 2 dez. 2024. </w:t>
      </w:r>
    </w:p>
    <w:p w14:paraId="0F7FEF96" w14:textId="77777777" w:rsidR="00EA17C5" w:rsidRPr="00EA17C5" w:rsidRDefault="00EA17C5" w:rsidP="00EA17C5">
      <w:pPr>
        <w:pStyle w:val="Bibliografia"/>
        <w:rPr>
          <w:rFonts w:cs="Arial"/>
        </w:rPr>
      </w:pPr>
      <w:r w:rsidRPr="00EA17C5">
        <w:rPr>
          <w:rFonts w:cs="Arial"/>
        </w:rPr>
        <w:t>PORTAL NACIONAL DE CONTRATAÇÕES PÚBLICAS - PNCP. [</w:t>
      </w:r>
      <w:r w:rsidRPr="00EA17C5">
        <w:rPr>
          <w:rFonts w:cs="Arial"/>
          <w:i/>
          <w:iCs/>
        </w:rPr>
        <w:t>S. l.</w:t>
      </w:r>
      <w:r w:rsidRPr="00EA17C5">
        <w:rPr>
          <w:rFonts w:cs="Arial"/>
        </w:rPr>
        <w:t xml:space="preserve">], 2025. Disponível em: https://www.gov.br/pncp/pt-br. Acesso em: 21 fev. 2025. </w:t>
      </w:r>
    </w:p>
    <w:p w14:paraId="3A1716D9" w14:textId="77777777" w:rsidR="00EA17C5" w:rsidRPr="00EA17C5" w:rsidRDefault="00EA17C5" w:rsidP="00EA17C5">
      <w:pPr>
        <w:pStyle w:val="Bibliografia"/>
        <w:rPr>
          <w:rFonts w:cs="Arial"/>
        </w:rPr>
      </w:pPr>
      <w:r w:rsidRPr="00EA17C5">
        <w:rPr>
          <w:rFonts w:cs="Arial"/>
        </w:rPr>
        <w:t xml:space="preserve">PRODANOV, C. C. </w:t>
      </w:r>
      <w:r w:rsidRPr="00EA17C5">
        <w:rPr>
          <w:rFonts w:cs="Arial"/>
          <w:b/>
          <w:bCs/>
        </w:rPr>
        <w:t>Metodologia do trabalho científico: métodos e técnicas da pesquisa e do trabalho acadêmico</w:t>
      </w:r>
      <w:r w:rsidRPr="00EA17C5">
        <w:rPr>
          <w:rFonts w:cs="Arial"/>
        </w:rPr>
        <w:t>. [</w:t>
      </w:r>
      <w:r w:rsidRPr="00EA17C5">
        <w:rPr>
          <w:rFonts w:cs="Arial"/>
          <w:i/>
          <w:iCs/>
        </w:rPr>
        <w:t>S. l.</w:t>
      </w:r>
      <w:r w:rsidRPr="00EA17C5">
        <w:rPr>
          <w:rFonts w:cs="Arial"/>
        </w:rPr>
        <w:t xml:space="preserve">]: Universidade Feevale, 2012. </w:t>
      </w:r>
    </w:p>
    <w:p w14:paraId="22D45601" w14:textId="77777777" w:rsidR="00EA17C5" w:rsidRPr="00EA17C5" w:rsidRDefault="00EA17C5" w:rsidP="00EA17C5">
      <w:pPr>
        <w:pStyle w:val="Bibliografia"/>
        <w:rPr>
          <w:rFonts w:cs="Arial"/>
        </w:rPr>
      </w:pPr>
      <w:r w:rsidRPr="00EA17C5">
        <w:rPr>
          <w:rFonts w:cs="Arial"/>
        </w:rPr>
        <w:t xml:space="preserve">SERPRO. </w:t>
      </w:r>
      <w:r w:rsidRPr="00EA17C5">
        <w:rPr>
          <w:rFonts w:cs="Arial"/>
          <w:b/>
          <w:bCs/>
        </w:rPr>
        <w:t>Superciata/PROJETO CIATA - MANUAL DO CADASTRO IMOBILIÁRIO.pdf at main · mbarbiero/Superciata</w:t>
      </w:r>
      <w:r w:rsidRPr="00EA17C5">
        <w:rPr>
          <w:rFonts w:cs="Arial"/>
        </w:rPr>
        <w:t>. [</w:t>
      </w:r>
      <w:r w:rsidRPr="00EA17C5">
        <w:rPr>
          <w:rFonts w:cs="Arial"/>
          <w:i/>
          <w:iCs/>
        </w:rPr>
        <w:t>S. l.</w:t>
      </w:r>
      <w:r w:rsidRPr="00EA17C5">
        <w:rPr>
          <w:rFonts w:cs="Arial"/>
        </w:rPr>
        <w:t xml:space="preserve">], 2025. Disponível em: https://github.com/mbarbiero/Superciata/blob/main/PROJETO%20CIATA%20-%20MANUAL%20DO%20CADASTRO%20IMOBILI%C3%81RIO.pdf. Acesso em: 20 jul. 2025. </w:t>
      </w:r>
    </w:p>
    <w:p w14:paraId="46F42FAB" w14:textId="77777777" w:rsidR="00EA17C5" w:rsidRPr="00EA17C5" w:rsidRDefault="00EA17C5" w:rsidP="00EA17C5">
      <w:pPr>
        <w:pStyle w:val="Bibliografia"/>
        <w:rPr>
          <w:rFonts w:cs="Arial"/>
        </w:rPr>
      </w:pPr>
      <w:r w:rsidRPr="00EA17C5">
        <w:rPr>
          <w:rFonts w:cs="Arial"/>
        </w:rPr>
        <w:t xml:space="preserve">SILBERSCHATZ, A. </w:t>
      </w:r>
      <w:r w:rsidRPr="00EA17C5">
        <w:rPr>
          <w:rFonts w:cs="Arial"/>
          <w:b/>
          <w:bCs/>
        </w:rPr>
        <w:t>Sistemas De Bancos De Dados</w:t>
      </w:r>
      <w:r w:rsidRPr="00EA17C5">
        <w:rPr>
          <w:rFonts w:cs="Arial"/>
        </w:rPr>
        <w:t xml:space="preserve">. 7. ed. Rio de Janeiro, RJ: Grupo Gen, 2011. </w:t>
      </w:r>
    </w:p>
    <w:p w14:paraId="20D57BA7" w14:textId="77777777" w:rsidR="00EA17C5" w:rsidRPr="00EA17C5" w:rsidRDefault="00EA17C5" w:rsidP="00EA17C5">
      <w:pPr>
        <w:pStyle w:val="Bibliografia"/>
        <w:rPr>
          <w:rFonts w:cs="Arial"/>
        </w:rPr>
      </w:pPr>
      <w:r w:rsidRPr="00EA17C5">
        <w:rPr>
          <w:rFonts w:cs="Arial"/>
        </w:rPr>
        <w:t xml:space="preserve">SILVA, E. da (org.). </w:t>
      </w:r>
      <w:r w:rsidRPr="00EA17C5">
        <w:rPr>
          <w:rFonts w:cs="Arial"/>
          <w:b/>
          <w:bCs/>
        </w:rPr>
        <w:t>Cadastro Territorial Multifinalitário aplicado à gestão municipal</w:t>
      </w:r>
      <w:r w:rsidRPr="00EA17C5">
        <w:rPr>
          <w:rFonts w:cs="Arial"/>
        </w:rPr>
        <w:t xml:space="preserve">. Florianópolis, SC: Ufsc, 2023. </w:t>
      </w:r>
    </w:p>
    <w:p w14:paraId="38F588EA" w14:textId="77777777" w:rsidR="00EA17C5" w:rsidRPr="00EA17C5" w:rsidRDefault="00EA17C5" w:rsidP="00EA17C5">
      <w:pPr>
        <w:pStyle w:val="Bibliografia"/>
        <w:rPr>
          <w:rFonts w:cs="Arial"/>
        </w:rPr>
      </w:pPr>
      <w:r w:rsidRPr="00EA17C5">
        <w:rPr>
          <w:rFonts w:cs="Arial"/>
        </w:rPr>
        <w:t>SISCONFI/STN. siconfi. , 2023. Disponível em: https://siconfi.tesouro.gov.br/siconfi/pages/public/sti/iframe_sti.jsf. Acesso em: 28 fev. 2025.</w:t>
      </w:r>
    </w:p>
    <w:p w14:paraId="6E34DFE9" w14:textId="0901074D" w:rsidR="000752AD" w:rsidRPr="00693DE7" w:rsidRDefault="000752AD" w:rsidP="000752AD">
      <w:pPr>
        <w:jc w:val="left"/>
        <w:rPr>
          <w:rFonts w:cs="Arial"/>
          <w:szCs w:val="24"/>
        </w:rPr>
      </w:pPr>
      <w:r w:rsidRPr="00693DE7">
        <w:rPr>
          <w:rFonts w:cs="Arial"/>
          <w:szCs w:val="24"/>
        </w:rPr>
        <w:fldChar w:fldCharType="end"/>
      </w:r>
    </w:p>
    <w:p w14:paraId="7D7EDE55" w14:textId="77777777" w:rsidR="000752AD" w:rsidRPr="00693DE7" w:rsidRDefault="000752AD" w:rsidP="000752AD"/>
    <w:p w14:paraId="07246A47" w14:textId="77777777" w:rsidR="000752AD" w:rsidRDefault="000752AD" w:rsidP="000752AD">
      <w:pPr>
        <w:ind w:firstLine="0"/>
      </w:pPr>
    </w:p>
    <w:p w14:paraId="613809C9" w14:textId="021F1D95" w:rsidR="00AD08F9" w:rsidRPr="000752AD" w:rsidRDefault="00AD08F9" w:rsidP="000752AD"/>
    <w:p w14:paraId="49C659CA" w14:textId="77777777" w:rsidR="00765F88" w:rsidRPr="000752AD" w:rsidRDefault="00765F88"/>
    <w:sectPr w:rsidR="00765F88" w:rsidRPr="000752AD"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5" w:author="Marco Aurélio Barbiero" w:date="2025-04-24T21:27:00Z" w:initials="MB">
    <w:p w14:paraId="0548DAB5" w14:textId="77777777" w:rsidR="000E0700" w:rsidRDefault="006F0615" w:rsidP="000E0700">
      <w:pPr>
        <w:pStyle w:val="Textodecomentrio"/>
        <w:ind w:firstLine="0"/>
        <w:jc w:val="left"/>
      </w:pPr>
      <w:r>
        <w:rPr>
          <w:rStyle w:val="Refdecomentrio"/>
        </w:rPr>
        <w:annotationRef/>
      </w:r>
      <w:r w:rsidR="000E0700">
        <w:t>Ver citação dos 3 parágrafos</w:t>
      </w:r>
    </w:p>
  </w:comment>
  <w:comment w:id="138" w:author="Marco Aurélio Barbiero" w:date="2025-04-24T21:32:00Z" w:initials="MB">
    <w:p w14:paraId="0565760A" w14:textId="77777777" w:rsidR="009E2117" w:rsidRDefault="009E2117" w:rsidP="009E2117">
      <w:pPr>
        <w:pStyle w:val="Textodecomentrio"/>
        <w:ind w:firstLine="0"/>
        <w:jc w:val="left"/>
      </w:pPr>
      <w:r>
        <w:rPr>
          <w:rStyle w:val="Refdecomentrio"/>
        </w:rPr>
        <w:annotationRef/>
      </w:r>
      <w:r>
        <w:t>Amália Velazco</w:t>
      </w:r>
    </w:p>
  </w:comment>
  <w:comment w:id="167" w:author="Marco Aurélio Barbiero" w:date="2025-04-24T21:37:00Z" w:initials="MB">
    <w:p w14:paraId="764C923F" w14:textId="77777777" w:rsidR="00B55D75" w:rsidRDefault="00B55D75" w:rsidP="00B55D75">
      <w:pPr>
        <w:pStyle w:val="Textodecomentrio"/>
        <w:ind w:firstLine="0"/>
        <w:jc w:val="left"/>
      </w:pPr>
      <w:r>
        <w:rPr>
          <w:rStyle w:val="Refdecomentrio"/>
        </w:rPr>
        <w:annotationRef/>
      </w:r>
      <w:r>
        <w:t>Motivação para as escolhas</w:t>
      </w:r>
    </w:p>
  </w:comment>
  <w:comment w:id="188" w:author="Marco Aurélio Barbiero" w:date="2025-04-24T21:43:00Z" w:initials="MB">
    <w:p w14:paraId="4C404445" w14:textId="5F1AD929" w:rsidR="003D01A6" w:rsidRDefault="00B61624" w:rsidP="003D01A6">
      <w:pPr>
        <w:pStyle w:val="Textodecomentrio"/>
        <w:ind w:firstLine="0"/>
        <w:jc w:val="left"/>
      </w:pPr>
      <w:r>
        <w:rPr>
          <w:rStyle w:val="Refdecomentrio"/>
        </w:rPr>
        <w:annotationRef/>
      </w:r>
      <w:r w:rsidR="003D01A6">
        <w:t>Capítulo Limitações da pesquisa no início e Recomendações para trabalhos futuros no final</w:t>
      </w:r>
    </w:p>
  </w:comment>
  <w:comment w:id="198" w:author="Marco Aurélio Barbiero" w:date="2025-09-16T21:54:00Z" w:initials="MB">
    <w:p w14:paraId="4A50BF33" w14:textId="77777777" w:rsidR="00525D05" w:rsidRDefault="00525D05" w:rsidP="00525D05">
      <w:pPr>
        <w:pStyle w:val="Textodecomentrio"/>
        <w:ind w:firstLine="0"/>
        <w:jc w:val="left"/>
      </w:pPr>
      <w:r>
        <w:rPr>
          <w:rStyle w:val="Refdecomentrio"/>
        </w:rPr>
        <w:annotationRef/>
      </w:r>
      <w:r>
        <w:t>Provavelmente deve estar em metodologia</w:t>
      </w:r>
    </w:p>
  </w:comment>
  <w:comment w:id="208" w:author="Marco Aurélio Barbiero" w:date="2025-04-24T21:39:00Z" w:initials="MB">
    <w:p w14:paraId="16C3E0C5" w14:textId="77777777" w:rsidR="00525D05" w:rsidRDefault="00525D05" w:rsidP="00525D05">
      <w:pPr>
        <w:pStyle w:val="Textodecomentrio"/>
        <w:ind w:firstLine="0"/>
        <w:jc w:val="left"/>
      </w:pPr>
      <w:r>
        <w:rPr>
          <w:rStyle w:val="Refdecomentrio"/>
        </w:rPr>
        <w:annotationRef/>
      </w:r>
      <w:r>
        <w:t>Citação indireta</w:t>
      </w:r>
    </w:p>
  </w:comment>
  <w:comment w:id="218" w:author="Marco Aurélio Barbiero" w:date="2025-04-24T21:47:00Z" w:initials="MB">
    <w:p w14:paraId="3ACF09C6" w14:textId="77777777" w:rsidR="008B0D55" w:rsidRDefault="008B0D55" w:rsidP="008B0D55">
      <w:pPr>
        <w:pStyle w:val="Textodecomentrio"/>
        <w:ind w:firstLine="0"/>
        <w:jc w:val="left"/>
      </w:pPr>
      <w:r>
        <w:rPr>
          <w:rStyle w:val="Refdecomentrio"/>
        </w:rPr>
        <w:annotationRef/>
      </w:r>
      <w:r>
        <w:t>A tabela está 9 páginas atrás.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48DAB5" w15:done="0"/>
  <w15:commentEx w15:paraId="0565760A" w15:done="0"/>
  <w15:commentEx w15:paraId="764C923F" w15:done="0"/>
  <w15:commentEx w15:paraId="4C404445" w15:done="0"/>
  <w15:commentEx w15:paraId="4A50BF33" w15:done="0"/>
  <w15:commentEx w15:paraId="16C3E0C5" w15:done="0"/>
  <w15:commentEx w15:paraId="3ACF09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DF4D809" w16cex:dateUtc="2025-04-25T00:27:00Z"/>
  <w16cex:commentExtensible w16cex:durableId="379C0414" w16cex:dateUtc="2025-04-25T00:32:00Z"/>
  <w16cex:commentExtensible w16cex:durableId="785513CE" w16cex:dateUtc="2025-04-25T00:37:00Z"/>
  <w16cex:commentExtensible w16cex:durableId="484E831D" w16cex:dateUtc="2025-04-25T00:43:00Z"/>
  <w16cex:commentExtensible w16cex:durableId="1B6CF070" w16cex:dateUtc="2025-09-17T00:54:00Z"/>
  <w16cex:commentExtensible w16cex:durableId="6B30C21A" w16cex:dateUtc="2025-04-25T00:39:00Z"/>
  <w16cex:commentExtensible w16cex:durableId="3E6387FF" w16cex:dateUtc="2025-04-2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48DAB5" w16cid:durableId="5DF4D809"/>
  <w16cid:commentId w16cid:paraId="0565760A" w16cid:durableId="379C0414"/>
  <w16cid:commentId w16cid:paraId="764C923F" w16cid:durableId="785513CE"/>
  <w16cid:commentId w16cid:paraId="4C404445" w16cid:durableId="484E831D"/>
  <w16cid:commentId w16cid:paraId="4A50BF33" w16cid:durableId="1B6CF070"/>
  <w16cid:commentId w16cid:paraId="16C3E0C5" w16cid:durableId="6B30C21A"/>
  <w16cid:commentId w16cid:paraId="3ACF09C6" w16cid:durableId="3E638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360CE" w14:textId="77777777" w:rsidR="00810B3E" w:rsidRPr="00B322C5" w:rsidRDefault="00810B3E" w:rsidP="00362BEC">
      <w:pPr>
        <w:spacing w:line="240" w:lineRule="auto"/>
      </w:pPr>
      <w:r w:rsidRPr="00B322C5">
        <w:separator/>
      </w:r>
    </w:p>
  </w:endnote>
  <w:endnote w:type="continuationSeparator" w:id="0">
    <w:p w14:paraId="309F3CFD" w14:textId="77777777" w:rsidR="00810B3E" w:rsidRPr="00B322C5" w:rsidRDefault="00810B3E"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ED49C" w14:textId="77777777" w:rsidR="00810B3E" w:rsidRPr="00B322C5" w:rsidRDefault="00810B3E" w:rsidP="00802B3F">
      <w:pPr>
        <w:spacing w:line="240" w:lineRule="auto"/>
        <w:ind w:firstLine="0"/>
      </w:pPr>
      <w:r w:rsidRPr="00B322C5">
        <w:separator/>
      </w:r>
    </w:p>
  </w:footnote>
  <w:footnote w:type="continuationSeparator" w:id="0">
    <w:p w14:paraId="4CD298FC" w14:textId="77777777" w:rsidR="00810B3E" w:rsidRPr="00B322C5" w:rsidRDefault="00810B3E" w:rsidP="00362BEC">
      <w:pPr>
        <w:spacing w:line="240" w:lineRule="auto"/>
      </w:pPr>
      <w:r w:rsidRPr="00B322C5">
        <w:continuationSeparator/>
      </w:r>
    </w:p>
  </w:footnote>
  <w:footnote w:id="1">
    <w:p w14:paraId="44CD5382" w14:textId="77777777" w:rsidR="00B3095F" w:rsidRPr="00693DE7" w:rsidRDefault="00B3095F" w:rsidP="00B3095F">
      <w:pPr>
        <w:pStyle w:val="Textodenotaderodap"/>
        <w:ind w:firstLine="0"/>
      </w:pPr>
      <w:r w:rsidRPr="00FC3420">
        <w:rPr>
          <w:rStyle w:val="Refdenotaderodap"/>
        </w:rPr>
        <w:footnoteRef/>
      </w:r>
      <w:r w:rsidRPr="00693DE7">
        <w:t xml:space="preserve"> Segundo classificação da CNM, municípios com menos de 50 mil habitantes são considerados pequenos.</w:t>
      </w:r>
    </w:p>
  </w:footnote>
  <w:footnote w:id="2">
    <w:p w14:paraId="14098D01" w14:textId="77777777" w:rsidR="00B3095F" w:rsidRPr="00693DE7" w:rsidRDefault="00B3095F" w:rsidP="00B3095F">
      <w:pPr>
        <w:pStyle w:val="Textodenotaderodap"/>
        <w:ind w:firstLine="0"/>
      </w:pPr>
      <w:r w:rsidRPr="00FC3420">
        <w:rPr>
          <w:rStyle w:val="Refdenotaderodap"/>
        </w:rPr>
        <w:footnoteRef/>
      </w:r>
      <w:r w:rsidRPr="00693DE7">
        <w:t xml:space="preserve"> 130 municípios não tinham uma conta para o IPTU em sua contabilidade em 2023.</w:t>
      </w:r>
    </w:p>
  </w:footnote>
  <w:footnote w:id="3">
    <w:p w14:paraId="4D73239F" w14:textId="77777777" w:rsidR="00B3095F" w:rsidRPr="00693DE7" w:rsidRDefault="00B3095F" w:rsidP="00B3095F">
      <w:pPr>
        <w:pStyle w:val="Textodenotaderodap"/>
        <w:ind w:firstLine="0"/>
      </w:pPr>
      <w:r w:rsidRPr="00FC3420">
        <w:rPr>
          <w:rStyle w:val="Refdenotaderodap"/>
        </w:rPr>
        <w:footnoteRef/>
      </w:r>
      <w:r w:rsidRPr="00693DE7">
        <w:t xml:space="preserve"> Miraselva - PR</w:t>
      </w:r>
    </w:p>
  </w:footnote>
  <w:footnote w:id="4">
    <w:p w14:paraId="552A76CF" w14:textId="77777777" w:rsidR="00B3095F" w:rsidRPr="00693DE7" w:rsidRDefault="00B3095F" w:rsidP="00B3095F">
      <w:pPr>
        <w:pStyle w:val="Textodenotaderodap"/>
        <w:ind w:firstLine="0"/>
      </w:pPr>
      <w:r w:rsidRPr="00FC3420">
        <w:rPr>
          <w:rStyle w:val="Refdenotaderodap"/>
        </w:rPr>
        <w:footnoteRef/>
      </w:r>
      <w:r w:rsidRPr="00693DE7">
        <w:t xml:space="preserve"> Parazinho - RN</w:t>
      </w:r>
    </w:p>
  </w:footnote>
  <w:footnote w:id="5">
    <w:p w14:paraId="591CBA31" w14:textId="77777777" w:rsidR="00B3095F" w:rsidRPr="00693DE7" w:rsidRDefault="00B3095F" w:rsidP="00B3095F">
      <w:pPr>
        <w:pStyle w:val="Textodenotaderodap"/>
        <w:ind w:firstLine="0"/>
      </w:pPr>
      <w:r w:rsidRPr="00FC3420">
        <w:rPr>
          <w:rStyle w:val="Refdenotaderodap"/>
        </w:rPr>
        <w:footnoteRef/>
      </w:r>
      <w:r w:rsidRPr="00693DE7">
        <w:t xml:space="preserve"> Serra da Saudade - MG</w:t>
      </w:r>
    </w:p>
  </w:footnote>
  <w:footnote w:id="6">
    <w:p w14:paraId="3E1FBF38" w14:textId="77777777" w:rsidR="00B3095F" w:rsidRPr="00693DE7" w:rsidRDefault="00B3095F" w:rsidP="00B3095F">
      <w:pPr>
        <w:pStyle w:val="Textodenotaderodap"/>
        <w:ind w:firstLine="0"/>
      </w:pPr>
      <w:r w:rsidRPr="00FC3420">
        <w:rPr>
          <w:rStyle w:val="Refdenotaderodap"/>
        </w:rPr>
        <w:footnoteRef/>
      </w:r>
      <w:r w:rsidRPr="00693DE7">
        <w:t xml:space="preserve"> Canaã dos Carajás - PA</w:t>
      </w:r>
    </w:p>
  </w:footnote>
  <w:footnote w:id="7">
    <w:p w14:paraId="62F7A3E1" w14:textId="77777777" w:rsidR="00B3095F" w:rsidRPr="00693DE7" w:rsidRDefault="00B3095F" w:rsidP="00B3095F">
      <w:pPr>
        <w:pStyle w:val="Textodenotaderodap"/>
        <w:ind w:firstLine="0"/>
      </w:pPr>
      <w:r w:rsidRPr="00FC3420">
        <w:rPr>
          <w:rStyle w:val="Refdenotaderodap"/>
        </w:rPr>
        <w:footnoteRef/>
      </w:r>
      <w:r w:rsidRPr="00693DE7">
        <w:t xml:space="preserve"> Xangri-lá - RS</w:t>
      </w:r>
    </w:p>
  </w:footnote>
  <w:footnote w:id="8">
    <w:p w14:paraId="5156D517" w14:textId="77777777" w:rsidR="00B3095F" w:rsidRPr="00693DE7" w:rsidRDefault="00B3095F" w:rsidP="00B3095F">
      <w:pPr>
        <w:pStyle w:val="Textodenotaderodap"/>
        <w:ind w:firstLine="0"/>
      </w:pPr>
      <w:r w:rsidRPr="00FC3420">
        <w:rPr>
          <w:rStyle w:val="Refdenotaderodap"/>
        </w:rPr>
        <w:footnoteRef/>
      </w:r>
      <w:r w:rsidRPr="00693DE7">
        <w:t xml:space="preserve"> Goianira – GO</w:t>
      </w:r>
    </w:p>
    <w:p w14:paraId="0B39B1D8" w14:textId="77777777" w:rsidR="00B3095F" w:rsidRPr="00693DE7" w:rsidRDefault="00B3095F" w:rsidP="00B3095F">
      <w:pPr>
        <w:pStyle w:val="Textodenotaderodap"/>
      </w:pPr>
    </w:p>
  </w:footnote>
  <w:footnote w:id="9">
    <w:p w14:paraId="5E235DAA" w14:textId="67CB0C03" w:rsidR="000759F5" w:rsidRDefault="000759F5" w:rsidP="00BF4582">
      <w:pPr>
        <w:pStyle w:val="Legenda"/>
        <w:jc w:val="left"/>
      </w:pPr>
      <w:r w:rsidRPr="00FC3420">
        <w:rPr>
          <w:rStyle w:val="Refdenotaderodap"/>
        </w:rPr>
        <w:footnoteRef/>
      </w:r>
      <w:r>
        <w:t xml:space="preserve"> Embora </w:t>
      </w:r>
      <w:r w:rsidR="002D4D0F">
        <w:t>classe seja um</w:t>
      </w:r>
      <w:r w:rsidR="00EA7CCC">
        <w:t>a</w:t>
      </w:r>
      <w:r w:rsidR="002D4D0F">
        <w:t xml:space="preserve"> </w:t>
      </w:r>
      <w:r w:rsidR="00BD3485">
        <w:t xml:space="preserve">palavra </w:t>
      </w:r>
      <w:r w:rsidR="002D4D0F">
        <w:t xml:space="preserve">originalmente </w:t>
      </w:r>
      <w:r w:rsidR="002D3620">
        <w:t>empregada</w:t>
      </w:r>
      <w:r w:rsidR="002D4D0F">
        <w:t xml:space="preserve"> em programação orienta</w:t>
      </w:r>
      <w:r w:rsidR="008C1E88">
        <w:t>da</w:t>
      </w:r>
      <w:r w:rsidR="002D4D0F">
        <w:t xml:space="preserve"> a objetos (oop)</w:t>
      </w:r>
      <w:r w:rsidR="00A854F7">
        <w:t xml:space="preserve"> </w:t>
      </w:r>
      <w:r w:rsidR="008C1E88">
        <w:t>para</w:t>
      </w:r>
      <w:r w:rsidR="00A854F7">
        <w:t xml:space="preserve"> designa</w:t>
      </w:r>
      <w:r w:rsidR="008C1E88">
        <w:t>r</w:t>
      </w:r>
      <w:r w:rsidR="00A854F7">
        <w:t xml:space="preserve"> algo mais complexo que uma tab</w:t>
      </w:r>
      <w:r w:rsidR="00563A61">
        <w:t>el</w:t>
      </w:r>
      <w:r w:rsidR="00A854F7">
        <w:t>a</w:t>
      </w:r>
      <w:r w:rsidR="00EF118A">
        <w:t>, el</w:t>
      </w:r>
      <w:r w:rsidR="00D55481">
        <w:t>a</w:t>
      </w:r>
      <w:r w:rsidR="00EF118A">
        <w:t xml:space="preserve"> já se incorporou ao jargão de banco de dados </w:t>
      </w:r>
      <w:r w:rsidR="003E7A15">
        <w:t>e é usad</w:t>
      </w:r>
      <w:r w:rsidR="00D55481">
        <w:t>a</w:t>
      </w:r>
      <w:r w:rsidR="003E7A15">
        <w:t xml:space="preserve"> indistintamente </w:t>
      </w:r>
      <w:r w:rsidR="003E7A15">
        <w:fldChar w:fldCharType="begin"/>
      </w:r>
      <w:r w:rsidR="003E7A15">
        <w:instrText xml:space="preserve"> ADDIN ZOTERO_ITEM CSL_CITATION {"citationID":"yjeNRsIU","properties":{"formattedCitation":"(Silberschatz, 2011)","plainCitation":"(Silberschatz, 2011)","noteIndex":9},"citationItems":[{"id":205,"uris":["http://zotero.org/users/15531986/items/JM4XPK2A"],"itemData":{"id":205,"type":"book","edition":"7","event-place":"Rio de Janeiro, RJ","ISBN":"978-85-9515-733-0","language":"pt-BR","number-of-pages":"754","publisher":"Grupo Gen","publisher-place":"Rio de Janeiro, RJ","source":"Câmara Brasileira do Livro ISBN","title":"Sistemas De Bancos De Dados","author":[{"family":"Silberschatz","given":"Abranham"}],"contributor":[{"family":"Korth","given":"Henry F."},{"family":"Sudarshan","given":"S."}],"issued":{"date-parts":[["2011"]]}}}],"schema":"https://github.com/citation-style-language/schema/raw/master/csl-citation.json"} </w:instrText>
      </w:r>
      <w:r w:rsidR="003E7A15">
        <w:fldChar w:fldCharType="separate"/>
      </w:r>
      <w:r w:rsidR="003E7A15" w:rsidRPr="003E7A15">
        <w:rPr>
          <w:rFonts w:cs="Arial"/>
        </w:rPr>
        <w:t>(Silberschatz, 2011)</w:t>
      </w:r>
      <w:r w:rsidR="003E7A15">
        <w:fldChar w:fldCharType="end"/>
      </w:r>
      <w:r w:rsidR="003E7A15">
        <w:t>.</w:t>
      </w:r>
      <w:r w:rsidR="00EF118A">
        <w:t xml:space="preserve"> </w:t>
      </w:r>
    </w:p>
  </w:footnote>
  <w:footnote w:id="10">
    <w:p w14:paraId="780BD3AA" w14:textId="77777777" w:rsidR="000752AD" w:rsidRPr="00693DE7" w:rsidRDefault="000752AD" w:rsidP="000752AD">
      <w:pPr>
        <w:pStyle w:val="Textodenotaderodap"/>
      </w:pPr>
      <w:r w:rsidRPr="00FC3420">
        <w:rPr>
          <w:rStyle w:val="Refdenotaderodap"/>
        </w:rPr>
        <w:footnoteRef/>
      </w:r>
      <w:r w:rsidRPr="00693DE7">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 w:id="11">
    <w:p w14:paraId="78C42903" w14:textId="77777777" w:rsidR="000752AD" w:rsidRPr="00EF0800" w:rsidRDefault="000752AD" w:rsidP="000752AD">
      <w:pPr>
        <w:pStyle w:val="Textodenotaderodap"/>
      </w:pPr>
      <w:r w:rsidRPr="00FC3420">
        <w:rPr>
          <w:rStyle w:val="Refdenotaderodap"/>
        </w:rPr>
        <w:footnoteRef/>
      </w:r>
      <w:r w:rsidRPr="00693DE7">
        <w:t xml:space="preserve"> </w:t>
      </w:r>
      <w:hyperlink r:id="rId1" w:history="1">
        <w:r w:rsidRPr="00693DE7">
          <w:rPr>
            <w:rStyle w:val="Hyperlink"/>
          </w:rPr>
          <w:t>https://www.ibge.gov.br/estatisticas/sociais/populacao/38734-cadastro-nacional-de-enderecos-para-fins-estatisticos.html?edicao=41843&amp;t=downloads</w:t>
        </w:r>
      </w:hyperlink>
      <w:r w:rsidRPr="00693DE7">
        <w:t xml:space="preserve"> – acesso em 10/03/2025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77777777" w:rsidR="00E103EF" w:rsidRPr="00B322C5" w:rsidRDefault="00E103EF"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B632B5" w:rsidRPr="00B322C5">
          <w:rPr>
            <w:rFonts w:cs="Arial"/>
            <w:sz w:val="20"/>
            <w:szCs w:val="20"/>
          </w:rPr>
          <w:t>35</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50ED4F42"/>
    <w:multiLevelType w:val="multilevel"/>
    <w:tmpl w:val="AD8A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74B8083B"/>
    <w:multiLevelType w:val="multilevel"/>
    <w:tmpl w:val="BB2AC66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6"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7"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803376366">
    <w:abstractNumId w:val="1"/>
  </w:num>
  <w:num w:numId="2" w16cid:durableId="728268208">
    <w:abstractNumId w:val="6"/>
  </w:num>
  <w:num w:numId="3" w16cid:durableId="745035051">
    <w:abstractNumId w:val="7"/>
  </w:num>
  <w:num w:numId="4" w16cid:durableId="884559754">
    <w:abstractNumId w:val="5"/>
  </w:num>
  <w:num w:numId="5" w16cid:durableId="1135755419">
    <w:abstractNumId w:val="4"/>
  </w:num>
  <w:num w:numId="6" w16cid:durableId="51119641">
    <w:abstractNumId w:val="2"/>
  </w:num>
  <w:num w:numId="7" w16cid:durableId="1702894710">
    <w:abstractNumId w:val="0"/>
  </w:num>
  <w:num w:numId="8" w16cid:durableId="122421732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 Aurélio Barbiero">
    <w15:presenceInfo w15:providerId="Windows Live" w15:userId="f6f68d678cfe6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EC"/>
    <w:rsid w:val="000008D4"/>
    <w:rsid w:val="0000101A"/>
    <w:rsid w:val="000011FB"/>
    <w:rsid w:val="000023D4"/>
    <w:rsid w:val="0000291E"/>
    <w:rsid w:val="00002DBA"/>
    <w:rsid w:val="000035DC"/>
    <w:rsid w:val="00005B9F"/>
    <w:rsid w:val="000067F4"/>
    <w:rsid w:val="000074AD"/>
    <w:rsid w:val="00010780"/>
    <w:rsid w:val="000107B9"/>
    <w:rsid w:val="0001136E"/>
    <w:rsid w:val="00011703"/>
    <w:rsid w:val="0001209B"/>
    <w:rsid w:val="00013C55"/>
    <w:rsid w:val="000143E8"/>
    <w:rsid w:val="00015F02"/>
    <w:rsid w:val="000160DE"/>
    <w:rsid w:val="0001704A"/>
    <w:rsid w:val="0001720A"/>
    <w:rsid w:val="000211D7"/>
    <w:rsid w:val="000232A2"/>
    <w:rsid w:val="0002385F"/>
    <w:rsid w:val="00024107"/>
    <w:rsid w:val="00024395"/>
    <w:rsid w:val="000247D9"/>
    <w:rsid w:val="00024B84"/>
    <w:rsid w:val="000276C5"/>
    <w:rsid w:val="0003070B"/>
    <w:rsid w:val="00030BF9"/>
    <w:rsid w:val="00032B21"/>
    <w:rsid w:val="00033365"/>
    <w:rsid w:val="000342B2"/>
    <w:rsid w:val="000347AA"/>
    <w:rsid w:val="00035206"/>
    <w:rsid w:val="00035EB7"/>
    <w:rsid w:val="00036725"/>
    <w:rsid w:val="000371BC"/>
    <w:rsid w:val="000413B3"/>
    <w:rsid w:val="00041DA1"/>
    <w:rsid w:val="00044BD7"/>
    <w:rsid w:val="00044C41"/>
    <w:rsid w:val="00050441"/>
    <w:rsid w:val="00050C84"/>
    <w:rsid w:val="000511FD"/>
    <w:rsid w:val="00051B67"/>
    <w:rsid w:val="00051D0A"/>
    <w:rsid w:val="0005362B"/>
    <w:rsid w:val="00054CAB"/>
    <w:rsid w:val="00055F8E"/>
    <w:rsid w:val="000567EF"/>
    <w:rsid w:val="000569C6"/>
    <w:rsid w:val="00056B98"/>
    <w:rsid w:val="00056F24"/>
    <w:rsid w:val="000579AB"/>
    <w:rsid w:val="00057BDD"/>
    <w:rsid w:val="00063547"/>
    <w:rsid w:val="00063EB9"/>
    <w:rsid w:val="00065CE8"/>
    <w:rsid w:val="0006781B"/>
    <w:rsid w:val="00067E1F"/>
    <w:rsid w:val="00070BC3"/>
    <w:rsid w:val="000716BC"/>
    <w:rsid w:val="000724E3"/>
    <w:rsid w:val="0007312F"/>
    <w:rsid w:val="0007423E"/>
    <w:rsid w:val="00074EDE"/>
    <w:rsid w:val="00074EEB"/>
    <w:rsid w:val="00075041"/>
    <w:rsid w:val="000752AD"/>
    <w:rsid w:val="000759F5"/>
    <w:rsid w:val="00076092"/>
    <w:rsid w:val="00076101"/>
    <w:rsid w:val="00081866"/>
    <w:rsid w:val="00081CA1"/>
    <w:rsid w:val="000833B3"/>
    <w:rsid w:val="000837B9"/>
    <w:rsid w:val="00083B1B"/>
    <w:rsid w:val="00083B70"/>
    <w:rsid w:val="000846C9"/>
    <w:rsid w:val="0008552C"/>
    <w:rsid w:val="00086332"/>
    <w:rsid w:val="0009082F"/>
    <w:rsid w:val="000909B5"/>
    <w:rsid w:val="00091176"/>
    <w:rsid w:val="0009165C"/>
    <w:rsid w:val="000916E4"/>
    <w:rsid w:val="00092292"/>
    <w:rsid w:val="00093399"/>
    <w:rsid w:val="000937FE"/>
    <w:rsid w:val="00093CFF"/>
    <w:rsid w:val="00094266"/>
    <w:rsid w:val="0009440A"/>
    <w:rsid w:val="0009548F"/>
    <w:rsid w:val="00096AB9"/>
    <w:rsid w:val="0009724D"/>
    <w:rsid w:val="0009738B"/>
    <w:rsid w:val="00097AF0"/>
    <w:rsid w:val="000A1E0D"/>
    <w:rsid w:val="000A1EF1"/>
    <w:rsid w:val="000A1FBC"/>
    <w:rsid w:val="000A21C8"/>
    <w:rsid w:val="000A28C8"/>
    <w:rsid w:val="000A5A5E"/>
    <w:rsid w:val="000A65D9"/>
    <w:rsid w:val="000A6C15"/>
    <w:rsid w:val="000A72E2"/>
    <w:rsid w:val="000A78C2"/>
    <w:rsid w:val="000B022E"/>
    <w:rsid w:val="000B1093"/>
    <w:rsid w:val="000B279C"/>
    <w:rsid w:val="000B3A2F"/>
    <w:rsid w:val="000B405E"/>
    <w:rsid w:val="000B48B7"/>
    <w:rsid w:val="000B4F34"/>
    <w:rsid w:val="000B5A04"/>
    <w:rsid w:val="000B5F44"/>
    <w:rsid w:val="000B6532"/>
    <w:rsid w:val="000B6704"/>
    <w:rsid w:val="000B7825"/>
    <w:rsid w:val="000C0951"/>
    <w:rsid w:val="000C166B"/>
    <w:rsid w:val="000C2527"/>
    <w:rsid w:val="000C380A"/>
    <w:rsid w:val="000C4DB9"/>
    <w:rsid w:val="000C4EAC"/>
    <w:rsid w:val="000C511D"/>
    <w:rsid w:val="000C52EE"/>
    <w:rsid w:val="000C5B46"/>
    <w:rsid w:val="000C60AC"/>
    <w:rsid w:val="000C6AF2"/>
    <w:rsid w:val="000C7AED"/>
    <w:rsid w:val="000C7E7F"/>
    <w:rsid w:val="000D0A15"/>
    <w:rsid w:val="000D163D"/>
    <w:rsid w:val="000D1C41"/>
    <w:rsid w:val="000D3933"/>
    <w:rsid w:val="000D4AFC"/>
    <w:rsid w:val="000D4E5C"/>
    <w:rsid w:val="000D5953"/>
    <w:rsid w:val="000E003A"/>
    <w:rsid w:val="000E0700"/>
    <w:rsid w:val="000E0B2E"/>
    <w:rsid w:val="000E2B78"/>
    <w:rsid w:val="000E2E05"/>
    <w:rsid w:val="000E2EA0"/>
    <w:rsid w:val="000E31AA"/>
    <w:rsid w:val="000E3379"/>
    <w:rsid w:val="000E538D"/>
    <w:rsid w:val="000E5D70"/>
    <w:rsid w:val="000E7429"/>
    <w:rsid w:val="000F03F8"/>
    <w:rsid w:val="000F1BEA"/>
    <w:rsid w:val="000F2D9D"/>
    <w:rsid w:val="000F2DF4"/>
    <w:rsid w:val="000F3BBC"/>
    <w:rsid w:val="000F4B9D"/>
    <w:rsid w:val="000F592A"/>
    <w:rsid w:val="000F5971"/>
    <w:rsid w:val="000F598C"/>
    <w:rsid w:val="000F6027"/>
    <w:rsid w:val="00100474"/>
    <w:rsid w:val="00100C3C"/>
    <w:rsid w:val="00100D7F"/>
    <w:rsid w:val="00101140"/>
    <w:rsid w:val="00101846"/>
    <w:rsid w:val="001029AB"/>
    <w:rsid w:val="00103544"/>
    <w:rsid w:val="001039A6"/>
    <w:rsid w:val="0010436D"/>
    <w:rsid w:val="00104768"/>
    <w:rsid w:val="001057C2"/>
    <w:rsid w:val="001068B4"/>
    <w:rsid w:val="0011119B"/>
    <w:rsid w:val="00111B65"/>
    <w:rsid w:val="001121FA"/>
    <w:rsid w:val="00112BE7"/>
    <w:rsid w:val="00112D7A"/>
    <w:rsid w:val="00113329"/>
    <w:rsid w:val="00114B2B"/>
    <w:rsid w:val="00114C3D"/>
    <w:rsid w:val="0011799F"/>
    <w:rsid w:val="00117E34"/>
    <w:rsid w:val="00120B78"/>
    <w:rsid w:val="00121406"/>
    <w:rsid w:val="0012261A"/>
    <w:rsid w:val="00126936"/>
    <w:rsid w:val="00126C34"/>
    <w:rsid w:val="00126C56"/>
    <w:rsid w:val="00126DBA"/>
    <w:rsid w:val="0012717F"/>
    <w:rsid w:val="00130FC0"/>
    <w:rsid w:val="001315CC"/>
    <w:rsid w:val="00131966"/>
    <w:rsid w:val="00132448"/>
    <w:rsid w:val="00132513"/>
    <w:rsid w:val="00132B22"/>
    <w:rsid w:val="00132D9B"/>
    <w:rsid w:val="00134A1A"/>
    <w:rsid w:val="00134CF0"/>
    <w:rsid w:val="001368C2"/>
    <w:rsid w:val="001400B5"/>
    <w:rsid w:val="00140736"/>
    <w:rsid w:val="00142117"/>
    <w:rsid w:val="00143337"/>
    <w:rsid w:val="00143D9E"/>
    <w:rsid w:val="00144FA9"/>
    <w:rsid w:val="001450ED"/>
    <w:rsid w:val="00145F7B"/>
    <w:rsid w:val="00146DBC"/>
    <w:rsid w:val="00147B18"/>
    <w:rsid w:val="0015089D"/>
    <w:rsid w:val="00150CA4"/>
    <w:rsid w:val="001518EF"/>
    <w:rsid w:val="001525F0"/>
    <w:rsid w:val="001526D0"/>
    <w:rsid w:val="0015340A"/>
    <w:rsid w:val="00153CD9"/>
    <w:rsid w:val="00154960"/>
    <w:rsid w:val="001606BF"/>
    <w:rsid w:val="00160901"/>
    <w:rsid w:val="00160CF3"/>
    <w:rsid w:val="00160EC1"/>
    <w:rsid w:val="00161A04"/>
    <w:rsid w:val="0016262A"/>
    <w:rsid w:val="0016369D"/>
    <w:rsid w:val="001639DF"/>
    <w:rsid w:val="00163C99"/>
    <w:rsid w:val="00166179"/>
    <w:rsid w:val="00167F53"/>
    <w:rsid w:val="0017014A"/>
    <w:rsid w:val="00170C52"/>
    <w:rsid w:val="00170E8F"/>
    <w:rsid w:val="001715B6"/>
    <w:rsid w:val="00172768"/>
    <w:rsid w:val="00173BC2"/>
    <w:rsid w:val="00174141"/>
    <w:rsid w:val="00176D09"/>
    <w:rsid w:val="00177C59"/>
    <w:rsid w:val="001801CD"/>
    <w:rsid w:val="001811BD"/>
    <w:rsid w:val="00181CB1"/>
    <w:rsid w:val="00181F7D"/>
    <w:rsid w:val="00181FFE"/>
    <w:rsid w:val="001820B6"/>
    <w:rsid w:val="001826FC"/>
    <w:rsid w:val="00182954"/>
    <w:rsid w:val="00183B0D"/>
    <w:rsid w:val="001849BD"/>
    <w:rsid w:val="001856C0"/>
    <w:rsid w:val="001866E6"/>
    <w:rsid w:val="00186C9C"/>
    <w:rsid w:val="00187F70"/>
    <w:rsid w:val="0019569D"/>
    <w:rsid w:val="00197FDF"/>
    <w:rsid w:val="001A01C3"/>
    <w:rsid w:val="001A109A"/>
    <w:rsid w:val="001A1424"/>
    <w:rsid w:val="001A2C4E"/>
    <w:rsid w:val="001A2CAE"/>
    <w:rsid w:val="001A3089"/>
    <w:rsid w:val="001A4760"/>
    <w:rsid w:val="001A48DF"/>
    <w:rsid w:val="001A4BE3"/>
    <w:rsid w:val="001A757A"/>
    <w:rsid w:val="001A76EB"/>
    <w:rsid w:val="001A7E1E"/>
    <w:rsid w:val="001B2806"/>
    <w:rsid w:val="001B2FC4"/>
    <w:rsid w:val="001B3816"/>
    <w:rsid w:val="001B69C7"/>
    <w:rsid w:val="001B6E9A"/>
    <w:rsid w:val="001C024D"/>
    <w:rsid w:val="001C17BA"/>
    <w:rsid w:val="001C33FA"/>
    <w:rsid w:val="001C3507"/>
    <w:rsid w:val="001C4296"/>
    <w:rsid w:val="001C559F"/>
    <w:rsid w:val="001C58DC"/>
    <w:rsid w:val="001C71B6"/>
    <w:rsid w:val="001C7254"/>
    <w:rsid w:val="001C7EFF"/>
    <w:rsid w:val="001D0A7D"/>
    <w:rsid w:val="001D1019"/>
    <w:rsid w:val="001D15C0"/>
    <w:rsid w:val="001D2207"/>
    <w:rsid w:val="001D25E5"/>
    <w:rsid w:val="001D4F8F"/>
    <w:rsid w:val="001D51EA"/>
    <w:rsid w:val="001D55DE"/>
    <w:rsid w:val="001D59C3"/>
    <w:rsid w:val="001D5AC4"/>
    <w:rsid w:val="001D5CBA"/>
    <w:rsid w:val="001D5D42"/>
    <w:rsid w:val="001D6B99"/>
    <w:rsid w:val="001D6CBB"/>
    <w:rsid w:val="001E2422"/>
    <w:rsid w:val="001E2DF2"/>
    <w:rsid w:val="001E4329"/>
    <w:rsid w:val="001E646D"/>
    <w:rsid w:val="001E7104"/>
    <w:rsid w:val="001E789C"/>
    <w:rsid w:val="001F3992"/>
    <w:rsid w:val="001F41EB"/>
    <w:rsid w:val="001F4CA6"/>
    <w:rsid w:val="001F601B"/>
    <w:rsid w:val="001F6116"/>
    <w:rsid w:val="00200B6B"/>
    <w:rsid w:val="002011AC"/>
    <w:rsid w:val="00201231"/>
    <w:rsid w:val="002027EA"/>
    <w:rsid w:val="00202BF3"/>
    <w:rsid w:val="00203322"/>
    <w:rsid w:val="00203794"/>
    <w:rsid w:val="00203DA0"/>
    <w:rsid w:val="00203F1A"/>
    <w:rsid w:val="002041AA"/>
    <w:rsid w:val="00204483"/>
    <w:rsid w:val="0020603F"/>
    <w:rsid w:val="00206D84"/>
    <w:rsid w:val="002074C5"/>
    <w:rsid w:val="00210190"/>
    <w:rsid w:val="00210C6B"/>
    <w:rsid w:val="00210D52"/>
    <w:rsid w:val="00211253"/>
    <w:rsid w:val="00211491"/>
    <w:rsid w:val="0021373A"/>
    <w:rsid w:val="00214C74"/>
    <w:rsid w:val="002153C4"/>
    <w:rsid w:val="00215BAE"/>
    <w:rsid w:val="002170E3"/>
    <w:rsid w:val="00217937"/>
    <w:rsid w:val="00220164"/>
    <w:rsid w:val="00220C95"/>
    <w:rsid w:val="002218CA"/>
    <w:rsid w:val="00223499"/>
    <w:rsid w:val="0022360A"/>
    <w:rsid w:val="00225519"/>
    <w:rsid w:val="00227B10"/>
    <w:rsid w:val="00227E56"/>
    <w:rsid w:val="00230424"/>
    <w:rsid w:val="00230D5E"/>
    <w:rsid w:val="00230E06"/>
    <w:rsid w:val="00232590"/>
    <w:rsid w:val="00232A44"/>
    <w:rsid w:val="0023605C"/>
    <w:rsid w:val="002367A5"/>
    <w:rsid w:val="00236E28"/>
    <w:rsid w:val="00237907"/>
    <w:rsid w:val="00240B2D"/>
    <w:rsid w:val="00240D4D"/>
    <w:rsid w:val="002414FB"/>
    <w:rsid w:val="00243975"/>
    <w:rsid w:val="00243E1B"/>
    <w:rsid w:val="00243E24"/>
    <w:rsid w:val="00244872"/>
    <w:rsid w:val="0024523D"/>
    <w:rsid w:val="002455C9"/>
    <w:rsid w:val="00246CFA"/>
    <w:rsid w:val="00246E76"/>
    <w:rsid w:val="0024760A"/>
    <w:rsid w:val="00247956"/>
    <w:rsid w:val="00247E14"/>
    <w:rsid w:val="0025188A"/>
    <w:rsid w:val="00252917"/>
    <w:rsid w:val="00254168"/>
    <w:rsid w:val="00254441"/>
    <w:rsid w:val="002549CA"/>
    <w:rsid w:val="002554A2"/>
    <w:rsid w:val="002559E6"/>
    <w:rsid w:val="00255F09"/>
    <w:rsid w:val="00256D34"/>
    <w:rsid w:val="00260347"/>
    <w:rsid w:val="002619DC"/>
    <w:rsid w:val="00262108"/>
    <w:rsid w:val="002633C2"/>
    <w:rsid w:val="00263D41"/>
    <w:rsid w:val="00264214"/>
    <w:rsid w:val="00265651"/>
    <w:rsid w:val="002658C8"/>
    <w:rsid w:val="00266319"/>
    <w:rsid w:val="00267342"/>
    <w:rsid w:val="00267B2A"/>
    <w:rsid w:val="00271201"/>
    <w:rsid w:val="00272777"/>
    <w:rsid w:val="00272A82"/>
    <w:rsid w:val="0027448A"/>
    <w:rsid w:val="0027653C"/>
    <w:rsid w:val="00280216"/>
    <w:rsid w:val="00280535"/>
    <w:rsid w:val="00283889"/>
    <w:rsid w:val="00284095"/>
    <w:rsid w:val="002841AA"/>
    <w:rsid w:val="00284DE2"/>
    <w:rsid w:val="00285158"/>
    <w:rsid w:val="0028560A"/>
    <w:rsid w:val="00286FDA"/>
    <w:rsid w:val="00287252"/>
    <w:rsid w:val="00287837"/>
    <w:rsid w:val="00290D10"/>
    <w:rsid w:val="00290F6E"/>
    <w:rsid w:val="0029300B"/>
    <w:rsid w:val="00293044"/>
    <w:rsid w:val="0029350B"/>
    <w:rsid w:val="00294038"/>
    <w:rsid w:val="00294134"/>
    <w:rsid w:val="002945FD"/>
    <w:rsid w:val="0029669B"/>
    <w:rsid w:val="00296E7F"/>
    <w:rsid w:val="00297147"/>
    <w:rsid w:val="002A20AD"/>
    <w:rsid w:val="002A3784"/>
    <w:rsid w:val="002A3B20"/>
    <w:rsid w:val="002A4328"/>
    <w:rsid w:val="002A44FC"/>
    <w:rsid w:val="002A702F"/>
    <w:rsid w:val="002A73C9"/>
    <w:rsid w:val="002B0F37"/>
    <w:rsid w:val="002B11A7"/>
    <w:rsid w:val="002B245B"/>
    <w:rsid w:val="002B2C4D"/>
    <w:rsid w:val="002B3F73"/>
    <w:rsid w:val="002B4B52"/>
    <w:rsid w:val="002B4DC0"/>
    <w:rsid w:val="002B526F"/>
    <w:rsid w:val="002B55D7"/>
    <w:rsid w:val="002B5A1B"/>
    <w:rsid w:val="002B6253"/>
    <w:rsid w:val="002B6F68"/>
    <w:rsid w:val="002B709C"/>
    <w:rsid w:val="002B778E"/>
    <w:rsid w:val="002C10F7"/>
    <w:rsid w:val="002C128E"/>
    <w:rsid w:val="002C145A"/>
    <w:rsid w:val="002C1B90"/>
    <w:rsid w:val="002C367A"/>
    <w:rsid w:val="002C38A5"/>
    <w:rsid w:val="002C3BA7"/>
    <w:rsid w:val="002C555F"/>
    <w:rsid w:val="002C5693"/>
    <w:rsid w:val="002C58D6"/>
    <w:rsid w:val="002C63E0"/>
    <w:rsid w:val="002C6A3E"/>
    <w:rsid w:val="002C7235"/>
    <w:rsid w:val="002C7453"/>
    <w:rsid w:val="002C74E7"/>
    <w:rsid w:val="002C79E7"/>
    <w:rsid w:val="002D1654"/>
    <w:rsid w:val="002D1744"/>
    <w:rsid w:val="002D3620"/>
    <w:rsid w:val="002D3EE2"/>
    <w:rsid w:val="002D4D0F"/>
    <w:rsid w:val="002D6063"/>
    <w:rsid w:val="002D6162"/>
    <w:rsid w:val="002D7B2E"/>
    <w:rsid w:val="002E10FC"/>
    <w:rsid w:val="002E1202"/>
    <w:rsid w:val="002E13BF"/>
    <w:rsid w:val="002E1B2F"/>
    <w:rsid w:val="002E218C"/>
    <w:rsid w:val="002E3674"/>
    <w:rsid w:val="002E4B29"/>
    <w:rsid w:val="002E4CC1"/>
    <w:rsid w:val="002E5C60"/>
    <w:rsid w:val="002E5F57"/>
    <w:rsid w:val="002E72C4"/>
    <w:rsid w:val="002F029A"/>
    <w:rsid w:val="002F08F4"/>
    <w:rsid w:val="002F11B5"/>
    <w:rsid w:val="002F191E"/>
    <w:rsid w:val="002F1E32"/>
    <w:rsid w:val="002F1F28"/>
    <w:rsid w:val="002F2C18"/>
    <w:rsid w:val="002F2D37"/>
    <w:rsid w:val="002F458A"/>
    <w:rsid w:val="002F4A5C"/>
    <w:rsid w:val="002F4A73"/>
    <w:rsid w:val="002F4B4A"/>
    <w:rsid w:val="002F5A94"/>
    <w:rsid w:val="002F600F"/>
    <w:rsid w:val="002F6CEF"/>
    <w:rsid w:val="002F758C"/>
    <w:rsid w:val="002F7650"/>
    <w:rsid w:val="002F7FE0"/>
    <w:rsid w:val="00300301"/>
    <w:rsid w:val="00301A96"/>
    <w:rsid w:val="00303281"/>
    <w:rsid w:val="00303A34"/>
    <w:rsid w:val="00303FE5"/>
    <w:rsid w:val="00304C08"/>
    <w:rsid w:val="00304D9A"/>
    <w:rsid w:val="00305023"/>
    <w:rsid w:val="00305610"/>
    <w:rsid w:val="00305C37"/>
    <w:rsid w:val="00305D45"/>
    <w:rsid w:val="003107A1"/>
    <w:rsid w:val="00310BE7"/>
    <w:rsid w:val="00310C3A"/>
    <w:rsid w:val="00310E7B"/>
    <w:rsid w:val="00310EAE"/>
    <w:rsid w:val="00311780"/>
    <w:rsid w:val="003121AF"/>
    <w:rsid w:val="00313137"/>
    <w:rsid w:val="00313F60"/>
    <w:rsid w:val="00315EDF"/>
    <w:rsid w:val="00317D6E"/>
    <w:rsid w:val="00317EA9"/>
    <w:rsid w:val="0032201A"/>
    <w:rsid w:val="00325416"/>
    <w:rsid w:val="00325597"/>
    <w:rsid w:val="003258C1"/>
    <w:rsid w:val="00326FB5"/>
    <w:rsid w:val="00327875"/>
    <w:rsid w:val="00327D6D"/>
    <w:rsid w:val="00330397"/>
    <w:rsid w:val="0033060D"/>
    <w:rsid w:val="00331A9A"/>
    <w:rsid w:val="0033292E"/>
    <w:rsid w:val="00332E68"/>
    <w:rsid w:val="00332EED"/>
    <w:rsid w:val="0033373A"/>
    <w:rsid w:val="00333E9A"/>
    <w:rsid w:val="003344C6"/>
    <w:rsid w:val="00334889"/>
    <w:rsid w:val="0033503F"/>
    <w:rsid w:val="00335BEF"/>
    <w:rsid w:val="003403B4"/>
    <w:rsid w:val="00341406"/>
    <w:rsid w:val="00341597"/>
    <w:rsid w:val="003437DF"/>
    <w:rsid w:val="00343B9D"/>
    <w:rsid w:val="00344627"/>
    <w:rsid w:val="003470D7"/>
    <w:rsid w:val="003473D8"/>
    <w:rsid w:val="00347421"/>
    <w:rsid w:val="00350250"/>
    <w:rsid w:val="003505EE"/>
    <w:rsid w:val="003541EB"/>
    <w:rsid w:val="003551F7"/>
    <w:rsid w:val="00355EB7"/>
    <w:rsid w:val="00357E86"/>
    <w:rsid w:val="00362BEC"/>
    <w:rsid w:val="0036362F"/>
    <w:rsid w:val="00365B7E"/>
    <w:rsid w:val="003660EB"/>
    <w:rsid w:val="003668A6"/>
    <w:rsid w:val="00367002"/>
    <w:rsid w:val="00367630"/>
    <w:rsid w:val="00367E92"/>
    <w:rsid w:val="0037043D"/>
    <w:rsid w:val="00370F05"/>
    <w:rsid w:val="0037190A"/>
    <w:rsid w:val="00372911"/>
    <w:rsid w:val="0037335A"/>
    <w:rsid w:val="003739C3"/>
    <w:rsid w:val="00375A67"/>
    <w:rsid w:val="00376616"/>
    <w:rsid w:val="003778B0"/>
    <w:rsid w:val="003804C3"/>
    <w:rsid w:val="00383B41"/>
    <w:rsid w:val="00384095"/>
    <w:rsid w:val="00384447"/>
    <w:rsid w:val="00384778"/>
    <w:rsid w:val="0038493E"/>
    <w:rsid w:val="0038540C"/>
    <w:rsid w:val="003854EF"/>
    <w:rsid w:val="00385AD7"/>
    <w:rsid w:val="00385AF0"/>
    <w:rsid w:val="00385EAC"/>
    <w:rsid w:val="00385EB5"/>
    <w:rsid w:val="003860D2"/>
    <w:rsid w:val="00387BC7"/>
    <w:rsid w:val="00390FC8"/>
    <w:rsid w:val="003913D3"/>
    <w:rsid w:val="003936E7"/>
    <w:rsid w:val="00393AC9"/>
    <w:rsid w:val="003940D4"/>
    <w:rsid w:val="00394350"/>
    <w:rsid w:val="00394377"/>
    <w:rsid w:val="00395067"/>
    <w:rsid w:val="00395D68"/>
    <w:rsid w:val="00396C66"/>
    <w:rsid w:val="003A0881"/>
    <w:rsid w:val="003A1A06"/>
    <w:rsid w:val="003A1B95"/>
    <w:rsid w:val="003A1C32"/>
    <w:rsid w:val="003A20AC"/>
    <w:rsid w:val="003A2178"/>
    <w:rsid w:val="003A3D03"/>
    <w:rsid w:val="003A3EC5"/>
    <w:rsid w:val="003A418F"/>
    <w:rsid w:val="003A557B"/>
    <w:rsid w:val="003A5A8B"/>
    <w:rsid w:val="003A5BAA"/>
    <w:rsid w:val="003A735B"/>
    <w:rsid w:val="003B1606"/>
    <w:rsid w:val="003B1843"/>
    <w:rsid w:val="003B20B3"/>
    <w:rsid w:val="003B2458"/>
    <w:rsid w:val="003B24F4"/>
    <w:rsid w:val="003B33C8"/>
    <w:rsid w:val="003B4A1B"/>
    <w:rsid w:val="003B5BA7"/>
    <w:rsid w:val="003B5E3F"/>
    <w:rsid w:val="003B69EC"/>
    <w:rsid w:val="003B7FB6"/>
    <w:rsid w:val="003C09EB"/>
    <w:rsid w:val="003C135A"/>
    <w:rsid w:val="003C1EFC"/>
    <w:rsid w:val="003C25E0"/>
    <w:rsid w:val="003C4ABD"/>
    <w:rsid w:val="003C76A8"/>
    <w:rsid w:val="003C791A"/>
    <w:rsid w:val="003C7D46"/>
    <w:rsid w:val="003D01A6"/>
    <w:rsid w:val="003D03B0"/>
    <w:rsid w:val="003D08D7"/>
    <w:rsid w:val="003D0D3E"/>
    <w:rsid w:val="003D297B"/>
    <w:rsid w:val="003D45C1"/>
    <w:rsid w:val="003D518D"/>
    <w:rsid w:val="003D52CC"/>
    <w:rsid w:val="003D53B6"/>
    <w:rsid w:val="003D5850"/>
    <w:rsid w:val="003D659F"/>
    <w:rsid w:val="003D6A1C"/>
    <w:rsid w:val="003D7363"/>
    <w:rsid w:val="003E073E"/>
    <w:rsid w:val="003E0782"/>
    <w:rsid w:val="003E19CB"/>
    <w:rsid w:val="003E2100"/>
    <w:rsid w:val="003E2628"/>
    <w:rsid w:val="003E2B0C"/>
    <w:rsid w:val="003E343A"/>
    <w:rsid w:val="003E38AE"/>
    <w:rsid w:val="003E3C65"/>
    <w:rsid w:val="003E4920"/>
    <w:rsid w:val="003E4D8C"/>
    <w:rsid w:val="003E58E8"/>
    <w:rsid w:val="003E674C"/>
    <w:rsid w:val="003E7A15"/>
    <w:rsid w:val="003E7F71"/>
    <w:rsid w:val="003F0019"/>
    <w:rsid w:val="003F03B7"/>
    <w:rsid w:val="003F076A"/>
    <w:rsid w:val="003F084B"/>
    <w:rsid w:val="003F0A90"/>
    <w:rsid w:val="003F2F1C"/>
    <w:rsid w:val="003F30B1"/>
    <w:rsid w:val="003F3BE3"/>
    <w:rsid w:val="003F4651"/>
    <w:rsid w:val="003F4F2F"/>
    <w:rsid w:val="003F5848"/>
    <w:rsid w:val="003F604B"/>
    <w:rsid w:val="003F7DFC"/>
    <w:rsid w:val="00400746"/>
    <w:rsid w:val="00402106"/>
    <w:rsid w:val="004027BE"/>
    <w:rsid w:val="00403E17"/>
    <w:rsid w:val="00403F22"/>
    <w:rsid w:val="00404F35"/>
    <w:rsid w:val="004053AB"/>
    <w:rsid w:val="004056FF"/>
    <w:rsid w:val="004057CB"/>
    <w:rsid w:val="004064AB"/>
    <w:rsid w:val="00406F14"/>
    <w:rsid w:val="00407298"/>
    <w:rsid w:val="004077BC"/>
    <w:rsid w:val="00410679"/>
    <w:rsid w:val="00410846"/>
    <w:rsid w:val="004115A8"/>
    <w:rsid w:val="00411C95"/>
    <w:rsid w:val="0041321A"/>
    <w:rsid w:val="0041350E"/>
    <w:rsid w:val="004137BA"/>
    <w:rsid w:val="00413E98"/>
    <w:rsid w:val="00413FAF"/>
    <w:rsid w:val="0041432D"/>
    <w:rsid w:val="00414A50"/>
    <w:rsid w:val="00415BC0"/>
    <w:rsid w:val="00416469"/>
    <w:rsid w:val="004164B0"/>
    <w:rsid w:val="00416532"/>
    <w:rsid w:val="004170EB"/>
    <w:rsid w:val="004172E3"/>
    <w:rsid w:val="00417D30"/>
    <w:rsid w:val="0042054A"/>
    <w:rsid w:val="0042075A"/>
    <w:rsid w:val="0042095F"/>
    <w:rsid w:val="0042103E"/>
    <w:rsid w:val="00421573"/>
    <w:rsid w:val="00421CF8"/>
    <w:rsid w:val="004222CC"/>
    <w:rsid w:val="00423F71"/>
    <w:rsid w:val="004247CC"/>
    <w:rsid w:val="00424F1D"/>
    <w:rsid w:val="00425FEC"/>
    <w:rsid w:val="0042692D"/>
    <w:rsid w:val="00427DDB"/>
    <w:rsid w:val="00427DF4"/>
    <w:rsid w:val="00430C5B"/>
    <w:rsid w:val="00430CA4"/>
    <w:rsid w:val="00432041"/>
    <w:rsid w:val="004327BF"/>
    <w:rsid w:val="0043352D"/>
    <w:rsid w:val="004340D6"/>
    <w:rsid w:val="00434AEB"/>
    <w:rsid w:val="00434DDC"/>
    <w:rsid w:val="00435375"/>
    <w:rsid w:val="00435410"/>
    <w:rsid w:val="004354A6"/>
    <w:rsid w:val="00435941"/>
    <w:rsid w:val="00437E76"/>
    <w:rsid w:val="00437FCD"/>
    <w:rsid w:val="00440714"/>
    <w:rsid w:val="004412F9"/>
    <w:rsid w:val="004423CD"/>
    <w:rsid w:val="00443685"/>
    <w:rsid w:val="00444FEB"/>
    <w:rsid w:val="00447515"/>
    <w:rsid w:val="004477DA"/>
    <w:rsid w:val="0045024A"/>
    <w:rsid w:val="00451BDB"/>
    <w:rsid w:val="00452592"/>
    <w:rsid w:val="004533EE"/>
    <w:rsid w:val="004541DF"/>
    <w:rsid w:val="00454465"/>
    <w:rsid w:val="00454642"/>
    <w:rsid w:val="00454ABB"/>
    <w:rsid w:val="00454C82"/>
    <w:rsid w:val="00455165"/>
    <w:rsid w:val="00457450"/>
    <w:rsid w:val="00457733"/>
    <w:rsid w:val="00460397"/>
    <w:rsid w:val="004617C9"/>
    <w:rsid w:val="00461BA1"/>
    <w:rsid w:val="00462674"/>
    <w:rsid w:val="004627CC"/>
    <w:rsid w:val="00462ABE"/>
    <w:rsid w:val="004631E3"/>
    <w:rsid w:val="00463530"/>
    <w:rsid w:val="00463B01"/>
    <w:rsid w:val="00463BD5"/>
    <w:rsid w:val="004649FC"/>
    <w:rsid w:val="00465301"/>
    <w:rsid w:val="00466579"/>
    <w:rsid w:val="0047082C"/>
    <w:rsid w:val="00470D17"/>
    <w:rsid w:val="004717D7"/>
    <w:rsid w:val="0047201B"/>
    <w:rsid w:val="004722AD"/>
    <w:rsid w:val="0047292F"/>
    <w:rsid w:val="004746D8"/>
    <w:rsid w:val="004748C8"/>
    <w:rsid w:val="00475032"/>
    <w:rsid w:val="004775FC"/>
    <w:rsid w:val="00477616"/>
    <w:rsid w:val="004778C9"/>
    <w:rsid w:val="0047797F"/>
    <w:rsid w:val="00477CE1"/>
    <w:rsid w:val="00477D97"/>
    <w:rsid w:val="00477E77"/>
    <w:rsid w:val="00477FA1"/>
    <w:rsid w:val="00480999"/>
    <w:rsid w:val="00482219"/>
    <w:rsid w:val="00482273"/>
    <w:rsid w:val="00482E60"/>
    <w:rsid w:val="00483433"/>
    <w:rsid w:val="004841A6"/>
    <w:rsid w:val="004845EC"/>
    <w:rsid w:val="00485896"/>
    <w:rsid w:val="00487155"/>
    <w:rsid w:val="0048770D"/>
    <w:rsid w:val="004878A2"/>
    <w:rsid w:val="004900AB"/>
    <w:rsid w:val="00490C85"/>
    <w:rsid w:val="00492AF1"/>
    <w:rsid w:val="0049389D"/>
    <w:rsid w:val="00495155"/>
    <w:rsid w:val="00496946"/>
    <w:rsid w:val="00496A96"/>
    <w:rsid w:val="004A08AA"/>
    <w:rsid w:val="004A0CAB"/>
    <w:rsid w:val="004A13A8"/>
    <w:rsid w:val="004A151E"/>
    <w:rsid w:val="004A2967"/>
    <w:rsid w:val="004A4312"/>
    <w:rsid w:val="004A5751"/>
    <w:rsid w:val="004A60A9"/>
    <w:rsid w:val="004A6101"/>
    <w:rsid w:val="004A61AE"/>
    <w:rsid w:val="004A6E28"/>
    <w:rsid w:val="004A6EE2"/>
    <w:rsid w:val="004A78E7"/>
    <w:rsid w:val="004A7D3D"/>
    <w:rsid w:val="004A7DDB"/>
    <w:rsid w:val="004A7E25"/>
    <w:rsid w:val="004B03D7"/>
    <w:rsid w:val="004B2359"/>
    <w:rsid w:val="004B2530"/>
    <w:rsid w:val="004B2B88"/>
    <w:rsid w:val="004B37D6"/>
    <w:rsid w:val="004B473D"/>
    <w:rsid w:val="004B4F03"/>
    <w:rsid w:val="004B586A"/>
    <w:rsid w:val="004B5A7C"/>
    <w:rsid w:val="004B635F"/>
    <w:rsid w:val="004B6849"/>
    <w:rsid w:val="004B684A"/>
    <w:rsid w:val="004B7C52"/>
    <w:rsid w:val="004C3652"/>
    <w:rsid w:val="004C3713"/>
    <w:rsid w:val="004C4CBA"/>
    <w:rsid w:val="004C5602"/>
    <w:rsid w:val="004C6C30"/>
    <w:rsid w:val="004C6D8D"/>
    <w:rsid w:val="004C6D95"/>
    <w:rsid w:val="004D05B4"/>
    <w:rsid w:val="004D5376"/>
    <w:rsid w:val="004D5489"/>
    <w:rsid w:val="004D55C9"/>
    <w:rsid w:val="004D69D9"/>
    <w:rsid w:val="004D7047"/>
    <w:rsid w:val="004D7B06"/>
    <w:rsid w:val="004E007D"/>
    <w:rsid w:val="004E08FB"/>
    <w:rsid w:val="004E113F"/>
    <w:rsid w:val="004E16DA"/>
    <w:rsid w:val="004E31E5"/>
    <w:rsid w:val="004E32F8"/>
    <w:rsid w:val="004E38C6"/>
    <w:rsid w:val="004E3F19"/>
    <w:rsid w:val="004E42A5"/>
    <w:rsid w:val="004E6435"/>
    <w:rsid w:val="004E64C1"/>
    <w:rsid w:val="004E7418"/>
    <w:rsid w:val="004F001C"/>
    <w:rsid w:val="004F0465"/>
    <w:rsid w:val="004F04FD"/>
    <w:rsid w:val="004F1459"/>
    <w:rsid w:val="004F1933"/>
    <w:rsid w:val="004F1AE1"/>
    <w:rsid w:val="004F1AF7"/>
    <w:rsid w:val="004F2076"/>
    <w:rsid w:val="004F2271"/>
    <w:rsid w:val="004F277E"/>
    <w:rsid w:val="004F2A6A"/>
    <w:rsid w:val="004F33B1"/>
    <w:rsid w:val="004F3675"/>
    <w:rsid w:val="004F3B25"/>
    <w:rsid w:val="004F4123"/>
    <w:rsid w:val="004F417B"/>
    <w:rsid w:val="004F455A"/>
    <w:rsid w:val="004F480D"/>
    <w:rsid w:val="004F59B5"/>
    <w:rsid w:val="004F6EEC"/>
    <w:rsid w:val="004F731C"/>
    <w:rsid w:val="004F74CE"/>
    <w:rsid w:val="004F7548"/>
    <w:rsid w:val="0050088B"/>
    <w:rsid w:val="00502F38"/>
    <w:rsid w:val="005032E8"/>
    <w:rsid w:val="00504424"/>
    <w:rsid w:val="0050484C"/>
    <w:rsid w:val="005048A7"/>
    <w:rsid w:val="0050492C"/>
    <w:rsid w:val="00504FCA"/>
    <w:rsid w:val="005072AB"/>
    <w:rsid w:val="0050747B"/>
    <w:rsid w:val="00507BDD"/>
    <w:rsid w:val="00511070"/>
    <w:rsid w:val="00511284"/>
    <w:rsid w:val="00511DE0"/>
    <w:rsid w:val="0051336E"/>
    <w:rsid w:val="0051398E"/>
    <w:rsid w:val="00513BA5"/>
    <w:rsid w:val="00514789"/>
    <w:rsid w:val="00514C0C"/>
    <w:rsid w:val="00514DAE"/>
    <w:rsid w:val="00515149"/>
    <w:rsid w:val="005160D3"/>
    <w:rsid w:val="00516FAA"/>
    <w:rsid w:val="0052061E"/>
    <w:rsid w:val="00522462"/>
    <w:rsid w:val="00522F52"/>
    <w:rsid w:val="00523D29"/>
    <w:rsid w:val="00523FB3"/>
    <w:rsid w:val="00525A01"/>
    <w:rsid w:val="00525D05"/>
    <w:rsid w:val="00526263"/>
    <w:rsid w:val="005269AD"/>
    <w:rsid w:val="00526D5B"/>
    <w:rsid w:val="00527757"/>
    <w:rsid w:val="00530209"/>
    <w:rsid w:val="005305B7"/>
    <w:rsid w:val="005307B9"/>
    <w:rsid w:val="005315EF"/>
    <w:rsid w:val="00531735"/>
    <w:rsid w:val="00532960"/>
    <w:rsid w:val="0053398C"/>
    <w:rsid w:val="005349A6"/>
    <w:rsid w:val="00534BD1"/>
    <w:rsid w:val="00540648"/>
    <w:rsid w:val="005408D4"/>
    <w:rsid w:val="00541D1E"/>
    <w:rsid w:val="0054228E"/>
    <w:rsid w:val="0054242F"/>
    <w:rsid w:val="0054245D"/>
    <w:rsid w:val="0054324A"/>
    <w:rsid w:val="00543593"/>
    <w:rsid w:val="00543CE6"/>
    <w:rsid w:val="00545F0C"/>
    <w:rsid w:val="00546154"/>
    <w:rsid w:val="005500F8"/>
    <w:rsid w:val="00551771"/>
    <w:rsid w:val="00551897"/>
    <w:rsid w:val="00552C35"/>
    <w:rsid w:val="005531BE"/>
    <w:rsid w:val="00553686"/>
    <w:rsid w:val="005541BC"/>
    <w:rsid w:val="00554753"/>
    <w:rsid w:val="00554AAB"/>
    <w:rsid w:val="0055512F"/>
    <w:rsid w:val="00555B7F"/>
    <w:rsid w:val="005562CC"/>
    <w:rsid w:val="005570FC"/>
    <w:rsid w:val="005579FC"/>
    <w:rsid w:val="005606C2"/>
    <w:rsid w:val="00560EE4"/>
    <w:rsid w:val="005610DB"/>
    <w:rsid w:val="0056137B"/>
    <w:rsid w:val="00562FAD"/>
    <w:rsid w:val="00563A61"/>
    <w:rsid w:val="00564768"/>
    <w:rsid w:val="00564BA9"/>
    <w:rsid w:val="00565163"/>
    <w:rsid w:val="005662A3"/>
    <w:rsid w:val="0056633C"/>
    <w:rsid w:val="005703F4"/>
    <w:rsid w:val="00570E8A"/>
    <w:rsid w:val="005712E6"/>
    <w:rsid w:val="00571581"/>
    <w:rsid w:val="0057332E"/>
    <w:rsid w:val="00573399"/>
    <w:rsid w:val="00573496"/>
    <w:rsid w:val="00574445"/>
    <w:rsid w:val="00574F20"/>
    <w:rsid w:val="00576504"/>
    <w:rsid w:val="00577ED3"/>
    <w:rsid w:val="005802D5"/>
    <w:rsid w:val="00581092"/>
    <w:rsid w:val="005819E6"/>
    <w:rsid w:val="00581BFD"/>
    <w:rsid w:val="00582550"/>
    <w:rsid w:val="005838F7"/>
    <w:rsid w:val="00584784"/>
    <w:rsid w:val="005853AB"/>
    <w:rsid w:val="00585E49"/>
    <w:rsid w:val="005862A3"/>
    <w:rsid w:val="005868AD"/>
    <w:rsid w:val="0059136F"/>
    <w:rsid w:val="00591D74"/>
    <w:rsid w:val="00594025"/>
    <w:rsid w:val="005949BA"/>
    <w:rsid w:val="00594C30"/>
    <w:rsid w:val="0059549C"/>
    <w:rsid w:val="00596F22"/>
    <w:rsid w:val="00597922"/>
    <w:rsid w:val="005A11AC"/>
    <w:rsid w:val="005A1755"/>
    <w:rsid w:val="005A2E5A"/>
    <w:rsid w:val="005A3498"/>
    <w:rsid w:val="005A3F2E"/>
    <w:rsid w:val="005A47FF"/>
    <w:rsid w:val="005A506C"/>
    <w:rsid w:val="005A572F"/>
    <w:rsid w:val="005A7A9F"/>
    <w:rsid w:val="005A7C14"/>
    <w:rsid w:val="005B0877"/>
    <w:rsid w:val="005B0FA7"/>
    <w:rsid w:val="005B2866"/>
    <w:rsid w:val="005B2946"/>
    <w:rsid w:val="005B3746"/>
    <w:rsid w:val="005B44C4"/>
    <w:rsid w:val="005B4A5E"/>
    <w:rsid w:val="005B5164"/>
    <w:rsid w:val="005B599B"/>
    <w:rsid w:val="005B5A76"/>
    <w:rsid w:val="005B65FA"/>
    <w:rsid w:val="005B7306"/>
    <w:rsid w:val="005C1626"/>
    <w:rsid w:val="005C1CB2"/>
    <w:rsid w:val="005C1F25"/>
    <w:rsid w:val="005C2B2A"/>
    <w:rsid w:val="005C347E"/>
    <w:rsid w:val="005C5134"/>
    <w:rsid w:val="005C5633"/>
    <w:rsid w:val="005C6DFC"/>
    <w:rsid w:val="005C70B3"/>
    <w:rsid w:val="005C73C2"/>
    <w:rsid w:val="005C787F"/>
    <w:rsid w:val="005D072C"/>
    <w:rsid w:val="005D1037"/>
    <w:rsid w:val="005D25C8"/>
    <w:rsid w:val="005D318D"/>
    <w:rsid w:val="005D3B87"/>
    <w:rsid w:val="005D4C41"/>
    <w:rsid w:val="005D5747"/>
    <w:rsid w:val="005D6F5F"/>
    <w:rsid w:val="005D79D8"/>
    <w:rsid w:val="005D7D77"/>
    <w:rsid w:val="005E018E"/>
    <w:rsid w:val="005E0A36"/>
    <w:rsid w:val="005E0B17"/>
    <w:rsid w:val="005E1508"/>
    <w:rsid w:val="005E1D60"/>
    <w:rsid w:val="005E276F"/>
    <w:rsid w:val="005E2DD9"/>
    <w:rsid w:val="005E3159"/>
    <w:rsid w:val="005E3474"/>
    <w:rsid w:val="005E3EFC"/>
    <w:rsid w:val="005E5D5C"/>
    <w:rsid w:val="005E6364"/>
    <w:rsid w:val="005F0216"/>
    <w:rsid w:val="005F0709"/>
    <w:rsid w:val="005F134E"/>
    <w:rsid w:val="005F1B0F"/>
    <w:rsid w:val="005F2589"/>
    <w:rsid w:val="005F3A72"/>
    <w:rsid w:val="005F5234"/>
    <w:rsid w:val="005F5AB5"/>
    <w:rsid w:val="005F5B6F"/>
    <w:rsid w:val="005F7443"/>
    <w:rsid w:val="005F754C"/>
    <w:rsid w:val="005F7D35"/>
    <w:rsid w:val="0060074A"/>
    <w:rsid w:val="00600D1D"/>
    <w:rsid w:val="006023CA"/>
    <w:rsid w:val="00602682"/>
    <w:rsid w:val="00602AD6"/>
    <w:rsid w:val="00603FA5"/>
    <w:rsid w:val="0060495B"/>
    <w:rsid w:val="00604A8F"/>
    <w:rsid w:val="0060511A"/>
    <w:rsid w:val="006059D3"/>
    <w:rsid w:val="00605EC8"/>
    <w:rsid w:val="00606081"/>
    <w:rsid w:val="006060EB"/>
    <w:rsid w:val="0060651F"/>
    <w:rsid w:val="00606A9B"/>
    <w:rsid w:val="006072B5"/>
    <w:rsid w:val="00607672"/>
    <w:rsid w:val="00607CE3"/>
    <w:rsid w:val="00610384"/>
    <w:rsid w:val="0061146D"/>
    <w:rsid w:val="006117E1"/>
    <w:rsid w:val="00613708"/>
    <w:rsid w:val="00613FC9"/>
    <w:rsid w:val="00614759"/>
    <w:rsid w:val="006156D6"/>
    <w:rsid w:val="00615B90"/>
    <w:rsid w:val="006165C9"/>
    <w:rsid w:val="00616D77"/>
    <w:rsid w:val="00616F00"/>
    <w:rsid w:val="006209FF"/>
    <w:rsid w:val="00621B48"/>
    <w:rsid w:val="0062572C"/>
    <w:rsid w:val="00627424"/>
    <w:rsid w:val="006274BD"/>
    <w:rsid w:val="006279A9"/>
    <w:rsid w:val="00627E6F"/>
    <w:rsid w:val="006310EC"/>
    <w:rsid w:val="0063140A"/>
    <w:rsid w:val="00631685"/>
    <w:rsid w:val="00631CF2"/>
    <w:rsid w:val="006329E9"/>
    <w:rsid w:val="00633079"/>
    <w:rsid w:val="00633355"/>
    <w:rsid w:val="006345A0"/>
    <w:rsid w:val="0063599E"/>
    <w:rsid w:val="00635DB5"/>
    <w:rsid w:val="00636D01"/>
    <w:rsid w:val="0063703A"/>
    <w:rsid w:val="0063782C"/>
    <w:rsid w:val="006378FF"/>
    <w:rsid w:val="00637D7F"/>
    <w:rsid w:val="006421EB"/>
    <w:rsid w:val="006423A8"/>
    <w:rsid w:val="00642537"/>
    <w:rsid w:val="0064260A"/>
    <w:rsid w:val="006449C3"/>
    <w:rsid w:val="00644BFA"/>
    <w:rsid w:val="00644D13"/>
    <w:rsid w:val="00644D93"/>
    <w:rsid w:val="00645976"/>
    <w:rsid w:val="00645D4B"/>
    <w:rsid w:val="0064735D"/>
    <w:rsid w:val="006506B1"/>
    <w:rsid w:val="00650D43"/>
    <w:rsid w:val="00650FBD"/>
    <w:rsid w:val="00654BAD"/>
    <w:rsid w:val="006557AA"/>
    <w:rsid w:val="0065589D"/>
    <w:rsid w:val="00655EE3"/>
    <w:rsid w:val="006566AE"/>
    <w:rsid w:val="00657F48"/>
    <w:rsid w:val="00661681"/>
    <w:rsid w:val="00663253"/>
    <w:rsid w:val="0066356A"/>
    <w:rsid w:val="0066374C"/>
    <w:rsid w:val="00664A61"/>
    <w:rsid w:val="00665253"/>
    <w:rsid w:val="006657FC"/>
    <w:rsid w:val="00665C81"/>
    <w:rsid w:val="00665F41"/>
    <w:rsid w:val="00666A1F"/>
    <w:rsid w:val="00667327"/>
    <w:rsid w:val="00670A90"/>
    <w:rsid w:val="0067291B"/>
    <w:rsid w:val="006729CE"/>
    <w:rsid w:val="00672D63"/>
    <w:rsid w:val="00673348"/>
    <w:rsid w:val="00673554"/>
    <w:rsid w:val="00674A8B"/>
    <w:rsid w:val="00675851"/>
    <w:rsid w:val="006758DC"/>
    <w:rsid w:val="00675992"/>
    <w:rsid w:val="00676F6B"/>
    <w:rsid w:val="0067708C"/>
    <w:rsid w:val="006771B9"/>
    <w:rsid w:val="00677683"/>
    <w:rsid w:val="00680122"/>
    <w:rsid w:val="00680650"/>
    <w:rsid w:val="006813D2"/>
    <w:rsid w:val="00681470"/>
    <w:rsid w:val="00681F7D"/>
    <w:rsid w:val="00682FCE"/>
    <w:rsid w:val="0068348D"/>
    <w:rsid w:val="00683A28"/>
    <w:rsid w:val="006851EE"/>
    <w:rsid w:val="006858E4"/>
    <w:rsid w:val="00685C40"/>
    <w:rsid w:val="00685F65"/>
    <w:rsid w:val="0068638F"/>
    <w:rsid w:val="006871A2"/>
    <w:rsid w:val="00690BF4"/>
    <w:rsid w:val="006914E1"/>
    <w:rsid w:val="006919DF"/>
    <w:rsid w:val="006926CC"/>
    <w:rsid w:val="006931A0"/>
    <w:rsid w:val="00693CC9"/>
    <w:rsid w:val="00694548"/>
    <w:rsid w:val="00694731"/>
    <w:rsid w:val="006948C0"/>
    <w:rsid w:val="00694FC0"/>
    <w:rsid w:val="00695350"/>
    <w:rsid w:val="0069621D"/>
    <w:rsid w:val="00696B7B"/>
    <w:rsid w:val="00696C60"/>
    <w:rsid w:val="00696CD8"/>
    <w:rsid w:val="0069713D"/>
    <w:rsid w:val="00697418"/>
    <w:rsid w:val="006977A8"/>
    <w:rsid w:val="006A0079"/>
    <w:rsid w:val="006A00A4"/>
    <w:rsid w:val="006A0E60"/>
    <w:rsid w:val="006A1311"/>
    <w:rsid w:val="006A2E2B"/>
    <w:rsid w:val="006A2EEC"/>
    <w:rsid w:val="006A49CE"/>
    <w:rsid w:val="006A5E91"/>
    <w:rsid w:val="006A65C2"/>
    <w:rsid w:val="006A768C"/>
    <w:rsid w:val="006A76AB"/>
    <w:rsid w:val="006B1D05"/>
    <w:rsid w:val="006B23E8"/>
    <w:rsid w:val="006B3834"/>
    <w:rsid w:val="006B38D3"/>
    <w:rsid w:val="006B3ACE"/>
    <w:rsid w:val="006B42B8"/>
    <w:rsid w:val="006B4D8E"/>
    <w:rsid w:val="006B5571"/>
    <w:rsid w:val="006B57CE"/>
    <w:rsid w:val="006B59DC"/>
    <w:rsid w:val="006B65D8"/>
    <w:rsid w:val="006B71B5"/>
    <w:rsid w:val="006B754B"/>
    <w:rsid w:val="006B76C1"/>
    <w:rsid w:val="006B7E9F"/>
    <w:rsid w:val="006B7F88"/>
    <w:rsid w:val="006C0130"/>
    <w:rsid w:val="006C0FA0"/>
    <w:rsid w:val="006C1970"/>
    <w:rsid w:val="006C23C5"/>
    <w:rsid w:val="006C248F"/>
    <w:rsid w:val="006C2639"/>
    <w:rsid w:val="006C351F"/>
    <w:rsid w:val="006C51E6"/>
    <w:rsid w:val="006C6828"/>
    <w:rsid w:val="006C777D"/>
    <w:rsid w:val="006D1F07"/>
    <w:rsid w:val="006D2190"/>
    <w:rsid w:val="006D2B69"/>
    <w:rsid w:val="006D3111"/>
    <w:rsid w:val="006E2124"/>
    <w:rsid w:val="006E21F6"/>
    <w:rsid w:val="006E2432"/>
    <w:rsid w:val="006E2457"/>
    <w:rsid w:val="006E3551"/>
    <w:rsid w:val="006E37D7"/>
    <w:rsid w:val="006E39DF"/>
    <w:rsid w:val="006E3D6D"/>
    <w:rsid w:val="006E437D"/>
    <w:rsid w:val="006E46F8"/>
    <w:rsid w:val="006E5D3D"/>
    <w:rsid w:val="006E6835"/>
    <w:rsid w:val="006E7EC5"/>
    <w:rsid w:val="006F0615"/>
    <w:rsid w:val="006F0E64"/>
    <w:rsid w:val="006F0FB8"/>
    <w:rsid w:val="006F1EF3"/>
    <w:rsid w:val="006F2D6C"/>
    <w:rsid w:val="006F2E9A"/>
    <w:rsid w:val="006F4179"/>
    <w:rsid w:val="006F689F"/>
    <w:rsid w:val="006F6933"/>
    <w:rsid w:val="006F7BE0"/>
    <w:rsid w:val="006F7C99"/>
    <w:rsid w:val="007008F2"/>
    <w:rsid w:val="00700D93"/>
    <w:rsid w:val="00701653"/>
    <w:rsid w:val="007031BC"/>
    <w:rsid w:val="007036F2"/>
    <w:rsid w:val="00703855"/>
    <w:rsid w:val="007043B2"/>
    <w:rsid w:val="00704895"/>
    <w:rsid w:val="007054BA"/>
    <w:rsid w:val="00705D87"/>
    <w:rsid w:val="0070679C"/>
    <w:rsid w:val="007074A9"/>
    <w:rsid w:val="007102CD"/>
    <w:rsid w:val="00710FF2"/>
    <w:rsid w:val="007119BC"/>
    <w:rsid w:val="00712982"/>
    <w:rsid w:val="00712AB5"/>
    <w:rsid w:val="007136E6"/>
    <w:rsid w:val="00713C6B"/>
    <w:rsid w:val="0071415E"/>
    <w:rsid w:val="007142EA"/>
    <w:rsid w:val="007143E3"/>
    <w:rsid w:val="00714B7D"/>
    <w:rsid w:val="0071581E"/>
    <w:rsid w:val="0071751A"/>
    <w:rsid w:val="00717727"/>
    <w:rsid w:val="0071773B"/>
    <w:rsid w:val="00717FF2"/>
    <w:rsid w:val="00720D70"/>
    <w:rsid w:val="00721085"/>
    <w:rsid w:val="00721329"/>
    <w:rsid w:val="007229BD"/>
    <w:rsid w:val="007235A1"/>
    <w:rsid w:val="00723B3E"/>
    <w:rsid w:val="00724452"/>
    <w:rsid w:val="007246D8"/>
    <w:rsid w:val="0072516F"/>
    <w:rsid w:val="007262AC"/>
    <w:rsid w:val="00726B8E"/>
    <w:rsid w:val="00726E8E"/>
    <w:rsid w:val="00727307"/>
    <w:rsid w:val="00730C67"/>
    <w:rsid w:val="00731C80"/>
    <w:rsid w:val="0073200C"/>
    <w:rsid w:val="00732399"/>
    <w:rsid w:val="00734570"/>
    <w:rsid w:val="007346BC"/>
    <w:rsid w:val="00734B7F"/>
    <w:rsid w:val="007350C8"/>
    <w:rsid w:val="007353FA"/>
    <w:rsid w:val="007356BD"/>
    <w:rsid w:val="0073602B"/>
    <w:rsid w:val="00736E59"/>
    <w:rsid w:val="007400E7"/>
    <w:rsid w:val="00741439"/>
    <w:rsid w:val="00741BDB"/>
    <w:rsid w:val="00742191"/>
    <w:rsid w:val="00742E1B"/>
    <w:rsid w:val="00744278"/>
    <w:rsid w:val="00745D82"/>
    <w:rsid w:val="007468EF"/>
    <w:rsid w:val="0074759C"/>
    <w:rsid w:val="00747F80"/>
    <w:rsid w:val="00747FAD"/>
    <w:rsid w:val="00750832"/>
    <w:rsid w:val="007519A5"/>
    <w:rsid w:val="00751C9C"/>
    <w:rsid w:val="00751CF7"/>
    <w:rsid w:val="007525C5"/>
    <w:rsid w:val="0075507A"/>
    <w:rsid w:val="0075546A"/>
    <w:rsid w:val="00755AD0"/>
    <w:rsid w:val="00756032"/>
    <w:rsid w:val="007623E1"/>
    <w:rsid w:val="00762440"/>
    <w:rsid w:val="00762601"/>
    <w:rsid w:val="0076330E"/>
    <w:rsid w:val="00763B5D"/>
    <w:rsid w:val="00763C85"/>
    <w:rsid w:val="0076414F"/>
    <w:rsid w:val="007642CD"/>
    <w:rsid w:val="00764798"/>
    <w:rsid w:val="00765495"/>
    <w:rsid w:val="00765A85"/>
    <w:rsid w:val="00765C8E"/>
    <w:rsid w:val="00765F88"/>
    <w:rsid w:val="0076608B"/>
    <w:rsid w:val="007669D5"/>
    <w:rsid w:val="00767068"/>
    <w:rsid w:val="007673E5"/>
    <w:rsid w:val="00770F15"/>
    <w:rsid w:val="0077247B"/>
    <w:rsid w:val="00772A33"/>
    <w:rsid w:val="00772AF0"/>
    <w:rsid w:val="00773D06"/>
    <w:rsid w:val="00774574"/>
    <w:rsid w:val="00775278"/>
    <w:rsid w:val="0077703A"/>
    <w:rsid w:val="0078023E"/>
    <w:rsid w:val="00780DF6"/>
    <w:rsid w:val="00781376"/>
    <w:rsid w:val="0078205C"/>
    <w:rsid w:val="007825AB"/>
    <w:rsid w:val="00782A8B"/>
    <w:rsid w:val="00783156"/>
    <w:rsid w:val="007833B9"/>
    <w:rsid w:val="00783E74"/>
    <w:rsid w:val="00784F2E"/>
    <w:rsid w:val="007852A9"/>
    <w:rsid w:val="00785719"/>
    <w:rsid w:val="00785945"/>
    <w:rsid w:val="007864EF"/>
    <w:rsid w:val="0078654F"/>
    <w:rsid w:val="007865B2"/>
    <w:rsid w:val="0078712A"/>
    <w:rsid w:val="00790050"/>
    <w:rsid w:val="00792F35"/>
    <w:rsid w:val="00793E28"/>
    <w:rsid w:val="0079454C"/>
    <w:rsid w:val="0079566A"/>
    <w:rsid w:val="007956AA"/>
    <w:rsid w:val="00795E7F"/>
    <w:rsid w:val="007960A0"/>
    <w:rsid w:val="00797478"/>
    <w:rsid w:val="00797965"/>
    <w:rsid w:val="007A080C"/>
    <w:rsid w:val="007A0F8D"/>
    <w:rsid w:val="007A2137"/>
    <w:rsid w:val="007A229A"/>
    <w:rsid w:val="007A2836"/>
    <w:rsid w:val="007A3BD1"/>
    <w:rsid w:val="007A3E00"/>
    <w:rsid w:val="007A45B8"/>
    <w:rsid w:val="007A4891"/>
    <w:rsid w:val="007A4FC6"/>
    <w:rsid w:val="007A6CB3"/>
    <w:rsid w:val="007A7758"/>
    <w:rsid w:val="007B1078"/>
    <w:rsid w:val="007B115E"/>
    <w:rsid w:val="007B16CD"/>
    <w:rsid w:val="007B1E44"/>
    <w:rsid w:val="007B2F20"/>
    <w:rsid w:val="007B3C95"/>
    <w:rsid w:val="007B421B"/>
    <w:rsid w:val="007B4582"/>
    <w:rsid w:val="007B4D6F"/>
    <w:rsid w:val="007B55F5"/>
    <w:rsid w:val="007B58EC"/>
    <w:rsid w:val="007B5B7C"/>
    <w:rsid w:val="007B64B1"/>
    <w:rsid w:val="007C3C1F"/>
    <w:rsid w:val="007C4DFC"/>
    <w:rsid w:val="007C69E3"/>
    <w:rsid w:val="007C70D1"/>
    <w:rsid w:val="007C73C1"/>
    <w:rsid w:val="007C75D3"/>
    <w:rsid w:val="007D1193"/>
    <w:rsid w:val="007D2371"/>
    <w:rsid w:val="007D7B86"/>
    <w:rsid w:val="007E1EEA"/>
    <w:rsid w:val="007E2B32"/>
    <w:rsid w:val="007E3C39"/>
    <w:rsid w:val="007E4085"/>
    <w:rsid w:val="007E5174"/>
    <w:rsid w:val="007E5E2E"/>
    <w:rsid w:val="007E5F51"/>
    <w:rsid w:val="007E7325"/>
    <w:rsid w:val="007E7729"/>
    <w:rsid w:val="007F025C"/>
    <w:rsid w:val="007F07E8"/>
    <w:rsid w:val="007F0B58"/>
    <w:rsid w:val="007F15E9"/>
    <w:rsid w:val="007F213D"/>
    <w:rsid w:val="007F2270"/>
    <w:rsid w:val="007F305D"/>
    <w:rsid w:val="007F310A"/>
    <w:rsid w:val="007F331E"/>
    <w:rsid w:val="007F3357"/>
    <w:rsid w:val="007F44F9"/>
    <w:rsid w:val="007F4D44"/>
    <w:rsid w:val="007F4E6F"/>
    <w:rsid w:val="007F4E83"/>
    <w:rsid w:val="007F55F5"/>
    <w:rsid w:val="007F6888"/>
    <w:rsid w:val="007F7F69"/>
    <w:rsid w:val="008008DB"/>
    <w:rsid w:val="00800AA4"/>
    <w:rsid w:val="00802B3F"/>
    <w:rsid w:val="00802C56"/>
    <w:rsid w:val="008033D3"/>
    <w:rsid w:val="0080504D"/>
    <w:rsid w:val="0080516F"/>
    <w:rsid w:val="00805231"/>
    <w:rsid w:val="00805EF9"/>
    <w:rsid w:val="00806E3D"/>
    <w:rsid w:val="00807985"/>
    <w:rsid w:val="00810B3E"/>
    <w:rsid w:val="008114EB"/>
    <w:rsid w:val="00812573"/>
    <w:rsid w:val="00814402"/>
    <w:rsid w:val="008152BF"/>
    <w:rsid w:val="00816DBC"/>
    <w:rsid w:val="00817586"/>
    <w:rsid w:val="008179FA"/>
    <w:rsid w:val="00817D73"/>
    <w:rsid w:val="008201B4"/>
    <w:rsid w:val="0082201F"/>
    <w:rsid w:val="00822198"/>
    <w:rsid w:val="00822D7A"/>
    <w:rsid w:val="00823FFD"/>
    <w:rsid w:val="0082417C"/>
    <w:rsid w:val="008243CF"/>
    <w:rsid w:val="00824CD5"/>
    <w:rsid w:val="008258F6"/>
    <w:rsid w:val="00825B92"/>
    <w:rsid w:val="008260EF"/>
    <w:rsid w:val="008263CA"/>
    <w:rsid w:val="00826499"/>
    <w:rsid w:val="0082661D"/>
    <w:rsid w:val="00827264"/>
    <w:rsid w:val="00827394"/>
    <w:rsid w:val="00827ECF"/>
    <w:rsid w:val="008303C0"/>
    <w:rsid w:val="00830C4B"/>
    <w:rsid w:val="008313E9"/>
    <w:rsid w:val="00832B3F"/>
    <w:rsid w:val="00832D02"/>
    <w:rsid w:val="00832E0C"/>
    <w:rsid w:val="008345A3"/>
    <w:rsid w:val="0083516A"/>
    <w:rsid w:val="0083601F"/>
    <w:rsid w:val="008365F2"/>
    <w:rsid w:val="0083669C"/>
    <w:rsid w:val="00837AF2"/>
    <w:rsid w:val="00837C91"/>
    <w:rsid w:val="008400F1"/>
    <w:rsid w:val="008402F2"/>
    <w:rsid w:val="00841B0A"/>
    <w:rsid w:val="00841DDD"/>
    <w:rsid w:val="00841E95"/>
    <w:rsid w:val="00842911"/>
    <w:rsid w:val="00843426"/>
    <w:rsid w:val="00844166"/>
    <w:rsid w:val="008448CD"/>
    <w:rsid w:val="00845174"/>
    <w:rsid w:val="00846C26"/>
    <w:rsid w:val="00847066"/>
    <w:rsid w:val="0084724E"/>
    <w:rsid w:val="00847B58"/>
    <w:rsid w:val="00847C65"/>
    <w:rsid w:val="00850274"/>
    <w:rsid w:val="008505AC"/>
    <w:rsid w:val="00850715"/>
    <w:rsid w:val="00851749"/>
    <w:rsid w:val="008524A1"/>
    <w:rsid w:val="00852FBC"/>
    <w:rsid w:val="00853B84"/>
    <w:rsid w:val="00853F37"/>
    <w:rsid w:val="00854223"/>
    <w:rsid w:val="00855F3D"/>
    <w:rsid w:val="00856A63"/>
    <w:rsid w:val="008571ED"/>
    <w:rsid w:val="0085729E"/>
    <w:rsid w:val="00857657"/>
    <w:rsid w:val="00862022"/>
    <w:rsid w:val="00862261"/>
    <w:rsid w:val="00862E10"/>
    <w:rsid w:val="00863FCD"/>
    <w:rsid w:val="00865787"/>
    <w:rsid w:val="00866702"/>
    <w:rsid w:val="00866E3E"/>
    <w:rsid w:val="0086708E"/>
    <w:rsid w:val="00870681"/>
    <w:rsid w:val="008709EF"/>
    <w:rsid w:val="00870AC3"/>
    <w:rsid w:val="00871765"/>
    <w:rsid w:val="00871F54"/>
    <w:rsid w:val="00872804"/>
    <w:rsid w:val="0087389E"/>
    <w:rsid w:val="00873F0E"/>
    <w:rsid w:val="00873F76"/>
    <w:rsid w:val="0087562E"/>
    <w:rsid w:val="008762B2"/>
    <w:rsid w:val="0088191C"/>
    <w:rsid w:val="00881C00"/>
    <w:rsid w:val="00883122"/>
    <w:rsid w:val="0088394C"/>
    <w:rsid w:val="00883C94"/>
    <w:rsid w:val="00885E6A"/>
    <w:rsid w:val="00885FFD"/>
    <w:rsid w:val="008863D2"/>
    <w:rsid w:val="00887CD8"/>
    <w:rsid w:val="0089065B"/>
    <w:rsid w:val="00891D1F"/>
    <w:rsid w:val="0089208D"/>
    <w:rsid w:val="00892CCF"/>
    <w:rsid w:val="00893421"/>
    <w:rsid w:val="00894110"/>
    <w:rsid w:val="00894AF6"/>
    <w:rsid w:val="008964E4"/>
    <w:rsid w:val="00896832"/>
    <w:rsid w:val="00897386"/>
    <w:rsid w:val="008973AD"/>
    <w:rsid w:val="008A042A"/>
    <w:rsid w:val="008A0F6A"/>
    <w:rsid w:val="008A1A5B"/>
    <w:rsid w:val="008A21D7"/>
    <w:rsid w:val="008A31C7"/>
    <w:rsid w:val="008A33EC"/>
    <w:rsid w:val="008A44EF"/>
    <w:rsid w:val="008A465A"/>
    <w:rsid w:val="008A4BEB"/>
    <w:rsid w:val="008A5615"/>
    <w:rsid w:val="008A570A"/>
    <w:rsid w:val="008A604D"/>
    <w:rsid w:val="008A7452"/>
    <w:rsid w:val="008A79DA"/>
    <w:rsid w:val="008B02AA"/>
    <w:rsid w:val="008B0D55"/>
    <w:rsid w:val="008B0D70"/>
    <w:rsid w:val="008B1668"/>
    <w:rsid w:val="008B23DF"/>
    <w:rsid w:val="008B2493"/>
    <w:rsid w:val="008B3EB8"/>
    <w:rsid w:val="008B4575"/>
    <w:rsid w:val="008B5E94"/>
    <w:rsid w:val="008B63DF"/>
    <w:rsid w:val="008B63E2"/>
    <w:rsid w:val="008B7824"/>
    <w:rsid w:val="008C0970"/>
    <w:rsid w:val="008C0DB3"/>
    <w:rsid w:val="008C11AA"/>
    <w:rsid w:val="008C11E0"/>
    <w:rsid w:val="008C1E88"/>
    <w:rsid w:val="008C2379"/>
    <w:rsid w:val="008C26C6"/>
    <w:rsid w:val="008C3433"/>
    <w:rsid w:val="008C4B77"/>
    <w:rsid w:val="008C5412"/>
    <w:rsid w:val="008C5BC3"/>
    <w:rsid w:val="008C5D66"/>
    <w:rsid w:val="008D068E"/>
    <w:rsid w:val="008D0832"/>
    <w:rsid w:val="008D0E16"/>
    <w:rsid w:val="008D1AF2"/>
    <w:rsid w:val="008D2FAD"/>
    <w:rsid w:val="008D34D5"/>
    <w:rsid w:val="008D35A2"/>
    <w:rsid w:val="008D4FBE"/>
    <w:rsid w:val="008D548C"/>
    <w:rsid w:val="008D6665"/>
    <w:rsid w:val="008D6A95"/>
    <w:rsid w:val="008D727C"/>
    <w:rsid w:val="008E0224"/>
    <w:rsid w:val="008E0D4C"/>
    <w:rsid w:val="008E3A54"/>
    <w:rsid w:val="008E3B7D"/>
    <w:rsid w:val="008E3C9B"/>
    <w:rsid w:val="008E42F9"/>
    <w:rsid w:val="008E523A"/>
    <w:rsid w:val="008E548E"/>
    <w:rsid w:val="008E5626"/>
    <w:rsid w:val="008E6319"/>
    <w:rsid w:val="008E6BDB"/>
    <w:rsid w:val="008F000A"/>
    <w:rsid w:val="008F0215"/>
    <w:rsid w:val="008F2AF9"/>
    <w:rsid w:val="008F2F6A"/>
    <w:rsid w:val="008F35E9"/>
    <w:rsid w:val="008F3A6A"/>
    <w:rsid w:val="008F3E88"/>
    <w:rsid w:val="008F411B"/>
    <w:rsid w:val="008F496F"/>
    <w:rsid w:val="008F4BDE"/>
    <w:rsid w:val="008F5BF7"/>
    <w:rsid w:val="008F63EA"/>
    <w:rsid w:val="008F67E2"/>
    <w:rsid w:val="008F7588"/>
    <w:rsid w:val="008F77D0"/>
    <w:rsid w:val="009005FD"/>
    <w:rsid w:val="00901680"/>
    <w:rsid w:val="0090371D"/>
    <w:rsid w:val="00903BD3"/>
    <w:rsid w:val="0090565F"/>
    <w:rsid w:val="009056DE"/>
    <w:rsid w:val="00905830"/>
    <w:rsid w:val="00905B80"/>
    <w:rsid w:val="00905E2F"/>
    <w:rsid w:val="00906024"/>
    <w:rsid w:val="00906214"/>
    <w:rsid w:val="00907095"/>
    <w:rsid w:val="0090717A"/>
    <w:rsid w:val="009101CC"/>
    <w:rsid w:val="00910AAD"/>
    <w:rsid w:val="00910FB4"/>
    <w:rsid w:val="0091170B"/>
    <w:rsid w:val="00913463"/>
    <w:rsid w:val="0091486B"/>
    <w:rsid w:val="00914A2A"/>
    <w:rsid w:val="00914DF8"/>
    <w:rsid w:val="009165CB"/>
    <w:rsid w:val="009169AD"/>
    <w:rsid w:val="00916F5E"/>
    <w:rsid w:val="00917C18"/>
    <w:rsid w:val="00920D55"/>
    <w:rsid w:val="00921C61"/>
    <w:rsid w:val="00921F01"/>
    <w:rsid w:val="0092255F"/>
    <w:rsid w:val="0092329E"/>
    <w:rsid w:val="009232F9"/>
    <w:rsid w:val="009237F1"/>
    <w:rsid w:val="00923EF4"/>
    <w:rsid w:val="00924523"/>
    <w:rsid w:val="00924560"/>
    <w:rsid w:val="0092565D"/>
    <w:rsid w:val="009259A4"/>
    <w:rsid w:val="009260E3"/>
    <w:rsid w:val="00927179"/>
    <w:rsid w:val="009272C1"/>
    <w:rsid w:val="00927B31"/>
    <w:rsid w:val="00927D64"/>
    <w:rsid w:val="00927FDD"/>
    <w:rsid w:val="00930017"/>
    <w:rsid w:val="0093073A"/>
    <w:rsid w:val="00930E03"/>
    <w:rsid w:val="0093160D"/>
    <w:rsid w:val="00932DF7"/>
    <w:rsid w:val="009343C3"/>
    <w:rsid w:val="009344ED"/>
    <w:rsid w:val="00935C96"/>
    <w:rsid w:val="00937238"/>
    <w:rsid w:val="00937710"/>
    <w:rsid w:val="0093772B"/>
    <w:rsid w:val="0094016B"/>
    <w:rsid w:val="00940AD0"/>
    <w:rsid w:val="00940C0E"/>
    <w:rsid w:val="009418D0"/>
    <w:rsid w:val="00941CCC"/>
    <w:rsid w:val="009442CF"/>
    <w:rsid w:val="009449D4"/>
    <w:rsid w:val="00944AA4"/>
    <w:rsid w:val="00945452"/>
    <w:rsid w:val="00945600"/>
    <w:rsid w:val="00945631"/>
    <w:rsid w:val="00946655"/>
    <w:rsid w:val="00947C2E"/>
    <w:rsid w:val="00947FB4"/>
    <w:rsid w:val="00947FD1"/>
    <w:rsid w:val="00947FDB"/>
    <w:rsid w:val="009504E9"/>
    <w:rsid w:val="0095153C"/>
    <w:rsid w:val="0095203C"/>
    <w:rsid w:val="00954631"/>
    <w:rsid w:val="00955EDC"/>
    <w:rsid w:val="00956826"/>
    <w:rsid w:val="00956D50"/>
    <w:rsid w:val="009573AF"/>
    <w:rsid w:val="00960592"/>
    <w:rsid w:val="00961C28"/>
    <w:rsid w:val="00961C67"/>
    <w:rsid w:val="00964AA6"/>
    <w:rsid w:val="00965406"/>
    <w:rsid w:val="00966D04"/>
    <w:rsid w:val="009720AD"/>
    <w:rsid w:val="0097240F"/>
    <w:rsid w:val="00972675"/>
    <w:rsid w:val="0097306B"/>
    <w:rsid w:val="00973344"/>
    <w:rsid w:val="00974E98"/>
    <w:rsid w:val="009755A3"/>
    <w:rsid w:val="00976EF1"/>
    <w:rsid w:val="0097737C"/>
    <w:rsid w:val="009801FE"/>
    <w:rsid w:val="009821E0"/>
    <w:rsid w:val="00982723"/>
    <w:rsid w:val="00983BBF"/>
    <w:rsid w:val="00983C2C"/>
    <w:rsid w:val="00984E0B"/>
    <w:rsid w:val="00985C88"/>
    <w:rsid w:val="0098778D"/>
    <w:rsid w:val="00990515"/>
    <w:rsid w:val="00992127"/>
    <w:rsid w:val="009921D2"/>
    <w:rsid w:val="009923B7"/>
    <w:rsid w:val="009928AF"/>
    <w:rsid w:val="00993912"/>
    <w:rsid w:val="00993E35"/>
    <w:rsid w:val="00994A14"/>
    <w:rsid w:val="00995057"/>
    <w:rsid w:val="00995B3D"/>
    <w:rsid w:val="0099714F"/>
    <w:rsid w:val="009A0643"/>
    <w:rsid w:val="009A13A4"/>
    <w:rsid w:val="009A1756"/>
    <w:rsid w:val="009A2C8A"/>
    <w:rsid w:val="009A3590"/>
    <w:rsid w:val="009A3BBD"/>
    <w:rsid w:val="009A3EF0"/>
    <w:rsid w:val="009A48DB"/>
    <w:rsid w:val="009A4BAE"/>
    <w:rsid w:val="009A5BA6"/>
    <w:rsid w:val="009A5BEE"/>
    <w:rsid w:val="009A6171"/>
    <w:rsid w:val="009A6BB6"/>
    <w:rsid w:val="009A7EF0"/>
    <w:rsid w:val="009B1976"/>
    <w:rsid w:val="009B228C"/>
    <w:rsid w:val="009B275A"/>
    <w:rsid w:val="009B326A"/>
    <w:rsid w:val="009B3DC1"/>
    <w:rsid w:val="009B48B1"/>
    <w:rsid w:val="009B5324"/>
    <w:rsid w:val="009B5748"/>
    <w:rsid w:val="009B59C9"/>
    <w:rsid w:val="009B5F48"/>
    <w:rsid w:val="009B62F3"/>
    <w:rsid w:val="009C0EB0"/>
    <w:rsid w:val="009C37D6"/>
    <w:rsid w:val="009C3B48"/>
    <w:rsid w:val="009C5378"/>
    <w:rsid w:val="009C5EAE"/>
    <w:rsid w:val="009C67B2"/>
    <w:rsid w:val="009C67F9"/>
    <w:rsid w:val="009C6F1C"/>
    <w:rsid w:val="009C7178"/>
    <w:rsid w:val="009C73EF"/>
    <w:rsid w:val="009D16A1"/>
    <w:rsid w:val="009D29A7"/>
    <w:rsid w:val="009D46C0"/>
    <w:rsid w:val="009D6CCF"/>
    <w:rsid w:val="009E2117"/>
    <w:rsid w:val="009E2749"/>
    <w:rsid w:val="009E2772"/>
    <w:rsid w:val="009E33D8"/>
    <w:rsid w:val="009E346A"/>
    <w:rsid w:val="009E4788"/>
    <w:rsid w:val="009E5A13"/>
    <w:rsid w:val="009F0F80"/>
    <w:rsid w:val="009F22F9"/>
    <w:rsid w:val="009F3CDC"/>
    <w:rsid w:val="009F5887"/>
    <w:rsid w:val="009F5DE5"/>
    <w:rsid w:val="009F60C0"/>
    <w:rsid w:val="009F73C8"/>
    <w:rsid w:val="00A00BCD"/>
    <w:rsid w:val="00A011F3"/>
    <w:rsid w:val="00A01845"/>
    <w:rsid w:val="00A01A19"/>
    <w:rsid w:val="00A01DAD"/>
    <w:rsid w:val="00A02366"/>
    <w:rsid w:val="00A02708"/>
    <w:rsid w:val="00A0306F"/>
    <w:rsid w:val="00A03331"/>
    <w:rsid w:val="00A059F3"/>
    <w:rsid w:val="00A05E0F"/>
    <w:rsid w:val="00A07330"/>
    <w:rsid w:val="00A076D2"/>
    <w:rsid w:val="00A100C9"/>
    <w:rsid w:val="00A1262A"/>
    <w:rsid w:val="00A14679"/>
    <w:rsid w:val="00A14E23"/>
    <w:rsid w:val="00A14F62"/>
    <w:rsid w:val="00A15AF0"/>
    <w:rsid w:val="00A15D20"/>
    <w:rsid w:val="00A1629A"/>
    <w:rsid w:val="00A1667D"/>
    <w:rsid w:val="00A16A5D"/>
    <w:rsid w:val="00A17114"/>
    <w:rsid w:val="00A171A7"/>
    <w:rsid w:val="00A174D8"/>
    <w:rsid w:val="00A1779F"/>
    <w:rsid w:val="00A21311"/>
    <w:rsid w:val="00A227A4"/>
    <w:rsid w:val="00A23CFD"/>
    <w:rsid w:val="00A2772C"/>
    <w:rsid w:val="00A277DA"/>
    <w:rsid w:val="00A27EAD"/>
    <w:rsid w:val="00A30FDB"/>
    <w:rsid w:val="00A312F1"/>
    <w:rsid w:val="00A32507"/>
    <w:rsid w:val="00A32E0E"/>
    <w:rsid w:val="00A34593"/>
    <w:rsid w:val="00A351F4"/>
    <w:rsid w:val="00A35312"/>
    <w:rsid w:val="00A36522"/>
    <w:rsid w:val="00A3691B"/>
    <w:rsid w:val="00A37CFE"/>
    <w:rsid w:val="00A37DC3"/>
    <w:rsid w:val="00A37F0E"/>
    <w:rsid w:val="00A37F73"/>
    <w:rsid w:val="00A40192"/>
    <w:rsid w:val="00A41343"/>
    <w:rsid w:val="00A41F77"/>
    <w:rsid w:val="00A4208E"/>
    <w:rsid w:val="00A4293F"/>
    <w:rsid w:val="00A4306D"/>
    <w:rsid w:val="00A43B98"/>
    <w:rsid w:val="00A43D0D"/>
    <w:rsid w:val="00A451C4"/>
    <w:rsid w:val="00A456FC"/>
    <w:rsid w:val="00A46B00"/>
    <w:rsid w:val="00A46DF2"/>
    <w:rsid w:val="00A506C9"/>
    <w:rsid w:val="00A51633"/>
    <w:rsid w:val="00A51D6E"/>
    <w:rsid w:val="00A52B0D"/>
    <w:rsid w:val="00A52F77"/>
    <w:rsid w:val="00A54AE6"/>
    <w:rsid w:val="00A5545F"/>
    <w:rsid w:val="00A56BE7"/>
    <w:rsid w:val="00A56C14"/>
    <w:rsid w:val="00A57398"/>
    <w:rsid w:val="00A57630"/>
    <w:rsid w:val="00A5774D"/>
    <w:rsid w:val="00A600AF"/>
    <w:rsid w:val="00A60D59"/>
    <w:rsid w:val="00A61C47"/>
    <w:rsid w:val="00A62476"/>
    <w:rsid w:val="00A643CA"/>
    <w:rsid w:val="00A649E1"/>
    <w:rsid w:val="00A66358"/>
    <w:rsid w:val="00A66630"/>
    <w:rsid w:val="00A6717D"/>
    <w:rsid w:val="00A677A5"/>
    <w:rsid w:val="00A702E5"/>
    <w:rsid w:val="00A70302"/>
    <w:rsid w:val="00A7098F"/>
    <w:rsid w:val="00A72C7F"/>
    <w:rsid w:val="00A74EA6"/>
    <w:rsid w:val="00A75CEA"/>
    <w:rsid w:val="00A76DB3"/>
    <w:rsid w:val="00A77B10"/>
    <w:rsid w:val="00A77D7D"/>
    <w:rsid w:val="00A81A32"/>
    <w:rsid w:val="00A81A34"/>
    <w:rsid w:val="00A825C1"/>
    <w:rsid w:val="00A840CD"/>
    <w:rsid w:val="00A840DF"/>
    <w:rsid w:val="00A854F7"/>
    <w:rsid w:val="00A8582C"/>
    <w:rsid w:val="00A85A4D"/>
    <w:rsid w:val="00A86811"/>
    <w:rsid w:val="00A86C55"/>
    <w:rsid w:val="00A877BF"/>
    <w:rsid w:val="00A901F7"/>
    <w:rsid w:val="00A908F2"/>
    <w:rsid w:val="00A90E6C"/>
    <w:rsid w:val="00A9302F"/>
    <w:rsid w:val="00A947C8"/>
    <w:rsid w:val="00A955C4"/>
    <w:rsid w:val="00A95DE8"/>
    <w:rsid w:val="00A961BB"/>
    <w:rsid w:val="00A9690A"/>
    <w:rsid w:val="00A9729E"/>
    <w:rsid w:val="00A97A68"/>
    <w:rsid w:val="00AA0045"/>
    <w:rsid w:val="00AA1B02"/>
    <w:rsid w:val="00AA1E75"/>
    <w:rsid w:val="00AA3082"/>
    <w:rsid w:val="00AA3478"/>
    <w:rsid w:val="00AA359D"/>
    <w:rsid w:val="00AA3671"/>
    <w:rsid w:val="00AA4F78"/>
    <w:rsid w:val="00AA558A"/>
    <w:rsid w:val="00AA5BFA"/>
    <w:rsid w:val="00AA5CAB"/>
    <w:rsid w:val="00AA68F7"/>
    <w:rsid w:val="00AA7001"/>
    <w:rsid w:val="00AA74A5"/>
    <w:rsid w:val="00AB1868"/>
    <w:rsid w:val="00AB2762"/>
    <w:rsid w:val="00AB3A8C"/>
    <w:rsid w:val="00AB3BD1"/>
    <w:rsid w:val="00AB48BE"/>
    <w:rsid w:val="00AB64E4"/>
    <w:rsid w:val="00AB662A"/>
    <w:rsid w:val="00AB7734"/>
    <w:rsid w:val="00AB7BD5"/>
    <w:rsid w:val="00AC15A4"/>
    <w:rsid w:val="00AC1620"/>
    <w:rsid w:val="00AC16D6"/>
    <w:rsid w:val="00AC2113"/>
    <w:rsid w:val="00AC21C5"/>
    <w:rsid w:val="00AC2F19"/>
    <w:rsid w:val="00AC4722"/>
    <w:rsid w:val="00AC4BB6"/>
    <w:rsid w:val="00AC6932"/>
    <w:rsid w:val="00AC733F"/>
    <w:rsid w:val="00AC78D8"/>
    <w:rsid w:val="00AD0745"/>
    <w:rsid w:val="00AD08F9"/>
    <w:rsid w:val="00AD0CCD"/>
    <w:rsid w:val="00AD1223"/>
    <w:rsid w:val="00AD277F"/>
    <w:rsid w:val="00AD29BB"/>
    <w:rsid w:val="00AD3607"/>
    <w:rsid w:val="00AD48C3"/>
    <w:rsid w:val="00AD48D8"/>
    <w:rsid w:val="00AD54C7"/>
    <w:rsid w:val="00AD5C94"/>
    <w:rsid w:val="00AD641E"/>
    <w:rsid w:val="00AD7DE7"/>
    <w:rsid w:val="00AD7E18"/>
    <w:rsid w:val="00AE1D07"/>
    <w:rsid w:val="00AE2C39"/>
    <w:rsid w:val="00AE4157"/>
    <w:rsid w:val="00AE47E3"/>
    <w:rsid w:val="00AE4B34"/>
    <w:rsid w:val="00AE4BCE"/>
    <w:rsid w:val="00AE5F98"/>
    <w:rsid w:val="00AE60C0"/>
    <w:rsid w:val="00AE6A4C"/>
    <w:rsid w:val="00AE6C7C"/>
    <w:rsid w:val="00AE7AD9"/>
    <w:rsid w:val="00AF0080"/>
    <w:rsid w:val="00AF0086"/>
    <w:rsid w:val="00AF0224"/>
    <w:rsid w:val="00AF08F9"/>
    <w:rsid w:val="00AF0956"/>
    <w:rsid w:val="00AF123B"/>
    <w:rsid w:val="00AF18BF"/>
    <w:rsid w:val="00AF2752"/>
    <w:rsid w:val="00AF29AB"/>
    <w:rsid w:val="00AF317B"/>
    <w:rsid w:val="00AF438F"/>
    <w:rsid w:val="00AF512D"/>
    <w:rsid w:val="00AF52F8"/>
    <w:rsid w:val="00AF5303"/>
    <w:rsid w:val="00AF5AD3"/>
    <w:rsid w:val="00AF60F1"/>
    <w:rsid w:val="00AF627B"/>
    <w:rsid w:val="00AF650F"/>
    <w:rsid w:val="00B007D4"/>
    <w:rsid w:val="00B00969"/>
    <w:rsid w:val="00B01D48"/>
    <w:rsid w:val="00B0286F"/>
    <w:rsid w:val="00B03201"/>
    <w:rsid w:val="00B03A18"/>
    <w:rsid w:val="00B05F85"/>
    <w:rsid w:val="00B06931"/>
    <w:rsid w:val="00B07FA6"/>
    <w:rsid w:val="00B10251"/>
    <w:rsid w:val="00B10B4E"/>
    <w:rsid w:val="00B1121E"/>
    <w:rsid w:val="00B115E8"/>
    <w:rsid w:val="00B11713"/>
    <w:rsid w:val="00B12ED4"/>
    <w:rsid w:val="00B1408A"/>
    <w:rsid w:val="00B1483E"/>
    <w:rsid w:val="00B14B3F"/>
    <w:rsid w:val="00B14CCF"/>
    <w:rsid w:val="00B16BD7"/>
    <w:rsid w:val="00B1726C"/>
    <w:rsid w:val="00B172EB"/>
    <w:rsid w:val="00B1767F"/>
    <w:rsid w:val="00B1777C"/>
    <w:rsid w:val="00B20393"/>
    <w:rsid w:val="00B2072A"/>
    <w:rsid w:val="00B20922"/>
    <w:rsid w:val="00B20D40"/>
    <w:rsid w:val="00B20E4B"/>
    <w:rsid w:val="00B21EE8"/>
    <w:rsid w:val="00B21F7C"/>
    <w:rsid w:val="00B227EB"/>
    <w:rsid w:val="00B22CDC"/>
    <w:rsid w:val="00B23434"/>
    <w:rsid w:val="00B2354F"/>
    <w:rsid w:val="00B249B2"/>
    <w:rsid w:val="00B25C41"/>
    <w:rsid w:val="00B265DE"/>
    <w:rsid w:val="00B27AB8"/>
    <w:rsid w:val="00B304D7"/>
    <w:rsid w:val="00B3095F"/>
    <w:rsid w:val="00B30A9E"/>
    <w:rsid w:val="00B31296"/>
    <w:rsid w:val="00B322C5"/>
    <w:rsid w:val="00B324F0"/>
    <w:rsid w:val="00B33546"/>
    <w:rsid w:val="00B33730"/>
    <w:rsid w:val="00B33A86"/>
    <w:rsid w:val="00B33FA3"/>
    <w:rsid w:val="00B3429B"/>
    <w:rsid w:val="00B36295"/>
    <w:rsid w:val="00B40AC6"/>
    <w:rsid w:val="00B4317F"/>
    <w:rsid w:val="00B43237"/>
    <w:rsid w:val="00B4332C"/>
    <w:rsid w:val="00B43EC0"/>
    <w:rsid w:val="00B44F8B"/>
    <w:rsid w:val="00B45E9C"/>
    <w:rsid w:val="00B503B2"/>
    <w:rsid w:val="00B505A3"/>
    <w:rsid w:val="00B51FE0"/>
    <w:rsid w:val="00B52E7B"/>
    <w:rsid w:val="00B53641"/>
    <w:rsid w:val="00B539C1"/>
    <w:rsid w:val="00B54B88"/>
    <w:rsid w:val="00B55810"/>
    <w:rsid w:val="00B55D75"/>
    <w:rsid w:val="00B575ED"/>
    <w:rsid w:val="00B6004C"/>
    <w:rsid w:val="00B61624"/>
    <w:rsid w:val="00B62128"/>
    <w:rsid w:val="00B62902"/>
    <w:rsid w:val="00B63024"/>
    <w:rsid w:val="00B632B5"/>
    <w:rsid w:val="00B633D5"/>
    <w:rsid w:val="00B638F0"/>
    <w:rsid w:val="00B64372"/>
    <w:rsid w:val="00B6470D"/>
    <w:rsid w:val="00B66198"/>
    <w:rsid w:val="00B66D98"/>
    <w:rsid w:val="00B67002"/>
    <w:rsid w:val="00B6783A"/>
    <w:rsid w:val="00B67BFF"/>
    <w:rsid w:val="00B70242"/>
    <w:rsid w:val="00B71512"/>
    <w:rsid w:val="00B722BA"/>
    <w:rsid w:val="00B72420"/>
    <w:rsid w:val="00B72D22"/>
    <w:rsid w:val="00B72ED5"/>
    <w:rsid w:val="00B73948"/>
    <w:rsid w:val="00B7544B"/>
    <w:rsid w:val="00B757DD"/>
    <w:rsid w:val="00B76E71"/>
    <w:rsid w:val="00B76FF5"/>
    <w:rsid w:val="00B77030"/>
    <w:rsid w:val="00B77B46"/>
    <w:rsid w:val="00B8156B"/>
    <w:rsid w:val="00B829B2"/>
    <w:rsid w:val="00B82FF5"/>
    <w:rsid w:val="00B83704"/>
    <w:rsid w:val="00B83C34"/>
    <w:rsid w:val="00B83E41"/>
    <w:rsid w:val="00B8459A"/>
    <w:rsid w:val="00B879C1"/>
    <w:rsid w:val="00B87BDA"/>
    <w:rsid w:val="00B87FDB"/>
    <w:rsid w:val="00B9072A"/>
    <w:rsid w:val="00B90CA9"/>
    <w:rsid w:val="00B936D1"/>
    <w:rsid w:val="00B93C01"/>
    <w:rsid w:val="00B93D13"/>
    <w:rsid w:val="00B94362"/>
    <w:rsid w:val="00B949AD"/>
    <w:rsid w:val="00B9532D"/>
    <w:rsid w:val="00B95BC1"/>
    <w:rsid w:val="00BA1015"/>
    <w:rsid w:val="00BA1089"/>
    <w:rsid w:val="00BA18B5"/>
    <w:rsid w:val="00BA1B19"/>
    <w:rsid w:val="00BA1BED"/>
    <w:rsid w:val="00BA21D0"/>
    <w:rsid w:val="00BA2759"/>
    <w:rsid w:val="00BA2981"/>
    <w:rsid w:val="00BA2D29"/>
    <w:rsid w:val="00BA3940"/>
    <w:rsid w:val="00BA4D27"/>
    <w:rsid w:val="00BA4FA5"/>
    <w:rsid w:val="00BA7B28"/>
    <w:rsid w:val="00BB02F2"/>
    <w:rsid w:val="00BB145C"/>
    <w:rsid w:val="00BB1CD3"/>
    <w:rsid w:val="00BB2052"/>
    <w:rsid w:val="00BB2369"/>
    <w:rsid w:val="00BB2848"/>
    <w:rsid w:val="00BB3037"/>
    <w:rsid w:val="00BB34A2"/>
    <w:rsid w:val="00BB3CE4"/>
    <w:rsid w:val="00BB444B"/>
    <w:rsid w:val="00BB47FE"/>
    <w:rsid w:val="00BB48CC"/>
    <w:rsid w:val="00BB6DF5"/>
    <w:rsid w:val="00BB710A"/>
    <w:rsid w:val="00BB764E"/>
    <w:rsid w:val="00BB7782"/>
    <w:rsid w:val="00BC0B81"/>
    <w:rsid w:val="00BC0BCB"/>
    <w:rsid w:val="00BC0E1B"/>
    <w:rsid w:val="00BC1883"/>
    <w:rsid w:val="00BC1B84"/>
    <w:rsid w:val="00BC2535"/>
    <w:rsid w:val="00BC33AD"/>
    <w:rsid w:val="00BC44AA"/>
    <w:rsid w:val="00BC5D51"/>
    <w:rsid w:val="00BC725E"/>
    <w:rsid w:val="00BD0660"/>
    <w:rsid w:val="00BD06A7"/>
    <w:rsid w:val="00BD09C1"/>
    <w:rsid w:val="00BD1201"/>
    <w:rsid w:val="00BD1AAC"/>
    <w:rsid w:val="00BD212F"/>
    <w:rsid w:val="00BD2CC2"/>
    <w:rsid w:val="00BD3304"/>
    <w:rsid w:val="00BD33CE"/>
    <w:rsid w:val="00BD3485"/>
    <w:rsid w:val="00BD358F"/>
    <w:rsid w:val="00BD53A5"/>
    <w:rsid w:val="00BD5C55"/>
    <w:rsid w:val="00BD78A0"/>
    <w:rsid w:val="00BE01F9"/>
    <w:rsid w:val="00BE04FE"/>
    <w:rsid w:val="00BE0BA5"/>
    <w:rsid w:val="00BE0E18"/>
    <w:rsid w:val="00BE28C5"/>
    <w:rsid w:val="00BE368B"/>
    <w:rsid w:val="00BE4E55"/>
    <w:rsid w:val="00BE4F3E"/>
    <w:rsid w:val="00BE5BCC"/>
    <w:rsid w:val="00BE5DC0"/>
    <w:rsid w:val="00BE5E7B"/>
    <w:rsid w:val="00BE6641"/>
    <w:rsid w:val="00BE6C10"/>
    <w:rsid w:val="00BE6C62"/>
    <w:rsid w:val="00BF04DA"/>
    <w:rsid w:val="00BF0A04"/>
    <w:rsid w:val="00BF0A46"/>
    <w:rsid w:val="00BF0AFC"/>
    <w:rsid w:val="00BF1E7D"/>
    <w:rsid w:val="00BF3B2E"/>
    <w:rsid w:val="00BF40EB"/>
    <w:rsid w:val="00BF410C"/>
    <w:rsid w:val="00BF4582"/>
    <w:rsid w:val="00BF4EA2"/>
    <w:rsid w:val="00BF555E"/>
    <w:rsid w:val="00BF69F0"/>
    <w:rsid w:val="00BF6DAB"/>
    <w:rsid w:val="00BF70BE"/>
    <w:rsid w:val="00C012B3"/>
    <w:rsid w:val="00C01FAE"/>
    <w:rsid w:val="00C03E1B"/>
    <w:rsid w:val="00C102C9"/>
    <w:rsid w:val="00C10785"/>
    <w:rsid w:val="00C10B82"/>
    <w:rsid w:val="00C10F9E"/>
    <w:rsid w:val="00C10F9F"/>
    <w:rsid w:val="00C11C0F"/>
    <w:rsid w:val="00C12367"/>
    <w:rsid w:val="00C12E4F"/>
    <w:rsid w:val="00C13E8D"/>
    <w:rsid w:val="00C15426"/>
    <w:rsid w:val="00C15855"/>
    <w:rsid w:val="00C16332"/>
    <w:rsid w:val="00C1661A"/>
    <w:rsid w:val="00C17B4B"/>
    <w:rsid w:val="00C17D49"/>
    <w:rsid w:val="00C2073E"/>
    <w:rsid w:val="00C209C5"/>
    <w:rsid w:val="00C21259"/>
    <w:rsid w:val="00C22576"/>
    <w:rsid w:val="00C22677"/>
    <w:rsid w:val="00C22CA2"/>
    <w:rsid w:val="00C24279"/>
    <w:rsid w:val="00C245E7"/>
    <w:rsid w:val="00C252F5"/>
    <w:rsid w:val="00C256A3"/>
    <w:rsid w:val="00C25D08"/>
    <w:rsid w:val="00C2717A"/>
    <w:rsid w:val="00C301C4"/>
    <w:rsid w:val="00C307F9"/>
    <w:rsid w:val="00C31188"/>
    <w:rsid w:val="00C32A52"/>
    <w:rsid w:val="00C32E22"/>
    <w:rsid w:val="00C35AB8"/>
    <w:rsid w:val="00C379E9"/>
    <w:rsid w:val="00C37AE4"/>
    <w:rsid w:val="00C400A5"/>
    <w:rsid w:val="00C415AD"/>
    <w:rsid w:val="00C42D33"/>
    <w:rsid w:val="00C43BEC"/>
    <w:rsid w:val="00C43E72"/>
    <w:rsid w:val="00C44678"/>
    <w:rsid w:val="00C4477A"/>
    <w:rsid w:val="00C45DD9"/>
    <w:rsid w:val="00C46D39"/>
    <w:rsid w:val="00C47FEE"/>
    <w:rsid w:val="00C519D7"/>
    <w:rsid w:val="00C5218C"/>
    <w:rsid w:val="00C5258B"/>
    <w:rsid w:val="00C5280F"/>
    <w:rsid w:val="00C5418B"/>
    <w:rsid w:val="00C55185"/>
    <w:rsid w:val="00C55FA3"/>
    <w:rsid w:val="00C56C6C"/>
    <w:rsid w:val="00C574A9"/>
    <w:rsid w:val="00C60D59"/>
    <w:rsid w:val="00C60F35"/>
    <w:rsid w:val="00C62300"/>
    <w:rsid w:val="00C62E20"/>
    <w:rsid w:val="00C630B3"/>
    <w:rsid w:val="00C64078"/>
    <w:rsid w:val="00C646B7"/>
    <w:rsid w:val="00C6478F"/>
    <w:rsid w:val="00C64C09"/>
    <w:rsid w:val="00C6545E"/>
    <w:rsid w:val="00C65A6D"/>
    <w:rsid w:val="00C65E5D"/>
    <w:rsid w:val="00C66544"/>
    <w:rsid w:val="00C672A0"/>
    <w:rsid w:val="00C674BC"/>
    <w:rsid w:val="00C6770F"/>
    <w:rsid w:val="00C67E5C"/>
    <w:rsid w:val="00C70594"/>
    <w:rsid w:val="00C7150E"/>
    <w:rsid w:val="00C72460"/>
    <w:rsid w:val="00C73037"/>
    <w:rsid w:val="00C73441"/>
    <w:rsid w:val="00C73844"/>
    <w:rsid w:val="00C75812"/>
    <w:rsid w:val="00C760FA"/>
    <w:rsid w:val="00C76292"/>
    <w:rsid w:val="00C76451"/>
    <w:rsid w:val="00C76498"/>
    <w:rsid w:val="00C7698A"/>
    <w:rsid w:val="00C77113"/>
    <w:rsid w:val="00C77A2D"/>
    <w:rsid w:val="00C77A4D"/>
    <w:rsid w:val="00C83DF1"/>
    <w:rsid w:val="00C851AC"/>
    <w:rsid w:val="00C8687C"/>
    <w:rsid w:val="00C86AF0"/>
    <w:rsid w:val="00C871C5"/>
    <w:rsid w:val="00C871F3"/>
    <w:rsid w:val="00C901FA"/>
    <w:rsid w:val="00C91D45"/>
    <w:rsid w:val="00C92007"/>
    <w:rsid w:val="00C93356"/>
    <w:rsid w:val="00C94DC6"/>
    <w:rsid w:val="00C95457"/>
    <w:rsid w:val="00C9560A"/>
    <w:rsid w:val="00C96811"/>
    <w:rsid w:val="00C96B14"/>
    <w:rsid w:val="00C96DCD"/>
    <w:rsid w:val="00C97869"/>
    <w:rsid w:val="00CA10AE"/>
    <w:rsid w:val="00CA1A9F"/>
    <w:rsid w:val="00CA1DC3"/>
    <w:rsid w:val="00CA2906"/>
    <w:rsid w:val="00CA37B6"/>
    <w:rsid w:val="00CA3FFE"/>
    <w:rsid w:val="00CA46B6"/>
    <w:rsid w:val="00CA51DC"/>
    <w:rsid w:val="00CA591D"/>
    <w:rsid w:val="00CA6B83"/>
    <w:rsid w:val="00CA7B8E"/>
    <w:rsid w:val="00CA7ED0"/>
    <w:rsid w:val="00CB0289"/>
    <w:rsid w:val="00CB1435"/>
    <w:rsid w:val="00CB1769"/>
    <w:rsid w:val="00CB1A9C"/>
    <w:rsid w:val="00CB1E14"/>
    <w:rsid w:val="00CB2A3A"/>
    <w:rsid w:val="00CB2AF9"/>
    <w:rsid w:val="00CB3339"/>
    <w:rsid w:val="00CC004D"/>
    <w:rsid w:val="00CC0514"/>
    <w:rsid w:val="00CC0DA9"/>
    <w:rsid w:val="00CC0E07"/>
    <w:rsid w:val="00CC204B"/>
    <w:rsid w:val="00CC2205"/>
    <w:rsid w:val="00CC2AC0"/>
    <w:rsid w:val="00CC3E1F"/>
    <w:rsid w:val="00CC3FB2"/>
    <w:rsid w:val="00CC55AF"/>
    <w:rsid w:val="00CC5D42"/>
    <w:rsid w:val="00CC71DB"/>
    <w:rsid w:val="00CC766C"/>
    <w:rsid w:val="00CD1094"/>
    <w:rsid w:val="00CD190D"/>
    <w:rsid w:val="00CD233E"/>
    <w:rsid w:val="00CD31F4"/>
    <w:rsid w:val="00CD3C0B"/>
    <w:rsid w:val="00CD53AB"/>
    <w:rsid w:val="00CD5ADF"/>
    <w:rsid w:val="00CD64F7"/>
    <w:rsid w:val="00CD6706"/>
    <w:rsid w:val="00CD71B0"/>
    <w:rsid w:val="00CD7B5C"/>
    <w:rsid w:val="00CD7ED6"/>
    <w:rsid w:val="00CE02B9"/>
    <w:rsid w:val="00CE0559"/>
    <w:rsid w:val="00CE0854"/>
    <w:rsid w:val="00CE0900"/>
    <w:rsid w:val="00CE1B20"/>
    <w:rsid w:val="00CE2AB3"/>
    <w:rsid w:val="00CE2DFB"/>
    <w:rsid w:val="00CE3D64"/>
    <w:rsid w:val="00CE4B1C"/>
    <w:rsid w:val="00CE5DDC"/>
    <w:rsid w:val="00CE63EB"/>
    <w:rsid w:val="00CE680D"/>
    <w:rsid w:val="00CE7CE9"/>
    <w:rsid w:val="00CF10FA"/>
    <w:rsid w:val="00CF17BC"/>
    <w:rsid w:val="00CF17EE"/>
    <w:rsid w:val="00CF1B2B"/>
    <w:rsid w:val="00CF1B6E"/>
    <w:rsid w:val="00CF1C92"/>
    <w:rsid w:val="00CF3701"/>
    <w:rsid w:val="00CF3888"/>
    <w:rsid w:val="00CF3E8E"/>
    <w:rsid w:val="00CF498B"/>
    <w:rsid w:val="00CF6700"/>
    <w:rsid w:val="00CF6B47"/>
    <w:rsid w:val="00CF7978"/>
    <w:rsid w:val="00D00A19"/>
    <w:rsid w:val="00D02842"/>
    <w:rsid w:val="00D036D5"/>
    <w:rsid w:val="00D03A8A"/>
    <w:rsid w:val="00D040D8"/>
    <w:rsid w:val="00D0510C"/>
    <w:rsid w:val="00D057F4"/>
    <w:rsid w:val="00D05C9F"/>
    <w:rsid w:val="00D062D4"/>
    <w:rsid w:val="00D066E6"/>
    <w:rsid w:val="00D078A8"/>
    <w:rsid w:val="00D07B64"/>
    <w:rsid w:val="00D14871"/>
    <w:rsid w:val="00D14E1D"/>
    <w:rsid w:val="00D16357"/>
    <w:rsid w:val="00D16874"/>
    <w:rsid w:val="00D16AED"/>
    <w:rsid w:val="00D16B1C"/>
    <w:rsid w:val="00D1716E"/>
    <w:rsid w:val="00D17B43"/>
    <w:rsid w:val="00D203AF"/>
    <w:rsid w:val="00D20E1C"/>
    <w:rsid w:val="00D21343"/>
    <w:rsid w:val="00D234CB"/>
    <w:rsid w:val="00D2362B"/>
    <w:rsid w:val="00D245A8"/>
    <w:rsid w:val="00D24C33"/>
    <w:rsid w:val="00D257E5"/>
    <w:rsid w:val="00D265FB"/>
    <w:rsid w:val="00D2704B"/>
    <w:rsid w:val="00D27537"/>
    <w:rsid w:val="00D3199B"/>
    <w:rsid w:val="00D323D4"/>
    <w:rsid w:val="00D3347B"/>
    <w:rsid w:val="00D338E5"/>
    <w:rsid w:val="00D33B4D"/>
    <w:rsid w:val="00D3441F"/>
    <w:rsid w:val="00D351B3"/>
    <w:rsid w:val="00D35A42"/>
    <w:rsid w:val="00D35F37"/>
    <w:rsid w:val="00D37A0B"/>
    <w:rsid w:val="00D4001A"/>
    <w:rsid w:val="00D41013"/>
    <w:rsid w:val="00D43291"/>
    <w:rsid w:val="00D44F1B"/>
    <w:rsid w:val="00D450E8"/>
    <w:rsid w:val="00D46602"/>
    <w:rsid w:val="00D4677A"/>
    <w:rsid w:val="00D46A14"/>
    <w:rsid w:val="00D46D0E"/>
    <w:rsid w:val="00D47B14"/>
    <w:rsid w:val="00D501E9"/>
    <w:rsid w:val="00D50F35"/>
    <w:rsid w:val="00D514A5"/>
    <w:rsid w:val="00D5228C"/>
    <w:rsid w:val="00D5243D"/>
    <w:rsid w:val="00D551EB"/>
    <w:rsid w:val="00D55481"/>
    <w:rsid w:val="00D559B8"/>
    <w:rsid w:val="00D55D88"/>
    <w:rsid w:val="00D56A84"/>
    <w:rsid w:val="00D56D89"/>
    <w:rsid w:val="00D57832"/>
    <w:rsid w:val="00D610EF"/>
    <w:rsid w:val="00D61DEA"/>
    <w:rsid w:val="00D625F4"/>
    <w:rsid w:val="00D62782"/>
    <w:rsid w:val="00D64786"/>
    <w:rsid w:val="00D64E29"/>
    <w:rsid w:val="00D64E3E"/>
    <w:rsid w:val="00D658C3"/>
    <w:rsid w:val="00D65A34"/>
    <w:rsid w:val="00D67329"/>
    <w:rsid w:val="00D67DF6"/>
    <w:rsid w:val="00D71203"/>
    <w:rsid w:val="00D71878"/>
    <w:rsid w:val="00D723D6"/>
    <w:rsid w:val="00D7330B"/>
    <w:rsid w:val="00D7371A"/>
    <w:rsid w:val="00D7391B"/>
    <w:rsid w:val="00D747F3"/>
    <w:rsid w:val="00D76393"/>
    <w:rsid w:val="00D77041"/>
    <w:rsid w:val="00D805E9"/>
    <w:rsid w:val="00D80FB0"/>
    <w:rsid w:val="00D81151"/>
    <w:rsid w:val="00D8219E"/>
    <w:rsid w:val="00D82995"/>
    <w:rsid w:val="00D85594"/>
    <w:rsid w:val="00D85BFD"/>
    <w:rsid w:val="00D85D97"/>
    <w:rsid w:val="00D86048"/>
    <w:rsid w:val="00D86378"/>
    <w:rsid w:val="00D867BE"/>
    <w:rsid w:val="00D86BBA"/>
    <w:rsid w:val="00D929CF"/>
    <w:rsid w:val="00D92D2C"/>
    <w:rsid w:val="00D96D2F"/>
    <w:rsid w:val="00D97085"/>
    <w:rsid w:val="00D9751D"/>
    <w:rsid w:val="00D97BBC"/>
    <w:rsid w:val="00D97D5D"/>
    <w:rsid w:val="00D97FB1"/>
    <w:rsid w:val="00D97FB3"/>
    <w:rsid w:val="00DA0B24"/>
    <w:rsid w:val="00DA14F3"/>
    <w:rsid w:val="00DA55F2"/>
    <w:rsid w:val="00DA618B"/>
    <w:rsid w:val="00DA6550"/>
    <w:rsid w:val="00DA78A9"/>
    <w:rsid w:val="00DB11F2"/>
    <w:rsid w:val="00DB1422"/>
    <w:rsid w:val="00DB2FD1"/>
    <w:rsid w:val="00DB4616"/>
    <w:rsid w:val="00DB607E"/>
    <w:rsid w:val="00DB727B"/>
    <w:rsid w:val="00DC0858"/>
    <w:rsid w:val="00DC119F"/>
    <w:rsid w:val="00DC2ED5"/>
    <w:rsid w:val="00DC3161"/>
    <w:rsid w:val="00DC42BC"/>
    <w:rsid w:val="00DC4F38"/>
    <w:rsid w:val="00DC4FD6"/>
    <w:rsid w:val="00DC5C8A"/>
    <w:rsid w:val="00DC63BD"/>
    <w:rsid w:val="00DC6FD4"/>
    <w:rsid w:val="00DC7703"/>
    <w:rsid w:val="00DD01B0"/>
    <w:rsid w:val="00DD10A3"/>
    <w:rsid w:val="00DD1DC2"/>
    <w:rsid w:val="00DD2599"/>
    <w:rsid w:val="00DD2646"/>
    <w:rsid w:val="00DD390C"/>
    <w:rsid w:val="00DD3CEC"/>
    <w:rsid w:val="00DD3F03"/>
    <w:rsid w:val="00DD3F7A"/>
    <w:rsid w:val="00DD44B1"/>
    <w:rsid w:val="00DD4A00"/>
    <w:rsid w:val="00DD531E"/>
    <w:rsid w:val="00DD65EB"/>
    <w:rsid w:val="00DD66CB"/>
    <w:rsid w:val="00DD6766"/>
    <w:rsid w:val="00DD7F84"/>
    <w:rsid w:val="00DE1022"/>
    <w:rsid w:val="00DE2390"/>
    <w:rsid w:val="00DE414F"/>
    <w:rsid w:val="00DE416B"/>
    <w:rsid w:val="00DE5A5D"/>
    <w:rsid w:val="00DE5C56"/>
    <w:rsid w:val="00DE7655"/>
    <w:rsid w:val="00DF0A5C"/>
    <w:rsid w:val="00DF1747"/>
    <w:rsid w:val="00DF3B2D"/>
    <w:rsid w:val="00DF4264"/>
    <w:rsid w:val="00DF42A3"/>
    <w:rsid w:val="00DF6A0A"/>
    <w:rsid w:val="00DF6E9E"/>
    <w:rsid w:val="00DF7D2F"/>
    <w:rsid w:val="00E02303"/>
    <w:rsid w:val="00E026E9"/>
    <w:rsid w:val="00E03C8A"/>
    <w:rsid w:val="00E0424D"/>
    <w:rsid w:val="00E05EBC"/>
    <w:rsid w:val="00E063A4"/>
    <w:rsid w:val="00E068E4"/>
    <w:rsid w:val="00E07C69"/>
    <w:rsid w:val="00E103EF"/>
    <w:rsid w:val="00E1202E"/>
    <w:rsid w:val="00E128C2"/>
    <w:rsid w:val="00E139D8"/>
    <w:rsid w:val="00E14CF8"/>
    <w:rsid w:val="00E154B2"/>
    <w:rsid w:val="00E160A9"/>
    <w:rsid w:val="00E1783D"/>
    <w:rsid w:val="00E17B0F"/>
    <w:rsid w:val="00E21464"/>
    <w:rsid w:val="00E216B6"/>
    <w:rsid w:val="00E21ED8"/>
    <w:rsid w:val="00E225BF"/>
    <w:rsid w:val="00E22DC3"/>
    <w:rsid w:val="00E23579"/>
    <w:rsid w:val="00E25167"/>
    <w:rsid w:val="00E252C5"/>
    <w:rsid w:val="00E25B70"/>
    <w:rsid w:val="00E26B89"/>
    <w:rsid w:val="00E26C7D"/>
    <w:rsid w:val="00E27A1D"/>
    <w:rsid w:val="00E27B4F"/>
    <w:rsid w:val="00E308CA"/>
    <w:rsid w:val="00E30CF9"/>
    <w:rsid w:val="00E31839"/>
    <w:rsid w:val="00E32AB9"/>
    <w:rsid w:val="00E3306B"/>
    <w:rsid w:val="00E37719"/>
    <w:rsid w:val="00E37AAA"/>
    <w:rsid w:val="00E37C16"/>
    <w:rsid w:val="00E40B2C"/>
    <w:rsid w:val="00E41940"/>
    <w:rsid w:val="00E42196"/>
    <w:rsid w:val="00E434F2"/>
    <w:rsid w:val="00E4414F"/>
    <w:rsid w:val="00E44D3D"/>
    <w:rsid w:val="00E457E1"/>
    <w:rsid w:val="00E473BB"/>
    <w:rsid w:val="00E504B9"/>
    <w:rsid w:val="00E50625"/>
    <w:rsid w:val="00E511B3"/>
    <w:rsid w:val="00E521A7"/>
    <w:rsid w:val="00E52836"/>
    <w:rsid w:val="00E53126"/>
    <w:rsid w:val="00E54056"/>
    <w:rsid w:val="00E54329"/>
    <w:rsid w:val="00E552F4"/>
    <w:rsid w:val="00E56E29"/>
    <w:rsid w:val="00E60722"/>
    <w:rsid w:val="00E619C8"/>
    <w:rsid w:val="00E622C1"/>
    <w:rsid w:val="00E63081"/>
    <w:rsid w:val="00E63B75"/>
    <w:rsid w:val="00E6414B"/>
    <w:rsid w:val="00E657D1"/>
    <w:rsid w:val="00E661D9"/>
    <w:rsid w:val="00E67314"/>
    <w:rsid w:val="00E67A0F"/>
    <w:rsid w:val="00E70344"/>
    <w:rsid w:val="00E709F3"/>
    <w:rsid w:val="00E70FD4"/>
    <w:rsid w:val="00E714B9"/>
    <w:rsid w:val="00E71D98"/>
    <w:rsid w:val="00E73F64"/>
    <w:rsid w:val="00E74EF3"/>
    <w:rsid w:val="00E7595B"/>
    <w:rsid w:val="00E77221"/>
    <w:rsid w:val="00E77359"/>
    <w:rsid w:val="00E77991"/>
    <w:rsid w:val="00E779FD"/>
    <w:rsid w:val="00E80634"/>
    <w:rsid w:val="00E811CE"/>
    <w:rsid w:val="00E81A71"/>
    <w:rsid w:val="00E81B6B"/>
    <w:rsid w:val="00E82B90"/>
    <w:rsid w:val="00E82BB1"/>
    <w:rsid w:val="00E8369F"/>
    <w:rsid w:val="00E83BF1"/>
    <w:rsid w:val="00E843DD"/>
    <w:rsid w:val="00E847AB"/>
    <w:rsid w:val="00E84895"/>
    <w:rsid w:val="00E8672D"/>
    <w:rsid w:val="00E86A19"/>
    <w:rsid w:val="00E87457"/>
    <w:rsid w:val="00E87D42"/>
    <w:rsid w:val="00E90538"/>
    <w:rsid w:val="00E9127F"/>
    <w:rsid w:val="00E92027"/>
    <w:rsid w:val="00E93DE9"/>
    <w:rsid w:val="00E9447E"/>
    <w:rsid w:val="00E9471F"/>
    <w:rsid w:val="00E95AFD"/>
    <w:rsid w:val="00E95F6F"/>
    <w:rsid w:val="00E9606E"/>
    <w:rsid w:val="00E96985"/>
    <w:rsid w:val="00E96E5A"/>
    <w:rsid w:val="00E9775E"/>
    <w:rsid w:val="00E97E6E"/>
    <w:rsid w:val="00EA0F57"/>
    <w:rsid w:val="00EA1500"/>
    <w:rsid w:val="00EA17C5"/>
    <w:rsid w:val="00EA22FA"/>
    <w:rsid w:val="00EA3331"/>
    <w:rsid w:val="00EA3BF6"/>
    <w:rsid w:val="00EA3DB9"/>
    <w:rsid w:val="00EA445C"/>
    <w:rsid w:val="00EA46EC"/>
    <w:rsid w:val="00EA5379"/>
    <w:rsid w:val="00EA58A7"/>
    <w:rsid w:val="00EA7CCC"/>
    <w:rsid w:val="00EB0A6E"/>
    <w:rsid w:val="00EB16E4"/>
    <w:rsid w:val="00EB41FB"/>
    <w:rsid w:val="00EB43BD"/>
    <w:rsid w:val="00EB46C3"/>
    <w:rsid w:val="00EB502E"/>
    <w:rsid w:val="00EB5EF5"/>
    <w:rsid w:val="00EB6537"/>
    <w:rsid w:val="00EB6CB2"/>
    <w:rsid w:val="00EB6D45"/>
    <w:rsid w:val="00EB7F71"/>
    <w:rsid w:val="00EC03E7"/>
    <w:rsid w:val="00EC2FA5"/>
    <w:rsid w:val="00EC41EA"/>
    <w:rsid w:val="00EC4848"/>
    <w:rsid w:val="00EC58AD"/>
    <w:rsid w:val="00EC5B81"/>
    <w:rsid w:val="00EC6E25"/>
    <w:rsid w:val="00EC731C"/>
    <w:rsid w:val="00ED0CF7"/>
    <w:rsid w:val="00ED0FB2"/>
    <w:rsid w:val="00ED376C"/>
    <w:rsid w:val="00ED4E33"/>
    <w:rsid w:val="00ED6337"/>
    <w:rsid w:val="00ED660F"/>
    <w:rsid w:val="00EE0532"/>
    <w:rsid w:val="00EE067B"/>
    <w:rsid w:val="00EE0A2E"/>
    <w:rsid w:val="00EE288D"/>
    <w:rsid w:val="00EE2E52"/>
    <w:rsid w:val="00EE311D"/>
    <w:rsid w:val="00EE4A04"/>
    <w:rsid w:val="00EE594D"/>
    <w:rsid w:val="00EE7B3E"/>
    <w:rsid w:val="00EF0259"/>
    <w:rsid w:val="00EF1160"/>
    <w:rsid w:val="00EF118A"/>
    <w:rsid w:val="00EF2F99"/>
    <w:rsid w:val="00EF3119"/>
    <w:rsid w:val="00EF4BF9"/>
    <w:rsid w:val="00EF4F50"/>
    <w:rsid w:val="00EF63D5"/>
    <w:rsid w:val="00EF6ACD"/>
    <w:rsid w:val="00EF712E"/>
    <w:rsid w:val="00F0078E"/>
    <w:rsid w:val="00F00894"/>
    <w:rsid w:val="00F0236B"/>
    <w:rsid w:val="00F02382"/>
    <w:rsid w:val="00F028DD"/>
    <w:rsid w:val="00F03E8B"/>
    <w:rsid w:val="00F0504E"/>
    <w:rsid w:val="00F0645E"/>
    <w:rsid w:val="00F07B9A"/>
    <w:rsid w:val="00F10491"/>
    <w:rsid w:val="00F10BF8"/>
    <w:rsid w:val="00F1252F"/>
    <w:rsid w:val="00F13061"/>
    <w:rsid w:val="00F1363A"/>
    <w:rsid w:val="00F13E05"/>
    <w:rsid w:val="00F15EE3"/>
    <w:rsid w:val="00F20557"/>
    <w:rsid w:val="00F20869"/>
    <w:rsid w:val="00F20BC0"/>
    <w:rsid w:val="00F20E30"/>
    <w:rsid w:val="00F21246"/>
    <w:rsid w:val="00F21F58"/>
    <w:rsid w:val="00F22861"/>
    <w:rsid w:val="00F246B9"/>
    <w:rsid w:val="00F25A28"/>
    <w:rsid w:val="00F263C5"/>
    <w:rsid w:val="00F2787D"/>
    <w:rsid w:val="00F31987"/>
    <w:rsid w:val="00F340CE"/>
    <w:rsid w:val="00F3469A"/>
    <w:rsid w:val="00F35186"/>
    <w:rsid w:val="00F353D2"/>
    <w:rsid w:val="00F356D5"/>
    <w:rsid w:val="00F360A1"/>
    <w:rsid w:val="00F36ECF"/>
    <w:rsid w:val="00F3740D"/>
    <w:rsid w:val="00F413B7"/>
    <w:rsid w:val="00F41C52"/>
    <w:rsid w:val="00F41F17"/>
    <w:rsid w:val="00F4201A"/>
    <w:rsid w:val="00F426B0"/>
    <w:rsid w:val="00F43417"/>
    <w:rsid w:val="00F43B8C"/>
    <w:rsid w:val="00F440A6"/>
    <w:rsid w:val="00F440DD"/>
    <w:rsid w:val="00F44EA5"/>
    <w:rsid w:val="00F4677D"/>
    <w:rsid w:val="00F46FBC"/>
    <w:rsid w:val="00F503AB"/>
    <w:rsid w:val="00F5140D"/>
    <w:rsid w:val="00F52E55"/>
    <w:rsid w:val="00F53118"/>
    <w:rsid w:val="00F533EF"/>
    <w:rsid w:val="00F5707F"/>
    <w:rsid w:val="00F57D3D"/>
    <w:rsid w:val="00F600E2"/>
    <w:rsid w:val="00F60D73"/>
    <w:rsid w:val="00F6323F"/>
    <w:rsid w:val="00F6452F"/>
    <w:rsid w:val="00F64D78"/>
    <w:rsid w:val="00F658F1"/>
    <w:rsid w:val="00F65E6E"/>
    <w:rsid w:val="00F66C1F"/>
    <w:rsid w:val="00F70A81"/>
    <w:rsid w:val="00F711D6"/>
    <w:rsid w:val="00F71AAA"/>
    <w:rsid w:val="00F71B54"/>
    <w:rsid w:val="00F71B65"/>
    <w:rsid w:val="00F7241C"/>
    <w:rsid w:val="00F73938"/>
    <w:rsid w:val="00F740FA"/>
    <w:rsid w:val="00F745DD"/>
    <w:rsid w:val="00F74FB4"/>
    <w:rsid w:val="00F753F8"/>
    <w:rsid w:val="00F759D1"/>
    <w:rsid w:val="00F75BE8"/>
    <w:rsid w:val="00F75FE4"/>
    <w:rsid w:val="00F760AD"/>
    <w:rsid w:val="00F77D80"/>
    <w:rsid w:val="00F77E04"/>
    <w:rsid w:val="00F80408"/>
    <w:rsid w:val="00F80636"/>
    <w:rsid w:val="00F808B2"/>
    <w:rsid w:val="00F81AF6"/>
    <w:rsid w:val="00F8517C"/>
    <w:rsid w:val="00F86192"/>
    <w:rsid w:val="00F8657B"/>
    <w:rsid w:val="00F87250"/>
    <w:rsid w:val="00F87885"/>
    <w:rsid w:val="00F87D46"/>
    <w:rsid w:val="00F87FB9"/>
    <w:rsid w:val="00F9088C"/>
    <w:rsid w:val="00F91AC2"/>
    <w:rsid w:val="00F91CE3"/>
    <w:rsid w:val="00F91E03"/>
    <w:rsid w:val="00F923BD"/>
    <w:rsid w:val="00F92781"/>
    <w:rsid w:val="00F9290C"/>
    <w:rsid w:val="00F92A88"/>
    <w:rsid w:val="00F92F10"/>
    <w:rsid w:val="00F92F25"/>
    <w:rsid w:val="00F936B2"/>
    <w:rsid w:val="00F93975"/>
    <w:rsid w:val="00F94A3D"/>
    <w:rsid w:val="00F972A1"/>
    <w:rsid w:val="00FA0D12"/>
    <w:rsid w:val="00FA1408"/>
    <w:rsid w:val="00FA174F"/>
    <w:rsid w:val="00FA17EB"/>
    <w:rsid w:val="00FA1853"/>
    <w:rsid w:val="00FA18E6"/>
    <w:rsid w:val="00FA20F7"/>
    <w:rsid w:val="00FA2291"/>
    <w:rsid w:val="00FA2358"/>
    <w:rsid w:val="00FA398D"/>
    <w:rsid w:val="00FA5538"/>
    <w:rsid w:val="00FA589D"/>
    <w:rsid w:val="00FA78C8"/>
    <w:rsid w:val="00FB085C"/>
    <w:rsid w:val="00FB0988"/>
    <w:rsid w:val="00FB1BB3"/>
    <w:rsid w:val="00FB3F77"/>
    <w:rsid w:val="00FB585D"/>
    <w:rsid w:val="00FB5D97"/>
    <w:rsid w:val="00FB610A"/>
    <w:rsid w:val="00FB6E3E"/>
    <w:rsid w:val="00FB6EF5"/>
    <w:rsid w:val="00FC025E"/>
    <w:rsid w:val="00FC0716"/>
    <w:rsid w:val="00FC1021"/>
    <w:rsid w:val="00FC1164"/>
    <w:rsid w:val="00FC1526"/>
    <w:rsid w:val="00FC1852"/>
    <w:rsid w:val="00FC2B6C"/>
    <w:rsid w:val="00FC2CF1"/>
    <w:rsid w:val="00FC3420"/>
    <w:rsid w:val="00FC4063"/>
    <w:rsid w:val="00FC4EED"/>
    <w:rsid w:val="00FC617C"/>
    <w:rsid w:val="00FC66DE"/>
    <w:rsid w:val="00FC714F"/>
    <w:rsid w:val="00FD0FB0"/>
    <w:rsid w:val="00FD17C7"/>
    <w:rsid w:val="00FD1829"/>
    <w:rsid w:val="00FD4CDF"/>
    <w:rsid w:val="00FD4D07"/>
    <w:rsid w:val="00FE04EF"/>
    <w:rsid w:val="00FE0890"/>
    <w:rsid w:val="00FE156C"/>
    <w:rsid w:val="00FE2DCB"/>
    <w:rsid w:val="00FE31FC"/>
    <w:rsid w:val="00FE3B00"/>
    <w:rsid w:val="00FE3E1C"/>
    <w:rsid w:val="00FE671C"/>
    <w:rsid w:val="00FE7E94"/>
    <w:rsid w:val="00FF01F1"/>
    <w:rsid w:val="00FF03D8"/>
    <w:rsid w:val="00FF14A1"/>
    <w:rsid w:val="00FF1C22"/>
    <w:rsid w:val="00FF266A"/>
    <w:rsid w:val="00FF2673"/>
    <w:rsid w:val="00FF270F"/>
    <w:rsid w:val="00FF3226"/>
    <w:rsid w:val="00FF42E2"/>
    <w:rsid w:val="00FF4BAD"/>
    <w:rsid w:val="00FF5465"/>
    <w:rsid w:val="00FF5AF5"/>
    <w:rsid w:val="00FF6B58"/>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286FDA"/>
    <w:rPr>
      <w:rFonts w:ascii="Arial" w:hAnsi="Arial"/>
      <w:sz w:val="24"/>
    </w:rPr>
  </w:style>
  <w:style w:type="paragraph" w:styleId="Ttulo1">
    <w:name w:val="heading 1"/>
    <w:basedOn w:val="Normal"/>
    <w:next w:val="Normal"/>
    <w:link w:val="Ttulo1Char"/>
    <w:autoRedefine/>
    <w:uiPriority w:val="9"/>
    <w:qFormat/>
    <w:rsid w:val="00325416"/>
    <w:pPr>
      <w:keepNext/>
      <w:keepLines/>
      <w:numPr>
        <w:numId w:val="4"/>
      </w:numPr>
      <w:ind w:left="284" w:hanging="284"/>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98778D"/>
    <w:pPr>
      <w:numPr>
        <w:ilvl w:val="1"/>
      </w:numPr>
      <w:outlineLvl w:val="1"/>
    </w:pPr>
    <w:rPr>
      <w:b w:val="0"/>
      <w:szCs w:val="26"/>
    </w:rPr>
  </w:style>
  <w:style w:type="paragraph" w:styleId="Ttulo3">
    <w:name w:val="heading 3"/>
    <w:basedOn w:val="Normal"/>
    <w:next w:val="Normal"/>
    <w:link w:val="Ttulo3Char"/>
    <w:uiPriority w:val="9"/>
    <w:unhideWhenUsed/>
    <w:qFormat/>
    <w:rsid w:val="00570E8A"/>
    <w:pPr>
      <w:keepNext/>
      <w:keepLines/>
      <w:numPr>
        <w:ilvl w:val="2"/>
        <w:numId w:val="4"/>
      </w:numPr>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325416"/>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98778D"/>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570E8A"/>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before="240"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8B3EB8"/>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styleId="MenoPendente">
    <w:name w:val="Unresolved Mention"/>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504FCA"/>
    <w:pPr>
      <w:ind w:left="851" w:firstLine="0"/>
    </w:pPr>
    <w:rPr>
      <w:sz w:val="20"/>
      <w:szCs w:val="20"/>
      <w:lang w:eastAsia="pt-BR"/>
    </w:rPr>
  </w:style>
  <w:style w:type="character" w:customStyle="1" w:styleId="CitaoChar">
    <w:name w:val="_Citação Char"/>
    <w:basedOn w:val="Fontepargpadro"/>
    <w:link w:val="Citao"/>
    <w:rsid w:val="00504FCA"/>
    <w:rPr>
      <w:rFonts w:ascii="Arial" w:hAnsi="Arial"/>
      <w:sz w:val="20"/>
      <w:szCs w:val="20"/>
      <w:lang w:eastAsia="pt-BR"/>
    </w:rPr>
  </w:style>
  <w:style w:type="character" w:customStyle="1" w:styleId="MenoPendente1">
    <w:name w:val="Menção Pendente1"/>
    <w:basedOn w:val="Fontepargpadro"/>
    <w:uiPriority w:val="99"/>
    <w:semiHidden/>
    <w:unhideWhenUsed/>
    <w:rsid w:val="000752AD"/>
    <w:rPr>
      <w:color w:val="605E5C"/>
      <w:shd w:val="clear" w:color="auto" w:fill="E1DFDD"/>
    </w:rPr>
  </w:style>
  <w:style w:type="paragraph" w:styleId="Reviso">
    <w:name w:val="Revision"/>
    <w:hidden/>
    <w:uiPriority w:val="99"/>
    <w:semiHidden/>
    <w:rsid w:val="000752AD"/>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0752A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752AD"/>
    <w:rPr>
      <w:rFonts w:ascii="Arial" w:hAnsi="Arial"/>
      <w:sz w:val="20"/>
      <w:szCs w:val="20"/>
    </w:rPr>
  </w:style>
  <w:style w:type="character" w:styleId="Refdenotadefim">
    <w:name w:val="endnote reference"/>
    <w:basedOn w:val="Fontepargpadro"/>
    <w:uiPriority w:val="99"/>
    <w:semiHidden/>
    <w:unhideWhenUsed/>
    <w:rsid w:val="000752AD"/>
    <w:rPr>
      <w:vertAlign w:val="superscript"/>
    </w:rPr>
  </w:style>
  <w:style w:type="paragraph" w:customStyle="1" w:styleId="Tpico">
    <w:name w:val="Tópico"/>
    <w:basedOn w:val="PargrafodaLista"/>
    <w:link w:val="TpicoChar"/>
    <w:qFormat/>
    <w:rsid w:val="000752AD"/>
    <w:pPr>
      <w:numPr>
        <w:numId w:val="5"/>
      </w:numPr>
    </w:pPr>
    <w:rPr>
      <w:b/>
      <w:bCs/>
    </w:rPr>
  </w:style>
  <w:style w:type="character" w:customStyle="1" w:styleId="PargrafodaListaChar">
    <w:name w:val="Parágrafo da Lista Char"/>
    <w:basedOn w:val="Fontepargpadro"/>
    <w:link w:val="PargrafodaLista"/>
    <w:uiPriority w:val="34"/>
    <w:rsid w:val="000752AD"/>
    <w:rPr>
      <w:rFonts w:ascii="Arial" w:hAnsi="Arial"/>
      <w:sz w:val="24"/>
    </w:rPr>
  </w:style>
  <w:style w:type="character" w:customStyle="1" w:styleId="TpicoChar">
    <w:name w:val="Tópico Char"/>
    <w:basedOn w:val="PargrafodaListaChar"/>
    <w:link w:val="Tpico"/>
    <w:rsid w:val="000752AD"/>
    <w:rPr>
      <w:rFonts w:ascii="Arial" w:hAnsi="Arial"/>
      <w:b/>
      <w:bCs/>
      <w:sz w:val="24"/>
    </w:rPr>
  </w:style>
  <w:style w:type="table" w:styleId="SimplesTabela1">
    <w:name w:val="Plain Table 1"/>
    <w:basedOn w:val="Tabelanormal"/>
    <w:uiPriority w:val="41"/>
    <w:rsid w:val="00063E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rpodetexto">
    <w:name w:val="Body Text"/>
    <w:basedOn w:val="Normal"/>
    <w:link w:val="CorpodetextoChar"/>
    <w:semiHidden/>
    <w:rsid w:val="00EE0A2E"/>
    <w:pPr>
      <w:widowControl w:val="0"/>
      <w:spacing w:line="240" w:lineRule="auto"/>
      <w:ind w:firstLine="0"/>
    </w:pPr>
    <w:rPr>
      <w:rFonts w:ascii="Times New Roman" w:eastAsia="SimSun" w:hAnsi="Times New Roman" w:cs="Arial"/>
      <w:szCs w:val="20"/>
    </w:rPr>
  </w:style>
  <w:style w:type="character" w:customStyle="1" w:styleId="CorpodetextoChar">
    <w:name w:val="Corpo de texto Char"/>
    <w:basedOn w:val="Fontepargpadro"/>
    <w:link w:val="Corpodetexto"/>
    <w:semiHidden/>
    <w:rsid w:val="00EE0A2E"/>
    <w:rPr>
      <w:rFonts w:ascii="Times New Roman" w:eastAsia="SimSun" w:hAnsi="Times New Roman" w:cs="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29454893">
      <w:bodyDiv w:val="1"/>
      <w:marLeft w:val="0"/>
      <w:marRight w:val="0"/>
      <w:marTop w:val="0"/>
      <w:marBottom w:val="0"/>
      <w:divBdr>
        <w:top w:val="none" w:sz="0" w:space="0" w:color="auto"/>
        <w:left w:val="none" w:sz="0" w:space="0" w:color="auto"/>
        <w:bottom w:val="none" w:sz="0" w:space="0" w:color="auto"/>
        <w:right w:val="none" w:sz="0" w:space="0" w:color="auto"/>
      </w:divBdr>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47369251">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88192310">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327789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680D-4176-453E-B1F4-0C9FB93C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3627</TotalTime>
  <Pages>52</Pages>
  <Words>22915</Words>
  <Characters>123741</Characters>
  <Application>Microsoft Office Word</Application>
  <DocSecurity>0</DocSecurity>
  <Lines>1031</Lines>
  <Paragraphs>292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Aurélio Barbiero</cp:lastModifiedBy>
  <cp:revision>268</cp:revision>
  <cp:lastPrinted>2025-09-18T13:19:00Z</cp:lastPrinted>
  <dcterms:created xsi:type="dcterms:W3CDTF">2025-09-16T17:36:00Z</dcterms:created>
  <dcterms:modified xsi:type="dcterms:W3CDTF">2025-09-22T10:30:00Z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id="QKfrEU1F"/&gt;&lt;style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